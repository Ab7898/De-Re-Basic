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del w:id="0" w:author="Sammartano, Marc (BIC USA)" w:date="2016-01-11T10:29:00Z">
        <w:r w:rsidR="00D60851" w:rsidDel="00341624">
          <w:rPr>
            <w:sz w:val="36"/>
            <w:szCs w:val="36"/>
          </w:rPr>
          <w:delText>8</w:delText>
        </w:r>
      </w:del>
      <w:r w:rsidR="00153530">
        <w:rPr>
          <w:sz w:val="36"/>
          <w:szCs w:val="36"/>
        </w:rPr>
        <w:t>9</w:t>
      </w:r>
      <w:ins w:id="1" w:author="Sammartano, Marc (BIC USA)" w:date="2016-01-11T10:30:00Z">
        <w:r w:rsidR="00341624">
          <w:rPr>
            <w:sz w:val="36"/>
            <w:szCs w:val="36"/>
          </w:rPr>
          <w:t>0</w:t>
        </w:r>
      </w:ins>
    </w:p>
    <w:p w:rsidR="00C21152" w:rsidRDefault="0023102F" w:rsidP="00935006">
      <w:pPr>
        <w:pStyle w:val="Subtitle"/>
        <w:jc w:val="center"/>
        <w:rPr>
          <w:rStyle w:val="SubtleEmphasis"/>
        </w:rPr>
      </w:pPr>
      <w:del w:id="2" w:author="Sammartano, Marc (BIC USA)" w:date="2016-01-11T10:30:00Z">
        <w:r w:rsidDel="00341624">
          <w:rPr>
            <w:rStyle w:val="SubtleEmphasis"/>
          </w:rPr>
          <w:delText>Decem</w:delText>
        </w:r>
        <w:r w:rsidR="00514F21" w:rsidDel="00341624">
          <w:rPr>
            <w:rStyle w:val="SubtleEmphasis"/>
          </w:rPr>
          <w:delText>ber</w:delText>
        </w:r>
      </w:del>
      <w:ins w:id="3" w:author="Sammartano, Marc (BIC USA)" w:date="2016-02-29T14:26:00Z">
        <w:r w:rsidR="00315E02">
          <w:rPr>
            <w:rStyle w:val="SubtleEmphasis"/>
          </w:rPr>
          <w:t>M</w:t>
        </w:r>
      </w:ins>
      <w:ins w:id="4" w:author="Sammartano, Marc (BIC USA)" w:date="2016-02-16T14:52:00Z">
        <w:r w:rsidR="00D26379">
          <w:rPr>
            <w:rStyle w:val="SubtleEmphasis"/>
          </w:rPr>
          <w:t>ar</w:t>
        </w:r>
      </w:ins>
      <w:ins w:id="5" w:author="Sammartano, Marc (BIC USA)" w:date="2016-02-29T14:26:00Z">
        <w:r w:rsidR="00315E02">
          <w:rPr>
            <w:rStyle w:val="SubtleEmphasis"/>
          </w:rPr>
          <w:t>ch</w:t>
        </w:r>
      </w:ins>
      <w:r w:rsidR="005F6753">
        <w:rPr>
          <w:rStyle w:val="SubtleEmphasis"/>
        </w:rPr>
        <w:t xml:space="preserve"> </w:t>
      </w:r>
      <w:ins w:id="6" w:author="Sammartano, Marc (BIC USA)" w:date="2016-02-29T14:26:00Z">
        <w:r w:rsidR="00315E02">
          <w:rPr>
            <w:rStyle w:val="SubtleEmphasis"/>
          </w:rPr>
          <w:t>?</w:t>
        </w:r>
      </w:ins>
      <w:del w:id="7" w:author="Sammartano, Marc (BIC USA)" w:date="2016-01-11T10:30:00Z">
        <w:r w:rsidR="00B740D7" w:rsidDel="00341624">
          <w:rPr>
            <w:rStyle w:val="SubtleEmphasis"/>
          </w:rPr>
          <w:delText>2</w:delText>
        </w:r>
        <w:r w:rsidR="003A3F59" w:rsidDel="00341624">
          <w:rPr>
            <w:rStyle w:val="SubtleEmphasis"/>
          </w:rPr>
          <w:delText>9</w:delText>
        </w:r>
      </w:del>
      <w:r w:rsidR="00FB0FD3">
        <w:rPr>
          <w:rStyle w:val="SubtleEmphasis"/>
        </w:rPr>
        <w:t>,</w:t>
      </w:r>
      <w:r w:rsidR="00A612E9">
        <w:rPr>
          <w:rStyle w:val="SubtleEmphasis"/>
        </w:rPr>
        <w:t xml:space="preserve"> 201</w:t>
      </w:r>
      <w:ins w:id="8" w:author="Sammartano, Marc (BIC USA)" w:date="2016-01-11T10:30:00Z">
        <w:r w:rsidR="00341624">
          <w:rPr>
            <w:rStyle w:val="SubtleEmphasis"/>
          </w:rPr>
          <w:t>6</w:t>
        </w:r>
      </w:ins>
      <w:del w:id="9" w:author="Sammartano, Marc (BIC USA)" w:date="2016-01-11T10:30:00Z">
        <w:r w:rsidR="004D67FF" w:rsidDel="00341624">
          <w:rPr>
            <w:rStyle w:val="SubtleEmphasis"/>
          </w:rPr>
          <w:delText>5</w:delText>
        </w:r>
      </w:del>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F11A10"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44179860" w:history="1">
            <w:r w:rsidR="00F11A10" w:rsidRPr="008C6C9F">
              <w:rPr>
                <w:rStyle w:val="Hyperlink"/>
                <w:noProof/>
              </w:rPr>
              <w:t>Changes in this Version</w:t>
            </w:r>
            <w:r w:rsidR="00F11A10">
              <w:rPr>
                <w:noProof/>
                <w:webHidden/>
              </w:rPr>
              <w:tab/>
            </w:r>
            <w:r w:rsidR="00F11A10">
              <w:rPr>
                <w:noProof/>
                <w:webHidden/>
              </w:rPr>
              <w:fldChar w:fldCharType="begin"/>
            </w:r>
            <w:r w:rsidR="00F11A10">
              <w:rPr>
                <w:noProof/>
                <w:webHidden/>
              </w:rPr>
              <w:instrText xml:space="preserve"> PAGEREF _Toc444179860 \h </w:instrText>
            </w:r>
            <w:r w:rsidR="00F11A10">
              <w:rPr>
                <w:noProof/>
                <w:webHidden/>
              </w:rPr>
            </w:r>
            <w:r w:rsidR="00F11A10">
              <w:rPr>
                <w:noProof/>
                <w:webHidden/>
              </w:rPr>
              <w:fldChar w:fldCharType="separate"/>
            </w:r>
            <w:r w:rsidR="00F11A10">
              <w:rPr>
                <w:noProof/>
                <w:webHidden/>
              </w:rPr>
              <w:t>24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1" w:history="1">
            <w:r w:rsidR="00F11A10" w:rsidRPr="008C6C9F">
              <w:rPr>
                <w:rStyle w:val="Hyperlink"/>
                <w:noProof/>
              </w:rPr>
              <w:t>About the Title, De Re BASIC!</w:t>
            </w:r>
            <w:r w:rsidR="00F11A10">
              <w:rPr>
                <w:noProof/>
                <w:webHidden/>
              </w:rPr>
              <w:tab/>
            </w:r>
            <w:r w:rsidR="00F11A10">
              <w:rPr>
                <w:noProof/>
                <w:webHidden/>
              </w:rPr>
              <w:fldChar w:fldCharType="begin"/>
            </w:r>
            <w:r w:rsidR="00F11A10">
              <w:rPr>
                <w:noProof/>
                <w:webHidden/>
              </w:rPr>
              <w:instrText xml:space="preserve"> PAGEREF _Toc444179861 \h </w:instrText>
            </w:r>
            <w:r w:rsidR="00F11A10">
              <w:rPr>
                <w:noProof/>
                <w:webHidden/>
              </w:rPr>
            </w:r>
            <w:r w:rsidR="00F11A10">
              <w:rPr>
                <w:noProof/>
                <w:webHidden/>
              </w:rPr>
              <w:fldChar w:fldCharType="separate"/>
            </w:r>
            <w:r w:rsidR="00F11A10">
              <w:rPr>
                <w:noProof/>
                <w:webHidden/>
              </w:rPr>
              <w:t>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2" w:history="1">
            <w:r w:rsidR="00F11A10" w:rsidRPr="008C6C9F">
              <w:rPr>
                <w:rStyle w:val="Hyperlink"/>
                <w:noProof/>
              </w:rPr>
              <w:t>About the Cover Art</w:t>
            </w:r>
            <w:r w:rsidR="00F11A10">
              <w:rPr>
                <w:noProof/>
                <w:webHidden/>
              </w:rPr>
              <w:tab/>
            </w:r>
            <w:r w:rsidR="00F11A10">
              <w:rPr>
                <w:noProof/>
                <w:webHidden/>
              </w:rPr>
              <w:fldChar w:fldCharType="begin"/>
            </w:r>
            <w:r w:rsidR="00F11A10">
              <w:rPr>
                <w:noProof/>
                <w:webHidden/>
              </w:rPr>
              <w:instrText xml:space="preserve"> PAGEREF _Toc444179862 \h </w:instrText>
            </w:r>
            <w:r w:rsidR="00F11A10">
              <w:rPr>
                <w:noProof/>
                <w:webHidden/>
              </w:rPr>
            </w:r>
            <w:r w:rsidR="00F11A10">
              <w:rPr>
                <w:noProof/>
                <w:webHidden/>
              </w:rPr>
              <w:fldChar w:fldCharType="separate"/>
            </w:r>
            <w:r w:rsidR="00F11A10">
              <w:rPr>
                <w:noProof/>
                <w:webHidden/>
              </w:rPr>
              <w:t>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3" w:history="1">
            <w:r w:rsidR="00F11A10" w:rsidRPr="008C6C9F">
              <w:rPr>
                <w:rStyle w:val="Hyperlink"/>
                <w:noProof/>
              </w:rPr>
              <w:t>Technical Editor</w:t>
            </w:r>
            <w:r w:rsidR="00F11A10">
              <w:rPr>
                <w:noProof/>
                <w:webHidden/>
              </w:rPr>
              <w:tab/>
            </w:r>
            <w:r w:rsidR="00F11A10">
              <w:rPr>
                <w:noProof/>
                <w:webHidden/>
              </w:rPr>
              <w:fldChar w:fldCharType="begin"/>
            </w:r>
            <w:r w:rsidR="00F11A10">
              <w:rPr>
                <w:noProof/>
                <w:webHidden/>
              </w:rPr>
              <w:instrText xml:space="preserve"> PAGEREF _Toc444179863 \h </w:instrText>
            </w:r>
            <w:r w:rsidR="00F11A10">
              <w:rPr>
                <w:noProof/>
                <w:webHidden/>
              </w:rPr>
            </w:r>
            <w:r w:rsidR="00F11A10">
              <w:rPr>
                <w:noProof/>
                <w:webHidden/>
              </w:rPr>
              <w:fldChar w:fldCharType="separate"/>
            </w:r>
            <w:r w:rsidR="00F11A10">
              <w:rPr>
                <w:noProof/>
                <w:webHidden/>
              </w:rPr>
              <w:t>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4" w:history="1">
            <w:r w:rsidR="00F11A10" w:rsidRPr="008C6C9F">
              <w:rPr>
                <w:rStyle w:val="Hyperlink"/>
                <w:noProof/>
              </w:rPr>
              <w:t>Getting BASIC!</w:t>
            </w:r>
            <w:r w:rsidR="00F11A10">
              <w:rPr>
                <w:noProof/>
                <w:webHidden/>
              </w:rPr>
              <w:tab/>
            </w:r>
            <w:r w:rsidR="00F11A10">
              <w:rPr>
                <w:noProof/>
                <w:webHidden/>
              </w:rPr>
              <w:fldChar w:fldCharType="begin"/>
            </w:r>
            <w:r w:rsidR="00F11A10">
              <w:rPr>
                <w:noProof/>
                <w:webHidden/>
              </w:rPr>
              <w:instrText xml:space="preserve"> PAGEREF _Toc444179864 \h </w:instrText>
            </w:r>
            <w:r w:rsidR="00F11A10">
              <w:rPr>
                <w:noProof/>
                <w:webHidden/>
              </w:rPr>
            </w:r>
            <w:r w:rsidR="00F11A10">
              <w:rPr>
                <w:noProof/>
                <w:webHidden/>
              </w:rPr>
              <w:fldChar w:fldCharType="separate"/>
            </w:r>
            <w:r w:rsidR="00F11A10">
              <w:rPr>
                <w:noProof/>
                <w:webHidden/>
              </w:rPr>
              <w:t>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5" w:history="1">
            <w:r w:rsidR="00F11A10" w:rsidRPr="008C6C9F">
              <w:rPr>
                <w:rStyle w:val="Hyperlink"/>
                <w:noProof/>
              </w:rPr>
              <w:t>BASIC! Forum</w:t>
            </w:r>
            <w:r w:rsidR="00F11A10">
              <w:rPr>
                <w:noProof/>
                <w:webHidden/>
              </w:rPr>
              <w:tab/>
            </w:r>
            <w:r w:rsidR="00F11A10">
              <w:rPr>
                <w:noProof/>
                <w:webHidden/>
              </w:rPr>
              <w:fldChar w:fldCharType="begin"/>
            </w:r>
            <w:r w:rsidR="00F11A10">
              <w:rPr>
                <w:noProof/>
                <w:webHidden/>
              </w:rPr>
              <w:instrText xml:space="preserve"> PAGEREF _Toc444179865 \h </w:instrText>
            </w:r>
            <w:r w:rsidR="00F11A10">
              <w:rPr>
                <w:noProof/>
                <w:webHidden/>
              </w:rPr>
            </w:r>
            <w:r w:rsidR="00F11A10">
              <w:rPr>
                <w:noProof/>
                <w:webHidden/>
              </w:rPr>
              <w:fldChar w:fldCharType="separate"/>
            </w:r>
            <w:r w:rsidR="00F11A10">
              <w:rPr>
                <w:noProof/>
                <w:webHidden/>
              </w:rPr>
              <w:t>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6" w:history="1">
            <w:r w:rsidR="00F11A10" w:rsidRPr="008C6C9F">
              <w:rPr>
                <w:rStyle w:val="Hyperlink"/>
                <w:noProof/>
              </w:rPr>
              <w:t>BASIC! Tutorial</w:t>
            </w:r>
            <w:r w:rsidR="00F11A10">
              <w:rPr>
                <w:noProof/>
                <w:webHidden/>
              </w:rPr>
              <w:tab/>
            </w:r>
            <w:r w:rsidR="00F11A10">
              <w:rPr>
                <w:noProof/>
                <w:webHidden/>
              </w:rPr>
              <w:fldChar w:fldCharType="begin"/>
            </w:r>
            <w:r w:rsidR="00F11A10">
              <w:rPr>
                <w:noProof/>
                <w:webHidden/>
              </w:rPr>
              <w:instrText xml:space="preserve"> PAGEREF _Toc444179866 \h </w:instrText>
            </w:r>
            <w:r w:rsidR="00F11A10">
              <w:rPr>
                <w:noProof/>
                <w:webHidden/>
              </w:rPr>
            </w:r>
            <w:r w:rsidR="00F11A10">
              <w:rPr>
                <w:noProof/>
                <w:webHidden/>
              </w:rPr>
              <w:fldChar w:fldCharType="separate"/>
            </w:r>
            <w:r w:rsidR="00F11A10">
              <w:rPr>
                <w:noProof/>
                <w:webHidden/>
              </w:rPr>
              <w:t>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67" w:history="1">
            <w:r w:rsidR="00F11A10" w:rsidRPr="008C6C9F">
              <w:rPr>
                <w:rStyle w:val="Hyperlink"/>
                <w:noProof/>
              </w:rPr>
              <w:t>BASIC! Operation</w:t>
            </w:r>
            <w:r w:rsidR="00F11A10">
              <w:rPr>
                <w:noProof/>
                <w:webHidden/>
              </w:rPr>
              <w:tab/>
            </w:r>
            <w:r w:rsidR="00F11A10">
              <w:rPr>
                <w:noProof/>
                <w:webHidden/>
              </w:rPr>
              <w:fldChar w:fldCharType="begin"/>
            </w:r>
            <w:r w:rsidR="00F11A10">
              <w:rPr>
                <w:noProof/>
                <w:webHidden/>
              </w:rPr>
              <w:instrText xml:space="preserve"> PAGEREF _Toc444179867 \h </w:instrText>
            </w:r>
            <w:r w:rsidR="00F11A10">
              <w:rPr>
                <w:noProof/>
                <w:webHidden/>
              </w:rPr>
            </w:r>
            <w:r w:rsidR="00F11A10">
              <w:rPr>
                <w:noProof/>
                <w:webHidden/>
              </w:rPr>
              <w:fldChar w:fldCharType="separate"/>
            </w:r>
            <w:r w:rsidR="00F11A10">
              <w:rPr>
                <w:noProof/>
                <w:webHidden/>
              </w:rPr>
              <w:t>26</w:t>
            </w:r>
            <w:r w:rsidR="00F11A10">
              <w:rPr>
                <w:noProof/>
                <w:webHidden/>
              </w:rPr>
              <w:fldChar w:fldCharType="end"/>
            </w:r>
          </w:hyperlink>
        </w:p>
        <w:p w:rsidR="00F11A10" w:rsidRDefault="00216A49">
          <w:pPr>
            <w:pStyle w:val="TOC2"/>
            <w:rPr>
              <w:rFonts w:eastAsiaTheme="minorEastAsia"/>
              <w:noProof/>
            </w:rPr>
          </w:pPr>
          <w:hyperlink w:anchor="_Toc444179868" w:history="1">
            <w:r w:rsidR="00F11A10" w:rsidRPr="008C6C9F">
              <w:rPr>
                <w:rStyle w:val="Hyperlink"/>
                <w:noProof/>
              </w:rPr>
              <w:t>Permissions</w:t>
            </w:r>
            <w:r w:rsidR="00F11A10">
              <w:rPr>
                <w:noProof/>
                <w:webHidden/>
              </w:rPr>
              <w:tab/>
            </w:r>
            <w:r w:rsidR="00F11A10">
              <w:rPr>
                <w:noProof/>
                <w:webHidden/>
              </w:rPr>
              <w:fldChar w:fldCharType="begin"/>
            </w:r>
            <w:r w:rsidR="00F11A10">
              <w:rPr>
                <w:noProof/>
                <w:webHidden/>
              </w:rPr>
              <w:instrText xml:space="preserve"> PAGEREF _Toc444179868 \h </w:instrText>
            </w:r>
            <w:r w:rsidR="00F11A10">
              <w:rPr>
                <w:noProof/>
                <w:webHidden/>
              </w:rPr>
            </w:r>
            <w:r w:rsidR="00F11A10">
              <w:rPr>
                <w:noProof/>
                <w:webHidden/>
              </w:rPr>
              <w:fldChar w:fldCharType="separate"/>
            </w:r>
            <w:r w:rsidR="00F11A10">
              <w:rPr>
                <w:noProof/>
                <w:webHidden/>
              </w:rPr>
              <w:t>26</w:t>
            </w:r>
            <w:r w:rsidR="00F11A10">
              <w:rPr>
                <w:noProof/>
                <w:webHidden/>
              </w:rPr>
              <w:fldChar w:fldCharType="end"/>
            </w:r>
          </w:hyperlink>
        </w:p>
        <w:p w:rsidR="00F11A10" w:rsidRDefault="00216A49">
          <w:pPr>
            <w:pStyle w:val="TOC2"/>
            <w:rPr>
              <w:rFonts w:eastAsiaTheme="minorEastAsia"/>
              <w:noProof/>
            </w:rPr>
          </w:pPr>
          <w:hyperlink w:anchor="_Toc444179869" w:history="1">
            <w:r w:rsidR="00F11A10" w:rsidRPr="008C6C9F">
              <w:rPr>
                <w:rStyle w:val="Hyperlink"/>
                <w:noProof/>
              </w:rPr>
              <w:t>Editor</w:t>
            </w:r>
            <w:r w:rsidR="00F11A10">
              <w:rPr>
                <w:noProof/>
                <w:webHidden/>
              </w:rPr>
              <w:tab/>
            </w:r>
            <w:r w:rsidR="00F11A10">
              <w:rPr>
                <w:noProof/>
                <w:webHidden/>
              </w:rPr>
              <w:fldChar w:fldCharType="begin"/>
            </w:r>
            <w:r w:rsidR="00F11A10">
              <w:rPr>
                <w:noProof/>
                <w:webHidden/>
              </w:rPr>
              <w:instrText xml:space="preserve"> PAGEREF _Toc444179869 \h </w:instrText>
            </w:r>
            <w:r w:rsidR="00F11A10">
              <w:rPr>
                <w:noProof/>
                <w:webHidden/>
              </w:rPr>
            </w:r>
            <w:r w:rsidR="00F11A10">
              <w:rPr>
                <w:noProof/>
                <w:webHidden/>
              </w:rPr>
              <w:fldChar w:fldCharType="separate"/>
            </w:r>
            <w:r w:rsidR="00F11A10">
              <w:rPr>
                <w:noProof/>
                <w:webHidden/>
              </w:rPr>
              <w:t>26</w:t>
            </w:r>
            <w:r w:rsidR="00F11A10">
              <w:rPr>
                <w:noProof/>
                <w:webHidden/>
              </w:rPr>
              <w:fldChar w:fldCharType="end"/>
            </w:r>
          </w:hyperlink>
        </w:p>
        <w:p w:rsidR="00F11A10" w:rsidRDefault="00216A49">
          <w:pPr>
            <w:pStyle w:val="TOC3"/>
            <w:rPr>
              <w:rFonts w:eastAsiaTheme="minorEastAsia"/>
              <w:noProof/>
            </w:rPr>
          </w:pPr>
          <w:hyperlink w:anchor="_Toc444179870" w:history="1">
            <w:r w:rsidR="00F11A10" w:rsidRPr="008C6C9F">
              <w:rPr>
                <w:rStyle w:val="Hyperlink"/>
                <w:noProof/>
              </w:rPr>
              <w:t>Editing the Program</w:t>
            </w:r>
            <w:r w:rsidR="00F11A10">
              <w:rPr>
                <w:noProof/>
                <w:webHidden/>
              </w:rPr>
              <w:tab/>
            </w:r>
            <w:r w:rsidR="00F11A10">
              <w:rPr>
                <w:noProof/>
                <w:webHidden/>
              </w:rPr>
              <w:fldChar w:fldCharType="begin"/>
            </w:r>
            <w:r w:rsidR="00F11A10">
              <w:rPr>
                <w:noProof/>
                <w:webHidden/>
              </w:rPr>
              <w:instrText xml:space="preserve"> PAGEREF _Toc444179870 \h </w:instrText>
            </w:r>
            <w:r w:rsidR="00F11A10">
              <w:rPr>
                <w:noProof/>
                <w:webHidden/>
              </w:rPr>
            </w:r>
            <w:r w:rsidR="00F11A10">
              <w:rPr>
                <w:noProof/>
                <w:webHidden/>
              </w:rPr>
              <w:fldChar w:fldCharType="separate"/>
            </w:r>
            <w:r w:rsidR="00F11A10">
              <w:rPr>
                <w:noProof/>
                <w:webHidden/>
              </w:rPr>
              <w:t>26</w:t>
            </w:r>
            <w:r w:rsidR="00F11A10">
              <w:rPr>
                <w:noProof/>
                <w:webHidden/>
              </w:rPr>
              <w:fldChar w:fldCharType="end"/>
            </w:r>
          </w:hyperlink>
        </w:p>
        <w:p w:rsidR="00F11A10" w:rsidRDefault="00216A49">
          <w:pPr>
            <w:pStyle w:val="TOC3"/>
            <w:rPr>
              <w:rFonts w:eastAsiaTheme="minorEastAsia"/>
              <w:noProof/>
            </w:rPr>
          </w:pPr>
          <w:hyperlink w:anchor="_Toc444179871" w:history="1">
            <w:r w:rsidR="00F11A10" w:rsidRPr="008C6C9F">
              <w:rPr>
                <w:rStyle w:val="Hyperlink"/>
                <w:noProof/>
              </w:rPr>
              <w:t>Multiple Commands on a Line</w:t>
            </w:r>
            <w:r w:rsidR="00F11A10">
              <w:rPr>
                <w:noProof/>
                <w:webHidden/>
              </w:rPr>
              <w:tab/>
            </w:r>
            <w:r w:rsidR="00F11A10">
              <w:rPr>
                <w:noProof/>
                <w:webHidden/>
              </w:rPr>
              <w:fldChar w:fldCharType="begin"/>
            </w:r>
            <w:r w:rsidR="00F11A10">
              <w:rPr>
                <w:noProof/>
                <w:webHidden/>
              </w:rPr>
              <w:instrText xml:space="preserve"> PAGEREF _Toc444179871 \h </w:instrText>
            </w:r>
            <w:r w:rsidR="00F11A10">
              <w:rPr>
                <w:noProof/>
                <w:webHidden/>
              </w:rPr>
            </w:r>
            <w:r w:rsidR="00F11A10">
              <w:rPr>
                <w:noProof/>
                <w:webHidden/>
              </w:rPr>
              <w:fldChar w:fldCharType="separate"/>
            </w:r>
            <w:r w:rsidR="00F11A10">
              <w:rPr>
                <w:noProof/>
                <w:webHidden/>
              </w:rPr>
              <w:t>27</w:t>
            </w:r>
            <w:r w:rsidR="00F11A10">
              <w:rPr>
                <w:noProof/>
                <w:webHidden/>
              </w:rPr>
              <w:fldChar w:fldCharType="end"/>
            </w:r>
          </w:hyperlink>
        </w:p>
        <w:p w:rsidR="00F11A10" w:rsidRDefault="00216A49">
          <w:pPr>
            <w:pStyle w:val="TOC3"/>
            <w:rPr>
              <w:rFonts w:eastAsiaTheme="minorEastAsia"/>
              <w:noProof/>
            </w:rPr>
          </w:pPr>
          <w:hyperlink w:anchor="_Toc444179872" w:history="1">
            <w:r w:rsidR="00F11A10" w:rsidRPr="008C6C9F">
              <w:rPr>
                <w:rStyle w:val="Hyperlink"/>
                <w:noProof/>
              </w:rPr>
              <w:t>Line Continuation</w:t>
            </w:r>
            <w:r w:rsidR="00F11A10">
              <w:rPr>
                <w:noProof/>
                <w:webHidden/>
              </w:rPr>
              <w:tab/>
            </w:r>
            <w:r w:rsidR="00F11A10">
              <w:rPr>
                <w:noProof/>
                <w:webHidden/>
              </w:rPr>
              <w:fldChar w:fldCharType="begin"/>
            </w:r>
            <w:r w:rsidR="00F11A10">
              <w:rPr>
                <w:noProof/>
                <w:webHidden/>
              </w:rPr>
              <w:instrText xml:space="preserve"> PAGEREF _Toc444179872 \h </w:instrText>
            </w:r>
            <w:r w:rsidR="00F11A10">
              <w:rPr>
                <w:noProof/>
                <w:webHidden/>
              </w:rPr>
            </w:r>
            <w:r w:rsidR="00F11A10">
              <w:rPr>
                <w:noProof/>
                <w:webHidden/>
              </w:rPr>
              <w:fldChar w:fldCharType="separate"/>
            </w:r>
            <w:r w:rsidR="00F11A10">
              <w:rPr>
                <w:noProof/>
                <w:webHidden/>
              </w:rPr>
              <w:t>27</w:t>
            </w:r>
            <w:r w:rsidR="00F11A10">
              <w:rPr>
                <w:noProof/>
                <w:webHidden/>
              </w:rPr>
              <w:fldChar w:fldCharType="end"/>
            </w:r>
          </w:hyperlink>
        </w:p>
        <w:p w:rsidR="00F11A10" w:rsidRDefault="00216A49">
          <w:pPr>
            <w:pStyle w:val="TOC3"/>
            <w:rPr>
              <w:rFonts w:eastAsiaTheme="minorEastAsia"/>
              <w:noProof/>
            </w:rPr>
          </w:pPr>
          <w:hyperlink w:anchor="_Toc444179873" w:history="1">
            <w:r w:rsidR="00F11A10" w:rsidRPr="008C6C9F">
              <w:rPr>
                <w:rStyle w:val="Hyperlink"/>
                <w:noProof/>
              </w:rPr>
              <w:t># - Format Line</w:t>
            </w:r>
            <w:r w:rsidR="00F11A10">
              <w:rPr>
                <w:noProof/>
                <w:webHidden/>
              </w:rPr>
              <w:tab/>
            </w:r>
            <w:r w:rsidR="00F11A10">
              <w:rPr>
                <w:noProof/>
                <w:webHidden/>
              </w:rPr>
              <w:fldChar w:fldCharType="begin"/>
            </w:r>
            <w:r w:rsidR="00F11A10">
              <w:rPr>
                <w:noProof/>
                <w:webHidden/>
              </w:rPr>
              <w:instrText xml:space="preserve"> PAGEREF _Toc444179873 \h </w:instrText>
            </w:r>
            <w:r w:rsidR="00F11A10">
              <w:rPr>
                <w:noProof/>
                <w:webHidden/>
              </w:rPr>
            </w:r>
            <w:r w:rsidR="00F11A10">
              <w:rPr>
                <w:noProof/>
                <w:webHidden/>
              </w:rPr>
              <w:fldChar w:fldCharType="separate"/>
            </w:r>
            <w:r w:rsidR="00F11A10">
              <w:rPr>
                <w:noProof/>
                <w:webHidden/>
              </w:rPr>
              <w:t>27</w:t>
            </w:r>
            <w:r w:rsidR="00F11A10">
              <w:rPr>
                <w:noProof/>
                <w:webHidden/>
              </w:rPr>
              <w:fldChar w:fldCharType="end"/>
            </w:r>
          </w:hyperlink>
        </w:p>
        <w:p w:rsidR="00F11A10" w:rsidRDefault="00216A49">
          <w:pPr>
            <w:pStyle w:val="TOC3"/>
            <w:rPr>
              <w:rFonts w:eastAsiaTheme="minorEastAsia"/>
              <w:noProof/>
            </w:rPr>
          </w:pPr>
          <w:hyperlink w:anchor="_Toc444179874" w:history="1">
            <w:r w:rsidR="00F11A10" w:rsidRPr="008C6C9F">
              <w:rPr>
                <w:rStyle w:val="Hyperlink"/>
                <w:noProof/>
              </w:rPr>
              <w:t>Menus</w:t>
            </w:r>
            <w:r w:rsidR="00F11A10">
              <w:rPr>
                <w:noProof/>
                <w:webHidden/>
              </w:rPr>
              <w:tab/>
            </w:r>
            <w:r w:rsidR="00F11A10">
              <w:rPr>
                <w:noProof/>
                <w:webHidden/>
              </w:rPr>
              <w:fldChar w:fldCharType="begin"/>
            </w:r>
            <w:r w:rsidR="00F11A10">
              <w:rPr>
                <w:noProof/>
                <w:webHidden/>
              </w:rPr>
              <w:instrText xml:space="preserve"> PAGEREF _Toc444179874 \h </w:instrText>
            </w:r>
            <w:r w:rsidR="00F11A10">
              <w:rPr>
                <w:noProof/>
                <w:webHidden/>
              </w:rPr>
            </w:r>
            <w:r w:rsidR="00F11A10">
              <w:rPr>
                <w:noProof/>
                <w:webHidden/>
              </w:rPr>
              <w:fldChar w:fldCharType="separate"/>
            </w:r>
            <w:r w:rsidR="00F11A10">
              <w:rPr>
                <w:noProof/>
                <w:webHidden/>
              </w:rPr>
              <w:t>28</w:t>
            </w:r>
            <w:r w:rsidR="00F11A10">
              <w:rPr>
                <w:noProof/>
                <w:webHidden/>
              </w:rPr>
              <w:fldChar w:fldCharType="end"/>
            </w:r>
          </w:hyperlink>
        </w:p>
        <w:p w:rsidR="00F11A10" w:rsidRDefault="00216A49">
          <w:pPr>
            <w:pStyle w:val="TOC2"/>
            <w:rPr>
              <w:rFonts w:eastAsiaTheme="minorEastAsia"/>
              <w:noProof/>
            </w:rPr>
          </w:pPr>
          <w:hyperlink w:anchor="_Toc444179875" w:history="1">
            <w:r w:rsidR="00F11A10" w:rsidRPr="008C6C9F">
              <w:rPr>
                <w:rStyle w:val="Hyperlink"/>
                <w:noProof/>
              </w:rPr>
              <w:t>Run</w:t>
            </w:r>
            <w:r w:rsidR="00F11A10">
              <w:rPr>
                <w:noProof/>
                <w:webHidden/>
              </w:rPr>
              <w:tab/>
            </w:r>
            <w:r w:rsidR="00F11A10">
              <w:rPr>
                <w:noProof/>
                <w:webHidden/>
              </w:rPr>
              <w:fldChar w:fldCharType="begin"/>
            </w:r>
            <w:r w:rsidR="00F11A10">
              <w:rPr>
                <w:noProof/>
                <w:webHidden/>
              </w:rPr>
              <w:instrText xml:space="preserve"> PAGEREF _Toc444179875 \h </w:instrText>
            </w:r>
            <w:r w:rsidR="00F11A10">
              <w:rPr>
                <w:noProof/>
                <w:webHidden/>
              </w:rPr>
            </w:r>
            <w:r w:rsidR="00F11A10">
              <w:rPr>
                <w:noProof/>
                <w:webHidden/>
              </w:rPr>
              <w:fldChar w:fldCharType="separate"/>
            </w:r>
            <w:r w:rsidR="00F11A10">
              <w:rPr>
                <w:noProof/>
                <w:webHidden/>
              </w:rPr>
              <w:t>34</w:t>
            </w:r>
            <w:r w:rsidR="00F11A10">
              <w:rPr>
                <w:noProof/>
                <w:webHidden/>
              </w:rPr>
              <w:fldChar w:fldCharType="end"/>
            </w:r>
          </w:hyperlink>
        </w:p>
        <w:p w:rsidR="00F11A10" w:rsidRDefault="00216A49">
          <w:pPr>
            <w:pStyle w:val="TOC3"/>
            <w:rPr>
              <w:rFonts w:eastAsiaTheme="minorEastAsia"/>
              <w:noProof/>
            </w:rPr>
          </w:pPr>
          <w:hyperlink w:anchor="_Toc444179876" w:history="1">
            <w:r w:rsidR="00F11A10" w:rsidRPr="008C6C9F">
              <w:rPr>
                <w:rStyle w:val="Hyperlink"/>
                <w:noProof/>
              </w:rPr>
              <w:t>Menu</w:t>
            </w:r>
            <w:r w:rsidR="00F11A10">
              <w:rPr>
                <w:noProof/>
                <w:webHidden/>
              </w:rPr>
              <w:tab/>
            </w:r>
            <w:r w:rsidR="00F11A10">
              <w:rPr>
                <w:noProof/>
                <w:webHidden/>
              </w:rPr>
              <w:fldChar w:fldCharType="begin"/>
            </w:r>
            <w:r w:rsidR="00F11A10">
              <w:rPr>
                <w:noProof/>
                <w:webHidden/>
              </w:rPr>
              <w:instrText xml:space="preserve"> PAGEREF _Toc444179876 \h </w:instrText>
            </w:r>
            <w:r w:rsidR="00F11A10">
              <w:rPr>
                <w:noProof/>
                <w:webHidden/>
              </w:rPr>
            </w:r>
            <w:r w:rsidR="00F11A10">
              <w:rPr>
                <w:noProof/>
                <w:webHidden/>
              </w:rPr>
              <w:fldChar w:fldCharType="separate"/>
            </w:r>
            <w:r w:rsidR="00F11A10">
              <w:rPr>
                <w:noProof/>
                <w:webHidden/>
              </w:rPr>
              <w:t>34</w:t>
            </w:r>
            <w:r w:rsidR="00F11A10">
              <w:rPr>
                <w:noProof/>
                <w:webHidden/>
              </w:rPr>
              <w:fldChar w:fldCharType="end"/>
            </w:r>
          </w:hyperlink>
        </w:p>
        <w:p w:rsidR="00F11A10" w:rsidRDefault="00216A49">
          <w:pPr>
            <w:pStyle w:val="TOC2"/>
            <w:rPr>
              <w:rFonts w:eastAsiaTheme="minorEastAsia"/>
              <w:noProof/>
            </w:rPr>
          </w:pPr>
          <w:hyperlink w:anchor="_Toc444179877" w:history="1">
            <w:r w:rsidR="00F11A10" w:rsidRPr="008C6C9F">
              <w:rPr>
                <w:rStyle w:val="Hyperlink"/>
                <w:noProof/>
              </w:rPr>
              <w:t>Crashes</w:t>
            </w:r>
            <w:r w:rsidR="00F11A10">
              <w:rPr>
                <w:noProof/>
                <w:webHidden/>
              </w:rPr>
              <w:tab/>
            </w:r>
            <w:r w:rsidR="00F11A10">
              <w:rPr>
                <w:noProof/>
                <w:webHidden/>
              </w:rPr>
              <w:fldChar w:fldCharType="begin"/>
            </w:r>
            <w:r w:rsidR="00F11A10">
              <w:rPr>
                <w:noProof/>
                <w:webHidden/>
              </w:rPr>
              <w:instrText xml:space="preserve"> PAGEREF _Toc444179877 \h </w:instrText>
            </w:r>
            <w:r w:rsidR="00F11A10">
              <w:rPr>
                <w:noProof/>
                <w:webHidden/>
              </w:rPr>
            </w:r>
            <w:r w:rsidR="00F11A10">
              <w:rPr>
                <w:noProof/>
                <w:webHidden/>
              </w:rPr>
              <w:fldChar w:fldCharType="separate"/>
            </w:r>
            <w:r w:rsidR="00F11A10">
              <w:rPr>
                <w:noProof/>
                <w:webHidden/>
              </w:rPr>
              <w:t>35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78" w:history="1">
            <w:r w:rsidR="00F11A10" w:rsidRPr="008C6C9F">
              <w:rPr>
                <w:rStyle w:val="Hyperlink"/>
                <w:noProof/>
              </w:rPr>
              <w:t>A BASIC! Program</w:t>
            </w:r>
            <w:r w:rsidR="00F11A10">
              <w:rPr>
                <w:noProof/>
                <w:webHidden/>
              </w:rPr>
              <w:tab/>
            </w:r>
            <w:r w:rsidR="00F11A10">
              <w:rPr>
                <w:noProof/>
                <w:webHidden/>
              </w:rPr>
              <w:fldChar w:fldCharType="begin"/>
            </w:r>
            <w:r w:rsidR="00F11A10">
              <w:rPr>
                <w:noProof/>
                <w:webHidden/>
              </w:rPr>
              <w:instrText xml:space="preserve"> PAGEREF _Toc444179878 \h </w:instrText>
            </w:r>
            <w:r w:rsidR="00F11A10">
              <w:rPr>
                <w:noProof/>
                <w:webHidden/>
              </w:rPr>
            </w:r>
            <w:r w:rsidR="00F11A10">
              <w:rPr>
                <w:noProof/>
                <w:webHidden/>
              </w:rPr>
              <w:fldChar w:fldCharType="separate"/>
            </w:r>
            <w:r w:rsidR="00F11A10">
              <w:rPr>
                <w:noProof/>
                <w:webHidden/>
              </w:rPr>
              <w:t>35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79" w:history="1">
            <w:r w:rsidR="00F11A10" w:rsidRPr="008C6C9F">
              <w:rPr>
                <w:rStyle w:val="Hyperlink"/>
                <w:noProof/>
              </w:rPr>
              <w:t>Command Description Syntax</w:t>
            </w:r>
            <w:r w:rsidR="00F11A10">
              <w:rPr>
                <w:noProof/>
                <w:webHidden/>
              </w:rPr>
              <w:tab/>
            </w:r>
            <w:r w:rsidR="00F11A10">
              <w:rPr>
                <w:noProof/>
                <w:webHidden/>
              </w:rPr>
              <w:fldChar w:fldCharType="begin"/>
            </w:r>
            <w:r w:rsidR="00F11A10">
              <w:rPr>
                <w:noProof/>
                <w:webHidden/>
              </w:rPr>
              <w:instrText xml:space="preserve"> PAGEREF _Toc444179879 \h </w:instrText>
            </w:r>
            <w:r w:rsidR="00F11A10">
              <w:rPr>
                <w:noProof/>
                <w:webHidden/>
              </w:rPr>
            </w:r>
            <w:r w:rsidR="00F11A10">
              <w:rPr>
                <w:noProof/>
                <w:webHidden/>
              </w:rPr>
              <w:fldChar w:fldCharType="separate"/>
            </w:r>
            <w:r w:rsidR="00F11A10">
              <w:rPr>
                <w:noProof/>
                <w:webHidden/>
              </w:rPr>
              <w:t>35</w:t>
            </w:r>
            <w:r w:rsidR="00F11A10">
              <w:rPr>
                <w:noProof/>
                <w:webHidden/>
              </w:rPr>
              <w:fldChar w:fldCharType="end"/>
            </w:r>
          </w:hyperlink>
        </w:p>
        <w:p w:rsidR="00F11A10" w:rsidRDefault="00216A49">
          <w:pPr>
            <w:pStyle w:val="TOC2"/>
            <w:rPr>
              <w:rFonts w:eastAsiaTheme="minorEastAsia"/>
              <w:noProof/>
            </w:rPr>
          </w:pPr>
          <w:hyperlink w:anchor="_Toc444179880" w:history="1">
            <w:r w:rsidR="00F11A10" w:rsidRPr="008C6C9F">
              <w:rPr>
                <w:rStyle w:val="Hyperlink"/>
                <w:noProof/>
              </w:rPr>
              <w:t>Upper and Lower Case</w:t>
            </w:r>
            <w:r w:rsidR="00F11A10">
              <w:rPr>
                <w:noProof/>
                <w:webHidden/>
              </w:rPr>
              <w:tab/>
            </w:r>
            <w:r w:rsidR="00F11A10">
              <w:rPr>
                <w:noProof/>
                <w:webHidden/>
              </w:rPr>
              <w:fldChar w:fldCharType="begin"/>
            </w:r>
            <w:r w:rsidR="00F11A10">
              <w:rPr>
                <w:noProof/>
                <w:webHidden/>
              </w:rPr>
              <w:instrText xml:space="preserve"> PAGEREF _Toc444179880 \h </w:instrText>
            </w:r>
            <w:r w:rsidR="00F11A10">
              <w:rPr>
                <w:noProof/>
                <w:webHidden/>
              </w:rPr>
            </w:r>
            <w:r w:rsidR="00F11A10">
              <w:rPr>
                <w:noProof/>
                <w:webHidden/>
              </w:rPr>
              <w:fldChar w:fldCharType="separate"/>
            </w:r>
            <w:r w:rsidR="00F11A10">
              <w:rPr>
                <w:noProof/>
                <w:webHidden/>
              </w:rPr>
              <w:t>35</w:t>
            </w:r>
            <w:r w:rsidR="00F11A10">
              <w:rPr>
                <w:noProof/>
                <w:webHidden/>
              </w:rPr>
              <w:fldChar w:fldCharType="end"/>
            </w:r>
          </w:hyperlink>
        </w:p>
        <w:p w:rsidR="00F11A10" w:rsidRDefault="00216A49">
          <w:pPr>
            <w:pStyle w:val="TOC2"/>
            <w:rPr>
              <w:rFonts w:eastAsiaTheme="minorEastAsia"/>
              <w:noProof/>
            </w:rPr>
          </w:pPr>
          <w:hyperlink w:anchor="_Toc444179881" w:history="1">
            <w:r w:rsidR="00F11A10" w:rsidRPr="008C6C9F">
              <w:rPr>
                <w:rStyle w:val="Hyperlink"/>
                <w:noProof/>
              </w:rPr>
              <w:t>&lt;nexp&gt;, &lt;sexp&gt; and &lt;lexp&gt;</w:t>
            </w:r>
            <w:r w:rsidR="00F11A10">
              <w:rPr>
                <w:noProof/>
                <w:webHidden/>
              </w:rPr>
              <w:tab/>
            </w:r>
            <w:r w:rsidR="00F11A10">
              <w:rPr>
                <w:noProof/>
                <w:webHidden/>
              </w:rPr>
              <w:fldChar w:fldCharType="begin"/>
            </w:r>
            <w:r w:rsidR="00F11A10">
              <w:rPr>
                <w:noProof/>
                <w:webHidden/>
              </w:rPr>
              <w:instrText xml:space="preserve"> PAGEREF _Toc444179881 \h </w:instrText>
            </w:r>
            <w:r w:rsidR="00F11A10">
              <w:rPr>
                <w:noProof/>
                <w:webHidden/>
              </w:rPr>
            </w:r>
            <w:r w:rsidR="00F11A10">
              <w:rPr>
                <w:noProof/>
                <w:webHidden/>
              </w:rPr>
              <w:fldChar w:fldCharType="separate"/>
            </w:r>
            <w:r w:rsidR="00F11A10">
              <w:rPr>
                <w:noProof/>
                <w:webHidden/>
              </w:rPr>
              <w:t>35</w:t>
            </w:r>
            <w:r w:rsidR="00F11A10">
              <w:rPr>
                <w:noProof/>
                <w:webHidden/>
              </w:rPr>
              <w:fldChar w:fldCharType="end"/>
            </w:r>
          </w:hyperlink>
        </w:p>
        <w:p w:rsidR="00F11A10" w:rsidRDefault="00216A49">
          <w:pPr>
            <w:pStyle w:val="TOC2"/>
            <w:rPr>
              <w:rFonts w:eastAsiaTheme="minorEastAsia"/>
              <w:noProof/>
            </w:rPr>
          </w:pPr>
          <w:hyperlink w:anchor="_Toc444179882" w:history="1">
            <w:r w:rsidR="00F11A10" w:rsidRPr="008C6C9F">
              <w:rPr>
                <w:rStyle w:val="Hyperlink"/>
                <w:noProof/>
              </w:rPr>
              <w:t>&lt;nvar&gt;, &lt;svar&gt; and &lt;lvar&gt;</w:t>
            </w:r>
            <w:r w:rsidR="00F11A10">
              <w:rPr>
                <w:noProof/>
                <w:webHidden/>
              </w:rPr>
              <w:tab/>
            </w:r>
            <w:r w:rsidR="00F11A10">
              <w:rPr>
                <w:noProof/>
                <w:webHidden/>
              </w:rPr>
              <w:fldChar w:fldCharType="begin"/>
            </w:r>
            <w:r w:rsidR="00F11A10">
              <w:rPr>
                <w:noProof/>
                <w:webHidden/>
              </w:rPr>
              <w:instrText xml:space="preserve"> PAGEREF _Toc444179882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3" w:history="1">
            <w:r w:rsidR="00F11A10" w:rsidRPr="008C6C9F">
              <w:rPr>
                <w:rStyle w:val="Hyperlink"/>
                <w:noProof/>
              </w:rPr>
              <w:t>Array[] and Array$[]</w:t>
            </w:r>
            <w:r w:rsidR="00F11A10">
              <w:rPr>
                <w:noProof/>
                <w:webHidden/>
              </w:rPr>
              <w:tab/>
            </w:r>
            <w:r w:rsidR="00F11A10">
              <w:rPr>
                <w:noProof/>
                <w:webHidden/>
              </w:rPr>
              <w:fldChar w:fldCharType="begin"/>
            </w:r>
            <w:r w:rsidR="00F11A10">
              <w:rPr>
                <w:noProof/>
                <w:webHidden/>
              </w:rPr>
              <w:instrText xml:space="preserve"> PAGEREF _Toc444179883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4" w:history="1">
            <w:r w:rsidR="00F11A10" w:rsidRPr="008C6C9F">
              <w:rPr>
                <w:rStyle w:val="Hyperlink"/>
                <w:noProof/>
              </w:rPr>
              <w:t>Array[{&lt;start&gt;,&lt;length&gt;}] and Array$[{&lt;start&gt;,&lt;length&gt;}]</w:t>
            </w:r>
            <w:r w:rsidR="00F11A10">
              <w:rPr>
                <w:noProof/>
                <w:webHidden/>
              </w:rPr>
              <w:tab/>
            </w:r>
            <w:r w:rsidR="00F11A10">
              <w:rPr>
                <w:noProof/>
                <w:webHidden/>
              </w:rPr>
              <w:fldChar w:fldCharType="begin"/>
            </w:r>
            <w:r w:rsidR="00F11A10">
              <w:rPr>
                <w:noProof/>
                <w:webHidden/>
              </w:rPr>
              <w:instrText xml:space="preserve"> PAGEREF _Toc444179884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5" w:history="1">
            <w:r w:rsidR="00F11A10" w:rsidRPr="008C6C9F">
              <w:rPr>
                <w:rStyle w:val="Hyperlink"/>
                <w:noProof/>
              </w:rPr>
              <w:t>{something}</w:t>
            </w:r>
            <w:r w:rsidR="00F11A10">
              <w:rPr>
                <w:noProof/>
                <w:webHidden/>
              </w:rPr>
              <w:tab/>
            </w:r>
            <w:r w:rsidR="00F11A10">
              <w:rPr>
                <w:noProof/>
                <w:webHidden/>
              </w:rPr>
              <w:fldChar w:fldCharType="begin"/>
            </w:r>
            <w:r w:rsidR="00F11A10">
              <w:rPr>
                <w:noProof/>
                <w:webHidden/>
              </w:rPr>
              <w:instrText xml:space="preserve"> PAGEREF _Toc444179885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6" w:history="1">
            <w:r w:rsidR="00F11A10" w:rsidRPr="008C6C9F">
              <w:rPr>
                <w:rStyle w:val="Hyperlink"/>
                <w:noProof/>
              </w:rPr>
              <w:t>{ A | B |C }</w:t>
            </w:r>
            <w:r w:rsidR="00F11A10">
              <w:rPr>
                <w:noProof/>
                <w:webHidden/>
              </w:rPr>
              <w:tab/>
            </w:r>
            <w:r w:rsidR="00F11A10">
              <w:rPr>
                <w:noProof/>
                <w:webHidden/>
              </w:rPr>
              <w:fldChar w:fldCharType="begin"/>
            </w:r>
            <w:r w:rsidR="00F11A10">
              <w:rPr>
                <w:noProof/>
                <w:webHidden/>
              </w:rPr>
              <w:instrText xml:space="preserve"> PAGEREF _Toc444179886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7" w:history="1">
            <w:r w:rsidR="00F11A10" w:rsidRPr="008C6C9F">
              <w:rPr>
                <w:rStyle w:val="Hyperlink"/>
                <w:noProof/>
              </w:rPr>
              <w:t>X, ...</w:t>
            </w:r>
            <w:r w:rsidR="00F11A10">
              <w:rPr>
                <w:noProof/>
                <w:webHidden/>
              </w:rPr>
              <w:tab/>
            </w:r>
            <w:r w:rsidR="00F11A10">
              <w:rPr>
                <w:noProof/>
                <w:webHidden/>
              </w:rPr>
              <w:fldChar w:fldCharType="begin"/>
            </w:r>
            <w:r w:rsidR="00F11A10">
              <w:rPr>
                <w:noProof/>
                <w:webHidden/>
              </w:rPr>
              <w:instrText xml:space="preserve"> PAGEREF _Toc444179887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8" w:history="1">
            <w:r w:rsidR="00F11A10" w:rsidRPr="008C6C9F">
              <w:rPr>
                <w:rStyle w:val="Hyperlink"/>
                <w:noProof/>
              </w:rPr>
              <w:t>{,n} ...</w:t>
            </w:r>
            <w:r w:rsidR="00F11A10">
              <w:rPr>
                <w:noProof/>
                <w:webHidden/>
              </w:rPr>
              <w:tab/>
            </w:r>
            <w:r w:rsidR="00F11A10">
              <w:rPr>
                <w:noProof/>
                <w:webHidden/>
              </w:rPr>
              <w:fldChar w:fldCharType="begin"/>
            </w:r>
            <w:r w:rsidR="00F11A10">
              <w:rPr>
                <w:noProof/>
                <w:webHidden/>
              </w:rPr>
              <w:instrText xml:space="preserve"> PAGEREF _Toc444179888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89" w:history="1">
            <w:r w:rsidR="00F11A10" w:rsidRPr="008C6C9F">
              <w:rPr>
                <w:rStyle w:val="Hyperlink"/>
                <w:noProof/>
              </w:rPr>
              <w:t>&lt;statement&gt;</w:t>
            </w:r>
            <w:r w:rsidR="00F11A10">
              <w:rPr>
                <w:noProof/>
                <w:webHidden/>
              </w:rPr>
              <w:tab/>
            </w:r>
            <w:r w:rsidR="00F11A10">
              <w:rPr>
                <w:noProof/>
                <w:webHidden/>
              </w:rPr>
              <w:fldChar w:fldCharType="begin"/>
            </w:r>
            <w:r w:rsidR="00F11A10">
              <w:rPr>
                <w:noProof/>
                <w:webHidden/>
              </w:rPr>
              <w:instrText xml:space="preserve"> PAGEREF _Toc444179889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2"/>
            <w:rPr>
              <w:rFonts w:eastAsiaTheme="minorEastAsia"/>
              <w:noProof/>
            </w:rPr>
          </w:pPr>
          <w:hyperlink w:anchor="_Toc444179890" w:history="1">
            <w:r w:rsidR="00F11A10" w:rsidRPr="008C6C9F">
              <w:rPr>
                <w:rStyle w:val="Hyperlink"/>
                <w:noProof/>
              </w:rPr>
              <w:t>Optional Parameters</w:t>
            </w:r>
            <w:r w:rsidR="00F11A10">
              <w:rPr>
                <w:noProof/>
                <w:webHidden/>
              </w:rPr>
              <w:tab/>
            </w:r>
            <w:r w:rsidR="00F11A10">
              <w:rPr>
                <w:noProof/>
                <w:webHidden/>
              </w:rPr>
              <w:fldChar w:fldCharType="begin"/>
            </w:r>
            <w:r w:rsidR="00F11A10">
              <w:rPr>
                <w:noProof/>
                <w:webHidden/>
              </w:rPr>
              <w:instrText xml:space="preserve"> PAGEREF _Toc444179890 \h </w:instrText>
            </w:r>
            <w:r w:rsidR="00F11A10">
              <w:rPr>
                <w:noProof/>
                <w:webHidden/>
              </w:rPr>
            </w:r>
            <w:r w:rsidR="00F11A10">
              <w:rPr>
                <w:noProof/>
                <w:webHidden/>
              </w:rPr>
              <w:fldChar w:fldCharType="separate"/>
            </w:r>
            <w:r w:rsidR="00F11A10">
              <w:rPr>
                <w:noProof/>
                <w:webHidden/>
              </w:rPr>
              <w:t>36</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91" w:history="1">
            <w:r w:rsidR="00F11A10" w:rsidRPr="008C6C9F">
              <w:rPr>
                <w:rStyle w:val="Hyperlink"/>
                <w:noProof/>
              </w:rPr>
              <w:t>Numbers</w:t>
            </w:r>
            <w:r w:rsidR="00F11A10">
              <w:rPr>
                <w:noProof/>
                <w:webHidden/>
              </w:rPr>
              <w:tab/>
            </w:r>
            <w:r w:rsidR="00F11A10">
              <w:rPr>
                <w:noProof/>
                <w:webHidden/>
              </w:rPr>
              <w:fldChar w:fldCharType="begin"/>
            </w:r>
            <w:r w:rsidR="00F11A10">
              <w:rPr>
                <w:noProof/>
                <w:webHidden/>
              </w:rPr>
              <w:instrText xml:space="preserve"> PAGEREF _Toc444179891 \h </w:instrText>
            </w:r>
            <w:r w:rsidR="00F11A10">
              <w:rPr>
                <w:noProof/>
                <w:webHidden/>
              </w:rPr>
            </w:r>
            <w:r w:rsidR="00F11A10">
              <w:rPr>
                <w:noProof/>
                <w:webHidden/>
              </w:rPr>
              <w:fldChar w:fldCharType="separate"/>
            </w:r>
            <w:r w:rsidR="00F11A10">
              <w:rPr>
                <w:noProof/>
                <w:webHidden/>
              </w:rPr>
              <w:t>37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92" w:history="1">
            <w:r w:rsidR="00F11A10" w:rsidRPr="008C6C9F">
              <w:rPr>
                <w:rStyle w:val="Hyperlink"/>
                <w:noProof/>
              </w:rPr>
              <w:t>Strings</w:t>
            </w:r>
            <w:r w:rsidR="00F11A10">
              <w:rPr>
                <w:noProof/>
                <w:webHidden/>
              </w:rPr>
              <w:tab/>
            </w:r>
            <w:r w:rsidR="00F11A10">
              <w:rPr>
                <w:noProof/>
                <w:webHidden/>
              </w:rPr>
              <w:fldChar w:fldCharType="begin"/>
            </w:r>
            <w:r w:rsidR="00F11A10">
              <w:rPr>
                <w:noProof/>
                <w:webHidden/>
              </w:rPr>
              <w:instrText xml:space="preserve"> PAGEREF _Toc444179892 \h </w:instrText>
            </w:r>
            <w:r w:rsidR="00F11A10">
              <w:rPr>
                <w:noProof/>
                <w:webHidden/>
              </w:rPr>
            </w:r>
            <w:r w:rsidR="00F11A10">
              <w:rPr>
                <w:noProof/>
                <w:webHidden/>
              </w:rPr>
              <w:fldChar w:fldCharType="separate"/>
            </w:r>
            <w:r w:rsidR="00F11A10">
              <w:rPr>
                <w:noProof/>
                <w:webHidden/>
              </w:rPr>
              <w:t>37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893" w:history="1">
            <w:r w:rsidR="00F11A10" w:rsidRPr="008C6C9F">
              <w:rPr>
                <w:rStyle w:val="Hyperlink"/>
                <w:noProof/>
              </w:rPr>
              <w:t>Variables</w:t>
            </w:r>
            <w:r w:rsidR="00F11A10">
              <w:rPr>
                <w:noProof/>
                <w:webHidden/>
              </w:rPr>
              <w:tab/>
            </w:r>
            <w:r w:rsidR="00F11A10">
              <w:rPr>
                <w:noProof/>
                <w:webHidden/>
              </w:rPr>
              <w:fldChar w:fldCharType="begin"/>
            </w:r>
            <w:r w:rsidR="00F11A10">
              <w:rPr>
                <w:noProof/>
                <w:webHidden/>
              </w:rPr>
              <w:instrText xml:space="preserve"> PAGEREF _Toc444179893 \h </w:instrText>
            </w:r>
            <w:r w:rsidR="00F11A10">
              <w:rPr>
                <w:noProof/>
                <w:webHidden/>
              </w:rPr>
            </w:r>
            <w:r w:rsidR="00F11A10">
              <w:rPr>
                <w:noProof/>
                <w:webHidden/>
              </w:rPr>
              <w:fldChar w:fldCharType="separate"/>
            </w:r>
            <w:r w:rsidR="00F11A10">
              <w:rPr>
                <w:noProof/>
                <w:webHidden/>
              </w:rPr>
              <w:t>38</w:t>
            </w:r>
            <w:r w:rsidR="00F11A10">
              <w:rPr>
                <w:noProof/>
                <w:webHidden/>
              </w:rPr>
              <w:fldChar w:fldCharType="end"/>
            </w:r>
          </w:hyperlink>
        </w:p>
        <w:p w:rsidR="00F11A10" w:rsidRDefault="00216A49">
          <w:pPr>
            <w:pStyle w:val="TOC2"/>
            <w:rPr>
              <w:rFonts w:eastAsiaTheme="minorEastAsia"/>
              <w:noProof/>
            </w:rPr>
          </w:pPr>
          <w:hyperlink w:anchor="_Toc444179894" w:history="1">
            <w:r w:rsidR="00F11A10" w:rsidRPr="008C6C9F">
              <w:rPr>
                <w:rStyle w:val="Hyperlink"/>
                <w:noProof/>
              </w:rPr>
              <w:t>Variable Names</w:t>
            </w:r>
            <w:r w:rsidR="00F11A10">
              <w:rPr>
                <w:noProof/>
                <w:webHidden/>
              </w:rPr>
              <w:tab/>
            </w:r>
            <w:r w:rsidR="00F11A10">
              <w:rPr>
                <w:noProof/>
                <w:webHidden/>
              </w:rPr>
              <w:fldChar w:fldCharType="begin"/>
            </w:r>
            <w:r w:rsidR="00F11A10">
              <w:rPr>
                <w:noProof/>
                <w:webHidden/>
              </w:rPr>
              <w:instrText xml:space="preserve"> PAGEREF _Toc444179894 \h </w:instrText>
            </w:r>
            <w:r w:rsidR="00F11A10">
              <w:rPr>
                <w:noProof/>
                <w:webHidden/>
              </w:rPr>
            </w:r>
            <w:r w:rsidR="00F11A10">
              <w:rPr>
                <w:noProof/>
                <w:webHidden/>
              </w:rPr>
              <w:fldChar w:fldCharType="separate"/>
            </w:r>
            <w:r w:rsidR="00F11A10">
              <w:rPr>
                <w:noProof/>
                <w:webHidden/>
              </w:rPr>
              <w:t>38</w:t>
            </w:r>
            <w:r w:rsidR="00F11A10">
              <w:rPr>
                <w:noProof/>
                <w:webHidden/>
              </w:rPr>
              <w:fldChar w:fldCharType="end"/>
            </w:r>
          </w:hyperlink>
        </w:p>
        <w:p w:rsidR="00F11A10" w:rsidRDefault="00216A49">
          <w:pPr>
            <w:pStyle w:val="TOC2"/>
            <w:rPr>
              <w:rFonts w:eastAsiaTheme="minorEastAsia"/>
              <w:noProof/>
            </w:rPr>
          </w:pPr>
          <w:hyperlink w:anchor="_Toc444179895" w:history="1">
            <w:r w:rsidR="00F11A10" w:rsidRPr="008C6C9F">
              <w:rPr>
                <w:rStyle w:val="Hyperlink"/>
                <w:noProof/>
              </w:rPr>
              <w:t>Variable Types</w:t>
            </w:r>
            <w:r w:rsidR="00F11A10">
              <w:rPr>
                <w:noProof/>
                <w:webHidden/>
              </w:rPr>
              <w:tab/>
            </w:r>
            <w:r w:rsidR="00F11A10">
              <w:rPr>
                <w:noProof/>
                <w:webHidden/>
              </w:rPr>
              <w:fldChar w:fldCharType="begin"/>
            </w:r>
            <w:r w:rsidR="00F11A10">
              <w:rPr>
                <w:noProof/>
                <w:webHidden/>
              </w:rPr>
              <w:instrText xml:space="preserve"> PAGEREF _Toc444179895 \h </w:instrText>
            </w:r>
            <w:r w:rsidR="00F11A10">
              <w:rPr>
                <w:noProof/>
                <w:webHidden/>
              </w:rPr>
            </w:r>
            <w:r w:rsidR="00F11A10">
              <w:rPr>
                <w:noProof/>
                <w:webHidden/>
              </w:rPr>
              <w:fldChar w:fldCharType="separate"/>
            </w:r>
            <w:r w:rsidR="00F11A10">
              <w:rPr>
                <w:noProof/>
                <w:webHidden/>
              </w:rPr>
              <w:t>38</w:t>
            </w:r>
            <w:r w:rsidR="00F11A10">
              <w:rPr>
                <w:noProof/>
                <w:webHidden/>
              </w:rPr>
              <w:fldChar w:fldCharType="end"/>
            </w:r>
          </w:hyperlink>
        </w:p>
        <w:p w:rsidR="00F11A10" w:rsidRDefault="00216A49">
          <w:pPr>
            <w:pStyle w:val="TOC2"/>
            <w:rPr>
              <w:rFonts w:eastAsiaTheme="minorEastAsia"/>
              <w:noProof/>
            </w:rPr>
          </w:pPr>
          <w:hyperlink w:anchor="_Toc444179896" w:history="1">
            <w:r w:rsidR="00F11A10" w:rsidRPr="008C6C9F">
              <w:rPr>
                <w:rStyle w:val="Hyperlink"/>
                <w:noProof/>
              </w:rPr>
              <w:t>Scalar and Array Variables</w:t>
            </w:r>
            <w:r w:rsidR="00F11A10">
              <w:rPr>
                <w:noProof/>
                <w:webHidden/>
              </w:rPr>
              <w:tab/>
            </w:r>
            <w:r w:rsidR="00F11A10">
              <w:rPr>
                <w:noProof/>
                <w:webHidden/>
              </w:rPr>
              <w:fldChar w:fldCharType="begin"/>
            </w:r>
            <w:r w:rsidR="00F11A10">
              <w:rPr>
                <w:noProof/>
                <w:webHidden/>
              </w:rPr>
              <w:instrText xml:space="preserve"> PAGEREF _Toc444179896 \h </w:instrText>
            </w:r>
            <w:r w:rsidR="00F11A10">
              <w:rPr>
                <w:noProof/>
                <w:webHidden/>
              </w:rPr>
            </w:r>
            <w:r w:rsidR="00F11A10">
              <w:rPr>
                <w:noProof/>
                <w:webHidden/>
              </w:rPr>
              <w:fldChar w:fldCharType="separate"/>
            </w:r>
            <w:r w:rsidR="00F11A10">
              <w:rPr>
                <w:noProof/>
                <w:webHidden/>
              </w:rPr>
              <w:t>39</w:t>
            </w:r>
            <w:r w:rsidR="00F11A10">
              <w:rPr>
                <w:noProof/>
                <w:webHidden/>
              </w:rPr>
              <w:fldChar w:fldCharType="end"/>
            </w:r>
          </w:hyperlink>
        </w:p>
        <w:p w:rsidR="00F11A10" w:rsidRDefault="00216A49">
          <w:pPr>
            <w:pStyle w:val="TOC2"/>
            <w:rPr>
              <w:rFonts w:eastAsiaTheme="minorEastAsia"/>
              <w:noProof/>
            </w:rPr>
          </w:pPr>
          <w:hyperlink w:anchor="_Toc444179897" w:history="1">
            <w:r w:rsidR="00F11A10" w:rsidRPr="008C6C9F">
              <w:rPr>
                <w:rStyle w:val="Hyperlink"/>
                <w:noProof/>
              </w:rPr>
              <w:t>Scalars</w:t>
            </w:r>
            <w:r w:rsidR="00F11A10">
              <w:rPr>
                <w:noProof/>
                <w:webHidden/>
              </w:rPr>
              <w:tab/>
            </w:r>
            <w:r w:rsidR="00F11A10">
              <w:rPr>
                <w:noProof/>
                <w:webHidden/>
              </w:rPr>
              <w:fldChar w:fldCharType="begin"/>
            </w:r>
            <w:r w:rsidR="00F11A10">
              <w:rPr>
                <w:noProof/>
                <w:webHidden/>
              </w:rPr>
              <w:instrText xml:space="preserve"> PAGEREF _Toc444179897 \h </w:instrText>
            </w:r>
            <w:r w:rsidR="00F11A10">
              <w:rPr>
                <w:noProof/>
                <w:webHidden/>
              </w:rPr>
            </w:r>
            <w:r w:rsidR="00F11A10">
              <w:rPr>
                <w:noProof/>
                <w:webHidden/>
              </w:rPr>
              <w:fldChar w:fldCharType="separate"/>
            </w:r>
            <w:r w:rsidR="00F11A10">
              <w:rPr>
                <w:noProof/>
                <w:webHidden/>
              </w:rPr>
              <w:t>39</w:t>
            </w:r>
            <w:r w:rsidR="00F11A10">
              <w:rPr>
                <w:noProof/>
                <w:webHidden/>
              </w:rPr>
              <w:fldChar w:fldCharType="end"/>
            </w:r>
          </w:hyperlink>
        </w:p>
        <w:p w:rsidR="00F11A10" w:rsidRDefault="00216A49">
          <w:pPr>
            <w:pStyle w:val="TOC2"/>
            <w:rPr>
              <w:rFonts w:eastAsiaTheme="minorEastAsia"/>
              <w:noProof/>
            </w:rPr>
          </w:pPr>
          <w:hyperlink w:anchor="_Toc444179898" w:history="1">
            <w:r w:rsidR="00F11A10" w:rsidRPr="008C6C9F">
              <w:rPr>
                <w:rStyle w:val="Hyperlink"/>
                <w:noProof/>
              </w:rPr>
              <w:t>Arrays</w:t>
            </w:r>
            <w:r w:rsidR="00F11A10">
              <w:rPr>
                <w:noProof/>
                <w:webHidden/>
              </w:rPr>
              <w:tab/>
            </w:r>
            <w:r w:rsidR="00F11A10">
              <w:rPr>
                <w:noProof/>
                <w:webHidden/>
              </w:rPr>
              <w:fldChar w:fldCharType="begin"/>
            </w:r>
            <w:r w:rsidR="00F11A10">
              <w:rPr>
                <w:noProof/>
                <w:webHidden/>
              </w:rPr>
              <w:instrText xml:space="preserve"> PAGEREF _Toc444179898 \h </w:instrText>
            </w:r>
            <w:r w:rsidR="00F11A10">
              <w:rPr>
                <w:noProof/>
                <w:webHidden/>
              </w:rPr>
            </w:r>
            <w:r w:rsidR="00F11A10">
              <w:rPr>
                <w:noProof/>
                <w:webHidden/>
              </w:rPr>
              <w:fldChar w:fldCharType="separate"/>
            </w:r>
            <w:r w:rsidR="00F11A10">
              <w:rPr>
                <w:noProof/>
                <w:webHidden/>
              </w:rPr>
              <w:t>39</w:t>
            </w:r>
            <w:r w:rsidR="00F11A10">
              <w:rPr>
                <w:noProof/>
                <w:webHidden/>
              </w:rPr>
              <w:fldChar w:fldCharType="end"/>
            </w:r>
          </w:hyperlink>
        </w:p>
        <w:p w:rsidR="00F11A10" w:rsidRDefault="00216A49">
          <w:pPr>
            <w:pStyle w:val="TOC3"/>
            <w:rPr>
              <w:rFonts w:eastAsiaTheme="minorEastAsia"/>
              <w:noProof/>
            </w:rPr>
          </w:pPr>
          <w:hyperlink w:anchor="_Toc444179899" w:history="1">
            <w:r w:rsidR="00F11A10" w:rsidRPr="008C6C9F">
              <w:rPr>
                <w:rStyle w:val="Hyperlink"/>
                <w:noProof/>
              </w:rPr>
              <w:t>Array Segments</w:t>
            </w:r>
            <w:r w:rsidR="00F11A10">
              <w:rPr>
                <w:noProof/>
                <w:webHidden/>
              </w:rPr>
              <w:tab/>
            </w:r>
            <w:r w:rsidR="00F11A10">
              <w:rPr>
                <w:noProof/>
                <w:webHidden/>
              </w:rPr>
              <w:fldChar w:fldCharType="begin"/>
            </w:r>
            <w:r w:rsidR="00F11A10">
              <w:rPr>
                <w:noProof/>
                <w:webHidden/>
              </w:rPr>
              <w:instrText xml:space="preserve"> PAGEREF _Toc444179899 \h </w:instrText>
            </w:r>
            <w:r w:rsidR="00F11A10">
              <w:rPr>
                <w:noProof/>
                <w:webHidden/>
              </w:rPr>
            </w:r>
            <w:r w:rsidR="00F11A10">
              <w:rPr>
                <w:noProof/>
                <w:webHidden/>
              </w:rPr>
              <w:fldChar w:fldCharType="separate"/>
            </w:r>
            <w:r w:rsidR="00F11A10">
              <w:rPr>
                <w:noProof/>
                <w:webHidden/>
              </w:rPr>
              <w:t>39</w:t>
            </w:r>
            <w:r w:rsidR="00F11A10">
              <w:rPr>
                <w:noProof/>
                <w:webHidden/>
              </w:rPr>
              <w:fldChar w:fldCharType="end"/>
            </w:r>
          </w:hyperlink>
        </w:p>
        <w:p w:rsidR="00F11A10" w:rsidRDefault="00216A49">
          <w:pPr>
            <w:pStyle w:val="TOC3"/>
            <w:rPr>
              <w:rFonts w:eastAsiaTheme="minorEastAsia"/>
              <w:noProof/>
            </w:rPr>
          </w:pPr>
          <w:hyperlink w:anchor="_Toc444179900" w:history="1">
            <w:r w:rsidR="00F11A10" w:rsidRPr="008C6C9F">
              <w:rPr>
                <w:rStyle w:val="Hyperlink"/>
                <w:noProof/>
              </w:rPr>
              <w:t>Array Commands</w:t>
            </w:r>
            <w:r w:rsidR="00F11A10">
              <w:rPr>
                <w:noProof/>
                <w:webHidden/>
              </w:rPr>
              <w:tab/>
            </w:r>
            <w:r w:rsidR="00F11A10">
              <w:rPr>
                <w:noProof/>
                <w:webHidden/>
              </w:rPr>
              <w:fldChar w:fldCharType="begin"/>
            </w:r>
            <w:r w:rsidR="00F11A10">
              <w:rPr>
                <w:noProof/>
                <w:webHidden/>
              </w:rPr>
              <w:instrText xml:space="preserve"> PAGEREF _Toc444179900 \h </w:instrText>
            </w:r>
            <w:r w:rsidR="00F11A10">
              <w:rPr>
                <w:noProof/>
                <w:webHidden/>
              </w:rPr>
            </w:r>
            <w:r w:rsidR="00F11A10">
              <w:rPr>
                <w:noProof/>
                <w:webHidden/>
              </w:rPr>
              <w:fldChar w:fldCharType="separate"/>
            </w:r>
            <w:r w:rsidR="00F11A10">
              <w:rPr>
                <w:noProof/>
                <w:webHidden/>
              </w:rPr>
              <w:t>40</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01" w:history="1">
            <w:r w:rsidR="00F11A10" w:rsidRPr="008C6C9F">
              <w:rPr>
                <w:rStyle w:val="Hyperlink"/>
                <w:noProof/>
              </w:rPr>
              <w:t>Data Structures and Pointers in BASIC!</w:t>
            </w:r>
            <w:r w:rsidR="00F11A10">
              <w:rPr>
                <w:noProof/>
                <w:webHidden/>
              </w:rPr>
              <w:tab/>
            </w:r>
            <w:r w:rsidR="00F11A10">
              <w:rPr>
                <w:noProof/>
                <w:webHidden/>
              </w:rPr>
              <w:fldChar w:fldCharType="begin"/>
            </w:r>
            <w:r w:rsidR="00F11A10">
              <w:rPr>
                <w:noProof/>
                <w:webHidden/>
              </w:rPr>
              <w:instrText xml:space="preserve"> PAGEREF _Toc444179901 \h </w:instrText>
            </w:r>
            <w:r w:rsidR="00F11A10">
              <w:rPr>
                <w:noProof/>
                <w:webHidden/>
              </w:rPr>
            </w:r>
            <w:r w:rsidR="00F11A10">
              <w:rPr>
                <w:noProof/>
                <w:webHidden/>
              </w:rPr>
              <w:fldChar w:fldCharType="separate"/>
            </w:r>
            <w:r w:rsidR="00F11A10">
              <w:rPr>
                <w:noProof/>
                <w:webHidden/>
              </w:rPr>
              <w:t>43</w:t>
            </w:r>
            <w:r w:rsidR="00F11A10">
              <w:rPr>
                <w:noProof/>
                <w:webHidden/>
              </w:rPr>
              <w:fldChar w:fldCharType="end"/>
            </w:r>
          </w:hyperlink>
        </w:p>
        <w:p w:rsidR="00F11A10" w:rsidRDefault="00216A49">
          <w:pPr>
            <w:pStyle w:val="TOC2"/>
            <w:rPr>
              <w:rFonts w:eastAsiaTheme="minorEastAsia"/>
              <w:noProof/>
            </w:rPr>
          </w:pPr>
          <w:hyperlink w:anchor="_Toc444179902" w:history="1">
            <w:r w:rsidR="00F11A10" w:rsidRPr="008C6C9F">
              <w:rPr>
                <w:rStyle w:val="Hyperlink"/>
                <w:noProof/>
              </w:rPr>
              <w:t>What is a Pointer</w:t>
            </w:r>
            <w:r w:rsidR="00F11A10">
              <w:rPr>
                <w:noProof/>
                <w:webHidden/>
              </w:rPr>
              <w:tab/>
            </w:r>
            <w:r w:rsidR="00F11A10">
              <w:rPr>
                <w:noProof/>
                <w:webHidden/>
              </w:rPr>
              <w:fldChar w:fldCharType="begin"/>
            </w:r>
            <w:r w:rsidR="00F11A10">
              <w:rPr>
                <w:noProof/>
                <w:webHidden/>
              </w:rPr>
              <w:instrText xml:space="preserve"> PAGEREF _Toc444179902 \h </w:instrText>
            </w:r>
            <w:r w:rsidR="00F11A10">
              <w:rPr>
                <w:noProof/>
                <w:webHidden/>
              </w:rPr>
            </w:r>
            <w:r w:rsidR="00F11A10">
              <w:rPr>
                <w:noProof/>
                <w:webHidden/>
              </w:rPr>
              <w:fldChar w:fldCharType="separate"/>
            </w:r>
            <w:r w:rsidR="00F11A10">
              <w:rPr>
                <w:noProof/>
                <w:webHidden/>
              </w:rPr>
              <w:t>43</w:t>
            </w:r>
            <w:r w:rsidR="00F11A10">
              <w:rPr>
                <w:noProof/>
                <w:webHidden/>
              </w:rPr>
              <w:fldChar w:fldCharType="end"/>
            </w:r>
          </w:hyperlink>
        </w:p>
        <w:p w:rsidR="00F11A10" w:rsidRDefault="00216A49">
          <w:pPr>
            <w:pStyle w:val="TOC2"/>
            <w:rPr>
              <w:rFonts w:eastAsiaTheme="minorEastAsia"/>
              <w:noProof/>
            </w:rPr>
          </w:pPr>
          <w:hyperlink w:anchor="_Toc444179903" w:history="1">
            <w:r w:rsidR="00F11A10" w:rsidRPr="008C6C9F">
              <w:rPr>
                <w:rStyle w:val="Hyperlink"/>
                <w:noProof/>
              </w:rPr>
              <w:t>Lists</w:t>
            </w:r>
            <w:r w:rsidR="00F11A10">
              <w:rPr>
                <w:noProof/>
                <w:webHidden/>
              </w:rPr>
              <w:tab/>
            </w:r>
            <w:r w:rsidR="00F11A10">
              <w:rPr>
                <w:noProof/>
                <w:webHidden/>
              </w:rPr>
              <w:fldChar w:fldCharType="begin"/>
            </w:r>
            <w:r w:rsidR="00F11A10">
              <w:rPr>
                <w:noProof/>
                <w:webHidden/>
              </w:rPr>
              <w:instrText xml:space="preserve"> PAGEREF _Toc444179903 \h </w:instrText>
            </w:r>
            <w:r w:rsidR="00F11A10">
              <w:rPr>
                <w:noProof/>
                <w:webHidden/>
              </w:rPr>
            </w:r>
            <w:r w:rsidR="00F11A10">
              <w:rPr>
                <w:noProof/>
                <w:webHidden/>
              </w:rPr>
              <w:fldChar w:fldCharType="separate"/>
            </w:r>
            <w:r w:rsidR="00F11A10">
              <w:rPr>
                <w:noProof/>
                <w:webHidden/>
              </w:rPr>
              <w:t>44</w:t>
            </w:r>
            <w:r w:rsidR="00F11A10">
              <w:rPr>
                <w:noProof/>
                <w:webHidden/>
              </w:rPr>
              <w:fldChar w:fldCharType="end"/>
            </w:r>
          </w:hyperlink>
        </w:p>
        <w:p w:rsidR="00F11A10" w:rsidRDefault="00216A49">
          <w:pPr>
            <w:pStyle w:val="TOC3"/>
            <w:rPr>
              <w:rFonts w:eastAsiaTheme="minorEastAsia"/>
              <w:noProof/>
            </w:rPr>
          </w:pPr>
          <w:hyperlink w:anchor="_Toc444179904" w:history="1">
            <w:r w:rsidR="00F11A10" w:rsidRPr="008C6C9F">
              <w:rPr>
                <w:rStyle w:val="Hyperlink"/>
                <w:noProof/>
              </w:rPr>
              <w:t>List Commands</w:t>
            </w:r>
            <w:r w:rsidR="00F11A10">
              <w:rPr>
                <w:noProof/>
                <w:webHidden/>
              </w:rPr>
              <w:tab/>
            </w:r>
            <w:r w:rsidR="00F11A10">
              <w:rPr>
                <w:noProof/>
                <w:webHidden/>
              </w:rPr>
              <w:fldChar w:fldCharType="begin"/>
            </w:r>
            <w:r w:rsidR="00F11A10">
              <w:rPr>
                <w:noProof/>
                <w:webHidden/>
              </w:rPr>
              <w:instrText xml:space="preserve"> PAGEREF _Toc444179904 \h </w:instrText>
            </w:r>
            <w:r w:rsidR="00F11A10">
              <w:rPr>
                <w:noProof/>
                <w:webHidden/>
              </w:rPr>
            </w:r>
            <w:r w:rsidR="00F11A10">
              <w:rPr>
                <w:noProof/>
                <w:webHidden/>
              </w:rPr>
              <w:fldChar w:fldCharType="separate"/>
            </w:r>
            <w:r w:rsidR="00F11A10">
              <w:rPr>
                <w:noProof/>
                <w:webHidden/>
              </w:rPr>
              <w:t>45</w:t>
            </w:r>
            <w:r w:rsidR="00F11A10">
              <w:rPr>
                <w:noProof/>
                <w:webHidden/>
              </w:rPr>
              <w:fldChar w:fldCharType="end"/>
            </w:r>
          </w:hyperlink>
        </w:p>
        <w:p w:rsidR="00F11A10" w:rsidRDefault="00216A49">
          <w:pPr>
            <w:pStyle w:val="TOC2"/>
            <w:rPr>
              <w:rFonts w:eastAsiaTheme="minorEastAsia"/>
              <w:noProof/>
            </w:rPr>
          </w:pPr>
          <w:hyperlink w:anchor="_Toc444179905" w:history="1">
            <w:r w:rsidR="00F11A10" w:rsidRPr="008C6C9F">
              <w:rPr>
                <w:rStyle w:val="Hyperlink"/>
                <w:noProof/>
              </w:rPr>
              <w:t>Bundles</w:t>
            </w:r>
            <w:r w:rsidR="00F11A10">
              <w:rPr>
                <w:noProof/>
                <w:webHidden/>
              </w:rPr>
              <w:tab/>
            </w:r>
            <w:r w:rsidR="00F11A10">
              <w:rPr>
                <w:noProof/>
                <w:webHidden/>
              </w:rPr>
              <w:fldChar w:fldCharType="begin"/>
            </w:r>
            <w:r w:rsidR="00F11A10">
              <w:rPr>
                <w:noProof/>
                <w:webHidden/>
              </w:rPr>
              <w:instrText xml:space="preserve"> PAGEREF _Toc444179905 \h </w:instrText>
            </w:r>
            <w:r w:rsidR="00F11A10">
              <w:rPr>
                <w:noProof/>
                <w:webHidden/>
              </w:rPr>
            </w:r>
            <w:r w:rsidR="00F11A10">
              <w:rPr>
                <w:noProof/>
                <w:webHidden/>
              </w:rPr>
              <w:fldChar w:fldCharType="separate"/>
            </w:r>
            <w:r w:rsidR="00F11A10">
              <w:rPr>
                <w:noProof/>
                <w:webHidden/>
              </w:rPr>
              <w:t>47</w:t>
            </w:r>
            <w:r w:rsidR="00F11A10">
              <w:rPr>
                <w:noProof/>
                <w:webHidden/>
              </w:rPr>
              <w:fldChar w:fldCharType="end"/>
            </w:r>
          </w:hyperlink>
        </w:p>
        <w:p w:rsidR="00F11A10" w:rsidRDefault="00216A49">
          <w:pPr>
            <w:pStyle w:val="TOC3"/>
            <w:rPr>
              <w:rFonts w:eastAsiaTheme="minorEastAsia"/>
              <w:noProof/>
            </w:rPr>
          </w:pPr>
          <w:hyperlink w:anchor="_Toc444179906" w:history="1">
            <w:r w:rsidR="00F11A10" w:rsidRPr="008C6C9F">
              <w:rPr>
                <w:rStyle w:val="Hyperlink"/>
                <w:noProof/>
              </w:rPr>
              <w:t>Bundle Auto-Create</w:t>
            </w:r>
            <w:r w:rsidR="00F11A10">
              <w:rPr>
                <w:noProof/>
                <w:webHidden/>
              </w:rPr>
              <w:tab/>
            </w:r>
            <w:r w:rsidR="00F11A10">
              <w:rPr>
                <w:noProof/>
                <w:webHidden/>
              </w:rPr>
              <w:fldChar w:fldCharType="begin"/>
            </w:r>
            <w:r w:rsidR="00F11A10">
              <w:rPr>
                <w:noProof/>
                <w:webHidden/>
              </w:rPr>
              <w:instrText xml:space="preserve"> PAGEREF _Toc444179906 \h </w:instrText>
            </w:r>
            <w:r w:rsidR="00F11A10">
              <w:rPr>
                <w:noProof/>
                <w:webHidden/>
              </w:rPr>
            </w:r>
            <w:r w:rsidR="00F11A10">
              <w:rPr>
                <w:noProof/>
                <w:webHidden/>
              </w:rPr>
              <w:fldChar w:fldCharType="separate"/>
            </w:r>
            <w:r w:rsidR="00F11A10">
              <w:rPr>
                <w:noProof/>
                <w:webHidden/>
              </w:rPr>
              <w:t>47</w:t>
            </w:r>
            <w:r w:rsidR="00F11A10">
              <w:rPr>
                <w:noProof/>
                <w:webHidden/>
              </w:rPr>
              <w:fldChar w:fldCharType="end"/>
            </w:r>
          </w:hyperlink>
        </w:p>
        <w:p w:rsidR="00F11A10" w:rsidRDefault="00216A49">
          <w:pPr>
            <w:pStyle w:val="TOC3"/>
            <w:rPr>
              <w:rFonts w:eastAsiaTheme="minorEastAsia"/>
              <w:noProof/>
            </w:rPr>
          </w:pPr>
          <w:hyperlink w:anchor="_Toc444179907" w:history="1">
            <w:r w:rsidR="00F11A10" w:rsidRPr="008C6C9F">
              <w:rPr>
                <w:rStyle w:val="Hyperlink"/>
                <w:noProof/>
              </w:rPr>
              <w:t>Bundle Commands</w:t>
            </w:r>
            <w:r w:rsidR="00F11A10">
              <w:rPr>
                <w:noProof/>
                <w:webHidden/>
              </w:rPr>
              <w:tab/>
            </w:r>
            <w:r w:rsidR="00F11A10">
              <w:rPr>
                <w:noProof/>
                <w:webHidden/>
              </w:rPr>
              <w:fldChar w:fldCharType="begin"/>
            </w:r>
            <w:r w:rsidR="00F11A10">
              <w:rPr>
                <w:noProof/>
                <w:webHidden/>
              </w:rPr>
              <w:instrText xml:space="preserve"> PAGEREF _Toc444179907 \h </w:instrText>
            </w:r>
            <w:r w:rsidR="00F11A10">
              <w:rPr>
                <w:noProof/>
                <w:webHidden/>
              </w:rPr>
            </w:r>
            <w:r w:rsidR="00F11A10">
              <w:rPr>
                <w:noProof/>
                <w:webHidden/>
              </w:rPr>
              <w:fldChar w:fldCharType="separate"/>
            </w:r>
            <w:r w:rsidR="00F11A10">
              <w:rPr>
                <w:noProof/>
                <w:webHidden/>
              </w:rPr>
              <w:t>48</w:t>
            </w:r>
            <w:r w:rsidR="00F11A10">
              <w:rPr>
                <w:noProof/>
                <w:webHidden/>
              </w:rPr>
              <w:fldChar w:fldCharType="end"/>
            </w:r>
          </w:hyperlink>
        </w:p>
        <w:p w:rsidR="00F11A10" w:rsidRDefault="00216A49">
          <w:pPr>
            <w:pStyle w:val="TOC2"/>
            <w:rPr>
              <w:rFonts w:eastAsiaTheme="minorEastAsia"/>
              <w:noProof/>
            </w:rPr>
          </w:pPr>
          <w:hyperlink w:anchor="_Toc444179908" w:history="1">
            <w:r w:rsidR="00F11A10" w:rsidRPr="008C6C9F">
              <w:rPr>
                <w:rStyle w:val="Hyperlink"/>
                <w:noProof/>
              </w:rPr>
              <w:t>Stacks</w:t>
            </w:r>
            <w:r w:rsidR="00F11A10">
              <w:rPr>
                <w:noProof/>
                <w:webHidden/>
              </w:rPr>
              <w:tab/>
            </w:r>
            <w:r w:rsidR="00F11A10">
              <w:rPr>
                <w:noProof/>
                <w:webHidden/>
              </w:rPr>
              <w:fldChar w:fldCharType="begin"/>
            </w:r>
            <w:r w:rsidR="00F11A10">
              <w:rPr>
                <w:noProof/>
                <w:webHidden/>
              </w:rPr>
              <w:instrText xml:space="preserve"> PAGEREF _Toc444179908 \h </w:instrText>
            </w:r>
            <w:r w:rsidR="00F11A10">
              <w:rPr>
                <w:noProof/>
                <w:webHidden/>
              </w:rPr>
            </w:r>
            <w:r w:rsidR="00F11A10">
              <w:rPr>
                <w:noProof/>
                <w:webHidden/>
              </w:rPr>
              <w:fldChar w:fldCharType="separate"/>
            </w:r>
            <w:r w:rsidR="00F11A10">
              <w:rPr>
                <w:noProof/>
                <w:webHidden/>
              </w:rPr>
              <w:t>50</w:t>
            </w:r>
            <w:r w:rsidR="00F11A10">
              <w:rPr>
                <w:noProof/>
                <w:webHidden/>
              </w:rPr>
              <w:fldChar w:fldCharType="end"/>
            </w:r>
          </w:hyperlink>
        </w:p>
        <w:p w:rsidR="00F11A10" w:rsidRDefault="00216A49">
          <w:pPr>
            <w:pStyle w:val="TOC3"/>
            <w:rPr>
              <w:rFonts w:eastAsiaTheme="minorEastAsia"/>
              <w:noProof/>
            </w:rPr>
          </w:pPr>
          <w:hyperlink w:anchor="_Toc444179909" w:history="1">
            <w:r w:rsidR="00F11A10" w:rsidRPr="008C6C9F">
              <w:rPr>
                <w:rStyle w:val="Hyperlink"/>
                <w:noProof/>
              </w:rPr>
              <w:t>Stack Commands</w:t>
            </w:r>
            <w:r w:rsidR="00F11A10">
              <w:rPr>
                <w:noProof/>
                <w:webHidden/>
              </w:rPr>
              <w:tab/>
            </w:r>
            <w:r w:rsidR="00F11A10">
              <w:rPr>
                <w:noProof/>
                <w:webHidden/>
              </w:rPr>
              <w:fldChar w:fldCharType="begin"/>
            </w:r>
            <w:r w:rsidR="00F11A10">
              <w:rPr>
                <w:noProof/>
                <w:webHidden/>
              </w:rPr>
              <w:instrText xml:space="preserve"> PAGEREF _Toc444179909 \h </w:instrText>
            </w:r>
            <w:r w:rsidR="00F11A10">
              <w:rPr>
                <w:noProof/>
                <w:webHidden/>
              </w:rPr>
            </w:r>
            <w:r w:rsidR="00F11A10">
              <w:rPr>
                <w:noProof/>
                <w:webHidden/>
              </w:rPr>
              <w:fldChar w:fldCharType="separate"/>
            </w:r>
            <w:r w:rsidR="00F11A10">
              <w:rPr>
                <w:noProof/>
                <w:webHidden/>
              </w:rPr>
              <w:t>50</w:t>
            </w:r>
            <w:r w:rsidR="00F11A10">
              <w:rPr>
                <w:noProof/>
                <w:webHidden/>
              </w:rPr>
              <w:fldChar w:fldCharType="end"/>
            </w:r>
          </w:hyperlink>
        </w:p>
        <w:p w:rsidR="00F11A10" w:rsidRDefault="00216A49">
          <w:pPr>
            <w:pStyle w:val="TOC2"/>
            <w:rPr>
              <w:rFonts w:eastAsiaTheme="minorEastAsia"/>
              <w:noProof/>
            </w:rPr>
          </w:pPr>
          <w:hyperlink w:anchor="_Toc444179910" w:history="1">
            <w:r w:rsidR="00F11A10" w:rsidRPr="008C6C9F">
              <w:rPr>
                <w:rStyle w:val="Hyperlink"/>
                <w:noProof/>
              </w:rPr>
              <w:t>Queues</w:t>
            </w:r>
            <w:r w:rsidR="00F11A10">
              <w:rPr>
                <w:noProof/>
                <w:webHidden/>
              </w:rPr>
              <w:tab/>
            </w:r>
            <w:r w:rsidR="00F11A10">
              <w:rPr>
                <w:noProof/>
                <w:webHidden/>
              </w:rPr>
              <w:fldChar w:fldCharType="begin"/>
            </w:r>
            <w:r w:rsidR="00F11A10">
              <w:rPr>
                <w:noProof/>
                <w:webHidden/>
              </w:rPr>
              <w:instrText xml:space="preserve"> PAGEREF _Toc444179910 \h </w:instrText>
            </w:r>
            <w:r w:rsidR="00F11A10">
              <w:rPr>
                <w:noProof/>
                <w:webHidden/>
              </w:rPr>
            </w:r>
            <w:r w:rsidR="00F11A10">
              <w:rPr>
                <w:noProof/>
                <w:webHidden/>
              </w:rPr>
              <w:fldChar w:fldCharType="separate"/>
            </w:r>
            <w:r w:rsidR="00F11A10">
              <w:rPr>
                <w:noProof/>
                <w:webHidden/>
              </w:rPr>
              <w:t>51</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11" w:history="1">
            <w:r w:rsidR="00F11A10" w:rsidRPr="008C6C9F">
              <w:rPr>
                <w:rStyle w:val="Hyperlink"/>
                <w:noProof/>
              </w:rPr>
              <w:t>Comments</w:t>
            </w:r>
            <w:r w:rsidR="00F11A10">
              <w:rPr>
                <w:noProof/>
                <w:webHidden/>
              </w:rPr>
              <w:tab/>
            </w:r>
            <w:r w:rsidR="00F11A10">
              <w:rPr>
                <w:noProof/>
                <w:webHidden/>
              </w:rPr>
              <w:fldChar w:fldCharType="begin"/>
            </w:r>
            <w:r w:rsidR="00F11A10">
              <w:rPr>
                <w:noProof/>
                <w:webHidden/>
              </w:rPr>
              <w:instrText xml:space="preserve"> PAGEREF _Toc444179911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2"/>
            <w:rPr>
              <w:rFonts w:eastAsiaTheme="minorEastAsia"/>
              <w:noProof/>
            </w:rPr>
          </w:pPr>
          <w:hyperlink w:anchor="_Toc444179912" w:history="1">
            <w:r w:rsidR="00F11A10" w:rsidRPr="008C6C9F">
              <w:rPr>
                <w:rStyle w:val="Hyperlink"/>
                <w:noProof/>
              </w:rPr>
              <w:t>! - Single Line Comment</w:t>
            </w:r>
            <w:r w:rsidR="00F11A10">
              <w:rPr>
                <w:noProof/>
                <w:webHidden/>
              </w:rPr>
              <w:tab/>
            </w:r>
            <w:r w:rsidR="00F11A10">
              <w:rPr>
                <w:noProof/>
                <w:webHidden/>
              </w:rPr>
              <w:fldChar w:fldCharType="begin"/>
            </w:r>
            <w:r w:rsidR="00F11A10">
              <w:rPr>
                <w:noProof/>
                <w:webHidden/>
              </w:rPr>
              <w:instrText xml:space="preserve"> PAGEREF _Toc444179912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2"/>
            <w:rPr>
              <w:rFonts w:eastAsiaTheme="minorEastAsia"/>
              <w:noProof/>
            </w:rPr>
          </w:pPr>
          <w:hyperlink w:anchor="_Toc444179913" w:history="1">
            <w:r w:rsidR="00F11A10" w:rsidRPr="008C6C9F">
              <w:rPr>
                <w:rStyle w:val="Hyperlink"/>
                <w:noProof/>
              </w:rPr>
              <w:t>Rem - Single Line Comment (legacy)</w:t>
            </w:r>
            <w:r w:rsidR="00F11A10">
              <w:rPr>
                <w:noProof/>
                <w:webHidden/>
              </w:rPr>
              <w:tab/>
            </w:r>
            <w:r w:rsidR="00F11A10">
              <w:rPr>
                <w:noProof/>
                <w:webHidden/>
              </w:rPr>
              <w:fldChar w:fldCharType="begin"/>
            </w:r>
            <w:r w:rsidR="00F11A10">
              <w:rPr>
                <w:noProof/>
                <w:webHidden/>
              </w:rPr>
              <w:instrText xml:space="preserve"> PAGEREF _Toc444179913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2"/>
            <w:rPr>
              <w:rFonts w:eastAsiaTheme="minorEastAsia"/>
              <w:noProof/>
            </w:rPr>
          </w:pPr>
          <w:hyperlink w:anchor="_Toc444179914" w:history="1">
            <w:r w:rsidR="00F11A10" w:rsidRPr="008C6C9F">
              <w:rPr>
                <w:rStyle w:val="Hyperlink"/>
                <w:noProof/>
              </w:rPr>
              <w:t>!! - Block Comment</w:t>
            </w:r>
            <w:r w:rsidR="00F11A10">
              <w:rPr>
                <w:noProof/>
                <w:webHidden/>
              </w:rPr>
              <w:tab/>
            </w:r>
            <w:r w:rsidR="00F11A10">
              <w:rPr>
                <w:noProof/>
                <w:webHidden/>
              </w:rPr>
              <w:fldChar w:fldCharType="begin"/>
            </w:r>
            <w:r w:rsidR="00F11A10">
              <w:rPr>
                <w:noProof/>
                <w:webHidden/>
              </w:rPr>
              <w:instrText xml:space="preserve"> PAGEREF _Toc444179914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2"/>
            <w:rPr>
              <w:rFonts w:eastAsiaTheme="minorEastAsia"/>
              <w:noProof/>
            </w:rPr>
          </w:pPr>
          <w:hyperlink w:anchor="_Toc444179915" w:history="1">
            <w:r w:rsidR="00F11A10" w:rsidRPr="008C6C9F">
              <w:rPr>
                <w:rStyle w:val="Hyperlink"/>
                <w:noProof/>
              </w:rPr>
              <w:t>% - Middle of Line Comment</w:t>
            </w:r>
            <w:r w:rsidR="00F11A10">
              <w:rPr>
                <w:noProof/>
                <w:webHidden/>
              </w:rPr>
              <w:tab/>
            </w:r>
            <w:r w:rsidR="00F11A10">
              <w:rPr>
                <w:noProof/>
                <w:webHidden/>
              </w:rPr>
              <w:fldChar w:fldCharType="begin"/>
            </w:r>
            <w:r w:rsidR="00F11A10">
              <w:rPr>
                <w:noProof/>
                <w:webHidden/>
              </w:rPr>
              <w:instrText xml:space="preserve"> PAGEREF _Toc444179915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16" w:history="1">
            <w:r w:rsidR="00F11A10" w:rsidRPr="008C6C9F">
              <w:rPr>
                <w:rStyle w:val="Hyperlink"/>
                <w:noProof/>
              </w:rPr>
              <w:t>Expressions</w:t>
            </w:r>
            <w:r w:rsidR="00F11A10">
              <w:rPr>
                <w:noProof/>
                <w:webHidden/>
              </w:rPr>
              <w:tab/>
            </w:r>
            <w:r w:rsidR="00F11A10">
              <w:rPr>
                <w:noProof/>
                <w:webHidden/>
              </w:rPr>
              <w:fldChar w:fldCharType="begin"/>
            </w:r>
            <w:r w:rsidR="00F11A10">
              <w:rPr>
                <w:noProof/>
                <w:webHidden/>
              </w:rPr>
              <w:instrText xml:space="preserve"> PAGEREF _Toc444179916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2"/>
            <w:rPr>
              <w:rFonts w:eastAsiaTheme="minorEastAsia"/>
              <w:noProof/>
            </w:rPr>
          </w:pPr>
          <w:hyperlink w:anchor="_Toc444179917" w:history="1">
            <w:r w:rsidR="00F11A10" w:rsidRPr="008C6C9F">
              <w:rPr>
                <w:rStyle w:val="Hyperlink"/>
                <w:noProof/>
              </w:rPr>
              <w:t>Numeric Expression &lt;nexp&gt;</w:t>
            </w:r>
            <w:r w:rsidR="00F11A10">
              <w:rPr>
                <w:noProof/>
                <w:webHidden/>
              </w:rPr>
              <w:tab/>
            </w:r>
            <w:r w:rsidR="00F11A10">
              <w:rPr>
                <w:noProof/>
                <w:webHidden/>
              </w:rPr>
              <w:fldChar w:fldCharType="begin"/>
            </w:r>
            <w:r w:rsidR="00F11A10">
              <w:rPr>
                <w:noProof/>
                <w:webHidden/>
              </w:rPr>
              <w:instrText xml:space="preserve"> PAGEREF _Toc444179917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3"/>
            <w:rPr>
              <w:rFonts w:eastAsiaTheme="minorEastAsia"/>
              <w:noProof/>
            </w:rPr>
          </w:pPr>
          <w:hyperlink w:anchor="_Toc444179918" w:history="1">
            <w:r w:rsidR="00F11A10" w:rsidRPr="008C6C9F">
              <w:rPr>
                <w:rStyle w:val="Hyperlink"/>
                <w:noProof/>
              </w:rPr>
              <w:t>Numeric Operators &lt;noperator&gt;</w:t>
            </w:r>
            <w:r w:rsidR="00F11A10">
              <w:rPr>
                <w:noProof/>
                <w:webHidden/>
              </w:rPr>
              <w:tab/>
            </w:r>
            <w:r w:rsidR="00F11A10">
              <w:rPr>
                <w:noProof/>
                <w:webHidden/>
              </w:rPr>
              <w:fldChar w:fldCharType="begin"/>
            </w:r>
            <w:r w:rsidR="00F11A10">
              <w:rPr>
                <w:noProof/>
                <w:webHidden/>
              </w:rPr>
              <w:instrText xml:space="preserve"> PAGEREF _Toc444179918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3"/>
            <w:rPr>
              <w:rFonts w:eastAsiaTheme="minorEastAsia"/>
              <w:noProof/>
            </w:rPr>
          </w:pPr>
          <w:hyperlink w:anchor="_Toc444179919" w:history="1">
            <w:r w:rsidR="00F11A10" w:rsidRPr="008C6C9F">
              <w:rPr>
                <w:rStyle w:val="Hyperlink"/>
                <w:noProof/>
              </w:rPr>
              <w:t>Numeric Expression Examples</w:t>
            </w:r>
            <w:r w:rsidR="00F11A10">
              <w:rPr>
                <w:noProof/>
                <w:webHidden/>
              </w:rPr>
              <w:tab/>
            </w:r>
            <w:r w:rsidR="00F11A10">
              <w:rPr>
                <w:noProof/>
                <w:webHidden/>
              </w:rPr>
              <w:fldChar w:fldCharType="begin"/>
            </w:r>
            <w:r w:rsidR="00F11A10">
              <w:rPr>
                <w:noProof/>
                <w:webHidden/>
              </w:rPr>
              <w:instrText xml:space="preserve"> PAGEREF _Toc444179919 \h </w:instrText>
            </w:r>
            <w:r w:rsidR="00F11A10">
              <w:rPr>
                <w:noProof/>
                <w:webHidden/>
              </w:rPr>
            </w:r>
            <w:r w:rsidR="00F11A10">
              <w:rPr>
                <w:noProof/>
                <w:webHidden/>
              </w:rPr>
              <w:fldChar w:fldCharType="separate"/>
            </w:r>
            <w:r w:rsidR="00F11A10">
              <w:rPr>
                <w:noProof/>
                <w:webHidden/>
              </w:rPr>
              <w:t>52</w:t>
            </w:r>
            <w:r w:rsidR="00F11A10">
              <w:rPr>
                <w:noProof/>
                <w:webHidden/>
              </w:rPr>
              <w:fldChar w:fldCharType="end"/>
            </w:r>
          </w:hyperlink>
        </w:p>
        <w:p w:rsidR="00F11A10" w:rsidRDefault="00216A49">
          <w:pPr>
            <w:pStyle w:val="TOC3"/>
            <w:rPr>
              <w:rFonts w:eastAsiaTheme="minorEastAsia"/>
              <w:noProof/>
            </w:rPr>
          </w:pPr>
          <w:hyperlink w:anchor="_Toc444179920" w:history="1">
            <w:r w:rsidR="00F11A10" w:rsidRPr="008C6C9F">
              <w:rPr>
                <w:rStyle w:val="Hyperlink"/>
                <w:noProof/>
              </w:rPr>
              <w:t>Pre- and Post-Increment Operators</w:t>
            </w:r>
            <w:r w:rsidR="00F11A10">
              <w:rPr>
                <w:noProof/>
                <w:webHidden/>
              </w:rPr>
              <w:tab/>
            </w:r>
            <w:r w:rsidR="00F11A10">
              <w:rPr>
                <w:noProof/>
                <w:webHidden/>
              </w:rPr>
              <w:fldChar w:fldCharType="begin"/>
            </w:r>
            <w:r w:rsidR="00F11A10">
              <w:rPr>
                <w:noProof/>
                <w:webHidden/>
              </w:rPr>
              <w:instrText xml:space="preserve"> PAGEREF _Toc444179920 \h </w:instrText>
            </w:r>
            <w:r w:rsidR="00F11A10">
              <w:rPr>
                <w:noProof/>
                <w:webHidden/>
              </w:rPr>
            </w:r>
            <w:r w:rsidR="00F11A10">
              <w:rPr>
                <w:noProof/>
                <w:webHidden/>
              </w:rPr>
              <w:fldChar w:fldCharType="separate"/>
            </w:r>
            <w:r w:rsidR="00F11A10">
              <w:rPr>
                <w:noProof/>
                <w:webHidden/>
              </w:rPr>
              <w:t>53</w:t>
            </w:r>
            <w:r w:rsidR="00F11A10">
              <w:rPr>
                <w:noProof/>
                <w:webHidden/>
              </w:rPr>
              <w:fldChar w:fldCharType="end"/>
            </w:r>
          </w:hyperlink>
        </w:p>
        <w:p w:rsidR="00F11A10" w:rsidRDefault="00216A49">
          <w:pPr>
            <w:pStyle w:val="TOC2"/>
            <w:rPr>
              <w:rFonts w:eastAsiaTheme="minorEastAsia"/>
              <w:noProof/>
            </w:rPr>
          </w:pPr>
          <w:hyperlink w:anchor="_Toc444179921" w:history="1">
            <w:r w:rsidR="00F11A10" w:rsidRPr="008C6C9F">
              <w:rPr>
                <w:rStyle w:val="Hyperlink"/>
                <w:noProof/>
              </w:rPr>
              <w:t>String Expression &lt;sexp&gt;</w:t>
            </w:r>
            <w:r w:rsidR="00F11A10">
              <w:rPr>
                <w:noProof/>
                <w:webHidden/>
              </w:rPr>
              <w:tab/>
            </w:r>
            <w:r w:rsidR="00F11A10">
              <w:rPr>
                <w:noProof/>
                <w:webHidden/>
              </w:rPr>
              <w:fldChar w:fldCharType="begin"/>
            </w:r>
            <w:r w:rsidR="00F11A10">
              <w:rPr>
                <w:noProof/>
                <w:webHidden/>
              </w:rPr>
              <w:instrText xml:space="preserve"> PAGEREF _Toc444179921 \h </w:instrText>
            </w:r>
            <w:r w:rsidR="00F11A10">
              <w:rPr>
                <w:noProof/>
                <w:webHidden/>
              </w:rPr>
            </w:r>
            <w:r w:rsidR="00F11A10">
              <w:rPr>
                <w:noProof/>
                <w:webHidden/>
              </w:rPr>
              <w:fldChar w:fldCharType="separate"/>
            </w:r>
            <w:r w:rsidR="00F11A10">
              <w:rPr>
                <w:noProof/>
                <w:webHidden/>
              </w:rPr>
              <w:t>53</w:t>
            </w:r>
            <w:r w:rsidR="00F11A10">
              <w:rPr>
                <w:noProof/>
                <w:webHidden/>
              </w:rPr>
              <w:fldChar w:fldCharType="end"/>
            </w:r>
          </w:hyperlink>
        </w:p>
        <w:p w:rsidR="00F11A10" w:rsidRDefault="00216A49">
          <w:pPr>
            <w:pStyle w:val="TOC2"/>
            <w:rPr>
              <w:rFonts w:eastAsiaTheme="minorEastAsia"/>
              <w:noProof/>
            </w:rPr>
          </w:pPr>
          <w:hyperlink w:anchor="_Toc444179922" w:history="1">
            <w:r w:rsidR="00F11A10" w:rsidRPr="008C6C9F">
              <w:rPr>
                <w:rStyle w:val="Hyperlink"/>
                <w:noProof/>
              </w:rPr>
              <w:t>Logical Expression &lt;lexp&gt;</w:t>
            </w:r>
            <w:r w:rsidR="00F11A10">
              <w:rPr>
                <w:noProof/>
                <w:webHidden/>
              </w:rPr>
              <w:tab/>
            </w:r>
            <w:r w:rsidR="00F11A10">
              <w:rPr>
                <w:noProof/>
                <w:webHidden/>
              </w:rPr>
              <w:fldChar w:fldCharType="begin"/>
            </w:r>
            <w:r w:rsidR="00F11A10">
              <w:rPr>
                <w:noProof/>
                <w:webHidden/>
              </w:rPr>
              <w:instrText xml:space="preserve"> PAGEREF _Toc444179922 \h </w:instrText>
            </w:r>
            <w:r w:rsidR="00F11A10">
              <w:rPr>
                <w:noProof/>
                <w:webHidden/>
              </w:rPr>
            </w:r>
            <w:r w:rsidR="00F11A10">
              <w:rPr>
                <w:noProof/>
                <w:webHidden/>
              </w:rPr>
              <w:fldChar w:fldCharType="separate"/>
            </w:r>
            <w:r w:rsidR="00F11A10">
              <w:rPr>
                <w:noProof/>
                <w:webHidden/>
              </w:rPr>
              <w:t>53</w:t>
            </w:r>
            <w:r w:rsidR="00F11A10">
              <w:rPr>
                <w:noProof/>
                <w:webHidden/>
              </w:rPr>
              <w:fldChar w:fldCharType="end"/>
            </w:r>
          </w:hyperlink>
        </w:p>
        <w:p w:rsidR="00F11A10" w:rsidRDefault="00216A49">
          <w:pPr>
            <w:pStyle w:val="TOC3"/>
            <w:rPr>
              <w:rFonts w:eastAsiaTheme="minorEastAsia"/>
              <w:noProof/>
            </w:rPr>
          </w:pPr>
          <w:hyperlink w:anchor="_Toc444179923" w:history="1">
            <w:r w:rsidR="00F11A10" w:rsidRPr="008C6C9F">
              <w:rPr>
                <w:rStyle w:val="Hyperlink"/>
                <w:noProof/>
              </w:rPr>
              <w:t>Logical Operators</w:t>
            </w:r>
            <w:r w:rsidR="00F11A10">
              <w:rPr>
                <w:noProof/>
                <w:webHidden/>
              </w:rPr>
              <w:tab/>
            </w:r>
            <w:r w:rsidR="00F11A10">
              <w:rPr>
                <w:noProof/>
                <w:webHidden/>
              </w:rPr>
              <w:fldChar w:fldCharType="begin"/>
            </w:r>
            <w:r w:rsidR="00F11A10">
              <w:rPr>
                <w:noProof/>
                <w:webHidden/>
              </w:rPr>
              <w:instrText xml:space="preserve"> PAGEREF _Toc444179923 \h </w:instrText>
            </w:r>
            <w:r w:rsidR="00F11A10">
              <w:rPr>
                <w:noProof/>
                <w:webHidden/>
              </w:rPr>
            </w:r>
            <w:r w:rsidR="00F11A10">
              <w:rPr>
                <w:noProof/>
                <w:webHidden/>
              </w:rPr>
              <w:fldChar w:fldCharType="separate"/>
            </w:r>
            <w:r w:rsidR="00F11A10">
              <w:rPr>
                <w:noProof/>
                <w:webHidden/>
              </w:rPr>
              <w:t>54</w:t>
            </w:r>
            <w:r w:rsidR="00F11A10">
              <w:rPr>
                <w:noProof/>
                <w:webHidden/>
              </w:rPr>
              <w:fldChar w:fldCharType="end"/>
            </w:r>
          </w:hyperlink>
        </w:p>
        <w:p w:rsidR="00F11A10" w:rsidRDefault="00216A49">
          <w:pPr>
            <w:pStyle w:val="TOC3"/>
            <w:rPr>
              <w:rFonts w:eastAsiaTheme="minorEastAsia"/>
              <w:noProof/>
            </w:rPr>
          </w:pPr>
          <w:hyperlink w:anchor="_Toc444179924" w:history="1">
            <w:r w:rsidR="00F11A10" w:rsidRPr="008C6C9F">
              <w:rPr>
                <w:rStyle w:val="Hyperlink"/>
                <w:noProof/>
              </w:rPr>
              <w:t>Examples of Logical Expressions</w:t>
            </w:r>
            <w:r w:rsidR="00F11A10">
              <w:rPr>
                <w:noProof/>
                <w:webHidden/>
              </w:rPr>
              <w:tab/>
            </w:r>
            <w:r w:rsidR="00F11A10">
              <w:rPr>
                <w:noProof/>
                <w:webHidden/>
              </w:rPr>
              <w:fldChar w:fldCharType="begin"/>
            </w:r>
            <w:r w:rsidR="00F11A10">
              <w:rPr>
                <w:noProof/>
                <w:webHidden/>
              </w:rPr>
              <w:instrText xml:space="preserve"> PAGEREF _Toc444179924 \h </w:instrText>
            </w:r>
            <w:r w:rsidR="00F11A10">
              <w:rPr>
                <w:noProof/>
                <w:webHidden/>
              </w:rPr>
            </w:r>
            <w:r w:rsidR="00F11A10">
              <w:rPr>
                <w:noProof/>
                <w:webHidden/>
              </w:rPr>
              <w:fldChar w:fldCharType="separate"/>
            </w:r>
            <w:r w:rsidR="00F11A10">
              <w:rPr>
                <w:noProof/>
                <w:webHidden/>
              </w:rPr>
              <w:t>54</w:t>
            </w:r>
            <w:r w:rsidR="00F11A10">
              <w:rPr>
                <w:noProof/>
                <w:webHidden/>
              </w:rPr>
              <w:fldChar w:fldCharType="end"/>
            </w:r>
          </w:hyperlink>
        </w:p>
        <w:p w:rsidR="00F11A10" w:rsidRDefault="00216A49">
          <w:pPr>
            <w:pStyle w:val="TOC2"/>
            <w:rPr>
              <w:rFonts w:eastAsiaTheme="minorEastAsia"/>
              <w:noProof/>
            </w:rPr>
          </w:pPr>
          <w:hyperlink w:anchor="_Toc444179925" w:history="1">
            <w:r w:rsidR="00F11A10" w:rsidRPr="008C6C9F">
              <w:rPr>
                <w:rStyle w:val="Hyperlink"/>
                <w:noProof/>
              </w:rPr>
              <w:t>Parentheses</w:t>
            </w:r>
            <w:r w:rsidR="00F11A10">
              <w:rPr>
                <w:noProof/>
                <w:webHidden/>
              </w:rPr>
              <w:tab/>
            </w:r>
            <w:r w:rsidR="00F11A10">
              <w:rPr>
                <w:noProof/>
                <w:webHidden/>
              </w:rPr>
              <w:fldChar w:fldCharType="begin"/>
            </w:r>
            <w:r w:rsidR="00F11A10">
              <w:rPr>
                <w:noProof/>
                <w:webHidden/>
              </w:rPr>
              <w:instrText xml:space="preserve"> PAGEREF _Toc444179925 \h </w:instrText>
            </w:r>
            <w:r w:rsidR="00F11A10">
              <w:rPr>
                <w:noProof/>
                <w:webHidden/>
              </w:rPr>
            </w:r>
            <w:r w:rsidR="00F11A10">
              <w:rPr>
                <w:noProof/>
                <w:webHidden/>
              </w:rPr>
              <w:fldChar w:fldCharType="separate"/>
            </w:r>
            <w:r w:rsidR="00F11A10">
              <w:rPr>
                <w:noProof/>
                <w:webHidden/>
              </w:rPr>
              <w:t>54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26" w:history="1">
            <w:r w:rsidR="00F11A10" w:rsidRPr="008C6C9F">
              <w:rPr>
                <w:rStyle w:val="Hyperlink"/>
                <w:noProof/>
              </w:rPr>
              <w:t>Assignment Operations</w:t>
            </w:r>
            <w:r w:rsidR="00F11A10">
              <w:rPr>
                <w:noProof/>
                <w:webHidden/>
              </w:rPr>
              <w:tab/>
            </w:r>
            <w:r w:rsidR="00F11A10">
              <w:rPr>
                <w:noProof/>
                <w:webHidden/>
              </w:rPr>
              <w:fldChar w:fldCharType="begin"/>
            </w:r>
            <w:r w:rsidR="00F11A10">
              <w:rPr>
                <w:noProof/>
                <w:webHidden/>
              </w:rPr>
              <w:instrText xml:space="preserve"> PAGEREF _Toc444179926 \h </w:instrText>
            </w:r>
            <w:r w:rsidR="00F11A10">
              <w:rPr>
                <w:noProof/>
                <w:webHidden/>
              </w:rPr>
            </w:r>
            <w:r w:rsidR="00F11A10">
              <w:rPr>
                <w:noProof/>
                <w:webHidden/>
              </w:rPr>
              <w:fldChar w:fldCharType="separate"/>
            </w:r>
            <w:r w:rsidR="00F11A10">
              <w:rPr>
                <w:noProof/>
                <w:webHidden/>
              </w:rPr>
              <w:t>54</w:t>
            </w:r>
            <w:r w:rsidR="00F11A10">
              <w:rPr>
                <w:noProof/>
                <w:webHidden/>
              </w:rPr>
              <w:fldChar w:fldCharType="end"/>
            </w:r>
          </w:hyperlink>
        </w:p>
        <w:p w:rsidR="00F11A10" w:rsidRDefault="00216A49">
          <w:pPr>
            <w:pStyle w:val="TOC2"/>
            <w:rPr>
              <w:rFonts w:eastAsiaTheme="minorEastAsia"/>
              <w:noProof/>
            </w:rPr>
          </w:pPr>
          <w:hyperlink w:anchor="_Toc444179927" w:history="1">
            <w:r w:rsidR="00F11A10" w:rsidRPr="008C6C9F">
              <w:rPr>
                <w:rStyle w:val="Hyperlink"/>
                <w:noProof/>
              </w:rPr>
              <w:t>Let</w:t>
            </w:r>
            <w:r w:rsidR="00F11A10">
              <w:rPr>
                <w:noProof/>
                <w:webHidden/>
              </w:rPr>
              <w:tab/>
            </w:r>
            <w:r w:rsidR="00F11A10">
              <w:rPr>
                <w:noProof/>
                <w:webHidden/>
              </w:rPr>
              <w:fldChar w:fldCharType="begin"/>
            </w:r>
            <w:r w:rsidR="00F11A10">
              <w:rPr>
                <w:noProof/>
                <w:webHidden/>
              </w:rPr>
              <w:instrText xml:space="preserve"> PAGEREF _Toc444179927 \h </w:instrText>
            </w:r>
            <w:r w:rsidR="00F11A10">
              <w:rPr>
                <w:noProof/>
                <w:webHidden/>
              </w:rPr>
            </w:r>
            <w:r w:rsidR="00F11A10">
              <w:rPr>
                <w:noProof/>
                <w:webHidden/>
              </w:rPr>
              <w:fldChar w:fldCharType="separate"/>
            </w:r>
            <w:r w:rsidR="00F11A10">
              <w:rPr>
                <w:noProof/>
                <w:webHidden/>
              </w:rPr>
              <w:t>54</w:t>
            </w:r>
            <w:r w:rsidR="00F11A10">
              <w:rPr>
                <w:noProof/>
                <w:webHidden/>
              </w:rPr>
              <w:fldChar w:fldCharType="end"/>
            </w:r>
          </w:hyperlink>
        </w:p>
        <w:p w:rsidR="00F11A10" w:rsidRDefault="00216A49">
          <w:pPr>
            <w:pStyle w:val="TOC2"/>
            <w:rPr>
              <w:rFonts w:eastAsiaTheme="minorEastAsia"/>
              <w:noProof/>
            </w:rPr>
          </w:pPr>
          <w:hyperlink w:anchor="_Toc444179928" w:history="1">
            <w:r w:rsidR="00F11A10" w:rsidRPr="008C6C9F">
              <w:rPr>
                <w:rStyle w:val="Hyperlink"/>
                <w:noProof/>
              </w:rPr>
              <w:t>OpEqual Assignment Operations</w:t>
            </w:r>
            <w:r w:rsidR="00F11A10">
              <w:rPr>
                <w:noProof/>
                <w:webHidden/>
              </w:rPr>
              <w:tab/>
            </w:r>
            <w:r w:rsidR="00F11A10">
              <w:rPr>
                <w:noProof/>
                <w:webHidden/>
              </w:rPr>
              <w:fldChar w:fldCharType="begin"/>
            </w:r>
            <w:r w:rsidR="00F11A10">
              <w:rPr>
                <w:noProof/>
                <w:webHidden/>
              </w:rPr>
              <w:instrText xml:space="preserve"> PAGEREF _Toc444179928 \h </w:instrText>
            </w:r>
            <w:r w:rsidR="00F11A10">
              <w:rPr>
                <w:noProof/>
                <w:webHidden/>
              </w:rPr>
            </w:r>
            <w:r w:rsidR="00F11A10">
              <w:rPr>
                <w:noProof/>
                <w:webHidden/>
              </w:rPr>
              <w:fldChar w:fldCharType="separate"/>
            </w:r>
            <w:r w:rsidR="00F11A10">
              <w:rPr>
                <w:noProof/>
                <w:webHidden/>
              </w:rPr>
              <w:t>55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29" w:history="1">
            <w:r w:rsidR="00F11A10" w:rsidRPr="008C6C9F">
              <w:rPr>
                <w:rStyle w:val="Hyperlink"/>
                <w:noProof/>
              </w:rPr>
              <w:t>Math Functions</w:t>
            </w:r>
            <w:r w:rsidR="00F11A10">
              <w:rPr>
                <w:noProof/>
                <w:webHidden/>
              </w:rPr>
              <w:tab/>
            </w:r>
            <w:r w:rsidR="00F11A10">
              <w:rPr>
                <w:noProof/>
                <w:webHidden/>
              </w:rPr>
              <w:fldChar w:fldCharType="begin"/>
            </w:r>
            <w:r w:rsidR="00F11A10">
              <w:rPr>
                <w:noProof/>
                <w:webHidden/>
              </w:rPr>
              <w:instrText xml:space="preserve"> PAGEREF _Toc444179929 \h </w:instrText>
            </w:r>
            <w:r w:rsidR="00F11A10">
              <w:rPr>
                <w:noProof/>
                <w:webHidden/>
              </w:rPr>
            </w:r>
            <w:r w:rsidR="00F11A10">
              <w:rPr>
                <w:noProof/>
                <w:webHidden/>
              </w:rPr>
              <w:fldChar w:fldCharType="separate"/>
            </w:r>
            <w:r w:rsidR="00F11A10">
              <w:rPr>
                <w:noProof/>
                <w:webHidden/>
              </w:rPr>
              <w:t>55</w:t>
            </w:r>
            <w:r w:rsidR="00F11A10">
              <w:rPr>
                <w:noProof/>
                <w:webHidden/>
              </w:rPr>
              <w:fldChar w:fldCharType="end"/>
            </w:r>
          </w:hyperlink>
        </w:p>
        <w:p w:rsidR="00F11A10" w:rsidRDefault="00216A49">
          <w:pPr>
            <w:pStyle w:val="TOC2"/>
            <w:rPr>
              <w:rFonts w:eastAsiaTheme="minorEastAsia"/>
              <w:noProof/>
            </w:rPr>
          </w:pPr>
          <w:hyperlink w:anchor="_Toc444179930" w:history="1">
            <w:r w:rsidR="00F11A10" w:rsidRPr="008C6C9F">
              <w:rPr>
                <w:rStyle w:val="Hyperlink"/>
                <w:noProof/>
              </w:rPr>
              <w:t>BOR(&lt;nexp1&gt;, &lt;nexp2&gt;)</w:t>
            </w:r>
            <w:r w:rsidR="00F11A10">
              <w:rPr>
                <w:noProof/>
                <w:webHidden/>
              </w:rPr>
              <w:tab/>
            </w:r>
            <w:r w:rsidR="00F11A10">
              <w:rPr>
                <w:noProof/>
                <w:webHidden/>
              </w:rPr>
              <w:fldChar w:fldCharType="begin"/>
            </w:r>
            <w:r w:rsidR="00F11A10">
              <w:rPr>
                <w:noProof/>
                <w:webHidden/>
              </w:rPr>
              <w:instrText xml:space="preserve"> PAGEREF _Toc444179930 \h </w:instrText>
            </w:r>
            <w:r w:rsidR="00F11A10">
              <w:rPr>
                <w:noProof/>
                <w:webHidden/>
              </w:rPr>
            </w:r>
            <w:r w:rsidR="00F11A10">
              <w:rPr>
                <w:noProof/>
                <w:webHidden/>
              </w:rPr>
              <w:fldChar w:fldCharType="separate"/>
            </w:r>
            <w:r w:rsidR="00F11A10">
              <w:rPr>
                <w:noProof/>
                <w:webHidden/>
              </w:rPr>
              <w:t>55</w:t>
            </w:r>
            <w:r w:rsidR="00F11A10">
              <w:rPr>
                <w:noProof/>
                <w:webHidden/>
              </w:rPr>
              <w:fldChar w:fldCharType="end"/>
            </w:r>
          </w:hyperlink>
        </w:p>
        <w:p w:rsidR="00F11A10" w:rsidRDefault="00216A49">
          <w:pPr>
            <w:pStyle w:val="TOC2"/>
            <w:rPr>
              <w:rFonts w:eastAsiaTheme="minorEastAsia"/>
              <w:noProof/>
            </w:rPr>
          </w:pPr>
          <w:hyperlink w:anchor="_Toc444179931" w:history="1">
            <w:r w:rsidR="00F11A10" w:rsidRPr="008C6C9F">
              <w:rPr>
                <w:rStyle w:val="Hyperlink"/>
                <w:noProof/>
              </w:rPr>
              <w:t>BAND(&lt;nexp1&gt;, &lt;nexp2&gt;)</w:t>
            </w:r>
            <w:r w:rsidR="00F11A10">
              <w:rPr>
                <w:noProof/>
                <w:webHidden/>
              </w:rPr>
              <w:tab/>
            </w:r>
            <w:r w:rsidR="00F11A10">
              <w:rPr>
                <w:noProof/>
                <w:webHidden/>
              </w:rPr>
              <w:fldChar w:fldCharType="begin"/>
            </w:r>
            <w:r w:rsidR="00F11A10">
              <w:rPr>
                <w:noProof/>
                <w:webHidden/>
              </w:rPr>
              <w:instrText xml:space="preserve"> PAGEREF _Toc444179931 \h </w:instrText>
            </w:r>
            <w:r w:rsidR="00F11A10">
              <w:rPr>
                <w:noProof/>
                <w:webHidden/>
              </w:rPr>
            </w:r>
            <w:r w:rsidR="00F11A10">
              <w:rPr>
                <w:noProof/>
                <w:webHidden/>
              </w:rPr>
              <w:fldChar w:fldCharType="separate"/>
            </w:r>
            <w:r w:rsidR="00F11A10">
              <w:rPr>
                <w:noProof/>
                <w:webHidden/>
              </w:rPr>
              <w:t>56</w:t>
            </w:r>
            <w:r w:rsidR="00F11A10">
              <w:rPr>
                <w:noProof/>
                <w:webHidden/>
              </w:rPr>
              <w:fldChar w:fldCharType="end"/>
            </w:r>
          </w:hyperlink>
        </w:p>
        <w:p w:rsidR="00F11A10" w:rsidRDefault="00216A49">
          <w:pPr>
            <w:pStyle w:val="TOC2"/>
            <w:rPr>
              <w:rFonts w:eastAsiaTheme="minorEastAsia"/>
              <w:noProof/>
            </w:rPr>
          </w:pPr>
          <w:hyperlink w:anchor="_Toc444179932" w:history="1">
            <w:r w:rsidR="00F11A10" w:rsidRPr="008C6C9F">
              <w:rPr>
                <w:rStyle w:val="Hyperlink"/>
                <w:noProof/>
              </w:rPr>
              <w:t>BXOR(&lt;nexp1&gt;, &lt;nexp2&gt;)</w:t>
            </w:r>
            <w:r w:rsidR="00F11A10">
              <w:rPr>
                <w:noProof/>
                <w:webHidden/>
              </w:rPr>
              <w:tab/>
            </w:r>
            <w:r w:rsidR="00F11A10">
              <w:rPr>
                <w:noProof/>
                <w:webHidden/>
              </w:rPr>
              <w:fldChar w:fldCharType="begin"/>
            </w:r>
            <w:r w:rsidR="00F11A10">
              <w:rPr>
                <w:noProof/>
                <w:webHidden/>
              </w:rPr>
              <w:instrText xml:space="preserve"> PAGEREF _Toc444179932 \h </w:instrText>
            </w:r>
            <w:r w:rsidR="00F11A10">
              <w:rPr>
                <w:noProof/>
                <w:webHidden/>
              </w:rPr>
            </w:r>
            <w:r w:rsidR="00F11A10">
              <w:rPr>
                <w:noProof/>
                <w:webHidden/>
              </w:rPr>
              <w:fldChar w:fldCharType="separate"/>
            </w:r>
            <w:r w:rsidR="00F11A10">
              <w:rPr>
                <w:noProof/>
                <w:webHidden/>
              </w:rPr>
              <w:t>56</w:t>
            </w:r>
            <w:r w:rsidR="00F11A10">
              <w:rPr>
                <w:noProof/>
                <w:webHidden/>
              </w:rPr>
              <w:fldChar w:fldCharType="end"/>
            </w:r>
          </w:hyperlink>
        </w:p>
        <w:p w:rsidR="00F11A10" w:rsidRDefault="00216A49">
          <w:pPr>
            <w:pStyle w:val="TOC2"/>
            <w:rPr>
              <w:rFonts w:eastAsiaTheme="minorEastAsia"/>
              <w:noProof/>
            </w:rPr>
          </w:pPr>
          <w:hyperlink w:anchor="_Toc444179933" w:history="1">
            <w:r w:rsidR="00F11A10" w:rsidRPr="008C6C9F">
              <w:rPr>
                <w:rStyle w:val="Hyperlink"/>
                <w:noProof/>
              </w:rPr>
              <w:t>BNOT(&lt;nexp&gt;)</w:t>
            </w:r>
            <w:r w:rsidR="00F11A10">
              <w:rPr>
                <w:noProof/>
                <w:webHidden/>
              </w:rPr>
              <w:tab/>
            </w:r>
            <w:r w:rsidR="00F11A10">
              <w:rPr>
                <w:noProof/>
                <w:webHidden/>
              </w:rPr>
              <w:fldChar w:fldCharType="begin"/>
            </w:r>
            <w:r w:rsidR="00F11A10">
              <w:rPr>
                <w:noProof/>
                <w:webHidden/>
              </w:rPr>
              <w:instrText xml:space="preserve"> PAGEREF _Toc444179933 \h </w:instrText>
            </w:r>
            <w:r w:rsidR="00F11A10">
              <w:rPr>
                <w:noProof/>
                <w:webHidden/>
              </w:rPr>
            </w:r>
            <w:r w:rsidR="00F11A10">
              <w:rPr>
                <w:noProof/>
                <w:webHidden/>
              </w:rPr>
              <w:fldChar w:fldCharType="separate"/>
            </w:r>
            <w:r w:rsidR="00F11A10">
              <w:rPr>
                <w:noProof/>
                <w:webHidden/>
              </w:rPr>
              <w:t>56</w:t>
            </w:r>
            <w:r w:rsidR="00F11A10">
              <w:rPr>
                <w:noProof/>
                <w:webHidden/>
              </w:rPr>
              <w:fldChar w:fldCharType="end"/>
            </w:r>
          </w:hyperlink>
        </w:p>
        <w:p w:rsidR="00F11A10" w:rsidRDefault="00216A49">
          <w:pPr>
            <w:pStyle w:val="TOC2"/>
            <w:rPr>
              <w:rFonts w:eastAsiaTheme="minorEastAsia"/>
              <w:noProof/>
            </w:rPr>
          </w:pPr>
          <w:hyperlink w:anchor="_Toc444179934" w:history="1">
            <w:r w:rsidR="00F11A10" w:rsidRPr="008C6C9F">
              <w:rPr>
                <w:rStyle w:val="Hyperlink"/>
                <w:noProof/>
              </w:rPr>
              <w:t>ABS(&lt;nexp&gt;)</w:t>
            </w:r>
            <w:r w:rsidR="00F11A10">
              <w:rPr>
                <w:noProof/>
                <w:webHidden/>
              </w:rPr>
              <w:tab/>
            </w:r>
            <w:r w:rsidR="00F11A10">
              <w:rPr>
                <w:noProof/>
                <w:webHidden/>
              </w:rPr>
              <w:fldChar w:fldCharType="begin"/>
            </w:r>
            <w:r w:rsidR="00F11A10">
              <w:rPr>
                <w:noProof/>
                <w:webHidden/>
              </w:rPr>
              <w:instrText xml:space="preserve"> PAGEREF _Toc444179934 \h </w:instrText>
            </w:r>
            <w:r w:rsidR="00F11A10">
              <w:rPr>
                <w:noProof/>
                <w:webHidden/>
              </w:rPr>
            </w:r>
            <w:r w:rsidR="00F11A10">
              <w:rPr>
                <w:noProof/>
                <w:webHidden/>
              </w:rPr>
              <w:fldChar w:fldCharType="separate"/>
            </w:r>
            <w:r w:rsidR="00F11A10">
              <w:rPr>
                <w:noProof/>
                <w:webHidden/>
              </w:rPr>
              <w:t>56</w:t>
            </w:r>
            <w:r w:rsidR="00F11A10">
              <w:rPr>
                <w:noProof/>
                <w:webHidden/>
              </w:rPr>
              <w:fldChar w:fldCharType="end"/>
            </w:r>
          </w:hyperlink>
        </w:p>
        <w:p w:rsidR="00F11A10" w:rsidRDefault="00216A49">
          <w:pPr>
            <w:pStyle w:val="TOC2"/>
            <w:rPr>
              <w:rFonts w:eastAsiaTheme="minorEastAsia"/>
              <w:noProof/>
            </w:rPr>
          </w:pPr>
          <w:hyperlink w:anchor="_Toc444179935" w:history="1">
            <w:r w:rsidR="00F11A10" w:rsidRPr="008C6C9F">
              <w:rPr>
                <w:rStyle w:val="Hyperlink"/>
                <w:noProof/>
              </w:rPr>
              <w:t>SGN(&lt;nexp&gt;)</w:t>
            </w:r>
            <w:r w:rsidR="00F11A10">
              <w:rPr>
                <w:noProof/>
                <w:webHidden/>
              </w:rPr>
              <w:tab/>
            </w:r>
            <w:r w:rsidR="00F11A10">
              <w:rPr>
                <w:noProof/>
                <w:webHidden/>
              </w:rPr>
              <w:fldChar w:fldCharType="begin"/>
            </w:r>
            <w:r w:rsidR="00F11A10">
              <w:rPr>
                <w:noProof/>
                <w:webHidden/>
              </w:rPr>
              <w:instrText xml:space="preserve"> PAGEREF _Toc444179935 \h </w:instrText>
            </w:r>
            <w:r w:rsidR="00F11A10">
              <w:rPr>
                <w:noProof/>
                <w:webHidden/>
              </w:rPr>
            </w:r>
            <w:r w:rsidR="00F11A10">
              <w:rPr>
                <w:noProof/>
                <w:webHidden/>
              </w:rPr>
              <w:fldChar w:fldCharType="separate"/>
            </w:r>
            <w:r w:rsidR="00F11A10">
              <w:rPr>
                <w:noProof/>
                <w:webHidden/>
              </w:rPr>
              <w:t>56</w:t>
            </w:r>
            <w:r w:rsidR="00F11A10">
              <w:rPr>
                <w:noProof/>
                <w:webHidden/>
              </w:rPr>
              <w:fldChar w:fldCharType="end"/>
            </w:r>
          </w:hyperlink>
        </w:p>
        <w:p w:rsidR="00F11A10" w:rsidRDefault="00216A49">
          <w:pPr>
            <w:pStyle w:val="TOC2"/>
            <w:rPr>
              <w:rFonts w:eastAsiaTheme="minorEastAsia"/>
              <w:noProof/>
            </w:rPr>
          </w:pPr>
          <w:hyperlink w:anchor="_Toc444179936" w:history="1">
            <w:r w:rsidR="00F11A10" w:rsidRPr="008C6C9F">
              <w:rPr>
                <w:rStyle w:val="Hyperlink"/>
                <w:noProof/>
              </w:rPr>
              <w:t>RANDOMIZE({&lt;nexp&gt;})</w:t>
            </w:r>
            <w:r w:rsidR="00F11A10">
              <w:rPr>
                <w:noProof/>
                <w:webHidden/>
              </w:rPr>
              <w:tab/>
            </w:r>
            <w:r w:rsidR="00F11A10">
              <w:rPr>
                <w:noProof/>
                <w:webHidden/>
              </w:rPr>
              <w:fldChar w:fldCharType="begin"/>
            </w:r>
            <w:r w:rsidR="00F11A10">
              <w:rPr>
                <w:noProof/>
                <w:webHidden/>
              </w:rPr>
              <w:instrText xml:space="preserve"> PAGEREF _Toc444179936 \h </w:instrText>
            </w:r>
            <w:r w:rsidR="00F11A10">
              <w:rPr>
                <w:noProof/>
                <w:webHidden/>
              </w:rPr>
            </w:r>
            <w:r w:rsidR="00F11A10">
              <w:rPr>
                <w:noProof/>
                <w:webHidden/>
              </w:rPr>
              <w:fldChar w:fldCharType="separate"/>
            </w:r>
            <w:r w:rsidR="00F11A10">
              <w:rPr>
                <w:noProof/>
                <w:webHidden/>
              </w:rPr>
              <w:t>56</w:t>
            </w:r>
            <w:r w:rsidR="00F11A10">
              <w:rPr>
                <w:noProof/>
                <w:webHidden/>
              </w:rPr>
              <w:fldChar w:fldCharType="end"/>
            </w:r>
          </w:hyperlink>
        </w:p>
        <w:p w:rsidR="00F11A10" w:rsidRDefault="00216A49">
          <w:pPr>
            <w:pStyle w:val="TOC2"/>
            <w:rPr>
              <w:rFonts w:eastAsiaTheme="minorEastAsia"/>
              <w:noProof/>
            </w:rPr>
          </w:pPr>
          <w:hyperlink w:anchor="_Toc444179937" w:history="1">
            <w:r w:rsidR="00F11A10" w:rsidRPr="008C6C9F">
              <w:rPr>
                <w:rStyle w:val="Hyperlink"/>
                <w:noProof/>
              </w:rPr>
              <w:t>RND()</w:t>
            </w:r>
            <w:r w:rsidR="00F11A10">
              <w:rPr>
                <w:noProof/>
                <w:webHidden/>
              </w:rPr>
              <w:tab/>
            </w:r>
            <w:r w:rsidR="00F11A10">
              <w:rPr>
                <w:noProof/>
                <w:webHidden/>
              </w:rPr>
              <w:fldChar w:fldCharType="begin"/>
            </w:r>
            <w:r w:rsidR="00F11A10">
              <w:rPr>
                <w:noProof/>
                <w:webHidden/>
              </w:rPr>
              <w:instrText xml:space="preserve"> PAGEREF _Toc444179937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38" w:history="1">
            <w:r w:rsidR="00F11A10" w:rsidRPr="008C6C9F">
              <w:rPr>
                <w:rStyle w:val="Hyperlink"/>
                <w:noProof/>
              </w:rPr>
              <w:t>MAX(&lt;nexp&gt;, &lt;nexp&gt;)</w:t>
            </w:r>
            <w:r w:rsidR="00F11A10">
              <w:rPr>
                <w:noProof/>
                <w:webHidden/>
              </w:rPr>
              <w:tab/>
            </w:r>
            <w:r w:rsidR="00F11A10">
              <w:rPr>
                <w:noProof/>
                <w:webHidden/>
              </w:rPr>
              <w:fldChar w:fldCharType="begin"/>
            </w:r>
            <w:r w:rsidR="00F11A10">
              <w:rPr>
                <w:noProof/>
                <w:webHidden/>
              </w:rPr>
              <w:instrText xml:space="preserve"> PAGEREF _Toc444179938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39" w:history="1">
            <w:r w:rsidR="00F11A10" w:rsidRPr="008C6C9F">
              <w:rPr>
                <w:rStyle w:val="Hyperlink"/>
                <w:noProof/>
              </w:rPr>
              <w:t>MIN(&lt;nexp&gt;, &lt;nexp&gt;)</w:t>
            </w:r>
            <w:r w:rsidR="00F11A10">
              <w:rPr>
                <w:noProof/>
                <w:webHidden/>
              </w:rPr>
              <w:tab/>
            </w:r>
            <w:r w:rsidR="00F11A10">
              <w:rPr>
                <w:noProof/>
                <w:webHidden/>
              </w:rPr>
              <w:fldChar w:fldCharType="begin"/>
            </w:r>
            <w:r w:rsidR="00F11A10">
              <w:rPr>
                <w:noProof/>
                <w:webHidden/>
              </w:rPr>
              <w:instrText xml:space="preserve"> PAGEREF _Toc444179939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0" w:history="1">
            <w:r w:rsidR="00F11A10" w:rsidRPr="008C6C9F">
              <w:rPr>
                <w:rStyle w:val="Hyperlink"/>
                <w:noProof/>
              </w:rPr>
              <w:t>CEIL(&lt;nexp&gt;)</w:t>
            </w:r>
            <w:r w:rsidR="00F11A10">
              <w:rPr>
                <w:noProof/>
                <w:webHidden/>
              </w:rPr>
              <w:tab/>
            </w:r>
            <w:r w:rsidR="00F11A10">
              <w:rPr>
                <w:noProof/>
                <w:webHidden/>
              </w:rPr>
              <w:fldChar w:fldCharType="begin"/>
            </w:r>
            <w:r w:rsidR="00F11A10">
              <w:rPr>
                <w:noProof/>
                <w:webHidden/>
              </w:rPr>
              <w:instrText xml:space="preserve"> PAGEREF _Toc444179940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1" w:history="1">
            <w:r w:rsidR="00F11A10" w:rsidRPr="008C6C9F">
              <w:rPr>
                <w:rStyle w:val="Hyperlink"/>
                <w:noProof/>
              </w:rPr>
              <w:t>FLOOR(&lt;nexp&gt;)</w:t>
            </w:r>
            <w:r w:rsidR="00F11A10">
              <w:rPr>
                <w:noProof/>
                <w:webHidden/>
              </w:rPr>
              <w:tab/>
            </w:r>
            <w:r w:rsidR="00F11A10">
              <w:rPr>
                <w:noProof/>
                <w:webHidden/>
              </w:rPr>
              <w:fldChar w:fldCharType="begin"/>
            </w:r>
            <w:r w:rsidR="00F11A10">
              <w:rPr>
                <w:noProof/>
                <w:webHidden/>
              </w:rPr>
              <w:instrText xml:space="preserve"> PAGEREF _Toc444179941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2" w:history="1">
            <w:r w:rsidR="00F11A10" w:rsidRPr="008C6C9F">
              <w:rPr>
                <w:rStyle w:val="Hyperlink"/>
                <w:noProof/>
              </w:rPr>
              <w:t>INT(&lt;nexp&gt;)</w:t>
            </w:r>
            <w:r w:rsidR="00F11A10">
              <w:rPr>
                <w:noProof/>
                <w:webHidden/>
              </w:rPr>
              <w:tab/>
            </w:r>
            <w:r w:rsidR="00F11A10">
              <w:rPr>
                <w:noProof/>
                <w:webHidden/>
              </w:rPr>
              <w:fldChar w:fldCharType="begin"/>
            </w:r>
            <w:r w:rsidR="00F11A10">
              <w:rPr>
                <w:noProof/>
                <w:webHidden/>
              </w:rPr>
              <w:instrText xml:space="preserve"> PAGEREF _Toc444179942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3" w:history="1">
            <w:r w:rsidR="00F11A10" w:rsidRPr="008C6C9F">
              <w:rPr>
                <w:rStyle w:val="Hyperlink"/>
                <w:noProof/>
              </w:rPr>
              <w:t>FRAC(&lt;nexp&gt;)</w:t>
            </w:r>
            <w:r w:rsidR="00F11A10">
              <w:rPr>
                <w:noProof/>
                <w:webHidden/>
              </w:rPr>
              <w:tab/>
            </w:r>
            <w:r w:rsidR="00F11A10">
              <w:rPr>
                <w:noProof/>
                <w:webHidden/>
              </w:rPr>
              <w:fldChar w:fldCharType="begin"/>
            </w:r>
            <w:r w:rsidR="00F11A10">
              <w:rPr>
                <w:noProof/>
                <w:webHidden/>
              </w:rPr>
              <w:instrText xml:space="preserve"> PAGEREF _Toc444179943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4" w:history="1">
            <w:r w:rsidR="00F11A10" w:rsidRPr="008C6C9F">
              <w:rPr>
                <w:rStyle w:val="Hyperlink"/>
                <w:noProof/>
              </w:rPr>
              <w:t>MOD(&lt;nexp1&gt;, &lt;nexp2&gt;)</w:t>
            </w:r>
            <w:r w:rsidR="00F11A10">
              <w:rPr>
                <w:noProof/>
                <w:webHidden/>
              </w:rPr>
              <w:tab/>
            </w:r>
            <w:r w:rsidR="00F11A10">
              <w:rPr>
                <w:noProof/>
                <w:webHidden/>
              </w:rPr>
              <w:fldChar w:fldCharType="begin"/>
            </w:r>
            <w:r w:rsidR="00F11A10">
              <w:rPr>
                <w:noProof/>
                <w:webHidden/>
              </w:rPr>
              <w:instrText xml:space="preserve"> PAGEREF _Toc444179944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5" w:history="1">
            <w:r w:rsidR="00F11A10" w:rsidRPr="008C6C9F">
              <w:rPr>
                <w:rStyle w:val="Hyperlink"/>
                <w:noProof/>
              </w:rPr>
              <w:t>ROUND(&lt;value_nexp&gt;{, &lt;count_nexp&gt;{, &lt;mode_sexp&gt;}})</w:t>
            </w:r>
            <w:r w:rsidR="00F11A10">
              <w:rPr>
                <w:noProof/>
                <w:webHidden/>
              </w:rPr>
              <w:tab/>
            </w:r>
            <w:r w:rsidR="00F11A10">
              <w:rPr>
                <w:noProof/>
                <w:webHidden/>
              </w:rPr>
              <w:fldChar w:fldCharType="begin"/>
            </w:r>
            <w:r w:rsidR="00F11A10">
              <w:rPr>
                <w:noProof/>
                <w:webHidden/>
              </w:rPr>
              <w:instrText xml:space="preserve"> PAGEREF _Toc444179945 \h </w:instrText>
            </w:r>
            <w:r w:rsidR="00F11A10">
              <w:rPr>
                <w:noProof/>
                <w:webHidden/>
              </w:rPr>
            </w:r>
            <w:r w:rsidR="00F11A10">
              <w:rPr>
                <w:noProof/>
                <w:webHidden/>
              </w:rPr>
              <w:fldChar w:fldCharType="separate"/>
            </w:r>
            <w:r w:rsidR="00F11A10">
              <w:rPr>
                <w:noProof/>
                <w:webHidden/>
              </w:rPr>
              <w:t>57</w:t>
            </w:r>
            <w:r w:rsidR="00F11A10">
              <w:rPr>
                <w:noProof/>
                <w:webHidden/>
              </w:rPr>
              <w:fldChar w:fldCharType="end"/>
            </w:r>
          </w:hyperlink>
        </w:p>
        <w:p w:rsidR="00F11A10" w:rsidRDefault="00216A49">
          <w:pPr>
            <w:pStyle w:val="TOC2"/>
            <w:rPr>
              <w:rFonts w:eastAsiaTheme="minorEastAsia"/>
              <w:noProof/>
            </w:rPr>
          </w:pPr>
          <w:hyperlink w:anchor="_Toc444179946" w:history="1">
            <w:r w:rsidR="00F11A10" w:rsidRPr="008C6C9F">
              <w:rPr>
                <w:rStyle w:val="Hyperlink"/>
                <w:noProof/>
              </w:rPr>
              <w:t>SQR(&lt;nexp&gt;)</w:t>
            </w:r>
            <w:r w:rsidR="00F11A10">
              <w:rPr>
                <w:noProof/>
                <w:webHidden/>
              </w:rPr>
              <w:tab/>
            </w:r>
            <w:r w:rsidR="00F11A10">
              <w:rPr>
                <w:noProof/>
                <w:webHidden/>
              </w:rPr>
              <w:fldChar w:fldCharType="begin"/>
            </w:r>
            <w:r w:rsidR="00F11A10">
              <w:rPr>
                <w:noProof/>
                <w:webHidden/>
              </w:rPr>
              <w:instrText xml:space="preserve"> PAGEREF _Toc444179946 \h </w:instrText>
            </w:r>
            <w:r w:rsidR="00F11A10">
              <w:rPr>
                <w:noProof/>
                <w:webHidden/>
              </w:rPr>
            </w:r>
            <w:r w:rsidR="00F11A10">
              <w:rPr>
                <w:noProof/>
                <w:webHidden/>
              </w:rPr>
              <w:fldChar w:fldCharType="separate"/>
            </w:r>
            <w:r w:rsidR="00F11A10">
              <w:rPr>
                <w:noProof/>
                <w:webHidden/>
              </w:rPr>
              <w:t>58</w:t>
            </w:r>
            <w:r w:rsidR="00F11A10">
              <w:rPr>
                <w:noProof/>
                <w:webHidden/>
              </w:rPr>
              <w:fldChar w:fldCharType="end"/>
            </w:r>
          </w:hyperlink>
        </w:p>
        <w:p w:rsidR="00F11A10" w:rsidRDefault="00216A49">
          <w:pPr>
            <w:pStyle w:val="TOC2"/>
            <w:rPr>
              <w:rFonts w:eastAsiaTheme="minorEastAsia"/>
              <w:noProof/>
            </w:rPr>
          </w:pPr>
          <w:hyperlink w:anchor="_Toc444179947" w:history="1">
            <w:r w:rsidR="00F11A10" w:rsidRPr="008C6C9F">
              <w:rPr>
                <w:rStyle w:val="Hyperlink"/>
                <w:noProof/>
              </w:rPr>
              <w:t>CBRT(&lt;nexp&gt;)</w:t>
            </w:r>
            <w:r w:rsidR="00F11A10">
              <w:rPr>
                <w:noProof/>
                <w:webHidden/>
              </w:rPr>
              <w:tab/>
            </w:r>
            <w:r w:rsidR="00F11A10">
              <w:rPr>
                <w:noProof/>
                <w:webHidden/>
              </w:rPr>
              <w:fldChar w:fldCharType="begin"/>
            </w:r>
            <w:r w:rsidR="00F11A10">
              <w:rPr>
                <w:noProof/>
                <w:webHidden/>
              </w:rPr>
              <w:instrText xml:space="preserve"> PAGEREF _Toc444179947 \h </w:instrText>
            </w:r>
            <w:r w:rsidR="00F11A10">
              <w:rPr>
                <w:noProof/>
                <w:webHidden/>
              </w:rPr>
            </w:r>
            <w:r w:rsidR="00F11A10">
              <w:rPr>
                <w:noProof/>
                <w:webHidden/>
              </w:rPr>
              <w:fldChar w:fldCharType="separate"/>
            </w:r>
            <w:r w:rsidR="00F11A10">
              <w:rPr>
                <w:noProof/>
                <w:webHidden/>
              </w:rPr>
              <w:t>58</w:t>
            </w:r>
            <w:r w:rsidR="00F11A10">
              <w:rPr>
                <w:noProof/>
                <w:webHidden/>
              </w:rPr>
              <w:fldChar w:fldCharType="end"/>
            </w:r>
          </w:hyperlink>
        </w:p>
        <w:p w:rsidR="00F11A10" w:rsidRDefault="00216A49">
          <w:pPr>
            <w:pStyle w:val="TOC2"/>
            <w:rPr>
              <w:rFonts w:eastAsiaTheme="minorEastAsia"/>
              <w:noProof/>
            </w:rPr>
          </w:pPr>
          <w:hyperlink w:anchor="_Toc444179948" w:history="1">
            <w:r w:rsidR="00F11A10" w:rsidRPr="008C6C9F">
              <w:rPr>
                <w:rStyle w:val="Hyperlink"/>
                <w:noProof/>
              </w:rPr>
              <w:t>LOG(&lt;nexp&gt;)</w:t>
            </w:r>
            <w:r w:rsidR="00F11A10">
              <w:rPr>
                <w:noProof/>
                <w:webHidden/>
              </w:rPr>
              <w:tab/>
            </w:r>
            <w:r w:rsidR="00F11A10">
              <w:rPr>
                <w:noProof/>
                <w:webHidden/>
              </w:rPr>
              <w:fldChar w:fldCharType="begin"/>
            </w:r>
            <w:r w:rsidR="00F11A10">
              <w:rPr>
                <w:noProof/>
                <w:webHidden/>
              </w:rPr>
              <w:instrText xml:space="preserve"> PAGEREF _Toc444179948 \h </w:instrText>
            </w:r>
            <w:r w:rsidR="00F11A10">
              <w:rPr>
                <w:noProof/>
                <w:webHidden/>
              </w:rPr>
            </w:r>
            <w:r w:rsidR="00F11A10">
              <w:rPr>
                <w:noProof/>
                <w:webHidden/>
              </w:rPr>
              <w:fldChar w:fldCharType="separate"/>
            </w:r>
            <w:r w:rsidR="00F11A10">
              <w:rPr>
                <w:noProof/>
                <w:webHidden/>
              </w:rPr>
              <w:t>58</w:t>
            </w:r>
            <w:r w:rsidR="00F11A10">
              <w:rPr>
                <w:noProof/>
                <w:webHidden/>
              </w:rPr>
              <w:fldChar w:fldCharType="end"/>
            </w:r>
          </w:hyperlink>
        </w:p>
        <w:p w:rsidR="00F11A10" w:rsidRDefault="00216A49">
          <w:pPr>
            <w:pStyle w:val="TOC2"/>
            <w:rPr>
              <w:rFonts w:eastAsiaTheme="minorEastAsia"/>
              <w:noProof/>
            </w:rPr>
          </w:pPr>
          <w:hyperlink w:anchor="_Toc444179949" w:history="1">
            <w:r w:rsidR="00F11A10" w:rsidRPr="008C6C9F">
              <w:rPr>
                <w:rStyle w:val="Hyperlink"/>
                <w:noProof/>
              </w:rPr>
              <w:t>LOG10(&lt;nexp&gt;)</w:t>
            </w:r>
            <w:r w:rsidR="00F11A10">
              <w:rPr>
                <w:noProof/>
                <w:webHidden/>
              </w:rPr>
              <w:tab/>
            </w:r>
            <w:r w:rsidR="00F11A10">
              <w:rPr>
                <w:noProof/>
                <w:webHidden/>
              </w:rPr>
              <w:fldChar w:fldCharType="begin"/>
            </w:r>
            <w:r w:rsidR="00F11A10">
              <w:rPr>
                <w:noProof/>
                <w:webHidden/>
              </w:rPr>
              <w:instrText xml:space="preserve"> PAGEREF _Toc444179949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0" w:history="1">
            <w:r w:rsidR="00F11A10" w:rsidRPr="008C6C9F">
              <w:rPr>
                <w:rStyle w:val="Hyperlink"/>
                <w:noProof/>
              </w:rPr>
              <w:t>EXP(&lt;nexp&gt;)</w:t>
            </w:r>
            <w:r w:rsidR="00F11A10">
              <w:rPr>
                <w:noProof/>
                <w:webHidden/>
              </w:rPr>
              <w:tab/>
            </w:r>
            <w:r w:rsidR="00F11A10">
              <w:rPr>
                <w:noProof/>
                <w:webHidden/>
              </w:rPr>
              <w:fldChar w:fldCharType="begin"/>
            </w:r>
            <w:r w:rsidR="00F11A10">
              <w:rPr>
                <w:noProof/>
                <w:webHidden/>
              </w:rPr>
              <w:instrText xml:space="preserve"> PAGEREF _Toc444179950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1" w:history="1">
            <w:r w:rsidR="00F11A10" w:rsidRPr="008C6C9F">
              <w:rPr>
                <w:rStyle w:val="Hyperlink"/>
                <w:noProof/>
              </w:rPr>
              <w:t>POW(&lt;nexp1&gt;, &lt;nexp2&gt;)</w:t>
            </w:r>
            <w:r w:rsidR="00F11A10">
              <w:rPr>
                <w:noProof/>
                <w:webHidden/>
              </w:rPr>
              <w:tab/>
            </w:r>
            <w:r w:rsidR="00F11A10">
              <w:rPr>
                <w:noProof/>
                <w:webHidden/>
              </w:rPr>
              <w:fldChar w:fldCharType="begin"/>
            </w:r>
            <w:r w:rsidR="00F11A10">
              <w:rPr>
                <w:noProof/>
                <w:webHidden/>
              </w:rPr>
              <w:instrText xml:space="preserve"> PAGEREF _Toc444179951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2" w:history="1">
            <w:r w:rsidR="00F11A10" w:rsidRPr="008C6C9F">
              <w:rPr>
                <w:rStyle w:val="Hyperlink"/>
                <w:noProof/>
              </w:rPr>
              <w:t>HYPOT(&lt;nexp_x&gt;, &lt;nexp_y)</w:t>
            </w:r>
            <w:r w:rsidR="00F11A10">
              <w:rPr>
                <w:noProof/>
                <w:webHidden/>
              </w:rPr>
              <w:tab/>
            </w:r>
            <w:r w:rsidR="00F11A10">
              <w:rPr>
                <w:noProof/>
                <w:webHidden/>
              </w:rPr>
              <w:fldChar w:fldCharType="begin"/>
            </w:r>
            <w:r w:rsidR="00F11A10">
              <w:rPr>
                <w:noProof/>
                <w:webHidden/>
              </w:rPr>
              <w:instrText xml:space="preserve"> PAGEREF _Toc444179952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3" w:history="1">
            <w:r w:rsidR="00F11A10" w:rsidRPr="008C6C9F">
              <w:rPr>
                <w:rStyle w:val="Hyperlink"/>
                <w:noProof/>
              </w:rPr>
              <w:t>PI()</w:t>
            </w:r>
            <w:r w:rsidR="00F11A10">
              <w:rPr>
                <w:noProof/>
                <w:webHidden/>
              </w:rPr>
              <w:tab/>
            </w:r>
            <w:r w:rsidR="00F11A10">
              <w:rPr>
                <w:noProof/>
                <w:webHidden/>
              </w:rPr>
              <w:fldChar w:fldCharType="begin"/>
            </w:r>
            <w:r w:rsidR="00F11A10">
              <w:rPr>
                <w:noProof/>
                <w:webHidden/>
              </w:rPr>
              <w:instrText xml:space="preserve"> PAGEREF _Toc444179953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4" w:history="1">
            <w:r w:rsidR="00F11A10" w:rsidRPr="008C6C9F">
              <w:rPr>
                <w:rStyle w:val="Hyperlink"/>
                <w:noProof/>
              </w:rPr>
              <w:t>SIN(&lt;nexp&gt;)</w:t>
            </w:r>
            <w:r w:rsidR="00F11A10">
              <w:rPr>
                <w:noProof/>
                <w:webHidden/>
              </w:rPr>
              <w:tab/>
            </w:r>
            <w:r w:rsidR="00F11A10">
              <w:rPr>
                <w:noProof/>
                <w:webHidden/>
              </w:rPr>
              <w:fldChar w:fldCharType="begin"/>
            </w:r>
            <w:r w:rsidR="00F11A10">
              <w:rPr>
                <w:noProof/>
                <w:webHidden/>
              </w:rPr>
              <w:instrText xml:space="preserve"> PAGEREF _Toc444179954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5" w:history="1">
            <w:r w:rsidR="00F11A10" w:rsidRPr="008C6C9F">
              <w:rPr>
                <w:rStyle w:val="Hyperlink"/>
                <w:noProof/>
              </w:rPr>
              <w:t>COS(&lt;nexp&gt;)</w:t>
            </w:r>
            <w:r w:rsidR="00F11A10">
              <w:rPr>
                <w:noProof/>
                <w:webHidden/>
              </w:rPr>
              <w:tab/>
            </w:r>
            <w:r w:rsidR="00F11A10">
              <w:rPr>
                <w:noProof/>
                <w:webHidden/>
              </w:rPr>
              <w:fldChar w:fldCharType="begin"/>
            </w:r>
            <w:r w:rsidR="00F11A10">
              <w:rPr>
                <w:noProof/>
                <w:webHidden/>
              </w:rPr>
              <w:instrText xml:space="preserve"> PAGEREF _Toc444179955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6" w:history="1">
            <w:r w:rsidR="00F11A10" w:rsidRPr="008C6C9F">
              <w:rPr>
                <w:rStyle w:val="Hyperlink"/>
                <w:noProof/>
              </w:rPr>
              <w:t>TAN(&lt;nexp&gt;)</w:t>
            </w:r>
            <w:r w:rsidR="00F11A10">
              <w:rPr>
                <w:noProof/>
                <w:webHidden/>
              </w:rPr>
              <w:tab/>
            </w:r>
            <w:r w:rsidR="00F11A10">
              <w:rPr>
                <w:noProof/>
                <w:webHidden/>
              </w:rPr>
              <w:fldChar w:fldCharType="begin"/>
            </w:r>
            <w:r w:rsidR="00F11A10">
              <w:rPr>
                <w:noProof/>
                <w:webHidden/>
              </w:rPr>
              <w:instrText xml:space="preserve"> PAGEREF _Toc444179956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7" w:history="1">
            <w:r w:rsidR="00F11A10" w:rsidRPr="008C6C9F">
              <w:rPr>
                <w:rStyle w:val="Hyperlink"/>
                <w:noProof/>
              </w:rPr>
              <w:t>SINH(&lt;nexp&gt;)</w:t>
            </w:r>
            <w:r w:rsidR="00F11A10">
              <w:rPr>
                <w:noProof/>
                <w:webHidden/>
              </w:rPr>
              <w:tab/>
            </w:r>
            <w:r w:rsidR="00F11A10">
              <w:rPr>
                <w:noProof/>
                <w:webHidden/>
              </w:rPr>
              <w:fldChar w:fldCharType="begin"/>
            </w:r>
            <w:r w:rsidR="00F11A10">
              <w:rPr>
                <w:noProof/>
                <w:webHidden/>
              </w:rPr>
              <w:instrText xml:space="preserve"> PAGEREF _Toc444179957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8" w:history="1">
            <w:r w:rsidR="00F11A10" w:rsidRPr="008C6C9F">
              <w:rPr>
                <w:rStyle w:val="Hyperlink"/>
                <w:noProof/>
              </w:rPr>
              <w:t>COSH(&lt;nexp&gt;)</w:t>
            </w:r>
            <w:r w:rsidR="00F11A10">
              <w:rPr>
                <w:noProof/>
                <w:webHidden/>
              </w:rPr>
              <w:tab/>
            </w:r>
            <w:r w:rsidR="00F11A10">
              <w:rPr>
                <w:noProof/>
                <w:webHidden/>
              </w:rPr>
              <w:fldChar w:fldCharType="begin"/>
            </w:r>
            <w:r w:rsidR="00F11A10">
              <w:rPr>
                <w:noProof/>
                <w:webHidden/>
              </w:rPr>
              <w:instrText xml:space="preserve"> PAGEREF _Toc444179958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59" w:history="1">
            <w:r w:rsidR="00F11A10" w:rsidRPr="008C6C9F">
              <w:rPr>
                <w:rStyle w:val="Hyperlink"/>
                <w:noProof/>
              </w:rPr>
              <w:t>ASIN(&lt;nexp&gt;)</w:t>
            </w:r>
            <w:r w:rsidR="00F11A10">
              <w:rPr>
                <w:noProof/>
                <w:webHidden/>
              </w:rPr>
              <w:tab/>
            </w:r>
            <w:r w:rsidR="00F11A10">
              <w:rPr>
                <w:noProof/>
                <w:webHidden/>
              </w:rPr>
              <w:fldChar w:fldCharType="begin"/>
            </w:r>
            <w:r w:rsidR="00F11A10">
              <w:rPr>
                <w:noProof/>
                <w:webHidden/>
              </w:rPr>
              <w:instrText xml:space="preserve"> PAGEREF _Toc444179959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60" w:history="1">
            <w:r w:rsidR="00F11A10" w:rsidRPr="008C6C9F">
              <w:rPr>
                <w:rStyle w:val="Hyperlink"/>
                <w:noProof/>
              </w:rPr>
              <w:t>ACOS(&lt;nexp&gt;)</w:t>
            </w:r>
            <w:r w:rsidR="00F11A10">
              <w:rPr>
                <w:noProof/>
                <w:webHidden/>
              </w:rPr>
              <w:tab/>
            </w:r>
            <w:r w:rsidR="00F11A10">
              <w:rPr>
                <w:noProof/>
                <w:webHidden/>
              </w:rPr>
              <w:fldChar w:fldCharType="begin"/>
            </w:r>
            <w:r w:rsidR="00F11A10">
              <w:rPr>
                <w:noProof/>
                <w:webHidden/>
              </w:rPr>
              <w:instrText xml:space="preserve"> PAGEREF _Toc444179960 \h </w:instrText>
            </w:r>
            <w:r w:rsidR="00F11A10">
              <w:rPr>
                <w:noProof/>
                <w:webHidden/>
              </w:rPr>
            </w:r>
            <w:r w:rsidR="00F11A10">
              <w:rPr>
                <w:noProof/>
                <w:webHidden/>
              </w:rPr>
              <w:fldChar w:fldCharType="separate"/>
            </w:r>
            <w:r w:rsidR="00F11A10">
              <w:rPr>
                <w:noProof/>
                <w:webHidden/>
              </w:rPr>
              <w:t>59</w:t>
            </w:r>
            <w:r w:rsidR="00F11A10">
              <w:rPr>
                <w:noProof/>
                <w:webHidden/>
              </w:rPr>
              <w:fldChar w:fldCharType="end"/>
            </w:r>
          </w:hyperlink>
        </w:p>
        <w:p w:rsidR="00F11A10" w:rsidRDefault="00216A49">
          <w:pPr>
            <w:pStyle w:val="TOC2"/>
            <w:rPr>
              <w:rFonts w:eastAsiaTheme="minorEastAsia"/>
              <w:noProof/>
            </w:rPr>
          </w:pPr>
          <w:hyperlink w:anchor="_Toc444179961" w:history="1">
            <w:r w:rsidR="00F11A10" w:rsidRPr="008C6C9F">
              <w:rPr>
                <w:rStyle w:val="Hyperlink"/>
                <w:noProof/>
              </w:rPr>
              <w:t>ATAN(&lt;nexp&gt;)</w:t>
            </w:r>
            <w:r w:rsidR="00F11A10">
              <w:rPr>
                <w:noProof/>
                <w:webHidden/>
              </w:rPr>
              <w:tab/>
            </w:r>
            <w:r w:rsidR="00F11A10">
              <w:rPr>
                <w:noProof/>
                <w:webHidden/>
              </w:rPr>
              <w:fldChar w:fldCharType="begin"/>
            </w:r>
            <w:r w:rsidR="00F11A10">
              <w:rPr>
                <w:noProof/>
                <w:webHidden/>
              </w:rPr>
              <w:instrText xml:space="preserve"> PAGEREF _Toc444179961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2" w:history="1">
            <w:r w:rsidR="00F11A10" w:rsidRPr="008C6C9F">
              <w:rPr>
                <w:rStyle w:val="Hyperlink"/>
                <w:noProof/>
              </w:rPr>
              <w:t>ATAN2(&lt;nexp_y&gt;, &lt;nexp_x&gt;)</w:t>
            </w:r>
            <w:r w:rsidR="00F11A10">
              <w:rPr>
                <w:noProof/>
                <w:webHidden/>
              </w:rPr>
              <w:tab/>
            </w:r>
            <w:r w:rsidR="00F11A10">
              <w:rPr>
                <w:noProof/>
                <w:webHidden/>
              </w:rPr>
              <w:fldChar w:fldCharType="begin"/>
            </w:r>
            <w:r w:rsidR="00F11A10">
              <w:rPr>
                <w:noProof/>
                <w:webHidden/>
              </w:rPr>
              <w:instrText xml:space="preserve"> PAGEREF _Toc444179962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3" w:history="1">
            <w:r w:rsidR="00F11A10" w:rsidRPr="008C6C9F">
              <w:rPr>
                <w:rStyle w:val="Hyperlink"/>
                <w:noProof/>
              </w:rPr>
              <w:t>TODEGREES(&lt;nexp&gt;)</w:t>
            </w:r>
            <w:r w:rsidR="00F11A10">
              <w:rPr>
                <w:noProof/>
                <w:webHidden/>
              </w:rPr>
              <w:tab/>
            </w:r>
            <w:r w:rsidR="00F11A10">
              <w:rPr>
                <w:noProof/>
                <w:webHidden/>
              </w:rPr>
              <w:fldChar w:fldCharType="begin"/>
            </w:r>
            <w:r w:rsidR="00F11A10">
              <w:rPr>
                <w:noProof/>
                <w:webHidden/>
              </w:rPr>
              <w:instrText xml:space="preserve"> PAGEREF _Toc444179963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4" w:history="1">
            <w:r w:rsidR="00F11A10" w:rsidRPr="008C6C9F">
              <w:rPr>
                <w:rStyle w:val="Hyperlink"/>
                <w:noProof/>
              </w:rPr>
              <w:t>TORADIANS(&lt;nexp&gt;)</w:t>
            </w:r>
            <w:r w:rsidR="00F11A10">
              <w:rPr>
                <w:noProof/>
                <w:webHidden/>
              </w:rPr>
              <w:tab/>
            </w:r>
            <w:r w:rsidR="00F11A10">
              <w:rPr>
                <w:noProof/>
                <w:webHidden/>
              </w:rPr>
              <w:fldChar w:fldCharType="begin"/>
            </w:r>
            <w:r w:rsidR="00F11A10">
              <w:rPr>
                <w:noProof/>
                <w:webHidden/>
              </w:rPr>
              <w:instrText xml:space="preserve"> PAGEREF _Toc444179964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5" w:history="1">
            <w:r w:rsidR="00F11A10" w:rsidRPr="008C6C9F">
              <w:rPr>
                <w:rStyle w:val="Hyperlink"/>
                <w:noProof/>
              </w:rPr>
              <w:t>VAL(&lt;sexp&gt;)</w:t>
            </w:r>
            <w:r w:rsidR="00F11A10">
              <w:rPr>
                <w:noProof/>
                <w:webHidden/>
              </w:rPr>
              <w:tab/>
            </w:r>
            <w:r w:rsidR="00F11A10">
              <w:rPr>
                <w:noProof/>
                <w:webHidden/>
              </w:rPr>
              <w:fldChar w:fldCharType="begin"/>
            </w:r>
            <w:r w:rsidR="00F11A10">
              <w:rPr>
                <w:noProof/>
                <w:webHidden/>
              </w:rPr>
              <w:instrText xml:space="preserve"> PAGEREF _Toc444179965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6" w:history="1">
            <w:r w:rsidR="00F11A10" w:rsidRPr="008C6C9F">
              <w:rPr>
                <w:rStyle w:val="Hyperlink"/>
                <w:noProof/>
              </w:rPr>
              <w:t>IS_NUMBER(&lt;sexp&gt;)</w:t>
            </w:r>
            <w:r w:rsidR="00F11A10">
              <w:rPr>
                <w:noProof/>
                <w:webHidden/>
              </w:rPr>
              <w:tab/>
            </w:r>
            <w:r w:rsidR="00F11A10">
              <w:rPr>
                <w:noProof/>
                <w:webHidden/>
              </w:rPr>
              <w:fldChar w:fldCharType="begin"/>
            </w:r>
            <w:r w:rsidR="00F11A10">
              <w:rPr>
                <w:noProof/>
                <w:webHidden/>
              </w:rPr>
              <w:instrText xml:space="preserve"> PAGEREF _Toc444179966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7" w:history="1">
            <w:r w:rsidR="00F11A10" w:rsidRPr="008C6C9F">
              <w:rPr>
                <w:rStyle w:val="Hyperlink"/>
                <w:noProof/>
              </w:rPr>
              <w:t>LEN(&lt;sexp&gt;)</w:t>
            </w:r>
            <w:r w:rsidR="00F11A10">
              <w:rPr>
                <w:noProof/>
                <w:webHidden/>
              </w:rPr>
              <w:tab/>
            </w:r>
            <w:r w:rsidR="00F11A10">
              <w:rPr>
                <w:noProof/>
                <w:webHidden/>
              </w:rPr>
              <w:fldChar w:fldCharType="begin"/>
            </w:r>
            <w:r w:rsidR="00F11A10">
              <w:rPr>
                <w:noProof/>
                <w:webHidden/>
              </w:rPr>
              <w:instrText xml:space="preserve"> PAGEREF _Toc444179967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8" w:history="1">
            <w:r w:rsidR="00F11A10" w:rsidRPr="008C6C9F">
              <w:rPr>
                <w:rStyle w:val="Hyperlink"/>
                <w:noProof/>
              </w:rPr>
              <w:t>HEX(&lt;sexp&gt;)</w:t>
            </w:r>
            <w:r w:rsidR="00F11A10">
              <w:rPr>
                <w:noProof/>
                <w:webHidden/>
              </w:rPr>
              <w:tab/>
            </w:r>
            <w:r w:rsidR="00F11A10">
              <w:rPr>
                <w:noProof/>
                <w:webHidden/>
              </w:rPr>
              <w:fldChar w:fldCharType="begin"/>
            </w:r>
            <w:r w:rsidR="00F11A10">
              <w:rPr>
                <w:noProof/>
                <w:webHidden/>
              </w:rPr>
              <w:instrText xml:space="preserve"> PAGEREF _Toc444179968 \h </w:instrText>
            </w:r>
            <w:r w:rsidR="00F11A10">
              <w:rPr>
                <w:noProof/>
                <w:webHidden/>
              </w:rPr>
            </w:r>
            <w:r w:rsidR="00F11A10">
              <w:rPr>
                <w:noProof/>
                <w:webHidden/>
              </w:rPr>
              <w:fldChar w:fldCharType="separate"/>
            </w:r>
            <w:r w:rsidR="00F11A10">
              <w:rPr>
                <w:noProof/>
                <w:webHidden/>
              </w:rPr>
              <w:t>60</w:t>
            </w:r>
            <w:r w:rsidR="00F11A10">
              <w:rPr>
                <w:noProof/>
                <w:webHidden/>
              </w:rPr>
              <w:fldChar w:fldCharType="end"/>
            </w:r>
          </w:hyperlink>
        </w:p>
        <w:p w:rsidR="00F11A10" w:rsidRDefault="00216A49">
          <w:pPr>
            <w:pStyle w:val="TOC2"/>
            <w:rPr>
              <w:rFonts w:eastAsiaTheme="minorEastAsia"/>
              <w:noProof/>
            </w:rPr>
          </w:pPr>
          <w:hyperlink w:anchor="_Toc444179969" w:history="1">
            <w:r w:rsidR="00F11A10" w:rsidRPr="008C6C9F">
              <w:rPr>
                <w:rStyle w:val="Hyperlink"/>
                <w:noProof/>
              </w:rPr>
              <w:t>OCT(&lt;sexp&gt;)</w:t>
            </w:r>
            <w:r w:rsidR="00F11A10">
              <w:rPr>
                <w:noProof/>
                <w:webHidden/>
              </w:rPr>
              <w:tab/>
            </w:r>
            <w:r w:rsidR="00F11A10">
              <w:rPr>
                <w:noProof/>
                <w:webHidden/>
              </w:rPr>
              <w:fldChar w:fldCharType="begin"/>
            </w:r>
            <w:r w:rsidR="00F11A10">
              <w:rPr>
                <w:noProof/>
                <w:webHidden/>
              </w:rPr>
              <w:instrText xml:space="preserve"> PAGEREF _Toc444179969 \h </w:instrText>
            </w:r>
            <w:r w:rsidR="00F11A10">
              <w:rPr>
                <w:noProof/>
                <w:webHidden/>
              </w:rPr>
            </w:r>
            <w:r w:rsidR="00F11A10">
              <w:rPr>
                <w:noProof/>
                <w:webHidden/>
              </w:rPr>
              <w:fldChar w:fldCharType="separate"/>
            </w:r>
            <w:r w:rsidR="00F11A10">
              <w:rPr>
                <w:noProof/>
                <w:webHidden/>
              </w:rPr>
              <w:t>61</w:t>
            </w:r>
            <w:r w:rsidR="00F11A10">
              <w:rPr>
                <w:noProof/>
                <w:webHidden/>
              </w:rPr>
              <w:fldChar w:fldCharType="end"/>
            </w:r>
          </w:hyperlink>
        </w:p>
        <w:p w:rsidR="00F11A10" w:rsidRDefault="00216A49">
          <w:pPr>
            <w:pStyle w:val="TOC2"/>
            <w:rPr>
              <w:rFonts w:eastAsiaTheme="minorEastAsia"/>
              <w:noProof/>
            </w:rPr>
          </w:pPr>
          <w:hyperlink w:anchor="_Toc444179970" w:history="1">
            <w:r w:rsidR="00F11A10" w:rsidRPr="008C6C9F">
              <w:rPr>
                <w:rStyle w:val="Hyperlink"/>
                <w:noProof/>
              </w:rPr>
              <w:t>BIN(&lt;sexp&gt;)</w:t>
            </w:r>
            <w:r w:rsidR="00F11A10">
              <w:rPr>
                <w:noProof/>
                <w:webHidden/>
              </w:rPr>
              <w:tab/>
            </w:r>
            <w:r w:rsidR="00F11A10">
              <w:rPr>
                <w:noProof/>
                <w:webHidden/>
              </w:rPr>
              <w:fldChar w:fldCharType="begin"/>
            </w:r>
            <w:r w:rsidR="00F11A10">
              <w:rPr>
                <w:noProof/>
                <w:webHidden/>
              </w:rPr>
              <w:instrText xml:space="preserve"> PAGEREF _Toc444179970 \h </w:instrText>
            </w:r>
            <w:r w:rsidR="00F11A10">
              <w:rPr>
                <w:noProof/>
                <w:webHidden/>
              </w:rPr>
            </w:r>
            <w:r w:rsidR="00F11A10">
              <w:rPr>
                <w:noProof/>
                <w:webHidden/>
              </w:rPr>
              <w:fldChar w:fldCharType="separate"/>
            </w:r>
            <w:r w:rsidR="00F11A10">
              <w:rPr>
                <w:noProof/>
                <w:webHidden/>
              </w:rPr>
              <w:t>61</w:t>
            </w:r>
            <w:r w:rsidR="00F11A10">
              <w:rPr>
                <w:noProof/>
                <w:webHidden/>
              </w:rPr>
              <w:fldChar w:fldCharType="end"/>
            </w:r>
          </w:hyperlink>
        </w:p>
        <w:p w:rsidR="00F11A10" w:rsidRDefault="00216A49">
          <w:pPr>
            <w:pStyle w:val="TOC2"/>
            <w:rPr>
              <w:rFonts w:eastAsiaTheme="minorEastAsia"/>
              <w:noProof/>
            </w:rPr>
          </w:pPr>
          <w:hyperlink w:anchor="_Toc444179971" w:history="1">
            <w:r w:rsidR="00F11A10" w:rsidRPr="008C6C9F">
              <w:rPr>
                <w:rStyle w:val="Hyperlink"/>
                <w:noProof/>
              </w:rPr>
              <w:t>SHIFT(&lt;value_nexp&gt;, &lt;bits_nexp&gt;)</w:t>
            </w:r>
            <w:r w:rsidR="00F11A10">
              <w:rPr>
                <w:noProof/>
                <w:webHidden/>
              </w:rPr>
              <w:tab/>
            </w:r>
            <w:r w:rsidR="00F11A10">
              <w:rPr>
                <w:noProof/>
                <w:webHidden/>
              </w:rPr>
              <w:fldChar w:fldCharType="begin"/>
            </w:r>
            <w:r w:rsidR="00F11A10">
              <w:rPr>
                <w:noProof/>
                <w:webHidden/>
              </w:rPr>
              <w:instrText xml:space="preserve"> PAGEREF _Toc444179971 \h </w:instrText>
            </w:r>
            <w:r w:rsidR="00F11A10">
              <w:rPr>
                <w:noProof/>
                <w:webHidden/>
              </w:rPr>
            </w:r>
            <w:r w:rsidR="00F11A10">
              <w:rPr>
                <w:noProof/>
                <w:webHidden/>
              </w:rPr>
              <w:fldChar w:fldCharType="separate"/>
            </w:r>
            <w:r w:rsidR="00F11A10">
              <w:rPr>
                <w:noProof/>
                <w:webHidden/>
              </w:rPr>
              <w:t>61</w:t>
            </w:r>
            <w:r w:rsidR="00F11A10">
              <w:rPr>
                <w:noProof/>
                <w:webHidden/>
              </w:rPr>
              <w:fldChar w:fldCharType="end"/>
            </w:r>
          </w:hyperlink>
        </w:p>
        <w:p w:rsidR="00F11A10" w:rsidRDefault="00216A49">
          <w:pPr>
            <w:pStyle w:val="TOC2"/>
            <w:rPr>
              <w:rFonts w:eastAsiaTheme="minorEastAsia"/>
              <w:noProof/>
            </w:rPr>
          </w:pPr>
          <w:hyperlink w:anchor="_Toc444179972" w:history="1">
            <w:r w:rsidR="00F11A10" w:rsidRPr="008C6C9F">
              <w:rPr>
                <w:rStyle w:val="Hyperlink"/>
                <w:noProof/>
              </w:rPr>
              <w:t>ASCII(&lt;sexp&gt;{, &lt;index_nexp&gt;})</w:t>
            </w:r>
            <w:r w:rsidR="00F11A10">
              <w:rPr>
                <w:noProof/>
                <w:webHidden/>
              </w:rPr>
              <w:tab/>
            </w:r>
            <w:r w:rsidR="00F11A10">
              <w:rPr>
                <w:noProof/>
                <w:webHidden/>
              </w:rPr>
              <w:fldChar w:fldCharType="begin"/>
            </w:r>
            <w:r w:rsidR="00F11A10">
              <w:rPr>
                <w:noProof/>
                <w:webHidden/>
              </w:rPr>
              <w:instrText xml:space="preserve"> PAGEREF _Toc444179972 \h </w:instrText>
            </w:r>
            <w:r w:rsidR="00F11A10">
              <w:rPr>
                <w:noProof/>
                <w:webHidden/>
              </w:rPr>
            </w:r>
            <w:r w:rsidR="00F11A10">
              <w:rPr>
                <w:noProof/>
                <w:webHidden/>
              </w:rPr>
              <w:fldChar w:fldCharType="separate"/>
            </w:r>
            <w:r w:rsidR="00F11A10">
              <w:rPr>
                <w:noProof/>
                <w:webHidden/>
              </w:rPr>
              <w:t>61</w:t>
            </w:r>
            <w:r w:rsidR="00F11A10">
              <w:rPr>
                <w:noProof/>
                <w:webHidden/>
              </w:rPr>
              <w:fldChar w:fldCharType="end"/>
            </w:r>
          </w:hyperlink>
        </w:p>
        <w:p w:rsidR="00F11A10" w:rsidRDefault="00216A49">
          <w:pPr>
            <w:pStyle w:val="TOC2"/>
            <w:rPr>
              <w:rFonts w:eastAsiaTheme="minorEastAsia"/>
              <w:noProof/>
            </w:rPr>
          </w:pPr>
          <w:hyperlink w:anchor="_Toc444179973" w:history="1">
            <w:r w:rsidR="00F11A10" w:rsidRPr="008C6C9F">
              <w:rPr>
                <w:rStyle w:val="Hyperlink"/>
                <w:noProof/>
              </w:rPr>
              <w:t>UCODE(&lt;sexp&gt;{, &lt;index_nexp&gt;})</w:t>
            </w:r>
            <w:r w:rsidR="00F11A10">
              <w:rPr>
                <w:noProof/>
                <w:webHidden/>
              </w:rPr>
              <w:tab/>
            </w:r>
            <w:r w:rsidR="00F11A10">
              <w:rPr>
                <w:noProof/>
                <w:webHidden/>
              </w:rPr>
              <w:fldChar w:fldCharType="begin"/>
            </w:r>
            <w:r w:rsidR="00F11A10">
              <w:rPr>
                <w:noProof/>
                <w:webHidden/>
              </w:rPr>
              <w:instrText xml:space="preserve"> PAGEREF _Toc444179973 \h </w:instrText>
            </w:r>
            <w:r w:rsidR="00F11A10">
              <w:rPr>
                <w:noProof/>
                <w:webHidden/>
              </w:rPr>
            </w:r>
            <w:r w:rsidR="00F11A10">
              <w:rPr>
                <w:noProof/>
                <w:webHidden/>
              </w:rPr>
              <w:fldChar w:fldCharType="separate"/>
            </w:r>
            <w:r w:rsidR="00F11A10">
              <w:rPr>
                <w:noProof/>
                <w:webHidden/>
              </w:rPr>
              <w:t>61</w:t>
            </w:r>
            <w:r w:rsidR="00F11A10">
              <w:rPr>
                <w:noProof/>
                <w:webHidden/>
              </w:rPr>
              <w:fldChar w:fldCharType="end"/>
            </w:r>
          </w:hyperlink>
        </w:p>
        <w:p w:rsidR="00F11A10" w:rsidRDefault="00216A49">
          <w:pPr>
            <w:pStyle w:val="TOC2"/>
            <w:rPr>
              <w:rFonts w:eastAsiaTheme="minorEastAsia"/>
              <w:noProof/>
            </w:rPr>
          </w:pPr>
          <w:hyperlink w:anchor="_Toc444179974" w:history="1">
            <w:r w:rsidR="00F11A10" w:rsidRPr="008C6C9F">
              <w:rPr>
                <w:rStyle w:val="Hyperlink"/>
                <w:rFonts w:eastAsia="Times New Roman"/>
                <w:noProof/>
              </w:rPr>
              <w:t>IS_IN(&lt;sub</w:t>
            </w:r>
            <w:r w:rsidR="00F11A10" w:rsidRPr="008C6C9F">
              <w:rPr>
                <w:rStyle w:val="Hyperlink"/>
                <w:noProof/>
              </w:rPr>
              <w:t>_sexp&gt;</w:t>
            </w:r>
            <w:r w:rsidR="00F11A10" w:rsidRPr="008C6C9F">
              <w:rPr>
                <w:rStyle w:val="Hyperlink"/>
                <w:rFonts w:eastAsia="Times New Roman"/>
                <w:noProof/>
              </w:rPr>
              <w:t>, &lt;base</w:t>
            </w:r>
            <w:r w:rsidR="00F11A10" w:rsidRPr="008C6C9F">
              <w:rPr>
                <w:rStyle w:val="Hyperlink"/>
                <w:noProof/>
              </w:rPr>
              <w:t>_sexp&gt;{, &lt;start_nexp&gt;})</w:t>
            </w:r>
            <w:r w:rsidR="00F11A10">
              <w:rPr>
                <w:noProof/>
                <w:webHidden/>
              </w:rPr>
              <w:tab/>
            </w:r>
            <w:r w:rsidR="00F11A10">
              <w:rPr>
                <w:noProof/>
                <w:webHidden/>
              </w:rPr>
              <w:fldChar w:fldCharType="begin"/>
            </w:r>
            <w:r w:rsidR="00F11A10">
              <w:rPr>
                <w:noProof/>
                <w:webHidden/>
              </w:rPr>
              <w:instrText xml:space="preserve"> PAGEREF _Toc444179974 \h </w:instrText>
            </w:r>
            <w:r w:rsidR="00F11A10">
              <w:rPr>
                <w:noProof/>
                <w:webHidden/>
              </w:rPr>
            </w:r>
            <w:r w:rsidR="00F11A10">
              <w:rPr>
                <w:noProof/>
                <w:webHidden/>
              </w:rPr>
              <w:fldChar w:fldCharType="separate"/>
            </w:r>
            <w:r w:rsidR="00F11A10">
              <w:rPr>
                <w:noProof/>
                <w:webHidden/>
              </w:rPr>
              <w:t>61</w:t>
            </w:r>
            <w:r w:rsidR="00F11A10">
              <w:rPr>
                <w:noProof/>
                <w:webHidden/>
              </w:rPr>
              <w:fldChar w:fldCharType="end"/>
            </w:r>
          </w:hyperlink>
        </w:p>
        <w:p w:rsidR="00F11A10" w:rsidRDefault="00216A49">
          <w:pPr>
            <w:pStyle w:val="TOC2"/>
            <w:rPr>
              <w:rFonts w:eastAsiaTheme="minorEastAsia"/>
              <w:noProof/>
            </w:rPr>
          </w:pPr>
          <w:hyperlink w:anchor="_Toc444179975" w:history="1">
            <w:r w:rsidR="00F11A10" w:rsidRPr="008C6C9F">
              <w:rPr>
                <w:rStyle w:val="Hyperlink"/>
                <w:noProof/>
              </w:rPr>
              <w:t>STARTS_WITH(&lt;sub_sexp&gt;, &lt;base_sexp&gt;{, &lt;start_nexp&gt;})</w:t>
            </w:r>
            <w:r w:rsidR="00F11A10">
              <w:rPr>
                <w:noProof/>
                <w:webHidden/>
              </w:rPr>
              <w:tab/>
            </w:r>
            <w:r w:rsidR="00F11A10">
              <w:rPr>
                <w:noProof/>
                <w:webHidden/>
              </w:rPr>
              <w:fldChar w:fldCharType="begin"/>
            </w:r>
            <w:r w:rsidR="00F11A10">
              <w:rPr>
                <w:noProof/>
                <w:webHidden/>
              </w:rPr>
              <w:instrText xml:space="preserve"> PAGEREF _Toc444179975 \h </w:instrText>
            </w:r>
            <w:r w:rsidR="00F11A10">
              <w:rPr>
                <w:noProof/>
                <w:webHidden/>
              </w:rPr>
            </w:r>
            <w:r w:rsidR="00F11A10">
              <w:rPr>
                <w:noProof/>
                <w:webHidden/>
              </w:rPr>
              <w:fldChar w:fldCharType="separate"/>
            </w:r>
            <w:r w:rsidR="00F11A10">
              <w:rPr>
                <w:noProof/>
                <w:webHidden/>
              </w:rPr>
              <w:t>62</w:t>
            </w:r>
            <w:r w:rsidR="00F11A10">
              <w:rPr>
                <w:noProof/>
                <w:webHidden/>
              </w:rPr>
              <w:fldChar w:fldCharType="end"/>
            </w:r>
          </w:hyperlink>
        </w:p>
        <w:p w:rsidR="00F11A10" w:rsidRDefault="00216A49">
          <w:pPr>
            <w:pStyle w:val="TOC2"/>
            <w:rPr>
              <w:rFonts w:eastAsiaTheme="minorEastAsia"/>
              <w:noProof/>
            </w:rPr>
          </w:pPr>
          <w:hyperlink w:anchor="_Toc444179976" w:history="1">
            <w:r w:rsidR="00F11A10" w:rsidRPr="008C6C9F">
              <w:rPr>
                <w:rStyle w:val="Hyperlink"/>
                <w:noProof/>
              </w:rPr>
              <w:t>ENDS_WITH(&lt;sub_sexp&gt;, &lt;base_sexp&gt;)</w:t>
            </w:r>
            <w:r w:rsidR="00F11A10">
              <w:rPr>
                <w:noProof/>
                <w:webHidden/>
              </w:rPr>
              <w:tab/>
            </w:r>
            <w:r w:rsidR="00F11A10">
              <w:rPr>
                <w:noProof/>
                <w:webHidden/>
              </w:rPr>
              <w:fldChar w:fldCharType="begin"/>
            </w:r>
            <w:r w:rsidR="00F11A10">
              <w:rPr>
                <w:noProof/>
                <w:webHidden/>
              </w:rPr>
              <w:instrText xml:space="preserve"> PAGEREF _Toc444179976 \h </w:instrText>
            </w:r>
            <w:r w:rsidR="00F11A10">
              <w:rPr>
                <w:noProof/>
                <w:webHidden/>
              </w:rPr>
            </w:r>
            <w:r w:rsidR="00F11A10">
              <w:rPr>
                <w:noProof/>
                <w:webHidden/>
              </w:rPr>
              <w:fldChar w:fldCharType="separate"/>
            </w:r>
            <w:r w:rsidR="00F11A10">
              <w:rPr>
                <w:noProof/>
                <w:webHidden/>
              </w:rPr>
              <w:t>62</w:t>
            </w:r>
            <w:r w:rsidR="00F11A10">
              <w:rPr>
                <w:noProof/>
                <w:webHidden/>
              </w:rPr>
              <w:fldChar w:fldCharType="end"/>
            </w:r>
          </w:hyperlink>
        </w:p>
        <w:p w:rsidR="00F11A10" w:rsidRDefault="00216A49">
          <w:pPr>
            <w:pStyle w:val="TOC2"/>
            <w:rPr>
              <w:rFonts w:eastAsiaTheme="minorEastAsia"/>
              <w:noProof/>
            </w:rPr>
          </w:pPr>
          <w:hyperlink w:anchor="_Toc444179977" w:history="1">
            <w:r w:rsidR="00F11A10" w:rsidRPr="008C6C9F">
              <w:rPr>
                <w:rStyle w:val="Hyperlink"/>
                <w:noProof/>
              </w:rPr>
              <w:t>GR_COLLISION(&lt;object_1_nvar&gt;, &lt;object_2_nvar&gt;)</w:t>
            </w:r>
            <w:r w:rsidR="00F11A10">
              <w:rPr>
                <w:noProof/>
                <w:webHidden/>
              </w:rPr>
              <w:tab/>
            </w:r>
            <w:r w:rsidR="00F11A10">
              <w:rPr>
                <w:noProof/>
                <w:webHidden/>
              </w:rPr>
              <w:fldChar w:fldCharType="begin"/>
            </w:r>
            <w:r w:rsidR="00F11A10">
              <w:rPr>
                <w:noProof/>
                <w:webHidden/>
              </w:rPr>
              <w:instrText xml:space="preserve"> PAGEREF _Toc444179977 \h </w:instrText>
            </w:r>
            <w:r w:rsidR="00F11A10">
              <w:rPr>
                <w:noProof/>
                <w:webHidden/>
              </w:rPr>
            </w:r>
            <w:r w:rsidR="00F11A10">
              <w:rPr>
                <w:noProof/>
                <w:webHidden/>
              </w:rPr>
              <w:fldChar w:fldCharType="separate"/>
            </w:r>
            <w:r w:rsidR="00F11A10">
              <w:rPr>
                <w:noProof/>
                <w:webHidden/>
              </w:rPr>
              <w:t>62</w:t>
            </w:r>
            <w:r w:rsidR="00F11A10">
              <w:rPr>
                <w:noProof/>
                <w:webHidden/>
              </w:rPr>
              <w:fldChar w:fldCharType="end"/>
            </w:r>
          </w:hyperlink>
        </w:p>
        <w:p w:rsidR="00F11A10" w:rsidRDefault="00216A49">
          <w:pPr>
            <w:pStyle w:val="TOC2"/>
            <w:rPr>
              <w:rFonts w:eastAsiaTheme="minorEastAsia"/>
              <w:noProof/>
            </w:rPr>
          </w:pPr>
          <w:hyperlink w:anchor="_Toc444179978" w:history="1">
            <w:r w:rsidR="00F11A10" w:rsidRPr="008C6C9F">
              <w:rPr>
                <w:rStyle w:val="Hyperlink"/>
                <w:noProof/>
              </w:rPr>
              <w:t>BACKGROUND()</w:t>
            </w:r>
            <w:r w:rsidR="00F11A10">
              <w:rPr>
                <w:noProof/>
                <w:webHidden/>
              </w:rPr>
              <w:tab/>
            </w:r>
            <w:r w:rsidR="00F11A10">
              <w:rPr>
                <w:noProof/>
                <w:webHidden/>
              </w:rPr>
              <w:fldChar w:fldCharType="begin"/>
            </w:r>
            <w:r w:rsidR="00F11A10">
              <w:rPr>
                <w:noProof/>
                <w:webHidden/>
              </w:rPr>
              <w:instrText xml:space="preserve"> PAGEREF _Toc444179978 \h </w:instrText>
            </w:r>
            <w:r w:rsidR="00F11A10">
              <w:rPr>
                <w:noProof/>
                <w:webHidden/>
              </w:rPr>
            </w:r>
            <w:r w:rsidR="00F11A10">
              <w:rPr>
                <w:noProof/>
                <w:webHidden/>
              </w:rPr>
              <w:fldChar w:fldCharType="separate"/>
            </w:r>
            <w:r w:rsidR="00F11A10">
              <w:rPr>
                <w:noProof/>
                <w:webHidden/>
              </w:rPr>
              <w:t>62</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79" w:history="1">
            <w:r w:rsidR="00F11A10" w:rsidRPr="008C6C9F">
              <w:rPr>
                <w:rStyle w:val="Hyperlink"/>
                <w:noProof/>
              </w:rPr>
              <w:t>Time Functions</w:t>
            </w:r>
            <w:r w:rsidR="00F11A10">
              <w:rPr>
                <w:noProof/>
                <w:webHidden/>
              </w:rPr>
              <w:tab/>
            </w:r>
            <w:r w:rsidR="00F11A10">
              <w:rPr>
                <w:noProof/>
                <w:webHidden/>
              </w:rPr>
              <w:fldChar w:fldCharType="begin"/>
            </w:r>
            <w:r w:rsidR="00F11A10">
              <w:rPr>
                <w:noProof/>
                <w:webHidden/>
              </w:rPr>
              <w:instrText xml:space="preserve"> PAGEREF _Toc444179979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2"/>
            <w:rPr>
              <w:rFonts w:eastAsiaTheme="minorEastAsia"/>
              <w:noProof/>
            </w:rPr>
          </w:pPr>
          <w:hyperlink w:anchor="_Toc444179980" w:history="1">
            <w:r w:rsidR="00F11A10" w:rsidRPr="008C6C9F">
              <w:rPr>
                <w:rStyle w:val="Hyperlink"/>
                <w:noProof/>
              </w:rPr>
              <w:t>CLOCK()</w:t>
            </w:r>
            <w:r w:rsidR="00F11A10">
              <w:rPr>
                <w:noProof/>
                <w:webHidden/>
              </w:rPr>
              <w:tab/>
            </w:r>
            <w:r w:rsidR="00F11A10">
              <w:rPr>
                <w:noProof/>
                <w:webHidden/>
              </w:rPr>
              <w:fldChar w:fldCharType="begin"/>
            </w:r>
            <w:r w:rsidR="00F11A10">
              <w:rPr>
                <w:noProof/>
                <w:webHidden/>
              </w:rPr>
              <w:instrText xml:space="preserve"> PAGEREF _Toc444179980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2"/>
            <w:rPr>
              <w:rFonts w:eastAsiaTheme="minorEastAsia"/>
              <w:noProof/>
            </w:rPr>
          </w:pPr>
          <w:hyperlink w:anchor="_Toc444179981" w:history="1">
            <w:r w:rsidR="00F11A10" w:rsidRPr="008C6C9F">
              <w:rPr>
                <w:rStyle w:val="Hyperlink"/>
                <w:noProof/>
              </w:rPr>
              <w:t>TIME()</w:t>
            </w:r>
            <w:r w:rsidR="00F11A10">
              <w:rPr>
                <w:noProof/>
                <w:webHidden/>
              </w:rPr>
              <w:tab/>
            </w:r>
            <w:r w:rsidR="00F11A10">
              <w:rPr>
                <w:noProof/>
                <w:webHidden/>
              </w:rPr>
              <w:fldChar w:fldCharType="begin"/>
            </w:r>
            <w:r w:rsidR="00F11A10">
              <w:rPr>
                <w:noProof/>
                <w:webHidden/>
              </w:rPr>
              <w:instrText xml:space="preserve"> PAGEREF _Toc444179981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2"/>
            <w:rPr>
              <w:rFonts w:eastAsiaTheme="minorEastAsia"/>
              <w:noProof/>
            </w:rPr>
          </w:pPr>
          <w:hyperlink w:anchor="_Toc444179982" w:history="1">
            <w:r w:rsidR="00F11A10" w:rsidRPr="008C6C9F">
              <w:rPr>
                <w:rStyle w:val="Hyperlink"/>
                <w:noProof/>
              </w:rPr>
              <w:t>TIME(&lt;year_exp&gt;, &lt;month_exp&gt;, &lt;day_exp&gt;, &lt;hour_exp&gt;, &lt;minute_exp&gt;, &lt;second_exp&gt;)</w:t>
            </w:r>
            <w:r w:rsidR="00F11A10">
              <w:rPr>
                <w:noProof/>
                <w:webHidden/>
              </w:rPr>
              <w:tab/>
            </w:r>
            <w:r w:rsidR="00F11A10">
              <w:rPr>
                <w:noProof/>
                <w:webHidden/>
              </w:rPr>
              <w:fldChar w:fldCharType="begin"/>
            </w:r>
            <w:r w:rsidR="00F11A10">
              <w:rPr>
                <w:noProof/>
                <w:webHidden/>
              </w:rPr>
              <w:instrText xml:space="preserve"> PAGEREF _Toc444179982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79983" w:history="1">
            <w:r w:rsidR="00F11A10" w:rsidRPr="008C6C9F">
              <w:rPr>
                <w:rStyle w:val="Hyperlink"/>
                <w:noProof/>
              </w:rPr>
              <w:t>String Functions</w:t>
            </w:r>
            <w:r w:rsidR="00F11A10">
              <w:rPr>
                <w:noProof/>
                <w:webHidden/>
              </w:rPr>
              <w:tab/>
            </w:r>
            <w:r w:rsidR="00F11A10">
              <w:rPr>
                <w:noProof/>
                <w:webHidden/>
              </w:rPr>
              <w:fldChar w:fldCharType="begin"/>
            </w:r>
            <w:r w:rsidR="00F11A10">
              <w:rPr>
                <w:noProof/>
                <w:webHidden/>
              </w:rPr>
              <w:instrText xml:space="preserve"> PAGEREF _Toc444179983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2"/>
            <w:rPr>
              <w:rFonts w:eastAsiaTheme="minorEastAsia"/>
              <w:noProof/>
            </w:rPr>
          </w:pPr>
          <w:hyperlink w:anchor="_Toc444179984" w:history="1">
            <w:r w:rsidR="00F11A10" w:rsidRPr="008C6C9F">
              <w:rPr>
                <w:rStyle w:val="Hyperlink"/>
                <w:noProof/>
              </w:rPr>
              <w:t>GETERROR$()</w:t>
            </w:r>
            <w:r w:rsidR="00F11A10">
              <w:rPr>
                <w:noProof/>
                <w:webHidden/>
              </w:rPr>
              <w:tab/>
            </w:r>
            <w:r w:rsidR="00F11A10">
              <w:rPr>
                <w:noProof/>
                <w:webHidden/>
              </w:rPr>
              <w:fldChar w:fldCharType="begin"/>
            </w:r>
            <w:r w:rsidR="00F11A10">
              <w:rPr>
                <w:noProof/>
                <w:webHidden/>
              </w:rPr>
              <w:instrText xml:space="preserve"> PAGEREF _Toc444179984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2"/>
            <w:rPr>
              <w:rFonts w:eastAsiaTheme="minorEastAsia"/>
              <w:noProof/>
            </w:rPr>
          </w:pPr>
          <w:hyperlink w:anchor="_Toc444179985" w:history="1">
            <w:r w:rsidR="00F11A10" w:rsidRPr="008C6C9F">
              <w:rPr>
                <w:rStyle w:val="Hyperlink"/>
                <w:noProof/>
              </w:rPr>
              <w:t>CHR$(&lt;nexp&gt;, ...)</w:t>
            </w:r>
            <w:r w:rsidR="00F11A10">
              <w:rPr>
                <w:noProof/>
                <w:webHidden/>
              </w:rPr>
              <w:tab/>
            </w:r>
            <w:r w:rsidR="00F11A10">
              <w:rPr>
                <w:noProof/>
                <w:webHidden/>
              </w:rPr>
              <w:fldChar w:fldCharType="begin"/>
            </w:r>
            <w:r w:rsidR="00F11A10">
              <w:rPr>
                <w:noProof/>
                <w:webHidden/>
              </w:rPr>
              <w:instrText xml:space="preserve"> PAGEREF _Toc444179985 \h </w:instrText>
            </w:r>
            <w:r w:rsidR="00F11A10">
              <w:rPr>
                <w:noProof/>
                <w:webHidden/>
              </w:rPr>
            </w:r>
            <w:r w:rsidR="00F11A10">
              <w:rPr>
                <w:noProof/>
                <w:webHidden/>
              </w:rPr>
              <w:fldChar w:fldCharType="separate"/>
            </w:r>
            <w:r w:rsidR="00F11A10">
              <w:rPr>
                <w:noProof/>
                <w:webHidden/>
              </w:rPr>
              <w:t>63</w:t>
            </w:r>
            <w:r w:rsidR="00F11A10">
              <w:rPr>
                <w:noProof/>
                <w:webHidden/>
              </w:rPr>
              <w:fldChar w:fldCharType="end"/>
            </w:r>
          </w:hyperlink>
        </w:p>
        <w:p w:rsidR="00F11A10" w:rsidRDefault="00216A49">
          <w:pPr>
            <w:pStyle w:val="TOC2"/>
            <w:rPr>
              <w:rFonts w:eastAsiaTheme="minorEastAsia"/>
              <w:noProof/>
            </w:rPr>
          </w:pPr>
          <w:hyperlink w:anchor="_Toc444179986" w:history="1">
            <w:r w:rsidR="00F11A10" w:rsidRPr="008C6C9F">
              <w:rPr>
                <w:rStyle w:val="Hyperlink"/>
                <w:rFonts w:eastAsia="Times New Roman"/>
                <w:noProof/>
              </w:rPr>
              <w:t xml:space="preserve">LEFT$(&lt;sexp&gt;, </w:t>
            </w:r>
            <w:r w:rsidR="00F11A10" w:rsidRPr="008C6C9F">
              <w:rPr>
                <w:rStyle w:val="Hyperlink"/>
                <w:noProof/>
              </w:rPr>
              <w:t>&lt;count_nexp&gt;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_Toc444179986 \h </w:instrText>
            </w:r>
            <w:r w:rsidR="00F11A10">
              <w:rPr>
                <w:noProof/>
                <w:webHidden/>
              </w:rPr>
            </w:r>
            <w:r w:rsidR="00F11A10">
              <w:rPr>
                <w:noProof/>
                <w:webHidden/>
              </w:rPr>
              <w:fldChar w:fldCharType="separate"/>
            </w:r>
            <w:r w:rsidR="00F11A10">
              <w:rPr>
                <w:noProof/>
                <w:webHidden/>
              </w:rPr>
              <w:t>64</w:t>
            </w:r>
            <w:r w:rsidR="00F11A10">
              <w:rPr>
                <w:noProof/>
                <w:webHidden/>
              </w:rPr>
              <w:fldChar w:fldCharType="end"/>
            </w:r>
          </w:hyperlink>
        </w:p>
        <w:p w:rsidR="00F11A10" w:rsidRDefault="00216A49">
          <w:pPr>
            <w:pStyle w:val="TOC2"/>
            <w:rPr>
              <w:rFonts w:eastAsiaTheme="minorEastAsia"/>
              <w:noProof/>
            </w:rPr>
          </w:pPr>
          <w:hyperlink w:anchor="_Toc444179987" w:history="1">
            <w:r w:rsidR="00F11A10" w:rsidRPr="008C6C9F">
              <w:rPr>
                <w:rStyle w:val="Hyperlink"/>
                <w:rFonts w:eastAsia="Times New Roman"/>
                <w:noProof/>
              </w:rPr>
              <w:t xml:space="preserve">MID$(&lt;sexp&gt;, </w:t>
            </w:r>
            <w:r w:rsidR="00F11A10" w:rsidRPr="008C6C9F">
              <w:rPr>
                <w:rStyle w:val="Hyperlink"/>
                <w:noProof/>
              </w:rPr>
              <w:t>&lt;start_nexp&gt;{, &lt;count_nexp&gt;}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_Toc444179987 \h </w:instrText>
            </w:r>
            <w:r w:rsidR="00F11A10">
              <w:rPr>
                <w:noProof/>
                <w:webHidden/>
              </w:rPr>
            </w:r>
            <w:r w:rsidR="00F11A10">
              <w:rPr>
                <w:noProof/>
                <w:webHidden/>
              </w:rPr>
              <w:fldChar w:fldCharType="separate"/>
            </w:r>
            <w:r w:rsidR="00F11A10">
              <w:rPr>
                <w:noProof/>
                <w:webHidden/>
              </w:rPr>
              <w:t>64</w:t>
            </w:r>
            <w:r w:rsidR="00F11A10">
              <w:rPr>
                <w:noProof/>
                <w:webHidden/>
              </w:rPr>
              <w:fldChar w:fldCharType="end"/>
            </w:r>
          </w:hyperlink>
        </w:p>
        <w:p w:rsidR="00F11A10" w:rsidRDefault="00216A49">
          <w:pPr>
            <w:pStyle w:val="TOC2"/>
            <w:rPr>
              <w:rFonts w:eastAsiaTheme="minorEastAsia"/>
              <w:noProof/>
            </w:rPr>
          </w:pPr>
          <w:hyperlink w:anchor="_Toc444179988" w:history="1">
            <w:r w:rsidR="00F11A10" w:rsidRPr="008C6C9F">
              <w:rPr>
                <w:rStyle w:val="Hyperlink"/>
                <w:rFonts w:eastAsia="Times New Roman"/>
                <w:noProof/>
              </w:rPr>
              <w:t>RIGHT$(</w:t>
            </w:r>
            <w:r w:rsidR="00F11A10" w:rsidRPr="008C6C9F">
              <w:rPr>
                <w:rStyle w:val="Hyperlink"/>
                <w:noProof/>
              </w:rPr>
              <w:t>&lt;sexp&gt;, &lt;count_nexp&gt;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_Toc444179988 \h </w:instrText>
            </w:r>
            <w:r w:rsidR="00F11A10">
              <w:rPr>
                <w:noProof/>
                <w:webHidden/>
              </w:rPr>
            </w:r>
            <w:r w:rsidR="00F11A10">
              <w:rPr>
                <w:noProof/>
                <w:webHidden/>
              </w:rPr>
              <w:fldChar w:fldCharType="separate"/>
            </w:r>
            <w:r w:rsidR="00F11A10">
              <w:rPr>
                <w:noProof/>
                <w:webHidden/>
              </w:rPr>
              <w:t>64</w:t>
            </w:r>
            <w:r w:rsidR="00F11A10">
              <w:rPr>
                <w:noProof/>
                <w:webHidden/>
              </w:rPr>
              <w:fldChar w:fldCharType="end"/>
            </w:r>
          </w:hyperlink>
        </w:p>
        <w:p w:rsidR="00F11A10" w:rsidRDefault="00216A49">
          <w:pPr>
            <w:pStyle w:val="TOC2"/>
            <w:rPr>
              <w:rFonts w:eastAsiaTheme="minorEastAsia"/>
              <w:noProof/>
            </w:rPr>
          </w:pPr>
          <w:hyperlink w:anchor="_Toc444179989" w:history="1">
            <w:r w:rsidR="00F11A10" w:rsidRPr="008C6C9F">
              <w:rPr>
                <w:rStyle w:val="Hyperlink"/>
                <w:rFonts w:eastAsia="Times New Roman"/>
                <w:noProof/>
              </w:rPr>
              <w:t>REPLACE$(&lt;sexp&gt;, &lt;argument_sexp&gt;, &lt;replace_sexp&gt;)</w:t>
            </w:r>
            <w:r w:rsidR="00F11A10">
              <w:rPr>
                <w:noProof/>
                <w:webHidden/>
              </w:rPr>
              <w:tab/>
            </w:r>
            <w:r w:rsidR="00F11A10">
              <w:rPr>
                <w:noProof/>
                <w:webHidden/>
              </w:rPr>
              <w:fldChar w:fldCharType="begin"/>
            </w:r>
            <w:r w:rsidR="00F11A10">
              <w:rPr>
                <w:noProof/>
                <w:webHidden/>
              </w:rPr>
              <w:instrText xml:space="preserve"> PAGEREF _Toc444179989 \h </w:instrText>
            </w:r>
            <w:r w:rsidR="00F11A10">
              <w:rPr>
                <w:noProof/>
                <w:webHidden/>
              </w:rPr>
            </w:r>
            <w:r w:rsidR="00F11A10">
              <w:rPr>
                <w:noProof/>
                <w:webHidden/>
              </w:rPr>
              <w:fldChar w:fldCharType="separate"/>
            </w:r>
            <w:r w:rsidR="00F11A10">
              <w:rPr>
                <w:noProof/>
                <w:webHidden/>
              </w:rPr>
              <w:t>65</w:t>
            </w:r>
            <w:r w:rsidR="00F11A10">
              <w:rPr>
                <w:noProof/>
                <w:webHidden/>
              </w:rPr>
              <w:fldChar w:fldCharType="end"/>
            </w:r>
          </w:hyperlink>
        </w:p>
        <w:p w:rsidR="00F11A10" w:rsidRDefault="00216A49">
          <w:pPr>
            <w:pStyle w:val="TOC2"/>
            <w:rPr>
              <w:rFonts w:eastAsiaTheme="minorEastAsia"/>
              <w:noProof/>
            </w:rPr>
          </w:pPr>
          <w:hyperlink w:anchor="_Toc444179990" w:history="1">
            <w:r w:rsidR="00F11A10" w:rsidRPr="008C6C9F">
              <w:rPr>
                <w:rStyle w:val="Hyperlink"/>
                <w:noProof/>
              </w:rPr>
              <w:t>TRIM$(&lt;sexp&gt;{, &lt;test_sexp&gt;})</w:t>
            </w:r>
            <w:r w:rsidR="00F11A10">
              <w:rPr>
                <w:noProof/>
                <w:webHidden/>
              </w:rPr>
              <w:tab/>
            </w:r>
            <w:r w:rsidR="00F11A10">
              <w:rPr>
                <w:noProof/>
                <w:webHidden/>
              </w:rPr>
              <w:fldChar w:fldCharType="begin"/>
            </w:r>
            <w:r w:rsidR="00F11A10">
              <w:rPr>
                <w:noProof/>
                <w:webHidden/>
              </w:rPr>
              <w:instrText xml:space="preserve"> PAGEREF _Toc444179990 \h </w:instrText>
            </w:r>
            <w:r w:rsidR="00F11A10">
              <w:rPr>
                <w:noProof/>
                <w:webHidden/>
              </w:rPr>
            </w:r>
            <w:r w:rsidR="00F11A10">
              <w:rPr>
                <w:noProof/>
                <w:webHidden/>
              </w:rPr>
              <w:fldChar w:fldCharType="separate"/>
            </w:r>
            <w:r w:rsidR="00F11A10">
              <w:rPr>
                <w:noProof/>
                <w:webHidden/>
              </w:rPr>
              <w:t>65</w:t>
            </w:r>
            <w:r w:rsidR="00F11A10">
              <w:rPr>
                <w:noProof/>
                <w:webHidden/>
              </w:rPr>
              <w:fldChar w:fldCharType="end"/>
            </w:r>
          </w:hyperlink>
        </w:p>
        <w:p w:rsidR="00F11A10" w:rsidRDefault="00216A49">
          <w:pPr>
            <w:pStyle w:val="TOC2"/>
            <w:rPr>
              <w:rFonts w:eastAsiaTheme="minorEastAsia"/>
              <w:noProof/>
            </w:rPr>
          </w:pPr>
          <w:hyperlink w:anchor="_Toc444179991" w:history="1">
            <w:r w:rsidR="00F11A10" w:rsidRPr="008C6C9F">
              <w:rPr>
                <w:rStyle w:val="Hyperlink"/>
                <w:noProof/>
              </w:rPr>
              <w:t>LTRIM$(&lt;sexp&gt;{, &lt;test_sexp&gt;})</w:t>
            </w:r>
            <w:r w:rsidR="00F11A10">
              <w:rPr>
                <w:noProof/>
                <w:webHidden/>
              </w:rPr>
              <w:tab/>
            </w:r>
            <w:r w:rsidR="00F11A10">
              <w:rPr>
                <w:noProof/>
                <w:webHidden/>
              </w:rPr>
              <w:fldChar w:fldCharType="begin"/>
            </w:r>
            <w:r w:rsidR="00F11A10">
              <w:rPr>
                <w:noProof/>
                <w:webHidden/>
              </w:rPr>
              <w:instrText xml:space="preserve"> PAGEREF _Toc444179991 \h </w:instrText>
            </w:r>
            <w:r w:rsidR="00F11A10">
              <w:rPr>
                <w:noProof/>
                <w:webHidden/>
              </w:rPr>
            </w:r>
            <w:r w:rsidR="00F11A10">
              <w:rPr>
                <w:noProof/>
                <w:webHidden/>
              </w:rPr>
              <w:fldChar w:fldCharType="separate"/>
            </w:r>
            <w:r w:rsidR="00F11A10">
              <w:rPr>
                <w:noProof/>
                <w:webHidden/>
              </w:rPr>
              <w:t>65</w:t>
            </w:r>
            <w:r w:rsidR="00F11A10">
              <w:rPr>
                <w:noProof/>
                <w:webHidden/>
              </w:rPr>
              <w:fldChar w:fldCharType="end"/>
            </w:r>
          </w:hyperlink>
        </w:p>
        <w:p w:rsidR="00F11A10" w:rsidRDefault="00216A49">
          <w:pPr>
            <w:pStyle w:val="TOC2"/>
            <w:rPr>
              <w:rFonts w:eastAsiaTheme="minorEastAsia"/>
              <w:noProof/>
            </w:rPr>
          </w:pPr>
          <w:hyperlink w:anchor="_Toc444179992" w:history="1">
            <w:r w:rsidR="00F11A10" w:rsidRPr="008C6C9F">
              <w:rPr>
                <w:rStyle w:val="Hyperlink"/>
                <w:noProof/>
              </w:rPr>
              <w:t>RTRIM$(&lt;sexp&gt;{, &lt;test_sexp&gt;})</w:t>
            </w:r>
            <w:r w:rsidR="00F11A10">
              <w:rPr>
                <w:noProof/>
                <w:webHidden/>
              </w:rPr>
              <w:tab/>
            </w:r>
            <w:r w:rsidR="00F11A10">
              <w:rPr>
                <w:noProof/>
                <w:webHidden/>
              </w:rPr>
              <w:fldChar w:fldCharType="begin"/>
            </w:r>
            <w:r w:rsidR="00F11A10">
              <w:rPr>
                <w:noProof/>
                <w:webHidden/>
              </w:rPr>
              <w:instrText xml:space="preserve"> PAGEREF _Toc444179992 \h </w:instrText>
            </w:r>
            <w:r w:rsidR="00F11A10">
              <w:rPr>
                <w:noProof/>
                <w:webHidden/>
              </w:rPr>
            </w:r>
            <w:r w:rsidR="00F11A10">
              <w:rPr>
                <w:noProof/>
                <w:webHidden/>
              </w:rPr>
              <w:fldChar w:fldCharType="separate"/>
            </w:r>
            <w:r w:rsidR="00F11A10">
              <w:rPr>
                <w:noProof/>
                <w:webHidden/>
              </w:rPr>
              <w:t>65</w:t>
            </w:r>
            <w:r w:rsidR="00F11A10">
              <w:rPr>
                <w:noProof/>
                <w:webHidden/>
              </w:rPr>
              <w:fldChar w:fldCharType="end"/>
            </w:r>
          </w:hyperlink>
        </w:p>
        <w:p w:rsidR="00F11A10" w:rsidRDefault="00216A49">
          <w:pPr>
            <w:pStyle w:val="TOC2"/>
            <w:rPr>
              <w:rFonts w:eastAsiaTheme="minorEastAsia"/>
              <w:noProof/>
            </w:rPr>
          </w:pPr>
          <w:hyperlink w:anchor="_Toc444179993" w:history="1">
            <w:r w:rsidR="00F11A10" w:rsidRPr="008C6C9F">
              <w:rPr>
                <w:rStyle w:val="Hyperlink"/>
                <w:rFonts w:eastAsia="Times New Roman"/>
                <w:noProof/>
              </w:rPr>
              <w:t>WORD$(&lt;source_sexp&gt;, &lt;n_nexp&gt; {, &lt;test_sexp&gt;})</w:t>
            </w:r>
            <w:r w:rsidR="00F11A10">
              <w:rPr>
                <w:noProof/>
                <w:webHidden/>
              </w:rPr>
              <w:tab/>
            </w:r>
            <w:r w:rsidR="00F11A10">
              <w:rPr>
                <w:noProof/>
                <w:webHidden/>
              </w:rPr>
              <w:fldChar w:fldCharType="begin"/>
            </w:r>
            <w:r w:rsidR="00F11A10">
              <w:rPr>
                <w:noProof/>
                <w:webHidden/>
              </w:rPr>
              <w:instrText xml:space="preserve"> PAGEREF _Toc444179993 \h </w:instrText>
            </w:r>
            <w:r w:rsidR="00F11A10">
              <w:rPr>
                <w:noProof/>
                <w:webHidden/>
              </w:rPr>
            </w:r>
            <w:r w:rsidR="00F11A10">
              <w:rPr>
                <w:noProof/>
                <w:webHidden/>
              </w:rPr>
              <w:fldChar w:fldCharType="separate"/>
            </w:r>
            <w:r w:rsidR="00F11A10">
              <w:rPr>
                <w:noProof/>
                <w:webHidden/>
              </w:rPr>
              <w:t>65</w:t>
            </w:r>
            <w:r w:rsidR="00F11A10">
              <w:rPr>
                <w:noProof/>
                <w:webHidden/>
              </w:rPr>
              <w:fldChar w:fldCharType="end"/>
            </w:r>
          </w:hyperlink>
        </w:p>
        <w:p w:rsidR="00F11A10" w:rsidRDefault="00216A49">
          <w:pPr>
            <w:pStyle w:val="TOC2"/>
            <w:rPr>
              <w:rFonts w:eastAsiaTheme="minorEastAsia"/>
              <w:noProof/>
            </w:rPr>
          </w:pPr>
          <w:hyperlink w:anchor="_Toc444179994" w:history="1">
            <w:r w:rsidR="00F11A10" w:rsidRPr="008C6C9F">
              <w:rPr>
                <w:rStyle w:val="Hyperlink"/>
                <w:noProof/>
              </w:rPr>
              <w:t>ENCODE$(&lt;type_sexp&gt;, {&lt;qualifier_sexp&gt;}, &lt;source_sexp&gt;)</w:t>
            </w:r>
            <w:r w:rsidR="00F11A10">
              <w:rPr>
                <w:noProof/>
                <w:webHidden/>
              </w:rPr>
              <w:tab/>
            </w:r>
            <w:r w:rsidR="00F11A10">
              <w:rPr>
                <w:noProof/>
                <w:webHidden/>
              </w:rPr>
              <w:fldChar w:fldCharType="begin"/>
            </w:r>
            <w:r w:rsidR="00F11A10">
              <w:rPr>
                <w:noProof/>
                <w:webHidden/>
              </w:rPr>
              <w:instrText xml:space="preserve"> PAGEREF _Toc444179994 \h </w:instrText>
            </w:r>
            <w:r w:rsidR="00F11A10">
              <w:rPr>
                <w:noProof/>
                <w:webHidden/>
              </w:rPr>
            </w:r>
            <w:r w:rsidR="00F11A10">
              <w:rPr>
                <w:noProof/>
                <w:webHidden/>
              </w:rPr>
              <w:fldChar w:fldCharType="separate"/>
            </w:r>
            <w:r w:rsidR="00F11A10">
              <w:rPr>
                <w:noProof/>
                <w:webHidden/>
              </w:rPr>
              <w:t>66</w:t>
            </w:r>
            <w:r w:rsidR="00F11A10">
              <w:rPr>
                <w:noProof/>
                <w:webHidden/>
              </w:rPr>
              <w:fldChar w:fldCharType="end"/>
            </w:r>
          </w:hyperlink>
        </w:p>
        <w:p w:rsidR="00F11A10" w:rsidRDefault="00216A49">
          <w:pPr>
            <w:pStyle w:val="TOC2"/>
            <w:rPr>
              <w:rFonts w:eastAsiaTheme="minorEastAsia"/>
              <w:noProof/>
            </w:rPr>
          </w:pPr>
          <w:hyperlink w:anchor="_Toc444179995" w:history="1">
            <w:r w:rsidR="00F11A10" w:rsidRPr="008C6C9F">
              <w:rPr>
                <w:rStyle w:val="Hyperlink"/>
                <w:noProof/>
              </w:rPr>
              <w:t>DECODE$(&lt;type_sexp&gt;, {&lt;qualifier_sexp&gt;}, &lt;source_sexp&gt;)</w:t>
            </w:r>
            <w:r w:rsidR="00F11A10">
              <w:rPr>
                <w:noProof/>
                <w:webHidden/>
              </w:rPr>
              <w:tab/>
            </w:r>
            <w:r w:rsidR="00F11A10">
              <w:rPr>
                <w:noProof/>
                <w:webHidden/>
              </w:rPr>
              <w:fldChar w:fldCharType="begin"/>
            </w:r>
            <w:r w:rsidR="00F11A10">
              <w:rPr>
                <w:noProof/>
                <w:webHidden/>
              </w:rPr>
              <w:instrText xml:space="preserve"> PAGEREF _Toc444179995 \h </w:instrText>
            </w:r>
            <w:r w:rsidR="00F11A10">
              <w:rPr>
                <w:noProof/>
                <w:webHidden/>
              </w:rPr>
            </w:r>
            <w:r w:rsidR="00F11A10">
              <w:rPr>
                <w:noProof/>
                <w:webHidden/>
              </w:rPr>
              <w:fldChar w:fldCharType="separate"/>
            </w:r>
            <w:r w:rsidR="00F11A10">
              <w:rPr>
                <w:noProof/>
                <w:webHidden/>
              </w:rPr>
              <w:t>66</w:t>
            </w:r>
            <w:r w:rsidR="00F11A10">
              <w:rPr>
                <w:noProof/>
                <w:webHidden/>
              </w:rPr>
              <w:fldChar w:fldCharType="end"/>
            </w:r>
          </w:hyperlink>
        </w:p>
        <w:p w:rsidR="00F11A10" w:rsidRDefault="00216A49">
          <w:pPr>
            <w:pStyle w:val="TOC2"/>
            <w:rPr>
              <w:rFonts w:eastAsiaTheme="minorEastAsia"/>
              <w:noProof/>
            </w:rPr>
          </w:pPr>
          <w:hyperlink w:anchor="_Toc444179996" w:history="1">
            <w:r w:rsidR="00F11A10" w:rsidRPr="008C6C9F">
              <w:rPr>
                <w:rStyle w:val="Hyperlink"/>
                <w:noProof/>
              </w:rPr>
              <w:t>ENCODE$(&lt;charset_sexp&gt;, &lt;source_sexp&gt;)</w:t>
            </w:r>
            <w:r w:rsidR="00F11A10">
              <w:rPr>
                <w:noProof/>
                <w:webHidden/>
              </w:rPr>
              <w:tab/>
            </w:r>
            <w:r w:rsidR="00F11A10">
              <w:rPr>
                <w:noProof/>
                <w:webHidden/>
              </w:rPr>
              <w:fldChar w:fldCharType="begin"/>
            </w:r>
            <w:r w:rsidR="00F11A10">
              <w:rPr>
                <w:noProof/>
                <w:webHidden/>
              </w:rPr>
              <w:instrText xml:space="preserve"> PAGEREF _Toc444179996 \h </w:instrText>
            </w:r>
            <w:r w:rsidR="00F11A10">
              <w:rPr>
                <w:noProof/>
                <w:webHidden/>
              </w:rPr>
            </w:r>
            <w:r w:rsidR="00F11A10">
              <w:rPr>
                <w:noProof/>
                <w:webHidden/>
              </w:rPr>
              <w:fldChar w:fldCharType="separate"/>
            </w:r>
            <w:r w:rsidR="00F11A10">
              <w:rPr>
                <w:noProof/>
                <w:webHidden/>
              </w:rPr>
              <w:t>67</w:t>
            </w:r>
            <w:r w:rsidR="00F11A10">
              <w:rPr>
                <w:noProof/>
                <w:webHidden/>
              </w:rPr>
              <w:fldChar w:fldCharType="end"/>
            </w:r>
          </w:hyperlink>
        </w:p>
        <w:p w:rsidR="00F11A10" w:rsidRDefault="00216A49">
          <w:pPr>
            <w:pStyle w:val="TOC2"/>
            <w:rPr>
              <w:rFonts w:eastAsiaTheme="minorEastAsia"/>
              <w:noProof/>
            </w:rPr>
          </w:pPr>
          <w:hyperlink w:anchor="_Toc444179997" w:history="1">
            <w:r w:rsidR="00F11A10" w:rsidRPr="008C6C9F">
              <w:rPr>
                <w:rStyle w:val="Hyperlink"/>
                <w:noProof/>
              </w:rPr>
              <w:t>DECODE$(&lt;charset_sexp&gt;, &lt;buffer_sexp&gt;)</w:t>
            </w:r>
            <w:r w:rsidR="00F11A10">
              <w:rPr>
                <w:noProof/>
                <w:webHidden/>
              </w:rPr>
              <w:tab/>
            </w:r>
            <w:r w:rsidR="00F11A10">
              <w:rPr>
                <w:noProof/>
                <w:webHidden/>
              </w:rPr>
              <w:fldChar w:fldCharType="begin"/>
            </w:r>
            <w:r w:rsidR="00F11A10">
              <w:rPr>
                <w:noProof/>
                <w:webHidden/>
              </w:rPr>
              <w:instrText xml:space="preserve"> PAGEREF _Toc444179997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79998" w:history="1">
            <w:r w:rsidR="00F11A10" w:rsidRPr="008C6C9F">
              <w:rPr>
                <w:rStyle w:val="Hyperlink"/>
                <w:rFonts w:eastAsia="Times New Roman"/>
                <w:noProof/>
              </w:rPr>
              <w:t>STR$(</w:t>
            </w:r>
            <w:r w:rsidR="00F11A10" w:rsidRPr="008C6C9F">
              <w:rPr>
                <w:rStyle w:val="Hyperlink"/>
                <w:noProof/>
              </w:rPr>
              <w:t>&lt;nexp&gt;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_Toc444179998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79999" w:history="1">
            <w:r w:rsidR="00F11A10" w:rsidRPr="008C6C9F">
              <w:rPr>
                <w:rStyle w:val="Hyperlink"/>
                <w:rFonts w:eastAsia="Times New Roman"/>
                <w:noProof/>
              </w:rPr>
              <w:t>LOWER$(</w:t>
            </w:r>
            <w:r w:rsidR="00F11A10" w:rsidRPr="008C6C9F">
              <w:rPr>
                <w:rStyle w:val="Hyperlink"/>
                <w:noProof/>
              </w:rPr>
              <w:t>&lt;sexp&gt;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_Toc444179999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80000" w:history="1">
            <w:r w:rsidR="00F11A10" w:rsidRPr="008C6C9F">
              <w:rPr>
                <w:rStyle w:val="Hyperlink"/>
                <w:rFonts w:eastAsia="Times New Roman"/>
                <w:noProof/>
              </w:rPr>
              <w:t>UPPER$(</w:t>
            </w:r>
            <w:r w:rsidR="00F11A10" w:rsidRPr="008C6C9F">
              <w:rPr>
                <w:rStyle w:val="Hyperlink"/>
                <w:noProof/>
              </w:rPr>
              <w:t>&lt;sexp&gt;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_Toc444180000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80001" w:history="1">
            <w:r w:rsidR="00F11A10" w:rsidRPr="008C6C9F">
              <w:rPr>
                <w:rStyle w:val="Hyperlink"/>
                <w:rFonts w:eastAsia="Times New Roman"/>
                <w:noProof/>
              </w:rPr>
              <w:t>VERSION$()</w:t>
            </w:r>
            <w:r w:rsidR="00F11A10">
              <w:rPr>
                <w:noProof/>
                <w:webHidden/>
              </w:rPr>
              <w:tab/>
            </w:r>
            <w:r w:rsidR="00F11A10">
              <w:rPr>
                <w:noProof/>
                <w:webHidden/>
              </w:rPr>
              <w:fldChar w:fldCharType="begin"/>
            </w:r>
            <w:r w:rsidR="00F11A10">
              <w:rPr>
                <w:noProof/>
                <w:webHidden/>
              </w:rPr>
              <w:instrText xml:space="preserve"> PAGEREF _Toc444180001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80002" w:history="1">
            <w:r w:rsidR="00F11A10" w:rsidRPr="008C6C9F">
              <w:rPr>
                <w:rStyle w:val="Hyperlink"/>
                <w:rFonts w:eastAsia="Times New Roman"/>
                <w:noProof/>
              </w:rPr>
              <w:t>INT$(&lt;nexp&gt;)</w:t>
            </w:r>
            <w:r w:rsidR="00F11A10">
              <w:rPr>
                <w:noProof/>
                <w:webHidden/>
              </w:rPr>
              <w:tab/>
            </w:r>
            <w:r w:rsidR="00F11A10">
              <w:rPr>
                <w:noProof/>
                <w:webHidden/>
              </w:rPr>
              <w:fldChar w:fldCharType="begin"/>
            </w:r>
            <w:r w:rsidR="00F11A10">
              <w:rPr>
                <w:noProof/>
                <w:webHidden/>
              </w:rPr>
              <w:instrText xml:space="preserve"> PAGEREF _Toc444180002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80003" w:history="1">
            <w:r w:rsidR="00F11A10" w:rsidRPr="008C6C9F">
              <w:rPr>
                <w:rStyle w:val="Hyperlink"/>
                <w:rFonts w:eastAsia="Times New Roman"/>
                <w:noProof/>
              </w:rPr>
              <w:t>HEX$(&lt;nexp&gt;)</w:t>
            </w:r>
            <w:r w:rsidR="00F11A10">
              <w:rPr>
                <w:noProof/>
                <w:webHidden/>
              </w:rPr>
              <w:tab/>
            </w:r>
            <w:r w:rsidR="00F11A10">
              <w:rPr>
                <w:noProof/>
                <w:webHidden/>
              </w:rPr>
              <w:fldChar w:fldCharType="begin"/>
            </w:r>
            <w:r w:rsidR="00F11A10">
              <w:rPr>
                <w:noProof/>
                <w:webHidden/>
              </w:rPr>
              <w:instrText xml:space="preserve"> PAGEREF _Toc444180003 \h </w:instrText>
            </w:r>
            <w:r w:rsidR="00F11A10">
              <w:rPr>
                <w:noProof/>
                <w:webHidden/>
              </w:rPr>
            </w:r>
            <w:r w:rsidR="00F11A10">
              <w:rPr>
                <w:noProof/>
                <w:webHidden/>
              </w:rPr>
              <w:fldChar w:fldCharType="separate"/>
            </w:r>
            <w:r w:rsidR="00F11A10">
              <w:rPr>
                <w:noProof/>
                <w:webHidden/>
              </w:rPr>
              <w:t>68</w:t>
            </w:r>
            <w:r w:rsidR="00F11A10">
              <w:rPr>
                <w:noProof/>
                <w:webHidden/>
              </w:rPr>
              <w:fldChar w:fldCharType="end"/>
            </w:r>
          </w:hyperlink>
        </w:p>
        <w:p w:rsidR="00F11A10" w:rsidRDefault="00216A49">
          <w:pPr>
            <w:pStyle w:val="TOC2"/>
            <w:rPr>
              <w:rFonts w:eastAsiaTheme="minorEastAsia"/>
              <w:noProof/>
            </w:rPr>
          </w:pPr>
          <w:hyperlink w:anchor="_Toc444180004" w:history="1">
            <w:r w:rsidR="00F11A10" w:rsidRPr="008C6C9F">
              <w:rPr>
                <w:rStyle w:val="Hyperlink"/>
                <w:noProof/>
              </w:rPr>
              <w:t>OCT$(&lt;nexp&gt;)</w:t>
            </w:r>
            <w:r w:rsidR="00F11A10">
              <w:rPr>
                <w:noProof/>
                <w:webHidden/>
              </w:rPr>
              <w:tab/>
            </w:r>
            <w:r w:rsidR="00F11A10">
              <w:rPr>
                <w:noProof/>
                <w:webHidden/>
              </w:rPr>
              <w:fldChar w:fldCharType="begin"/>
            </w:r>
            <w:r w:rsidR="00F11A10">
              <w:rPr>
                <w:noProof/>
                <w:webHidden/>
              </w:rPr>
              <w:instrText xml:space="preserve"> PAGEREF _Toc444180004 \h </w:instrText>
            </w:r>
            <w:r w:rsidR="00F11A10">
              <w:rPr>
                <w:noProof/>
                <w:webHidden/>
              </w:rPr>
            </w:r>
            <w:r w:rsidR="00F11A10">
              <w:rPr>
                <w:noProof/>
                <w:webHidden/>
              </w:rPr>
              <w:fldChar w:fldCharType="separate"/>
            </w:r>
            <w:r w:rsidR="00F11A10">
              <w:rPr>
                <w:noProof/>
                <w:webHidden/>
              </w:rPr>
              <w:t>69</w:t>
            </w:r>
            <w:r w:rsidR="00F11A10">
              <w:rPr>
                <w:noProof/>
                <w:webHidden/>
              </w:rPr>
              <w:fldChar w:fldCharType="end"/>
            </w:r>
          </w:hyperlink>
        </w:p>
        <w:p w:rsidR="00F11A10" w:rsidRDefault="00216A49">
          <w:pPr>
            <w:pStyle w:val="TOC2"/>
            <w:rPr>
              <w:rFonts w:eastAsiaTheme="minorEastAsia"/>
              <w:noProof/>
            </w:rPr>
          </w:pPr>
          <w:hyperlink w:anchor="_Toc444180005" w:history="1">
            <w:r w:rsidR="00F11A10" w:rsidRPr="008C6C9F">
              <w:rPr>
                <w:rStyle w:val="Hyperlink"/>
                <w:noProof/>
              </w:rPr>
              <w:t>BIN$(&lt;nexp&gt;)</w:t>
            </w:r>
            <w:r w:rsidR="00F11A10">
              <w:rPr>
                <w:noProof/>
                <w:webHidden/>
              </w:rPr>
              <w:tab/>
            </w:r>
            <w:r w:rsidR="00F11A10">
              <w:rPr>
                <w:noProof/>
                <w:webHidden/>
              </w:rPr>
              <w:fldChar w:fldCharType="begin"/>
            </w:r>
            <w:r w:rsidR="00F11A10">
              <w:rPr>
                <w:noProof/>
                <w:webHidden/>
              </w:rPr>
              <w:instrText xml:space="preserve"> PAGEREF _Toc444180005 \h </w:instrText>
            </w:r>
            <w:r w:rsidR="00F11A10">
              <w:rPr>
                <w:noProof/>
                <w:webHidden/>
              </w:rPr>
            </w:r>
            <w:r w:rsidR="00F11A10">
              <w:rPr>
                <w:noProof/>
                <w:webHidden/>
              </w:rPr>
              <w:fldChar w:fldCharType="separate"/>
            </w:r>
            <w:r w:rsidR="00F11A10">
              <w:rPr>
                <w:noProof/>
                <w:webHidden/>
              </w:rPr>
              <w:t>69</w:t>
            </w:r>
            <w:r w:rsidR="00F11A10">
              <w:rPr>
                <w:noProof/>
                <w:webHidden/>
              </w:rPr>
              <w:fldChar w:fldCharType="end"/>
            </w:r>
          </w:hyperlink>
        </w:p>
        <w:p w:rsidR="00F11A10" w:rsidRDefault="00216A49">
          <w:pPr>
            <w:pStyle w:val="TOC2"/>
            <w:rPr>
              <w:rFonts w:eastAsiaTheme="minorEastAsia"/>
              <w:noProof/>
            </w:rPr>
          </w:pPr>
          <w:hyperlink w:anchor="_Toc444180006" w:history="1">
            <w:r w:rsidR="00F11A10" w:rsidRPr="008C6C9F">
              <w:rPr>
                <w:rStyle w:val="Hyperlink"/>
                <w:noProof/>
              </w:rPr>
              <w:t>USING$({&lt;locale_sexp&gt;} , &lt;format_sexp&gt; { , &lt;exp&gt;}...)</w:t>
            </w:r>
            <w:r w:rsidR="00F11A10">
              <w:rPr>
                <w:noProof/>
                <w:webHidden/>
              </w:rPr>
              <w:tab/>
            </w:r>
            <w:r w:rsidR="00F11A10">
              <w:rPr>
                <w:noProof/>
                <w:webHidden/>
              </w:rPr>
              <w:fldChar w:fldCharType="begin"/>
            </w:r>
            <w:r w:rsidR="00F11A10">
              <w:rPr>
                <w:noProof/>
                <w:webHidden/>
              </w:rPr>
              <w:instrText xml:space="preserve"> PAGEREF _Toc444180006 \h </w:instrText>
            </w:r>
            <w:r w:rsidR="00F11A10">
              <w:rPr>
                <w:noProof/>
                <w:webHidden/>
              </w:rPr>
            </w:r>
            <w:r w:rsidR="00F11A10">
              <w:rPr>
                <w:noProof/>
                <w:webHidden/>
              </w:rPr>
              <w:fldChar w:fldCharType="separate"/>
            </w:r>
            <w:r w:rsidR="00F11A10">
              <w:rPr>
                <w:noProof/>
                <w:webHidden/>
              </w:rPr>
              <w:t>69</w:t>
            </w:r>
            <w:r w:rsidR="00F11A10">
              <w:rPr>
                <w:noProof/>
                <w:webHidden/>
              </w:rPr>
              <w:fldChar w:fldCharType="end"/>
            </w:r>
          </w:hyperlink>
        </w:p>
        <w:p w:rsidR="00F11A10" w:rsidRDefault="00216A49">
          <w:pPr>
            <w:pStyle w:val="TOC3"/>
            <w:rPr>
              <w:rFonts w:eastAsiaTheme="minorEastAsia"/>
              <w:noProof/>
            </w:rPr>
          </w:pPr>
          <w:hyperlink w:anchor="_Toc444180007" w:history="1">
            <w:r w:rsidR="00F11A10" w:rsidRPr="008C6C9F">
              <w:rPr>
                <w:rStyle w:val="Hyperlink"/>
                <w:noProof/>
              </w:rPr>
              <w:t>Locale expression</w:t>
            </w:r>
            <w:r w:rsidR="00F11A10">
              <w:rPr>
                <w:noProof/>
                <w:webHidden/>
              </w:rPr>
              <w:tab/>
            </w:r>
            <w:r w:rsidR="00F11A10">
              <w:rPr>
                <w:noProof/>
                <w:webHidden/>
              </w:rPr>
              <w:fldChar w:fldCharType="begin"/>
            </w:r>
            <w:r w:rsidR="00F11A10">
              <w:rPr>
                <w:noProof/>
                <w:webHidden/>
              </w:rPr>
              <w:instrText xml:space="preserve"> PAGEREF _Toc444180007 \h </w:instrText>
            </w:r>
            <w:r w:rsidR="00F11A10">
              <w:rPr>
                <w:noProof/>
                <w:webHidden/>
              </w:rPr>
            </w:r>
            <w:r w:rsidR="00F11A10">
              <w:rPr>
                <w:noProof/>
                <w:webHidden/>
              </w:rPr>
              <w:fldChar w:fldCharType="separate"/>
            </w:r>
            <w:r w:rsidR="00F11A10">
              <w:rPr>
                <w:noProof/>
                <w:webHidden/>
              </w:rPr>
              <w:t>69</w:t>
            </w:r>
            <w:r w:rsidR="00F11A10">
              <w:rPr>
                <w:noProof/>
                <w:webHidden/>
              </w:rPr>
              <w:fldChar w:fldCharType="end"/>
            </w:r>
          </w:hyperlink>
        </w:p>
        <w:p w:rsidR="00F11A10" w:rsidRDefault="00216A49">
          <w:pPr>
            <w:pStyle w:val="TOC3"/>
            <w:rPr>
              <w:rFonts w:eastAsiaTheme="minorEastAsia"/>
              <w:noProof/>
            </w:rPr>
          </w:pPr>
          <w:hyperlink w:anchor="_Toc444180008" w:history="1">
            <w:r w:rsidR="00F11A10" w:rsidRPr="008C6C9F">
              <w:rPr>
                <w:rStyle w:val="Hyperlink"/>
                <w:noProof/>
              </w:rPr>
              <w:t>Format expression</w:t>
            </w:r>
            <w:r w:rsidR="00F11A10">
              <w:rPr>
                <w:noProof/>
                <w:webHidden/>
              </w:rPr>
              <w:tab/>
            </w:r>
            <w:r w:rsidR="00F11A10">
              <w:rPr>
                <w:noProof/>
                <w:webHidden/>
              </w:rPr>
              <w:fldChar w:fldCharType="begin"/>
            </w:r>
            <w:r w:rsidR="00F11A10">
              <w:rPr>
                <w:noProof/>
                <w:webHidden/>
              </w:rPr>
              <w:instrText xml:space="preserve"> PAGEREF _Toc444180008 \h </w:instrText>
            </w:r>
            <w:r w:rsidR="00F11A10">
              <w:rPr>
                <w:noProof/>
                <w:webHidden/>
              </w:rPr>
            </w:r>
            <w:r w:rsidR="00F11A10">
              <w:rPr>
                <w:noProof/>
                <w:webHidden/>
              </w:rPr>
              <w:fldChar w:fldCharType="separate"/>
            </w:r>
            <w:r w:rsidR="00F11A10">
              <w:rPr>
                <w:noProof/>
                <w:webHidden/>
              </w:rPr>
              <w:t>70</w:t>
            </w:r>
            <w:r w:rsidR="00F11A10">
              <w:rPr>
                <w:noProof/>
                <w:webHidden/>
              </w:rPr>
              <w:fldChar w:fldCharType="end"/>
            </w:r>
          </w:hyperlink>
        </w:p>
        <w:p w:rsidR="00F11A10" w:rsidRDefault="00216A49">
          <w:pPr>
            <w:pStyle w:val="TOC3"/>
            <w:rPr>
              <w:rFonts w:eastAsiaTheme="minorEastAsia"/>
              <w:noProof/>
            </w:rPr>
          </w:pPr>
          <w:hyperlink w:anchor="_Toc444180009" w:history="1">
            <w:r w:rsidR="00F11A10" w:rsidRPr="008C6C9F">
              <w:rPr>
                <w:rStyle w:val="Hyperlink"/>
                <w:noProof/>
              </w:rPr>
              <w:t>Integer values</w:t>
            </w:r>
            <w:r w:rsidR="00F11A10">
              <w:rPr>
                <w:noProof/>
                <w:webHidden/>
              </w:rPr>
              <w:tab/>
            </w:r>
            <w:r w:rsidR="00F11A10">
              <w:rPr>
                <w:noProof/>
                <w:webHidden/>
              </w:rPr>
              <w:fldChar w:fldCharType="begin"/>
            </w:r>
            <w:r w:rsidR="00F11A10">
              <w:rPr>
                <w:noProof/>
                <w:webHidden/>
              </w:rPr>
              <w:instrText xml:space="preserve"> PAGEREF _Toc444180009 \h </w:instrText>
            </w:r>
            <w:r w:rsidR="00F11A10">
              <w:rPr>
                <w:noProof/>
                <w:webHidden/>
              </w:rPr>
            </w:r>
            <w:r w:rsidR="00F11A10">
              <w:rPr>
                <w:noProof/>
                <w:webHidden/>
              </w:rPr>
              <w:fldChar w:fldCharType="separate"/>
            </w:r>
            <w:r w:rsidR="00F11A10">
              <w:rPr>
                <w:noProof/>
                <w:webHidden/>
              </w:rPr>
              <w:t>73</w:t>
            </w:r>
            <w:r w:rsidR="00F11A10">
              <w:rPr>
                <w:noProof/>
                <w:webHidden/>
              </w:rPr>
              <w:fldChar w:fldCharType="end"/>
            </w:r>
          </w:hyperlink>
        </w:p>
        <w:p w:rsidR="00F11A10" w:rsidRDefault="00216A49">
          <w:pPr>
            <w:pStyle w:val="TOC2"/>
            <w:rPr>
              <w:rFonts w:eastAsiaTheme="minorEastAsia"/>
              <w:noProof/>
            </w:rPr>
          </w:pPr>
          <w:hyperlink w:anchor="_Toc444180010" w:history="1">
            <w:r w:rsidR="00F11A10" w:rsidRPr="008C6C9F">
              <w:rPr>
                <w:rStyle w:val="Hyperlink"/>
                <w:noProof/>
              </w:rPr>
              <w:t>FORMAT_USING$(&lt;locale_sexp&gt;, &lt;format_sexp&gt; { , &lt;exp&gt;}...)</w:t>
            </w:r>
            <w:r w:rsidR="00F11A10">
              <w:rPr>
                <w:noProof/>
                <w:webHidden/>
              </w:rPr>
              <w:tab/>
            </w:r>
            <w:r w:rsidR="00F11A10">
              <w:rPr>
                <w:noProof/>
                <w:webHidden/>
              </w:rPr>
              <w:fldChar w:fldCharType="begin"/>
            </w:r>
            <w:r w:rsidR="00F11A10">
              <w:rPr>
                <w:noProof/>
                <w:webHidden/>
              </w:rPr>
              <w:instrText xml:space="preserve"> PAGEREF _Toc444180010 \h </w:instrText>
            </w:r>
            <w:r w:rsidR="00F11A10">
              <w:rPr>
                <w:noProof/>
                <w:webHidden/>
              </w:rPr>
            </w:r>
            <w:r w:rsidR="00F11A10">
              <w:rPr>
                <w:noProof/>
                <w:webHidden/>
              </w:rPr>
              <w:fldChar w:fldCharType="separate"/>
            </w:r>
            <w:r w:rsidR="00F11A10">
              <w:rPr>
                <w:noProof/>
                <w:webHidden/>
              </w:rPr>
              <w:t>73</w:t>
            </w:r>
            <w:r w:rsidR="00F11A10">
              <w:rPr>
                <w:noProof/>
                <w:webHidden/>
              </w:rPr>
              <w:fldChar w:fldCharType="end"/>
            </w:r>
          </w:hyperlink>
        </w:p>
        <w:p w:rsidR="00F11A10" w:rsidRDefault="00216A49">
          <w:pPr>
            <w:pStyle w:val="TOC2"/>
            <w:rPr>
              <w:rFonts w:eastAsiaTheme="minorEastAsia"/>
              <w:noProof/>
            </w:rPr>
          </w:pPr>
          <w:hyperlink w:anchor="_Toc444180011" w:history="1">
            <w:r w:rsidR="00F11A10" w:rsidRPr="008C6C9F">
              <w:rPr>
                <w:rStyle w:val="Hyperlink"/>
                <w:rFonts w:eastAsia="Times New Roman"/>
                <w:noProof/>
              </w:rPr>
              <w:t>FORMAT$(</w:t>
            </w:r>
            <w:r w:rsidR="00F11A10" w:rsidRPr="008C6C9F">
              <w:rPr>
                <w:rStyle w:val="Hyperlink"/>
                <w:noProof/>
              </w:rPr>
              <w:t>&lt;pattern_sexp&gt;</w:t>
            </w:r>
            <w:r w:rsidR="00F11A10" w:rsidRPr="008C6C9F">
              <w:rPr>
                <w:rStyle w:val="Hyperlink"/>
                <w:rFonts w:eastAsia="Times New Roman"/>
                <w:noProof/>
              </w:rPr>
              <w:t xml:space="preserve">, </w:t>
            </w:r>
            <w:r w:rsidR="00F11A10" w:rsidRPr="008C6C9F">
              <w:rPr>
                <w:rStyle w:val="Hyperlink"/>
                <w:noProof/>
              </w:rPr>
              <w:t>&lt;nexp&gt;</w:t>
            </w:r>
            <w:r w:rsidR="00F11A10" w:rsidRPr="008C6C9F">
              <w:rPr>
                <w:rStyle w:val="Hyperlink"/>
                <w:rFonts w:eastAsia="Times New Roman"/>
                <w:noProof/>
              </w:rPr>
              <w:t>)</w:t>
            </w:r>
            <w:r w:rsidR="00F11A10">
              <w:rPr>
                <w:noProof/>
                <w:webHidden/>
              </w:rPr>
              <w:tab/>
            </w:r>
            <w:r w:rsidR="00F11A10">
              <w:rPr>
                <w:noProof/>
                <w:webHidden/>
              </w:rPr>
              <w:fldChar w:fldCharType="begin"/>
            </w:r>
            <w:r w:rsidR="00F11A10">
              <w:rPr>
                <w:noProof/>
                <w:webHidden/>
              </w:rPr>
              <w:instrText xml:space="preserve"> PAGEREF _Toc444180011 \h </w:instrText>
            </w:r>
            <w:r w:rsidR="00F11A10">
              <w:rPr>
                <w:noProof/>
                <w:webHidden/>
              </w:rPr>
            </w:r>
            <w:r w:rsidR="00F11A10">
              <w:rPr>
                <w:noProof/>
                <w:webHidden/>
              </w:rPr>
              <w:fldChar w:fldCharType="separate"/>
            </w:r>
            <w:r w:rsidR="00F11A10">
              <w:rPr>
                <w:noProof/>
                <w:webHidden/>
              </w:rPr>
              <w:t>73</w:t>
            </w:r>
            <w:r w:rsidR="00F11A10">
              <w:rPr>
                <w:noProof/>
                <w:webHidden/>
              </w:rPr>
              <w:fldChar w:fldCharType="end"/>
            </w:r>
          </w:hyperlink>
        </w:p>
        <w:p w:rsidR="00F11A10" w:rsidRDefault="00216A49">
          <w:pPr>
            <w:pStyle w:val="TOC3"/>
            <w:rPr>
              <w:rFonts w:eastAsiaTheme="minorEastAsia"/>
              <w:noProof/>
            </w:rPr>
          </w:pPr>
          <w:hyperlink w:anchor="_Toc444180012" w:history="1">
            <w:r w:rsidR="00F11A10" w:rsidRPr="008C6C9F">
              <w:rPr>
                <w:rStyle w:val="Hyperlink"/>
                <w:noProof/>
              </w:rPr>
              <w:t>Notes</w:t>
            </w:r>
            <w:r w:rsidR="00F11A10">
              <w:rPr>
                <w:noProof/>
                <w:webHidden/>
              </w:rPr>
              <w:tab/>
            </w:r>
            <w:r w:rsidR="00F11A10">
              <w:rPr>
                <w:noProof/>
                <w:webHidden/>
              </w:rPr>
              <w:fldChar w:fldCharType="begin"/>
            </w:r>
            <w:r w:rsidR="00F11A10">
              <w:rPr>
                <w:noProof/>
                <w:webHidden/>
              </w:rPr>
              <w:instrText xml:space="preserve"> PAGEREF _Toc444180012 \h </w:instrText>
            </w:r>
            <w:r w:rsidR="00F11A10">
              <w:rPr>
                <w:noProof/>
                <w:webHidden/>
              </w:rPr>
            </w:r>
            <w:r w:rsidR="00F11A10">
              <w:rPr>
                <w:noProof/>
                <w:webHidden/>
              </w:rPr>
              <w:fldChar w:fldCharType="separate"/>
            </w:r>
            <w:r w:rsidR="00F11A10">
              <w:rPr>
                <w:noProof/>
                <w:webHidden/>
              </w:rPr>
              <w:t>74</w:t>
            </w:r>
            <w:r w:rsidR="00F11A10">
              <w:rPr>
                <w:noProof/>
                <w:webHidden/>
              </w:rPr>
              <w:fldChar w:fldCharType="end"/>
            </w:r>
          </w:hyperlink>
        </w:p>
        <w:p w:rsidR="00F11A10" w:rsidRDefault="00216A49">
          <w:pPr>
            <w:pStyle w:val="TOC3"/>
            <w:rPr>
              <w:rFonts w:eastAsiaTheme="minorEastAsia"/>
              <w:noProof/>
            </w:rPr>
          </w:pPr>
          <w:hyperlink w:anchor="_Toc444180013" w:history="1">
            <w:r w:rsidR="00F11A10" w:rsidRPr="008C6C9F">
              <w:rPr>
                <w:rStyle w:val="Hyperlink"/>
                <w:noProof/>
              </w:rPr>
              <w:t>Examples</w:t>
            </w:r>
            <w:r w:rsidR="00F11A10">
              <w:rPr>
                <w:noProof/>
                <w:webHidden/>
              </w:rPr>
              <w:tab/>
            </w:r>
            <w:r w:rsidR="00F11A10">
              <w:rPr>
                <w:noProof/>
                <w:webHidden/>
              </w:rPr>
              <w:fldChar w:fldCharType="begin"/>
            </w:r>
            <w:r w:rsidR="00F11A10">
              <w:rPr>
                <w:noProof/>
                <w:webHidden/>
              </w:rPr>
              <w:instrText xml:space="preserve"> PAGEREF _Toc444180013 \h </w:instrText>
            </w:r>
            <w:r w:rsidR="00F11A10">
              <w:rPr>
                <w:noProof/>
                <w:webHidden/>
              </w:rPr>
            </w:r>
            <w:r w:rsidR="00F11A10">
              <w:rPr>
                <w:noProof/>
                <w:webHidden/>
              </w:rPr>
              <w:fldChar w:fldCharType="separate"/>
            </w:r>
            <w:r w:rsidR="00F11A10">
              <w:rPr>
                <w:noProof/>
                <w:webHidden/>
              </w:rPr>
              <w:t>74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014" w:history="1">
            <w:r w:rsidR="00F11A10" w:rsidRPr="008C6C9F">
              <w:rPr>
                <w:rStyle w:val="Hyperlink"/>
                <w:noProof/>
              </w:rPr>
              <w:t>User-Defined Functions</w:t>
            </w:r>
            <w:r w:rsidR="00F11A10">
              <w:rPr>
                <w:noProof/>
                <w:webHidden/>
              </w:rPr>
              <w:tab/>
            </w:r>
            <w:r w:rsidR="00F11A10">
              <w:rPr>
                <w:noProof/>
                <w:webHidden/>
              </w:rPr>
              <w:fldChar w:fldCharType="begin"/>
            </w:r>
            <w:r w:rsidR="00F11A10">
              <w:rPr>
                <w:noProof/>
                <w:webHidden/>
              </w:rPr>
              <w:instrText xml:space="preserve"> PAGEREF _Toc444180014 \h </w:instrText>
            </w:r>
            <w:r w:rsidR="00F11A10">
              <w:rPr>
                <w:noProof/>
                <w:webHidden/>
              </w:rPr>
            </w:r>
            <w:r w:rsidR="00F11A10">
              <w:rPr>
                <w:noProof/>
                <w:webHidden/>
              </w:rPr>
              <w:fldChar w:fldCharType="separate"/>
            </w:r>
            <w:r w:rsidR="00F11A10">
              <w:rPr>
                <w:noProof/>
                <w:webHidden/>
              </w:rPr>
              <w:t>75</w:t>
            </w:r>
            <w:r w:rsidR="00F11A10">
              <w:rPr>
                <w:noProof/>
                <w:webHidden/>
              </w:rPr>
              <w:fldChar w:fldCharType="end"/>
            </w:r>
          </w:hyperlink>
        </w:p>
        <w:p w:rsidR="00F11A10" w:rsidRDefault="00216A49">
          <w:pPr>
            <w:pStyle w:val="TOC2"/>
            <w:rPr>
              <w:rFonts w:eastAsiaTheme="minorEastAsia"/>
              <w:noProof/>
            </w:rPr>
          </w:pPr>
          <w:hyperlink w:anchor="_Toc444180015" w:history="1">
            <w:r w:rsidR="00F11A10" w:rsidRPr="008C6C9F">
              <w:rPr>
                <w:rStyle w:val="Hyperlink"/>
                <w:noProof/>
              </w:rPr>
              <w:t>Variable Scope</w:t>
            </w:r>
            <w:r w:rsidR="00F11A10">
              <w:rPr>
                <w:noProof/>
                <w:webHidden/>
              </w:rPr>
              <w:tab/>
            </w:r>
            <w:r w:rsidR="00F11A10">
              <w:rPr>
                <w:noProof/>
                <w:webHidden/>
              </w:rPr>
              <w:fldChar w:fldCharType="begin"/>
            </w:r>
            <w:r w:rsidR="00F11A10">
              <w:rPr>
                <w:noProof/>
                <w:webHidden/>
              </w:rPr>
              <w:instrText xml:space="preserve"> PAGEREF _Toc444180015 \h </w:instrText>
            </w:r>
            <w:r w:rsidR="00F11A10">
              <w:rPr>
                <w:noProof/>
                <w:webHidden/>
              </w:rPr>
            </w:r>
            <w:r w:rsidR="00F11A10">
              <w:rPr>
                <w:noProof/>
                <w:webHidden/>
              </w:rPr>
              <w:fldChar w:fldCharType="separate"/>
            </w:r>
            <w:r w:rsidR="00F11A10">
              <w:rPr>
                <w:noProof/>
                <w:webHidden/>
              </w:rPr>
              <w:t>75</w:t>
            </w:r>
            <w:r w:rsidR="00F11A10">
              <w:rPr>
                <w:noProof/>
                <w:webHidden/>
              </w:rPr>
              <w:fldChar w:fldCharType="end"/>
            </w:r>
          </w:hyperlink>
        </w:p>
        <w:p w:rsidR="00F11A10" w:rsidRDefault="00216A49">
          <w:pPr>
            <w:pStyle w:val="TOC2"/>
            <w:rPr>
              <w:rFonts w:eastAsiaTheme="minorEastAsia"/>
              <w:noProof/>
            </w:rPr>
          </w:pPr>
          <w:hyperlink w:anchor="_Toc444180016" w:history="1">
            <w:r w:rsidR="00F11A10" w:rsidRPr="008C6C9F">
              <w:rPr>
                <w:rStyle w:val="Hyperlink"/>
                <w:noProof/>
              </w:rPr>
              <w:t>Data Structures in User-Defined Functions</w:t>
            </w:r>
            <w:r w:rsidR="00F11A10">
              <w:rPr>
                <w:noProof/>
                <w:webHidden/>
              </w:rPr>
              <w:tab/>
            </w:r>
            <w:r w:rsidR="00F11A10">
              <w:rPr>
                <w:noProof/>
                <w:webHidden/>
              </w:rPr>
              <w:fldChar w:fldCharType="begin"/>
            </w:r>
            <w:r w:rsidR="00F11A10">
              <w:rPr>
                <w:noProof/>
                <w:webHidden/>
              </w:rPr>
              <w:instrText xml:space="preserve"> PAGEREF _Toc444180016 \h </w:instrText>
            </w:r>
            <w:r w:rsidR="00F11A10">
              <w:rPr>
                <w:noProof/>
                <w:webHidden/>
              </w:rPr>
            </w:r>
            <w:r w:rsidR="00F11A10">
              <w:rPr>
                <w:noProof/>
                <w:webHidden/>
              </w:rPr>
              <w:fldChar w:fldCharType="separate"/>
            </w:r>
            <w:r w:rsidR="00F11A10">
              <w:rPr>
                <w:noProof/>
                <w:webHidden/>
              </w:rPr>
              <w:t>75</w:t>
            </w:r>
            <w:r w:rsidR="00F11A10">
              <w:rPr>
                <w:noProof/>
                <w:webHidden/>
              </w:rPr>
              <w:fldChar w:fldCharType="end"/>
            </w:r>
          </w:hyperlink>
        </w:p>
        <w:p w:rsidR="00F11A10" w:rsidRDefault="00216A49">
          <w:pPr>
            <w:pStyle w:val="TOC2"/>
            <w:rPr>
              <w:rFonts w:eastAsiaTheme="minorEastAsia"/>
              <w:noProof/>
            </w:rPr>
          </w:pPr>
          <w:hyperlink w:anchor="_Toc444180017" w:history="1">
            <w:r w:rsidR="00F11A10" w:rsidRPr="008C6C9F">
              <w:rPr>
                <w:rStyle w:val="Hyperlink"/>
                <w:noProof/>
              </w:rPr>
              <w:t>Commands</w:t>
            </w:r>
            <w:r w:rsidR="00F11A10">
              <w:rPr>
                <w:noProof/>
                <w:webHidden/>
              </w:rPr>
              <w:tab/>
            </w:r>
            <w:r w:rsidR="00F11A10">
              <w:rPr>
                <w:noProof/>
                <w:webHidden/>
              </w:rPr>
              <w:fldChar w:fldCharType="begin"/>
            </w:r>
            <w:r w:rsidR="00F11A10">
              <w:rPr>
                <w:noProof/>
                <w:webHidden/>
              </w:rPr>
              <w:instrText xml:space="preserve"> PAGEREF _Toc444180017 \h </w:instrText>
            </w:r>
            <w:r w:rsidR="00F11A10">
              <w:rPr>
                <w:noProof/>
                <w:webHidden/>
              </w:rPr>
            </w:r>
            <w:r w:rsidR="00F11A10">
              <w:rPr>
                <w:noProof/>
                <w:webHidden/>
              </w:rPr>
              <w:fldChar w:fldCharType="separate"/>
            </w:r>
            <w:r w:rsidR="00F11A10">
              <w:rPr>
                <w:noProof/>
                <w:webHidden/>
              </w:rPr>
              <w:t>76</w:t>
            </w:r>
            <w:r w:rsidR="00F11A10">
              <w:rPr>
                <w:noProof/>
                <w:webHidden/>
              </w:rPr>
              <w:fldChar w:fldCharType="end"/>
            </w:r>
          </w:hyperlink>
        </w:p>
        <w:p w:rsidR="00F11A10" w:rsidRDefault="00216A49">
          <w:pPr>
            <w:pStyle w:val="TOC3"/>
            <w:rPr>
              <w:rFonts w:eastAsiaTheme="minorEastAsia"/>
              <w:noProof/>
            </w:rPr>
          </w:pPr>
          <w:hyperlink w:anchor="_Toc444180018" w:history="1">
            <w:r w:rsidR="00F11A10" w:rsidRPr="008C6C9F">
              <w:rPr>
                <w:rStyle w:val="Hyperlink"/>
                <w:noProof/>
              </w:rPr>
              <w:t>Fn.def name|name$( {nvar}|{svar}|Array[]|Array$[], ... {nvar}|{svar}|Array[]|Array$[])</w:t>
            </w:r>
            <w:r w:rsidR="00F11A10">
              <w:rPr>
                <w:noProof/>
                <w:webHidden/>
              </w:rPr>
              <w:tab/>
            </w:r>
            <w:r w:rsidR="00F11A10">
              <w:rPr>
                <w:noProof/>
                <w:webHidden/>
              </w:rPr>
              <w:fldChar w:fldCharType="begin"/>
            </w:r>
            <w:r w:rsidR="00F11A10">
              <w:rPr>
                <w:noProof/>
                <w:webHidden/>
              </w:rPr>
              <w:instrText xml:space="preserve"> PAGEREF _Toc444180018 \h </w:instrText>
            </w:r>
            <w:r w:rsidR="00F11A10">
              <w:rPr>
                <w:noProof/>
                <w:webHidden/>
              </w:rPr>
            </w:r>
            <w:r w:rsidR="00F11A10">
              <w:rPr>
                <w:noProof/>
                <w:webHidden/>
              </w:rPr>
              <w:fldChar w:fldCharType="separate"/>
            </w:r>
            <w:r w:rsidR="00F11A10">
              <w:rPr>
                <w:noProof/>
                <w:webHidden/>
              </w:rPr>
              <w:t>76</w:t>
            </w:r>
            <w:r w:rsidR="00F11A10">
              <w:rPr>
                <w:noProof/>
                <w:webHidden/>
              </w:rPr>
              <w:fldChar w:fldCharType="end"/>
            </w:r>
          </w:hyperlink>
        </w:p>
        <w:p w:rsidR="00F11A10" w:rsidRDefault="00216A49">
          <w:pPr>
            <w:pStyle w:val="TOC3"/>
            <w:rPr>
              <w:rFonts w:eastAsiaTheme="minorEastAsia"/>
              <w:noProof/>
            </w:rPr>
          </w:pPr>
          <w:hyperlink w:anchor="_Toc444180019" w:history="1">
            <w:r w:rsidR="00F11A10" w:rsidRPr="008C6C9F">
              <w:rPr>
                <w:rStyle w:val="Hyperlink"/>
                <w:noProof/>
              </w:rPr>
              <w:t>Fn.rtn &lt;sexp&gt;|&lt;nexp&gt;</w:t>
            </w:r>
            <w:r w:rsidR="00F11A10">
              <w:rPr>
                <w:noProof/>
                <w:webHidden/>
              </w:rPr>
              <w:tab/>
            </w:r>
            <w:r w:rsidR="00F11A10">
              <w:rPr>
                <w:noProof/>
                <w:webHidden/>
              </w:rPr>
              <w:fldChar w:fldCharType="begin"/>
            </w:r>
            <w:r w:rsidR="00F11A10">
              <w:rPr>
                <w:noProof/>
                <w:webHidden/>
              </w:rPr>
              <w:instrText xml:space="preserve"> PAGEREF _Toc444180019 \h </w:instrText>
            </w:r>
            <w:r w:rsidR="00F11A10">
              <w:rPr>
                <w:noProof/>
                <w:webHidden/>
              </w:rPr>
            </w:r>
            <w:r w:rsidR="00F11A10">
              <w:rPr>
                <w:noProof/>
                <w:webHidden/>
              </w:rPr>
              <w:fldChar w:fldCharType="separate"/>
            </w:r>
            <w:r w:rsidR="00F11A10">
              <w:rPr>
                <w:noProof/>
                <w:webHidden/>
              </w:rPr>
              <w:t>77</w:t>
            </w:r>
            <w:r w:rsidR="00F11A10">
              <w:rPr>
                <w:noProof/>
                <w:webHidden/>
              </w:rPr>
              <w:fldChar w:fldCharType="end"/>
            </w:r>
          </w:hyperlink>
        </w:p>
        <w:p w:rsidR="00F11A10" w:rsidRDefault="00216A49">
          <w:pPr>
            <w:pStyle w:val="TOC3"/>
            <w:rPr>
              <w:rFonts w:eastAsiaTheme="minorEastAsia"/>
              <w:noProof/>
            </w:rPr>
          </w:pPr>
          <w:hyperlink w:anchor="_Toc444180020" w:history="1">
            <w:r w:rsidR="00F11A10" w:rsidRPr="008C6C9F">
              <w:rPr>
                <w:rStyle w:val="Hyperlink"/>
                <w:noProof/>
              </w:rPr>
              <w:t>Fn.end</w:t>
            </w:r>
            <w:r w:rsidR="00F11A10">
              <w:rPr>
                <w:noProof/>
                <w:webHidden/>
              </w:rPr>
              <w:tab/>
            </w:r>
            <w:r w:rsidR="00F11A10">
              <w:rPr>
                <w:noProof/>
                <w:webHidden/>
              </w:rPr>
              <w:fldChar w:fldCharType="begin"/>
            </w:r>
            <w:r w:rsidR="00F11A10">
              <w:rPr>
                <w:noProof/>
                <w:webHidden/>
              </w:rPr>
              <w:instrText xml:space="preserve"> PAGEREF _Toc444180020 \h </w:instrText>
            </w:r>
            <w:r w:rsidR="00F11A10">
              <w:rPr>
                <w:noProof/>
                <w:webHidden/>
              </w:rPr>
            </w:r>
            <w:r w:rsidR="00F11A10">
              <w:rPr>
                <w:noProof/>
                <w:webHidden/>
              </w:rPr>
              <w:fldChar w:fldCharType="separate"/>
            </w:r>
            <w:r w:rsidR="00F11A10">
              <w:rPr>
                <w:noProof/>
                <w:webHidden/>
              </w:rPr>
              <w:t>77</w:t>
            </w:r>
            <w:r w:rsidR="00F11A10">
              <w:rPr>
                <w:noProof/>
                <w:webHidden/>
              </w:rPr>
              <w:fldChar w:fldCharType="end"/>
            </w:r>
          </w:hyperlink>
        </w:p>
        <w:p w:rsidR="00F11A10" w:rsidRDefault="00216A49">
          <w:pPr>
            <w:pStyle w:val="TOC3"/>
            <w:rPr>
              <w:rFonts w:eastAsiaTheme="minorEastAsia"/>
              <w:noProof/>
            </w:rPr>
          </w:pPr>
          <w:hyperlink w:anchor="_Toc444180021" w:history="1">
            <w:r w:rsidR="00F11A10" w:rsidRPr="008C6C9F">
              <w:rPr>
                <w:rStyle w:val="Hyperlink"/>
                <w:noProof/>
              </w:rPr>
              <w:t>Call &lt;user_defined_function&gt;</w:t>
            </w:r>
            <w:r w:rsidR="00F11A10">
              <w:rPr>
                <w:noProof/>
                <w:webHidden/>
              </w:rPr>
              <w:tab/>
            </w:r>
            <w:r w:rsidR="00F11A10">
              <w:rPr>
                <w:noProof/>
                <w:webHidden/>
              </w:rPr>
              <w:fldChar w:fldCharType="begin"/>
            </w:r>
            <w:r w:rsidR="00F11A10">
              <w:rPr>
                <w:noProof/>
                <w:webHidden/>
              </w:rPr>
              <w:instrText xml:space="preserve"> PAGEREF _Toc444180021 \h </w:instrText>
            </w:r>
            <w:r w:rsidR="00F11A10">
              <w:rPr>
                <w:noProof/>
                <w:webHidden/>
              </w:rPr>
            </w:r>
            <w:r w:rsidR="00F11A10">
              <w:rPr>
                <w:noProof/>
                <w:webHidden/>
              </w:rPr>
              <w:fldChar w:fldCharType="separate"/>
            </w:r>
            <w:r w:rsidR="00F11A10">
              <w:rPr>
                <w:noProof/>
                <w:webHidden/>
              </w:rPr>
              <w:t>77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022" w:history="1">
            <w:r w:rsidR="00F11A10" w:rsidRPr="008C6C9F">
              <w:rPr>
                <w:rStyle w:val="Hyperlink"/>
                <w:noProof/>
              </w:rPr>
              <w:t>Program Control Commands</w:t>
            </w:r>
            <w:r w:rsidR="00F11A10">
              <w:rPr>
                <w:noProof/>
                <w:webHidden/>
              </w:rPr>
              <w:tab/>
            </w:r>
            <w:r w:rsidR="00F11A10">
              <w:rPr>
                <w:noProof/>
                <w:webHidden/>
              </w:rPr>
              <w:fldChar w:fldCharType="begin"/>
            </w:r>
            <w:r w:rsidR="00F11A10">
              <w:rPr>
                <w:noProof/>
                <w:webHidden/>
              </w:rPr>
              <w:instrText xml:space="preserve"> PAGEREF _Toc444180022 \h </w:instrText>
            </w:r>
            <w:r w:rsidR="00F11A10">
              <w:rPr>
                <w:noProof/>
                <w:webHidden/>
              </w:rPr>
            </w:r>
            <w:r w:rsidR="00F11A10">
              <w:rPr>
                <w:noProof/>
                <w:webHidden/>
              </w:rPr>
              <w:fldChar w:fldCharType="separate"/>
            </w:r>
            <w:r w:rsidR="00F11A10">
              <w:rPr>
                <w:noProof/>
                <w:webHidden/>
              </w:rPr>
              <w:t>78</w:t>
            </w:r>
            <w:r w:rsidR="00F11A10">
              <w:rPr>
                <w:noProof/>
                <w:webHidden/>
              </w:rPr>
              <w:fldChar w:fldCharType="end"/>
            </w:r>
          </w:hyperlink>
        </w:p>
        <w:p w:rsidR="00F11A10" w:rsidRDefault="00216A49">
          <w:pPr>
            <w:pStyle w:val="TOC2"/>
            <w:rPr>
              <w:rFonts w:eastAsiaTheme="minorEastAsia"/>
              <w:noProof/>
            </w:rPr>
          </w:pPr>
          <w:hyperlink w:anchor="_Toc444180023" w:history="1">
            <w:r w:rsidR="00F11A10" w:rsidRPr="008C6C9F">
              <w:rPr>
                <w:rStyle w:val="Hyperlink"/>
                <w:noProof/>
              </w:rPr>
              <w:t>If / Then / Else / Elseif / Endif</w:t>
            </w:r>
            <w:r w:rsidR="00F11A10">
              <w:rPr>
                <w:noProof/>
                <w:webHidden/>
              </w:rPr>
              <w:tab/>
            </w:r>
            <w:r w:rsidR="00F11A10">
              <w:rPr>
                <w:noProof/>
                <w:webHidden/>
              </w:rPr>
              <w:fldChar w:fldCharType="begin"/>
            </w:r>
            <w:r w:rsidR="00F11A10">
              <w:rPr>
                <w:noProof/>
                <w:webHidden/>
              </w:rPr>
              <w:instrText xml:space="preserve"> PAGEREF _Toc444180023 \h </w:instrText>
            </w:r>
            <w:r w:rsidR="00F11A10">
              <w:rPr>
                <w:noProof/>
                <w:webHidden/>
              </w:rPr>
            </w:r>
            <w:r w:rsidR="00F11A10">
              <w:rPr>
                <w:noProof/>
                <w:webHidden/>
              </w:rPr>
              <w:fldChar w:fldCharType="separate"/>
            </w:r>
            <w:r w:rsidR="00F11A10">
              <w:rPr>
                <w:noProof/>
                <w:webHidden/>
              </w:rPr>
              <w:t>78</w:t>
            </w:r>
            <w:r w:rsidR="00F11A10">
              <w:rPr>
                <w:noProof/>
                <w:webHidden/>
              </w:rPr>
              <w:fldChar w:fldCharType="end"/>
            </w:r>
          </w:hyperlink>
        </w:p>
        <w:p w:rsidR="00F11A10" w:rsidRDefault="00216A49">
          <w:pPr>
            <w:pStyle w:val="TOC2"/>
            <w:rPr>
              <w:rFonts w:eastAsiaTheme="minorEastAsia"/>
              <w:noProof/>
            </w:rPr>
          </w:pPr>
          <w:hyperlink w:anchor="_Toc444180024" w:history="1">
            <w:r w:rsidR="00F11A10" w:rsidRPr="008C6C9F">
              <w:rPr>
                <w:rStyle w:val="Hyperlink"/>
                <w:noProof/>
              </w:rPr>
              <w:t>If / Then / Else</w:t>
            </w:r>
            <w:r w:rsidR="00F11A10">
              <w:rPr>
                <w:noProof/>
                <w:webHidden/>
              </w:rPr>
              <w:tab/>
            </w:r>
            <w:r w:rsidR="00F11A10">
              <w:rPr>
                <w:noProof/>
                <w:webHidden/>
              </w:rPr>
              <w:fldChar w:fldCharType="begin"/>
            </w:r>
            <w:r w:rsidR="00F11A10">
              <w:rPr>
                <w:noProof/>
                <w:webHidden/>
              </w:rPr>
              <w:instrText xml:space="preserve"> PAGEREF _Toc444180024 \h </w:instrText>
            </w:r>
            <w:r w:rsidR="00F11A10">
              <w:rPr>
                <w:noProof/>
                <w:webHidden/>
              </w:rPr>
            </w:r>
            <w:r w:rsidR="00F11A10">
              <w:rPr>
                <w:noProof/>
                <w:webHidden/>
              </w:rPr>
              <w:fldChar w:fldCharType="separate"/>
            </w:r>
            <w:r w:rsidR="00F11A10">
              <w:rPr>
                <w:noProof/>
                <w:webHidden/>
              </w:rPr>
              <w:t>78</w:t>
            </w:r>
            <w:r w:rsidR="00F11A10">
              <w:rPr>
                <w:noProof/>
                <w:webHidden/>
              </w:rPr>
              <w:fldChar w:fldCharType="end"/>
            </w:r>
          </w:hyperlink>
        </w:p>
        <w:p w:rsidR="00F11A10" w:rsidRDefault="00216A49">
          <w:pPr>
            <w:pStyle w:val="TOC2"/>
            <w:rPr>
              <w:rFonts w:eastAsiaTheme="minorEastAsia"/>
              <w:noProof/>
            </w:rPr>
          </w:pPr>
          <w:hyperlink w:anchor="_Toc444180025" w:history="1">
            <w:r w:rsidR="00F11A10" w:rsidRPr="008C6C9F">
              <w:rPr>
                <w:rStyle w:val="Hyperlink"/>
                <w:noProof/>
              </w:rPr>
              <w:t>For - To - Step / Next</w:t>
            </w:r>
            <w:r w:rsidR="00F11A10">
              <w:rPr>
                <w:noProof/>
                <w:webHidden/>
              </w:rPr>
              <w:tab/>
            </w:r>
            <w:r w:rsidR="00F11A10">
              <w:rPr>
                <w:noProof/>
                <w:webHidden/>
              </w:rPr>
              <w:fldChar w:fldCharType="begin"/>
            </w:r>
            <w:r w:rsidR="00F11A10">
              <w:rPr>
                <w:noProof/>
                <w:webHidden/>
              </w:rPr>
              <w:instrText xml:space="preserve"> PAGEREF _Toc444180025 \h </w:instrText>
            </w:r>
            <w:r w:rsidR="00F11A10">
              <w:rPr>
                <w:noProof/>
                <w:webHidden/>
              </w:rPr>
            </w:r>
            <w:r w:rsidR="00F11A10">
              <w:rPr>
                <w:noProof/>
                <w:webHidden/>
              </w:rPr>
              <w:fldChar w:fldCharType="separate"/>
            </w:r>
            <w:r w:rsidR="00F11A10">
              <w:rPr>
                <w:noProof/>
                <w:webHidden/>
              </w:rPr>
              <w:t>79</w:t>
            </w:r>
            <w:r w:rsidR="00F11A10">
              <w:rPr>
                <w:noProof/>
                <w:webHidden/>
              </w:rPr>
              <w:fldChar w:fldCharType="end"/>
            </w:r>
          </w:hyperlink>
        </w:p>
        <w:p w:rsidR="00F11A10" w:rsidRDefault="00216A49">
          <w:pPr>
            <w:pStyle w:val="TOC2"/>
            <w:rPr>
              <w:rFonts w:eastAsiaTheme="minorEastAsia"/>
              <w:noProof/>
            </w:rPr>
          </w:pPr>
          <w:hyperlink w:anchor="_Toc444180026" w:history="1">
            <w:r w:rsidR="00F11A10" w:rsidRPr="008C6C9F">
              <w:rPr>
                <w:rStyle w:val="Hyperlink"/>
                <w:noProof/>
              </w:rPr>
              <w:t>F_N.continue</w:t>
            </w:r>
            <w:r w:rsidR="00F11A10">
              <w:rPr>
                <w:noProof/>
                <w:webHidden/>
              </w:rPr>
              <w:tab/>
            </w:r>
            <w:r w:rsidR="00F11A10">
              <w:rPr>
                <w:noProof/>
                <w:webHidden/>
              </w:rPr>
              <w:fldChar w:fldCharType="begin"/>
            </w:r>
            <w:r w:rsidR="00F11A10">
              <w:rPr>
                <w:noProof/>
                <w:webHidden/>
              </w:rPr>
              <w:instrText xml:space="preserve"> PAGEREF _Toc444180026 \h </w:instrText>
            </w:r>
            <w:r w:rsidR="00F11A10">
              <w:rPr>
                <w:noProof/>
                <w:webHidden/>
              </w:rPr>
            </w:r>
            <w:r w:rsidR="00F11A10">
              <w:rPr>
                <w:noProof/>
                <w:webHidden/>
              </w:rPr>
              <w:fldChar w:fldCharType="separate"/>
            </w:r>
            <w:r w:rsidR="00F11A10">
              <w:rPr>
                <w:noProof/>
                <w:webHidden/>
              </w:rPr>
              <w:t>80</w:t>
            </w:r>
            <w:r w:rsidR="00F11A10">
              <w:rPr>
                <w:noProof/>
                <w:webHidden/>
              </w:rPr>
              <w:fldChar w:fldCharType="end"/>
            </w:r>
          </w:hyperlink>
        </w:p>
        <w:p w:rsidR="00F11A10" w:rsidRDefault="00216A49">
          <w:pPr>
            <w:pStyle w:val="TOC2"/>
            <w:rPr>
              <w:rFonts w:eastAsiaTheme="minorEastAsia"/>
              <w:noProof/>
            </w:rPr>
          </w:pPr>
          <w:hyperlink w:anchor="_Toc444180027" w:history="1">
            <w:r w:rsidR="00F11A10" w:rsidRPr="008C6C9F">
              <w:rPr>
                <w:rStyle w:val="Hyperlink"/>
                <w:noProof/>
              </w:rPr>
              <w:t>F_N.break</w:t>
            </w:r>
            <w:r w:rsidR="00F11A10">
              <w:rPr>
                <w:noProof/>
                <w:webHidden/>
              </w:rPr>
              <w:tab/>
            </w:r>
            <w:r w:rsidR="00F11A10">
              <w:rPr>
                <w:noProof/>
                <w:webHidden/>
              </w:rPr>
              <w:fldChar w:fldCharType="begin"/>
            </w:r>
            <w:r w:rsidR="00F11A10">
              <w:rPr>
                <w:noProof/>
                <w:webHidden/>
              </w:rPr>
              <w:instrText xml:space="preserve"> PAGEREF _Toc444180027 \h </w:instrText>
            </w:r>
            <w:r w:rsidR="00F11A10">
              <w:rPr>
                <w:noProof/>
                <w:webHidden/>
              </w:rPr>
            </w:r>
            <w:r w:rsidR="00F11A10">
              <w:rPr>
                <w:noProof/>
                <w:webHidden/>
              </w:rPr>
              <w:fldChar w:fldCharType="separate"/>
            </w:r>
            <w:r w:rsidR="00F11A10">
              <w:rPr>
                <w:noProof/>
                <w:webHidden/>
              </w:rPr>
              <w:t>80</w:t>
            </w:r>
            <w:r w:rsidR="00F11A10">
              <w:rPr>
                <w:noProof/>
                <w:webHidden/>
              </w:rPr>
              <w:fldChar w:fldCharType="end"/>
            </w:r>
          </w:hyperlink>
        </w:p>
        <w:p w:rsidR="00F11A10" w:rsidRDefault="00216A49">
          <w:pPr>
            <w:pStyle w:val="TOC2"/>
            <w:rPr>
              <w:rFonts w:eastAsiaTheme="minorEastAsia"/>
              <w:noProof/>
            </w:rPr>
          </w:pPr>
          <w:hyperlink w:anchor="_Toc444180028" w:history="1">
            <w:r w:rsidR="00F11A10" w:rsidRPr="008C6C9F">
              <w:rPr>
                <w:rStyle w:val="Hyperlink"/>
                <w:noProof/>
              </w:rPr>
              <w:t>While &lt;lexp&gt; / Repeat</w:t>
            </w:r>
            <w:r w:rsidR="00F11A10">
              <w:rPr>
                <w:noProof/>
                <w:webHidden/>
              </w:rPr>
              <w:tab/>
            </w:r>
            <w:r w:rsidR="00F11A10">
              <w:rPr>
                <w:noProof/>
                <w:webHidden/>
              </w:rPr>
              <w:fldChar w:fldCharType="begin"/>
            </w:r>
            <w:r w:rsidR="00F11A10">
              <w:rPr>
                <w:noProof/>
                <w:webHidden/>
              </w:rPr>
              <w:instrText xml:space="preserve"> PAGEREF _Toc444180028 \h </w:instrText>
            </w:r>
            <w:r w:rsidR="00F11A10">
              <w:rPr>
                <w:noProof/>
                <w:webHidden/>
              </w:rPr>
            </w:r>
            <w:r w:rsidR="00F11A10">
              <w:rPr>
                <w:noProof/>
                <w:webHidden/>
              </w:rPr>
              <w:fldChar w:fldCharType="separate"/>
            </w:r>
            <w:r w:rsidR="00F11A10">
              <w:rPr>
                <w:noProof/>
                <w:webHidden/>
              </w:rPr>
              <w:t>80</w:t>
            </w:r>
            <w:r w:rsidR="00F11A10">
              <w:rPr>
                <w:noProof/>
                <w:webHidden/>
              </w:rPr>
              <w:fldChar w:fldCharType="end"/>
            </w:r>
          </w:hyperlink>
        </w:p>
        <w:p w:rsidR="00F11A10" w:rsidRDefault="00216A49">
          <w:pPr>
            <w:pStyle w:val="TOC2"/>
            <w:rPr>
              <w:rFonts w:eastAsiaTheme="minorEastAsia"/>
              <w:noProof/>
            </w:rPr>
          </w:pPr>
          <w:hyperlink w:anchor="_Toc444180029" w:history="1">
            <w:r w:rsidR="00F11A10" w:rsidRPr="008C6C9F">
              <w:rPr>
                <w:rStyle w:val="Hyperlink"/>
                <w:noProof/>
              </w:rPr>
              <w:t>W_R.continue</w:t>
            </w:r>
            <w:r w:rsidR="00F11A10">
              <w:rPr>
                <w:noProof/>
                <w:webHidden/>
              </w:rPr>
              <w:tab/>
            </w:r>
            <w:r w:rsidR="00F11A10">
              <w:rPr>
                <w:noProof/>
                <w:webHidden/>
              </w:rPr>
              <w:fldChar w:fldCharType="begin"/>
            </w:r>
            <w:r w:rsidR="00F11A10">
              <w:rPr>
                <w:noProof/>
                <w:webHidden/>
              </w:rPr>
              <w:instrText xml:space="preserve"> PAGEREF _Toc444180029 \h </w:instrText>
            </w:r>
            <w:r w:rsidR="00F11A10">
              <w:rPr>
                <w:noProof/>
                <w:webHidden/>
              </w:rPr>
            </w:r>
            <w:r w:rsidR="00F11A10">
              <w:rPr>
                <w:noProof/>
                <w:webHidden/>
              </w:rPr>
              <w:fldChar w:fldCharType="separate"/>
            </w:r>
            <w:r w:rsidR="00F11A10">
              <w:rPr>
                <w:noProof/>
                <w:webHidden/>
              </w:rPr>
              <w:t>80</w:t>
            </w:r>
            <w:r w:rsidR="00F11A10">
              <w:rPr>
                <w:noProof/>
                <w:webHidden/>
              </w:rPr>
              <w:fldChar w:fldCharType="end"/>
            </w:r>
          </w:hyperlink>
        </w:p>
        <w:p w:rsidR="00F11A10" w:rsidRDefault="00216A49">
          <w:pPr>
            <w:pStyle w:val="TOC2"/>
            <w:rPr>
              <w:rFonts w:eastAsiaTheme="minorEastAsia"/>
              <w:noProof/>
            </w:rPr>
          </w:pPr>
          <w:hyperlink w:anchor="_Toc444180030" w:history="1">
            <w:r w:rsidR="00F11A10" w:rsidRPr="008C6C9F">
              <w:rPr>
                <w:rStyle w:val="Hyperlink"/>
                <w:noProof/>
              </w:rPr>
              <w:t>W_R.break</w:t>
            </w:r>
            <w:r w:rsidR="00F11A10">
              <w:rPr>
                <w:noProof/>
                <w:webHidden/>
              </w:rPr>
              <w:tab/>
            </w:r>
            <w:r w:rsidR="00F11A10">
              <w:rPr>
                <w:noProof/>
                <w:webHidden/>
              </w:rPr>
              <w:fldChar w:fldCharType="begin"/>
            </w:r>
            <w:r w:rsidR="00F11A10">
              <w:rPr>
                <w:noProof/>
                <w:webHidden/>
              </w:rPr>
              <w:instrText xml:space="preserve"> PAGEREF _Toc444180030 \h </w:instrText>
            </w:r>
            <w:r w:rsidR="00F11A10">
              <w:rPr>
                <w:noProof/>
                <w:webHidden/>
              </w:rPr>
            </w:r>
            <w:r w:rsidR="00F11A10">
              <w:rPr>
                <w:noProof/>
                <w:webHidden/>
              </w:rPr>
              <w:fldChar w:fldCharType="separate"/>
            </w:r>
            <w:r w:rsidR="00F11A10">
              <w:rPr>
                <w:noProof/>
                <w:webHidden/>
              </w:rPr>
              <w:t>80</w:t>
            </w:r>
            <w:r w:rsidR="00F11A10">
              <w:rPr>
                <w:noProof/>
                <w:webHidden/>
              </w:rPr>
              <w:fldChar w:fldCharType="end"/>
            </w:r>
          </w:hyperlink>
        </w:p>
        <w:p w:rsidR="00F11A10" w:rsidRDefault="00216A49">
          <w:pPr>
            <w:pStyle w:val="TOC2"/>
            <w:rPr>
              <w:rFonts w:eastAsiaTheme="minorEastAsia"/>
              <w:noProof/>
            </w:rPr>
          </w:pPr>
          <w:hyperlink w:anchor="_Toc444180031" w:history="1">
            <w:r w:rsidR="00F11A10" w:rsidRPr="008C6C9F">
              <w:rPr>
                <w:rStyle w:val="Hyperlink"/>
                <w:noProof/>
              </w:rPr>
              <w:t>Do / Until &lt;lexp&gt;</w:t>
            </w:r>
            <w:r w:rsidR="00F11A10">
              <w:rPr>
                <w:noProof/>
                <w:webHidden/>
              </w:rPr>
              <w:tab/>
            </w:r>
            <w:r w:rsidR="00F11A10">
              <w:rPr>
                <w:noProof/>
                <w:webHidden/>
              </w:rPr>
              <w:fldChar w:fldCharType="begin"/>
            </w:r>
            <w:r w:rsidR="00F11A10">
              <w:rPr>
                <w:noProof/>
                <w:webHidden/>
              </w:rPr>
              <w:instrText xml:space="preserve"> PAGEREF _Toc444180031 \h </w:instrText>
            </w:r>
            <w:r w:rsidR="00F11A10">
              <w:rPr>
                <w:noProof/>
                <w:webHidden/>
              </w:rPr>
            </w:r>
            <w:r w:rsidR="00F11A10">
              <w:rPr>
                <w:noProof/>
                <w:webHidden/>
              </w:rPr>
              <w:fldChar w:fldCharType="separate"/>
            </w:r>
            <w:r w:rsidR="00F11A10">
              <w:rPr>
                <w:noProof/>
                <w:webHidden/>
              </w:rPr>
              <w:t>80</w:t>
            </w:r>
            <w:r w:rsidR="00F11A10">
              <w:rPr>
                <w:noProof/>
                <w:webHidden/>
              </w:rPr>
              <w:fldChar w:fldCharType="end"/>
            </w:r>
          </w:hyperlink>
        </w:p>
        <w:p w:rsidR="00F11A10" w:rsidRDefault="00216A49">
          <w:pPr>
            <w:pStyle w:val="TOC2"/>
            <w:rPr>
              <w:rFonts w:eastAsiaTheme="minorEastAsia"/>
              <w:noProof/>
            </w:rPr>
          </w:pPr>
          <w:hyperlink w:anchor="_Toc444180032" w:history="1">
            <w:r w:rsidR="00F11A10" w:rsidRPr="008C6C9F">
              <w:rPr>
                <w:rStyle w:val="Hyperlink"/>
                <w:noProof/>
              </w:rPr>
              <w:t>D_U.continue</w:t>
            </w:r>
            <w:r w:rsidR="00F11A10">
              <w:rPr>
                <w:noProof/>
                <w:webHidden/>
              </w:rPr>
              <w:tab/>
            </w:r>
            <w:r w:rsidR="00F11A10">
              <w:rPr>
                <w:noProof/>
                <w:webHidden/>
              </w:rPr>
              <w:fldChar w:fldCharType="begin"/>
            </w:r>
            <w:r w:rsidR="00F11A10">
              <w:rPr>
                <w:noProof/>
                <w:webHidden/>
              </w:rPr>
              <w:instrText xml:space="preserve"> PAGEREF _Toc444180032 \h </w:instrText>
            </w:r>
            <w:r w:rsidR="00F11A10">
              <w:rPr>
                <w:noProof/>
                <w:webHidden/>
              </w:rPr>
            </w:r>
            <w:r w:rsidR="00F11A10">
              <w:rPr>
                <w:noProof/>
                <w:webHidden/>
              </w:rPr>
              <w:fldChar w:fldCharType="separate"/>
            </w:r>
            <w:r w:rsidR="00F11A10">
              <w:rPr>
                <w:noProof/>
                <w:webHidden/>
              </w:rPr>
              <w:t>81</w:t>
            </w:r>
            <w:r w:rsidR="00F11A10">
              <w:rPr>
                <w:noProof/>
                <w:webHidden/>
              </w:rPr>
              <w:fldChar w:fldCharType="end"/>
            </w:r>
          </w:hyperlink>
        </w:p>
        <w:p w:rsidR="00F11A10" w:rsidRDefault="00216A49">
          <w:pPr>
            <w:pStyle w:val="TOC2"/>
            <w:rPr>
              <w:rFonts w:eastAsiaTheme="minorEastAsia"/>
              <w:noProof/>
            </w:rPr>
          </w:pPr>
          <w:hyperlink w:anchor="_Toc444180033" w:history="1">
            <w:r w:rsidR="00F11A10" w:rsidRPr="008C6C9F">
              <w:rPr>
                <w:rStyle w:val="Hyperlink"/>
                <w:noProof/>
              </w:rPr>
              <w:t>D_U.break</w:t>
            </w:r>
            <w:r w:rsidR="00F11A10">
              <w:rPr>
                <w:noProof/>
                <w:webHidden/>
              </w:rPr>
              <w:tab/>
            </w:r>
            <w:r w:rsidR="00F11A10">
              <w:rPr>
                <w:noProof/>
                <w:webHidden/>
              </w:rPr>
              <w:fldChar w:fldCharType="begin"/>
            </w:r>
            <w:r w:rsidR="00F11A10">
              <w:rPr>
                <w:noProof/>
                <w:webHidden/>
              </w:rPr>
              <w:instrText xml:space="preserve"> PAGEREF _Toc444180033 \h </w:instrText>
            </w:r>
            <w:r w:rsidR="00F11A10">
              <w:rPr>
                <w:noProof/>
                <w:webHidden/>
              </w:rPr>
            </w:r>
            <w:r w:rsidR="00F11A10">
              <w:rPr>
                <w:noProof/>
                <w:webHidden/>
              </w:rPr>
              <w:fldChar w:fldCharType="separate"/>
            </w:r>
            <w:r w:rsidR="00F11A10">
              <w:rPr>
                <w:noProof/>
                <w:webHidden/>
              </w:rPr>
              <w:t>81</w:t>
            </w:r>
            <w:r w:rsidR="00F11A10">
              <w:rPr>
                <w:noProof/>
                <w:webHidden/>
              </w:rPr>
              <w:fldChar w:fldCharType="end"/>
            </w:r>
          </w:hyperlink>
        </w:p>
        <w:p w:rsidR="00F11A10" w:rsidRDefault="00216A49">
          <w:pPr>
            <w:pStyle w:val="TOC2"/>
            <w:rPr>
              <w:rFonts w:eastAsiaTheme="minorEastAsia"/>
              <w:noProof/>
            </w:rPr>
          </w:pPr>
          <w:hyperlink w:anchor="_Toc444180034" w:history="1">
            <w:r w:rsidR="00F11A10" w:rsidRPr="008C6C9F">
              <w:rPr>
                <w:rStyle w:val="Hyperlink"/>
                <w:noProof/>
              </w:rPr>
              <w:t>Labels, GOTO, GOSUB, and RETURN: Traditional BASIC</w:t>
            </w:r>
            <w:r w:rsidR="00F11A10">
              <w:rPr>
                <w:noProof/>
                <w:webHidden/>
              </w:rPr>
              <w:tab/>
            </w:r>
            <w:r w:rsidR="00F11A10">
              <w:rPr>
                <w:noProof/>
                <w:webHidden/>
              </w:rPr>
              <w:fldChar w:fldCharType="begin"/>
            </w:r>
            <w:r w:rsidR="00F11A10">
              <w:rPr>
                <w:noProof/>
                <w:webHidden/>
              </w:rPr>
              <w:instrText xml:space="preserve"> PAGEREF _Toc444180034 \h </w:instrText>
            </w:r>
            <w:r w:rsidR="00F11A10">
              <w:rPr>
                <w:noProof/>
                <w:webHidden/>
              </w:rPr>
            </w:r>
            <w:r w:rsidR="00F11A10">
              <w:rPr>
                <w:noProof/>
                <w:webHidden/>
              </w:rPr>
              <w:fldChar w:fldCharType="separate"/>
            </w:r>
            <w:r w:rsidR="00F11A10">
              <w:rPr>
                <w:noProof/>
                <w:webHidden/>
              </w:rPr>
              <w:t>81</w:t>
            </w:r>
            <w:r w:rsidR="00F11A10">
              <w:rPr>
                <w:noProof/>
                <w:webHidden/>
              </w:rPr>
              <w:fldChar w:fldCharType="end"/>
            </w:r>
          </w:hyperlink>
        </w:p>
        <w:p w:rsidR="00F11A10" w:rsidRDefault="00216A49">
          <w:pPr>
            <w:pStyle w:val="TOC3"/>
            <w:rPr>
              <w:rFonts w:eastAsiaTheme="minorEastAsia"/>
              <w:noProof/>
            </w:rPr>
          </w:pPr>
          <w:hyperlink w:anchor="_Toc444180035" w:history="1">
            <w:r w:rsidR="00F11A10" w:rsidRPr="008C6C9F">
              <w:rPr>
                <w:rStyle w:val="Hyperlink"/>
                <w:noProof/>
              </w:rPr>
              <w:t>Label</w:t>
            </w:r>
            <w:r w:rsidR="00F11A10">
              <w:rPr>
                <w:noProof/>
                <w:webHidden/>
              </w:rPr>
              <w:tab/>
            </w:r>
            <w:r w:rsidR="00F11A10">
              <w:rPr>
                <w:noProof/>
                <w:webHidden/>
              </w:rPr>
              <w:fldChar w:fldCharType="begin"/>
            </w:r>
            <w:r w:rsidR="00F11A10">
              <w:rPr>
                <w:noProof/>
                <w:webHidden/>
              </w:rPr>
              <w:instrText xml:space="preserve"> PAGEREF _Toc444180035 \h </w:instrText>
            </w:r>
            <w:r w:rsidR="00F11A10">
              <w:rPr>
                <w:noProof/>
                <w:webHidden/>
              </w:rPr>
            </w:r>
            <w:r w:rsidR="00F11A10">
              <w:rPr>
                <w:noProof/>
                <w:webHidden/>
              </w:rPr>
              <w:fldChar w:fldCharType="separate"/>
            </w:r>
            <w:r w:rsidR="00F11A10">
              <w:rPr>
                <w:noProof/>
                <w:webHidden/>
              </w:rPr>
              <w:t>81</w:t>
            </w:r>
            <w:r w:rsidR="00F11A10">
              <w:rPr>
                <w:noProof/>
                <w:webHidden/>
              </w:rPr>
              <w:fldChar w:fldCharType="end"/>
            </w:r>
          </w:hyperlink>
        </w:p>
        <w:p w:rsidR="00F11A10" w:rsidRDefault="00216A49">
          <w:pPr>
            <w:pStyle w:val="TOC3"/>
            <w:rPr>
              <w:rFonts w:eastAsiaTheme="minorEastAsia"/>
              <w:noProof/>
            </w:rPr>
          </w:pPr>
          <w:hyperlink w:anchor="_Toc444180036" w:history="1">
            <w:r w:rsidR="00F11A10" w:rsidRPr="008C6C9F">
              <w:rPr>
                <w:rStyle w:val="Hyperlink"/>
                <w:noProof/>
              </w:rPr>
              <w:t>GoTo &lt;label&gt;</w:t>
            </w:r>
            <w:r w:rsidR="00F11A10">
              <w:rPr>
                <w:noProof/>
                <w:webHidden/>
              </w:rPr>
              <w:tab/>
            </w:r>
            <w:r w:rsidR="00F11A10">
              <w:rPr>
                <w:noProof/>
                <w:webHidden/>
              </w:rPr>
              <w:fldChar w:fldCharType="begin"/>
            </w:r>
            <w:r w:rsidR="00F11A10">
              <w:rPr>
                <w:noProof/>
                <w:webHidden/>
              </w:rPr>
              <w:instrText xml:space="preserve"> PAGEREF _Toc444180036 \h </w:instrText>
            </w:r>
            <w:r w:rsidR="00F11A10">
              <w:rPr>
                <w:noProof/>
                <w:webHidden/>
              </w:rPr>
            </w:r>
            <w:r w:rsidR="00F11A10">
              <w:rPr>
                <w:noProof/>
                <w:webHidden/>
              </w:rPr>
              <w:fldChar w:fldCharType="separate"/>
            </w:r>
            <w:r w:rsidR="00F11A10">
              <w:rPr>
                <w:noProof/>
                <w:webHidden/>
              </w:rPr>
              <w:t>82</w:t>
            </w:r>
            <w:r w:rsidR="00F11A10">
              <w:rPr>
                <w:noProof/>
                <w:webHidden/>
              </w:rPr>
              <w:fldChar w:fldCharType="end"/>
            </w:r>
          </w:hyperlink>
        </w:p>
        <w:p w:rsidR="00F11A10" w:rsidRDefault="00216A49">
          <w:pPr>
            <w:pStyle w:val="TOC3"/>
            <w:rPr>
              <w:rFonts w:eastAsiaTheme="minorEastAsia"/>
              <w:noProof/>
            </w:rPr>
          </w:pPr>
          <w:hyperlink w:anchor="_Toc444180037" w:history="1">
            <w:r w:rsidR="00F11A10" w:rsidRPr="008C6C9F">
              <w:rPr>
                <w:rStyle w:val="Hyperlink"/>
                <w:noProof/>
              </w:rPr>
              <w:t>GoTo &lt;index_nexp&gt;, &lt;label&gt;...</w:t>
            </w:r>
            <w:r w:rsidR="00F11A10">
              <w:rPr>
                <w:noProof/>
                <w:webHidden/>
              </w:rPr>
              <w:tab/>
            </w:r>
            <w:r w:rsidR="00F11A10">
              <w:rPr>
                <w:noProof/>
                <w:webHidden/>
              </w:rPr>
              <w:fldChar w:fldCharType="begin"/>
            </w:r>
            <w:r w:rsidR="00F11A10">
              <w:rPr>
                <w:noProof/>
                <w:webHidden/>
              </w:rPr>
              <w:instrText xml:space="preserve"> PAGEREF _Toc444180037 \h </w:instrText>
            </w:r>
            <w:r w:rsidR="00F11A10">
              <w:rPr>
                <w:noProof/>
                <w:webHidden/>
              </w:rPr>
            </w:r>
            <w:r w:rsidR="00F11A10">
              <w:rPr>
                <w:noProof/>
                <w:webHidden/>
              </w:rPr>
              <w:fldChar w:fldCharType="separate"/>
            </w:r>
            <w:r w:rsidR="00F11A10">
              <w:rPr>
                <w:noProof/>
                <w:webHidden/>
              </w:rPr>
              <w:t>82</w:t>
            </w:r>
            <w:r w:rsidR="00F11A10">
              <w:rPr>
                <w:noProof/>
                <w:webHidden/>
              </w:rPr>
              <w:fldChar w:fldCharType="end"/>
            </w:r>
          </w:hyperlink>
        </w:p>
        <w:p w:rsidR="00F11A10" w:rsidRDefault="00216A49">
          <w:pPr>
            <w:pStyle w:val="TOC3"/>
            <w:rPr>
              <w:rFonts w:eastAsiaTheme="minorEastAsia"/>
              <w:noProof/>
            </w:rPr>
          </w:pPr>
          <w:hyperlink w:anchor="_Toc444180038" w:history="1">
            <w:r w:rsidR="00F11A10" w:rsidRPr="008C6C9F">
              <w:rPr>
                <w:rStyle w:val="Hyperlink"/>
                <w:noProof/>
              </w:rPr>
              <w:t>GoSub &lt;label&gt; / Return</w:t>
            </w:r>
            <w:r w:rsidR="00F11A10">
              <w:rPr>
                <w:noProof/>
                <w:webHidden/>
              </w:rPr>
              <w:tab/>
            </w:r>
            <w:r w:rsidR="00F11A10">
              <w:rPr>
                <w:noProof/>
                <w:webHidden/>
              </w:rPr>
              <w:fldChar w:fldCharType="begin"/>
            </w:r>
            <w:r w:rsidR="00F11A10">
              <w:rPr>
                <w:noProof/>
                <w:webHidden/>
              </w:rPr>
              <w:instrText xml:space="preserve"> PAGEREF _Toc444180038 \h </w:instrText>
            </w:r>
            <w:r w:rsidR="00F11A10">
              <w:rPr>
                <w:noProof/>
                <w:webHidden/>
              </w:rPr>
            </w:r>
            <w:r w:rsidR="00F11A10">
              <w:rPr>
                <w:noProof/>
                <w:webHidden/>
              </w:rPr>
              <w:fldChar w:fldCharType="separate"/>
            </w:r>
            <w:r w:rsidR="00F11A10">
              <w:rPr>
                <w:noProof/>
                <w:webHidden/>
              </w:rPr>
              <w:t>82</w:t>
            </w:r>
            <w:r w:rsidR="00F11A10">
              <w:rPr>
                <w:noProof/>
                <w:webHidden/>
              </w:rPr>
              <w:fldChar w:fldCharType="end"/>
            </w:r>
          </w:hyperlink>
        </w:p>
        <w:p w:rsidR="00F11A10" w:rsidRDefault="00216A49">
          <w:pPr>
            <w:pStyle w:val="TOC3"/>
            <w:rPr>
              <w:rFonts w:eastAsiaTheme="minorEastAsia"/>
              <w:noProof/>
            </w:rPr>
          </w:pPr>
          <w:hyperlink w:anchor="_Toc444180039" w:history="1">
            <w:r w:rsidR="00F11A10" w:rsidRPr="008C6C9F">
              <w:rPr>
                <w:rStyle w:val="Hyperlink"/>
                <w:noProof/>
              </w:rPr>
              <w:t>GoSub &lt;index_nexp&gt;, &lt;label&gt;... / Return</w:t>
            </w:r>
            <w:r w:rsidR="00F11A10">
              <w:rPr>
                <w:noProof/>
                <w:webHidden/>
              </w:rPr>
              <w:tab/>
            </w:r>
            <w:r w:rsidR="00F11A10">
              <w:rPr>
                <w:noProof/>
                <w:webHidden/>
              </w:rPr>
              <w:fldChar w:fldCharType="begin"/>
            </w:r>
            <w:r w:rsidR="00F11A10">
              <w:rPr>
                <w:noProof/>
                <w:webHidden/>
              </w:rPr>
              <w:instrText xml:space="preserve"> PAGEREF _Toc444180039 \h </w:instrText>
            </w:r>
            <w:r w:rsidR="00F11A10">
              <w:rPr>
                <w:noProof/>
                <w:webHidden/>
              </w:rPr>
            </w:r>
            <w:r w:rsidR="00F11A10">
              <w:rPr>
                <w:noProof/>
                <w:webHidden/>
              </w:rPr>
              <w:fldChar w:fldCharType="separate"/>
            </w:r>
            <w:r w:rsidR="00F11A10">
              <w:rPr>
                <w:noProof/>
                <w:webHidden/>
              </w:rPr>
              <w:t>83</w:t>
            </w:r>
            <w:r w:rsidR="00F11A10">
              <w:rPr>
                <w:noProof/>
                <w:webHidden/>
              </w:rPr>
              <w:fldChar w:fldCharType="end"/>
            </w:r>
          </w:hyperlink>
        </w:p>
        <w:p w:rsidR="00F11A10" w:rsidRDefault="00216A49">
          <w:pPr>
            <w:pStyle w:val="TOC2"/>
            <w:rPr>
              <w:rFonts w:eastAsiaTheme="minorEastAsia"/>
              <w:noProof/>
            </w:rPr>
          </w:pPr>
          <w:hyperlink w:anchor="_Toc444180040" w:history="1">
            <w:r w:rsidR="00F11A10" w:rsidRPr="008C6C9F">
              <w:rPr>
                <w:rStyle w:val="Hyperlink"/>
                <w:noProof/>
              </w:rPr>
              <w:t>Using Source Code from Multiple Files</w:t>
            </w:r>
            <w:r w:rsidR="00F11A10">
              <w:rPr>
                <w:noProof/>
                <w:webHidden/>
              </w:rPr>
              <w:tab/>
            </w:r>
            <w:r w:rsidR="00F11A10">
              <w:rPr>
                <w:noProof/>
                <w:webHidden/>
              </w:rPr>
              <w:fldChar w:fldCharType="begin"/>
            </w:r>
            <w:r w:rsidR="00F11A10">
              <w:rPr>
                <w:noProof/>
                <w:webHidden/>
              </w:rPr>
              <w:instrText xml:space="preserve"> PAGEREF _Toc444180040 \h </w:instrText>
            </w:r>
            <w:r w:rsidR="00F11A10">
              <w:rPr>
                <w:noProof/>
                <w:webHidden/>
              </w:rPr>
            </w:r>
            <w:r w:rsidR="00F11A10">
              <w:rPr>
                <w:noProof/>
                <w:webHidden/>
              </w:rPr>
              <w:fldChar w:fldCharType="separate"/>
            </w:r>
            <w:r w:rsidR="00F11A10">
              <w:rPr>
                <w:noProof/>
                <w:webHidden/>
              </w:rPr>
              <w:t>83</w:t>
            </w:r>
            <w:r w:rsidR="00F11A10">
              <w:rPr>
                <w:noProof/>
                <w:webHidden/>
              </w:rPr>
              <w:fldChar w:fldCharType="end"/>
            </w:r>
          </w:hyperlink>
        </w:p>
        <w:p w:rsidR="00F11A10" w:rsidRDefault="00216A49">
          <w:pPr>
            <w:pStyle w:val="TOC3"/>
            <w:rPr>
              <w:rFonts w:eastAsiaTheme="minorEastAsia"/>
              <w:noProof/>
            </w:rPr>
          </w:pPr>
          <w:hyperlink w:anchor="_Toc444180041" w:history="1">
            <w:r w:rsidR="00F11A10" w:rsidRPr="008C6C9F">
              <w:rPr>
                <w:rStyle w:val="Hyperlink"/>
                <w:noProof/>
              </w:rPr>
              <w:t>Include FilePath</w:t>
            </w:r>
            <w:r w:rsidR="00F11A10">
              <w:rPr>
                <w:noProof/>
                <w:webHidden/>
              </w:rPr>
              <w:tab/>
            </w:r>
            <w:r w:rsidR="00F11A10">
              <w:rPr>
                <w:noProof/>
                <w:webHidden/>
              </w:rPr>
              <w:fldChar w:fldCharType="begin"/>
            </w:r>
            <w:r w:rsidR="00F11A10">
              <w:rPr>
                <w:noProof/>
                <w:webHidden/>
              </w:rPr>
              <w:instrText xml:space="preserve"> PAGEREF _Toc444180041 \h </w:instrText>
            </w:r>
            <w:r w:rsidR="00F11A10">
              <w:rPr>
                <w:noProof/>
                <w:webHidden/>
              </w:rPr>
            </w:r>
            <w:r w:rsidR="00F11A10">
              <w:rPr>
                <w:noProof/>
                <w:webHidden/>
              </w:rPr>
              <w:fldChar w:fldCharType="separate"/>
            </w:r>
            <w:r w:rsidR="00F11A10">
              <w:rPr>
                <w:noProof/>
                <w:webHidden/>
              </w:rPr>
              <w:t>83</w:t>
            </w:r>
            <w:r w:rsidR="00F11A10">
              <w:rPr>
                <w:noProof/>
                <w:webHidden/>
              </w:rPr>
              <w:fldChar w:fldCharType="end"/>
            </w:r>
          </w:hyperlink>
        </w:p>
        <w:p w:rsidR="00F11A10" w:rsidRDefault="00216A49">
          <w:pPr>
            <w:pStyle w:val="TOC3"/>
            <w:rPr>
              <w:rFonts w:eastAsiaTheme="minorEastAsia"/>
              <w:noProof/>
            </w:rPr>
          </w:pPr>
          <w:hyperlink w:anchor="_Toc444180042" w:history="1">
            <w:r w:rsidR="00F11A10" w:rsidRPr="008C6C9F">
              <w:rPr>
                <w:rStyle w:val="Hyperlink"/>
                <w:noProof/>
              </w:rPr>
              <w:t>Run &lt;filename_sexp&gt; {, &lt;data_sexp&gt;}</w:t>
            </w:r>
            <w:r w:rsidR="00F11A10">
              <w:rPr>
                <w:noProof/>
                <w:webHidden/>
              </w:rPr>
              <w:tab/>
            </w:r>
            <w:r w:rsidR="00F11A10">
              <w:rPr>
                <w:noProof/>
                <w:webHidden/>
              </w:rPr>
              <w:fldChar w:fldCharType="begin"/>
            </w:r>
            <w:r w:rsidR="00F11A10">
              <w:rPr>
                <w:noProof/>
                <w:webHidden/>
              </w:rPr>
              <w:instrText xml:space="preserve"> PAGEREF _Toc444180042 \h </w:instrText>
            </w:r>
            <w:r w:rsidR="00F11A10">
              <w:rPr>
                <w:noProof/>
                <w:webHidden/>
              </w:rPr>
            </w:r>
            <w:r w:rsidR="00F11A10">
              <w:rPr>
                <w:noProof/>
                <w:webHidden/>
              </w:rPr>
              <w:fldChar w:fldCharType="separate"/>
            </w:r>
            <w:r w:rsidR="00F11A10">
              <w:rPr>
                <w:noProof/>
                <w:webHidden/>
              </w:rPr>
              <w:t>84</w:t>
            </w:r>
            <w:r w:rsidR="00F11A10">
              <w:rPr>
                <w:noProof/>
                <w:webHidden/>
              </w:rPr>
              <w:fldChar w:fldCharType="end"/>
            </w:r>
          </w:hyperlink>
        </w:p>
        <w:p w:rsidR="00F11A10" w:rsidRDefault="00216A49">
          <w:pPr>
            <w:pStyle w:val="TOC2"/>
            <w:rPr>
              <w:rFonts w:eastAsiaTheme="minorEastAsia"/>
              <w:noProof/>
            </w:rPr>
          </w:pPr>
          <w:hyperlink w:anchor="_Toc444180043" w:history="1">
            <w:r w:rsidR="00F11A10" w:rsidRPr="008C6C9F">
              <w:rPr>
                <w:rStyle w:val="Hyperlink"/>
                <w:noProof/>
              </w:rPr>
              <w:t>Switch Commands</w:t>
            </w:r>
            <w:r w:rsidR="00F11A10">
              <w:rPr>
                <w:noProof/>
                <w:webHidden/>
              </w:rPr>
              <w:tab/>
            </w:r>
            <w:r w:rsidR="00F11A10">
              <w:rPr>
                <w:noProof/>
                <w:webHidden/>
              </w:rPr>
              <w:fldChar w:fldCharType="begin"/>
            </w:r>
            <w:r w:rsidR="00F11A10">
              <w:rPr>
                <w:noProof/>
                <w:webHidden/>
              </w:rPr>
              <w:instrText xml:space="preserve"> PAGEREF _Toc444180043 \h </w:instrText>
            </w:r>
            <w:r w:rsidR="00F11A10">
              <w:rPr>
                <w:noProof/>
                <w:webHidden/>
              </w:rPr>
            </w:r>
            <w:r w:rsidR="00F11A10">
              <w:rPr>
                <w:noProof/>
                <w:webHidden/>
              </w:rPr>
              <w:fldChar w:fldCharType="separate"/>
            </w:r>
            <w:r w:rsidR="00F11A10">
              <w:rPr>
                <w:noProof/>
                <w:webHidden/>
              </w:rPr>
              <w:t>84</w:t>
            </w:r>
            <w:r w:rsidR="00F11A10">
              <w:rPr>
                <w:noProof/>
                <w:webHidden/>
              </w:rPr>
              <w:fldChar w:fldCharType="end"/>
            </w:r>
          </w:hyperlink>
        </w:p>
        <w:p w:rsidR="00F11A10" w:rsidRDefault="00216A49">
          <w:pPr>
            <w:pStyle w:val="TOC3"/>
            <w:rPr>
              <w:rFonts w:eastAsiaTheme="minorEastAsia"/>
              <w:noProof/>
            </w:rPr>
          </w:pPr>
          <w:hyperlink w:anchor="_Toc444180044" w:history="1">
            <w:r w:rsidR="00F11A10" w:rsidRPr="008C6C9F">
              <w:rPr>
                <w:rStyle w:val="Hyperlink"/>
                <w:noProof/>
              </w:rPr>
              <w:t>Switch Restrictions</w:t>
            </w:r>
            <w:r w:rsidR="00F11A10">
              <w:rPr>
                <w:noProof/>
                <w:webHidden/>
              </w:rPr>
              <w:tab/>
            </w:r>
            <w:r w:rsidR="00F11A10">
              <w:rPr>
                <w:noProof/>
                <w:webHidden/>
              </w:rPr>
              <w:fldChar w:fldCharType="begin"/>
            </w:r>
            <w:r w:rsidR="00F11A10">
              <w:rPr>
                <w:noProof/>
                <w:webHidden/>
              </w:rPr>
              <w:instrText xml:space="preserve"> PAGEREF _Toc444180044 \h </w:instrText>
            </w:r>
            <w:r w:rsidR="00F11A10">
              <w:rPr>
                <w:noProof/>
                <w:webHidden/>
              </w:rPr>
            </w:r>
            <w:r w:rsidR="00F11A10">
              <w:rPr>
                <w:noProof/>
                <w:webHidden/>
              </w:rPr>
              <w:fldChar w:fldCharType="separate"/>
            </w:r>
            <w:r w:rsidR="00F11A10">
              <w:rPr>
                <w:noProof/>
                <w:webHidden/>
              </w:rPr>
              <w:t>85</w:t>
            </w:r>
            <w:r w:rsidR="00F11A10">
              <w:rPr>
                <w:noProof/>
                <w:webHidden/>
              </w:rPr>
              <w:fldChar w:fldCharType="end"/>
            </w:r>
          </w:hyperlink>
        </w:p>
        <w:p w:rsidR="00F11A10" w:rsidRDefault="00216A49">
          <w:pPr>
            <w:pStyle w:val="TOC3"/>
            <w:rPr>
              <w:rFonts w:eastAsiaTheme="minorEastAsia"/>
              <w:noProof/>
            </w:rPr>
          </w:pPr>
          <w:hyperlink w:anchor="_Toc444180045" w:history="1">
            <w:r w:rsidR="00F11A10" w:rsidRPr="008C6C9F">
              <w:rPr>
                <w:rStyle w:val="Hyperlink"/>
                <w:noProof/>
              </w:rPr>
              <w:t>Sw.begin &lt;exp&gt;</w:t>
            </w:r>
            <w:r w:rsidR="00F11A10">
              <w:rPr>
                <w:noProof/>
                <w:webHidden/>
              </w:rPr>
              <w:tab/>
            </w:r>
            <w:r w:rsidR="00F11A10">
              <w:rPr>
                <w:noProof/>
                <w:webHidden/>
              </w:rPr>
              <w:fldChar w:fldCharType="begin"/>
            </w:r>
            <w:r w:rsidR="00F11A10">
              <w:rPr>
                <w:noProof/>
                <w:webHidden/>
              </w:rPr>
              <w:instrText xml:space="preserve"> PAGEREF _Toc444180045 \h </w:instrText>
            </w:r>
            <w:r w:rsidR="00F11A10">
              <w:rPr>
                <w:noProof/>
                <w:webHidden/>
              </w:rPr>
            </w:r>
            <w:r w:rsidR="00F11A10">
              <w:rPr>
                <w:noProof/>
                <w:webHidden/>
              </w:rPr>
              <w:fldChar w:fldCharType="separate"/>
            </w:r>
            <w:r w:rsidR="00F11A10">
              <w:rPr>
                <w:noProof/>
                <w:webHidden/>
              </w:rPr>
              <w:t>85</w:t>
            </w:r>
            <w:r w:rsidR="00F11A10">
              <w:rPr>
                <w:noProof/>
                <w:webHidden/>
              </w:rPr>
              <w:fldChar w:fldCharType="end"/>
            </w:r>
          </w:hyperlink>
        </w:p>
        <w:p w:rsidR="00F11A10" w:rsidRDefault="00216A49">
          <w:pPr>
            <w:pStyle w:val="TOC3"/>
            <w:rPr>
              <w:rFonts w:eastAsiaTheme="minorEastAsia"/>
              <w:noProof/>
            </w:rPr>
          </w:pPr>
          <w:hyperlink w:anchor="_Toc444180046" w:history="1">
            <w:r w:rsidR="00F11A10" w:rsidRPr="008C6C9F">
              <w:rPr>
                <w:rStyle w:val="Hyperlink"/>
                <w:noProof/>
              </w:rPr>
              <w:t>Sw.case &lt;exp&gt;, ...</w:t>
            </w:r>
            <w:r w:rsidR="00F11A10">
              <w:rPr>
                <w:noProof/>
                <w:webHidden/>
              </w:rPr>
              <w:tab/>
            </w:r>
            <w:r w:rsidR="00F11A10">
              <w:rPr>
                <w:noProof/>
                <w:webHidden/>
              </w:rPr>
              <w:fldChar w:fldCharType="begin"/>
            </w:r>
            <w:r w:rsidR="00F11A10">
              <w:rPr>
                <w:noProof/>
                <w:webHidden/>
              </w:rPr>
              <w:instrText xml:space="preserve"> PAGEREF _Toc444180046 \h </w:instrText>
            </w:r>
            <w:r w:rsidR="00F11A10">
              <w:rPr>
                <w:noProof/>
                <w:webHidden/>
              </w:rPr>
            </w:r>
            <w:r w:rsidR="00F11A10">
              <w:rPr>
                <w:noProof/>
                <w:webHidden/>
              </w:rPr>
              <w:fldChar w:fldCharType="separate"/>
            </w:r>
            <w:r w:rsidR="00F11A10">
              <w:rPr>
                <w:noProof/>
                <w:webHidden/>
              </w:rPr>
              <w:t>85</w:t>
            </w:r>
            <w:r w:rsidR="00F11A10">
              <w:rPr>
                <w:noProof/>
                <w:webHidden/>
              </w:rPr>
              <w:fldChar w:fldCharType="end"/>
            </w:r>
          </w:hyperlink>
        </w:p>
        <w:p w:rsidR="00F11A10" w:rsidRDefault="00216A49">
          <w:pPr>
            <w:pStyle w:val="TOC3"/>
            <w:rPr>
              <w:rFonts w:eastAsiaTheme="minorEastAsia"/>
              <w:noProof/>
            </w:rPr>
          </w:pPr>
          <w:hyperlink w:anchor="_Toc444180047" w:history="1">
            <w:r w:rsidR="00F11A10" w:rsidRPr="008C6C9F">
              <w:rPr>
                <w:rStyle w:val="Hyperlink"/>
                <w:noProof/>
              </w:rPr>
              <w:t>Sw.case &lt;op&gt;&lt;exp&gt;</w:t>
            </w:r>
            <w:r w:rsidR="00F11A10">
              <w:rPr>
                <w:noProof/>
                <w:webHidden/>
              </w:rPr>
              <w:tab/>
            </w:r>
            <w:r w:rsidR="00F11A10">
              <w:rPr>
                <w:noProof/>
                <w:webHidden/>
              </w:rPr>
              <w:fldChar w:fldCharType="begin"/>
            </w:r>
            <w:r w:rsidR="00F11A10">
              <w:rPr>
                <w:noProof/>
                <w:webHidden/>
              </w:rPr>
              <w:instrText xml:space="preserve"> PAGEREF _Toc444180047 \h </w:instrText>
            </w:r>
            <w:r w:rsidR="00F11A10">
              <w:rPr>
                <w:noProof/>
                <w:webHidden/>
              </w:rPr>
            </w:r>
            <w:r w:rsidR="00F11A10">
              <w:rPr>
                <w:noProof/>
                <w:webHidden/>
              </w:rPr>
              <w:fldChar w:fldCharType="separate"/>
            </w:r>
            <w:r w:rsidR="00F11A10">
              <w:rPr>
                <w:noProof/>
                <w:webHidden/>
              </w:rPr>
              <w:t>85</w:t>
            </w:r>
            <w:r w:rsidR="00F11A10">
              <w:rPr>
                <w:noProof/>
                <w:webHidden/>
              </w:rPr>
              <w:fldChar w:fldCharType="end"/>
            </w:r>
          </w:hyperlink>
        </w:p>
        <w:p w:rsidR="00F11A10" w:rsidRDefault="00216A49">
          <w:pPr>
            <w:pStyle w:val="TOC3"/>
            <w:rPr>
              <w:rFonts w:eastAsiaTheme="minorEastAsia"/>
              <w:noProof/>
            </w:rPr>
          </w:pPr>
          <w:hyperlink w:anchor="_Toc444180048" w:history="1">
            <w:r w:rsidR="00F11A10" w:rsidRPr="008C6C9F">
              <w:rPr>
                <w:rStyle w:val="Hyperlink"/>
                <w:noProof/>
              </w:rPr>
              <w:t>Sw.break</w:t>
            </w:r>
            <w:r w:rsidR="00F11A10">
              <w:rPr>
                <w:noProof/>
                <w:webHidden/>
              </w:rPr>
              <w:tab/>
            </w:r>
            <w:r w:rsidR="00F11A10">
              <w:rPr>
                <w:noProof/>
                <w:webHidden/>
              </w:rPr>
              <w:fldChar w:fldCharType="begin"/>
            </w:r>
            <w:r w:rsidR="00F11A10">
              <w:rPr>
                <w:noProof/>
                <w:webHidden/>
              </w:rPr>
              <w:instrText xml:space="preserve"> PAGEREF _Toc444180048 \h </w:instrText>
            </w:r>
            <w:r w:rsidR="00F11A10">
              <w:rPr>
                <w:noProof/>
                <w:webHidden/>
              </w:rPr>
            </w:r>
            <w:r w:rsidR="00F11A10">
              <w:rPr>
                <w:noProof/>
                <w:webHidden/>
              </w:rPr>
              <w:fldChar w:fldCharType="separate"/>
            </w:r>
            <w:r w:rsidR="00F11A10">
              <w:rPr>
                <w:noProof/>
                <w:webHidden/>
              </w:rPr>
              <w:t>85</w:t>
            </w:r>
            <w:r w:rsidR="00F11A10">
              <w:rPr>
                <w:noProof/>
                <w:webHidden/>
              </w:rPr>
              <w:fldChar w:fldCharType="end"/>
            </w:r>
          </w:hyperlink>
        </w:p>
        <w:p w:rsidR="00F11A10" w:rsidRDefault="00216A49">
          <w:pPr>
            <w:pStyle w:val="TOC3"/>
            <w:rPr>
              <w:rFonts w:eastAsiaTheme="minorEastAsia"/>
              <w:noProof/>
            </w:rPr>
          </w:pPr>
          <w:hyperlink w:anchor="_Toc444180049" w:history="1">
            <w:r w:rsidR="00F11A10" w:rsidRPr="008C6C9F">
              <w:rPr>
                <w:rStyle w:val="Hyperlink"/>
                <w:noProof/>
              </w:rPr>
              <w:t>Sw.default</w:t>
            </w:r>
            <w:r w:rsidR="00F11A10">
              <w:rPr>
                <w:noProof/>
                <w:webHidden/>
              </w:rPr>
              <w:tab/>
            </w:r>
            <w:r w:rsidR="00F11A10">
              <w:rPr>
                <w:noProof/>
                <w:webHidden/>
              </w:rPr>
              <w:fldChar w:fldCharType="begin"/>
            </w:r>
            <w:r w:rsidR="00F11A10">
              <w:rPr>
                <w:noProof/>
                <w:webHidden/>
              </w:rPr>
              <w:instrText xml:space="preserve"> PAGEREF _Toc444180049 \h </w:instrText>
            </w:r>
            <w:r w:rsidR="00F11A10">
              <w:rPr>
                <w:noProof/>
                <w:webHidden/>
              </w:rPr>
            </w:r>
            <w:r w:rsidR="00F11A10">
              <w:rPr>
                <w:noProof/>
                <w:webHidden/>
              </w:rPr>
              <w:fldChar w:fldCharType="separate"/>
            </w:r>
            <w:r w:rsidR="00F11A10">
              <w:rPr>
                <w:noProof/>
                <w:webHidden/>
              </w:rPr>
              <w:t>86</w:t>
            </w:r>
            <w:r w:rsidR="00F11A10">
              <w:rPr>
                <w:noProof/>
                <w:webHidden/>
              </w:rPr>
              <w:fldChar w:fldCharType="end"/>
            </w:r>
          </w:hyperlink>
        </w:p>
        <w:p w:rsidR="00F11A10" w:rsidRDefault="00216A49">
          <w:pPr>
            <w:pStyle w:val="TOC3"/>
            <w:rPr>
              <w:rFonts w:eastAsiaTheme="minorEastAsia"/>
              <w:noProof/>
            </w:rPr>
          </w:pPr>
          <w:hyperlink w:anchor="_Toc444180050" w:history="1">
            <w:r w:rsidR="00F11A10" w:rsidRPr="008C6C9F">
              <w:rPr>
                <w:rStyle w:val="Hyperlink"/>
                <w:noProof/>
              </w:rPr>
              <w:t>Sw.end</w:t>
            </w:r>
            <w:r w:rsidR="00F11A10">
              <w:rPr>
                <w:noProof/>
                <w:webHidden/>
              </w:rPr>
              <w:tab/>
            </w:r>
            <w:r w:rsidR="00F11A10">
              <w:rPr>
                <w:noProof/>
                <w:webHidden/>
              </w:rPr>
              <w:fldChar w:fldCharType="begin"/>
            </w:r>
            <w:r w:rsidR="00F11A10">
              <w:rPr>
                <w:noProof/>
                <w:webHidden/>
              </w:rPr>
              <w:instrText xml:space="preserve"> PAGEREF _Toc444180050 \h </w:instrText>
            </w:r>
            <w:r w:rsidR="00F11A10">
              <w:rPr>
                <w:noProof/>
                <w:webHidden/>
              </w:rPr>
            </w:r>
            <w:r w:rsidR="00F11A10">
              <w:rPr>
                <w:noProof/>
                <w:webHidden/>
              </w:rPr>
              <w:fldChar w:fldCharType="separate"/>
            </w:r>
            <w:r w:rsidR="00F11A10">
              <w:rPr>
                <w:noProof/>
                <w:webHidden/>
              </w:rPr>
              <w:t>86</w:t>
            </w:r>
            <w:r w:rsidR="00F11A10">
              <w:rPr>
                <w:noProof/>
                <w:webHidden/>
              </w:rPr>
              <w:fldChar w:fldCharType="end"/>
            </w:r>
          </w:hyperlink>
        </w:p>
        <w:p w:rsidR="00F11A10" w:rsidRDefault="00216A49">
          <w:pPr>
            <w:pStyle w:val="TOC2"/>
            <w:rPr>
              <w:rFonts w:eastAsiaTheme="minorEastAsia"/>
              <w:noProof/>
            </w:rPr>
          </w:pPr>
          <w:hyperlink w:anchor="_Toc444180051" w:history="1">
            <w:r w:rsidR="00F11A10" w:rsidRPr="008C6C9F">
              <w:rPr>
                <w:rStyle w:val="Hyperlink"/>
                <w:noProof/>
              </w:rPr>
              <w:t>OnError:</w:t>
            </w:r>
            <w:r w:rsidR="00F11A10">
              <w:rPr>
                <w:noProof/>
                <w:webHidden/>
              </w:rPr>
              <w:tab/>
            </w:r>
            <w:r w:rsidR="00F11A10">
              <w:rPr>
                <w:noProof/>
                <w:webHidden/>
              </w:rPr>
              <w:fldChar w:fldCharType="begin"/>
            </w:r>
            <w:r w:rsidR="00F11A10">
              <w:rPr>
                <w:noProof/>
                <w:webHidden/>
              </w:rPr>
              <w:instrText xml:space="preserve"> PAGEREF _Toc444180051 \h </w:instrText>
            </w:r>
            <w:r w:rsidR="00F11A10">
              <w:rPr>
                <w:noProof/>
                <w:webHidden/>
              </w:rPr>
            </w:r>
            <w:r w:rsidR="00F11A10">
              <w:rPr>
                <w:noProof/>
                <w:webHidden/>
              </w:rPr>
              <w:fldChar w:fldCharType="separate"/>
            </w:r>
            <w:r w:rsidR="00F11A10">
              <w:rPr>
                <w:noProof/>
                <w:webHidden/>
              </w:rPr>
              <w:t>86</w:t>
            </w:r>
            <w:r w:rsidR="00F11A10">
              <w:rPr>
                <w:noProof/>
                <w:webHidden/>
              </w:rPr>
              <w:fldChar w:fldCharType="end"/>
            </w:r>
          </w:hyperlink>
        </w:p>
        <w:p w:rsidR="00F11A10" w:rsidRDefault="00216A49">
          <w:pPr>
            <w:pStyle w:val="TOC2"/>
            <w:rPr>
              <w:rFonts w:eastAsiaTheme="minorEastAsia"/>
              <w:noProof/>
            </w:rPr>
          </w:pPr>
          <w:hyperlink w:anchor="_Toc444180052" w:history="1">
            <w:r w:rsidR="00F11A10" w:rsidRPr="008C6C9F">
              <w:rPr>
                <w:rStyle w:val="Hyperlink"/>
                <w:noProof/>
              </w:rPr>
              <w:t>OnConsoleTouch:</w:t>
            </w:r>
            <w:r w:rsidR="00F11A10">
              <w:rPr>
                <w:noProof/>
                <w:webHidden/>
              </w:rPr>
              <w:tab/>
            </w:r>
            <w:r w:rsidR="00F11A10">
              <w:rPr>
                <w:noProof/>
                <w:webHidden/>
              </w:rPr>
              <w:fldChar w:fldCharType="begin"/>
            </w:r>
            <w:r w:rsidR="00F11A10">
              <w:rPr>
                <w:noProof/>
                <w:webHidden/>
              </w:rPr>
              <w:instrText xml:space="preserve"> PAGEREF _Toc444180052 \h </w:instrText>
            </w:r>
            <w:r w:rsidR="00F11A10">
              <w:rPr>
                <w:noProof/>
                <w:webHidden/>
              </w:rPr>
            </w:r>
            <w:r w:rsidR="00F11A10">
              <w:rPr>
                <w:noProof/>
                <w:webHidden/>
              </w:rPr>
              <w:fldChar w:fldCharType="separate"/>
            </w:r>
            <w:r w:rsidR="00F11A10">
              <w:rPr>
                <w:noProof/>
                <w:webHidden/>
              </w:rPr>
              <w:t>86</w:t>
            </w:r>
            <w:r w:rsidR="00F11A10">
              <w:rPr>
                <w:noProof/>
                <w:webHidden/>
              </w:rPr>
              <w:fldChar w:fldCharType="end"/>
            </w:r>
          </w:hyperlink>
        </w:p>
        <w:p w:rsidR="00F11A10" w:rsidRDefault="00216A49">
          <w:pPr>
            <w:pStyle w:val="TOC3"/>
            <w:rPr>
              <w:rFonts w:eastAsiaTheme="minorEastAsia"/>
              <w:noProof/>
            </w:rPr>
          </w:pPr>
          <w:hyperlink w:anchor="_Toc444180053" w:history="1">
            <w:r w:rsidR="00F11A10" w:rsidRPr="008C6C9F">
              <w:rPr>
                <w:rStyle w:val="Hyperlink"/>
                <w:noProof/>
              </w:rPr>
              <w:t>ConsoleTouch.resume</w:t>
            </w:r>
            <w:r w:rsidR="00F11A10">
              <w:rPr>
                <w:noProof/>
                <w:webHidden/>
              </w:rPr>
              <w:tab/>
            </w:r>
            <w:r w:rsidR="00F11A10">
              <w:rPr>
                <w:noProof/>
                <w:webHidden/>
              </w:rPr>
              <w:fldChar w:fldCharType="begin"/>
            </w:r>
            <w:r w:rsidR="00F11A10">
              <w:rPr>
                <w:noProof/>
                <w:webHidden/>
              </w:rPr>
              <w:instrText xml:space="preserve"> PAGEREF _Toc444180053 \h </w:instrText>
            </w:r>
            <w:r w:rsidR="00F11A10">
              <w:rPr>
                <w:noProof/>
                <w:webHidden/>
              </w:rPr>
            </w:r>
            <w:r w:rsidR="00F11A10">
              <w:rPr>
                <w:noProof/>
                <w:webHidden/>
              </w:rPr>
              <w:fldChar w:fldCharType="separate"/>
            </w:r>
            <w:r w:rsidR="00F11A10">
              <w:rPr>
                <w:noProof/>
                <w:webHidden/>
              </w:rPr>
              <w:t>86</w:t>
            </w:r>
            <w:r w:rsidR="00F11A10">
              <w:rPr>
                <w:noProof/>
                <w:webHidden/>
              </w:rPr>
              <w:fldChar w:fldCharType="end"/>
            </w:r>
          </w:hyperlink>
        </w:p>
        <w:p w:rsidR="00F11A10" w:rsidRDefault="00216A49">
          <w:pPr>
            <w:pStyle w:val="TOC2"/>
            <w:rPr>
              <w:rFonts w:eastAsiaTheme="minorEastAsia"/>
              <w:noProof/>
            </w:rPr>
          </w:pPr>
          <w:hyperlink w:anchor="_Toc444180054" w:history="1">
            <w:r w:rsidR="00F11A10" w:rsidRPr="008C6C9F">
              <w:rPr>
                <w:rStyle w:val="Hyperlink"/>
                <w:noProof/>
              </w:rPr>
              <w:t>OnBackKey:</w:t>
            </w:r>
            <w:r w:rsidR="00F11A10">
              <w:rPr>
                <w:noProof/>
                <w:webHidden/>
              </w:rPr>
              <w:tab/>
            </w:r>
            <w:r w:rsidR="00F11A10">
              <w:rPr>
                <w:noProof/>
                <w:webHidden/>
              </w:rPr>
              <w:fldChar w:fldCharType="begin"/>
            </w:r>
            <w:r w:rsidR="00F11A10">
              <w:rPr>
                <w:noProof/>
                <w:webHidden/>
              </w:rPr>
              <w:instrText xml:space="preserve"> PAGEREF _Toc444180054 \h </w:instrText>
            </w:r>
            <w:r w:rsidR="00F11A10">
              <w:rPr>
                <w:noProof/>
                <w:webHidden/>
              </w:rPr>
            </w:r>
            <w:r w:rsidR="00F11A10">
              <w:rPr>
                <w:noProof/>
                <w:webHidden/>
              </w:rPr>
              <w:fldChar w:fldCharType="separate"/>
            </w:r>
            <w:r w:rsidR="00F11A10">
              <w:rPr>
                <w:noProof/>
                <w:webHidden/>
              </w:rPr>
              <w:t>86</w:t>
            </w:r>
            <w:r w:rsidR="00F11A10">
              <w:rPr>
                <w:noProof/>
                <w:webHidden/>
              </w:rPr>
              <w:fldChar w:fldCharType="end"/>
            </w:r>
          </w:hyperlink>
        </w:p>
        <w:p w:rsidR="00F11A10" w:rsidRDefault="00216A49">
          <w:pPr>
            <w:pStyle w:val="TOC3"/>
            <w:rPr>
              <w:rFonts w:eastAsiaTheme="minorEastAsia"/>
              <w:noProof/>
            </w:rPr>
          </w:pPr>
          <w:hyperlink w:anchor="_Toc444180055" w:history="1">
            <w:r w:rsidR="00F11A10" w:rsidRPr="008C6C9F">
              <w:rPr>
                <w:rStyle w:val="Hyperlink"/>
                <w:noProof/>
              </w:rPr>
              <w:t>Back.resume</w:t>
            </w:r>
            <w:r w:rsidR="00F11A10">
              <w:rPr>
                <w:noProof/>
                <w:webHidden/>
              </w:rPr>
              <w:tab/>
            </w:r>
            <w:r w:rsidR="00F11A10">
              <w:rPr>
                <w:noProof/>
                <w:webHidden/>
              </w:rPr>
              <w:fldChar w:fldCharType="begin"/>
            </w:r>
            <w:r w:rsidR="00F11A10">
              <w:rPr>
                <w:noProof/>
                <w:webHidden/>
              </w:rPr>
              <w:instrText xml:space="preserve"> PAGEREF _Toc444180055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2"/>
            <w:rPr>
              <w:rFonts w:eastAsiaTheme="minorEastAsia"/>
              <w:noProof/>
            </w:rPr>
          </w:pPr>
          <w:hyperlink w:anchor="_Toc444180056" w:history="1">
            <w:r w:rsidR="00F11A10" w:rsidRPr="008C6C9F">
              <w:rPr>
                <w:rStyle w:val="Hyperlink"/>
                <w:noProof/>
              </w:rPr>
              <w:t>OnMenuKey:</w:t>
            </w:r>
            <w:r w:rsidR="00F11A10">
              <w:rPr>
                <w:noProof/>
                <w:webHidden/>
              </w:rPr>
              <w:tab/>
            </w:r>
            <w:r w:rsidR="00F11A10">
              <w:rPr>
                <w:noProof/>
                <w:webHidden/>
              </w:rPr>
              <w:fldChar w:fldCharType="begin"/>
            </w:r>
            <w:r w:rsidR="00F11A10">
              <w:rPr>
                <w:noProof/>
                <w:webHidden/>
              </w:rPr>
              <w:instrText xml:space="preserve"> PAGEREF _Toc444180056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3"/>
            <w:rPr>
              <w:rFonts w:eastAsiaTheme="minorEastAsia"/>
              <w:noProof/>
            </w:rPr>
          </w:pPr>
          <w:hyperlink w:anchor="_Toc444180057" w:history="1">
            <w:r w:rsidR="00F11A10" w:rsidRPr="008C6C9F">
              <w:rPr>
                <w:rStyle w:val="Hyperlink"/>
                <w:noProof/>
              </w:rPr>
              <w:t>MenuKey.resume</w:t>
            </w:r>
            <w:r w:rsidR="00F11A10">
              <w:rPr>
                <w:noProof/>
                <w:webHidden/>
              </w:rPr>
              <w:tab/>
            </w:r>
            <w:r w:rsidR="00F11A10">
              <w:rPr>
                <w:noProof/>
                <w:webHidden/>
              </w:rPr>
              <w:fldChar w:fldCharType="begin"/>
            </w:r>
            <w:r w:rsidR="00F11A10">
              <w:rPr>
                <w:noProof/>
                <w:webHidden/>
              </w:rPr>
              <w:instrText xml:space="preserve"> PAGEREF _Toc444180057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2"/>
            <w:rPr>
              <w:rFonts w:eastAsiaTheme="minorEastAsia"/>
              <w:noProof/>
            </w:rPr>
          </w:pPr>
          <w:hyperlink w:anchor="_Toc444180058" w:history="1">
            <w:r w:rsidR="00F11A10" w:rsidRPr="008C6C9F">
              <w:rPr>
                <w:rStyle w:val="Hyperlink"/>
                <w:noProof/>
              </w:rPr>
              <w:t>OnKeyPress:</w:t>
            </w:r>
            <w:r w:rsidR="00F11A10">
              <w:rPr>
                <w:noProof/>
                <w:webHidden/>
              </w:rPr>
              <w:tab/>
            </w:r>
            <w:r w:rsidR="00F11A10">
              <w:rPr>
                <w:noProof/>
                <w:webHidden/>
              </w:rPr>
              <w:fldChar w:fldCharType="begin"/>
            </w:r>
            <w:r w:rsidR="00F11A10">
              <w:rPr>
                <w:noProof/>
                <w:webHidden/>
              </w:rPr>
              <w:instrText xml:space="preserve"> PAGEREF _Toc444180058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3"/>
            <w:rPr>
              <w:rFonts w:eastAsiaTheme="minorEastAsia"/>
              <w:noProof/>
            </w:rPr>
          </w:pPr>
          <w:hyperlink w:anchor="_Toc444180059" w:history="1">
            <w:r w:rsidR="00F11A10" w:rsidRPr="008C6C9F">
              <w:rPr>
                <w:rStyle w:val="Hyperlink"/>
                <w:noProof/>
              </w:rPr>
              <w:t>Key.resume</w:t>
            </w:r>
            <w:r w:rsidR="00F11A10">
              <w:rPr>
                <w:noProof/>
                <w:webHidden/>
              </w:rPr>
              <w:tab/>
            </w:r>
            <w:r w:rsidR="00F11A10">
              <w:rPr>
                <w:noProof/>
                <w:webHidden/>
              </w:rPr>
              <w:fldChar w:fldCharType="begin"/>
            </w:r>
            <w:r w:rsidR="00F11A10">
              <w:rPr>
                <w:noProof/>
                <w:webHidden/>
              </w:rPr>
              <w:instrText xml:space="preserve"> PAGEREF _Toc444180059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2"/>
            <w:rPr>
              <w:rFonts w:eastAsiaTheme="minorEastAsia"/>
              <w:noProof/>
            </w:rPr>
          </w:pPr>
          <w:hyperlink w:anchor="_Toc444180060" w:history="1">
            <w:r w:rsidR="00F11A10" w:rsidRPr="008C6C9F">
              <w:rPr>
                <w:rStyle w:val="Hyperlink"/>
                <w:noProof/>
              </w:rPr>
              <w:t>OnLowMemory:</w:t>
            </w:r>
            <w:r w:rsidR="00F11A10">
              <w:rPr>
                <w:noProof/>
                <w:webHidden/>
              </w:rPr>
              <w:tab/>
            </w:r>
            <w:r w:rsidR="00F11A10">
              <w:rPr>
                <w:noProof/>
                <w:webHidden/>
              </w:rPr>
              <w:fldChar w:fldCharType="begin"/>
            </w:r>
            <w:r w:rsidR="00F11A10">
              <w:rPr>
                <w:noProof/>
                <w:webHidden/>
              </w:rPr>
              <w:instrText xml:space="preserve"> PAGEREF _Toc444180060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3"/>
            <w:rPr>
              <w:rFonts w:eastAsiaTheme="minorEastAsia"/>
              <w:noProof/>
            </w:rPr>
          </w:pPr>
          <w:hyperlink w:anchor="_Toc444180061" w:history="1">
            <w:r w:rsidR="00F11A10" w:rsidRPr="008C6C9F">
              <w:rPr>
                <w:rStyle w:val="Hyperlink"/>
                <w:noProof/>
              </w:rPr>
              <w:t>LowMemory.resume</w:t>
            </w:r>
            <w:r w:rsidR="00F11A10">
              <w:rPr>
                <w:noProof/>
                <w:webHidden/>
              </w:rPr>
              <w:tab/>
            </w:r>
            <w:r w:rsidR="00F11A10">
              <w:rPr>
                <w:noProof/>
                <w:webHidden/>
              </w:rPr>
              <w:fldChar w:fldCharType="begin"/>
            </w:r>
            <w:r w:rsidR="00F11A10">
              <w:rPr>
                <w:noProof/>
                <w:webHidden/>
              </w:rPr>
              <w:instrText xml:space="preserve"> PAGEREF _Toc444180061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2"/>
            <w:rPr>
              <w:rFonts w:eastAsiaTheme="minorEastAsia"/>
              <w:noProof/>
            </w:rPr>
          </w:pPr>
          <w:hyperlink w:anchor="_Toc444180062" w:history="1">
            <w:r w:rsidR="00F11A10" w:rsidRPr="008C6C9F">
              <w:rPr>
                <w:rStyle w:val="Hyperlink"/>
                <w:noProof/>
              </w:rPr>
              <w:t>End{ &lt;msg_sexp&gt;}</w:t>
            </w:r>
            <w:r w:rsidR="00F11A10">
              <w:rPr>
                <w:noProof/>
                <w:webHidden/>
              </w:rPr>
              <w:tab/>
            </w:r>
            <w:r w:rsidR="00F11A10">
              <w:rPr>
                <w:noProof/>
                <w:webHidden/>
              </w:rPr>
              <w:fldChar w:fldCharType="begin"/>
            </w:r>
            <w:r w:rsidR="00F11A10">
              <w:rPr>
                <w:noProof/>
                <w:webHidden/>
              </w:rPr>
              <w:instrText xml:space="preserve"> PAGEREF _Toc444180062 \h </w:instrText>
            </w:r>
            <w:r w:rsidR="00F11A10">
              <w:rPr>
                <w:noProof/>
                <w:webHidden/>
              </w:rPr>
            </w:r>
            <w:r w:rsidR="00F11A10">
              <w:rPr>
                <w:noProof/>
                <w:webHidden/>
              </w:rPr>
              <w:fldChar w:fldCharType="separate"/>
            </w:r>
            <w:r w:rsidR="00F11A10">
              <w:rPr>
                <w:noProof/>
                <w:webHidden/>
              </w:rPr>
              <w:t>87</w:t>
            </w:r>
            <w:r w:rsidR="00F11A10">
              <w:rPr>
                <w:noProof/>
                <w:webHidden/>
              </w:rPr>
              <w:fldChar w:fldCharType="end"/>
            </w:r>
          </w:hyperlink>
        </w:p>
        <w:p w:rsidR="00F11A10" w:rsidRDefault="00216A49">
          <w:pPr>
            <w:pStyle w:val="TOC2"/>
            <w:rPr>
              <w:rFonts w:eastAsiaTheme="minorEastAsia"/>
              <w:noProof/>
            </w:rPr>
          </w:pPr>
          <w:hyperlink w:anchor="_Toc444180063" w:history="1">
            <w:r w:rsidR="00F11A10" w:rsidRPr="008C6C9F">
              <w:rPr>
                <w:rStyle w:val="Hyperlink"/>
                <w:noProof/>
              </w:rPr>
              <w:t>Exit</w:t>
            </w:r>
            <w:r w:rsidR="00F11A10">
              <w:rPr>
                <w:noProof/>
                <w:webHidden/>
              </w:rPr>
              <w:tab/>
            </w:r>
            <w:r w:rsidR="00F11A10">
              <w:rPr>
                <w:noProof/>
                <w:webHidden/>
              </w:rPr>
              <w:fldChar w:fldCharType="begin"/>
            </w:r>
            <w:r w:rsidR="00F11A10">
              <w:rPr>
                <w:noProof/>
                <w:webHidden/>
              </w:rPr>
              <w:instrText xml:space="preserve"> PAGEREF _Toc444180063 \h </w:instrText>
            </w:r>
            <w:r w:rsidR="00F11A10">
              <w:rPr>
                <w:noProof/>
                <w:webHidden/>
              </w:rPr>
            </w:r>
            <w:r w:rsidR="00F11A10">
              <w:rPr>
                <w:noProof/>
                <w:webHidden/>
              </w:rPr>
              <w:fldChar w:fldCharType="separate"/>
            </w:r>
            <w:r w:rsidR="00F11A10">
              <w:rPr>
                <w:noProof/>
                <w:webHidden/>
              </w:rPr>
              <w:t>88</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064" w:history="1">
            <w:r w:rsidR="00F11A10" w:rsidRPr="008C6C9F">
              <w:rPr>
                <w:rStyle w:val="Hyperlink"/>
                <w:noProof/>
              </w:rPr>
              <w:t>READ – DATA – RESTORE Commands</w:t>
            </w:r>
            <w:r w:rsidR="00F11A10">
              <w:rPr>
                <w:noProof/>
                <w:webHidden/>
              </w:rPr>
              <w:tab/>
            </w:r>
            <w:r w:rsidR="00F11A10">
              <w:rPr>
                <w:noProof/>
                <w:webHidden/>
              </w:rPr>
              <w:fldChar w:fldCharType="begin"/>
            </w:r>
            <w:r w:rsidR="00F11A10">
              <w:rPr>
                <w:noProof/>
                <w:webHidden/>
              </w:rPr>
              <w:instrText xml:space="preserve"> PAGEREF _Toc444180064 \h </w:instrText>
            </w:r>
            <w:r w:rsidR="00F11A10">
              <w:rPr>
                <w:noProof/>
                <w:webHidden/>
              </w:rPr>
            </w:r>
            <w:r w:rsidR="00F11A10">
              <w:rPr>
                <w:noProof/>
                <w:webHidden/>
              </w:rPr>
              <w:fldChar w:fldCharType="separate"/>
            </w:r>
            <w:r w:rsidR="00F11A10">
              <w:rPr>
                <w:noProof/>
                <w:webHidden/>
              </w:rPr>
              <w:t>88</w:t>
            </w:r>
            <w:r w:rsidR="00F11A10">
              <w:rPr>
                <w:noProof/>
                <w:webHidden/>
              </w:rPr>
              <w:fldChar w:fldCharType="end"/>
            </w:r>
          </w:hyperlink>
        </w:p>
        <w:p w:rsidR="00F11A10" w:rsidRDefault="00216A49">
          <w:pPr>
            <w:pStyle w:val="TOC2"/>
            <w:rPr>
              <w:rFonts w:eastAsiaTheme="minorEastAsia"/>
              <w:noProof/>
            </w:rPr>
          </w:pPr>
          <w:hyperlink w:anchor="_Toc444180065" w:history="1">
            <w:r w:rsidR="00F11A10" w:rsidRPr="008C6C9F">
              <w:rPr>
                <w:rStyle w:val="Hyperlink"/>
                <w:noProof/>
              </w:rPr>
              <w:t>Read.data &lt;number&gt;|&lt;string&gt;{,&lt;number&gt;|&lt;string&gt;...,&lt;number&gt;|&lt;string&gt;}</w:t>
            </w:r>
            <w:r w:rsidR="00F11A10">
              <w:rPr>
                <w:noProof/>
                <w:webHidden/>
              </w:rPr>
              <w:tab/>
            </w:r>
            <w:r w:rsidR="00F11A10">
              <w:rPr>
                <w:noProof/>
                <w:webHidden/>
              </w:rPr>
              <w:fldChar w:fldCharType="begin"/>
            </w:r>
            <w:r w:rsidR="00F11A10">
              <w:rPr>
                <w:noProof/>
                <w:webHidden/>
              </w:rPr>
              <w:instrText xml:space="preserve"> PAGEREF _Toc444180065 \h </w:instrText>
            </w:r>
            <w:r w:rsidR="00F11A10">
              <w:rPr>
                <w:noProof/>
                <w:webHidden/>
              </w:rPr>
            </w:r>
            <w:r w:rsidR="00F11A10">
              <w:rPr>
                <w:noProof/>
                <w:webHidden/>
              </w:rPr>
              <w:fldChar w:fldCharType="separate"/>
            </w:r>
            <w:r w:rsidR="00F11A10">
              <w:rPr>
                <w:noProof/>
                <w:webHidden/>
              </w:rPr>
              <w:t>88</w:t>
            </w:r>
            <w:r w:rsidR="00F11A10">
              <w:rPr>
                <w:noProof/>
                <w:webHidden/>
              </w:rPr>
              <w:fldChar w:fldCharType="end"/>
            </w:r>
          </w:hyperlink>
        </w:p>
        <w:p w:rsidR="00F11A10" w:rsidRDefault="00216A49">
          <w:pPr>
            <w:pStyle w:val="TOC2"/>
            <w:rPr>
              <w:rFonts w:eastAsiaTheme="minorEastAsia"/>
              <w:noProof/>
            </w:rPr>
          </w:pPr>
          <w:hyperlink w:anchor="_Toc444180066" w:history="1">
            <w:r w:rsidR="00F11A10" w:rsidRPr="008C6C9F">
              <w:rPr>
                <w:rStyle w:val="Hyperlink"/>
                <w:noProof/>
              </w:rPr>
              <w:t>Read.next &lt;var&gt;, ...</w:t>
            </w:r>
            <w:r w:rsidR="00F11A10">
              <w:rPr>
                <w:noProof/>
                <w:webHidden/>
              </w:rPr>
              <w:tab/>
            </w:r>
            <w:r w:rsidR="00F11A10">
              <w:rPr>
                <w:noProof/>
                <w:webHidden/>
              </w:rPr>
              <w:fldChar w:fldCharType="begin"/>
            </w:r>
            <w:r w:rsidR="00F11A10">
              <w:rPr>
                <w:noProof/>
                <w:webHidden/>
              </w:rPr>
              <w:instrText xml:space="preserve"> PAGEREF _Toc444180066 \h </w:instrText>
            </w:r>
            <w:r w:rsidR="00F11A10">
              <w:rPr>
                <w:noProof/>
                <w:webHidden/>
              </w:rPr>
            </w:r>
            <w:r w:rsidR="00F11A10">
              <w:rPr>
                <w:noProof/>
                <w:webHidden/>
              </w:rPr>
              <w:fldChar w:fldCharType="separate"/>
            </w:r>
            <w:r w:rsidR="00F11A10">
              <w:rPr>
                <w:noProof/>
                <w:webHidden/>
              </w:rPr>
              <w:t>88</w:t>
            </w:r>
            <w:r w:rsidR="00F11A10">
              <w:rPr>
                <w:noProof/>
                <w:webHidden/>
              </w:rPr>
              <w:fldChar w:fldCharType="end"/>
            </w:r>
          </w:hyperlink>
        </w:p>
        <w:p w:rsidR="00F11A10" w:rsidRDefault="00216A49">
          <w:pPr>
            <w:pStyle w:val="TOC2"/>
            <w:rPr>
              <w:rFonts w:eastAsiaTheme="minorEastAsia"/>
              <w:noProof/>
            </w:rPr>
          </w:pPr>
          <w:hyperlink w:anchor="_Toc444180067" w:history="1">
            <w:r w:rsidR="00F11A10" w:rsidRPr="008C6C9F">
              <w:rPr>
                <w:rStyle w:val="Hyperlink"/>
                <w:noProof/>
              </w:rPr>
              <w:t>Read.from &lt;nexp&gt;</w:t>
            </w:r>
            <w:r w:rsidR="00F11A10">
              <w:rPr>
                <w:noProof/>
                <w:webHidden/>
              </w:rPr>
              <w:tab/>
            </w:r>
            <w:r w:rsidR="00F11A10">
              <w:rPr>
                <w:noProof/>
                <w:webHidden/>
              </w:rPr>
              <w:fldChar w:fldCharType="begin"/>
            </w:r>
            <w:r w:rsidR="00F11A10">
              <w:rPr>
                <w:noProof/>
                <w:webHidden/>
              </w:rPr>
              <w:instrText xml:space="preserve"> PAGEREF _Toc444180067 \h </w:instrText>
            </w:r>
            <w:r w:rsidR="00F11A10">
              <w:rPr>
                <w:noProof/>
                <w:webHidden/>
              </w:rPr>
            </w:r>
            <w:r w:rsidR="00F11A10">
              <w:rPr>
                <w:noProof/>
                <w:webHidden/>
              </w:rPr>
              <w:fldChar w:fldCharType="separate"/>
            </w:r>
            <w:r w:rsidR="00F11A10">
              <w:rPr>
                <w:noProof/>
                <w:webHidden/>
              </w:rPr>
              <w:t>88</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068" w:history="1">
            <w:r w:rsidR="00F11A10" w:rsidRPr="008C6C9F">
              <w:rPr>
                <w:rStyle w:val="Hyperlink"/>
                <w:noProof/>
              </w:rPr>
              <w:t>Debug Commands</w:t>
            </w:r>
            <w:r w:rsidR="00F11A10">
              <w:rPr>
                <w:noProof/>
                <w:webHidden/>
              </w:rPr>
              <w:tab/>
            </w:r>
            <w:r w:rsidR="00F11A10">
              <w:rPr>
                <w:noProof/>
                <w:webHidden/>
              </w:rPr>
              <w:fldChar w:fldCharType="begin"/>
            </w:r>
            <w:r w:rsidR="00F11A10">
              <w:rPr>
                <w:noProof/>
                <w:webHidden/>
              </w:rPr>
              <w:instrText xml:space="preserve"> PAGEREF _Toc444180068 \h </w:instrText>
            </w:r>
            <w:r w:rsidR="00F11A10">
              <w:rPr>
                <w:noProof/>
                <w:webHidden/>
              </w:rPr>
            </w:r>
            <w:r w:rsidR="00F11A10">
              <w:rPr>
                <w:noProof/>
                <w:webHidden/>
              </w:rPr>
              <w:fldChar w:fldCharType="separate"/>
            </w:r>
            <w:r w:rsidR="00F11A10">
              <w:rPr>
                <w:noProof/>
                <w:webHidden/>
              </w:rPr>
              <w:t>88</w:t>
            </w:r>
            <w:r w:rsidR="00F11A10">
              <w:rPr>
                <w:noProof/>
                <w:webHidden/>
              </w:rPr>
              <w:fldChar w:fldCharType="end"/>
            </w:r>
          </w:hyperlink>
        </w:p>
        <w:p w:rsidR="00F11A10" w:rsidRDefault="00216A49">
          <w:pPr>
            <w:pStyle w:val="TOC2"/>
            <w:rPr>
              <w:rFonts w:eastAsiaTheme="minorEastAsia"/>
              <w:noProof/>
            </w:rPr>
          </w:pPr>
          <w:hyperlink w:anchor="_Toc444180069" w:history="1">
            <w:r w:rsidR="00F11A10" w:rsidRPr="008C6C9F">
              <w:rPr>
                <w:rStyle w:val="Hyperlink"/>
                <w:noProof/>
              </w:rPr>
              <w:t>Debug.on</w:t>
            </w:r>
            <w:r w:rsidR="00F11A10">
              <w:rPr>
                <w:noProof/>
                <w:webHidden/>
              </w:rPr>
              <w:tab/>
            </w:r>
            <w:r w:rsidR="00F11A10">
              <w:rPr>
                <w:noProof/>
                <w:webHidden/>
              </w:rPr>
              <w:fldChar w:fldCharType="begin"/>
            </w:r>
            <w:r w:rsidR="00F11A10">
              <w:rPr>
                <w:noProof/>
                <w:webHidden/>
              </w:rPr>
              <w:instrText xml:space="preserve"> PAGEREF _Toc444180069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0" w:history="1">
            <w:r w:rsidR="00F11A10" w:rsidRPr="008C6C9F">
              <w:rPr>
                <w:rStyle w:val="Hyperlink"/>
                <w:noProof/>
              </w:rPr>
              <w:t>Debug.off</w:t>
            </w:r>
            <w:r w:rsidR="00F11A10">
              <w:rPr>
                <w:noProof/>
                <w:webHidden/>
              </w:rPr>
              <w:tab/>
            </w:r>
            <w:r w:rsidR="00F11A10">
              <w:rPr>
                <w:noProof/>
                <w:webHidden/>
              </w:rPr>
              <w:fldChar w:fldCharType="begin"/>
            </w:r>
            <w:r w:rsidR="00F11A10">
              <w:rPr>
                <w:noProof/>
                <w:webHidden/>
              </w:rPr>
              <w:instrText xml:space="preserve"> PAGEREF _Toc444180070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1" w:history="1">
            <w:r w:rsidR="00F11A10" w:rsidRPr="008C6C9F">
              <w:rPr>
                <w:rStyle w:val="Hyperlink"/>
                <w:noProof/>
              </w:rPr>
              <w:t>Debug.echo.on</w:t>
            </w:r>
            <w:r w:rsidR="00F11A10">
              <w:rPr>
                <w:noProof/>
                <w:webHidden/>
              </w:rPr>
              <w:tab/>
            </w:r>
            <w:r w:rsidR="00F11A10">
              <w:rPr>
                <w:noProof/>
                <w:webHidden/>
              </w:rPr>
              <w:fldChar w:fldCharType="begin"/>
            </w:r>
            <w:r w:rsidR="00F11A10">
              <w:rPr>
                <w:noProof/>
                <w:webHidden/>
              </w:rPr>
              <w:instrText xml:space="preserve"> PAGEREF _Toc444180071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2" w:history="1">
            <w:r w:rsidR="00F11A10" w:rsidRPr="008C6C9F">
              <w:rPr>
                <w:rStyle w:val="Hyperlink"/>
                <w:noProof/>
              </w:rPr>
              <w:t>Echo.on</w:t>
            </w:r>
            <w:r w:rsidR="00F11A10">
              <w:rPr>
                <w:noProof/>
                <w:webHidden/>
              </w:rPr>
              <w:tab/>
            </w:r>
            <w:r w:rsidR="00F11A10">
              <w:rPr>
                <w:noProof/>
                <w:webHidden/>
              </w:rPr>
              <w:fldChar w:fldCharType="begin"/>
            </w:r>
            <w:r w:rsidR="00F11A10">
              <w:rPr>
                <w:noProof/>
                <w:webHidden/>
              </w:rPr>
              <w:instrText xml:space="preserve"> PAGEREF _Toc444180072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3" w:history="1">
            <w:r w:rsidR="00F11A10" w:rsidRPr="008C6C9F">
              <w:rPr>
                <w:rStyle w:val="Hyperlink"/>
                <w:noProof/>
              </w:rPr>
              <w:t>Debug.echo.off</w:t>
            </w:r>
            <w:r w:rsidR="00F11A10">
              <w:rPr>
                <w:noProof/>
                <w:webHidden/>
              </w:rPr>
              <w:tab/>
            </w:r>
            <w:r w:rsidR="00F11A10">
              <w:rPr>
                <w:noProof/>
                <w:webHidden/>
              </w:rPr>
              <w:fldChar w:fldCharType="begin"/>
            </w:r>
            <w:r w:rsidR="00F11A10">
              <w:rPr>
                <w:noProof/>
                <w:webHidden/>
              </w:rPr>
              <w:instrText xml:space="preserve"> PAGEREF _Toc444180073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4" w:history="1">
            <w:r w:rsidR="00F11A10" w:rsidRPr="008C6C9F">
              <w:rPr>
                <w:rStyle w:val="Hyperlink"/>
                <w:noProof/>
              </w:rPr>
              <w:t>Echo.off</w:t>
            </w:r>
            <w:r w:rsidR="00F11A10">
              <w:rPr>
                <w:noProof/>
                <w:webHidden/>
              </w:rPr>
              <w:tab/>
            </w:r>
            <w:r w:rsidR="00F11A10">
              <w:rPr>
                <w:noProof/>
                <w:webHidden/>
              </w:rPr>
              <w:fldChar w:fldCharType="begin"/>
            </w:r>
            <w:r w:rsidR="00F11A10">
              <w:rPr>
                <w:noProof/>
                <w:webHidden/>
              </w:rPr>
              <w:instrText xml:space="preserve"> PAGEREF _Toc444180074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5" w:history="1">
            <w:r w:rsidR="00F11A10" w:rsidRPr="008C6C9F">
              <w:rPr>
                <w:rStyle w:val="Hyperlink"/>
                <w:noProof/>
              </w:rPr>
              <w:t>Debug.print</w:t>
            </w:r>
            <w:r w:rsidR="00F11A10">
              <w:rPr>
                <w:noProof/>
                <w:webHidden/>
              </w:rPr>
              <w:tab/>
            </w:r>
            <w:r w:rsidR="00F11A10">
              <w:rPr>
                <w:noProof/>
                <w:webHidden/>
              </w:rPr>
              <w:fldChar w:fldCharType="begin"/>
            </w:r>
            <w:r w:rsidR="00F11A10">
              <w:rPr>
                <w:noProof/>
                <w:webHidden/>
              </w:rPr>
              <w:instrText xml:space="preserve"> PAGEREF _Toc444180075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6" w:history="1">
            <w:r w:rsidR="00F11A10" w:rsidRPr="008C6C9F">
              <w:rPr>
                <w:rStyle w:val="Hyperlink"/>
                <w:noProof/>
              </w:rPr>
              <w:t>Debug.dump.scalars</w:t>
            </w:r>
            <w:r w:rsidR="00F11A10">
              <w:rPr>
                <w:noProof/>
                <w:webHidden/>
              </w:rPr>
              <w:tab/>
            </w:r>
            <w:r w:rsidR="00F11A10">
              <w:rPr>
                <w:noProof/>
                <w:webHidden/>
              </w:rPr>
              <w:fldChar w:fldCharType="begin"/>
            </w:r>
            <w:r w:rsidR="00F11A10">
              <w:rPr>
                <w:noProof/>
                <w:webHidden/>
              </w:rPr>
              <w:instrText xml:space="preserve"> PAGEREF _Toc444180076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7" w:history="1">
            <w:r w:rsidR="00F11A10" w:rsidRPr="008C6C9F">
              <w:rPr>
                <w:rStyle w:val="Hyperlink"/>
                <w:noProof/>
              </w:rPr>
              <w:t>Debug.dump.array Array[]</w:t>
            </w:r>
            <w:r w:rsidR="00F11A10">
              <w:rPr>
                <w:noProof/>
                <w:webHidden/>
              </w:rPr>
              <w:tab/>
            </w:r>
            <w:r w:rsidR="00F11A10">
              <w:rPr>
                <w:noProof/>
                <w:webHidden/>
              </w:rPr>
              <w:fldChar w:fldCharType="begin"/>
            </w:r>
            <w:r w:rsidR="00F11A10">
              <w:rPr>
                <w:noProof/>
                <w:webHidden/>
              </w:rPr>
              <w:instrText xml:space="preserve"> PAGEREF _Toc444180077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8" w:history="1">
            <w:r w:rsidR="00F11A10" w:rsidRPr="008C6C9F">
              <w:rPr>
                <w:rStyle w:val="Hyperlink"/>
                <w:noProof/>
              </w:rPr>
              <w:t>Debug.dump.bundle &lt;bundlePtr_nexp&gt;</w:t>
            </w:r>
            <w:r w:rsidR="00F11A10">
              <w:rPr>
                <w:noProof/>
                <w:webHidden/>
              </w:rPr>
              <w:tab/>
            </w:r>
            <w:r w:rsidR="00F11A10">
              <w:rPr>
                <w:noProof/>
                <w:webHidden/>
              </w:rPr>
              <w:fldChar w:fldCharType="begin"/>
            </w:r>
            <w:r w:rsidR="00F11A10">
              <w:rPr>
                <w:noProof/>
                <w:webHidden/>
              </w:rPr>
              <w:instrText xml:space="preserve"> PAGEREF _Toc444180078 \h </w:instrText>
            </w:r>
            <w:r w:rsidR="00F11A10">
              <w:rPr>
                <w:noProof/>
                <w:webHidden/>
              </w:rPr>
            </w:r>
            <w:r w:rsidR="00F11A10">
              <w:rPr>
                <w:noProof/>
                <w:webHidden/>
              </w:rPr>
              <w:fldChar w:fldCharType="separate"/>
            </w:r>
            <w:r w:rsidR="00F11A10">
              <w:rPr>
                <w:noProof/>
                <w:webHidden/>
              </w:rPr>
              <w:t>89</w:t>
            </w:r>
            <w:r w:rsidR="00F11A10">
              <w:rPr>
                <w:noProof/>
                <w:webHidden/>
              </w:rPr>
              <w:fldChar w:fldCharType="end"/>
            </w:r>
          </w:hyperlink>
        </w:p>
        <w:p w:rsidR="00F11A10" w:rsidRDefault="00216A49">
          <w:pPr>
            <w:pStyle w:val="TOC2"/>
            <w:rPr>
              <w:rFonts w:eastAsiaTheme="minorEastAsia"/>
              <w:noProof/>
            </w:rPr>
          </w:pPr>
          <w:hyperlink w:anchor="_Toc444180079" w:history="1">
            <w:r w:rsidR="00F11A10" w:rsidRPr="008C6C9F">
              <w:rPr>
                <w:rStyle w:val="Hyperlink"/>
                <w:noProof/>
              </w:rPr>
              <w:t>Debug.dump.list &lt;listPtr_nexp&gt;</w:t>
            </w:r>
            <w:r w:rsidR="00F11A10">
              <w:rPr>
                <w:noProof/>
                <w:webHidden/>
              </w:rPr>
              <w:tab/>
            </w:r>
            <w:r w:rsidR="00F11A10">
              <w:rPr>
                <w:noProof/>
                <w:webHidden/>
              </w:rPr>
              <w:fldChar w:fldCharType="begin"/>
            </w:r>
            <w:r w:rsidR="00F11A10">
              <w:rPr>
                <w:noProof/>
                <w:webHidden/>
              </w:rPr>
              <w:instrText xml:space="preserve"> PAGEREF _Toc444180079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0" w:history="1">
            <w:r w:rsidR="00F11A10" w:rsidRPr="008C6C9F">
              <w:rPr>
                <w:rStyle w:val="Hyperlink"/>
                <w:noProof/>
              </w:rPr>
              <w:t>Debug.dump.stack &lt;stackPtr_nexp&gt;</w:t>
            </w:r>
            <w:r w:rsidR="00F11A10">
              <w:rPr>
                <w:noProof/>
                <w:webHidden/>
              </w:rPr>
              <w:tab/>
            </w:r>
            <w:r w:rsidR="00F11A10">
              <w:rPr>
                <w:noProof/>
                <w:webHidden/>
              </w:rPr>
              <w:fldChar w:fldCharType="begin"/>
            </w:r>
            <w:r w:rsidR="00F11A10">
              <w:rPr>
                <w:noProof/>
                <w:webHidden/>
              </w:rPr>
              <w:instrText xml:space="preserve"> PAGEREF _Toc444180080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1" w:history="1">
            <w:r w:rsidR="00F11A10" w:rsidRPr="008C6C9F">
              <w:rPr>
                <w:rStyle w:val="Hyperlink"/>
                <w:noProof/>
              </w:rPr>
              <w:t>Debug.show.scalars</w:t>
            </w:r>
            <w:r w:rsidR="00F11A10">
              <w:rPr>
                <w:noProof/>
                <w:webHidden/>
              </w:rPr>
              <w:tab/>
            </w:r>
            <w:r w:rsidR="00F11A10">
              <w:rPr>
                <w:noProof/>
                <w:webHidden/>
              </w:rPr>
              <w:fldChar w:fldCharType="begin"/>
            </w:r>
            <w:r w:rsidR="00F11A10">
              <w:rPr>
                <w:noProof/>
                <w:webHidden/>
              </w:rPr>
              <w:instrText xml:space="preserve"> PAGEREF _Toc444180081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2" w:history="1">
            <w:r w:rsidR="00F11A10" w:rsidRPr="008C6C9F">
              <w:rPr>
                <w:rStyle w:val="Hyperlink"/>
                <w:noProof/>
              </w:rPr>
              <w:t>Debug.show.array Array[]</w:t>
            </w:r>
            <w:r w:rsidR="00F11A10">
              <w:rPr>
                <w:noProof/>
                <w:webHidden/>
              </w:rPr>
              <w:tab/>
            </w:r>
            <w:r w:rsidR="00F11A10">
              <w:rPr>
                <w:noProof/>
                <w:webHidden/>
              </w:rPr>
              <w:fldChar w:fldCharType="begin"/>
            </w:r>
            <w:r w:rsidR="00F11A10">
              <w:rPr>
                <w:noProof/>
                <w:webHidden/>
              </w:rPr>
              <w:instrText xml:space="preserve"> PAGEREF _Toc444180082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3" w:history="1">
            <w:r w:rsidR="00F11A10" w:rsidRPr="008C6C9F">
              <w:rPr>
                <w:rStyle w:val="Hyperlink"/>
                <w:noProof/>
              </w:rPr>
              <w:t>Debug.show.bundle &lt;bundlePtr_nexp&gt;</w:t>
            </w:r>
            <w:r w:rsidR="00F11A10">
              <w:rPr>
                <w:noProof/>
                <w:webHidden/>
              </w:rPr>
              <w:tab/>
            </w:r>
            <w:r w:rsidR="00F11A10">
              <w:rPr>
                <w:noProof/>
                <w:webHidden/>
              </w:rPr>
              <w:fldChar w:fldCharType="begin"/>
            </w:r>
            <w:r w:rsidR="00F11A10">
              <w:rPr>
                <w:noProof/>
                <w:webHidden/>
              </w:rPr>
              <w:instrText xml:space="preserve"> PAGEREF _Toc444180083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4" w:history="1">
            <w:r w:rsidR="00F11A10" w:rsidRPr="008C6C9F">
              <w:rPr>
                <w:rStyle w:val="Hyperlink"/>
                <w:noProof/>
              </w:rPr>
              <w:t>Debug.show.list &lt;listPtr_nexp&gt;</w:t>
            </w:r>
            <w:r w:rsidR="00F11A10">
              <w:rPr>
                <w:noProof/>
                <w:webHidden/>
              </w:rPr>
              <w:tab/>
            </w:r>
            <w:r w:rsidR="00F11A10">
              <w:rPr>
                <w:noProof/>
                <w:webHidden/>
              </w:rPr>
              <w:fldChar w:fldCharType="begin"/>
            </w:r>
            <w:r w:rsidR="00F11A10">
              <w:rPr>
                <w:noProof/>
                <w:webHidden/>
              </w:rPr>
              <w:instrText xml:space="preserve"> PAGEREF _Toc444180084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5" w:history="1">
            <w:r w:rsidR="00F11A10" w:rsidRPr="008C6C9F">
              <w:rPr>
                <w:rStyle w:val="Hyperlink"/>
                <w:noProof/>
              </w:rPr>
              <w:t>Debug.show.stack &lt;stackPtr_nexp&gt;</w:t>
            </w:r>
            <w:r w:rsidR="00F11A10">
              <w:rPr>
                <w:noProof/>
                <w:webHidden/>
              </w:rPr>
              <w:tab/>
            </w:r>
            <w:r w:rsidR="00F11A10">
              <w:rPr>
                <w:noProof/>
                <w:webHidden/>
              </w:rPr>
              <w:fldChar w:fldCharType="begin"/>
            </w:r>
            <w:r w:rsidR="00F11A10">
              <w:rPr>
                <w:noProof/>
                <w:webHidden/>
              </w:rPr>
              <w:instrText xml:space="preserve"> PAGEREF _Toc444180085 \h </w:instrText>
            </w:r>
            <w:r w:rsidR="00F11A10">
              <w:rPr>
                <w:noProof/>
                <w:webHidden/>
              </w:rPr>
            </w:r>
            <w:r w:rsidR="00F11A10">
              <w:rPr>
                <w:noProof/>
                <w:webHidden/>
              </w:rPr>
              <w:fldChar w:fldCharType="separate"/>
            </w:r>
            <w:r w:rsidR="00F11A10">
              <w:rPr>
                <w:noProof/>
                <w:webHidden/>
              </w:rPr>
              <w:t>90</w:t>
            </w:r>
            <w:r w:rsidR="00F11A10">
              <w:rPr>
                <w:noProof/>
                <w:webHidden/>
              </w:rPr>
              <w:fldChar w:fldCharType="end"/>
            </w:r>
          </w:hyperlink>
        </w:p>
        <w:p w:rsidR="00F11A10" w:rsidRDefault="00216A49">
          <w:pPr>
            <w:pStyle w:val="TOC2"/>
            <w:rPr>
              <w:rFonts w:eastAsiaTheme="minorEastAsia"/>
              <w:noProof/>
            </w:rPr>
          </w:pPr>
          <w:hyperlink w:anchor="_Toc444180086" w:history="1">
            <w:r w:rsidR="00F11A10" w:rsidRPr="008C6C9F">
              <w:rPr>
                <w:rStyle w:val="Hyperlink"/>
                <w:noProof/>
              </w:rPr>
              <w:t>Debug.watch var, ...</w:t>
            </w:r>
            <w:r w:rsidR="00F11A10">
              <w:rPr>
                <w:noProof/>
                <w:webHidden/>
              </w:rPr>
              <w:tab/>
            </w:r>
            <w:r w:rsidR="00F11A10">
              <w:rPr>
                <w:noProof/>
                <w:webHidden/>
              </w:rPr>
              <w:fldChar w:fldCharType="begin"/>
            </w:r>
            <w:r w:rsidR="00F11A10">
              <w:rPr>
                <w:noProof/>
                <w:webHidden/>
              </w:rPr>
              <w:instrText xml:space="preserve"> PAGEREF _Toc444180086 \h </w:instrText>
            </w:r>
            <w:r w:rsidR="00F11A10">
              <w:rPr>
                <w:noProof/>
                <w:webHidden/>
              </w:rPr>
            </w:r>
            <w:r w:rsidR="00F11A10">
              <w:rPr>
                <w:noProof/>
                <w:webHidden/>
              </w:rPr>
              <w:fldChar w:fldCharType="separate"/>
            </w:r>
            <w:r w:rsidR="00F11A10">
              <w:rPr>
                <w:noProof/>
                <w:webHidden/>
              </w:rPr>
              <w:t>91</w:t>
            </w:r>
            <w:r w:rsidR="00F11A10">
              <w:rPr>
                <w:noProof/>
                <w:webHidden/>
              </w:rPr>
              <w:fldChar w:fldCharType="end"/>
            </w:r>
          </w:hyperlink>
        </w:p>
        <w:p w:rsidR="00F11A10" w:rsidRDefault="00216A49">
          <w:pPr>
            <w:pStyle w:val="TOC2"/>
            <w:rPr>
              <w:rFonts w:eastAsiaTheme="minorEastAsia"/>
              <w:noProof/>
            </w:rPr>
          </w:pPr>
          <w:hyperlink w:anchor="_Toc444180087" w:history="1">
            <w:r w:rsidR="00F11A10" w:rsidRPr="008C6C9F">
              <w:rPr>
                <w:rStyle w:val="Hyperlink"/>
                <w:noProof/>
              </w:rPr>
              <w:t>Debug.show.watch</w:t>
            </w:r>
            <w:r w:rsidR="00F11A10">
              <w:rPr>
                <w:noProof/>
                <w:webHidden/>
              </w:rPr>
              <w:tab/>
            </w:r>
            <w:r w:rsidR="00F11A10">
              <w:rPr>
                <w:noProof/>
                <w:webHidden/>
              </w:rPr>
              <w:fldChar w:fldCharType="begin"/>
            </w:r>
            <w:r w:rsidR="00F11A10">
              <w:rPr>
                <w:noProof/>
                <w:webHidden/>
              </w:rPr>
              <w:instrText xml:space="preserve"> PAGEREF _Toc444180087 \h </w:instrText>
            </w:r>
            <w:r w:rsidR="00F11A10">
              <w:rPr>
                <w:noProof/>
                <w:webHidden/>
              </w:rPr>
            </w:r>
            <w:r w:rsidR="00F11A10">
              <w:rPr>
                <w:noProof/>
                <w:webHidden/>
              </w:rPr>
              <w:fldChar w:fldCharType="separate"/>
            </w:r>
            <w:r w:rsidR="00F11A10">
              <w:rPr>
                <w:noProof/>
                <w:webHidden/>
              </w:rPr>
              <w:t>91</w:t>
            </w:r>
            <w:r w:rsidR="00F11A10">
              <w:rPr>
                <w:noProof/>
                <w:webHidden/>
              </w:rPr>
              <w:fldChar w:fldCharType="end"/>
            </w:r>
          </w:hyperlink>
        </w:p>
        <w:p w:rsidR="00F11A10" w:rsidRDefault="00216A49">
          <w:pPr>
            <w:pStyle w:val="TOC2"/>
            <w:rPr>
              <w:rFonts w:eastAsiaTheme="minorEastAsia"/>
              <w:noProof/>
            </w:rPr>
          </w:pPr>
          <w:hyperlink w:anchor="_Toc444180088" w:history="1">
            <w:r w:rsidR="00F11A10" w:rsidRPr="008C6C9F">
              <w:rPr>
                <w:rStyle w:val="Hyperlink"/>
                <w:noProof/>
              </w:rPr>
              <w:t>Debug.show.program</w:t>
            </w:r>
            <w:r w:rsidR="00F11A10">
              <w:rPr>
                <w:noProof/>
                <w:webHidden/>
              </w:rPr>
              <w:tab/>
            </w:r>
            <w:r w:rsidR="00F11A10">
              <w:rPr>
                <w:noProof/>
                <w:webHidden/>
              </w:rPr>
              <w:fldChar w:fldCharType="begin"/>
            </w:r>
            <w:r w:rsidR="00F11A10">
              <w:rPr>
                <w:noProof/>
                <w:webHidden/>
              </w:rPr>
              <w:instrText xml:space="preserve"> PAGEREF _Toc444180088 \h </w:instrText>
            </w:r>
            <w:r w:rsidR="00F11A10">
              <w:rPr>
                <w:noProof/>
                <w:webHidden/>
              </w:rPr>
            </w:r>
            <w:r w:rsidR="00F11A10">
              <w:rPr>
                <w:noProof/>
                <w:webHidden/>
              </w:rPr>
              <w:fldChar w:fldCharType="separate"/>
            </w:r>
            <w:r w:rsidR="00F11A10">
              <w:rPr>
                <w:noProof/>
                <w:webHidden/>
              </w:rPr>
              <w:t>91</w:t>
            </w:r>
            <w:r w:rsidR="00F11A10">
              <w:rPr>
                <w:noProof/>
                <w:webHidden/>
              </w:rPr>
              <w:fldChar w:fldCharType="end"/>
            </w:r>
          </w:hyperlink>
        </w:p>
        <w:p w:rsidR="00F11A10" w:rsidRDefault="00216A49">
          <w:pPr>
            <w:pStyle w:val="TOC2"/>
            <w:rPr>
              <w:rFonts w:eastAsiaTheme="minorEastAsia"/>
              <w:noProof/>
            </w:rPr>
          </w:pPr>
          <w:hyperlink w:anchor="_Toc444180089" w:history="1">
            <w:r w:rsidR="00F11A10" w:rsidRPr="008C6C9F">
              <w:rPr>
                <w:rStyle w:val="Hyperlink"/>
                <w:noProof/>
              </w:rPr>
              <w:t>Debug.show</w:t>
            </w:r>
            <w:r w:rsidR="00F11A10">
              <w:rPr>
                <w:noProof/>
                <w:webHidden/>
              </w:rPr>
              <w:tab/>
            </w:r>
            <w:r w:rsidR="00F11A10">
              <w:rPr>
                <w:noProof/>
                <w:webHidden/>
              </w:rPr>
              <w:fldChar w:fldCharType="begin"/>
            </w:r>
            <w:r w:rsidR="00F11A10">
              <w:rPr>
                <w:noProof/>
                <w:webHidden/>
              </w:rPr>
              <w:instrText xml:space="preserve"> PAGEREF _Toc444180089 \h </w:instrText>
            </w:r>
            <w:r w:rsidR="00F11A10">
              <w:rPr>
                <w:noProof/>
                <w:webHidden/>
              </w:rPr>
            </w:r>
            <w:r w:rsidR="00F11A10">
              <w:rPr>
                <w:noProof/>
                <w:webHidden/>
              </w:rPr>
              <w:fldChar w:fldCharType="separate"/>
            </w:r>
            <w:r w:rsidR="00F11A10">
              <w:rPr>
                <w:noProof/>
                <w:webHidden/>
              </w:rPr>
              <w:t>91</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090" w:history="1">
            <w:r w:rsidR="00F11A10" w:rsidRPr="008C6C9F">
              <w:rPr>
                <w:rStyle w:val="Hyperlink"/>
                <w:noProof/>
              </w:rPr>
              <w:t>Fonts</w:t>
            </w:r>
            <w:r w:rsidR="00F11A10">
              <w:rPr>
                <w:noProof/>
                <w:webHidden/>
              </w:rPr>
              <w:tab/>
            </w:r>
            <w:r w:rsidR="00F11A10">
              <w:rPr>
                <w:noProof/>
                <w:webHidden/>
              </w:rPr>
              <w:fldChar w:fldCharType="begin"/>
            </w:r>
            <w:r w:rsidR="00F11A10">
              <w:rPr>
                <w:noProof/>
                <w:webHidden/>
              </w:rPr>
              <w:instrText xml:space="preserve"> PAGEREF _Toc444180090 \h </w:instrText>
            </w:r>
            <w:r w:rsidR="00F11A10">
              <w:rPr>
                <w:noProof/>
                <w:webHidden/>
              </w:rPr>
            </w:r>
            <w:r w:rsidR="00F11A10">
              <w:rPr>
                <w:noProof/>
                <w:webHidden/>
              </w:rPr>
              <w:fldChar w:fldCharType="separate"/>
            </w:r>
            <w:r w:rsidR="00F11A10">
              <w:rPr>
                <w:noProof/>
                <w:webHidden/>
              </w:rPr>
              <w:t>91</w:t>
            </w:r>
            <w:r w:rsidR="00F11A10">
              <w:rPr>
                <w:noProof/>
                <w:webHidden/>
              </w:rPr>
              <w:fldChar w:fldCharType="end"/>
            </w:r>
          </w:hyperlink>
        </w:p>
        <w:p w:rsidR="00F11A10" w:rsidRDefault="00216A49">
          <w:pPr>
            <w:pStyle w:val="TOC2"/>
            <w:rPr>
              <w:rFonts w:eastAsiaTheme="minorEastAsia"/>
              <w:noProof/>
            </w:rPr>
          </w:pPr>
          <w:hyperlink w:anchor="_Toc444180091" w:history="1">
            <w:r w:rsidR="00F11A10" w:rsidRPr="008C6C9F">
              <w:rPr>
                <w:rStyle w:val="Hyperlink"/>
                <w:noProof/>
              </w:rPr>
              <w:t>Font.load &lt;font_ptr_nvar&gt;, &lt;filename_sexp&gt;</w:t>
            </w:r>
            <w:r w:rsidR="00F11A10">
              <w:rPr>
                <w:noProof/>
                <w:webHidden/>
              </w:rPr>
              <w:tab/>
            </w:r>
            <w:r w:rsidR="00F11A10">
              <w:rPr>
                <w:noProof/>
                <w:webHidden/>
              </w:rPr>
              <w:fldChar w:fldCharType="begin"/>
            </w:r>
            <w:r w:rsidR="00F11A10">
              <w:rPr>
                <w:noProof/>
                <w:webHidden/>
              </w:rPr>
              <w:instrText xml:space="preserve"> PAGEREF _Toc444180091 \h </w:instrText>
            </w:r>
            <w:r w:rsidR="00F11A10">
              <w:rPr>
                <w:noProof/>
                <w:webHidden/>
              </w:rPr>
            </w:r>
            <w:r w:rsidR="00F11A10">
              <w:rPr>
                <w:noProof/>
                <w:webHidden/>
              </w:rPr>
              <w:fldChar w:fldCharType="separate"/>
            </w:r>
            <w:r w:rsidR="00F11A10">
              <w:rPr>
                <w:noProof/>
                <w:webHidden/>
              </w:rPr>
              <w:t>91</w:t>
            </w:r>
            <w:r w:rsidR="00F11A10">
              <w:rPr>
                <w:noProof/>
                <w:webHidden/>
              </w:rPr>
              <w:fldChar w:fldCharType="end"/>
            </w:r>
          </w:hyperlink>
        </w:p>
        <w:p w:rsidR="00F11A10" w:rsidRDefault="00216A49">
          <w:pPr>
            <w:pStyle w:val="TOC2"/>
            <w:rPr>
              <w:rFonts w:eastAsiaTheme="minorEastAsia"/>
              <w:noProof/>
            </w:rPr>
          </w:pPr>
          <w:hyperlink w:anchor="_Toc444180092" w:history="1">
            <w:r w:rsidR="00F11A10" w:rsidRPr="008C6C9F">
              <w:rPr>
                <w:rStyle w:val="Hyperlink"/>
                <w:noProof/>
              </w:rPr>
              <w:t>Font.delete {&lt;font_ptr_nexp&gt;}</w:t>
            </w:r>
            <w:r w:rsidR="00F11A10">
              <w:rPr>
                <w:noProof/>
                <w:webHidden/>
              </w:rPr>
              <w:tab/>
            </w:r>
            <w:r w:rsidR="00F11A10">
              <w:rPr>
                <w:noProof/>
                <w:webHidden/>
              </w:rPr>
              <w:fldChar w:fldCharType="begin"/>
            </w:r>
            <w:r w:rsidR="00F11A10">
              <w:rPr>
                <w:noProof/>
                <w:webHidden/>
              </w:rPr>
              <w:instrText xml:space="preserve"> PAGEREF _Toc444180092 \h </w:instrText>
            </w:r>
            <w:r w:rsidR="00F11A10">
              <w:rPr>
                <w:noProof/>
                <w:webHidden/>
              </w:rPr>
            </w:r>
            <w:r w:rsidR="00F11A10">
              <w:rPr>
                <w:noProof/>
                <w:webHidden/>
              </w:rPr>
              <w:fldChar w:fldCharType="separate"/>
            </w:r>
            <w:r w:rsidR="00F11A10">
              <w:rPr>
                <w:noProof/>
                <w:webHidden/>
              </w:rPr>
              <w:t>92</w:t>
            </w:r>
            <w:r w:rsidR="00F11A10">
              <w:rPr>
                <w:noProof/>
                <w:webHidden/>
              </w:rPr>
              <w:fldChar w:fldCharType="end"/>
            </w:r>
          </w:hyperlink>
        </w:p>
        <w:p w:rsidR="00F11A10" w:rsidRDefault="00216A49">
          <w:pPr>
            <w:pStyle w:val="TOC2"/>
            <w:rPr>
              <w:rFonts w:eastAsiaTheme="minorEastAsia"/>
              <w:noProof/>
            </w:rPr>
          </w:pPr>
          <w:hyperlink w:anchor="_Toc444180093" w:history="1">
            <w:r w:rsidR="00F11A10" w:rsidRPr="008C6C9F">
              <w:rPr>
                <w:rStyle w:val="Hyperlink"/>
                <w:noProof/>
              </w:rPr>
              <w:t>Font.clear</w:t>
            </w:r>
            <w:r w:rsidR="00F11A10">
              <w:rPr>
                <w:noProof/>
                <w:webHidden/>
              </w:rPr>
              <w:tab/>
            </w:r>
            <w:r w:rsidR="00F11A10">
              <w:rPr>
                <w:noProof/>
                <w:webHidden/>
              </w:rPr>
              <w:fldChar w:fldCharType="begin"/>
            </w:r>
            <w:r w:rsidR="00F11A10">
              <w:rPr>
                <w:noProof/>
                <w:webHidden/>
              </w:rPr>
              <w:instrText xml:space="preserve"> PAGEREF _Toc444180093 \h </w:instrText>
            </w:r>
            <w:r w:rsidR="00F11A10">
              <w:rPr>
                <w:noProof/>
                <w:webHidden/>
              </w:rPr>
            </w:r>
            <w:r w:rsidR="00F11A10">
              <w:rPr>
                <w:noProof/>
                <w:webHidden/>
              </w:rPr>
              <w:fldChar w:fldCharType="separate"/>
            </w:r>
            <w:r w:rsidR="00F11A10">
              <w:rPr>
                <w:noProof/>
                <w:webHidden/>
              </w:rPr>
              <w:t>92</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094" w:history="1">
            <w:r w:rsidR="00F11A10" w:rsidRPr="008C6C9F">
              <w:rPr>
                <w:rStyle w:val="Hyperlink"/>
                <w:noProof/>
              </w:rPr>
              <w:t>Console I/O</w:t>
            </w:r>
            <w:r w:rsidR="00F11A10">
              <w:rPr>
                <w:noProof/>
                <w:webHidden/>
              </w:rPr>
              <w:tab/>
            </w:r>
            <w:r w:rsidR="00F11A10">
              <w:rPr>
                <w:noProof/>
                <w:webHidden/>
              </w:rPr>
              <w:fldChar w:fldCharType="begin"/>
            </w:r>
            <w:r w:rsidR="00F11A10">
              <w:rPr>
                <w:noProof/>
                <w:webHidden/>
              </w:rPr>
              <w:instrText xml:space="preserve"> PAGEREF _Toc444180094 \h </w:instrText>
            </w:r>
            <w:r w:rsidR="00F11A10">
              <w:rPr>
                <w:noProof/>
                <w:webHidden/>
              </w:rPr>
            </w:r>
            <w:r w:rsidR="00F11A10">
              <w:rPr>
                <w:noProof/>
                <w:webHidden/>
              </w:rPr>
              <w:fldChar w:fldCharType="separate"/>
            </w:r>
            <w:r w:rsidR="00F11A10">
              <w:rPr>
                <w:noProof/>
                <w:webHidden/>
              </w:rPr>
              <w:t>92</w:t>
            </w:r>
            <w:r w:rsidR="00F11A10">
              <w:rPr>
                <w:noProof/>
                <w:webHidden/>
              </w:rPr>
              <w:fldChar w:fldCharType="end"/>
            </w:r>
          </w:hyperlink>
        </w:p>
        <w:p w:rsidR="00F11A10" w:rsidRDefault="00216A49">
          <w:pPr>
            <w:pStyle w:val="TOC2"/>
            <w:rPr>
              <w:rFonts w:eastAsiaTheme="minorEastAsia"/>
              <w:noProof/>
            </w:rPr>
          </w:pPr>
          <w:hyperlink w:anchor="_Toc444180095" w:history="1">
            <w:r w:rsidR="00F11A10" w:rsidRPr="008C6C9F">
              <w:rPr>
                <w:rStyle w:val="Hyperlink"/>
                <w:noProof/>
              </w:rPr>
              <w:t>Output Console</w:t>
            </w:r>
            <w:r w:rsidR="00F11A10">
              <w:rPr>
                <w:noProof/>
                <w:webHidden/>
              </w:rPr>
              <w:tab/>
            </w:r>
            <w:r w:rsidR="00F11A10">
              <w:rPr>
                <w:noProof/>
                <w:webHidden/>
              </w:rPr>
              <w:fldChar w:fldCharType="begin"/>
            </w:r>
            <w:r w:rsidR="00F11A10">
              <w:rPr>
                <w:noProof/>
                <w:webHidden/>
              </w:rPr>
              <w:instrText xml:space="preserve"> PAGEREF _Toc444180095 \h </w:instrText>
            </w:r>
            <w:r w:rsidR="00F11A10">
              <w:rPr>
                <w:noProof/>
                <w:webHidden/>
              </w:rPr>
            </w:r>
            <w:r w:rsidR="00F11A10">
              <w:rPr>
                <w:noProof/>
                <w:webHidden/>
              </w:rPr>
              <w:fldChar w:fldCharType="separate"/>
            </w:r>
            <w:r w:rsidR="00F11A10">
              <w:rPr>
                <w:noProof/>
                <w:webHidden/>
              </w:rPr>
              <w:t>92</w:t>
            </w:r>
            <w:r w:rsidR="00F11A10">
              <w:rPr>
                <w:noProof/>
                <w:webHidden/>
              </w:rPr>
              <w:fldChar w:fldCharType="end"/>
            </w:r>
          </w:hyperlink>
        </w:p>
        <w:p w:rsidR="00F11A10" w:rsidRDefault="00216A49">
          <w:pPr>
            <w:pStyle w:val="TOC3"/>
            <w:rPr>
              <w:rFonts w:eastAsiaTheme="minorEastAsia"/>
              <w:noProof/>
            </w:rPr>
          </w:pPr>
          <w:hyperlink w:anchor="_Toc444180096" w:history="1">
            <w:r w:rsidR="00F11A10" w:rsidRPr="008C6C9F">
              <w:rPr>
                <w:rStyle w:val="Hyperlink"/>
                <w:noProof/>
              </w:rPr>
              <w:t>Print {&lt;exp&gt; {,|;}} ...</w:t>
            </w:r>
            <w:r w:rsidR="00F11A10">
              <w:rPr>
                <w:noProof/>
                <w:webHidden/>
              </w:rPr>
              <w:tab/>
            </w:r>
            <w:r w:rsidR="00F11A10">
              <w:rPr>
                <w:noProof/>
                <w:webHidden/>
              </w:rPr>
              <w:fldChar w:fldCharType="begin"/>
            </w:r>
            <w:r w:rsidR="00F11A10">
              <w:rPr>
                <w:noProof/>
                <w:webHidden/>
              </w:rPr>
              <w:instrText xml:space="preserve"> PAGEREF _Toc444180096 \h </w:instrText>
            </w:r>
            <w:r w:rsidR="00F11A10">
              <w:rPr>
                <w:noProof/>
                <w:webHidden/>
              </w:rPr>
            </w:r>
            <w:r w:rsidR="00F11A10">
              <w:rPr>
                <w:noProof/>
                <w:webHidden/>
              </w:rPr>
              <w:fldChar w:fldCharType="separate"/>
            </w:r>
            <w:r w:rsidR="00F11A10">
              <w:rPr>
                <w:noProof/>
                <w:webHidden/>
              </w:rPr>
              <w:t>92</w:t>
            </w:r>
            <w:r w:rsidR="00F11A10">
              <w:rPr>
                <w:noProof/>
                <w:webHidden/>
              </w:rPr>
              <w:fldChar w:fldCharType="end"/>
            </w:r>
          </w:hyperlink>
        </w:p>
        <w:p w:rsidR="00F11A10" w:rsidRDefault="00216A49">
          <w:pPr>
            <w:pStyle w:val="TOC3"/>
            <w:rPr>
              <w:rFonts w:eastAsiaTheme="minorEastAsia"/>
              <w:noProof/>
            </w:rPr>
          </w:pPr>
          <w:hyperlink w:anchor="_Toc444180097" w:history="1">
            <w:r w:rsidR="00F11A10" w:rsidRPr="008C6C9F">
              <w:rPr>
                <w:rStyle w:val="Hyperlink"/>
                <w:noProof/>
              </w:rPr>
              <w:t>? {&lt;exp&gt; {,|;}} ...</w:t>
            </w:r>
            <w:r w:rsidR="00F11A10">
              <w:rPr>
                <w:noProof/>
                <w:webHidden/>
              </w:rPr>
              <w:tab/>
            </w:r>
            <w:r w:rsidR="00F11A10">
              <w:rPr>
                <w:noProof/>
                <w:webHidden/>
              </w:rPr>
              <w:fldChar w:fldCharType="begin"/>
            </w:r>
            <w:r w:rsidR="00F11A10">
              <w:rPr>
                <w:noProof/>
                <w:webHidden/>
              </w:rPr>
              <w:instrText xml:space="preserve"> PAGEREF _Toc444180097 \h </w:instrText>
            </w:r>
            <w:r w:rsidR="00F11A10">
              <w:rPr>
                <w:noProof/>
                <w:webHidden/>
              </w:rPr>
            </w:r>
            <w:r w:rsidR="00F11A10">
              <w:rPr>
                <w:noProof/>
                <w:webHidden/>
              </w:rPr>
              <w:fldChar w:fldCharType="separate"/>
            </w:r>
            <w:r w:rsidR="00F11A10">
              <w:rPr>
                <w:noProof/>
                <w:webHidden/>
              </w:rPr>
              <w:t>92</w:t>
            </w:r>
            <w:r w:rsidR="00F11A10">
              <w:rPr>
                <w:noProof/>
                <w:webHidden/>
              </w:rPr>
              <w:fldChar w:fldCharType="end"/>
            </w:r>
          </w:hyperlink>
        </w:p>
        <w:p w:rsidR="00F11A10" w:rsidRDefault="00216A49">
          <w:pPr>
            <w:pStyle w:val="TOC3"/>
            <w:rPr>
              <w:rFonts w:eastAsiaTheme="minorEastAsia"/>
              <w:noProof/>
            </w:rPr>
          </w:pPr>
          <w:hyperlink w:anchor="_Toc444180098" w:history="1">
            <w:r w:rsidR="00F11A10" w:rsidRPr="008C6C9F">
              <w:rPr>
                <w:rStyle w:val="Hyperlink"/>
                <w:noProof/>
              </w:rPr>
              <w:t>Print with User-Defined Functions</w:t>
            </w:r>
            <w:r w:rsidR="00F11A10">
              <w:rPr>
                <w:noProof/>
                <w:webHidden/>
              </w:rPr>
              <w:tab/>
            </w:r>
            <w:r w:rsidR="00F11A10">
              <w:rPr>
                <w:noProof/>
                <w:webHidden/>
              </w:rPr>
              <w:fldChar w:fldCharType="begin"/>
            </w:r>
            <w:r w:rsidR="00F11A10">
              <w:rPr>
                <w:noProof/>
                <w:webHidden/>
              </w:rPr>
              <w:instrText xml:space="preserve"> PAGEREF _Toc444180098 \h </w:instrText>
            </w:r>
            <w:r w:rsidR="00F11A10">
              <w:rPr>
                <w:noProof/>
                <w:webHidden/>
              </w:rPr>
            </w:r>
            <w:r w:rsidR="00F11A10">
              <w:rPr>
                <w:noProof/>
                <w:webHidden/>
              </w:rPr>
              <w:fldChar w:fldCharType="separate"/>
            </w:r>
            <w:r w:rsidR="00F11A10">
              <w:rPr>
                <w:noProof/>
                <w:webHidden/>
              </w:rPr>
              <w:t>93</w:t>
            </w:r>
            <w:r w:rsidR="00F11A10">
              <w:rPr>
                <w:noProof/>
                <w:webHidden/>
              </w:rPr>
              <w:fldChar w:fldCharType="end"/>
            </w:r>
          </w:hyperlink>
        </w:p>
        <w:p w:rsidR="00F11A10" w:rsidRDefault="00216A49">
          <w:pPr>
            <w:pStyle w:val="TOC3"/>
            <w:rPr>
              <w:rFonts w:eastAsiaTheme="minorEastAsia"/>
              <w:noProof/>
            </w:rPr>
          </w:pPr>
          <w:hyperlink w:anchor="_Toc444180099" w:history="1">
            <w:r w:rsidR="00F11A10" w:rsidRPr="008C6C9F">
              <w:rPr>
                <w:rStyle w:val="Hyperlink"/>
                <w:noProof/>
              </w:rPr>
              <w:t>Cls</w:t>
            </w:r>
            <w:r w:rsidR="00F11A10">
              <w:rPr>
                <w:noProof/>
                <w:webHidden/>
              </w:rPr>
              <w:tab/>
            </w:r>
            <w:r w:rsidR="00F11A10">
              <w:rPr>
                <w:noProof/>
                <w:webHidden/>
              </w:rPr>
              <w:fldChar w:fldCharType="begin"/>
            </w:r>
            <w:r w:rsidR="00F11A10">
              <w:rPr>
                <w:noProof/>
                <w:webHidden/>
              </w:rPr>
              <w:instrText xml:space="preserve"> PAGEREF _Toc444180099 \h </w:instrText>
            </w:r>
            <w:r w:rsidR="00F11A10">
              <w:rPr>
                <w:noProof/>
                <w:webHidden/>
              </w:rPr>
            </w:r>
            <w:r w:rsidR="00F11A10">
              <w:rPr>
                <w:noProof/>
                <w:webHidden/>
              </w:rPr>
              <w:fldChar w:fldCharType="separate"/>
            </w:r>
            <w:r w:rsidR="00F11A10">
              <w:rPr>
                <w:noProof/>
                <w:webHidden/>
              </w:rPr>
              <w:t>93</w:t>
            </w:r>
            <w:r w:rsidR="00F11A10">
              <w:rPr>
                <w:noProof/>
                <w:webHidden/>
              </w:rPr>
              <w:fldChar w:fldCharType="end"/>
            </w:r>
          </w:hyperlink>
        </w:p>
        <w:p w:rsidR="00F11A10" w:rsidRDefault="00216A49">
          <w:pPr>
            <w:pStyle w:val="TOC3"/>
            <w:rPr>
              <w:rFonts w:eastAsiaTheme="minorEastAsia"/>
              <w:noProof/>
            </w:rPr>
          </w:pPr>
          <w:hyperlink w:anchor="_Toc444180100" w:history="1">
            <w:r w:rsidR="00F11A10" w:rsidRPr="008C6C9F">
              <w:rPr>
                <w:rStyle w:val="Hyperlink"/>
                <w:noProof/>
              </w:rPr>
              <w:t>Console.front</w:t>
            </w:r>
            <w:r w:rsidR="00F11A10">
              <w:rPr>
                <w:noProof/>
                <w:webHidden/>
              </w:rPr>
              <w:tab/>
            </w:r>
            <w:r w:rsidR="00F11A10">
              <w:rPr>
                <w:noProof/>
                <w:webHidden/>
              </w:rPr>
              <w:fldChar w:fldCharType="begin"/>
            </w:r>
            <w:r w:rsidR="00F11A10">
              <w:rPr>
                <w:noProof/>
                <w:webHidden/>
              </w:rPr>
              <w:instrText xml:space="preserve"> PAGEREF _Toc444180100 \h </w:instrText>
            </w:r>
            <w:r w:rsidR="00F11A10">
              <w:rPr>
                <w:noProof/>
                <w:webHidden/>
              </w:rPr>
            </w:r>
            <w:r w:rsidR="00F11A10">
              <w:rPr>
                <w:noProof/>
                <w:webHidden/>
              </w:rPr>
              <w:fldChar w:fldCharType="separate"/>
            </w:r>
            <w:r w:rsidR="00F11A10">
              <w:rPr>
                <w:noProof/>
                <w:webHidden/>
              </w:rPr>
              <w:t>93</w:t>
            </w:r>
            <w:r w:rsidR="00F11A10">
              <w:rPr>
                <w:noProof/>
                <w:webHidden/>
              </w:rPr>
              <w:fldChar w:fldCharType="end"/>
            </w:r>
          </w:hyperlink>
        </w:p>
        <w:p w:rsidR="00F11A10" w:rsidRDefault="00216A49">
          <w:pPr>
            <w:pStyle w:val="TOC3"/>
            <w:rPr>
              <w:rFonts w:eastAsiaTheme="minorEastAsia"/>
              <w:noProof/>
            </w:rPr>
          </w:pPr>
          <w:hyperlink w:anchor="_Toc444180101" w:history="1">
            <w:r w:rsidR="00F11A10" w:rsidRPr="008C6C9F">
              <w:rPr>
                <w:rStyle w:val="Hyperlink"/>
                <w:noProof/>
              </w:rPr>
              <w:t>Console.line.count &lt;count_nvar&gt;</w:t>
            </w:r>
            <w:r w:rsidR="00F11A10">
              <w:rPr>
                <w:noProof/>
                <w:webHidden/>
              </w:rPr>
              <w:tab/>
            </w:r>
            <w:r w:rsidR="00F11A10">
              <w:rPr>
                <w:noProof/>
                <w:webHidden/>
              </w:rPr>
              <w:fldChar w:fldCharType="begin"/>
            </w:r>
            <w:r w:rsidR="00F11A10">
              <w:rPr>
                <w:noProof/>
                <w:webHidden/>
              </w:rPr>
              <w:instrText xml:space="preserve"> PAGEREF _Toc444180101 \h </w:instrText>
            </w:r>
            <w:r w:rsidR="00F11A10">
              <w:rPr>
                <w:noProof/>
                <w:webHidden/>
              </w:rPr>
            </w:r>
            <w:r w:rsidR="00F11A10">
              <w:rPr>
                <w:noProof/>
                <w:webHidden/>
              </w:rPr>
              <w:fldChar w:fldCharType="separate"/>
            </w:r>
            <w:r w:rsidR="00F11A10">
              <w:rPr>
                <w:noProof/>
                <w:webHidden/>
              </w:rPr>
              <w:t>94</w:t>
            </w:r>
            <w:r w:rsidR="00F11A10">
              <w:rPr>
                <w:noProof/>
                <w:webHidden/>
              </w:rPr>
              <w:fldChar w:fldCharType="end"/>
            </w:r>
          </w:hyperlink>
        </w:p>
        <w:p w:rsidR="00F11A10" w:rsidRDefault="00216A49">
          <w:pPr>
            <w:pStyle w:val="TOC3"/>
            <w:rPr>
              <w:rFonts w:eastAsiaTheme="minorEastAsia"/>
              <w:noProof/>
            </w:rPr>
          </w:pPr>
          <w:hyperlink w:anchor="_Toc444180102" w:history="1">
            <w:r w:rsidR="00F11A10" w:rsidRPr="008C6C9F">
              <w:rPr>
                <w:rStyle w:val="Hyperlink"/>
                <w:noProof/>
              </w:rPr>
              <w:t>Console.line.text &lt;line_nexp&gt;, &lt;text_svar&gt;</w:t>
            </w:r>
            <w:r w:rsidR="00F11A10">
              <w:rPr>
                <w:noProof/>
                <w:webHidden/>
              </w:rPr>
              <w:tab/>
            </w:r>
            <w:r w:rsidR="00F11A10">
              <w:rPr>
                <w:noProof/>
                <w:webHidden/>
              </w:rPr>
              <w:fldChar w:fldCharType="begin"/>
            </w:r>
            <w:r w:rsidR="00F11A10">
              <w:rPr>
                <w:noProof/>
                <w:webHidden/>
              </w:rPr>
              <w:instrText xml:space="preserve"> PAGEREF _Toc444180102 \h </w:instrText>
            </w:r>
            <w:r w:rsidR="00F11A10">
              <w:rPr>
                <w:noProof/>
                <w:webHidden/>
              </w:rPr>
            </w:r>
            <w:r w:rsidR="00F11A10">
              <w:rPr>
                <w:noProof/>
                <w:webHidden/>
              </w:rPr>
              <w:fldChar w:fldCharType="separate"/>
            </w:r>
            <w:r w:rsidR="00F11A10">
              <w:rPr>
                <w:noProof/>
                <w:webHidden/>
              </w:rPr>
              <w:t>94</w:t>
            </w:r>
            <w:r w:rsidR="00F11A10">
              <w:rPr>
                <w:noProof/>
                <w:webHidden/>
              </w:rPr>
              <w:fldChar w:fldCharType="end"/>
            </w:r>
          </w:hyperlink>
        </w:p>
        <w:p w:rsidR="00F11A10" w:rsidRDefault="00216A49">
          <w:pPr>
            <w:pStyle w:val="TOC3"/>
            <w:rPr>
              <w:rFonts w:eastAsiaTheme="minorEastAsia"/>
              <w:noProof/>
            </w:rPr>
          </w:pPr>
          <w:hyperlink w:anchor="_Toc444180103" w:history="1">
            <w:r w:rsidR="00F11A10" w:rsidRPr="008C6C9F">
              <w:rPr>
                <w:rStyle w:val="Hyperlink"/>
                <w:noProof/>
              </w:rPr>
              <w:t>Console.line.touched &lt;line_nvar&gt; {, &lt;press_lvar&gt;}</w:t>
            </w:r>
            <w:r w:rsidR="00F11A10">
              <w:rPr>
                <w:noProof/>
                <w:webHidden/>
              </w:rPr>
              <w:tab/>
            </w:r>
            <w:r w:rsidR="00F11A10">
              <w:rPr>
                <w:noProof/>
                <w:webHidden/>
              </w:rPr>
              <w:fldChar w:fldCharType="begin"/>
            </w:r>
            <w:r w:rsidR="00F11A10">
              <w:rPr>
                <w:noProof/>
                <w:webHidden/>
              </w:rPr>
              <w:instrText xml:space="preserve"> PAGEREF _Toc444180103 \h </w:instrText>
            </w:r>
            <w:r w:rsidR="00F11A10">
              <w:rPr>
                <w:noProof/>
                <w:webHidden/>
              </w:rPr>
            </w:r>
            <w:r w:rsidR="00F11A10">
              <w:rPr>
                <w:noProof/>
                <w:webHidden/>
              </w:rPr>
              <w:fldChar w:fldCharType="separate"/>
            </w:r>
            <w:r w:rsidR="00F11A10">
              <w:rPr>
                <w:noProof/>
                <w:webHidden/>
              </w:rPr>
              <w:t>94</w:t>
            </w:r>
            <w:r w:rsidR="00F11A10">
              <w:rPr>
                <w:noProof/>
                <w:webHidden/>
              </w:rPr>
              <w:fldChar w:fldCharType="end"/>
            </w:r>
          </w:hyperlink>
        </w:p>
        <w:p w:rsidR="00F11A10" w:rsidRDefault="00216A49">
          <w:pPr>
            <w:pStyle w:val="TOC3"/>
            <w:rPr>
              <w:rFonts w:eastAsiaTheme="minorEastAsia"/>
              <w:noProof/>
            </w:rPr>
          </w:pPr>
          <w:hyperlink w:anchor="_Toc444180104" w:history="1">
            <w:r w:rsidR="00F11A10" w:rsidRPr="008C6C9F">
              <w:rPr>
                <w:rStyle w:val="Hyperlink"/>
                <w:noProof/>
              </w:rPr>
              <w:t>Console.save &lt;filename_sexp&gt;</w:t>
            </w:r>
            <w:r w:rsidR="00F11A10">
              <w:rPr>
                <w:noProof/>
                <w:webHidden/>
              </w:rPr>
              <w:tab/>
            </w:r>
            <w:r w:rsidR="00F11A10">
              <w:rPr>
                <w:noProof/>
                <w:webHidden/>
              </w:rPr>
              <w:fldChar w:fldCharType="begin"/>
            </w:r>
            <w:r w:rsidR="00F11A10">
              <w:rPr>
                <w:noProof/>
                <w:webHidden/>
              </w:rPr>
              <w:instrText xml:space="preserve"> PAGEREF _Toc444180104 \h </w:instrText>
            </w:r>
            <w:r w:rsidR="00F11A10">
              <w:rPr>
                <w:noProof/>
                <w:webHidden/>
              </w:rPr>
            </w:r>
            <w:r w:rsidR="00F11A10">
              <w:rPr>
                <w:noProof/>
                <w:webHidden/>
              </w:rPr>
              <w:fldChar w:fldCharType="separate"/>
            </w:r>
            <w:r w:rsidR="00F11A10">
              <w:rPr>
                <w:noProof/>
                <w:webHidden/>
              </w:rPr>
              <w:t>94</w:t>
            </w:r>
            <w:r w:rsidR="00F11A10">
              <w:rPr>
                <w:noProof/>
                <w:webHidden/>
              </w:rPr>
              <w:fldChar w:fldCharType="end"/>
            </w:r>
          </w:hyperlink>
        </w:p>
        <w:p w:rsidR="00F11A10" w:rsidRDefault="00216A49">
          <w:pPr>
            <w:pStyle w:val="TOC3"/>
            <w:rPr>
              <w:rFonts w:eastAsiaTheme="minorEastAsia"/>
              <w:noProof/>
            </w:rPr>
          </w:pPr>
          <w:hyperlink w:anchor="_Toc444180105" w:history="1">
            <w:r w:rsidR="00F11A10" w:rsidRPr="008C6C9F">
              <w:rPr>
                <w:rStyle w:val="Hyperlink"/>
                <w:noProof/>
              </w:rPr>
              <w:t>Console.title { &lt;title_sexp&gt;}</w:t>
            </w:r>
            <w:r w:rsidR="00F11A10">
              <w:rPr>
                <w:noProof/>
                <w:webHidden/>
              </w:rPr>
              <w:tab/>
            </w:r>
            <w:r w:rsidR="00F11A10">
              <w:rPr>
                <w:noProof/>
                <w:webHidden/>
              </w:rPr>
              <w:fldChar w:fldCharType="begin"/>
            </w:r>
            <w:r w:rsidR="00F11A10">
              <w:rPr>
                <w:noProof/>
                <w:webHidden/>
              </w:rPr>
              <w:instrText xml:space="preserve"> PAGEREF _Toc444180105 \h </w:instrText>
            </w:r>
            <w:r w:rsidR="00F11A10">
              <w:rPr>
                <w:noProof/>
                <w:webHidden/>
              </w:rPr>
            </w:r>
            <w:r w:rsidR="00F11A10">
              <w:rPr>
                <w:noProof/>
                <w:webHidden/>
              </w:rPr>
              <w:fldChar w:fldCharType="separate"/>
            </w:r>
            <w:r w:rsidR="00F11A10">
              <w:rPr>
                <w:noProof/>
                <w:webHidden/>
              </w:rPr>
              <w:t>94</w:t>
            </w:r>
            <w:r w:rsidR="00F11A10">
              <w:rPr>
                <w:noProof/>
                <w:webHidden/>
              </w:rPr>
              <w:fldChar w:fldCharType="end"/>
            </w:r>
          </w:hyperlink>
        </w:p>
        <w:p w:rsidR="00F11A10" w:rsidRDefault="00216A49">
          <w:pPr>
            <w:pStyle w:val="TOC2"/>
            <w:rPr>
              <w:rFonts w:eastAsiaTheme="minorEastAsia"/>
              <w:noProof/>
            </w:rPr>
          </w:pPr>
          <w:hyperlink w:anchor="_Toc444180106" w:history="1">
            <w:r w:rsidR="00F11A10" w:rsidRPr="008C6C9F">
              <w:rPr>
                <w:rStyle w:val="Hyperlink"/>
                <w:noProof/>
              </w:rPr>
              <w:t>User Input and Interaction</w:t>
            </w:r>
            <w:r w:rsidR="00F11A10">
              <w:rPr>
                <w:noProof/>
                <w:webHidden/>
              </w:rPr>
              <w:tab/>
            </w:r>
            <w:r w:rsidR="00F11A10">
              <w:rPr>
                <w:noProof/>
                <w:webHidden/>
              </w:rPr>
              <w:fldChar w:fldCharType="begin"/>
            </w:r>
            <w:r w:rsidR="00F11A10">
              <w:rPr>
                <w:noProof/>
                <w:webHidden/>
              </w:rPr>
              <w:instrText xml:space="preserve"> PAGEREF _Toc444180106 \h </w:instrText>
            </w:r>
            <w:r w:rsidR="00F11A10">
              <w:rPr>
                <w:noProof/>
                <w:webHidden/>
              </w:rPr>
            </w:r>
            <w:r w:rsidR="00F11A10">
              <w:rPr>
                <w:noProof/>
                <w:webHidden/>
              </w:rPr>
              <w:fldChar w:fldCharType="separate"/>
            </w:r>
            <w:r w:rsidR="00F11A10">
              <w:rPr>
                <w:noProof/>
                <w:webHidden/>
              </w:rPr>
              <w:t>94</w:t>
            </w:r>
            <w:r w:rsidR="00F11A10">
              <w:rPr>
                <w:noProof/>
                <w:webHidden/>
              </w:rPr>
              <w:fldChar w:fldCharType="end"/>
            </w:r>
          </w:hyperlink>
        </w:p>
        <w:p w:rsidR="00F11A10" w:rsidRDefault="00216A49">
          <w:pPr>
            <w:pStyle w:val="TOC3"/>
            <w:rPr>
              <w:rFonts w:eastAsiaTheme="minorEastAsia"/>
              <w:noProof/>
            </w:rPr>
          </w:pPr>
          <w:hyperlink w:anchor="_Toc444180107" w:history="1">
            <w:r w:rsidR="00F11A10" w:rsidRPr="008C6C9F">
              <w:rPr>
                <w:rStyle w:val="Hyperlink"/>
                <w:noProof/>
              </w:rPr>
              <w:t>Dialog.message {&lt;title_sexp&gt;}, {&lt;message_sexp&gt;}, &lt;selection_nvar&gt; {, &lt;button1_sexp&gt;{, &lt;button2_sexp&gt;{, &lt;button3_sexp&gt;}}}</w:t>
            </w:r>
            <w:r w:rsidR="00F11A10">
              <w:rPr>
                <w:noProof/>
                <w:webHidden/>
              </w:rPr>
              <w:tab/>
            </w:r>
            <w:r w:rsidR="00F11A10">
              <w:rPr>
                <w:noProof/>
                <w:webHidden/>
              </w:rPr>
              <w:fldChar w:fldCharType="begin"/>
            </w:r>
            <w:r w:rsidR="00F11A10">
              <w:rPr>
                <w:noProof/>
                <w:webHidden/>
              </w:rPr>
              <w:instrText xml:space="preserve"> PAGEREF _Toc444180107 \h </w:instrText>
            </w:r>
            <w:r w:rsidR="00F11A10">
              <w:rPr>
                <w:noProof/>
                <w:webHidden/>
              </w:rPr>
            </w:r>
            <w:r w:rsidR="00F11A10">
              <w:rPr>
                <w:noProof/>
                <w:webHidden/>
              </w:rPr>
              <w:fldChar w:fldCharType="separate"/>
            </w:r>
            <w:r w:rsidR="00F11A10">
              <w:rPr>
                <w:noProof/>
                <w:webHidden/>
              </w:rPr>
              <w:t>95</w:t>
            </w:r>
            <w:r w:rsidR="00F11A10">
              <w:rPr>
                <w:noProof/>
                <w:webHidden/>
              </w:rPr>
              <w:fldChar w:fldCharType="end"/>
            </w:r>
          </w:hyperlink>
        </w:p>
        <w:p w:rsidR="00F11A10" w:rsidRDefault="00216A49">
          <w:pPr>
            <w:pStyle w:val="TOC3"/>
            <w:rPr>
              <w:rFonts w:eastAsiaTheme="minorEastAsia"/>
              <w:noProof/>
            </w:rPr>
          </w:pPr>
          <w:hyperlink w:anchor="_Toc444180108" w:history="1">
            <w:r w:rsidR="00F11A10" w:rsidRPr="008C6C9F">
              <w:rPr>
                <w:rStyle w:val="Hyperlink"/>
                <w:noProof/>
              </w:rPr>
              <w:t>Dialog.select &lt;selection_nvar&gt;, &lt;Array$[]&gt;|&lt;list_nexp&gt; {,&lt;title_sexp&gt;}</w:t>
            </w:r>
            <w:r w:rsidR="00F11A10">
              <w:rPr>
                <w:noProof/>
                <w:webHidden/>
              </w:rPr>
              <w:tab/>
            </w:r>
            <w:r w:rsidR="00F11A10">
              <w:rPr>
                <w:noProof/>
                <w:webHidden/>
              </w:rPr>
              <w:fldChar w:fldCharType="begin"/>
            </w:r>
            <w:r w:rsidR="00F11A10">
              <w:rPr>
                <w:noProof/>
                <w:webHidden/>
              </w:rPr>
              <w:instrText xml:space="preserve"> PAGEREF _Toc444180108 \h </w:instrText>
            </w:r>
            <w:r w:rsidR="00F11A10">
              <w:rPr>
                <w:noProof/>
                <w:webHidden/>
              </w:rPr>
            </w:r>
            <w:r w:rsidR="00F11A10">
              <w:rPr>
                <w:noProof/>
                <w:webHidden/>
              </w:rPr>
              <w:fldChar w:fldCharType="separate"/>
            </w:r>
            <w:r w:rsidR="00F11A10">
              <w:rPr>
                <w:noProof/>
                <w:webHidden/>
              </w:rPr>
              <w:t>95</w:t>
            </w:r>
            <w:r w:rsidR="00F11A10">
              <w:rPr>
                <w:noProof/>
                <w:webHidden/>
              </w:rPr>
              <w:fldChar w:fldCharType="end"/>
            </w:r>
          </w:hyperlink>
        </w:p>
        <w:p w:rsidR="00F11A10" w:rsidRDefault="00216A49">
          <w:pPr>
            <w:pStyle w:val="TOC3"/>
            <w:rPr>
              <w:rFonts w:eastAsiaTheme="minorEastAsia"/>
              <w:noProof/>
            </w:rPr>
          </w:pPr>
          <w:hyperlink w:anchor="_Toc444180109" w:history="1">
            <w:r w:rsidR="00F11A10" w:rsidRPr="008C6C9F">
              <w:rPr>
                <w:rStyle w:val="Hyperlink"/>
                <w:noProof/>
              </w:rPr>
              <w:t>Input {&lt;prompt_sexp&gt;}, &lt;result_var&gt;{, {&lt;default_exp&gt;}{, &lt;canceled_nvar&gt;}}</w:t>
            </w:r>
            <w:r w:rsidR="00F11A10">
              <w:rPr>
                <w:noProof/>
                <w:webHidden/>
              </w:rPr>
              <w:tab/>
            </w:r>
            <w:r w:rsidR="00F11A10">
              <w:rPr>
                <w:noProof/>
                <w:webHidden/>
              </w:rPr>
              <w:fldChar w:fldCharType="begin"/>
            </w:r>
            <w:r w:rsidR="00F11A10">
              <w:rPr>
                <w:noProof/>
                <w:webHidden/>
              </w:rPr>
              <w:instrText xml:space="preserve"> PAGEREF _Toc444180109 \h </w:instrText>
            </w:r>
            <w:r w:rsidR="00F11A10">
              <w:rPr>
                <w:noProof/>
                <w:webHidden/>
              </w:rPr>
            </w:r>
            <w:r w:rsidR="00F11A10">
              <w:rPr>
                <w:noProof/>
                <w:webHidden/>
              </w:rPr>
              <w:fldChar w:fldCharType="separate"/>
            </w:r>
            <w:r w:rsidR="00F11A10">
              <w:rPr>
                <w:noProof/>
                <w:webHidden/>
              </w:rPr>
              <w:t>96</w:t>
            </w:r>
            <w:r w:rsidR="00F11A10">
              <w:rPr>
                <w:noProof/>
                <w:webHidden/>
              </w:rPr>
              <w:fldChar w:fldCharType="end"/>
            </w:r>
          </w:hyperlink>
        </w:p>
        <w:p w:rsidR="00F11A10" w:rsidRDefault="00216A49">
          <w:pPr>
            <w:pStyle w:val="TOC3"/>
            <w:rPr>
              <w:rFonts w:eastAsiaTheme="minorEastAsia"/>
              <w:noProof/>
            </w:rPr>
          </w:pPr>
          <w:hyperlink w:anchor="_Toc444180110" w:history="1">
            <w:r w:rsidR="00F11A10" w:rsidRPr="008C6C9F">
              <w:rPr>
                <w:rStyle w:val="Hyperlink"/>
                <w:noProof/>
              </w:rPr>
              <w:t>Inkey$ &lt;svar&gt;</w:t>
            </w:r>
            <w:r w:rsidR="00F11A10">
              <w:rPr>
                <w:noProof/>
                <w:webHidden/>
              </w:rPr>
              <w:tab/>
            </w:r>
            <w:r w:rsidR="00F11A10">
              <w:rPr>
                <w:noProof/>
                <w:webHidden/>
              </w:rPr>
              <w:fldChar w:fldCharType="begin"/>
            </w:r>
            <w:r w:rsidR="00F11A10">
              <w:rPr>
                <w:noProof/>
                <w:webHidden/>
              </w:rPr>
              <w:instrText xml:space="preserve"> PAGEREF _Toc444180110 \h </w:instrText>
            </w:r>
            <w:r w:rsidR="00F11A10">
              <w:rPr>
                <w:noProof/>
                <w:webHidden/>
              </w:rPr>
            </w:r>
            <w:r w:rsidR="00F11A10">
              <w:rPr>
                <w:noProof/>
                <w:webHidden/>
              </w:rPr>
              <w:fldChar w:fldCharType="separate"/>
            </w:r>
            <w:r w:rsidR="00F11A10">
              <w:rPr>
                <w:noProof/>
                <w:webHidden/>
              </w:rPr>
              <w:t>96</w:t>
            </w:r>
            <w:r w:rsidR="00F11A10">
              <w:rPr>
                <w:noProof/>
                <w:webHidden/>
              </w:rPr>
              <w:fldChar w:fldCharType="end"/>
            </w:r>
          </w:hyperlink>
        </w:p>
        <w:p w:rsidR="00F11A10" w:rsidRDefault="00216A49">
          <w:pPr>
            <w:pStyle w:val="TOC3"/>
            <w:rPr>
              <w:rFonts w:eastAsiaTheme="minorEastAsia"/>
              <w:noProof/>
            </w:rPr>
          </w:pPr>
          <w:hyperlink w:anchor="_Toc444180111" w:history="1">
            <w:r w:rsidR="00F11A10" w:rsidRPr="008C6C9F">
              <w:rPr>
                <w:rStyle w:val="Hyperlink"/>
                <w:noProof/>
              </w:rPr>
              <w:t>Popup &lt;message_sexp&gt; {{, &lt;x_nexp&gt;}{, &lt;y_nexp&gt;}{, &lt;duration_lexp&gt;}}</w:t>
            </w:r>
            <w:r w:rsidR="00F11A10">
              <w:rPr>
                <w:noProof/>
                <w:webHidden/>
              </w:rPr>
              <w:tab/>
            </w:r>
            <w:r w:rsidR="00F11A10">
              <w:rPr>
                <w:noProof/>
                <w:webHidden/>
              </w:rPr>
              <w:fldChar w:fldCharType="begin"/>
            </w:r>
            <w:r w:rsidR="00F11A10">
              <w:rPr>
                <w:noProof/>
                <w:webHidden/>
              </w:rPr>
              <w:instrText xml:space="preserve"> PAGEREF _Toc444180111 \h </w:instrText>
            </w:r>
            <w:r w:rsidR="00F11A10">
              <w:rPr>
                <w:noProof/>
                <w:webHidden/>
              </w:rPr>
            </w:r>
            <w:r w:rsidR="00F11A10">
              <w:rPr>
                <w:noProof/>
                <w:webHidden/>
              </w:rPr>
              <w:fldChar w:fldCharType="separate"/>
            </w:r>
            <w:r w:rsidR="00F11A10">
              <w:rPr>
                <w:noProof/>
                <w:webHidden/>
              </w:rPr>
              <w:t>97</w:t>
            </w:r>
            <w:r w:rsidR="00F11A10">
              <w:rPr>
                <w:noProof/>
                <w:webHidden/>
              </w:rPr>
              <w:fldChar w:fldCharType="end"/>
            </w:r>
          </w:hyperlink>
        </w:p>
        <w:p w:rsidR="00F11A10" w:rsidRDefault="00216A49">
          <w:pPr>
            <w:pStyle w:val="TOC3"/>
            <w:rPr>
              <w:rFonts w:eastAsiaTheme="minorEastAsia"/>
              <w:noProof/>
            </w:rPr>
          </w:pPr>
          <w:hyperlink w:anchor="_Toc444180112" w:history="1">
            <w:r w:rsidR="00F11A10" w:rsidRPr="008C6C9F">
              <w:rPr>
                <w:rStyle w:val="Hyperlink"/>
                <w:noProof/>
              </w:rPr>
              <w:t>Select &lt;selection_nvar&gt;, &lt;Array$[]&gt;|&lt;list_nexp&gt; {,&lt;title_sexp&gt; {, &lt;message_sexp&gt; } } {,&lt;press_lvar&gt; }</w:t>
            </w:r>
            <w:r w:rsidR="00F11A10">
              <w:rPr>
                <w:noProof/>
                <w:webHidden/>
              </w:rPr>
              <w:tab/>
            </w:r>
            <w:r w:rsidR="00F11A10">
              <w:rPr>
                <w:noProof/>
                <w:webHidden/>
              </w:rPr>
              <w:fldChar w:fldCharType="begin"/>
            </w:r>
            <w:r w:rsidR="00F11A10">
              <w:rPr>
                <w:noProof/>
                <w:webHidden/>
              </w:rPr>
              <w:instrText xml:space="preserve"> PAGEREF _Toc444180112 \h </w:instrText>
            </w:r>
            <w:r w:rsidR="00F11A10">
              <w:rPr>
                <w:noProof/>
                <w:webHidden/>
              </w:rPr>
            </w:r>
            <w:r w:rsidR="00F11A10">
              <w:rPr>
                <w:noProof/>
                <w:webHidden/>
              </w:rPr>
              <w:fldChar w:fldCharType="separate"/>
            </w:r>
            <w:r w:rsidR="00F11A10">
              <w:rPr>
                <w:noProof/>
                <w:webHidden/>
              </w:rPr>
              <w:t>97</w:t>
            </w:r>
            <w:r w:rsidR="00F11A10">
              <w:rPr>
                <w:noProof/>
                <w:webHidden/>
              </w:rPr>
              <w:fldChar w:fldCharType="end"/>
            </w:r>
          </w:hyperlink>
        </w:p>
        <w:p w:rsidR="00F11A10" w:rsidRDefault="00216A49">
          <w:pPr>
            <w:pStyle w:val="TOC3"/>
            <w:rPr>
              <w:rFonts w:eastAsiaTheme="minorEastAsia"/>
              <w:noProof/>
            </w:rPr>
          </w:pPr>
          <w:hyperlink w:anchor="_Toc444180113" w:history="1">
            <w:r w:rsidR="00F11A10" w:rsidRPr="008C6C9F">
              <w:rPr>
                <w:rStyle w:val="Hyperlink"/>
                <w:rFonts w:eastAsia="Times New Roman"/>
                <w:noProof/>
              </w:rPr>
              <w:t>Text.input &lt;svar&gt;{, { &lt;text_sexp&gt;} , &lt;title_sexp&gt; }</w:t>
            </w:r>
            <w:r w:rsidR="00F11A10">
              <w:rPr>
                <w:noProof/>
                <w:webHidden/>
              </w:rPr>
              <w:tab/>
            </w:r>
            <w:r w:rsidR="00F11A10">
              <w:rPr>
                <w:noProof/>
                <w:webHidden/>
              </w:rPr>
              <w:fldChar w:fldCharType="begin"/>
            </w:r>
            <w:r w:rsidR="00F11A10">
              <w:rPr>
                <w:noProof/>
                <w:webHidden/>
              </w:rPr>
              <w:instrText xml:space="preserve"> PAGEREF _Toc444180113 \h </w:instrText>
            </w:r>
            <w:r w:rsidR="00F11A10">
              <w:rPr>
                <w:noProof/>
                <w:webHidden/>
              </w:rPr>
            </w:r>
            <w:r w:rsidR="00F11A10">
              <w:rPr>
                <w:noProof/>
                <w:webHidden/>
              </w:rPr>
              <w:fldChar w:fldCharType="separate"/>
            </w:r>
            <w:r w:rsidR="00F11A10">
              <w:rPr>
                <w:noProof/>
                <w:webHidden/>
              </w:rPr>
              <w:t>98</w:t>
            </w:r>
            <w:r w:rsidR="00F11A10">
              <w:rPr>
                <w:noProof/>
                <w:webHidden/>
              </w:rPr>
              <w:fldChar w:fldCharType="end"/>
            </w:r>
          </w:hyperlink>
        </w:p>
        <w:p w:rsidR="00F11A10" w:rsidRDefault="00216A49">
          <w:pPr>
            <w:pStyle w:val="TOC3"/>
            <w:rPr>
              <w:rFonts w:eastAsiaTheme="minorEastAsia"/>
              <w:noProof/>
            </w:rPr>
          </w:pPr>
          <w:hyperlink w:anchor="_Toc444180114" w:history="1">
            <w:r w:rsidR="00F11A10" w:rsidRPr="008C6C9F">
              <w:rPr>
                <w:rStyle w:val="Hyperlink"/>
                <w:noProof/>
              </w:rPr>
              <w:t>TGet &lt;result_svar&gt;, &lt;prompt_sexp&gt; {, &lt;title_sexp&gt;}</w:t>
            </w:r>
            <w:r w:rsidR="00F11A10">
              <w:rPr>
                <w:noProof/>
                <w:webHidden/>
              </w:rPr>
              <w:tab/>
            </w:r>
            <w:r w:rsidR="00F11A10">
              <w:rPr>
                <w:noProof/>
                <w:webHidden/>
              </w:rPr>
              <w:fldChar w:fldCharType="begin"/>
            </w:r>
            <w:r w:rsidR="00F11A10">
              <w:rPr>
                <w:noProof/>
                <w:webHidden/>
              </w:rPr>
              <w:instrText xml:space="preserve"> PAGEREF _Toc444180114 \h </w:instrText>
            </w:r>
            <w:r w:rsidR="00F11A10">
              <w:rPr>
                <w:noProof/>
                <w:webHidden/>
              </w:rPr>
            </w:r>
            <w:r w:rsidR="00F11A10">
              <w:rPr>
                <w:noProof/>
                <w:webHidden/>
              </w:rPr>
              <w:fldChar w:fldCharType="separate"/>
            </w:r>
            <w:r w:rsidR="00F11A10">
              <w:rPr>
                <w:noProof/>
                <w:webHidden/>
              </w:rPr>
              <w:t>98</w:t>
            </w:r>
            <w:r w:rsidR="00F11A10">
              <w:rPr>
                <w:noProof/>
                <w:webHidden/>
              </w:rPr>
              <w:fldChar w:fldCharType="end"/>
            </w:r>
          </w:hyperlink>
        </w:p>
        <w:p w:rsidR="00F11A10" w:rsidRDefault="00216A49">
          <w:pPr>
            <w:pStyle w:val="TOC3"/>
            <w:rPr>
              <w:rFonts w:eastAsiaTheme="minorEastAsia"/>
              <w:noProof/>
            </w:rPr>
          </w:pPr>
          <w:hyperlink w:anchor="_Toc444180115" w:history="1">
            <w:r w:rsidR="00F11A10" w:rsidRPr="008C6C9F">
              <w:rPr>
                <w:rStyle w:val="Hyperlink"/>
                <w:noProof/>
              </w:rPr>
              <w:t>Kb.hide</w:t>
            </w:r>
            <w:r w:rsidR="00F11A10">
              <w:rPr>
                <w:noProof/>
                <w:webHidden/>
              </w:rPr>
              <w:tab/>
            </w:r>
            <w:r w:rsidR="00F11A10">
              <w:rPr>
                <w:noProof/>
                <w:webHidden/>
              </w:rPr>
              <w:fldChar w:fldCharType="begin"/>
            </w:r>
            <w:r w:rsidR="00F11A10">
              <w:rPr>
                <w:noProof/>
                <w:webHidden/>
              </w:rPr>
              <w:instrText xml:space="preserve"> PAGEREF _Toc444180115 \h </w:instrText>
            </w:r>
            <w:r w:rsidR="00F11A10">
              <w:rPr>
                <w:noProof/>
                <w:webHidden/>
              </w:rPr>
            </w:r>
            <w:r w:rsidR="00F11A10">
              <w:rPr>
                <w:noProof/>
                <w:webHidden/>
              </w:rPr>
              <w:fldChar w:fldCharType="separate"/>
            </w:r>
            <w:r w:rsidR="00F11A10">
              <w:rPr>
                <w:noProof/>
                <w:webHidden/>
              </w:rPr>
              <w:t>98</w:t>
            </w:r>
            <w:r w:rsidR="00F11A10">
              <w:rPr>
                <w:noProof/>
                <w:webHidden/>
              </w:rPr>
              <w:fldChar w:fldCharType="end"/>
            </w:r>
          </w:hyperlink>
        </w:p>
        <w:p w:rsidR="00F11A10" w:rsidRDefault="00216A49">
          <w:pPr>
            <w:pStyle w:val="TOC3"/>
            <w:rPr>
              <w:rFonts w:eastAsiaTheme="minorEastAsia"/>
              <w:noProof/>
            </w:rPr>
          </w:pPr>
          <w:hyperlink w:anchor="_Toc444180116" w:history="1">
            <w:r w:rsidR="00F11A10" w:rsidRPr="008C6C9F">
              <w:rPr>
                <w:rStyle w:val="Hyperlink"/>
                <w:noProof/>
              </w:rPr>
              <w:t>Kb.show</w:t>
            </w:r>
            <w:r w:rsidR="00F11A10">
              <w:rPr>
                <w:noProof/>
                <w:webHidden/>
              </w:rPr>
              <w:tab/>
            </w:r>
            <w:r w:rsidR="00F11A10">
              <w:rPr>
                <w:noProof/>
                <w:webHidden/>
              </w:rPr>
              <w:fldChar w:fldCharType="begin"/>
            </w:r>
            <w:r w:rsidR="00F11A10">
              <w:rPr>
                <w:noProof/>
                <w:webHidden/>
              </w:rPr>
              <w:instrText xml:space="preserve"> PAGEREF _Toc444180116 \h </w:instrText>
            </w:r>
            <w:r w:rsidR="00F11A10">
              <w:rPr>
                <w:noProof/>
                <w:webHidden/>
              </w:rPr>
            </w:r>
            <w:r w:rsidR="00F11A10">
              <w:rPr>
                <w:noProof/>
                <w:webHidden/>
              </w:rPr>
              <w:fldChar w:fldCharType="separate"/>
            </w:r>
            <w:r w:rsidR="00F11A10">
              <w:rPr>
                <w:noProof/>
                <w:webHidden/>
              </w:rPr>
              <w:t>99</w:t>
            </w:r>
            <w:r w:rsidR="00F11A10">
              <w:rPr>
                <w:noProof/>
                <w:webHidden/>
              </w:rPr>
              <w:fldChar w:fldCharType="end"/>
            </w:r>
          </w:hyperlink>
        </w:p>
        <w:p w:rsidR="00F11A10" w:rsidRDefault="00216A49">
          <w:pPr>
            <w:pStyle w:val="TOC3"/>
            <w:rPr>
              <w:rFonts w:eastAsiaTheme="minorEastAsia"/>
              <w:noProof/>
            </w:rPr>
          </w:pPr>
          <w:hyperlink w:anchor="_Toc444180117" w:history="1">
            <w:r w:rsidR="00F11A10" w:rsidRPr="008C6C9F">
              <w:rPr>
                <w:rStyle w:val="Hyperlink"/>
                <w:noProof/>
              </w:rPr>
              <w:t>Kb.toggle</w:t>
            </w:r>
            <w:r w:rsidR="00F11A10">
              <w:rPr>
                <w:noProof/>
                <w:webHidden/>
              </w:rPr>
              <w:tab/>
            </w:r>
            <w:r w:rsidR="00F11A10">
              <w:rPr>
                <w:noProof/>
                <w:webHidden/>
              </w:rPr>
              <w:fldChar w:fldCharType="begin"/>
            </w:r>
            <w:r w:rsidR="00F11A10">
              <w:rPr>
                <w:noProof/>
                <w:webHidden/>
              </w:rPr>
              <w:instrText xml:space="preserve"> PAGEREF _Toc444180117 \h </w:instrText>
            </w:r>
            <w:r w:rsidR="00F11A10">
              <w:rPr>
                <w:noProof/>
                <w:webHidden/>
              </w:rPr>
            </w:r>
            <w:r w:rsidR="00F11A10">
              <w:rPr>
                <w:noProof/>
                <w:webHidden/>
              </w:rPr>
              <w:fldChar w:fldCharType="separate"/>
            </w:r>
            <w:r w:rsidR="00F11A10">
              <w:rPr>
                <w:noProof/>
                <w:webHidden/>
              </w:rPr>
              <w:t>99</w:t>
            </w:r>
            <w:r w:rsidR="00F11A10">
              <w:rPr>
                <w:noProof/>
                <w:webHidden/>
              </w:rPr>
              <w:fldChar w:fldCharType="end"/>
            </w:r>
          </w:hyperlink>
        </w:p>
        <w:p w:rsidR="00F11A10" w:rsidRDefault="00216A49">
          <w:pPr>
            <w:pStyle w:val="TOC3"/>
            <w:rPr>
              <w:rFonts w:eastAsiaTheme="minorEastAsia"/>
              <w:noProof/>
            </w:rPr>
          </w:pPr>
          <w:hyperlink w:anchor="_Toc444180118" w:history="1">
            <w:r w:rsidR="00F11A10" w:rsidRPr="008C6C9F">
              <w:rPr>
                <w:rStyle w:val="Hyperlink"/>
                <w:noProof/>
              </w:rPr>
              <w:t>Kb.showing &lt;lvar&gt;</w:t>
            </w:r>
            <w:r w:rsidR="00F11A10">
              <w:rPr>
                <w:noProof/>
                <w:webHidden/>
              </w:rPr>
              <w:tab/>
            </w:r>
            <w:r w:rsidR="00F11A10">
              <w:rPr>
                <w:noProof/>
                <w:webHidden/>
              </w:rPr>
              <w:fldChar w:fldCharType="begin"/>
            </w:r>
            <w:r w:rsidR="00F11A10">
              <w:rPr>
                <w:noProof/>
                <w:webHidden/>
              </w:rPr>
              <w:instrText xml:space="preserve"> PAGEREF _Toc444180118 \h </w:instrText>
            </w:r>
            <w:r w:rsidR="00F11A10">
              <w:rPr>
                <w:noProof/>
                <w:webHidden/>
              </w:rPr>
            </w:r>
            <w:r w:rsidR="00F11A10">
              <w:rPr>
                <w:noProof/>
                <w:webHidden/>
              </w:rPr>
              <w:fldChar w:fldCharType="separate"/>
            </w:r>
            <w:r w:rsidR="00F11A10">
              <w:rPr>
                <w:noProof/>
                <w:webHidden/>
              </w:rPr>
              <w:t>99</w:t>
            </w:r>
            <w:r w:rsidR="00F11A10">
              <w:rPr>
                <w:noProof/>
                <w:webHidden/>
              </w:rPr>
              <w:fldChar w:fldCharType="end"/>
            </w:r>
          </w:hyperlink>
        </w:p>
        <w:p w:rsidR="00F11A10" w:rsidRDefault="00216A49">
          <w:pPr>
            <w:pStyle w:val="TOC3"/>
            <w:rPr>
              <w:rFonts w:eastAsiaTheme="minorEastAsia"/>
              <w:noProof/>
            </w:rPr>
          </w:pPr>
          <w:hyperlink w:anchor="_Toc444180119" w:history="1">
            <w:r w:rsidR="00F11A10" w:rsidRPr="008C6C9F">
              <w:rPr>
                <w:rStyle w:val="Hyperlink"/>
                <w:noProof/>
              </w:rPr>
              <w:t>OnKbChange:</w:t>
            </w:r>
            <w:r w:rsidR="00F11A10">
              <w:rPr>
                <w:noProof/>
                <w:webHidden/>
              </w:rPr>
              <w:tab/>
            </w:r>
            <w:r w:rsidR="00F11A10">
              <w:rPr>
                <w:noProof/>
                <w:webHidden/>
              </w:rPr>
              <w:fldChar w:fldCharType="begin"/>
            </w:r>
            <w:r w:rsidR="00F11A10">
              <w:rPr>
                <w:noProof/>
                <w:webHidden/>
              </w:rPr>
              <w:instrText xml:space="preserve"> PAGEREF _Toc444180119 \h </w:instrText>
            </w:r>
            <w:r w:rsidR="00F11A10">
              <w:rPr>
                <w:noProof/>
                <w:webHidden/>
              </w:rPr>
            </w:r>
            <w:r w:rsidR="00F11A10">
              <w:rPr>
                <w:noProof/>
                <w:webHidden/>
              </w:rPr>
              <w:fldChar w:fldCharType="separate"/>
            </w:r>
            <w:r w:rsidR="00F11A10">
              <w:rPr>
                <w:noProof/>
                <w:webHidden/>
              </w:rPr>
              <w:t>99</w:t>
            </w:r>
            <w:r w:rsidR="00F11A10">
              <w:rPr>
                <w:noProof/>
                <w:webHidden/>
              </w:rPr>
              <w:fldChar w:fldCharType="end"/>
            </w:r>
          </w:hyperlink>
        </w:p>
        <w:p w:rsidR="00F11A10" w:rsidRDefault="00216A49">
          <w:pPr>
            <w:pStyle w:val="TOC3"/>
            <w:rPr>
              <w:rFonts w:eastAsiaTheme="minorEastAsia"/>
              <w:noProof/>
            </w:rPr>
          </w:pPr>
          <w:hyperlink w:anchor="_Toc444180120" w:history="1">
            <w:r w:rsidR="00F11A10" w:rsidRPr="008C6C9F">
              <w:rPr>
                <w:rStyle w:val="Hyperlink"/>
                <w:noProof/>
              </w:rPr>
              <w:t>Kb.resume</w:t>
            </w:r>
            <w:r w:rsidR="00F11A10">
              <w:rPr>
                <w:noProof/>
                <w:webHidden/>
              </w:rPr>
              <w:tab/>
            </w:r>
            <w:r w:rsidR="00F11A10">
              <w:rPr>
                <w:noProof/>
                <w:webHidden/>
              </w:rPr>
              <w:fldChar w:fldCharType="begin"/>
            </w:r>
            <w:r w:rsidR="00F11A10">
              <w:rPr>
                <w:noProof/>
                <w:webHidden/>
              </w:rPr>
              <w:instrText xml:space="preserve"> PAGEREF _Toc444180120 \h </w:instrText>
            </w:r>
            <w:r w:rsidR="00F11A10">
              <w:rPr>
                <w:noProof/>
                <w:webHidden/>
              </w:rPr>
            </w:r>
            <w:r w:rsidR="00F11A10">
              <w:rPr>
                <w:noProof/>
                <w:webHidden/>
              </w:rPr>
              <w:fldChar w:fldCharType="separate"/>
            </w:r>
            <w:r w:rsidR="00F11A10">
              <w:rPr>
                <w:noProof/>
                <w:webHidden/>
              </w:rPr>
              <w:t>99</w:t>
            </w:r>
            <w:r w:rsidR="00F11A10">
              <w:rPr>
                <w:noProof/>
                <w:webHidden/>
              </w:rPr>
              <w:fldChar w:fldCharType="end"/>
            </w:r>
          </w:hyperlink>
        </w:p>
        <w:p w:rsidR="00F11A10" w:rsidRDefault="00216A49">
          <w:pPr>
            <w:pStyle w:val="TOC3"/>
            <w:rPr>
              <w:rFonts w:eastAsiaTheme="minorEastAsia"/>
              <w:noProof/>
            </w:rPr>
          </w:pPr>
          <w:hyperlink w:anchor="_Toc444180121" w:history="1">
            <w:r w:rsidR="00F11A10" w:rsidRPr="008C6C9F">
              <w:rPr>
                <w:rStyle w:val="Hyperlink"/>
                <w:noProof/>
              </w:rPr>
              <w:t>The Soft Keyboard and the BACK Key</w:t>
            </w:r>
            <w:r w:rsidR="00F11A10">
              <w:rPr>
                <w:noProof/>
                <w:webHidden/>
              </w:rPr>
              <w:tab/>
            </w:r>
            <w:r w:rsidR="00F11A10">
              <w:rPr>
                <w:noProof/>
                <w:webHidden/>
              </w:rPr>
              <w:fldChar w:fldCharType="begin"/>
            </w:r>
            <w:r w:rsidR="00F11A10">
              <w:rPr>
                <w:noProof/>
                <w:webHidden/>
              </w:rPr>
              <w:instrText xml:space="preserve"> PAGEREF _Toc444180121 \h </w:instrText>
            </w:r>
            <w:r w:rsidR="00F11A10">
              <w:rPr>
                <w:noProof/>
                <w:webHidden/>
              </w:rPr>
            </w:r>
            <w:r w:rsidR="00F11A10">
              <w:rPr>
                <w:noProof/>
                <w:webHidden/>
              </w:rPr>
              <w:fldChar w:fldCharType="separate"/>
            </w:r>
            <w:r w:rsidR="00F11A10">
              <w:rPr>
                <w:noProof/>
                <w:webHidden/>
              </w:rPr>
              <w:t>100</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122" w:history="1">
            <w:r w:rsidR="00F11A10" w:rsidRPr="008C6C9F">
              <w:rPr>
                <w:rStyle w:val="Hyperlink"/>
                <w:noProof/>
              </w:rPr>
              <w:t>Working with Files</w:t>
            </w:r>
            <w:r w:rsidR="00F11A10">
              <w:rPr>
                <w:noProof/>
                <w:webHidden/>
              </w:rPr>
              <w:tab/>
            </w:r>
            <w:r w:rsidR="00F11A10">
              <w:rPr>
                <w:noProof/>
                <w:webHidden/>
              </w:rPr>
              <w:fldChar w:fldCharType="begin"/>
            </w:r>
            <w:r w:rsidR="00F11A10">
              <w:rPr>
                <w:noProof/>
                <w:webHidden/>
              </w:rPr>
              <w:instrText xml:space="preserve"> PAGEREF _Toc444180122 \h </w:instrText>
            </w:r>
            <w:r w:rsidR="00F11A10">
              <w:rPr>
                <w:noProof/>
                <w:webHidden/>
              </w:rPr>
            </w:r>
            <w:r w:rsidR="00F11A10">
              <w:rPr>
                <w:noProof/>
                <w:webHidden/>
              </w:rPr>
              <w:fldChar w:fldCharType="separate"/>
            </w:r>
            <w:r w:rsidR="00F11A10">
              <w:rPr>
                <w:noProof/>
                <w:webHidden/>
              </w:rPr>
              <w:t>100</w:t>
            </w:r>
            <w:r w:rsidR="00F11A10">
              <w:rPr>
                <w:noProof/>
                <w:webHidden/>
              </w:rPr>
              <w:fldChar w:fldCharType="end"/>
            </w:r>
          </w:hyperlink>
        </w:p>
        <w:p w:rsidR="00F11A10" w:rsidRDefault="00216A49">
          <w:pPr>
            <w:pStyle w:val="TOC2"/>
            <w:rPr>
              <w:rFonts w:eastAsiaTheme="minorEastAsia"/>
              <w:noProof/>
            </w:rPr>
          </w:pPr>
          <w:hyperlink w:anchor="_Toc444180123" w:history="1">
            <w:r w:rsidR="00F11A10" w:rsidRPr="008C6C9F">
              <w:rPr>
                <w:rStyle w:val="Hyperlink"/>
                <w:noProof/>
              </w:rPr>
              <w:t>Paths Explained</w:t>
            </w:r>
            <w:r w:rsidR="00F11A10">
              <w:rPr>
                <w:noProof/>
                <w:webHidden/>
              </w:rPr>
              <w:tab/>
            </w:r>
            <w:r w:rsidR="00F11A10">
              <w:rPr>
                <w:noProof/>
                <w:webHidden/>
              </w:rPr>
              <w:fldChar w:fldCharType="begin"/>
            </w:r>
            <w:r w:rsidR="00F11A10">
              <w:rPr>
                <w:noProof/>
                <w:webHidden/>
              </w:rPr>
              <w:instrText xml:space="preserve"> PAGEREF _Toc444180123 \h </w:instrText>
            </w:r>
            <w:r w:rsidR="00F11A10">
              <w:rPr>
                <w:noProof/>
                <w:webHidden/>
              </w:rPr>
            </w:r>
            <w:r w:rsidR="00F11A10">
              <w:rPr>
                <w:noProof/>
                <w:webHidden/>
              </w:rPr>
              <w:fldChar w:fldCharType="separate"/>
            </w:r>
            <w:r w:rsidR="00F11A10">
              <w:rPr>
                <w:noProof/>
                <w:webHidden/>
              </w:rPr>
              <w:t>100</w:t>
            </w:r>
            <w:r w:rsidR="00F11A10">
              <w:rPr>
                <w:noProof/>
                <w:webHidden/>
              </w:rPr>
              <w:fldChar w:fldCharType="end"/>
            </w:r>
          </w:hyperlink>
        </w:p>
        <w:p w:rsidR="00F11A10" w:rsidRDefault="00216A49">
          <w:pPr>
            <w:pStyle w:val="TOC2"/>
            <w:rPr>
              <w:rFonts w:eastAsiaTheme="minorEastAsia"/>
              <w:noProof/>
            </w:rPr>
          </w:pPr>
          <w:hyperlink w:anchor="_Toc444180124" w:history="1">
            <w:r w:rsidR="00F11A10" w:rsidRPr="008C6C9F">
              <w:rPr>
                <w:rStyle w:val="Hyperlink"/>
                <w:noProof/>
              </w:rPr>
              <w:t>Paths and Case-sensitivity</w:t>
            </w:r>
            <w:r w:rsidR="00F11A10">
              <w:rPr>
                <w:noProof/>
                <w:webHidden/>
              </w:rPr>
              <w:tab/>
            </w:r>
            <w:r w:rsidR="00F11A10">
              <w:rPr>
                <w:noProof/>
                <w:webHidden/>
              </w:rPr>
              <w:fldChar w:fldCharType="begin"/>
            </w:r>
            <w:r w:rsidR="00F11A10">
              <w:rPr>
                <w:noProof/>
                <w:webHidden/>
              </w:rPr>
              <w:instrText xml:space="preserve"> PAGEREF _Toc444180124 \h </w:instrText>
            </w:r>
            <w:r w:rsidR="00F11A10">
              <w:rPr>
                <w:noProof/>
                <w:webHidden/>
              </w:rPr>
            </w:r>
            <w:r w:rsidR="00F11A10">
              <w:rPr>
                <w:noProof/>
                <w:webHidden/>
              </w:rPr>
              <w:fldChar w:fldCharType="separate"/>
            </w:r>
            <w:r w:rsidR="00F11A10">
              <w:rPr>
                <w:noProof/>
                <w:webHidden/>
              </w:rPr>
              <w:t>101</w:t>
            </w:r>
            <w:r w:rsidR="00F11A10">
              <w:rPr>
                <w:noProof/>
                <w:webHidden/>
              </w:rPr>
              <w:fldChar w:fldCharType="end"/>
            </w:r>
          </w:hyperlink>
        </w:p>
        <w:p w:rsidR="00F11A10" w:rsidRDefault="00216A49">
          <w:pPr>
            <w:pStyle w:val="TOC2"/>
            <w:rPr>
              <w:rFonts w:eastAsiaTheme="minorEastAsia"/>
              <w:noProof/>
            </w:rPr>
          </w:pPr>
          <w:hyperlink w:anchor="_Toc444180125" w:history="1">
            <w:r w:rsidR="00F11A10" w:rsidRPr="008C6C9F">
              <w:rPr>
                <w:rStyle w:val="Hyperlink"/>
                <w:noProof/>
              </w:rPr>
              <w:t>Mark and Mark Limit</w:t>
            </w:r>
            <w:r w:rsidR="00F11A10">
              <w:rPr>
                <w:noProof/>
                <w:webHidden/>
              </w:rPr>
              <w:tab/>
            </w:r>
            <w:r w:rsidR="00F11A10">
              <w:rPr>
                <w:noProof/>
                <w:webHidden/>
              </w:rPr>
              <w:fldChar w:fldCharType="begin"/>
            </w:r>
            <w:r w:rsidR="00F11A10">
              <w:rPr>
                <w:noProof/>
                <w:webHidden/>
              </w:rPr>
              <w:instrText xml:space="preserve"> PAGEREF _Toc444180125 \h </w:instrText>
            </w:r>
            <w:r w:rsidR="00F11A10">
              <w:rPr>
                <w:noProof/>
                <w:webHidden/>
              </w:rPr>
            </w:r>
            <w:r w:rsidR="00F11A10">
              <w:rPr>
                <w:noProof/>
                <w:webHidden/>
              </w:rPr>
              <w:fldChar w:fldCharType="separate"/>
            </w:r>
            <w:r w:rsidR="00F11A10">
              <w:rPr>
                <w:noProof/>
                <w:webHidden/>
              </w:rPr>
              <w:t>101</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126" w:history="1">
            <w:r w:rsidR="00F11A10" w:rsidRPr="008C6C9F">
              <w:rPr>
                <w:rStyle w:val="Hyperlink"/>
                <w:noProof/>
              </w:rPr>
              <w:t>File Commands</w:t>
            </w:r>
            <w:r w:rsidR="00F11A10">
              <w:rPr>
                <w:noProof/>
                <w:webHidden/>
              </w:rPr>
              <w:tab/>
            </w:r>
            <w:r w:rsidR="00F11A10">
              <w:rPr>
                <w:noProof/>
                <w:webHidden/>
              </w:rPr>
              <w:fldChar w:fldCharType="begin"/>
            </w:r>
            <w:r w:rsidR="00F11A10">
              <w:rPr>
                <w:noProof/>
                <w:webHidden/>
              </w:rPr>
              <w:instrText xml:space="preserve"> PAGEREF _Toc444180126 \h </w:instrText>
            </w:r>
            <w:r w:rsidR="00F11A10">
              <w:rPr>
                <w:noProof/>
                <w:webHidden/>
              </w:rPr>
            </w:r>
            <w:r w:rsidR="00F11A10">
              <w:rPr>
                <w:noProof/>
                <w:webHidden/>
              </w:rPr>
              <w:fldChar w:fldCharType="separate"/>
            </w:r>
            <w:r w:rsidR="00F11A10">
              <w:rPr>
                <w:noProof/>
                <w:webHidden/>
              </w:rPr>
              <w:t>102</w:t>
            </w:r>
            <w:r w:rsidR="00F11A10">
              <w:rPr>
                <w:noProof/>
                <w:webHidden/>
              </w:rPr>
              <w:fldChar w:fldCharType="end"/>
            </w:r>
          </w:hyperlink>
        </w:p>
        <w:p w:rsidR="00F11A10" w:rsidRDefault="00216A49">
          <w:pPr>
            <w:pStyle w:val="TOC2"/>
            <w:rPr>
              <w:rFonts w:eastAsiaTheme="minorEastAsia"/>
              <w:noProof/>
            </w:rPr>
          </w:pPr>
          <w:hyperlink w:anchor="_Toc444180127" w:history="1">
            <w:r w:rsidR="00F11A10" w:rsidRPr="008C6C9F">
              <w:rPr>
                <w:rStyle w:val="Hyperlink"/>
                <w:noProof/>
              </w:rPr>
              <w:t>File.delete &lt;lvar&gt;, &lt;path_sexp&gt;</w:t>
            </w:r>
            <w:r w:rsidR="00F11A10">
              <w:rPr>
                <w:noProof/>
                <w:webHidden/>
              </w:rPr>
              <w:tab/>
            </w:r>
            <w:r w:rsidR="00F11A10">
              <w:rPr>
                <w:noProof/>
                <w:webHidden/>
              </w:rPr>
              <w:fldChar w:fldCharType="begin"/>
            </w:r>
            <w:r w:rsidR="00F11A10">
              <w:rPr>
                <w:noProof/>
                <w:webHidden/>
              </w:rPr>
              <w:instrText xml:space="preserve"> PAGEREF _Toc444180127 \h </w:instrText>
            </w:r>
            <w:r w:rsidR="00F11A10">
              <w:rPr>
                <w:noProof/>
                <w:webHidden/>
              </w:rPr>
            </w:r>
            <w:r w:rsidR="00F11A10">
              <w:rPr>
                <w:noProof/>
                <w:webHidden/>
              </w:rPr>
              <w:fldChar w:fldCharType="separate"/>
            </w:r>
            <w:r w:rsidR="00F11A10">
              <w:rPr>
                <w:noProof/>
                <w:webHidden/>
              </w:rPr>
              <w:t>102</w:t>
            </w:r>
            <w:r w:rsidR="00F11A10">
              <w:rPr>
                <w:noProof/>
                <w:webHidden/>
              </w:rPr>
              <w:fldChar w:fldCharType="end"/>
            </w:r>
          </w:hyperlink>
        </w:p>
        <w:p w:rsidR="00F11A10" w:rsidRDefault="00216A49">
          <w:pPr>
            <w:pStyle w:val="TOC2"/>
            <w:rPr>
              <w:rFonts w:eastAsiaTheme="minorEastAsia"/>
              <w:noProof/>
            </w:rPr>
          </w:pPr>
          <w:hyperlink w:anchor="_Toc444180128" w:history="1">
            <w:r w:rsidR="00F11A10" w:rsidRPr="008C6C9F">
              <w:rPr>
                <w:rStyle w:val="Hyperlink"/>
                <w:noProof/>
              </w:rPr>
              <w:t>File.dir &lt;path_sexp&gt;, Array$[] {,&lt;dirmark_sexp&gt;}</w:t>
            </w:r>
            <w:r w:rsidR="00F11A10">
              <w:rPr>
                <w:noProof/>
                <w:webHidden/>
              </w:rPr>
              <w:tab/>
            </w:r>
            <w:r w:rsidR="00F11A10">
              <w:rPr>
                <w:noProof/>
                <w:webHidden/>
              </w:rPr>
              <w:fldChar w:fldCharType="begin"/>
            </w:r>
            <w:r w:rsidR="00F11A10">
              <w:rPr>
                <w:noProof/>
                <w:webHidden/>
              </w:rPr>
              <w:instrText xml:space="preserve"> PAGEREF _Toc444180128 \h </w:instrText>
            </w:r>
            <w:r w:rsidR="00F11A10">
              <w:rPr>
                <w:noProof/>
                <w:webHidden/>
              </w:rPr>
            </w:r>
            <w:r w:rsidR="00F11A10">
              <w:rPr>
                <w:noProof/>
                <w:webHidden/>
              </w:rPr>
              <w:fldChar w:fldCharType="separate"/>
            </w:r>
            <w:r w:rsidR="00F11A10">
              <w:rPr>
                <w:noProof/>
                <w:webHidden/>
              </w:rPr>
              <w:t>102</w:t>
            </w:r>
            <w:r w:rsidR="00F11A10">
              <w:rPr>
                <w:noProof/>
                <w:webHidden/>
              </w:rPr>
              <w:fldChar w:fldCharType="end"/>
            </w:r>
          </w:hyperlink>
        </w:p>
        <w:p w:rsidR="00F11A10" w:rsidRDefault="00216A49">
          <w:pPr>
            <w:pStyle w:val="TOC2"/>
            <w:rPr>
              <w:rFonts w:eastAsiaTheme="minorEastAsia"/>
              <w:noProof/>
            </w:rPr>
          </w:pPr>
          <w:hyperlink w:anchor="_Toc444180129" w:history="1">
            <w:r w:rsidR="00F11A10" w:rsidRPr="008C6C9F">
              <w:rPr>
                <w:rStyle w:val="Hyperlink"/>
                <w:noProof/>
              </w:rPr>
              <w:t>File.exists &lt;lvar&gt;, &lt;path_sexp&gt;</w:t>
            </w:r>
            <w:r w:rsidR="00F11A10">
              <w:rPr>
                <w:noProof/>
                <w:webHidden/>
              </w:rPr>
              <w:tab/>
            </w:r>
            <w:r w:rsidR="00F11A10">
              <w:rPr>
                <w:noProof/>
                <w:webHidden/>
              </w:rPr>
              <w:fldChar w:fldCharType="begin"/>
            </w:r>
            <w:r w:rsidR="00F11A10">
              <w:rPr>
                <w:noProof/>
                <w:webHidden/>
              </w:rPr>
              <w:instrText xml:space="preserve"> PAGEREF _Toc444180129 \h </w:instrText>
            </w:r>
            <w:r w:rsidR="00F11A10">
              <w:rPr>
                <w:noProof/>
                <w:webHidden/>
              </w:rPr>
            </w:r>
            <w:r w:rsidR="00F11A10">
              <w:rPr>
                <w:noProof/>
                <w:webHidden/>
              </w:rPr>
              <w:fldChar w:fldCharType="separate"/>
            </w:r>
            <w:r w:rsidR="00F11A10">
              <w:rPr>
                <w:noProof/>
                <w:webHidden/>
              </w:rPr>
              <w:t>102</w:t>
            </w:r>
            <w:r w:rsidR="00F11A10">
              <w:rPr>
                <w:noProof/>
                <w:webHidden/>
              </w:rPr>
              <w:fldChar w:fldCharType="end"/>
            </w:r>
          </w:hyperlink>
        </w:p>
        <w:p w:rsidR="00F11A10" w:rsidRDefault="00216A49">
          <w:pPr>
            <w:pStyle w:val="TOC2"/>
            <w:rPr>
              <w:rFonts w:eastAsiaTheme="minorEastAsia"/>
              <w:noProof/>
            </w:rPr>
          </w:pPr>
          <w:hyperlink w:anchor="_Toc444180130" w:history="1">
            <w:r w:rsidR="00F11A10" w:rsidRPr="008C6C9F">
              <w:rPr>
                <w:rStyle w:val="Hyperlink"/>
                <w:noProof/>
              </w:rPr>
              <w:t>File.mkdir &lt;path_sexp&gt;</w:t>
            </w:r>
            <w:r w:rsidR="00F11A10">
              <w:rPr>
                <w:noProof/>
                <w:webHidden/>
              </w:rPr>
              <w:tab/>
            </w:r>
            <w:r w:rsidR="00F11A10">
              <w:rPr>
                <w:noProof/>
                <w:webHidden/>
              </w:rPr>
              <w:fldChar w:fldCharType="begin"/>
            </w:r>
            <w:r w:rsidR="00F11A10">
              <w:rPr>
                <w:noProof/>
                <w:webHidden/>
              </w:rPr>
              <w:instrText xml:space="preserve"> PAGEREF _Toc444180130 \h </w:instrText>
            </w:r>
            <w:r w:rsidR="00F11A10">
              <w:rPr>
                <w:noProof/>
                <w:webHidden/>
              </w:rPr>
            </w:r>
            <w:r w:rsidR="00F11A10">
              <w:rPr>
                <w:noProof/>
                <w:webHidden/>
              </w:rPr>
              <w:fldChar w:fldCharType="separate"/>
            </w:r>
            <w:r w:rsidR="00F11A10">
              <w:rPr>
                <w:noProof/>
                <w:webHidden/>
              </w:rPr>
              <w:t>103</w:t>
            </w:r>
            <w:r w:rsidR="00F11A10">
              <w:rPr>
                <w:noProof/>
                <w:webHidden/>
              </w:rPr>
              <w:fldChar w:fldCharType="end"/>
            </w:r>
          </w:hyperlink>
        </w:p>
        <w:p w:rsidR="00F11A10" w:rsidRDefault="00216A49">
          <w:pPr>
            <w:pStyle w:val="TOC2"/>
            <w:rPr>
              <w:rFonts w:eastAsiaTheme="minorEastAsia"/>
              <w:noProof/>
            </w:rPr>
          </w:pPr>
          <w:hyperlink w:anchor="_Toc444180131" w:history="1">
            <w:r w:rsidR="00F11A10" w:rsidRPr="008C6C9F">
              <w:rPr>
                <w:rStyle w:val="Hyperlink"/>
                <w:noProof/>
              </w:rPr>
              <w:t>File.rename &lt;old_path_sexp&gt;, &lt;new_path_sexp&gt;</w:t>
            </w:r>
            <w:r w:rsidR="00F11A10">
              <w:rPr>
                <w:noProof/>
                <w:webHidden/>
              </w:rPr>
              <w:tab/>
            </w:r>
            <w:r w:rsidR="00F11A10">
              <w:rPr>
                <w:noProof/>
                <w:webHidden/>
              </w:rPr>
              <w:fldChar w:fldCharType="begin"/>
            </w:r>
            <w:r w:rsidR="00F11A10">
              <w:rPr>
                <w:noProof/>
                <w:webHidden/>
              </w:rPr>
              <w:instrText xml:space="preserve"> PAGEREF _Toc444180131 \h </w:instrText>
            </w:r>
            <w:r w:rsidR="00F11A10">
              <w:rPr>
                <w:noProof/>
                <w:webHidden/>
              </w:rPr>
            </w:r>
            <w:r w:rsidR="00F11A10">
              <w:rPr>
                <w:noProof/>
                <w:webHidden/>
              </w:rPr>
              <w:fldChar w:fldCharType="separate"/>
            </w:r>
            <w:r w:rsidR="00F11A10">
              <w:rPr>
                <w:noProof/>
                <w:webHidden/>
              </w:rPr>
              <w:t>103</w:t>
            </w:r>
            <w:r w:rsidR="00F11A10">
              <w:rPr>
                <w:noProof/>
                <w:webHidden/>
              </w:rPr>
              <w:fldChar w:fldCharType="end"/>
            </w:r>
          </w:hyperlink>
        </w:p>
        <w:p w:rsidR="00F11A10" w:rsidRDefault="00216A49">
          <w:pPr>
            <w:pStyle w:val="TOC2"/>
            <w:rPr>
              <w:rFonts w:eastAsiaTheme="minorEastAsia"/>
              <w:noProof/>
            </w:rPr>
          </w:pPr>
          <w:hyperlink w:anchor="_Toc444180132" w:history="1">
            <w:r w:rsidR="00F11A10" w:rsidRPr="008C6C9F">
              <w:rPr>
                <w:rStyle w:val="Hyperlink"/>
                <w:noProof/>
              </w:rPr>
              <w:t>File.root &lt;svar&gt;</w:t>
            </w:r>
            <w:r w:rsidR="00F11A10">
              <w:rPr>
                <w:noProof/>
                <w:webHidden/>
              </w:rPr>
              <w:tab/>
            </w:r>
            <w:r w:rsidR="00F11A10">
              <w:rPr>
                <w:noProof/>
                <w:webHidden/>
              </w:rPr>
              <w:fldChar w:fldCharType="begin"/>
            </w:r>
            <w:r w:rsidR="00F11A10">
              <w:rPr>
                <w:noProof/>
                <w:webHidden/>
              </w:rPr>
              <w:instrText xml:space="preserve"> PAGEREF _Toc444180132 \h </w:instrText>
            </w:r>
            <w:r w:rsidR="00F11A10">
              <w:rPr>
                <w:noProof/>
                <w:webHidden/>
              </w:rPr>
            </w:r>
            <w:r w:rsidR="00F11A10">
              <w:rPr>
                <w:noProof/>
                <w:webHidden/>
              </w:rPr>
              <w:fldChar w:fldCharType="separate"/>
            </w:r>
            <w:r w:rsidR="00F11A10">
              <w:rPr>
                <w:noProof/>
                <w:webHidden/>
              </w:rPr>
              <w:t>103</w:t>
            </w:r>
            <w:r w:rsidR="00F11A10">
              <w:rPr>
                <w:noProof/>
                <w:webHidden/>
              </w:rPr>
              <w:fldChar w:fldCharType="end"/>
            </w:r>
          </w:hyperlink>
        </w:p>
        <w:p w:rsidR="00F11A10" w:rsidRDefault="00216A49">
          <w:pPr>
            <w:pStyle w:val="TOC2"/>
            <w:rPr>
              <w:rFonts w:eastAsiaTheme="minorEastAsia"/>
              <w:noProof/>
            </w:rPr>
          </w:pPr>
          <w:hyperlink w:anchor="_Toc444180133" w:history="1">
            <w:r w:rsidR="00F11A10" w:rsidRPr="008C6C9F">
              <w:rPr>
                <w:rStyle w:val="Hyperlink"/>
                <w:noProof/>
              </w:rPr>
              <w:t>File.size &lt;size_nvar&gt;, &lt;path_sexp&gt;</w:t>
            </w:r>
            <w:r w:rsidR="00F11A10">
              <w:rPr>
                <w:noProof/>
                <w:webHidden/>
              </w:rPr>
              <w:tab/>
            </w:r>
            <w:r w:rsidR="00F11A10">
              <w:rPr>
                <w:noProof/>
                <w:webHidden/>
              </w:rPr>
              <w:fldChar w:fldCharType="begin"/>
            </w:r>
            <w:r w:rsidR="00F11A10">
              <w:rPr>
                <w:noProof/>
                <w:webHidden/>
              </w:rPr>
              <w:instrText xml:space="preserve"> PAGEREF _Toc444180133 \h </w:instrText>
            </w:r>
            <w:r w:rsidR="00F11A10">
              <w:rPr>
                <w:noProof/>
                <w:webHidden/>
              </w:rPr>
            </w:r>
            <w:r w:rsidR="00F11A10">
              <w:rPr>
                <w:noProof/>
                <w:webHidden/>
              </w:rPr>
              <w:fldChar w:fldCharType="separate"/>
            </w:r>
            <w:r w:rsidR="00F11A10">
              <w:rPr>
                <w:noProof/>
                <w:webHidden/>
              </w:rPr>
              <w:t>103</w:t>
            </w:r>
            <w:r w:rsidR="00F11A10">
              <w:rPr>
                <w:noProof/>
                <w:webHidden/>
              </w:rPr>
              <w:fldChar w:fldCharType="end"/>
            </w:r>
          </w:hyperlink>
        </w:p>
        <w:p w:rsidR="00F11A10" w:rsidRDefault="00216A49">
          <w:pPr>
            <w:pStyle w:val="TOC2"/>
            <w:rPr>
              <w:rFonts w:eastAsiaTheme="minorEastAsia"/>
              <w:noProof/>
            </w:rPr>
          </w:pPr>
          <w:hyperlink w:anchor="_Toc444180134" w:history="1">
            <w:r w:rsidR="00F11A10" w:rsidRPr="008C6C9F">
              <w:rPr>
                <w:rStyle w:val="Hyperlink"/>
                <w:noProof/>
              </w:rPr>
              <w:t>File.type &lt;type_svar&gt;, &lt;path_sexp&gt;</w:t>
            </w:r>
            <w:r w:rsidR="00F11A10">
              <w:rPr>
                <w:noProof/>
                <w:webHidden/>
              </w:rPr>
              <w:tab/>
            </w:r>
            <w:r w:rsidR="00F11A10">
              <w:rPr>
                <w:noProof/>
                <w:webHidden/>
              </w:rPr>
              <w:fldChar w:fldCharType="begin"/>
            </w:r>
            <w:r w:rsidR="00F11A10">
              <w:rPr>
                <w:noProof/>
                <w:webHidden/>
              </w:rPr>
              <w:instrText xml:space="preserve"> PAGEREF _Toc444180134 \h </w:instrText>
            </w:r>
            <w:r w:rsidR="00F11A10">
              <w:rPr>
                <w:noProof/>
                <w:webHidden/>
              </w:rPr>
            </w:r>
            <w:r w:rsidR="00F11A10">
              <w:rPr>
                <w:noProof/>
                <w:webHidden/>
              </w:rPr>
              <w:fldChar w:fldCharType="separate"/>
            </w:r>
            <w:r w:rsidR="00F11A10">
              <w:rPr>
                <w:noProof/>
                <w:webHidden/>
              </w:rPr>
              <w:t>104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135" w:history="1">
            <w:r w:rsidR="00F11A10" w:rsidRPr="008C6C9F">
              <w:rPr>
                <w:rStyle w:val="Hyperlink"/>
                <w:noProof/>
              </w:rPr>
              <w:t>Text File I/O</w:t>
            </w:r>
            <w:r w:rsidR="00F11A10">
              <w:rPr>
                <w:noProof/>
                <w:webHidden/>
              </w:rPr>
              <w:tab/>
            </w:r>
            <w:r w:rsidR="00F11A10">
              <w:rPr>
                <w:noProof/>
                <w:webHidden/>
              </w:rPr>
              <w:fldChar w:fldCharType="begin"/>
            </w:r>
            <w:r w:rsidR="00F11A10">
              <w:rPr>
                <w:noProof/>
                <w:webHidden/>
              </w:rPr>
              <w:instrText xml:space="preserve"> PAGEREF _Toc444180135 \h </w:instrText>
            </w:r>
            <w:r w:rsidR="00F11A10">
              <w:rPr>
                <w:noProof/>
                <w:webHidden/>
              </w:rPr>
            </w:r>
            <w:r w:rsidR="00F11A10">
              <w:rPr>
                <w:noProof/>
                <w:webHidden/>
              </w:rPr>
              <w:fldChar w:fldCharType="separate"/>
            </w:r>
            <w:r w:rsidR="00F11A10">
              <w:rPr>
                <w:noProof/>
                <w:webHidden/>
              </w:rPr>
              <w:t>104</w:t>
            </w:r>
            <w:r w:rsidR="00F11A10">
              <w:rPr>
                <w:noProof/>
                <w:webHidden/>
              </w:rPr>
              <w:fldChar w:fldCharType="end"/>
            </w:r>
          </w:hyperlink>
        </w:p>
        <w:p w:rsidR="00F11A10" w:rsidRDefault="00216A49">
          <w:pPr>
            <w:pStyle w:val="TOC2"/>
            <w:rPr>
              <w:rFonts w:eastAsiaTheme="minorEastAsia"/>
              <w:noProof/>
            </w:rPr>
          </w:pPr>
          <w:hyperlink w:anchor="_Toc444180136" w:history="1">
            <w:r w:rsidR="00F11A10" w:rsidRPr="008C6C9F">
              <w:rPr>
                <w:rStyle w:val="Hyperlink"/>
                <w:noProof/>
              </w:rPr>
              <w:t>Text.open {r|w|a}, &lt;file_table_nvar&gt;, &lt;path_sexp&gt;</w:t>
            </w:r>
            <w:r w:rsidR="00F11A10">
              <w:rPr>
                <w:noProof/>
                <w:webHidden/>
              </w:rPr>
              <w:tab/>
            </w:r>
            <w:r w:rsidR="00F11A10">
              <w:rPr>
                <w:noProof/>
                <w:webHidden/>
              </w:rPr>
              <w:fldChar w:fldCharType="begin"/>
            </w:r>
            <w:r w:rsidR="00F11A10">
              <w:rPr>
                <w:noProof/>
                <w:webHidden/>
              </w:rPr>
              <w:instrText xml:space="preserve"> PAGEREF _Toc444180136 \h </w:instrText>
            </w:r>
            <w:r w:rsidR="00F11A10">
              <w:rPr>
                <w:noProof/>
                <w:webHidden/>
              </w:rPr>
            </w:r>
            <w:r w:rsidR="00F11A10">
              <w:rPr>
                <w:noProof/>
                <w:webHidden/>
              </w:rPr>
              <w:fldChar w:fldCharType="separate"/>
            </w:r>
            <w:r w:rsidR="00F11A10">
              <w:rPr>
                <w:noProof/>
                <w:webHidden/>
              </w:rPr>
              <w:t>104</w:t>
            </w:r>
            <w:r w:rsidR="00F11A10">
              <w:rPr>
                <w:noProof/>
                <w:webHidden/>
              </w:rPr>
              <w:fldChar w:fldCharType="end"/>
            </w:r>
          </w:hyperlink>
        </w:p>
        <w:p w:rsidR="00F11A10" w:rsidRDefault="00216A49">
          <w:pPr>
            <w:pStyle w:val="TOC2"/>
            <w:rPr>
              <w:rFonts w:eastAsiaTheme="minorEastAsia"/>
              <w:noProof/>
            </w:rPr>
          </w:pPr>
          <w:hyperlink w:anchor="_Toc444180137" w:history="1">
            <w:r w:rsidR="00F11A10" w:rsidRPr="008C6C9F">
              <w:rPr>
                <w:rStyle w:val="Hyperlink"/>
                <w:noProof/>
              </w:rPr>
              <w:t>Text.close &lt;file_table_nexp&gt;</w:t>
            </w:r>
            <w:r w:rsidR="00F11A10">
              <w:rPr>
                <w:noProof/>
                <w:webHidden/>
              </w:rPr>
              <w:tab/>
            </w:r>
            <w:r w:rsidR="00F11A10">
              <w:rPr>
                <w:noProof/>
                <w:webHidden/>
              </w:rPr>
              <w:fldChar w:fldCharType="begin"/>
            </w:r>
            <w:r w:rsidR="00F11A10">
              <w:rPr>
                <w:noProof/>
                <w:webHidden/>
              </w:rPr>
              <w:instrText xml:space="preserve"> PAGEREF _Toc444180137 \h </w:instrText>
            </w:r>
            <w:r w:rsidR="00F11A10">
              <w:rPr>
                <w:noProof/>
                <w:webHidden/>
              </w:rPr>
            </w:r>
            <w:r w:rsidR="00F11A10">
              <w:rPr>
                <w:noProof/>
                <w:webHidden/>
              </w:rPr>
              <w:fldChar w:fldCharType="separate"/>
            </w:r>
            <w:r w:rsidR="00F11A10">
              <w:rPr>
                <w:noProof/>
                <w:webHidden/>
              </w:rPr>
              <w:t>104</w:t>
            </w:r>
            <w:r w:rsidR="00F11A10">
              <w:rPr>
                <w:noProof/>
                <w:webHidden/>
              </w:rPr>
              <w:fldChar w:fldCharType="end"/>
            </w:r>
          </w:hyperlink>
        </w:p>
        <w:p w:rsidR="00F11A10" w:rsidRDefault="00216A49">
          <w:pPr>
            <w:pStyle w:val="TOC2"/>
            <w:rPr>
              <w:rFonts w:eastAsiaTheme="minorEastAsia"/>
              <w:noProof/>
            </w:rPr>
          </w:pPr>
          <w:hyperlink w:anchor="_Toc444180138" w:history="1">
            <w:r w:rsidR="00F11A10" w:rsidRPr="008C6C9F">
              <w:rPr>
                <w:rStyle w:val="Hyperlink"/>
                <w:noProof/>
              </w:rPr>
              <w:t>Text.readln &lt;file_table_nexp&gt; {,&lt;svar&gt;}...</w:t>
            </w:r>
            <w:r w:rsidR="00F11A10">
              <w:rPr>
                <w:noProof/>
                <w:webHidden/>
              </w:rPr>
              <w:tab/>
            </w:r>
            <w:r w:rsidR="00F11A10">
              <w:rPr>
                <w:noProof/>
                <w:webHidden/>
              </w:rPr>
              <w:fldChar w:fldCharType="begin"/>
            </w:r>
            <w:r w:rsidR="00F11A10">
              <w:rPr>
                <w:noProof/>
                <w:webHidden/>
              </w:rPr>
              <w:instrText xml:space="preserve"> PAGEREF _Toc444180138 \h </w:instrText>
            </w:r>
            <w:r w:rsidR="00F11A10">
              <w:rPr>
                <w:noProof/>
                <w:webHidden/>
              </w:rPr>
            </w:r>
            <w:r w:rsidR="00F11A10">
              <w:rPr>
                <w:noProof/>
                <w:webHidden/>
              </w:rPr>
              <w:fldChar w:fldCharType="separate"/>
            </w:r>
            <w:r w:rsidR="00F11A10">
              <w:rPr>
                <w:noProof/>
                <w:webHidden/>
              </w:rPr>
              <w:t>105</w:t>
            </w:r>
            <w:r w:rsidR="00F11A10">
              <w:rPr>
                <w:noProof/>
                <w:webHidden/>
              </w:rPr>
              <w:fldChar w:fldCharType="end"/>
            </w:r>
          </w:hyperlink>
        </w:p>
        <w:p w:rsidR="00F11A10" w:rsidRDefault="00216A49">
          <w:pPr>
            <w:pStyle w:val="TOC2"/>
            <w:rPr>
              <w:rFonts w:eastAsiaTheme="minorEastAsia"/>
              <w:noProof/>
            </w:rPr>
          </w:pPr>
          <w:hyperlink w:anchor="_Toc444180139" w:history="1">
            <w:r w:rsidR="00F11A10" w:rsidRPr="008C6C9F">
              <w:rPr>
                <w:rStyle w:val="Hyperlink"/>
                <w:noProof/>
              </w:rPr>
              <w:t>Text.writeln &lt;file_table_nexp&gt;, &lt;parms same as Print&gt;</w:t>
            </w:r>
            <w:r w:rsidR="00F11A10">
              <w:rPr>
                <w:noProof/>
                <w:webHidden/>
              </w:rPr>
              <w:tab/>
            </w:r>
            <w:r w:rsidR="00F11A10">
              <w:rPr>
                <w:noProof/>
                <w:webHidden/>
              </w:rPr>
              <w:fldChar w:fldCharType="begin"/>
            </w:r>
            <w:r w:rsidR="00F11A10">
              <w:rPr>
                <w:noProof/>
                <w:webHidden/>
              </w:rPr>
              <w:instrText xml:space="preserve"> PAGEREF _Toc444180139 \h </w:instrText>
            </w:r>
            <w:r w:rsidR="00F11A10">
              <w:rPr>
                <w:noProof/>
                <w:webHidden/>
              </w:rPr>
            </w:r>
            <w:r w:rsidR="00F11A10">
              <w:rPr>
                <w:noProof/>
                <w:webHidden/>
              </w:rPr>
              <w:fldChar w:fldCharType="separate"/>
            </w:r>
            <w:r w:rsidR="00F11A10">
              <w:rPr>
                <w:noProof/>
                <w:webHidden/>
              </w:rPr>
              <w:t>105</w:t>
            </w:r>
            <w:r w:rsidR="00F11A10">
              <w:rPr>
                <w:noProof/>
                <w:webHidden/>
              </w:rPr>
              <w:fldChar w:fldCharType="end"/>
            </w:r>
          </w:hyperlink>
        </w:p>
        <w:p w:rsidR="00F11A10" w:rsidRDefault="00216A49">
          <w:pPr>
            <w:pStyle w:val="TOC2"/>
            <w:rPr>
              <w:rFonts w:eastAsiaTheme="minorEastAsia"/>
              <w:noProof/>
            </w:rPr>
          </w:pPr>
          <w:hyperlink w:anchor="_Toc444180140" w:history="1">
            <w:r w:rsidR="00F11A10" w:rsidRPr="008C6C9F">
              <w:rPr>
                <w:rStyle w:val="Hyperlink"/>
                <w:noProof/>
              </w:rPr>
              <w:t>Text.eof &lt;file_table_nexp&gt;, &lt;lvar&gt;</w:t>
            </w:r>
            <w:r w:rsidR="00F11A10">
              <w:rPr>
                <w:noProof/>
                <w:webHidden/>
              </w:rPr>
              <w:tab/>
            </w:r>
            <w:r w:rsidR="00F11A10">
              <w:rPr>
                <w:noProof/>
                <w:webHidden/>
              </w:rPr>
              <w:fldChar w:fldCharType="begin"/>
            </w:r>
            <w:r w:rsidR="00F11A10">
              <w:rPr>
                <w:noProof/>
                <w:webHidden/>
              </w:rPr>
              <w:instrText xml:space="preserve"> PAGEREF _Toc444180140 \h </w:instrText>
            </w:r>
            <w:r w:rsidR="00F11A10">
              <w:rPr>
                <w:noProof/>
                <w:webHidden/>
              </w:rPr>
            </w:r>
            <w:r w:rsidR="00F11A10">
              <w:rPr>
                <w:noProof/>
                <w:webHidden/>
              </w:rPr>
              <w:fldChar w:fldCharType="separate"/>
            </w:r>
            <w:r w:rsidR="00F11A10">
              <w:rPr>
                <w:noProof/>
                <w:webHidden/>
              </w:rPr>
              <w:t>105</w:t>
            </w:r>
            <w:r w:rsidR="00F11A10">
              <w:rPr>
                <w:noProof/>
                <w:webHidden/>
              </w:rPr>
              <w:fldChar w:fldCharType="end"/>
            </w:r>
          </w:hyperlink>
        </w:p>
        <w:p w:rsidR="00F11A10" w:rsidRDefault="00216A49">
          <w:pPr>
            <w:pStyle w:val="TOC2"/>
            <w:rPr>
              <w:rFonts w:eastAsiaTheme="minorEastAsia"/>
              <w:noProof/>
            </w:rPr>
          </w:pPr>
          <w:hyperlink w:anchor="_Toc444180141" w:history="1">
            <w:r w:rsidR="00F11A10" w:rsidRPr="008C6C9F">
              <w:rPr>
                <w:rStyle w:val="Hyperlink"/>
                <w:noProof/>
              </w:rPr>
              <w:t>Text.position.get &lt;file_table_nexp&gt;, &lt;position_nvar&gt;</w:t>
            </w:r>
            <w:r w:rsidR="00F11A10">
              <w:rPr>
                <w:noProof/>
                <w:webHidden/>
              </w:rPr>
              <w:tab/>
            </w:r>
            <w:r w:rsidR="00F11A10">
              <w:rPr>
                <w:noProof/>
                <w:webHidden/>
              </w:rPr>
              <w:fldChar w:fldCharType="begin"/>
            </w:r>
            <w:r w:rsidR="00F11A10">
              <w:rPr>
                <w:noProof/>
                <w:webHidden/>
              </w:rPr>
              <w:instrText xml:space="preserve"> PAGEREF _Toc444180141 \h </w:instrText>
            </w:r>
            <w:r w:rsidR="00F11A10">
              <w:rPr>
                <w:noProof/>
                <w:webHidden/>
              </w:rPr>
            </w:r>
            <w:r w:rsidR="00F11A10">
              <w:rPr>
                <w:noProof/>
                <w:webHidden/>
              </w:rPr>
              <w:fldChar w:fldCharType="separate"/>
            </w:r>
            <w:r w:rsidR="00F11A10">
              <w:rPr>
                <w:noProof/>
                <w:webHidden/>
              </w:rPr>
              <w:t>106</w:t>
            </w:r>
            <w:r w:rsidR="00F11A10">
              <w:rPr>
                <w:noProof/>
                <w:webHidden/>
              </w:rPr>
              <w:fldChar w:fldCharType="end"/>
            </w:r>
          </w:hyperlink>
        </w:p>
        <w:p w:rsidR="00F11A10" w:rsidRDefault="00216A49">
          <w:pPr>
            <w:pStyle w:val="TOC2"/>
            <w:rPr>
              <w:rFonts w:eastAsiaTheme="minorEastAsia"/>
              <w:noProof/>
            </w:rPr>
          </w:pPr>
          <w:hyperlink w:anchor="_Toc444180142" w:history="1">
            <w:r w:rsidR="00F11A10" w:rsidRPr="008C6C9F">
              <w:rPr>
                <w:rStyle w:val="Hyperlink"/>
                <w:noProof/>
              </w:rPr>
              <w:t>Text.position.set &lt;file_table_nexp&gt;, &lt;position_nexp&gt;</w:t>
            </w:r>
            <w:r w:rsidR="00F11A10">
              <w:rPr>
                <w:noProof/>
                <w:webHidden/>
              </w:rPr>
              <w:tab/>
            </w:r>
            <w:r w:rsidR="00F11A10">
              <w:rPr>
                <w:noProof/>
                <w:webHidden/>
              </w:rPr>
              <w:fldChar w:fldCharType="begin"/>
            </w:r>
            <w:r w:rsidR="00F11A10">
              <w:rPr>
                <w:noProof/>
                <w:webHidden/>
              </w:rPr>
              <w:instrText xml:space="preserve"> PAGEREF _Toc444180142 \h </w:instrText>
            </w:r>
            <w:r w:rsidR="00F11A10">
              <w:rPr>
                <w:noProof/>
                <w:webHidden/>
              </w:rPr>
            </w:r>
            <w:r w:rsidR="00F11A10">
              <w:rPr>
                <w:noProof/>
                <w:webHidden/>
              </w:rPr>
              <w:fldChar w:fldCharType="separate"/>
            </w:r>
            <w:r w:rsidR="00F11A10">
              <w:rPr>
                <w:noProof/>
                <w:webHidden/>
              </w:rPr>
              <w:t>106</w:t>
            </w:r>
            <w:r w:rsidR="00F11A10">
              <w:rPr>
                <w:noProof/>
                <w:webHidden/>
              </w:rPr>
              <w:fldChar w:fldCharType="end"/>
            </w:r>
          </w:hyperlink>
        </w:p>
        <w:p w:rsidR="00F11A10" w:rsidRDefault="00216A49">
          <w:pPr>
            <w:pStyle w:val="TOC2"/>
            <w:rPr>
              <w:rFonts w:eastAsiaTheme="minorEastAsia"/>
              <w:noProof/>
            </w:rPr>
          </w:pPr>
          <w:hyperlink w:anchor="_Toc444180143" w:history="1">
            <w:r w:rsidR="00F11A10" w:rsidRPr="008C6C9F">
              <w:rPr>
                <w:rStyle w:val="Hyperlink"/>
                <w:noProof/>
              </w:rPr>
              <w:t>Text.position.mark {{&lt;file_table_nexp&gt;}{, &lt;marklimit_nexp&gt;}}</w:t>
            </w:r>
            <w:r w:rsidR="00F11A10">
              <w:rPr>
                <w:noProof/>
                <w:webHidden/>
              </w:rPr>
              <w:tab/>
            </w:r>
            <w:r w:rsidR="00F11A10">
              <w:rPr>
                <w:noProof/>
                <w:webHidden/>
              </w:rPr>
              <w:fldChar w:fldCharType="begin"/>
            </w:r>
            <w:r w:rsidR="00F11A10">
              <w:rPr>
                <w:noProof/>
                <w:webHidden/>
              </w:rPr>
              <w:instrText xml:space="preserve"> PAGEREF _Toc444180143 \h </w:instrText>
            </w:r>
            <w:r w:rsidR="00F11A10">
              <w:rPr>
                <w:noProof/>
                <w:webHidden/>
              </w:rPr>
            </w:r>
            <w:r w:rsidR="00F11A10">
              <w:rPr>
                <w:noProof/>
                <w:webHidden/>
              </w:rPr>
              <w:fldChar w:fldCharType="separate"/>
            </w:r>
            <w:r w:rsidR="00F11A10">
              <w:rPr>
                <w:noProof/>
                <w:webHidden/>
              </w:rPr>
              <w:t>106</w:t>
            </w:r>
            <w:r w:rsidR="00F11A10">
              <w:rPr>
                <w:noProof/>
                <w:webHidden/>
              </w:rPr>
              <w:fldChar w:fldCharType="end"/>
            </w:r>
          </w:hyperlink>
        </w:p>
        <w:p w:rsidR="00F11A10" w:rsidRDefault="00216A49">
          <w:pPr>
            <w:pStyle w:val="TOC2"/>
            <w:rPr>
              <w:rFonts w:eastAsiaTheme="minorEastAsia"/>
              <w:noProof/>
            </w:rPr>
          </w:pPr>
          <w:hyperlink w:anchor="_Toc444180144" w:history="1">
            <w:r w:rsidR="00F11A10" w:rsidRPr="008C6C9F">
              <w:rPr>
                <w:rStyle w:val="Hyperlink"/>
                <w:noProof/>
              </w:rPr>
              <w:t>GrabURL &lt;result_svar&gt;, &lt;url_sexp&gt;{, &lt;timeout_nexp&gt;}</w:t>
            </w:r>
            <w:r w:rsidR="00F11A10">
              <w:rPr>
                <w:noProof/>
                <w:webHidden/>
              </w:rPr>
              <w:tab/>
            </w:r>
            <w:r w:rsidR="00F11A10">
              <w:rPr>
                <w:noProof/>
                <w:webHidden/>
              </w:rPr>
              <w:fldChar w:fldCharType="begin"/>
            </w:r>
            <w:r w:rsidR="00F11A10">
              <w:rPr>
                <w:noProof/>
                <w:webHidden/>
              </w:rPr>
              <w:instrText xml:space="preserve"> PAGEREF _Toc444180144 \h </w:instrText>
            </w:r>
            <w:r w:rsidR="00F11A10">
              <w:rPr>
                <w:noProof/>
                <w:webHidden/>
              </w:rPr>
            </w:r>
            <w:r w:rsidR="00F11A10">
              <w:rPr>
                <w:noProof/>
                <w:webHidden/>
              </w:rPr>
              <w:fldChar w:fldCharType="separate"/>
            </w:r>
            <w:r w:rsidR="00F11A10">
              <w:rPr>
                <w:noProof/>
                <w:webHidden/>
              </w:rPr>
              <w:t>106</w:t>
            </w:r>
            <w:r w:rsidR="00F11A10">
              <w:rPr>
                <w:noProof/>
                <w:webHidden/>
              </w:rPr>
              <w:fldChar w:fldCharType="end"/>
            </w:r>
          </w:hyperlink>
        </w:p>
        <w:p w:rsidR="00F11A10" w:rsidRDefault="00216A49">
          <w:pPr>
            <w:pStyle w:val="TOC2"/>
            <w:rPr>
              <w:rFonts w:eastAsiaTheme="minorEastAsia"/>
              <w:noProof/>
            </w:rPr>
          </w:pPr>
          <w:hyperlink w:anchor="_Toc444180145" w:history="1">
            <w:r w:rsidR="00F11A10" w:rsidRPr="008C6C9F">
              <w:rPr>
                <w:rStyle w:val="Hyperlink"/>
                <w:noProof/>
              </w:rPr>
              <w:t>GrabFile &lt;result_svar&gt;, &lt;path_sexp&gt;{, &lt;unicode_flag_lexp&gt;}</w:t>
            </w:r>
            <w:r w:rsidR="00F11A10">
              <w:rPr>
                <w:noProof/>
                <w:webHidden/>
              </w:rPr>
              <w:tab/>
            </w:r>
            <w:r w:rsidR="00F11A10">
              <w:rPr>
                <w:noProof/>
                <w:webHidden/>
              </w:rPr>
              <w:fldChar w:fldCharType="begin"/>
            </w:r>
            <w:r w:rsidR="00F11A10">
              <w:rPr>
                <w:noProof/>
                <w:webHidden/>
              </w:rPr>
              <w:instrText xml:space="preserve"> PAGEREF _Toc444180145 \h </w:instrText>
            </w:r>
            <w:r w:rsidR="00F11A10">
              <w:rPr>
                <w:noProof/>
                <w:webHidden/>
              </w:rPr>
            </w:r>
            <w:r w:rsidR="00F11A10">
              <w:rPr>
                <w:noProof/>
                <w:webHidden/>
              </w:rPr>
              <w:fldChar w:fldCharType="separate"/>
            </w:r>
            <w:r w:rsidR="00F11A10">
              <w:rPr>
                <w:noProof/>
                <w:webHidden/>
              </w:rPr>
              <w:t>107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146" w:history="1">
            <w:r w:rsidR="00F11A10" w:rsidRPr="008C6C9F">
              <w:rPr>
                <w:rStyle w:val="Hyperlink"/>
                <w:noProof/>
              </w:rPr>
              <w:t>Byte File I/O</w:t>
            </w:r>
            <w:r w:rsidR="00F11A10">
              <w:rPr>
                <w:noProof/>
                <w:webHidden/>
              </w:rPr>
              <w:tab/>
            </w:r>
            <w:r w:rsidR="00F11A10">
              <w:rPr>
                <w:noProof/>
                <w:webHidden/>
              </w:rPr>
              <w:fldChar w:fldCharType="begin"/>
            </w:r>
            <w:r w:rsidR="00F11A10">
              <w:rPr>
                <w:noProof/>
                <w:webHidden/>
              </w:rPr>
              <w:instrText xml:space="preserve"> PAGEREF _Toc444180146 \h </w:instrText>
            </w:r>
            <w:r w:rsidR="00F11A10">
              <w:rPr>
                <w:noProof/>
                <w:webHidden/>
              </w:rPr>
            </w:r>
            <w:r w:rsidR="00F11A10">
              <w:rPr>
                <w:noProof/>
                <w:webHidden/>
              </w:rPr>
              <w:fldChar w:fldCharType="separate"/>
            </w:r>
            <w:r w:rsidR="00F11A10">
              <w:rPr>
                <w:noProof/>
                <w:webHidden/>
              </w:rPr>
              <w:t>107</w:t>
            </w:r>
            <w:r w:rsidR="00F11A10">
              <w:rPr>
                <w:noProof/>
                <w:webHidden/>
              </w:rPr>
              <w:fldChar w:fldCharType="end"/>
            </w:r>
          </w:hyperlink>
        </w:p>
        <w:p w:rsidR="00F11A10" w:rsidRDefault="00216A49">
          <w:pPr>
            <w:pStyle w:val="TOC2"/>
            <w:rPr>
              <w:rFonts w:eastAsiaTheme="minorEastAsia"/>
              <w:noProof/>
            </w:rPr>
          </w:pPr>
          <w:hyperlink w:anchor="_Toc444180147" w:history="1">
            <w:r w:rsidR="00F11A10" w:rsidRPr="008C6C9F">
              <w:rPr>
                <w:rStyle w:val="Hyperlink"/>
                <w:noProof/>
              </w:rPr>
              <w:t>Byte.open {r|w|a}, &lt;file_table_nvar&gt;, &lt;path_sexp&gt;</w:t>
            </w:r>
            <w:r w:rsidR="00F11A10">
              <w:rPr>
                <w:noProof/>
                <w:webHidden/>
              </w:rPr>
              <w:tab/>
            </w:r>
            <w:r w:rsidR="00F11A10">
              <w:rPr>
                <w:noProof/>
                <w:webHidden/>
              </w:rPr>
              <w:fldChar w:fldCharType="begin"/>
            </w:r>
            <w:r w:rsidR="00F11A10">
              <w:rPr>
                <w:noProof/>
                <w:webHidden/>
              </w:rPr>
              <w:instrText xml:space="preserve"> PAGEREF _Toc444180147 \h </w:instrText>
            </w:r>
            <w:r w:rsidR="00F11A10">
              <w:rPr>
                <w:noProof/>
                <w:webHidden/>
              </w:rPr>
            </w:r>
            <w:r w:rsidR="00F11A10">
              <w:rPr>
                <w:noProof/>
                <w:webHidden/>
              </w:rPr>
              <w:fldChar w:fldCharType="separate"/>
            </w:r>
            <w:r w:rsidR="00F11A10">
              <w:rPr>
                <w:noProof/>
                <w:webHidden/>
              </w:rPr>
              <w:t>107</w:t>
            </w:r>
            <w:r w:rsidR="00F11A10">
              <w:rPr>
                <w:noProof/>
                <w:webHidden/>
              </w:rPr>
              <w:fldChar w:fldCharType="end"/>
            </w:r>
          </w:hyperlink>
        </w:p>
        <w:p w:rsidR="00F11A10" w:rsidRDefault="00216A49">
          <w:pPr>
            <w:pStyle w:val="TOC2"/>
            <w:rPr>
              <w:rFonts w:eastAsiaTheme="minorEastAsia"/>
              <w:noProof/>
            </w:rPr>
          </w:pPr>
          <w:hyperlink w:anchor="_Toc444180148" w:history="1">
            <w:r w:rsidR="00F11A10" w:rsidRPr="008C6C9F">
              <w:rPr>
                <w:rStyle w:val="Hyperlink"/>
                <w:noProof/>
              </w:rPr>
              <w:t>Byte.close &lt;file_table_nexp&gt;</w:t>
            </w:r>
            <w:r w:rsidR="00F11A10">
              <w:rPr>
                <w:noProof/>
                <w:webHidden/>
              </w:rPr>
              <w:tab/>
            </w:r>
            <w:r w:rsidR="00F11A10">
              <w:rPr>
                <w:noProof/>
                <w:webHidden/>
              </w:rPr>
              <w:fldChar w:fldCharType="begin"/>
            </w:r>
            <w:r w:rsidR="00F11A10">
              <w:rPr>
                <w:noProof/>
                <w:webHidden/>
              </w:rPr>
              <w:instrText xml:space="preserve"> PAGEREF _Toc444180148 \h </w:instrText>
            </w:r>
            <w:r w:rsidR="00F11A10">
              <w:rPr>
                <w:noProof/>
                <w:webHidden/>
              </w:rPr>
            </w:r>
            <w:r w:rsidR="00F11A10">
              <w:rPr>
                <w:noProof/>
                <w:webHidden/>
              </w:rPr>
              <w:fldChar w:fldCharType="separate"/>
            </w:r>
            <w:r w:rsidR="00F11A10">
              <w:rPr>
                <w:noProof/>
                <w:webHidden/>
              </w:rPr>
              <w:t>107</w:t>
            </w:r>
            <w:r w:rsidR="00F11A10">
              <w:rPr>
                <w:noProof/>
                <w:webHidden/>
              </w:rPr>
              <w:fldChar w:fldCharType="end"/>
            </w:r>
          </w:hyperlink>
        </w:p>
        <w:p w:rsidR="00F11A10" w:rsidRDefault="00216A49">
          <w:pPr>
            <w:pStyle w:val="TOC2"/>
            <w:rPr>
              <w:rFonts w:eastAsiaTheme="minorEastAsia"/>
              <w:noProof/>
            </w:rPr>
          </w:pPr>
          <w:hyperlink w:anchor="_Toc444180149" w:history="1">
            <w:r w:rsidR="00F11A10" w:rsidRPr="008C6C9F">
              <w:rPr>
                <w:rStyle w:val="Hyperlink"/>
                <w:noProof/>
              </w:rPr>
              <w:t>Byte.read.byte &lt;file_table_nexp&gt; {,&lt;nvar&gt;}...</w:t>
            </w:r>
            <w:r w:rsidR="00F11A10">
              <w:rPr>
                <w:noProof/>
                <w:webHidden/>
              </w:rPr>
              <w:tab/>
            </w:r>
            <w:r w:rsidR="00F11A10">
              <w:rPr>
                <w:noProof/>
                <w:webHidden/>
              </w:rPr>
              <w:fldChar w:fldCharType="begin"/>
            </w:r>
            <w:r w:rsidR="00F11A10">
              <w:rPr>
                <w:noProof/>
                <w:webHidden/>
              </w:rPr>
              <w:instrText xml:space="preserve"> PAGEREF _Toc444180149 \h </w:instrText>
            </w:r>
            <w:r w:rsidR="00F11A10">
              <w:rPr>
                <w:noProof/>
                <w:webHidden/>
              </w:rPr>
            </w:r>
            <w:r w:rsidR="00F11A10">
              <w:rPr>
                <w:noProof/>
                <w:webHidden/>
              </w:rPr>
              <w:fldChar w:fldCharType="separate"/>
            </w:r>
            <w:r w:rsidR="00F11A10">
              <w:rPr>
                <w:noProof/>
                <w:webHidden/>
              </w:rPr>
              <w:t>108</w:t>
            </w:r>
            <w:r w:rsidR="00F11A10">
              <w:rPr>
                <w:noProof/>
                <w:webHidden/>
              </w:rPr>
              <w:fldChar w:fldCharType="end"/>
            </w:r>
          </w:hyperlink>
        </w:p>
        <w:p w:rsidR="00F11A10" w:rsidRDefault="00216A49">
          <w:pPr>
            <w:pStyle w:val="TOC2"/>
            <w:rPr>
              <w:rFonts w:eastAsiaTheme="minorEastAsia"/>
              <w:noProof/>
            </w:rPr>
          </w:pPr>
          <w:hyperlink w:anchor="_Toc444180150" w:history="1">
            <w:r w:rsidR="00F11A10" w:rsidRPr="008C6C9F">
              <w:rPr>
                <w:rStyle w:val="Hyperlink"/>
                <w:noProof/>
              </w:rPr>
              <w:t>Byte.write.byte &lt;file_table_nexp&gt; {{,&lt;nexp&gt;}...{,&lt;sexp&gt;}}</w:t>
            </w:r>
            <w:r w:rsidR="00F11A10">
              <w:rPr>
                <w:noProof/>
                <w:webHidden/>
              </w:rPr>
              <w:tab/>
            </w:r>
            <w:r w:rsidR="00F11A10">
              <w:rPr>
                <w:noProof/>
                <w:webHidden/>
              </w:rPr>
              <w:fldChar w:fldCharType="begin"/>
            </w:r>
            <w:r w:rsidR="00F11A10">
              <w:rPr>
                <w:noProof/>
                <w:webHidden/>
              </w:rPr>
              <w:instrText xml:space="preserve"> PAGEREF _Toc444180150 \h </w:instrText>
            </w:r>
            <w:r w:rsidR="00F11A10">
              <w:rPr>
                <w:noProof/>
                <w:webHidden/>
              </w:rPr>
            </w:r>
            <w:r w:rsidR="00F11A10">
              <w:rPr>
                <w:noProof/>
                <w:webHidden/>
              </w:rPr>
              <w:fldChar w:fldCharType="separate"/>
            </w:r>
            <w:r w:rsidR="00F11A10">
              <w:rPr>
                <w:noProof/>
                <w:webHidden/>
              </w:rPr>
              <w:t>108</w:t>
            </w:r>
            <w:r w:rsidR="00F11A10">
              <w:rPr>
                <w:noProof/>
                <w:webHidden/>
              </w:rPr>
              <w:fldChar w:fldCharType="end"/>
            </w:r>
          </w:hyperlink>
        </w:p>
        <w:p w:rsidR="00F11A10" w:rsidRDefault="00216A49">
          <w:pPr>
            <w:pStyle w:val="TOC2"/>
            <w:rPr>
              <w:rFonts w:eastAsiaTheme="minorEastAsia"/>
              <w:noProof/>
            </w:rPr>
          </w:pPr>
          <w:hyperlink w:anchor="_Toc444180151" w:history="1">
            <w:r w:rsidR="00F11A10" w:rsidRPr="008C6C9F">
              <w:rPr>
                <w:rStyle w:val="Hyperlink"/>
                <w:noProof/>
              </w:rPr>
              <w:t>Byte.read.number &lt;file_table_nexp&gt; {,&lt;nvar&gt;...}</w:t>
            </w:r>
            <w:r w:rsidR="00F11A10">
              <w:rPr>
                <w:noProof/>
                <w:webHidden/>
              </w:rPr>
              <w:tab/>
            </w:r>
            <w:r w:rsidR="00F11A10">
              <w:rPr>
                <w:noProof/>
                <w:webHidden/>
              </w:rPr>
              <w:fldChar w:fldCharType="begin"/>
            </w:r>
            <w:r w:rsidR="00F11A10">
              <w:rPr>
                <w:noProof/>
                <w:webHidden/>
              </w:rPr>
              <w:instrText xml:space="preserve"> PAGEREF _Toc444180151 \h </w:instrText>
            </w:r>
            <w:r w:rsidR="00F11A10">
              <w:rPr>
                <w:noProof/>
                <w:webHidden/>
              </w:rPr>
            </w:r>
            <w:r w:rsidR="00F11A10">
              <w:rPr>
                <w:noProof/>
                <w:webHidden/>
              </w:rPr>
              <w:fldChar w:fldCharType="separate"/>
            </w:r>
            <w:r w:rsidR="00F11A10">
              <w:rPr>
                <w:noProof/>
                <w:webHidden/>
              </w:rPr>
              <w:t>108</w:t>
            </w:r>
            <w:r w:rsidR="00F11A10">
              <w:rPr>
                <w:noProof/>
                <w:webHidden/>
              </w:rPr>
              <w:fldChar w:fldCharType="end"/>
            </w:r>
          </w:hyperlink>
        </w:p>
        <w:p w:rsidR="00F11A10" w:rsidRDefault="00216A49">
          <w:pPr>
            <w:pStyle w:val="TOC2"/>
            <w:rPr>
              <w:rFonts w:eastAsiaTheme="minorEastAsia"/>
              <w:noProof/>
            </w:rPr>
          </w:pPr>
          <w:hyperlink w:anchor="_Toc444180152" w:history="1">
            <w:r w:rsidR="00F11A10" w:rsidRPr="008C6C9F">
              <w:rPr>
                <w:rStyle w:val="Hyperlink"/>
                <w:noProof/>
              </w:rPr>
              <w:t>Byte.write.number &lt;file_table_nexp&gt; {,&lt;nexp&gt;}...</w:t>
            </w:r>
            <w:r w:rsidR="00F11A10">
              <w:rPr>
                <w:noProof/>
                <w:webHidden/>
              </w:rPr>
              <w:tab/>
            </w:r>
            <w:r w:rsidR="00F11A10">
              <w:rPr>
                <w:noProof/>
                <w:webHidden/>
              </w:rPr>
              <w:fldChar w:fldCharType="begin"/>
            </w:r>
            <w:r w:rsidR="00F11A10">
              <w:rPr>
                <w:noProof/>
                <w:webHidden/>
              </w:rPr>
              <w:instrText xml:space="preserve"> PAGEREF _Toc444180152 \h </w:instrText>
            </w:r>
            <w:r w:rsidR="00F11A10">
              <w:rPr>
                <w:noProof/>
                <w:webHidden/>
              </w:rPr>
            </w:r>
            <w:r w:rsidR="00F11A10">
              <w:rPr>
                <w:noProof/>
                <w:webHidden/>
              </w:rPr>
              <w:fldChar w:fldCharType="separate"/>
            </w:r>
            <w:r w:rsidR="00F11A10">
              <w:rPr>
                <w:noProof/>
                <w:webHidden/>
              </w:rPr>
              <w:t>109</w:t>
            </w:r>
            <w:r w:rsidR="00F11A10">
              <w:rPr>
                <w:noProof/>
                <w:webHidden/>
              </w:rPr>
              <w:fldChar w:fldCharType="end"/>
            </w:r>
          </w:hyperlink>
        </w:p>
        <w:p w:rsidR="00F11A10" w:rsidRDefault="00216A49">
          <w:pPr>
            <w:pStyle w:val="TOC2"/>
            <w:rPr>
              <w:rFonts w:eastAsiaTheme="minorEastAsia"/>
              <w:noProof/>
            </w:rPr>
          </w:pPr>
          <w:hyperlink w:anchor="_Toc444180153" w:history="1">
            <w:r w:rsidR="00F11A10" w:rsidRPr="008C6C9F">
              <w:rPr>
                <w:rStyle w:val="Hyperlink"/>
                <w:noProof/>
              </w:rPr>
              <w:t>Byte.read.buffer &lt;file_table_nexp&gt;, &lt;count_nexp&gt;, &lt;buffer_svar&gt;</w:t>
            </w:r>
            <w:r w:rsidR="00F11A10">
              <w:rPr>
                <w:noProof/>
                <w:webHidden/>
              </w:rPr>
              <w:tab/>
            </w:r>
            <w:r w:rsidR="00F11A10">
              <w:rPr>
                <w:noProof/>
                <w:webHidden/>
              </w:rPr>
              <w:fldChar w:fldCharType="begin"/>
            </w:r>
            <w:r w:rsidR="00F11A10">
              <w:rPr>
                <w:noProof/>
                <w:webHidden/>
              </w:rPr>
              <w:instrText xml:space="preserve"> PAGEREF _Toc444180153 \h </w:instrText>
            </w:r>
            <w:r w:rsidR="00F11A10">
              <w:rPr>
                <w:noProof/>
                <w:webHidden/>
              </w:rPr>
            </w:r>
            <w:r w:rsidR="00F11A10">
              <w:rPr>
                <w:noProof/>
                <w:webHidden/>
              </w:rPr>
              <w:fldChar w:fldCharType="separate"/>
            </w:r>
            <w:r w:rsidR="00F11A10">
              <w:rPr>
                <w:noProof/>
                <w:webHidden/>
              </w:rPr>
              <w:t>109</w:t>
            </w:r>
            <w:r w:rsidR="00F11A10">
              <w:rPr>
                <w:noProof/>
                <w:webHidden/>
              </w:rPr>
              <w:fldChar w:fldCharType="end"/>
            </w:r>
          </w:hyperlink>
        </w:p>
        <w:p w:rsidR="00F11A10" w:rsidRDefault="00216A49">
          <w:pPr>
            <w:pStyle w:val="TOC2"/>
            <w:rPr>
              <w:rFonts w:eastAsiaTheme="minorEastAsia"/>
              <w:noProof/>
            </w:rPr>
          </w:pPr>
          <w:hyperlink w:anchor="_Toc444180154" w:history="1">
            <w:r w:rsidR="00F11A10" w:rsidRPr="008C6C9F">
              <w:rPr>
                <w:rStyle w:val="Hyperlink"/>
                <w:noProof/>
              </w:rPr>
              <w:t>Byte.write.buffer &lt;file_table_nexp&gt;, &lt;buffer_sexp&gt;</w:t>
            </w:r>
            <w:r w:rsidR="00F11A10">
              <w:rPr>
                <w:noProof/>
                <w:webHidden/>
              </w:rPr>
              <w:tab/>
            </w:r>
            <w:r w:rsidR="00F11A10">
              <w:rPr>
                <w:noProof/>
                <w:webHidden/>
              </w:rPr>
              <w:fldChar w:fldCharType="begin"/>
            </w:r>
            <w:r w:rsidR="00F11A10">
              <w:rPr>
                <w:noProof/>
                <w:webHidden/>
              </w:rPr>
              <w:instrText xml:space="preserve"> PAGEREF _Toc444180154 \h </w:instrText>
            </w:r>
            <w:r w:rsidR="00F11A10">
              <w:rPr>
                <w:noProof/>
                <w:webHidden/>
              </w:rPr>
            </w:r>
            <w:r w:rsidR="00F11A10">
              <w:rPr>
                <w:noProof/>
                <w:webHidden/>
              </w:rPr>
              <w:fldChar w:fldCharType="separate"/>
            </w:r>
            <w:r w:rsidR="00F11A10">
              <w:rPr>
                <w:noProof/>
                <w:webHidden/>
              </w:rPr>
              <w:t>109</w:t>
            </w:r>
            <w:r w:rsidR="00F11A10">
              <w:rPr>
                <w:noProof/>
                <w:webHidden/>
              </w:rPr>
              <w:fldChar w:fldCharType="end"/>
            </w:r>
          </w:hyperlink>
        </w:p>
        <w:p w:rsidR="00F11A10" w:rsidRDefault="00216A49">
          <w:pPr>
            <w:pStyle w:val="TOC2"/>
            <w:rPr>
              <w:rFonts w:eastAsiaTheme="minorEastAsia"/>
              <w:noProof/>
            </w:rPr>
          </w:pPr>
          <w:hyperlink w:anchor="_Toc444180155" w:history="1">
            <w:r w:rsidR="00F11A10" w:rsidRPr="008C6C9F">
              <w:rPr>
                <w:rStyle w:val="Hyperlink"/>
                <w:noProof/>
              </w:rPr>
              <w:t>Byte.eof &lt;file_table_nexp&gt;, &lt;lvar&gt;</w:t>
            </w:r>
            <w:r w:rsidR="00F11A10">
              <w:rPr>
                <w:noProof/>
                <w:webHidden/>
              </w:rPr>
              <w:tab/>
            </w:r>
            <w:r w:rsidR="00F11A10">
              <w:rPr>
                <w:noProof/>
                <w:webHidden/>
              </w:rPr>
              <w:fldChar w:fldCharType="begin"/>
            </w:r>
            <w:r w:rsidR="00F11A10">
              <w:rPr>
                <w:noProof/>
                <w:webHidden/>
              </w:rPr>
              <w:instrText xml:space="preserve"> PAGEREF _Toc444180155 \h </w:instrText>
            </w:r>
            <w:r w:rsidR="00F11A10">
              <w:rPr>
                <w:noProof/>
                <w:webHidden/>
              </w:rPr>
            </w:r>
            <w:r w:rsidR="00F11A10">
              <w:rPr>
                <w:noProof/>
                <w:webHidden/>
              </w:rPr>
              <w:fldChar w:fldCharType="separate"/>
            </w:r>
            <w:r w:rsidR="00F11A10">
              <w:rPr>
                <w:noProof/>
                <w:webHidden/>
              </w:rPr>
              <w:t>109</w:t>
            </w:r>
            <w:r w:rsidR="00F11A10">
              <w:rPr>
                <w:noProof/>
                <w:webHidden/>
              </w:rPr>
              <w:fldChar w:fldCharType="end"/>
            </w:r>
          </w:hyperlink>
        </w:p>
        <w:p w:rsidR="00F11A10" w:rsidRDefault="00216A49">
          <w:pPr>
            <w:pStyle w:val="TOC2"/>
            <w:rPr>
              <w:rFonts w:eastAsiaTheme="minorEastAsia"/>
              <w:noProof/>
            </w:rPr>
          </w:pPr>
          <w:hyperlink w:anchor="_Toc444180156" w:history="1">
            <w:r w:rsidR="00F11A10" w:rsidRPr="008C6C9F">
              <w:rPr>
                <w:rStyle w:val="Hyperlink"/>
                <w:noProof/>
              </w:rPr>
              <w:t>Byte.position.get &lt;file_table_nexp&gt;, &lt;position_nvar&gt;</w:t>
            </w:r>
            <w:r w:rsidR="00F11A10">
              <w:rPr>
                <w:noProof/>
                <w:webHidden/>
              </w:rPr>
              <w:tab/>
            </w:r>
            <w:r w:rsidR="00F11A10">
              <w:rPr>
                <w:noProof/>
                <w:webHidden/>
              </w:rPr>
              <w:fldChar w:fldCharType="begin"/>
            </w:r>
            <w:r w:rsidR="00F11A10">
              <w:rPr>
                <w:noProof/>
                <w:webHidden/>
              </w:rPr>
              <w:instrText xml:space="preserve"> PAGEREF _Toc444180156 \h </w:instrText>
            </w:r>
            <w:r w:rsidR="00F11A10">
              <w:rPr>
                <w:noProof/>
                <w:webHidden/>
              </w:rPr>
            </w:r>
            <w:r w:rsidR="00F11A10">
              <w:rPr>
                <w:noProof/>
                <w:webHidden/>
              </w:rPr>
              <w:fldChar w:fldCharType="separate"/>
            </w:r>
            <w:r w:rsidR="00F11A10">
              <w:rPr>
                <w:noProof/>
                <w:webHidden/>
              </w:rPr>
              <w:t>110</w:t>
            </w:r>
            <w:r w:rsidR="00F11A10">
              <w:rPr>
                <w:noProof/>
                <w:webHidden/>
              </w:rPr>
              <w:fldChar w:fldCharType="end"/>
            </w:r>
          </w:hyperlink>
        </w:p>
        <w:p w:rsidR="00F11A10" w:rsidRDefault="00216A49">
          <w:pPr>
            <w:pStyle w:val="TOC2"/>
            <w:rPr>
              <w:rFonts w:eastAsiaTheme="minorEastAsia"/>
              <w:noProof/>
            </w:rPr>
          </w:pPr>
          <w:hyperlink w:anchor="_Toc444180157" w:history="1">
            <w:r w:rsidR="00F11A10" w:rsidRPr="008C6C9F">
              <w:rPr>
                <w:rStyle w:val="Hyperlink"/>
                <w:noProof/>
              </w:rPr>
              <w:t>Byte.position.set &lt;file_table_nexp&gt;, &lt;position_nexp&gt;</w:t>
            </w:r>
            <w:r w:rsidR="00F11A10">
              <w:rPr>
                <w:noProof/>
                <w:webHidden/>
              </w:rPr>
              <w:tab/>
            </w:r>
            <w:r w:rsidR="00F11A10">
              <w:rPr>
                <w:noProof/>
                <w:webHidden/>
              </w:rPr>
              <w:fldChar w:fldCharType="begin"/>
            </w:r>
            <w:r w:rsidR="00F11A10">
              <w:rPr>
                <w:noProof/>
                <w:webHidden/>
              </w:rPr>
              <w:instrText xml:space="preserve"> PAGEREF _Toc444180157 \h </w:instrText>
            </w:r>
            <w:r w:rsidR="00F11A10">
              <w:rPr>
                <w:noProof/>
                <w:webHidden/>
              </w:rPr>
            </w:r>
            <w:r w:rsidR="00F11A10">
              <w:rPr>
                <w:noProof/>
                <w:webHidden/>
              </w:rPr>
              <w:fldChar w:fldCharType="separate"/>
            </w:r>
            <w:r w:rsidR="00F11A10">
              <w:rPr>
                <w:noProof/>
                <w:webHidden/>
              </w:rPr>
              <w:t>110</w:t>
            </w:r>
            <w:r w:rsidR="00F11A10">
              <w:rPr>
                <w:noProof/>
                <w:webHidden/>
              </w:rPr>
              <w:fldChar w:fldCharType="end"/>
            </w:r>
          </w:hyperlink>
        </w:p>
        <w:p w:rsidR="00F11A10" w:rsidRDefault="00216A49">
          <w:pPr>
            <w:pStyle w:val="TOC2"/>
            <w:rPr>
              <w:rFonts w:eastAsiaTheme="minorEastAsia"/>
              <w:noProof/>
            </w:rPr>
          </w:pPr>
          <w:hyperlink w:anchor="_Toc444180158" w:history="1">
            <w:r w:rsidR="00F11A10" w:rsidRPr="008C6C9F">
              <w:rPr>
                <w:rStyle w:val="Hyperlink"/>
                <w:noProof/>
              </w:rPr>
              <w:t>Byte.position.mark {{&lt;file_table_nexp&gt;}{, &lt;marklimit_nexp&gt;}}</w:t>
            </w:r>
            <w:r w:rsidR="00F11A10">
              <w:rPr>
                <w:noProof/>
                <w:webHidden/>
              </w:rPr>
              <w:tab/>
            </w:r>
            <w:r w:rsidR="00F11A10">
              <w:rPr>
                <w:noProof/>
                <w:webHidden/>
              </w:rPr>
              <w:fldChar w:fldCharType="begin"/>
            </w:r>
            <w:r w:rsidR="00F11A10">
              <w:rPr>
                <w:noProof/>
                <w:webHidden/>
              </w:rPr>
              <w:instrText xml:space="preserve"> PAGEREF _Toc444180158 \h </w:instrText>
            </w:r>
            <w:r w:rsidR="00F11A10">
              <w:rPr>
                <w:noProof/>
                <w:webHidden/>
              </w:rPr>
            </w:r>
            <w:r w:rsidR="00F11A10">
              <w:rPr>
                <w:noProof/>
                <w:webHidden/>
              </w:rPr>
              <w:fldChar w:fldCharType="separate"/>
            </w:r>
            <w:r w:rsidR="00F11A10">
              <w:rPr>
                <w:noProof/>
                <w:webHidden/>
              </w:rPr>
              <w:t>110</w:t>
            </w:r>
            <w:r w:rsidR="00F11A10">
              <w:rPr>
                <w:noProof/>
                <w:webHidden/>
              </w:rPr>
              <w:fldChar w:fldCharType="end"/>
            </w:r>
          </w:hyperlink>
        </w:p>
        <w:p w:rsidR="00F11A10" w:rsidRDefault="00216A49">
          <w:pPr>
            <w:pStyle w:val="TOC2"/>
            <w:rPr>
              <w:rFonts w:eastAsiaTheme="minorEastAsia"/>
              <w:noProof/>
            </w:rPr>
          </w:pPr>
          <w:hyperlink w:anchor="_Toc444180159" w:history="1">
            <w:r w:rsidR="00F11A10" w:rsidRPr="008C6C9F">
              <w:rPr>
                <w:rStyle w:val="Hyperlink"/>
                <w:noProof/>
              </w:rPr>
              <w:t>Byte.truncate &lt;file_table_nexp&gt;,&lt;length_nexp&gt;</w:t>
            </w:r>
            <w:r w:rsidR="00F11A10">
              <w:rPr>
                <w:noProof/>
                <w:webHidden/>
              </w:rPr>
              <w:tab/>
            </w:r>
            <w:r w:rsidR="00F11A10">
              <w:rPr>
                <w:noProof/>
                <w:webHidden/>
              </w:rPr>
              <w:fldChar w:fldCharType="begin"/>
            </w:r>
            <w:r w:rsidR="00F11A10">
              <w:rPr>
                <w:noProof/>
                <w:webHidden/>
              </w:rPr>
              <w:instrText xml:space="preserve"> PAGEREF _Toc444180159 \h </w:instrText>
            </w:r>
            <w:r w:rsidR="00F11A10">
              <w:rPr>
                <w:noProof/>
                <w:webHidden/>
              </w:rPr>
            </w:r>
            <w:r w:rsidR="00F11A10">
              <w:rPr>
                <w:noProof/>
                <w:webHidden/>
              </w:rPr>
              <w:fldChar w:fldCharType="separate"/>
            </w:r>
            <w:r w:rsidR="00F11A10">
              <w:rPr>
                <w:noProof/>
                <w:webHidden/>
              </w:rPr>
              <w:t>110</w:t>
            </w:r>
            <w:r w:rsidR="00F11A10">
              <w:rPr>
                <w:noProof/>
                <w:webHidden/>
              </w:rPr>
              <w:fldChar w:fldCharType="end"/>
            </w:r>
          </w:hyperlink>
        </w:p>
        <w:p w:rsidR="00F11A10" w:rsidRDefault="00216A49">
          <w:pPr>
            <w:pStyle w:val="TOC2"/>
            <w:rPr>
              <w:rFonts w:eastAsiaTheme="minorEastAsia"/>
              <w:noProof/>
            </w:rPr>
          </w:pPr>
          <w:hyperlink w:anchor="_Toc444180160" w:history="1">
            <w:r w:rsidR="00F11A10" w:rsidRPr="008C6C9F">
              <w:rPr>
                <w:rStyle w:val="Hyperlink"/>
                <w:noProof/>
              </w:rPr>
              <w:t>Byte.copy &lt;file_table_nexp&gt;,&lt;output_file_sexp&gt;</w:t>
            </w:r>
            <w:r w:rsidR="00F11A10">
              <w:rPr>
                <w:noProof/>
                <w:webHidden/>
              </w:rPr>
              <w:tab/>
            </w:r>
            <w:r w:rsidR="00F11A10">
              <w:rPr>
                <w:noProof/>
                <w:webHidden/>
              </w:rPr>
              <w:fldChar w:fldCharType="begin"/>
            </w:r>
            <w:r w:rsidR="00F11A10">
              <w:rPr>
                <w:noProof/>
                <w:webHidden/>
              </w:rPr>
              <w:instrText xml:space="preserve"> PAGEREF _Toc444180160 \h </w:instrText>
            </w:r>
            <w:r w:rsidR="00F11A10">
              <w:rPr>
                <w:noProof/>
                <w:webHidden/>
              </w:rPr>
            </w:r>
            <w:r w:rsidR="00F11A10">
              <w:rPr>
                <w:noProof/>
                <w:webHidden/>
              </w:rPr>
              <w:fldChar w:fldCharType="separate"/>
            </w:r>
            <w:r w:rsidR="00F11A10">
              <w:rPr>
                <w:noProof/>
                <w:webHidden/>
              </w:rPr>
              <w:t>110</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161" w:history="1">
            <w:r w:rsidR="00F11A10" w:rsidRPr="008C6C9F">
              <w:rPr>
                <w:rStyle w:val="Hyperlink"/>
                <w:noProof/>
              </w:rPr>
              <w:t>HTML</w:t>
            </w:r>
            <w:r w:rsidR="00F11A10">
              <w:rPr>
                <w:noProof/>
                <w:webHidden/>
              </w:rPr>
              <w:tab/>
            </w:r>
            <w:r w:rsidR="00F11A10">
              <w:rPr>
                <w:noProof/>
                <w:webHidden/>
              </w:rPr>
              <w:fldChar w:fldCharType="begin"/>
            </w:r>
            <w:r w:rsidR="00F11A10">
              <w:rPr>
                <w:noProof/>
                <w:webHidden/>
              </w:rPr>
              <w:instrText xml:space="preserve"> PAGEREF _Toc444180161 \h </w:instrText>
            </w:r>
            <w:r w:rsidR="00F11A10">
              <w:rPr>
                <w:noProof/>
                <w:webHidden/>
              </w:rPr>
            </w:r>
            <w:r w:rsidR="00F11A10">
              <w:rPr>
                <w:noProof/>
                <w:webHidden/>
              </w:rPr>
              <w:fldChar w:fldCharType="separate"/>
            </w:r>
            <w:r w:rsidR="00F11A10">
              <w:rPr>
                <w:noProof/>
                <w:webHidden/>
              </w:rPr>
              <w:t>111</w:t>
            </w:r>
            <w:r w:rsidR="00F11A10">
              <w:rPr>
                <w:noProof/>
                <w:webHidden/>
              </w:rPr>
              <w:fldChar w:fldCharType="end"/>
            </w:r>
          </w:hyperlink>
        </w:p>
        <w:p w:rsidR="00F11A10" w:rsidRDefault="00216A49">
          <w:pPr>
            <w:pStyle w:val="TOC2"/>
            <w:rPr>
              <w:rFonts w:eastAsiaTheme="minorEastAsia"/>
              <w:noProof/>
            </w:rPr>
          </w:pPr>
          <w:hyperlink w:anchor="_Toc444180162"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_Toc444180162 \h </w:instrText>
            </w:r>
            <w:r w:rsidR="00F11A10">
              <w:rPr>
                <w:noProof/>
                <w:webHidden/>
              </w:rPr>
            </w:r>
            <w:r w:rsidR="00F11A10">
              <w:rPr>
                <w:noProof/>
                <w:webHidden/>
              </w:rPr>
              <w:fldChar w:fldCharType="separate"/>
            </w:r>
            <w:r w:rsidR="00F11A10">
              <w:rPr>
                <w:noProof/>
                <w:webHidden/>
              </w:rPr>
              <w:t>111</w:t>
            </w:r>
            <w:r w:rsidR="00F11A10">
              <w:rPr>
                <w:noProof/>
                <w:webHidden/>
              </w:rPr>
              <w:fldChar w:fldCharType="end"/>
            </w:r>
          </w:hyperlink>
        </w:p>
        <w:p w:rsidR="00F11A10" w:rsidRDefault="00216A49">
          <w:pPr>
            <w:pStyle w:val="TOC2"/>
            <w:rPr>
              <w:rFonts w:eastAsiaTheme="minorEastAsia"/>
              <w:noProof/>
            </w:rPr>
          </w:pPr>
          <w:hyperlink w:anchor="_Toc444180163" w:history="1">
            <w:r w:rsidR="00F11A10" w:rsidRPr="008C6C9F">
              <w:rPr>
                <w:rStyle w:val="Hyperlink"/>
                <w:noProof/>
              </w:rPr>
              <w:t>HTML Commands</w:t>
            </w:r>
            <w:r w:rsidR="00F11A10">
              <w:rPr>
                <w:noProof/>
                <w:webHidden/>
              </w:rPr>
              <w:tab/>
            </w:r>
            <w:r w:rsidR="00F11A10">
              <w:rPr>
                <w:noProof/>
                <w:webHidden/>
              </w:rPr>
              <w:fldChar w:fldCharType="begin"/>
            </w:r>
            <w:r w:rsidR="00F11A10">
              <w:rPr>
                <w:noProof/>
                <w:webHidden/>
              </w:rPr>
              <w:instrText xml:space="preserve"> PAGEREF _Toc444180163 \h </w:instrText>
            </w:r>
            <w:r w:rsidR="00F11A10">
              <w:rPr>
                <w:noProof/>
                <w:webHidden/>
              </w:rPr>
            </w:r>
            <w:r w:rsidR="00F11A10">
              <w:rPr>
                <w:noProof/>
                <w:webHidden/>
              </w:rPr>
              <w:fldChar w:fldCharType="separate"/>
            </w:r>
            <w:r w:rsidR="00F11A10">
              <w:rPr>
                <w:noProof/>
                <w:webHidden/>
              </w:rPr>
              <w:t>111</w:t>
            </w:r>
            <w:r w:rsidR="00F11A10">
              <w:rPr>
                <w:noProof/>
                <w:webHidden/>
              </w:rPr>
              <w:fldChar w:fldCharType="end"/>
            </w:r>
          </w:hyperlink>
        </w:p>
        <w:p w:rsidR="00F11A10" w:rsidRDefault="00216A49">
          <w:pPr>
            <w:pStyle w:val="TOC3"/>
            <w:rPr>
              <w:rFonts w:eastAsiaTheme="minorEastAsia"/>
              <w:noProof/>
            </w:rPr>
          </w:pPr>
          <w:hyperlink w:anchor="_Toc444180164" w:history="1">
            <w:r w:rsidR="00F11A10" w:rsidRPr="008C6C9F">
              <w:rPr>
                <w:rStyle w:val="Hyperlink"/>
                <w:noProof/>
              </w:rPr>
              <w:t>Html.open {&lt;ShowStatusBar_lexp&gt; {, &lt;Orientation_nexp&gt;}}</w:t>
            </w:r>
            <w:r w:rsidR="00F11A10">
              <w:rPr>
                <w:noProof/>
                <w:webHidden/>
              </w:rPr>
              <w:tab/>
            </w:r>
            <w:r w:rsidR="00F11A10">
              <w:rPr>
                <w:noProof/>
                <w:webHidden/>
              </w:rPr>
              <w:fldChar w:fldCharType="begin"/>
            </w:r>
            <w:r w:rsidR="00F11A10">
              <w:rPr>
                <w:noProof/>
                <w:webHidden/>
              </w:rPr>
              <w:instrText xml:space="preserve"> PAGEREF _Toc444180164 \h </w:instrText>
            </w:r>
            <w:r w:rsidR="00F11A10">
              <w:rPr>
                <w:noProof/>
                <w:webHidden/>
              </w:rPr>
            </w:r>
            <w:r w:rsidR="00F11A10">
              <w:rPr>
                <w:noProof/>
                <w:webHidden/>
              </w:rPr>
              <w:fldChar w:fldCharType="separate"/>
            </w:r>
            <w:r w:rsidR="00F11A10">
              <w:rPr>
                <w:noProof/>
                <w:webHidden/>
              </w:rPr>
              <w:t>111</w:t>
            </w:r>
            <w:r w:rsidR="00F11A10">
              <w:rPr>
                <w:noProof/>
                <w:webHidden/>
              </w:rPr>
              <w:fldChar w:fldCharType="end"/>
            </w:r>
          </w:hyperlink>
        </w:p>
        <w:p w:rsidR="00F11A10" w:rsidRDefault="00216A49">
          <w:pPr>
            <w:pStyle w:val="TOC3"/>
            <w:rPr>
              <w:rFonts w:eastAsiaTheme="minorEastAsia"/>
              <w:noProof/>
            </w:rPr>
          </w:pPr>
          <w:hyperlink w:anchor="_Toc444180165" w:history="1">
            <w:r w:rsidR="00F11A10" w:rsidRPr="008C6C9F">
              <w:rPr>
                <w:rStyle w:val="Hyperlink"/>
                <w:noProof/>
              </w:rPr>
              <w:t>Html.orientation &lt;nexp&gt;</w:t>
            </w:r>
            <w:r w:rsidR="00F11A10">
              <w:rPr>
                <w:noProof/>
                <w:webHidden/>
              </w:rPr>
              <w:tab/>
            </w:r>
            <w:r w:rsidR="00F11A10">
              <w:rPr>
                <w:noProof/>
                <w:webHidden/>
              </w:rPr>
              <w:fldChar w:fldCharType="begin"/>
            </w:r>
            <w:r w:rsidR="00F11A10">
              <w:rPr>
                <w:noProof/>
                <w:webHidden/>
              </w:rPr>
              <w:instrText xml:space="preserve"> PAGEREF _Toc444180165 \h </w:instrText>
            </w:r>
            <w:r w:rsidR="00F11A10">
              <w:rPr>
                <w:noProof/>
                <w:webHidden/>
              </w:rPr>
            </w:r>
            <w:r w:rsidR="00F11A10">
              <w:rPr>
                <w:noProof/>
                <w:webHidden/>
              </w:rPr>
              <w:fldChar w:fldCharType="separate"/>
            </w:r>
            <w:r w:rsidR="00F11A10">
              <w:rPr>
                <w:noProof/>
                <w:webHidden/>
              </w:rPr>
              <w:t>111</w:t>
            </w:r>
            <w:r w:rsidR="00F11A10">
              <w:rPr>
                <w:noProof/>
                <w:webHidden/>
              </w:rPr>
              <w:fldChar w:fldCharType="end"/>
            </w:r>
          </w:hyperlink>
        </w:p>
        <w:p w:rsidR="00F11A10" w:rsidRDefault="00216A49">
          <w:pPr>
            <w:pStyle w:val="TOC3"/>
            <w:rPr>
              <w:rFonts w:eastAsiaTheme="minorEastAsia"/>
              <w:noProof/>
            </w:rPr>
          </w:pPr>
          <w:hyperlink w:anchor="_Toc444180166" w:history="1">
            <w:r w:rsidR="00F11A10" w:rsidRPr="008C6C9F">
              <w:rPr>
                <w:rStyle w:val="Hyperlink"/>
                <w:noProof/>
              </w:rPr>
              <w:t>Html.load.url &lt;file_sexp&gt;</w:t>
            </w:r>
            <w:r w:rsidR="00F11A10">
              <w:rPr>
                <w:noProof/>
                <w:webHidden/>
              </w:rPr>
              <w:tab/>
            </w:r>
            <w:r w:rsidR="00F11A10">
              <w:rPr>
                <w:noProof/>
                <w:webHidden/>
              </w:rPr>
              <w:fldChar w:fldCharType="begin"/>
            </w:r>
            <w:r w:rsidR="00F11A10">
              <w:rPr>
                <w:noProof/>
                <w:webHidden/>
              </w:rPr>
              <w:instrText xml:space="preserve"> PAGEREF _Toc444180166 \h </w:instrText>
            </w:r>
            <w:r w:rsidR="00F11A10">
              <w:rPr>
                <w:noProof/>
                <w:webHidden/>
              </w:rPr>
            </w:r>
            <w:r w:rsidR="00F11A10">
              <w:rPr>
                <w:noProof/>
                <w:webHidden/>
              </w:rPr>
              <w:fldChar w:fldCharType="separate"/>
            </w:r>
            <w:r w:rsidR="00F11A10">
              <w:rPr>
                <w:noProof/>
                <w:webHidden/>
              </w:rPr>
              <w:t>112</w:t>
            </w:r>
            <w:r w:rsidR="00F11A10">
              <w:rPr>
                <w:noProof/>
                <w:webHidden/>
              </w:rPr>
              <w:fldChar w:fldCharType="end"/>
            </w:r>
          </w:hyperlink>
        </w:p>
        <w:p w:rsidR="00F11A10" w:rsidRDefault="00216A49">
          <w:pPr>
            <w:pStyle w:val="TOC3"/>
            <w:rPr>
              <w:rFonts w:eastAsiaTheme="minorEastAsia"/>
              <w:noProof/>
            </w:rPr>
          </w:pPr>
          <w:hyperlink w:anchor="_Toc444180167" w:history="1">
            <w:r w:rsidR="00F11A10" w:rsidRPr="008C6C9F">
              <w:rPr>
                <w:rStyle w:val="Hyperlink"/>
                <w:noProof/>
              </w:rPr>
              <w:t>Html.load.string &lt;html_sexp&gt;</w:t>
            </w:r>
            <w:r w:rsidR="00F11A10">
              <w:rPr>
                <w:noProof/>
                <w:webHidden/>
              </w:rPr>
              <w:tab/>
            </w:r>
            <w:r w:rsidR="00F11A10">
              <w:rPr>
                <w:noProof/>
                <w:webHidden/>
              </w:rPr>
              <w:fldChar w:fldCharType="begin"/>
            </w:r>
            <w:r w:rsidR="00F11A10">
              <w:rPr>
                <w:noProof/>
                <w:webHidden/>
              </w:rPr>
              <w:instrText xml:space="preserve"> PAGEREF _Toc444180167 \h </w:instrText>
            </w:r>
            <w:r w:rsidR="00F11A10">
              <w:rPr>
                <w:noProof/>
                <w:webHidden/>
              </w:rPr>
            </w:r>
            <w:r w:rsidR="00F11A10">
              <w:rPr>
                <w:noProof/>
                <w:webHidden/>
              </w:rPr>
              <w:fldChar w:fldCharType="separate"/>
            </w:r>
            <w:r w:rsidR="00F11A10">
              <w:rPr>
                <w:noProof/>
                <w:webHidden/>
              </w:rPr>
              <w:t>112</w:t>
            </w:r>
            <w:r w:rsidR="00F11A10">
              <w:rPr>
                <w:noProof/>
                <w:webHidden/>
              </w:rPr>
              <w:fldChar w:fldCharType="end"/>
            </w:r>
          </w:hyperlink>
        </w:p>
        <w:p w:rsidR="00F11A10" w:rsidRDefault="00216A49">
          <w:pPr>
            <w:pStyle w:val="TOC3"/>
            <w:rPr>
              <w:rFonts w:eastAsiaTheme="minorEastAsia"/>
              <w:noProof/>
            </w:rPr>
          </w:pPr>
          <w:hyperlink w:anchor="_Toc444180168" w:history="1">
            <w:r w:rsidR="00F11A10" w:rsidRPr="008C6C9F">
              <w:rPr>
                <w:rStyle w:val="Hyperlink"/>
                <w:noProof/>
              </w:rPr>
              <w:t>Html.post &lt;url_sexp&gt;, &lt;list_nexp&gt;</w:t>
            </w:r>
            <w:r w:rsidR="00F11A10">
              <w:rPr>
                <w:noProof/>
                <w:webHidden/>
              </w:rPr>
              <w:tab/>
            </w:r>
            <w:r w:rsidR="00F11A10">
              <w:rPr>
                <w:noProof/>
                <w:webHidden/>
              </w:rPr>
              <w:fldChar w:fldCharType="begin"/>
            </w:r>
            <w:r w:rsidR="00F11A10">
              <w:rPr>
                <w:noProof/>
                <w:webHidden/>
              </w:rPr>
              <w:instrText xml:space="preserve"> PAGEREF _Toc444180168 \h </w:instrText>
            </w:r>
            <w:r w:rsidR="00F11A10">
              <w:rPr>
                <w:noProof/>
                <w:webHidden/>
              </w:rPr>
            </w:r>
            <w:r w:rsidR="00F11A10">
              <w:rPr>
                <w:noProof/>
                <w:webHidden/>
              </w:rPr>
              <w:fldChar w:fldCharType="separate"/>
            </w:r>
            <w:r w:rsidR="00F11A10">
              <w:rPr>
                <w:noProof/>
                <w:webHidden/>
              </w:rPr>
              <w:t>112</w:t>
            </w:r>
            <w:r w:rsidR="00F11A10">
              <w:rPr>
                <w:noProof/>
                <w:webHidden/>
              </w:rPr>
              <w:fldChar w:fldCharType="end"/>
            </w:r>
          </w:hyperlink>
        </w:p>
        <w:p w:rsidR="00F11A10" w:rsidRDefault="00216A49">
          <w:pPr>
            <w:pStyle w:val="TOC3"/>
            <w:rPr>
              <w:rFonts w:eastAsiaTheme="minorEastAsia"/>
              <w:noProof/>
            </w:rPr>
          </w:pPr>
          <w:hyperlink w:anchor="_Toc444180169" w:history="1">
            <w:r w:rsidR="00F11A10" w:rsidRPr="008C6C9F">
              <w:rPr>
                <w:rStyle w:val="Hyperlink"/>
                <w:noProof/>
              </w:rPr>
              <w:t>Html.get.datalink &lt;data_svar&gt;</w:t>
            </w:r>
            <w:r w:rsidR="00F11A10">
              <w:rPr>
                <w:noProof/>
                <w:webHidden/>
              </w:rPr>
              <w:tab/>
            </w:r>
            <w:r w:rsidR="00F11A10">
              <w:rPr>
                <w:noProof/>
                <w:webHidden/>
              </w:rPr>
              <w:fldChar w:fldCharType="begin"/>
            </w:r>
            <w:r w:rsidR="00F11A10">
              <w:rPr>
                <w:noProof/>
                <w:webHidden/>
              </w:rPr>
              <w:instrText xml:space="preserve"> PAGEREF _Toc444180169 \h </w:instrText>
            </w:r>
            <w:r w:rsidR="00F11A10">
              <w:rPr>
                <w:noProof/>
                <w:webHidden/>
              </w:rPr>
            </w:r>
            <w:r w:rsidR="00F11A10">
              <w:rPr>
                <w:noProof/>
                <w:webHidden/>
              </w:rPr>
              <w:fldChar w:fldCharType="separate"/>
            </w:r>
            <w:r w:rsidR="00F11A10">
              <w:rPr>
                <w:noProof/>
                <w:webHidden/>
              </w:rPr>
              <w:t>112</w:t>
            </w:r>
            <w:r w:rsidR="00F11A10">
              <w:rPr>
                <w:noProof/>
                <w:webHidden/>
              </w:rPr>
              <w:fldChar w:fldCharType="end"/>
            </w:r>
          </w:hyperlink>
        </w:p>
        <w:p w:rsidR="00F11A10" w:rsidRDefault="00216A49">
          <w:pPr>
            <w:pStyle w:val="TOC3"/>
            <w:rPr>
              <w:rFonts w:eastAsiaTheme="minorEastAsia"/>
              <w:noProof/>
            </w:rPr>
          </w:pPr>
          <w:hyperlink w:anchor="_Toc444180170" w:history="1">
            <w:r w:rsidR="00F11A10" w:rsidRPr="008C6C9F">
              <w:rPr>
                <w:rStyle w:val="Hyperlink"/>
                <w:noProof/>
              </w:rPr>
              <w:t>Html.go.back</w:t>
            </w:r>
            <w:r w:rsidR="00F11A10">
              <w:rPr>
                <w:noProof/>
                <w:webHidden/>
              </w:rPr>
              <w:tab/>
            </w:r>
            <w:r w:rsidR="00F11A10">
              <w:rPr>
                <w:noProof/>
                <w:webHidden/>
              </w:rPr>
              <w:fldChar w:fldCharType="begin"/>
            </w:r>
            <w:r w:rsidR="00F11A10">
              <w:rPr>
                <w:noProof/>
                <w:webHidden/>
              </w:rPr>
              <w:instrText xml:space="preserve"> PAGEREF _Toc444180170 \h </w:instrText>
            </w:r>
            <w:r w:rsidR="00F11A10">
              <w:rPr>
                <w:noProof/>
                <w:webHidden/>
              </w:rPr>
            </w:r>
            <w:r w:rsidR="00F11A10">
              <w:rPr>
                <w:noProof/>
                <w:webHidden/>
              </w:rPr>
              <w:fldChar w:fldCharType="separate"/>
            </w:r>
            <w:r w:rsidR="00F11A10">
              <w:rPr>
                <w:noProof/>
                <w:webHidden/>
              </w:rPr>
              <w:t>113</w:t>
            </w:r>
            <w:r w:rsidR="00F11A10">
              <w:rPr>
                <w:noProof/>
                <w:webHidden/>
              </w:rPr>
              <w:fldChar w:fldCharType="end"/>
            </w:r>
          </w:hyperlink>
        </w:p>
        <w:p w:rsidR="00F11A10" w:rsidRDefault="00216A49">
          <w:pPr>
            <w:pStyle w:val="TOC3"/>
            <w:rPr>
              <w:rFonts w:eastAsiaTheme="minorEastAsia"/>
              <w:noProof/>
            </w:rPr>
          </w:pPr>
          <w:hyperlink w:anchor="_Toc444180171" w:history="1">
            <w:r w:rsidR="00F11A10" w:rsidRPr="008C6C9F">
              <w:rPr>
                <w:rStyle w:val="Hyperlink"/>
                <w:noProof/>
              </w:rPr>
              <w:t>Html.go.forward</w:t>
            </w:r>
            <w:r w:rsidR="00F11A10">
              <w:rPr>
                <w:noProof/>
                <w:webHidden/>
              </w:rPr>
              <w:tab/>
            </w:r>
            <w:r w:rsidR="00F11A10">
              <w:rPr>
                <w:noProof/>
                <w:webHidden/>
              </w:rPr>
              <w:fldChar w:fldCharType="begin"/>
            </w:r>
            <w:r w:rsidR="00F11A10">
              <w:rPr>
                <w:noProof/>
                <w:webHidden/>
              </w:rPr>
              <w:instrText xml:space="preserve"> PAGEREF _Toc444180171 \h </w:instrText>
            </w:r>
            <w:r w:rsidR="00F11A10">
              <w:rPr>
                <w:noProof/>
                <w:webHidden/>
              </w:rPr>
            </w:r>
            <w:r w:rsidR="00F11A10">
              <w:rPr>
                <w:noProof/>
                <w:webHidden/>
              </w:rPr>
              <w:fldChar w:fldCharType="separate"/>
            </w:r>
            <w:r w:rsidR="00F11A10">
              <w:rPr>
                <w:noProof/>
                <w:webHidden/>
              </w:rPr>
              <w:t>113</w:t>
            </w:r>
            <w:r w:rsidR="00F11A10">
              <w:rPr>
                <w:noProof/>
                <w:webHidden/>
              </w:rPr>
              <w:fldChar w:fldCharType="end"/>
            </w:r>
          </w:hyperlink>
        </w:p>
        <w:p w:rsidR="00F11A10" w:rsidRDefault="00216A49">
          <w:pPr>
            <w:pStyle w:val="TOC3"/>
            <w:rPr>
              <w:rFonts w:eastAsiaTheme="minorEastAsia"/>
              <w:noProof/>
            </w:rPr>
          </w:pPr>
          <w:hyperlink w:anchor="_Toc444180172" w:history="1">
            <w:r w:rsidR="00F11A10" w:rsidRPr="008C6C9F">
              <w:rPr>
                <w:rStyle w:val="Hyperlink"/>
                <w:noProof/>
              </w:rPr>
              <w:t>Html.close</w:t>
            </w:r>
            <w:r w:rsidR="00F11A10">
              <w:rPr>
                <w:noProof/>
                <w:webHidden/>
              </w:rPr>
              <w:tab/>
            </w:r>
            <w:r w:rsidR="00F11A10">
              <w:rPr>
                <w:noProof/>
                <w:webHidden/>
              </w:rPr>
              <w:fldChar w:fldCharType="begin"/>
            </w:r>
            <w:r w:rsidR="00F11A10">
              <w:rPr>
                <w:noProof/>
                <w:webHidden/>
              </w:rPr>
              <w:instrText xml:space="preserve"> PAGEREF _Toc444180172 \h </w:instrText>
            </w:r>
            <w:r w:rsidR="00F11A10">
              <w:rPr>
                <w:noProof/>
                <w:webHidden/>
              </w:rPr>
            </w:r>
            <w:r w:rsidR="00F11A10">
              <w:rPr>
                <w:noProof/>
                <w:webHidden/>
              </w:rPr>
              <w:fldChar w:fldCharType="separate"/>
            </w:r>
            <w:r w:rsidR="00F11A10">
              <w:rPr>
                <w:noProof/>
                <w:webHidden/>
              </w:rPr>
              <w:t>113</w:t>
            </w:r>
            <w:r w:rsidR="00F11A10">
              <w:rPr>
                <w:noProof/>
                <w:webHidden/>
              </w:rPr>
              <w:fldChar w:fldCharType="end"/>
            </w:r>
          </w:hyperlink>
        </w:p>
        <w:p w:rsidR="00F11A10" w:rsidRDefault="00216A49">
          <w:pPr>
            <w:pStyle w:val="TOC3"/>
            <w:rPr>
              <w:rFonts w:eastAsiaTheme="minorEastAsia"/>
              <w:noProof/>
            </w:rPr>
          </w:pPr>
          <w:hyperlink w:anchor="_Toc444180173" w:history="1">
            <w:r w:rsidR="00F11A10" w:rsidRPr="008C6C9F">
              <w:rPr>
                <w:rStyle w:val="Hyperlink"/>
                <w:noProof/>
              </w:rPr>
              <w:t>Html.clear.cache</w:t>
            </w:r>
            <w:r w:rsidR="00F11A10">
              <w:rPr>
                <w:noProof/>
                <w:webHidden/>
              </w:rPr>
              <w:tab/>
            </w:r>
            <w:r w:rsidR="00F11A10">
              <w:rPr>
                <w:noProof/>
                <w:webHidden/>
              </w:rPr>
              <w:fldChar w:fldCharType="begin"/>
            </w:r>
            <w:r w:rsidR="00F11A10">
              <w:rPr>
                <w:noProof/>
                <w:webHidden/>
              </w:rPr>
              <w:instrText xml:space="preserve"> PAGEREF _Toc444180173 \h </w:instrText>
            </w:r>
            <w:r w:rsidR="00F11A10">
              <w:rPr>
                <w:noProof/>
                <w:webHidden/>
              </w:rPr>
            </w:r>
            <w:r w:rsidR="00F11A10">
              <w:rPr>
                <w:noProof/>
                <w:webHidden/>
              </w:rPr>
              <w:fldChar w:fldCharType="separate"/>
            </w:r>
            <w:r w:rsidR="00F11A10">
              <w:rPr>
                <w:noProof/>
                <w:webHidden/>
              </w:rPr>
              <w:t>114</w:t>
            </w:r>
            <w:r w:rsidR="00F11A10">
              <w:rPr>
                <w:noProof/>
                <w:webHidden/>
              </w:rPr>
              <w:fldChar w:fldCharType="end"/>
            </w:r>
          </w:hyperlink>
        </w:p>
        <w:p w:rsidR="00F11A10" w:rsidRDefault="00216A49">
          <w:pPr>
            <w:pStyle w:val="TOC3"/>
            <w:rPr>
              <w:rFonts w:eastAsiaTheme="minorEastAsia"/>
              <w:noProof/>
            </w:rPr>
          </w:pPr>
          <w:hyperlink w:anchor="_Toc444180174" w:history="1">
            <w:r w:rsidR="00F11A10" w:rsidRPr="008C6C9F">
              <w:rPr>
                <w:rStyle w:val="Hyperlink"/>
                <w:noProof/>
              </w:rPr>
              <w:t>Html.clear.history</w:t>
            </w:r>
            <w:r w:rsidR="00F11A10">
              <w:rPr>
                <w:noProof/>
                <w:webHidden/>
              </w:rPr>
              <w:tab/>
            </w:r>
            <w:r w:rsidR="00F11A10">
              <w:rPr>
                <w:noProof/>
                <w:webHidden/>
              </w:rPr>
              <w:fldChar w:fldCharType="begin"/>
            </w:r>
            <w:r w:rsidR="00F11A10">
              <w:rPr>
                <w:noProof/>
                <w:webHidden/>
              </w:rPr>
              <w:instrText xml:space="preserve"> PAGEREF _Toc444180174 \h </w:instrText>
            </w:r>
            <w:r w:rsidR="00F11A10">
              <w:rPr>
                <w:noProof/>
                <w:webHidden/>
              </w:rPr>
            </w:r>
            <w:r w:rsidR="00F11A10">
              <w:rPr>
                <w:noProof/>
                <w:webHidden/>
              </w:rPr>
              <w:fldChar w:fldCharType="separate"/>
            </w:r>
            <w:r w:rsidR="00F11A10">
              <w:rPr>
                <w:noProof/>
                <w:webHidden/>
              </w:rPr>
              <w:t>114</w:t>
            </w:r>
            <w:r w:rsidR="00F11A10">
              <w:rPr>
                <w:noProof/>
                <w:webHidden/>
              </w:rPr>
              <w:fldChar w:fldCharType="end"/>
            </w:r>
          </w:hyperlink>
        </w:p>
        <w:p w:rsidR="00F11A10" w:rsidRDefault="00216A49">
          <w:pPr>
            <w:pStyle w:val="TOC2"/>
            <w:rPr>
              <w:rFonts w:eastAsiaTheme="minorEastAsia"/>
              <w:noProof/>
            </w:rPr>
          </w:pPr>
          <w:hyperlink w:anchor="_Toc444180175" w:history="1">
            <w:r w:rsidR="00F11A10" w:rsidRPr="008C6C9F">
              <w:rPr>
                <w:rStyle w:val="Hyperlink"/>
                <w:noProof/>
              </w:rPr>
              <w:t>Related Commands</w:t>
            </w:r>
            <w:r w:rsidR="00F11A10">
              <w:rPr>
                <w:noProof/>
                <w:webHidden/>
              </w:rPr>
              <w:tab/>
            </w:r>
            <w:r w:rsidR="00F11A10">
              <w:rPr>
                <w:noProof/>
                <w:webHidden/>
              </w:rPr>
              <w:fldChar w:fldCharType="begin"/>
            </w:r>
            <w:r w:rsidR="00F11A10">
              <w:rPr>
                <w:noProof/>
                <w:webHidden/>
              </w:rPr>
              <w:instrText xml:space="preserve"> PAGEREF _Toc444180175 \h </w:instrText>
            </w:r>
            <w:r w:rsidR="00F11A10">
              <w:rPr>
                <w:noProof/>
                <w:webHidden/>
              </w:rPr>
            </w:r>
            <w:r w:rsidR="00F11A10">
              <w:rPr>
                <w:noProof/>
                <w:webHidden/>
              </w:rPr>
              <w:fldChar w:fldCharType="separate"/>
            </w:r>
            <w:r w:rsidR="00F11A10">
              <w:rPr>
                <w:noProof/>
                <w:webHidden/>
              </w:rPr>
              <w:t>114</w:t>
            </w:r>
            <w:r w:rsidR="00F11A10">
              <w:rPr>
                <w:noProof/>
                <w:webHidden/>
              </w:rPr>
              <w:fldChar w:fldCharType="end"/>
            </w:r>
          </w:hyperlink>
        </w:p>
        <w:p w:rsidR="00F11A10" w:rsidRDefault="00216A49">
          <w:pPr>
            <w:pStyle w:val="TOC3"/>
            <w:rPr>
              <w:rFonts w:eastAsiaTheme="minorEastAsia"/>
              <w:noProof/>
            </w:rPr>
          </w:pPr>
          <w:hyperlink w:anchor="_Toc444180176" w:history="1">
            <w:r w:rsidR="00F11A10" w:rsidRPr="008C6C9F">
              <w:rPr>
                <w:rStyle w:val="Hyperlink"/>
                <w:noProof/>
              </w:rPr>
              <w:t>Browse &lt;url_sexp&gt;</w:t>
            </w:r>
            <w:r w:rsidR="00F11A10">
              <w:rPr>
                <w:noProof/>
                <w:webHidden/>
              </w:rPr>
              <w:tab/>
            </w:r>
            <w:r w:rsidR="00F11A10">
              <w:rPr>
                <w:noProof/>
                <w:webHidden/>
              </w:rPr>
              <w:fldChar w:fldCharType="begin"/>
            </w:r>
            <w:r w:rsidR="00F11A10">
              <w:rPr>
                <w:noProof/>
                <w:webHidden/>
              </w:rPr>
              <w:instrText xml:space="preserve"> PAGEREF _Toc444180176 \h </w:instrText>
            </w:r>
            <w:r w:rsidR="00F11A10">
              <w:rPr>
                <w:noProof/>
                <w:webHidden/>
              </w:rPr>
            </w:r>
            <w:r w:rsidR="00F11A10">
              <w:rPr>
                <w:noProof/>
                <w:webHidden/>
              </w:rPr>
              <w:fldChar w:fldCharType="separate"/>
            </w:r>
            <w:r w:rsidR="00F11A10">
              <w:rPr>
                <w:noProof/>
                <w:webHidden/>
              </w:rPr>
              <w:t>114</w:t>
            </w:r>
            <w:r w:rsidR="00F11A10">
              <w:rPr>
                <w:noProof/>
                <w:webHidden/>
              </w:rPr>
              <w:fldChar w:fldCharType="end"/>
            </w:r>
          </w:hyperlink>
        </w:p>
        <w:p w:rsidR="00F11A10" w:rsidRDefault="00216A49">
          <w:pPr>
            <w:pStyle w:val="TOC3"/>
            <w:rPr>
              <w:rFonts w:eastAsiaTheme="minorEastAsia"/>
              <w:noProof/>
            </w:rPr>
          </w:pPr>
          <w:hyperlink w:anchor="_Toc444180177" w:history="1">
            <w:r w:rsidR="00F11A10" w:rsidRPr="008C6C9F">
              <w:rPr>
                <w:rStyle w:val="Hyperlink"/>
                <w:noProof/>
              </w:rPr>
              <w:t>Http.post &lt;url_sexp&gt;, &lt;list_nexp&gt;, &lt;result_svar&gt;</w:t>
            </w:r>
            <w:r w:rsidR="00F11A10">
              <w:rPr>
                <w:noProof/>
                <w:webHidden/>
              </w:rPr>
              <w:tab/>
            </w:r>
            <w:r w:rsidR="00F11A10">
              <w:rPr>
                <w:noProof/>
                <w:webHidden/>
              </w:rPr>
              <w:fldChar w:fldCharType="begin"/>
            </w:r>
            <w:r w:rsidR="00F11A10">
              <w:rPr>
                <w:noProof/>
                <w:webHidden/>
              </w:rPr>
              <w:instrText xml:space="preserve"> PAGEREF _Toc444180177 \h </w:instrText>
            </w:r>
            <w:r w:rsidR="00F11A10">
              <w:rPr>
                <w:noProof/>
                <w:webHidden/>
              </w:rPr>
            </w:r>
            <w:r w:rsidR="00F11A10">
              <w:rPr>
                <w:noProof/>
                <w:webHidden/>
              </w:rPr>
              <w:fldChar w:fldCharType="separate"/>
            </w:r>
            <w:r w:rsidR="00F11A10">
              <w:rPr>
                <w:noProof/>
                <w:webHidden/>
              </w:rPr>
              <w:t>114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178" w:history="1">
            <w:r w:rsidR="00F11A10" w:rsidRPr="008C6C9F">
              <w:rPr>
                <w:rStyle w:val="Hyperlink"/>
                <w:noProof/>
              </w:rPr>
              <w:t>TCP/IP Sockets</w:t>
            </w:r>
            <w:r w:rsidR="00F11A10">
              <w:rPr>
                <w:noProof/>
                <w:webHidden/>
              </w:rPr>
              <w:tab/>
            </w:r>
            <w:r w:rsidR="00F11A10">
              <w:rPr>
                <w:noProof/>
                <w:webHidden/>
              </w:rPr>
              <w:fldChar w:fldCharType="begin"/>
            </w:r>
            <w:r w:rsidR="00F11A10">
              <w:rPr>
                <w:noProof/>
                <w:webHidden/>
              </w:rPr>
              <w:instrText xml:space="preserve"> PAGEREF _Toc444180178 \h </w:instrText>
            </w:r>
            <w:r w:rsidR="00F11A10">
              <w:rPr>
                <w:noProof/>
                <w:webHidden/>
              </w:rPr>
            </w:r>
            <w:r w:rsidR="00F11A10">
              <w:rPr>
                <w:noProof/>
                <w:webHidden/>
              </w:rPr>
              <w:fldChar w:fldCharType="separate"/>
            </w:r>
            <w:r w:rsidR="00F11A10">
              <w:rPr>
                <w:noProof/>
                <w:webHidden/>
              </w:rPr>
              <w:t>114</w:t>
            </w:r>
            <w:r w:rsidR="00F11A10">
              <w:rPr>
                <w:noProof/>
                <w:webHidden/>
              </w:rPr>
              <w:fldChar w:fldCharType="end"/>
            </w:r>
          </w:hyperlink>
        </w:p>
        <w:p w:rsidR="00F11A10" w:rsidRDefault="00216A49">
          <w:pPr>
            <w:pStyle w:val="TOC2"/>
            <w:rPr>
              <w:rFonts w:eastAsiaTheme="minorEastAsia"/>
              <w:noProof/>
            </w:rPr>
          </w:pPr>
          <w:hyperlink w:anchor="_Toc444180179" w:history="1">
            <w:r w:rsidR="00F11A10" w:rsidRPr="008C6C9F">
              <w:rPr>
                <w:rStyle w:val="Hyperlink"/>
                <w:noProof/>
              </w:rPr>
              <w:t>TCP/IP Client Socket Commands</w:t>
            </w:r>
            <w:r w:rsidR="00F11A10">
              <w:rPr>
                <w:noProof/>
                <w:webHidden/>
              </w:rPr>
              <w:tab/>
            </w:r>
            <w:r w:rsidR="00F11A10">
              <w:rPr>
                <w:noProof/>
                <w:webHidden/>
              </w:rPr>
              <w:fldChar w:fldCharType="begin"/>
            </w:r>
            <w:r w:rsidR="00F11A10">
              <w:rPr>
                <w:noProof/>
                <w:webHidden/>
              </w:rPr>
              <w:instrText xml:space="preserve"> PAGEREF _Toc444180179 \h </w:instrText>
            </w:r>
            <w:r w:rsidR="00F11A10">
              <w:rPr>
                <w:noProof/>
                <w:webHidden/>
              </w:rPr>
            </w:r>
            <w:r w:rsidR="00F11A10">
              <w:rPr>
                <w:noProof/>
                <w:webHidden/>
              </w:rPr>
              <w:fldChar w:fldCharType="separate"/>
            </w:r>
            <w:r w:rsidR="00F11A10">
              <w:rPr>
                <w:noProof/>
                <w:webHidden/>
              </w:rPr>
              <w:t>115</w:t>
            </w:r>
            <w:r w:rsidR="00F11A10">
              <w:rPr>
                <w:noProof/>
                <w:webHidden/>
              </w:rPr>
              <w:fldChar w:fldCharType="end"/>
            </w:r>
          </w:hyperlink>
        </w:p>
        <w:p w:rsidR="00F11A10" w:rsidRDefault="00216A49">
          <w:pPr>
            <w:pStyle w:val="TOC3"/>
            <w:rPr>
              <w:rFonts w:eastAsiaTheme="minorEastAsia"/>
              <w:noProof/>
            </w:rPr>
          </w:pPr>
          <w:hyperlink w:anchor="_Toc444180180" w:history="1">
            <w:r w:rsidR="00F11A10" w:rsidRPr="008C6C9F">
              <w:rPr>
                <w:rStyle w:val="Hyperlink"/>
                <w:noProof/>
              </w:rPr>
              <w:t>Socket.client.connect &lt;server_sexp&gt;, &lt;port_nexp&gt; { , &lt;wait_lexp&gt; }</w:t>
            </w:r>
            <w:r w:rsidR="00F11A10">
              <w:rPr>
                <w:noProof/>
                <w:webHidden/>
              </w:rPr>
              <w:tab/>
            </w:r>
            <w:r w:rsidR="00F11A10">
              <w:rPr>
                <w:noProof/>
                <w:webHidden/>
              </w:rPr>
              <w:fldChar w:fldCharType="begin"/>
            </w:r>
            <w:r w:rsidR="00F11A10">
              <w:rPr>
                <w:noProof/>
                <w:webHidden/>
              </w:rPr>
              <w:instrText xml:space="preserve"> PAGEREF _Toc444180180 \h </w:instrText>
            </w:r>
            <w:r w:rsidR="00F11A10">
              <w:rPr>
                <w:noProof/>
                <w:webHidden/>
              </w:rPr>
            </w:r>
            <w:r w:rsidR="00F11A10">
              <w:rPr>
                <w:noProof/>
                <w:webHidden/>
              </w:rPr>
              <w:fldChar w:fldCharType="separate"/>
            </w:r>
            <w:r w:rsidR="00F11A10">
              <w:rPr>
                <w:noProof/>
                <w:webHidden/>
              </w:rPr>
              <w:t>115</w:t>
            </w:r>
            <w:r w:rsidR="00F11A10">
              <w:rPr>
                <w:noProof/>
                <w:webHidden/>
              </w:rPr>
              <w:fldChar w:fldCharType="end"/>
            </w:r>
          </w:hyperlink>
        </w:p>
        <w:p w:rsidR="00F11A10" w:rsidRDefault="00216A49">
          <w:pPr>
            <w:pStyle w:val="TOC3"/>
            <w:rPr>
              <w:rFonts w:eastAsiaTheme="minorEastAsia"/>
              <w:noProof/>
            </w:rPr>
          </w:pPr>
          <w:hyperlink w:anchor="_Toc444180181" w:history="1">
            <w:r w:rsidR="00F11A10" w:rsidRPr="008C6C9F">
              <w:rPr>
                <w:rStyle w:val="Hyperlink"/>
                <w:noProof/>
              </w:rPr>
              <w:t>Socket.client.status &lt;status_nvar&gt;</w:t>
            </w:r>
            <w:r w:rsidR="00F11A10">
              <w:rPr>
                <w:noProof/>
                <w:webHidden/>
              </w:rPr>
              <w:tab/>
            </w:r>
            <w:r w:rsidR="00F11A10">
              <w:rPr>
                <w:noProof/>
                <w:webHidden/>
              </w:rPr>
              <w:fldChar w:fldCharType="begin"/>
            </w:r>
            <w:r w:rsidR="00F11A10">
              <w:rPr>
                <w:noProof/>
                <w:webHidden/>
              </w:rPr>
              <w:instrText xml:space="preserve"> PAGEREF _Toc444180181 \h </w:instrText>
            </w:r>
            <w:r w:rsidR="00F11A10">
              <w:rPr>
                <w:noProof/>
                <w:webHidden/>
              </w:rPr>
            </w:r>
            <w:r w:rsidR="00F11A10">
              <w:rPr>
                <w:noProof/>
                <w:webHidden/>
              </w:rPr>
              <w:fldChar w:fldCharType="separate"/>
            </w:r>
            <w:r w:rsidR="00F11A10">
              <w:rPr>
                <w:noProof/>
                <w:webHidden/>
              </w:rPr>
              <w:t>115</w:t>
            </w:r>
            <w:r w:rsidR="00F11A10">
              <w:rPr>
                <w:noProof/>
                <w:webHidden/>
              </w:rPr>
              <w:fldChar w:fldCharType="end"/>
            </w:r>
          </w:hyperlink>
        </w:p>
        <w:p w:rsidR="00F11A10" w:rsidRDefault="00216A49">
          <w:pPr>
            <w:pStyle w:val="TOC3"/>
            <w:rPr>
              <w:rFonts w:eastAsiaTheme="minorEastAsia"/>
              <w:noProof/>
            </w:rPr>
          </w:pPr>
          <w:hyperlink w:anchor="_Toc444180182" w:history="1">
            <w:r w:rsidR="00F11A10" w:rsidRPr="008C6C9F">
              <w:rPr>
                <w:rStyle w:val="Hyperlink"/>
                <w:noProof/>
              </w:rPr>
              <w:t>Socket.client.server.ip &lt;svar&gt;</w:t>
            </w:r>
            <w:r w:rsidR="00F11A10">
              <w:rPr>
                <w:noProof/>
                <w:webHidden/>
              </w:rPr>
              <w:tab/>
            </w:r>
            <w:r w:rsidR="00F11A10">
              <w:rPr>
                <w:noProof/>
                <w:webHidden/>
              </w:rPr>
              <w:fldChar w:fldCharType="begin"/>
            </w:r>
            <w:r w:rsidR="00F11A10">
              <w:rPr>
                <w:noProof/>
                <w:webHidden/>
              </w:rPr>
              <w:instrText xml:space="preserve"> PAGEREF _Toc444180182 \h </w:instrText>
            </w:r>
            <w:r w:rsidR="00F11A10">
              <w:rPr>
                <w:noProof/>
                <w:webHidden/>
              </w:rPr>
            </w:r>
            <w:r w:rsidR="00F11A10">
              <w:rPr>
                <w:noProof/>
                <w:webHidden/>
              </w:rPr>
              <w:fldChar w:fldCharType="separate"/>
            </w:r>
            <w:r w:rsidR="00F11A10">
              <w:rPr>
                <w:noProof/>
                <w:webHidden/>
              </w:rPr>
              <w:t>115</w:t>
            </w:r>
            <w:r w:rsidR="00F11A10">
              <w:rPr>
                <w:noProof/>
                <w:webHidden/>
              </w:rPr>
              <w:fldChar w:fldCharType="end"/>
            </w:r>
          </w:hyperlink>
        </w:p>
        <w:p w:rsidR="00F11A10" w:rsidRDefault="00216A49">
          <w:pPr>
            <w:pStyle w:val="TOC3"/>
            <w:rPr>
              <w:rFonts w:eastAsiaTheme="minorEastAsia"/>
              <w:noProof/>
            </w:rPr>
          </w:pPr>
          <w:hyperlink w:anchor="_Toc444180183" w:history="1">
            <w:r w:rsidR="00F11A10" w:rsidRPr="008C6C9F">
              <w:rPr>
                <w:rStyle w:val="Hyperlink"/>
                <w:noProof/>
              </w:rPr>
              <w:t>Socket.client.read.line &lt;line_svar&gt;</w:t>
            </w:r>
            <w:r w:rsidR="00F11A10">
              <w:rPr>
                <w:noProof/>
                <w:webHidden/>
              </w:rPr>
              <w:tab/>
            </w:r>
            <w:r w:rsidR="00F11A10">
              <w:rPr>
                <w:noProof/>
                <w:webHidden/>
              </w:rPr>
              <w:fldChar w:fldCharType="begin"/>
            </w:r>
            <w:r w:rsidR="00F11A10">
              <w:rPr>
                <w:noProof/>
                <w:webHidden/>
              </w:rPr>
              <w:instrText xml:space="preserve"> PAGEREF _Toc444180183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3"/>
            <w:rPr>
              <w:rFonts w:eastAsiaTheme="minorEastAsia"/>
              <w:noProof/>
            </w:rPr>
          </w:pPr>
          <w:hyperlink w:anchor="_Toc444180184" w:history="1">
            <w:r w:rsidR="00F11A10" w:rsidRPr="008C6C9F">
              <w:rPr>
                <w:rStyle w:val="Hyperlink"/>
                <w:noProof/>
              </w:rPr>
              <w:t>Socket.client.read.ready &lt;nvar&gt;</w:t>
            </w:r>
            <w:r w:rsidR="00F11A10">
              <w:rPr>
                <w:noProof/>
                <w:webHidden/>
              </w:rPr>
              <w:tab/>
            </w:r>
            <w:r w:rsidR="00F11A10">
              <w:rPr>
                <w:noProof/>
                <w:webHidden/>
              </w:rPr>
              <w:fldChar w:fldCharType="begin"/>
            </w:r>
            <w:r w:rsidR="00F11A10">
              <w:rPr>
                <w:noProof/>
                <w:webHidden/>
              </w:rPr>
              <w:instrText xml:space="preserve"> PAGEREF _Toc444180184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3"/>
            <w:rPr>
              <w:rFonts w:eastAsiaTheme="minorEastAsia"/>
              <w:noProof/>
            </w:rPr>
          </w:pPr>
          <w:hyperlink w:anchor="_Toc444180185" w:history="1">
            <w:r w:rsidR="00F11A10" w:rsidRPr="008C6C9F">
              <w:rPr>
                <w:rStyle w:val="Hyperlink"/>
                <w:noProof/>
              </w:rPr>
              <w:t>Socket.client.read.file &lt;file_nexp&gt;</w:t>
            </w:r>
            <w:r w:rsidR="00F11A10">
              <w:rPr>
                <w:noProof/>
                <w:webHidden/>
              </w:rPr>
              <w:tab/>
            </w:r>
            <w:r w:rsidR="00F11A10">
              <w:rPr>
                <w:noProof/>
                <w:webHidden/>
              </w:rPr>
              <w:fldChar w:fldCharType="begin"/>
            </w:r>
            <w:r w:rsidR="00F11A10">
              <w:rPr>
                <w:noProof/>
                <w:webHidden/>
              </w:rPr>
              <w:instrText xml:space="preserve"> PAGEREF _Toc444180185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3"/>
            <w:rPr>
              <w:rFonts w:eastAsiaTheme="minorEastAsia"/>
              <w:noProof/>
            </w:rPr>
          </w:pPr>
          <w:hyperlink w:anchor="_Toc444180186" w:history="1">
            <w:r w:rsidR="00F11A10" w:rsidRPr="008C6C9F">
              <w:rPr>
                <w:rStyle w:val="Hyperlink"/>
                <w:noProof/>
              </w:rPr>
              <w:t>Socket.client.write.line &lt;line_sexp&gt;</w:t>
            </w:r>
            <w:r w:rsidR="00F11A10">
              <w:rPr>
                <w:noProof/>
                <w:webHidden/>
              </w:rPr>
              <w:tab/>
            </w:r>
            <w:r w:rsidR="00F11A10">
              <w:rPr>
                <w:noProof/>
                <w:webHidden/>
              </w:rPr>
              <w:fldChar w:fldCharType="begin"/>
            </w:r>
            <w:r w:rsidR="00F11A10">
              <w:rPr>
                <w:noProof/>
                <w:webHidden/>
              </w:rPr>
              <w:instrText xml:space="preserve"> PAGEREF _Toc444180186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3"/>
            <w:rPr>
              <w:rFonts w:eastAsiaTheme="minorEastAsia"/>
              <w:noProof/>
            </w:rPr>
          </w:pPr>
          <w:hyperlink w:anchor="_Toc444180187" w:history="1">
            <w:r w:rsidR="00F11A10" w:rsidRPr="008C6C9F">
              <w:rPr>
                <w:rStyle w:val="Hyperlink"/>
                <w:noProof/>
              </w:rPr>
              <w:t>Socket.client.write.bytes &lt;sexp&gt;</w:t>
            </w:r>
            <w:r w:rsidR="00F11A10">
              <w:rPr>
                <w:noProof/>
                <w:webHidden/>
              </w:rPr>
              <w:tab/>
            </w:r>
            <w:r w:rsidR="00F11A10">
              <w:rPr>
                <w:noProof/>
                <w:webHidden/>
              </w:rPr>
              <w:fldChar w:fldCharType="begin"/>
            </w:r>
            <w:r w:rsidR="00F11A10">
              <w:rPr>
                <w:noProof/>
                <w:webHidden/>
              </w:rPr>
              <w:instrText xml:space="preserve"> PAGEREF _Toc444180187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3"/>
            <w:rPr>
              <w:rFonts w:eastAsiaTheme="minorEastAsia"/>
              <w:noProof/>
            </w:rPr>
          </w:pPr>
          <w:hyperlink w:anchor="_Toc444180188" w:history="1">
            <w:r w:rsidR="00F11A10" w:rsidRPr="008C6C9F">
              <w:rPr>
                <w:rStyle w:val="Hyperlink"/>
                <w:noProof/>
              </w:rPr>
              <w:t>Socket.client.write.file &lt;file_nexp&gt;</w:t>
            </w:r>
            <w:r w:rsidR="00F11A10">
              <w:rPr>
                <w:noProof/>
                <w:webHidden/>
              </w:rPr>
              <w:tab/>
            </w:r>
            <w:r w:rsidR="00F11A10">
              <w:rPr>
                <w:noProof/>
                <w:webHidden/>
              </w:rPr>
              <w:fldChar w:fldCharType="begin"/>
            </w:r>
            <w:r w:rsidR="00F11A10">
              <w:rPr>
                <w:noProof/>
                <w:webHidden/>
              </w:rPr>
              <w:instrText xml:space="preserve"> PAGEREF _Toc444180188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3"/>
            <w:rPr>
              <w:rFonts w:eastAsiaTheme="minorEastAsia"/>
              <w:noProof/>
            </w:rPr>
          </w:pPr>
          <w:hyperlink w:anchor="_Toc444180189" w:history="1">
            <w:r w:rsidR="00F11A10" w:rsidRPr="008C6C9F">
              <w:rPr>
                <w:rStyle w:val="Hyperlink"/>
                <w:noProof/>
              </w:rPr>
              <w:t>Socket.client.close</w:t>
            </w:r>
            <w:r w:rsidR="00F11A10">
              <w:rPr>
                <w:noProof/>
                <w:webHidden/>
              </w:rPr>
              <w:tab/>
            </w:r>
            <w:r w:rsidR="00F11A10">
              <w:rPr>
                <w:noProof/>
                <w:webHidden/>
              </w:rPr>
              <w:fldChar w:fldCharType="begin"/>
            </w:r>
            <w:r w:rsidR="00F11A10">
              <w:rPr>
                <w:noProof/>
                <w:webHidden/>
              </w:rPr>
              <w:instrText xml:space="preserve"> PAGEREF _Toc444180189 \h </w:instrText>
            </w:r>
            <w:r w:rsidR="00F11A10">
              <w:rPr>
                <w:noProof/>
                <w:webHidden/>
              </w:rPr>
            </w:r>
            <w:r w:rsidR="00F11A10">
              <w:rPr>
                <w:noProof/>
                <w:webHidden/>
              </w:rPr>
              <w:fldChar w:fldCharType="separate"/>
            </w:r>
            <w:r w:rsidR="00F11A10">
              <w:rPr>
                <w:noProof/>
                <w:webHidden/>
              </w:rPr>
              <w:t>116</w:t>
            </w:r>
            <w:r w:rsidR="00F11A10">
              <w:rPr>
                <w:noProof/>
                <w:webHidden/>
              </w:rPr>
              <w:fldChar w:fldCharType="end"/>
            </w:r>
          </w:hyperlink>
        </w:p>
        <w:p w:rsidR="00F11A10" w:rsidRDefault="00216A49">
          <w:pPr>
            <w:pStyle w:val="TOC2"/>
            <w:rPr>
              <w:rFonts w:eastAsiaTheme="minorEastAsia"/>
              <w:noProof/>
            </w:rPr>
          </w:pPr>
          <w:hyperlink w:anchor="_Toc444180190" w:history="1">
            <w:r w:rsidR="00F11A10" w:rsidRPr="008C6C9F">
              <w:rPr>
                <w:rStyle w:val="Hyperlink"/>
                <w:noProof/>
              </w:rPr>
              <w:t>TCP/IP Server Socket Commands</w:t>
            </w:r>
            <w:r w:rsidR="00F11A10">
              <w:rPr>
                <w:noProof/>
                <w:webHidden/>
              </w:rPr>
              <w:tab/>
            </w:r>
            <w:r w:rsidR="00F11A10">
              <w:rPr>
                <w:noProof/>
                <w:webHidden/>
              </w:rPr>
              <w:fldChar w:fldCharType="begin"/>
            </w:r>
            <w:r w:rsidR="00F11A10">
              <w:rPr>
                <w:noProof/>
                <w:webHidden/>
              </w:rPr>
              <w:instrText xml:space="preserve"> PAGEREF _Toc444180190 \h </w:instrText>
            </w:r>
            <w:r w:rsidR="00F11A10">
              <w:rPr>
                <w:noProof/>
                <w:webHidden/>
              </w:rPr>
            </w:r>
            <w:r w:rsidR="00F11A10">
              <w:rPr>
                <w:noProof/>
                <w:webHidden/>
              </w:rPr>
              <w:fldChar w:fldCharType="separate"/>
            </w:r>
            <w:r w:rsidR="00F11A10">
              <w:rPr>
                <w:noProof/>
                <w:webHidden/>
              </w:rPr>
              <w:t>117</w:t>
            </w:r>
            <w:r w:rsidR="00F11A10">
              <w:rPr>
                <w:noProof/>
                <w:webHidden/>
              </w:rPr>
              <w:fldChar w:fldCharType="end"/>
            </w:r>
          </w:hyperlink>
        </w:p>
        <w:p w:rsidR="00F11A10" w:rsidRDefault="00216A49">
          <w:pPr>
            <w:pStyle w:val="TOC3"/>
            <w:rPr>
              <w:rFonts w:eastAsiaTheme="minorEastAsia"/>
              <w:noProof/>
            </w:rPr>
          </w:pPr>
          <w:hyperlink w:anchor="_Toc444180191" w:history="1">
            <w:r w:rsidR="00F11A10" w:rsidRPr="008C6C9F">
              <w:rPr>
                <w:rStyle w:val="Hyperlink"/>
                <w:noProof/>
              </w:rPr>
              <w:t>Socket.myIP &lt;svar&gt;</w:t>
            </w:r>
            <w:r w:rsidR="00F11A10">
              <w:rPr>
                <w:noProof/>
                <w:webHidden/>
              </w:rPr>
              <w:tab/>
            </w:r>
            <w:r w:rsidR="00F11A10">
              <w:rPr>
                <w:noProof/>
                <w:webHidden/>
              </w:rPr>
              <w:fldChar w:fldCharType="begin"/>
            </w:r>
            <w:r w:rsidR="00F11A10">
              <w:rPr>
                <w:noProof/>
                <w:webHidden/>
              </w:rPr>
              <w:instrText xml:space="preserve"> PAGEREF _Toc444180191 \h </w:instrText>
            </w:r>
            <w:r w:rsidR="00F11A10">
              <w:rPr>
                <w:noProof/>
                <w:webHidden/>
              </w:rPr>
            </w:r>
            <w:r w:rsidR="00F11A10">
              <w:rPr>
                <w:noProof/>
                <w:webHidden/>
              </w:rPr>
              <w:fldChar w:fldCharType="separate"/>
            </w:r>
            <w:r w:rsidR="00F11A10">
              <w:rPr>
                <w:noProof/>
                <w:webHidden/>
              </w:rPr>
              <w:t>117</w:t>
            </w:r>
            <w:r w:rsidR="00F11A10">
              <w:rPr>
                <w:noProof/>
                <w:webHidden/>
              </w:rPr>
              <w:fldChar w:fldCharType="end"/>
            </w:r>
          </w:hyperlink>
        </w:p>
        <w:p w:rsidR="00F11A10" w:rsidRDefault="00216A49">
          <w:pPr>
            <w:pStyle w:val="TOC3"/>
            <w:rPr>
              <w:rFonts w:eastAsiaTheme="minorEastAsia"/>
              <w:noProof/>
            </w:rPr>
          </w:pPr>
          <w:hyperlink w:anchor="_Toc444180192" w:history="1">
            <w:r w:rsidR="00F11A10" w:rsidRPr="008C6C9F">
              <w:rPr>
                <w:rStyle w:val="Hyperlink"/>
                <w:noProof/>
              </w:rPr>
              <w:t>Socket.myIP &lt;array$[]&gt;{, &lt;nvar&gt;}</w:t>
            </w:r>
            <w:r w:rsidR="00F11A10">
              <w:rPr>
                <w:noProof/>
                <w:webHidden/>
              </w:rPr>
              <w:tab/>
            </w:r>
            <w:r w:rsidR="00F11A10">
              <w:rPr>
                <w:noProof/>
                <w:webHidden/>
              </w:rPr>
              <w:fldChar w:fldCharType="begin"/>
            </w:r>
            <w:r w:rsidR="00F11A10">
              <w:rPr>
                <w:noProof/>
                <w:webHidden/>
              </w:rPr>
              <w:instrText xml:space="preserve"> PAGEREF _Toc444180192 \h </w:instrText>
            </w:r>
            <w:r w:rsidR="00F11A10">
              <w:rPr>
                <w:noProof/>
                <w:webHidden/>
              </w:rPr>
            </w:r>
            <w:r w:rsidR="00F11A10">
              <w:rPr>
                <w:noProof/>
                <w:webHidden/>
              </w:rPr>
              <w:fldChar w:fldCharType="separate"/>
            </w:r>
            <w:r w:rsidR="00F11A10">
              <w:rPr>
                <w:noProof/>
                <w:webHidden/>
              </w:rPr>
              <w:t>117</w:t>
            </w:r>
            <w:r w:rsidR="00F11A10">
              <w:rPr>
                <w:noProof/>
                <w:webHidden/>
              </w:rPr>
              <w:fldChar w:fldCharType="end"/>
            </w:r>
          </w:hyperlink>
        </w:p>
        <w:p w:rsidR="00F11A10" w:rsidRDefault="00216A49">
          <w:pPr>
            <w:pStyle w:val="TOC3"/>
            <w:rPr>
              <w:rFonts w:eastAsiaTheme="minorEastAsia"/>
              <w:noProof/>
            </w:rPr>
          </w:pPr>
          <w:hyperlink w:anchor="_Toc444180193" w:history="1">
            <w:r w:rsidR="00F11A10" w:rsidRPr="008C6C9F">
              <w:rPr>
                <w:rStyle w:val="Hyperlink"/>
                <w:noProof/>
              </w:rPr>
              <w:t>Socket.server.create &lt;port_nexp&gt;</w:t>
            </w:r>
            <w:r w:rsidR="00F11A10">
              <w:rPr>
                <w:noProof/>
                <w:webHidden/>
              </w:rPr>
              <w:tab/>
            </w:r>
            <w:r w:rsidR="00F11A10">
              <w:rPr>
                <w:noProof/>
                <w:webHidden/>
              </w:rPr>
              <w:fldChar w:fldCharType="begin"/>
            </w:r>
            <w:r w:rsidR="00F11A10">
              <w:rPr>
                <w:noProof/>
                <w:webHidden/>
              </w:rPr>
              <w:instrText xml:space="preserve"> PAGEREF _Toc444180193 \h </w:instrText>
            </w:r>
            <w:r w:rsidR="00F11A10">
              <w:rPr>
                <w:noProof/>
                <w:webHidden/>
              </w:rPr>
            </w:r>
            <w:r w:rsidR="00F11A10">
              <w:rPr>
                <w:noProof/>
                <w:webHidden/>
              </w:rPr>
              <w:fldChar w:fldCharType="separate"/>
            </w:r>
            <w:r w:rsidR="00F11A10">
              <w:rPr>
                <w:noProof/>
                <w:webHidden/>
              </w:rPr>
              <w:t>117</w:t>
            </w:r>
            <w:r w:rsidR="00F11A10">
              <w:rPr>
                <w:noProof/>
                <w:webHidden/>
              </w:rPr>
              <w:fldChar w:fldCharType="end"/>
            </w:r>
          </w:hyperlink>
        </w:p>
        <w:p w:rsidR="00F11A10" w:rsidRDefault="00216A49">
          <w:pPr>
            <w:pStyle w:val="TOC3"/>
            <w:rPr>
              <w:rFonts w:eastAsiaTheme="minorEastAsia"/>
              <w:noProof/>
            </w:rPr>
          </w:pPr>
          <w:hyperlink w:anchor="_Toc444180194" w:history="1">
            <w:r w:rsidR="00F11A10" w:rsidRPr="008C6C9F">
              <w:rPr>
                <w:rStyle w:val="Hyperlink"/>
                <w:noProof/>
              </w:rPr>
              <w:t>Socket.server.connect {&lt;wait_lexp&gt;}</w:t>
            </w:r>
            <w:r w:rsidR="00F11A10">
              <w:rPr>
                <w:noProof/>
                <w:webHidden/>
              </w:rPr>
              <w:tab/>
            </w:r>
            <w:r w:rsidR="00F11A10">
              <w:rPr>
                <w:noProof/>
                <w:webHidden/>
              </w:rPr>
              <w:fldChar w:fldCharType="begin"/>
            </w:r>
            <w:r w:rsidR="00F11A10">
              <w:rPr>
                <w:noProof/>
                <w:webHidden/>
              </w:rPr>
              <w:instrText xml:space="preserve"> PAGEREF _Toc444180194 \h </w:instrText>
            </w:r>
            <w:r w:rsidR="00F11A10">
              <w:rPr>
                <w:noProof/>
                <w:webHidden/>
              </w:rPr>
            </w:r>
            <w:r w:rsidR="00F11A10">
              <w:rPr>
                <w:noProof/>
                <w:webHidden/>
              </w:rPr>
              <w:fldChar w:fldCharType="separate"/>
            </w:r>
            <w:r w:rsidR="00F11A10">
              <w:rPr>
                <w:noProof/>
                <w:webHidden/>
              </w:rPr>
              <w:t>117</w:t>
            </w:r>
            <w:r w:rsidR="00F11A10">
              <w:rPr>
                <w:noProof/>
                <w:webHidden/>
              </w:rPr>
              <w:fldChar w:fldCharType="end"/>
            </w:r>
          </w:hyperlink>
        </w:p>
        <w:p w:rsidR="00F11A10" w:rsidRDefault="00216A49">
          <w:pPr>
            <w:pStyle w:val="TOC3"/>
            <w:rPr>
              <w:rFonts w:eastAsiaTheme="minorEastAsia"/>
              <w:noProof/>
            </w:rPr>
          </w:pPr>
          <w:hyperlink w:anchor="_Toc444180195" w:history="1">
            <w:r w:rsidR="00F11A10" w:rsidRPr="008C6C9F">
              <w:rPr>
                <w:rStyle w:val="Hyperlink"/>
                <w:noProof/>
              </w:rPr>
              <w:t>Socket.server.status &lt;status_nvar&gt;</w:t>
            </w:r>
            <w:r w:rsidR="00F11A10">
              <w:rPr>
                <w:noProof/>
                <w:webHidden/>
              </w:rPr>
              <w:tab/>
            </w:r>
            <w:r w:rsidR="00F11A10">
              <w:rPr>
                <w:noProof/>
                <w:webHidden/>
              </w:rPr>
              <w:fldChar w:fldCharType="begin"/>
            </w:r>
            <w:r w:rsidR="00F11A10">
              <w:rPr>
                <w:noProof/>
                <w:webHidden/>
              </w:rPr>
              <w:instrText xml:space="preserve"> PAGEREF _Toc444180195 \h </w:instrText>
            </w:r>
            <w:r w:rsidR="00F11A10">
              <w:rPr>
                <w:noProof/>
                <w:webHidden/>
              </w:rPr>
            </w:r>
            <w:r w:rsidR="00F11A10">
              <w:rPr>
                <w:noProof/>
                <w:webHidden/>
              </w:rPr>
              <w:fldChar w:fldCharType="separate"/>
            </w:r>
            <w:r w:rsidR="00F11A10">
              <w:rPr>
                <w:noProof/>
                <w:webHidden/>
              </w:rPr>
              <w:t>117</w:t>
            </w:r>
            <w:r w:rsidR="00F11A10">
              <w:rPr>
                <w:noProof/>
                <w:webHidden/>
              </w:rPr>
              <w:fldChar w:fldCharType="end"/>
            </w:r>
          </w:hyperlink>
        </w:p>
        <w:p w:rsidR="00F11A10" w:rsidRDefault="00216A49">
          <w:pPr>
            <w:pStyle w:val="TOC3"/>
            <w:rPr>
              <w:rFonts w:eastAsiaTheme="minorEastAsia"/>
              <w:noProof/>
            </w:rPr>
          </w:pPr>
          <w:hyperlink w:anchor="_Toc444180196" w:history="1">
            <w:r w:rsidR="00F11A10" w:rsidRPr="008C6C9F">
              <w:rPr>
                <w:rStyle w:val="Hyperlink"/>
                <w:noProof/>
              </w:rPr>
              <w:t>Socket.server.read.line &lt;svar&gt;</w:t>
            </w:r>
            <w:r w:rsidR="00F11A10">
              <w:rPr>
                <w:noProof/>
                <w:webHidden/>
              </w:rPr>
              <w:tab/>
            </w:r>
            <w:r w:rsidR="00F11A10">
              <w:rPr>
                <w:noProof/>
                <w:webHidden/>
              </w:rPr>
              <w:fldChar w:fldCharType="begin"/>
            </w:r>
            <w:r w:rsidR="00F11A10">
              <w:rPr>
                <w:noProof/>
                <w:webHidden/>
              </w:rPr>
              <w:instrText xml:space="preserve"> PAGEREF _Toc444180196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197" w:history="1">
            <w:r w:rsidR="00F11A10" w:rsidRPr="008C6C9F">
              <w:rPr>
                <w:rStyle w:val="Hyperlink"/>
                <w:noProof/>
              </w:rPr>
              <w:t>Socket.server.read.ready &lt;nvar&gt;</w:t>
            </w:r>
            <w:r w:rsidR="00F11A10">
              <w:rPr>
                <w:noProof/>
                <w:webHidden/>
              </w:rPr>
              <w:tab/>
            </w:r>
            <w:r w:rsidR="00F11A10">
              <w:rPr>
                <w:noProof/>
                <w:webHidden/>
              </w:rPr>
              <w:fldChar w:fldCharType="begin"/>
            </w:r>
            <w:r w:rsidR="00F11A10">
              <w:rPr>
                <w:noProof/>
                <w:webHidden/>
              </w:rPr>
              <w:instrText xml:space="preserve"> PAGEREF _Toc444180197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198" w:history="1">
            <w:r w:rsidR="00F11A10" w:rsidRPr="008C6C9F">
              <w:rPr>
                <w:rStyle w:val="Hyperlink"/>
                <w:noProof/>
              </w:rPr>
              <w:t>Socket.server.write.line &lt;line_sexp&gt;</w:t>
            </w:r>
            <w:r w:rsidR="00F11A10">
              <w:rPr>
                <w:noProof/>
                <w:webHidden/>
              </w:rPr>
              <w:tab/>
            </w:r>
            <w:r w:rsidR="00F11A10">
              <w:rPr>
                <w:noProof/>
                <w:webHidden/>
              </w:rPr>
              <w:fldChar w:fldCharType="begin"/>
            </w:r>
            <w:r w:rsidR="00F11A10">
              <w:rPr>
                <w:noProof/>
                <w:webHidden/>
              </w:rPr>
              <w:instrText xml:space="preserve"> PAGEREF _Toc444180198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199" w:history="1">
            <w:r w:rsidR="00F11A10" w:rsidRPr="008C6C9F">
              <w:rPr>
                <w:rStyle w:val="Hyperlink"/>
                <w:noProof/>
              </w:rPr>
              <w:t>Socket.server.write.bytes &lt;sexp&gt;</w:t>
            </w:r>
            <w:r w:rsidR="00F11A10">
              <w:rPr>
                <w:noProof/>
                <w:webHidden/>
              </w:rPr>
              <w:tab/>
            </w:r>
            <w:r w:rsidR="00F11A10">
              <w:rPr>
                <w:noProof/>
                <w:webHidden/>
              </w:rPr>
              <w:fldChar w:fldCharType="begin"/>
            </w:r>
            <w:r w:rsidR="00F11A10">
              <w:rPr>
                <w:noProof/>
                <w:webHidden/>
              </w:rPr>
              <w:instrText xml:space="preserve"> PAGEREF _Toc444180199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200" w:history="1">
            <w:r w:rsidR="00F11A10" w:rsidRPr="008C6C9F">
              <w:rPr>
                <w:rStyle w:val="Hyperlink"/>
                <w:noProof/>
              </w:rPr>
              <w:t>Socket.server.write.file &lt;file_nexp&gt;</w:t>
            </w:r>
            <w:r w:rsidR="00F11A10">
              <w:rPr>
                <w:noProof/>
                <w:webHidden/>
              </w:rPr>
              <w:tab/>
            </w:r>
            <w:r w:rsidR="00F11A10">
              <w:rPr>
                <w:noProof/>
                <w:webHidden/>
              </w:rPr>
              <w:fldChar w:fldCharType="begin"/>
            </w:r>
            <w:r w:rsidR="00F11A10">
              <w:rPr>
                <w:noProof/>
                <w:webHidden/>
              </w:rPr>
              <w:instrText xml:space="preserve"> PAGEREF _Toc444180200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201" w:history="1">
            <w:r w:rsidR="00F11A10" w:rsidRPr="008C6C9F">
              <w:rPr>
                <w:rStyle w:val="Hyperlink"/>
                <w:noProof/>
              </w:rPr>
              <w:t>Socket.server.read.file &lt;file_nexp&gt;</w:t>
            </w:r>
            <w:r w:rsidR="00F11A10">
              <w:rPr>
                <w:noProof/>
                <w:webHidden/>
              </w:rPr>
              <w:tab/>
            </w:r>
            <w:r w:rsidR="00F11A10">
              <w:rPr>
                <w:noProof/>
                <w:webHidden/>
              </w:rPr>
              <w:fldChar w:fldCharType="begin"/>
            </w:r>
            <w:r w:rsidR="00F11A10">
              <w:rPr>
                <w:noProof/>
                <w:webHidden/>
              </w:rPr>
              <w:instrText xml:space="preserve"> PAGEREF _Toc444180201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202" w:history="1">
            <w:r w:rsidR="00F11A10" w:rsidRPr="008C6C9F">
              <w:rPr>
                <w:rStyle w:val="Hyperlink"/>
                <w:noProof/>
              </w:rPr>
              <w:t>Socket.server.disconnect</w:t>
            </w:r>
            <w:r w:rsidR="00F11A10">
              <w:rPr>
                <w:noProof/>
                <w:webHidden/>
              </w:rPr>
              <w:tab/>
            </w:r>
            <w:r w:rsidR="00F11A10">
              <w:rPr>
                <w:noProof/>
                <w:webHidden/>
              </w:rPr>
              <w:fldChar w:fldCharType="begin"/>
            </w:r>
            <w:r w:rsidR="00F11A10">
              <w:rPr>
                <w:noProof/>
                <w:webHidden/>
              </w:rPr>
              <w:instrText xml:space="preserve"> PAGEREF _Toc444180202 \h </w:instrText>
            </w:r>
            <w:r w:rsidR="00F11A10">
              <w:rPr>
                <w:noProof/>
                <w:webHidden/>
              </w:rPr>
            </w:r>
            <w:r w:rsidR="00F11A10">
              <w:rPr>
                <w:noProof/>
                <w:webHidden/>
              </w:rPr>
              <w:fldChar w:fldCharType="separate"/>
            </w:r>
            <w:r w:rsidR="00F11A10">
              <w:rPr>
                <w:noProof/>
                <w:webHidden/>
              </w:rPr>
              <w:t>118</w:t>
            </w:r>
            <w:r w:rsidR="00F11A10">
              <w:rPr>
                <w:noProof/>
                <w:webHidden/>
              </w:rPr>
              <w:fldChar w:fldCharType="end"/>
            </w:r>
          </w:hyperlink>
        </w:p>
        <w:p w:rsidR="00F11A10" w:rsidRDefault="00216A49">
          <w:pPr>
            <w:pStyle w:val="TOC3"/>
            <w:rPr>
              <w:rFonts w:eastAsiaTheme="minorEastAsia"/>
              <w:noProof/>
            </w:rPr>
          </w:pPr>
          <w:hyperlink w:anchor="_Toc444180203" w:history="1">
            <w:r w:rsidR="00F11A10" w:rsidRPr="008C6C9F">
              <w:rPr>
                <w:rStyle w:val="Hyperlink"/>
                <w:noProof/>
              </w:rPr>
              <w:t>Socket.server.close</w:t>
            </w:r>
            <w:r w:rsidR="00F11A10">
              <w:rPr>
                <w:noProof/>
                <w:webHidden/>
              </w:rPr>
              <w:tab/>
            </w:r>
            <w:r w:rsidR="00F11A10">
              <w:rPr>
                <w:noProof/>
                <w:webHidden/>
              </w:rPr>
              <w:fldChar w:fldCharType="begin"/>
            </w:r>
            <w:r w:rsidR="00F11A10">
              <w:rPr>
                <w:noProof/>
                <w:webHidden/>
              </w:rPr>
              <w:instrText xml:space="preserve"> PAGEREF _Toc444180203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3"/>
            <w:rPr>
              <w:rFonts w:eastAsiaTheme="minorEastAsia"/>
              <w:noProof/>
            </w:rPr>
          </w:pPr>
          <w:hyperlink w:anchor="_Toc444180204" w:history="1">
            <w:r w:rsidR="00F11A10" w:rsidRPr="008C6C9F">
              <w:rPr>
                <w:rStyle w:val="Hyperlink"/>
                <w:noProof/>
              </w:rPr>
              <w:t>Socket.server.client.ip &lt;nvar&gt;</w:t>
            </w:r>
            <w:r w:rsidR="00F11A10">
              <w:rPr>
                <w:noProof/>
                <w:webHidden/>
              </w:rPr>
              <w:tab/>
            </w:r>
            <w:r w:rsidR="00F11A10">
              <w:rPr>
                <w:noProof/>
                <w:webHidden/>
              </w:rPr>
              <w:fldChar w:fldCharType="begin"/>
            </w:r>
            <w:r w:rsidR="00F11A10">
              <w:rPr>
                <w:noProof/>
                <w:webHidden/>
              </w:rPr>
              <w:instrText xml:space="preserve"> PAGEREF _Toc444180204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05" w:history="1">
            <w:r w:rsidR="00F11A10" w:rsidRPr="008C6C9F">
              <w:rPr>
                <w:rStyle w:val="Hyperlink"/>
                <w:noProof/>
              </w:rPr>
              <w:t>FTP Client</w:t>
            </w:r>
            <w:r w:rsidR="00F11A10">
              <w:rPr>
                <w:noProof/>
                <w:webHidden/>
              </w:rPr>
              <w:tab/>
            </w:r>
            <w:r w:rsidR="00F11A10">
              <w:rPr>
                <w:noProof/>
                <w:webHidden/>
              </w:rPr>
              <w:fldChar w:fldCharType="begin"/>
            </w:r>
            <w:r w:rsidR="00F11A10">
              <w:rPr>
                <w:noProof/>
                <w:webHidden/>
              </w:rPr>
              <w:instrText xml:space="preserve"> PAGEREF _Toc444180205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2"/>
            <w:rPr>
              <w:rFonts w:eastAsiaTheme="minorEastAsia"/>
              <w:noProof/>
            </w:rPr>
          </w:pPr>
          <w:hyperlink w:anchor="_Toc444180206" w:history="1">
            <w:r w:rsidR="00F11A10" w:rsidRPr="008C6C9F">
              <w:rPr>
                <w:rStyle w:val="Hyperlink"/>
                <w:noProof/>
              </w:rPr>
              <w:t>Ftp.open &lt;url_sexp&gt;, &lt;port_nexp&gt;, &lt;user_sexp&gt;, &lt;pw_sexp&gt;</w:t>
            </w:r>
            <w:r w:rsidR="00F11A10">
              <w:rPr>
                <w:noProof/>
                <w:webHidden/>
              </w:rPr>
              <w:tab/>
            </w:r>
            <w:r w:rsidR="00F11A10">
              <w:rPr>
                <w:noProof/>
                <w:webHidden/>
              </w:rPr>
              <w:fldChar w:fldCharType="begin"/>
            </w:r>
            <w:r w:rsidR="00F11A10">
              <w:rPr>
                <w:noProof/>
                <w:webHidden/>
              </w:rPr>
              <w:instrText xml:space="preserve"> PAGEREF _Toc444180206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2"/>
            <w:rPr>
              <w:rFonts w:eastAsiaTheme="minorEastAsia"/>
              <w:noProof/>
            </w:rPr>
          </w:pPr>
          <w:hyperlink w:anchor="_Toc444180207" w:history="1">
            <w:r w:rsidR="00F11A10" w:rsidRPr="008C6C9F">
              <w:rPr>
                <w:rStyle w:val="Hyperlink"/>
                <w:noProof/>
              </w:rPr>
              <w:t>Ftp.close</w:t>
            </w:r>
            <w:r w:rsidR="00F11A10">
              <w:rPr>
                <w:noProof/>
                <w:webHidden/>
              </w:rPr>
              <w:tab/>
            </w:r>
            <w:r w:rsidR="00F11A10">
              <w:rPr>
                <w:noProof/>
                <w:webHidden/>
              </w:rPr>
              <w:fldChar w:fldCharType="begin"/>
            </w:r>
            <w:r w:rsidR="00F11A10">
              <w:rPr>
                <w:noProof/>
                <w:webHidden/>
              </w:rPr>
              <w:instrText xml:space="preserve"> PAGEREF _Toc444180207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2"/>
            <w:rPr>
              <w:rFonts w:eastAsiaTheme="minorEastAsia"/>
              <w:noProof/>
            </w:rPr>
          </w:pPr>
          <w:hyperlink w:anchor="_Toc444180208" w:history="1">
            <w:r w:rsidR="00F11A10" w:rsidRPr="008C6C9F">
              <w:rPr>
                <w:rStyle w:val="Hyperlink"/>
                <w:noProof/>
              </w:rPr>
              <w:t>Ftp.put &lt;source_sexp&gt;, &lt;destination_sexp&gt;</w:t>
            </w:r>
            <w:r w:rsidR="00F11A10">
              <w:rPr>
                <w:noProof/>
                <w:webHidden/>
              </w:rPr>
              <w:tab/>
            </w:r>
            <w:r w:rsidR="00F11A10">
              <w:rPr>
                <w:noProof/>
                <w:webHidden/>
              </w:rPr>
              <w:fldChar w:fldCharType="begin"/>
            </w:r>
            <w:r w:rsidR="00F11A10">
              <w:rPr>
                <w:noProof/>
                <w:webHidden/>
              </w:rPr>
              <w:instrText xml:space="preserve"> PAGEREF _Toc444180208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2"/>
            <w:rPr>
              <w:rFonts w:eastAsiaTheme="minorEastAsia"/>
              <w:noProof/>
            </w:rPr>
          </w:pPr>
          <w:hyperlink w:anchor="_Toc444180209" w:history="1">
            <w:r w:rsidR="00F11A10" w:rsidRPr="008C6C9F">
              <w:rPr>
                <w:rStyle w:val="Hyperlink"/>
                <w:noProof/>
              </w:rPr>
              <w:t>Ftp.get &lt;source_sexp&gt;, &lt;destination_sexp&gt;</w:t>
            </w:r>
            <w:r w:rsidR="00F11A10">
              <w:rPr>
                <w:noProof/>
                <w:webHidden/>
              </w:rPr>
              <w:tab/>
            </w:r>
            <w:r w:rsidR="00F11A10">
              <w:rPr>
                <w:noProof/>
                <w:webHidden/>
              </w:rPr>
              <w:fldChar w:fldCharType="begin"/>
            </w:r>
            <w:r w:rsidR="00F11A10">
              <w:rPr>
                <w:noProof/>
                <w:webHidden/>
              </w:rPr>
              <w:instrText xml:space="preserve"> PAGEREF _Toc444180209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2"/>
            <w:rPr>
              <w:rFonts w:eastAsiaTheme="minorEastAsia"/>
              <w:noProof/>
            </w:rPr>
          </w:pPr>
          <w:hyperlink w:anchor="_Toc444180210" w:history="1">
            <w:r w:rsidR="00F11A10" w:rsidRPr="008C6C9F">
              <w:rPr>
                <w:rStyle w:val="Hyperlink"/>
                <w:noProof/>
              </w:rPr>
              <w:t>Ftp.dir &lt;list_nvar&gt; {,&lt;dirmark_sexp&gt;}</w:t>
            </w:r>
            <w:r w:rsidR="00F11A10">
              <w:rPr>
                <w:noProof/>
                <w:webHidden/>
              </w:rPr>
              <w:tab/>
            </w:r>
            <w:r w:rsidR="00F11A10">
              <w:rPr>
                <w:noProof/>
                <w:webHidden/>
              </w:rPr>
              <w:fldChar w:fldCharType="begin"/>
            </w:r>
            <w:r w:rsidR="00F11A10">
              <w:rPr>
                <w:noProof/>
                <w:webHidden/>
              </w:rPr>
              <w:instrText xml:space="preserve"> PAGEREF _Toc444180210 \h </w:instrText>
            </w:r>
            <w:r w:rsidR="00F11A10">
              <w:rPr>
                <w:noProof/>
                <w:webHidden/>
              </w:rPr>
            </w:r>
            <w:r w:rsidR="00F11A10">
              <w:rPr>
                <w:noProof/>
                <w:webHidden/>
              </w:rPr>
              <w:fldChar w:fldCharType="separate"/>
            </w:r>
            <w:r w:rsidR="00F11A10">
              <w:rPr>
                <w:noProof/>
                <w:webHidden/>
              </w:rPr>
              <w:t>119</w:t>
            </w:r>
            <w:r w:rsidR="00F11A10">
              <w:rPr>
                <w:noProof/>
                <w:webHidden/>
              </w:rPr>
              <w:fldChar w:fldCharType="end"/>
            </w:r>
          </w:hyperlink>
        </w:p>
        <w:p w:rsidR="00F11A10" w:rsidRDefault="00216A49">
          <w:pPr>
            <w:pStyle w:val="TOC2"/>
            <w:rPr>
              <w:rFonts w:eastAsiaTheme="minorEastAsia"/>
              <w:noProof/>
            </w:rPr>
          </w:pPr>
          <w:hyperlink w:anchor="_Toc444180211" w:history="1">
            <w:r w:rsidR="00F11A10" w:rsidRPr="008C6C9F">
              <w:rPr>
                <w:rStyle w:val="Hyperlink"/>
                <w:noProof/>
              </w:rPr>
              <w:t>Ftp.cd &lt;new_directory_sexp&gt;</w:t>
            </w:r>
            <w:r w:rsidR="00F11A10">
              <w:rPr>
                <w:noProof/>
                <w:webHidden/>
              </w:rPr>
              <w:tab/>
            </w:r>
            <w:r w:rsidR="00F11A10">
              <w:rPr>
                <w:noProof/>
                <w:webHidden/>
              </w:rPr>
              <w:fldChar w:fldCharType="begin"/>
            </w:r>
            <w:r w:rsidR="00F11A10">
              <w:rPr>
                <w:noProof/>
                <w:webHidden/>
              </w:rPr>
              <w:instrText xml:space="preserve"> PAGEREF _Toc444180211 \h </w:instrText>
            </w:r>
            <w:r w:rsidR="00F11A10">
              <w:rPr>
                <w:noProof/>
                <w:webHidden/>
              </w:rPr>
            </w:r>
            <w:r w:rsidR="00F11A10">
              <w:rPr>
                <w:noProof/>
                <w:webHidden/>
              </w:rPr>
              <w:fldChar w:fldCharType="separate"/>
            </w:r>
            <w:r w:rsidR="00F11A10">
              <w:rPr>
                <w:noProof/>
                <w:webHidden/>
              </w:rPr>
              <w:t>120</w:t>
            </w:r>
            <w:r w:rsidR="00F11A10">
              <w:rPr>
                <w:noProof/>
                <w:webHidden/>
              </w:rPr>
              <w:fldChar w:fldCharType="end"/>
            </w:r>
          </w:hyperlink>
        </w:p>
        <w:p w:rsidR="00F11A10" w:rsidRDefault="00216A49">
          <w:pPr>
            <w:pStyle w:val="TOC2"/>
            <w:rPr>
              <w:rFonts w:eastAsiaTheme="minorEastAsia"/>
              <w:noProof/>
            </w:rPr>
          </w:pPr>
          <w:hyperlink w:anchor="_Toc444180212" w:history="1">
            <w:r w:rsidR="00F11A10" w:rsidRPr="008C6C9F">
              <w:rPr>
                <w:rStyle w:val="Hyperlink"/>
                <w:noProof/>
              </w:rPr>
              <w:t>Ftp.rename &lt;old_filename_sexp&gt;, &lt;new_filename_sexp&gt;</w:t>
            </w:r>
            <w:r w:rsidR="00F11A10">
              <w:rPr>
                <w:noProof/>
                <w:webHidden/>
              </w:rPr>
              <w:tab/>
            </w:r>
            <w:r w:rsidR="00F11A10">
              <w:rPr>
                <w:noProof/>
                <w:webHidden/>
              </w:rPr>
              <w:fldChar w:fldCharType="begin"/>
            </w:r>
            <w:r w:rsidR="00F11A10">
              <w:rPr>
                <w:noProof/>
                <w:webHidden/>
              </w:rPr>
              <w:instrText xml:space="preserve"> PAGEREF _Toc444180212 \h </w:instrText>
            </w:r>
            <w:r w:rsidR="00F11A10">
              <w:rPr>
                <w:noProof/>
                <w:webHidden/>
              </w:rPr>
            </w:r>
            <w:r w:rsidR="00F11A10">
              <w:rPr>
                <w:noProof/>
                <w:webHidden/>
              </w:rPr>
              <w:fldChar w:fldCharType="separate"/>
            </w:r>
            <w:r w:rsidR="00F11A10">
              <w:rPr>
                <w:noProof/>
                <w:webHidden/>
              </w:rPr>
              <w:t>120</w:t>
            </w:r>
            <w:r w:rsidR="00F11A10">
              <w:rPr>
                <w:noProof/>
                <w:webHidden/>
              </w:rPr>
              <w:fldChar w:fldCharType="end"/>
            </w:r>
          </w:hyperlink>
        </w:p>
        <w:p w:rsidR="00F11A10" w:rsidRDefault="00216A49">
          <w:pPr>
            <w:pStyle w:val="TOC2"/>
            <w:rPr>
              <w:rFonts w:eastAsiaTheme="minorEastAsia"/>
              <w:noProof/>
            </w:rPr>
          </w:pPr>
          <w:hyperlink w:anchor="_Toc444180213" w:history="1">
            <w:r w:rsidR="00F11A10" w:rsidRPr="008C6C9F">
              <w:rPr>
                <w:rStyle w:val="Hyperlink"/>
                <w:noProof/>
              </w:rPr>
              <w:t>Ftp.delete &lt;filename_sexp&gt;</w:t>
            </w:r>
            <w:r w:rsidR="00F11A10">
              <w:rPr>
                <w:noProof/>
                <w:webHidden/>
              </w:rPr>
              <w:tab/>
            </w:r>
            <w:r w:rsidR="00F11A10">
              <w:rPr>
                <w:noProof/>
                <w:webHidden/>
              </w:rPr>
              <w:fldChar w:fldCharType="begin"/>
            </w:r>
            <w:r w:rsidR="00F11A10">
              <w:rPr>
                <w:noProof/>
                <w:webHidden/>
              </w:rPr>
              <w:instrText xml:space="preserve"> PAGEREF _Toc444180213 \h </w:instrText>
            </w:r>
            <w:r w:rsidR="00F11A10">
              <w:rPr>
                <w:noProof/>
                <w:webHidden/>
              </w:rPr>
            </w:r>
            <w:r w:rsidR="00F11A10">
              <w:rPr>
                <w:noProof/>
                <w:webHidden/>
              </w:rPr>
              <w:fldChar w:fldCharType="separate"/>
            </w:r>
            <w:r w:rsidR="00F11A10">
              <w:rPr>
                <w:noProof/>
                <w:webHidden/>
              </w:rPr>
              <w:t>120</w:t>
            </w:r>
            <w:r w:rsidR="00F11A10">
              <w:rPr>
                <w:noProof/>
                <w:webHidden/>
              </w:rPr>
              <w:fldChar w:fldCharType="end"/>
            </w:r>
          </w:hyperlink>
        </w:p>
        <w:p w:rsidR="00F11A10" w:rsidRDefault="00216A49">
          <w:pPr>
            <w:pStyle w:val="TOC2"/>
            <w:rPr>
              <w:rFonts w:eastAsiaTheme="minorEastAsia"/>
              <w:noProof/>
            </w:rPr>
          </w:pPr>
          <w:hyperlink w:anchor="_Toc444180214" w:history="1">
            <w:r w:rsidR="00F11A10" w:rsidRPr="008C6C9F">
              <w:rPr>
                <w:rStyle w:val="Hyperlink"/>
                <w:noProof/>
              </w:rPr>
              <w:t>Ftp.rmdir &lt;directory_sexp&gt;</w:t>
            </w:r>
            <w:r w:rsidR="00F11A10">
              <w:rPr>
                <w:noProof/>
                <w:webHidden/>
              </w:rPr>
              <w:tab/>
            </w:r>
            <w:r w:rsidR="00F11A10">
              <w:rPr>
                <w:noProof/>
                <w:webHidden/>
              </w:rPr>
              <w:fldChar w:fldCharType="begin"/>
            </w:r>
            <w:r w:rsidR="00F11A10">
              <w:rPr>
                <w:noProof/>
                <w:webHidden/>
              </w:rPr>
              <w:instrText xml:space="preserve"> PAGEREF _Toc444180214 \h </w:instrText>
            </w:r>
            <w:r w:rsidR="00F11A10">
              <w:rPr>
                <w:noProof/>
                <w:webHidden/>
              </w:rPr>
            </w:r>
            <w:r w:rsidR="00F11A10">
              <w:rPr>
                <w:noProof/>
                <w:webHidden/>
              </w:rPr>
              <w:fldChar w:fldCharType="separate"/>
            </w:r>
            <w:r w:rsidR="00F11A10">
              <w:rPr>
                <w:noProof/>
                <w:webHidden/>
              </w:rPr>
              <w:t>120</w:t>
            </w:r>
            <w:r w:rsidR="00F11A10">
              <w:rPr>
                <w:noProof/>
                <w:webHidden/>
              </w:rPr>
              <w:fldChar w:fldCharType="end"/>
            </w:r>
          </w:hyperlink>
        </w:p>
        <w:p w:rsidR="00F11A10" w:rsidRDefault="00216A49">
          <w:pPr>
            <w:pStyle w:val="TOC2"/>
            <w:rPr>
              <w:rFonts w:eastAsiaTheme="minorEastAsia"/>
              <w:noProof/>
            </w:rPr>
          </w:pPr>
          <w:hyperlink w:anchor="_Toc444180215" w:history="1">
            <w:r w:rsidR="00F11A10" w:rsidRPr="008C6C9F">
              <w:rPr>
                <w:rStyle w:val="Hyperlink"/>
                <w:noProof/>
              </w:rPr>
              <w:t>Ftp.mkdir &lt;directory_sexp&gt;</w:t>
            </w:r>
            <w:r w:rsidR="00F11A10">
              <w:rPr>
                <w:noProof/>
                <w:webHidden/>
              </w:rPr>
              <w:tab/>
            </w:r>
            <w:r w:rsidR="00F11A10">
              <w:rPr>
                <w:noProof/>
                <w:webHidden/>
              </w:rPr>
              <w:fldChar w:fldCharType="begin"/>
            </w:r>
            <w:r w:rsidR="00F11A10">
              <w:rPr>
                <w:noProof/>
                <w:webHidden/>
              </w:rPr>
              <w:instrText xml:space="preserve"> PAGEREF _Toc444180215 \h </w:instrText>
            </w:r>
            <w:r w:rsidR="00F11A10">
              <w:rPr>
                <w:noProof/>
                <w:webHidden/>
              </w:rPr>
            </w:r>
            <w:r w:rsidR="00F11A10">
              <w:rPr>
                <w:noProof/>
                <w:webHidden/>
              </w:rPr>
              <w:fldChar w:fldCharType="separate"/>
            </w:r>
            <w:r w:rsidR="00F11A10">
              <w:rPr>
                <w:noProof/>
                <w:webHidden/>
              </w:rPr>
              <w:t>120</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16" w:history="1">
            <w:r w:rsidR="00F11A10" w:rsidRPr="008C6C9F">
              <w:rPr>
                <w:rStyle w:val="Hyperlink"/>
                <w:noProof/>
              </w:rPr>
              <w:t>Bluetooth</w:t>
            </w:r>
            <w:r w:rsidR="00F11A10">
              <w:rPr>
                <w:noProof/>
                <w:webHidden/>
              </w:rPr>
              <w:tab/>
            </w:r>
            <w:r w:rsidR="00F11A10">
              <w:rPr>
                <w:noProof/>
                <w:webHidden/>
              </w:rPr>
              <w:fldChar w:fldCharType="begin"/>
            </w:r>
            <w:r w:rsidR="00F11A10">
              <w:rPr>
                <w:noProof/>
                <w:webHidden/>
              </w:rPr>
              <w:instrText xml:space="preserve"> PAGEREF _Toc444180216 \h </w:instrText>
            </w:r>
            <w:r w:rsidR="00F11A10">
              <w:rPr>
                <w:noProof/>
                <w:webHidden/>
              </w:rPr>
            </w:r>
            <w:r w:rsidR="00F11A10">
              <w:rPr>
                <w:noProof/>
                <w:webHidden/>
              </w:rPr>
              <w:fldChar w:fldCharType="separate"/>
            </w:r>
            <w:r w:rsidR="00F11A10">
              <w:rPr>
                <w:noProof/>
                <w:webHidden/>
              </w:rPr>
              <w:t>120</w:t>
            </w:r>
            <w:r w:rsidR="00F11A10">
              <w:rPr>
                <w:noProof/>
                <w:webHidden/>
              </w:rPr>
              <w:fldChar w:fldCharType="end"/>
            </w:r>
          </w:hyperlink>
        </w:p>
        <w:p w:rsidR="00F11A10" w:rsidRDefault="00216A49">
          <w:pPr>
            <w:pStyle w:val="TOC2"/>
            <w:rPr>
              <w:rFonts w:eastAsiaTheme="minorEastAsia"/>
              <w:noProof/>
            </w:rPr>
          </w:pPr>
          <w:hyperlink w:anchor="_Toc444180217" w:history="1">
            <w:r w:rsidR="00F11A10" w:rsidRPr="008C6C9F">
              <w:rPr>
                <w:rStyle w:val="Hyperlink"/>
                <w:noProof/>
              </w:rPr>
              <w:t>Bt.open {0|1}</w:t>
            </w:r>
            <w:r w:rsidR="00F11A10">
              <w:rPr>
                <w:noProof/>
                <w:webHidden/>
              </w:rPr>
              <w:tab/>
            </w:r>
            <w:r w:rsidR="00F11A10">
              <w:rPr>
                <w:noProof/>
                <w:webHidden/>
              </w:rPr>
              <w:fldChar w:fldCharType="begin"/>
            </w:r>
            <w:r w:rsidR="00F11A10">
              <w:rPr>
                <w:noProof/>
                <w:webHidden/>
              </w:rPr>
              <w:instrText xml:space="preserve"> PAGEREF _Toc444180217 \h </w:instrText>
            </w:r>
            <w:r w:rsidR="00F11A10">
              <w:rPr>
                <w:noProof/>
                <w:webHidden/>
              </w:rPr>
            </w:r>
            <w:r w:rsidR="00F11A10">
              <w:rPr>
                <w:noProof/>
                <w:webHidden/>
              </w:rPr>
              <w:fldChar w:fldCharType="separate"/>
            </w:r>
            <w:r w:rsidR="00F11A10">
              <w:rPr>
                <w:noProof/>
                <w:webHidden/>
              </w:rPr>
              <w:t>121</w:t>
            </w:r>
            <w:r w:rsidR="00F11A10">
              <w:rPr>
                <w:noProof/>
                <w:webHidden/>
              </w:rPr>
              <w:fldChar w:fldCharType="end"/>
            </w:r>
          </w:hyperlink>
        </w:p>
        <w:p w:rsidR="00F11A10" w:rsidRDefault="00216A49">
          <w:pPr>
            <w:pStyle w:val="TOC2"/>
            <w:rPr>
              <w:rFonts w:eastAsiaTheme="minorEastAsia"/>
              <w:noProof/>
            </w:rPr>
          </w:pPr>
          <w:hyperlink w:anchor="_Toc444180218" w:history="1">
            <w:r w:rsidR="00F11A10" w:rsidRPr="008C6C9F">
              <w:rPr>
                <w:rStyle w:val="Hyperlink"/>
                <w:noProof/>
              </w:rPr>
              <w:t>Bt.close</w:t>
            </w:r>
            <w:r w:rsidR="00F11A10">
              <w:rPr>
                <w:noProof/>
                <w:webHidden/>
              </w:rPr>
              <w:tab/>
            </w:r>
            <w:r w:rsidR="00F11A10">
              <w:rPr>
                <w:noProof/>
                <w:webHidden/>
              </w:rPr>
              <w:fldChar w:fldCharType="begin"/>
            </w:r>
            <w:r w:rsidR="00F11A10">
              <w:rPr>
                <w:noProof/>
                <w:webHidden/>
              </w:rPr>
              <w:instrText xml:space="preserve"> PAGEREF _Toc444180218 \h </w:instrText>
            </w:r>
            <w:r w:rsidR="00F11A10">
              <w:rPr>
                <w:noProof/>
                <w:webHidden/>
              </w:rPr>
            </w:r>
            <w:r w:rsidR="00F11A10">
              <w:rPr>
                <w:noProof/>
                <w:webHidden/>
              </w:rPr>
              <w:fldChar w:fldCharType="separate"/>
            </w:r>
            <w:r w:rsidR="00F11A10">
              <w:rPr>
                <w:noProof/>
                <w:webHidden/>
              </w:rPr>
              <w:t>121</w:t>
            </w:r>
            <w:r w:rsidR="00F11A10">
              <w:rPr>
                <w:noProof/>
                <w:webHidden/>
              </w:rPr>
              <w:fldChar w:fldCharType="end"/>
            </w:r>
          </w:hyperlink>
        </w:p>
        <w:p w:rsidR="00F11A10" w:rsidRDefault="00216A49">
          <w:pPr>
            <w:pStyle w:val="TOC2"/>
            <w:rPr>
              <w:rFonts w:eastAsiaTheme="minorEastAsia"/>
              <w:noProof/>
            </w:rPr>
          </w:pPr>
          <w:hyperlink w:anchor="_Toc444180219" w:history="1">
            <w:r w:rsidR="00F11A10" w:rsidRPr="008C6C9F">
              <w:rPr>
                <w:rStyle w:val="Hyperlink"/>
                <w:noProof/>
              </w:rPr>
              <w:t>Bt.connect {0|1}</w:t>
            </w:r>
            <w:r w:rsidR="00F11A10">
              <w:rPr>
                <w:noProof/>
                <w:webHidden/>
              </w:rPr>
              <w:tab/>
            </w:r>
            <w:r w:rsidR="00F11A10">
              <w:rPr>
                <w:noProof/>
                <w:webHidden/>
              </w:rPr>
              <w:fldChar w:fldCharType="begin"/>
            </w:r>
            <w:r w:rsidR="00F11A10">
              <w:rPr>
                <w:noProof/>
                <w:webHidden/>
              </w:rPr>
              <w:instrText xml:space="preserve"> PAGEREF _Toc444180219 \h </w:instrText>
            </w:r>
            <w:r w:rsidR="00F11A10">
              <w:rPr>
                <w:noProof/>
                <w:webHidden/>
              </w:rPr>
            </w:r>
            <w:r w:rsidR="00F11A10">
              <w:rPr>
                <w:noProof/>
                <w:webHidden/>
              </w:rPr>
              <w:fldChar w:fldCharType="separate"/>
            </w:r>
            <w:r w:rsidR="00F11A10">
              <w:rPr>
                <w:noProof/>
                <w:webHidden/>
              </w:rPr>
              <w:t>121</w:t>
            </w:r>
            <w:r w:rsidR="00F11A10">
              <w:rPr>
                <w:noProof/>
                <w:webHidden/>
              </w:rPr>
              <w:fldChar w:fldCharType="end"/>
            </w:r>
          </w:hyperlink>
        </w:p>
        <w:p w:rsidR="00F11A10" w:rsidRDefault="00216A49">
          <w:pPr>
            <w:pStyle w:val="TOC2"/>
            <w:rPr>
              <w:rFonts w:eastAsiaTheme="minorEastAsia"/>
              <w:noProof/>
            </w:rPr>
          </w:pPr>
          <w:hyperlink w:anchor="_Toc444180220" w:history="1">
            <w:r w:rsidR="00F11A10" w:rsidRPr="008C6C9F">
              <w:rPr>
                <w:rStyle w:val="Hyperlink"/>
                <w:noProof/>
              </w:rPr>
              <w:t>Bt.disconnect</w:t>
            </w:r>
            <w:r w:rsidR="00F11A10">
              <w:rPr>
                <w:noProof/>
                <w:webHidden/>
              </w:rPr>
              <w:tab/>
            </w:r>
            <w:r w:rsidR="00F11A10">
              <w:rPr>
                <w:noProof/>
                <w:webHidden/>
              </w:rPr>
              <w:fldChar w:fldCharType="begin"/>
            </w:r>
            <w:r w:rsidR="00F11A10">
              <w:rPr>
                <w:noProof/>
                <w:webHidden/>
              </w:rPr>
              <w:instrText xml:space="preserve"> PAGEREF _Toc444180220 \h </w:instrText>
            </w:r>
            <w:r w:rsidR="00F11A10">
              <w:rPr>
                <w:noProof/>
                <w:webHidden/>
              </w:rPr>
            </w:r>
            <w:r w:rsidR="00F11A10">
              <w:rPr>
                <w:noProof/>
                <w:webHidden/>
              </w:rPr>
              <w:fldChar w:fldCharType="separate"/>
            </w:r>
            <w:r w:rsidR="00F11A10">
              <w:rPr>
                <w:noProof/>
                <w:webHidden/>
              </w:rPr>
              <w:t>122</w:t>
            </w:r>
            <w:r w:rsidR="00F11A10">
              <w:rPr>
                <w:noProof/>
                <w:webHidden/>
              </w:rPr>
              <w:fldChar w:fldCharType="end"/>
            </w:r>
          </w:hyperlink>
        </w:p>
        <w:p w:rsidR="00F11A10" w:rsidRDefault="00216A49">
          <w:pPr>
            <w:pStyle w:val="TOC2"/>
            <w:rPr>
              <w:rFonts w:eastAsiaTheme="minorEastAsia"/>
              <w:noProof/>
            </w:rPr>
          </w:pPr>
          <w:hyperlink w:anchor="_Toc444180221" w:history="1">
            <w:r w:rsidR="00F11A10" w:rsidRPr="008C6C9F">
              <w:rPr>
                <w:rStyle w:val="Hyperlink"/>
                <w:noProof/>
              </w:rPr>
              <w:t>Bt.reconnect</w:t>
            </w:r>
            <w:r w:rsidR="00F11A10">
              <w:rPr>
                <w:noProof/>
                <w:webHidden/>
              </w:rPr>
              <w:tab/>
            </w:r>
            <w:r w:rsidR="00F11A10">
              <w:rPr>
                <w:noProof/>
                <w:webHidden/>
              </w:rPr>
              <w:fldChar w:fldCharType="begin"/>
            </w:r>
            <w:r w:rsidR="00F11A10">
              <w:rPr>
                <w:noProof/>
                <w:webHidden/>
              </w:rPr>
              <w:instrText xml:space="preserve"> PAGEREF _Toc444180221 \h </w:instrText>
            </w:r>
            <w:r w:rsidR="00F11A10">
              <w:rPr>
                <w:noProof/>
                <w:webHidden/>
              </w:rPr>
            </w:r>
            <w:r w:rsidR="00F11A10">
              <w:rPr>
                <w:noProof/>
                <w:webHidden/>
              </w:rPr>
              <w:fldChar w:fldCharType="separate"/>
            </w:r>
            <w:r w:rsidR="00F11A10">
              <w:rPr>
                <w:noProof/>
                <w:webHidden/>
              </w:rPr>
              <w:t>122</w:t>
            </w:r>
            <w:r w:rsidR="00F11A10">
              <w:rPr>
                <w:noProof/>
                <w:webHidden/>
              </w:rPr>
              <w:fldChar w:fldCharType="end"/>
            </w:r>
          </w:hyperlink>
        </w:p>
        <w:p w:rsidR="00F11A10" w:rsidRDefault="00216A49">
          <w:pPr>
            <w:pStyle w:val="TOC2"/>
            <w:rPr>
              <w:rFonts w:eastAsiaTheme="minorEastAsia"/>
              <w:noProof/>
            </w:rPr>
          </w:pPr>
          <w:hyperlink w:anchor="_Toc444180222" w:history="1">
            <w:r w:rsidR="00F11A10" w:rsidRPr="008C6C9F">
              <w:rPr>
                <w:rStyle w:val="Hyperlink"/>
                <w:noProof/>
              </w:rPr>
              <w:t>Bt.status {{&lt;connect_var&gt;}{, &lt;name_svar&gt;}{, &lt;address_svar&gt;}}</w:t>
            </w:r>
            <w:r w:rsidR="00F11A10">
              <w:rPr>
                <w:noProof/>
                <w:webHidden/>
              </w:rPr>
              <w:tab/>
            </w:r>
            <w:r w:rsidR="00F11A10">
              <w:rPr>
                <w:noProof/>
                <w:webHidden/>
              </w:rPr>
              <w:fldChar w:fldCharType="begin"/>
            </w:r>
            <w:r w:rsidR="00F11A10">
              <w:rPr>
                <w:noProof/>
                <w:webHidden/>
              </w:rPr>
              <w:instrText xml:space="preserve"> PAGEREF _Toc444180222 \h </w:instrText>
            </w:r>
            <w:r w:rsidR="00F11A10">
              <w:rPr>
                <w:noProof/>
                <w:webHidden/>
              </w:rPr>
            </w:r>
            <w:r w:rsidR="00F11A10">
              <w:rPr>
                <w:noProof/>
                <w:webHidden/>
              </w:rPr>
              <w:fldChar w:fldCharType="separate"/>
            </w:r>
            <w:r w:rsidR="00F11A10">
              <w:rPr>
                <w:noProof/>
                <w:webHidden/>
              </w:rPr>
              <w:t>122</w:t>
            </w:r>
            <w:r w:rsidR="00F11A10">
              <w:rPr>
                <w:noProof/>
                <w:webHidden/>
              </w:rPr>
              <w:fldChar w:fldCharType="end"/>
            </w:r>
          </w:hyperlink>
        </w:p>
        <w:p w:rsidR="00F11A10" w:rsidRDefault="00216A49">
          <w:pPr>
            <w:pStyle w:val="TOC2"/>
            <w:rPr>
              <w:rFonts w:eastAsiaTheme="minorEastAsia"/>
              <w:noProof/>
            </w:rPr>
          </w:pPr>
          <w:hyperlink w:anchor="_Toc444180223" w:history="1">
            <w:r w:rsidR="00F11A10" w:rsidRPr="008C6C9F">
              <w:rPr>
                <w:rStyle w:val="Hyperlink"/>
                <w:noProof/>
              </w:rPr>
              <w:t>Bt.write {&lt;exp&gt; {,|;}} ...</w:t>
            </w:r>
            <w:r w:rsidR="00F11A10">
              <w:rPr>
                <w:noProof/>
                <w:webHidden/>
              </w:rPr>
              <w:tab/>
            </w:r>
            <w:r w:rsidR="00F11A10">
              <w:rPr>
                <w:noProof/>
                <w:webHidden/>
              </w:rPr>
              <w:fldChar w:fldCharType="begin"/>
            </w:r>
            <w:r w:rsidR="00F11A10">
              <w:rPr>
                <w:noProof/>
                <w:webHidden/>
              </w:rPr>
              <w:instrText xml:space="preserve"> PAGEREF _Toc444180223 \h </w:instrText>
            </w:r>
            <w:r w:rsidR="00F11A10">
              <w:rPr>
                <w:noProof/>
                <w:webHidden/>
              </w:rPr>
            </w:r>
            <w:r w:rsidR="00F11A10">
              <w:rPr>
                <w:noProof/>
                <w:webHidden/>
              </w:rPr>
              <w:fldChar w:fldCharType="separate"/>
            </w:r>
            <w:r w:rsidR="00F11A10">
              <w:rPr>
                <w:noProof/>
                <w:webHidden/>
              </w:rPr>
              <w:t>122</w:t>
            </w:r>
            <w:r w:rsidR="00F11A10">
              <w:rPr>
                <w:noProof/>
                <w:webHidden/>
              </w:rPr>
              <w:fldChar w:fldCharType="end"/>
            </w:r>
          </w:hyperlink>
        </w:p>
        <w:p w:rsidR="00F11A10" w:rsidRDefault="00216A49">
          <w:pPr>
            <w:pStyle w:val="TOC2"/>
            <w:rPr>
              <w:rFonts w:eastAsiaTheme="minorEastAsia"/>
              <w:noProof/>
            </w:rPr>
          </w:pPr>
          <w:hyperlink w:anchor="_Toc444180224" w:history="1">
            <w:r w:rsidR="00F11A10" w:rsidRPr="008C6C9F">
              <w:rPr>
                <w:rStyle w:val="Hyperlink"/>
                <w:noProof/>
              </w:rPr>
              <w:t>Bt.read.ready &lt;nvar&gt;</w:t>
            </w:r>
            <w:r w:rsidR="00F11A10">
              <w:rPr>
                <w:noProof/>
                <w:webHidden/>
              </w:rPr>
              <w:tab/>
            </w:r>
            <w:r w:rsidR="00F11A10">
              <w:rPr>
                <w:noProof/>
                <w:webHidden/>
              </w:rPr>
              <w:fldChar w:fldCharType="begin"/>
            </w:r>
            <w:r w:rsidR="00F11A10">
              <w:rPr>
                <w:noProof/>
                <w:webHidden/>
              </w:rPr>
              <w:instrText xml:space="preserve"> PAGEREF _Toc444180224 \h </w:instrText>
            </w:r>
            <w:r w:rsidR="00F11A10">
              <w:rPr>
                <w:noProof/>
                <w:webHidden/>
              </w:rPr>
            </w:r>
            <w:r w:rsidR="00F11A10">
              <w:rPr>
                <w:noProof/>
                <w:webHidden/>
              </w:rPr>
              <w:fldChar w:fldCharType="separate"/>
            </w:r>
            <w:r w:rsidR="00F11A10">
              <w:rPr>
                <w:noProof/>
                <w:webHidden/>
              </w:rPr>
              <w:t>123</w:t>
            </w:r>
            <w:r w:rsidR="00F11A10">
              <w:rPr>
                <w:noProof/>
                <w:webHidden/>
              </w:rPr>
              <w:fldChar w:fldCharType="end"/>
            </w:r>
          </w:hyperlink>
        </w:p>
        <w:p w:rsidR="00F11A10" w:rsidRDefault="00216A49">
          <w:pPr>
            <w:pStyle w:val="TOC2"/>
            <w:rPr>
              <w:rFonts w:eastAsiaTheme="minorEastAsia"/>
              <w:noProof/>
            </w:rPr>
          </w:pPr>
          <w:hyperlink w:anchor="_Toc444180225" w:history="1">
            <w:r w:rsidR="00F11A10" w:rsidRPr="008C6C9F">
              <w:rPr>
                <w:rStyle w:val="Hyperlink"/>
                <w:noProof/>
              </w:rPr>
              <w:t>OnBtReadReady:</w:t>
            </w:r>
            <w:r w:rsidR="00F11A10">
              <w:rPr>
                <w:noProof/>
                <w:webHidden/>
              </w:rPr>
              <w:tab/>
            </w:r>
            <w:r w:rsidR="00F11A10">
              <w:rPr>
                <w:noProof/>
                <w:webHidden/>
              </w:rPr>
              <w:fldChar w:fldCharType="begin"/>
            </w:r>
            <w:r w:rsidR="00F11A10">
              <w:rPr>
                <w:noProof/>
                <w:webHidden/>
              </w:rPr>
              <w:instrText xml:space="preserve"> PAGEREF _Toc444180225 \h </w:instrText>
            </w:r>
            <w:r w:rsidR="00F11A10">
              <w:rPr>
                <w:noProof/>
                <w:webHidden/>
              </w:rPr>
            </w:r>
            <w:r w:rsidR="00F11A10">
              <w:rPr>
                <w:noProof/>
                <w:webHidden/>
              </w:rPr>
              <w:fldChar w:fldCharType="separate"/>
            </w:r>
            <w:r w:rsidR="00F11A10">
              <w:rPr>
                <w:noProof/>
                <w:webHidden/>
              </w:rPr>
              <w:t>123</w:t>
            </w:r>
            <w:r w:rsidR="00F11A10">
              <w:rPr>
                <w:noProof/>
                <w:webHidden/>
              </w:rPr>
              <w:fldChar w:fldCharType="end"/>
            </w:r>
          </w:hyperlink>
        </w:p>
        <w:p w:rsidR="00F11A10" w:rsidRDefault="00216A49">
          <w:pPr>
            <w:pStyle w:val="TOC3"/>
            <w:rPr>
              <w:rFonts w:eastAsiaTheme="minorEastAsia"/>
              <w:noProof/>
            </w:rPr>
          </w:pPr>
          <w:hyperlink w:anchor="_Toc444180226" w:history="1">
            <w:r w:rsidR="00F11A10" w:rsidRPr="008C6C9F">
              <w:rPr>
                <w:rStyle w:val="Hyperlink"/>
                <w:noProof/>
              </w:rPr>
              <w:t>Bt.onReadReady.resume</w:t>
            </w:r>
            <w:r w:rsidR="00F11A10">
              <w:rPr>
                <w:noProof/>
                <w:webHidden/>
              </w:rPr>
              <w:tab/>
            </w:r>
            <w:r w:rsidR="00F11A10">
              <w:rPr>
                <w:noProof/>
                <w:webHidden/>
              </w:rPr>
              <w:fldChar w:fldCharType="begin"/>
            </w:r>
            <w:r w:rsidR="00F11A10">
              <w:rPr>
                <w:noProof/>
                <w:webHidden/>
              </w:rPr>
              <w:instrText xml:space="preserve"> PAGEREF _Toc444180226 \h </w:instrText>
            </w:r>
            <w:r w:rsidR="00F11A10">
              <w:rPr>
                <w:noProof/>
                <w:webHidden/>
              </w:rPr>
            </w:r>
            <w:r w:rsidR="00F11A10">
              <w:rPr>
                <w:noProof/>
                <w:webHidden/>
              </w:rPr>
              <w:fldChar w:fldCharType="separate"/>
            </w:r>
            <w:r w:rsidR="00F11A10">
              <w:rPr>
                <w:noProof/>
                <w:webHidden/>
              </w:rPr>
              <w:t>123</w:t>
            </w:r>
            <w:r w:rsidR="00F11A10">
              <w:rPr>
                <w:noProof/>
                <w:webHidden/>
              </w:rPr>
              <w:fldChar w:fldCharType="end"/>
            </w:r>
          </w:hyperlink>
        </w:p>
        <w:p w:rsidR="00F11A10" w:rsidRDefault="00216A49">
          <w:pPr>
            <w:pStyle w:val="TOC2"/>
            <w:rPr>
              <w:rFonts w:eastAsiaTheme="minorEastAsia"/>
              <w:noProof/>
            </w:rPr>
          </w:pPr>
          <w:hyperlink w:anchor="_Toc444180227" w:history="1">
            <w:r w:rsidR="00F11A10" w:rsidRPr="008C6C9F">
              <w:rPr>
                <w:rStyle w:val="Hyperlink"/>
                <w:noProof/>
              </w:rPr>
              <w:t>Bt.read.bytes &lt;svar&gt;</w:t>
            </w:r>
            <w:r w:rsidR="00F11A10">
              <w:rPr>
                <w:noProof/>
                <w:webHidden/>
              </w:rPr>
              <w:tab/>
            </w:r>
            <w:r w:rsidR="00F11A10">
              <w:rPr>
                <w:noProof/>
                <w:webHidden/>
              </w:rPr>
              <w:fldChar w:fldCharType="begin"/>
            </w:r>
            <w:r w:rsidR="00F11A10">
              <w:rPr>
                <w:noProof/>
                <w:webHidden/>
              </w:rPr>
              <w:instrText xml:space="preserve"> PAGEREF _Toc444180227 \h </w:instrText>
            </w:r>
            <w:r w:rsidR="00F11A10">
              <w:rPr>
                <w:noProof/>
                <w:webHidden/>
              </w:rPr>
            </w:r>
            <w:r w:rsidR="00F11A10">
              <w:rPr>
                <w:noProof/>
                <w:webHidden/>
              </w:rPr>
              <w:fldChar w:fldCharType="separate"/>
            </w:r>
            <w:r w:rsidR="00F11A10">
              <w:rPr>
                <w:noProof/>
                <w:webHidden/>
              </w:rPr>
              <w:t>123</w:t>
            </w:r>
            <w:r w:rsidR="00F11A10">
              <w:rPr>
                <w:noProof/>
                <w:webHidden/>
              </w:rPr>
              <w:fldChar w:fldCharType="end"/>
            </w:r>
          </w:hyperlink>
        </w:p>
        <w:p w:rsidR="00F11A10" w:rsidRDefault="00216A49">
          <w:pPr>
            <w:pStyle w:val="TOC2"/>
            <w:rPr>
              <w:rFonts w:eastAsiaTheme="minorEastAsia"/>
              <w:noProof/>
            </w:rPr>
          </w:pPr>
          <w:hyperlink w:anchor="_Toc444180228" w:history="1">
            <w:r w:rsidR="00F11A10" w:rsidRPr="008C6C9F">
              <w:rPr>
                <w:rStyle w:val="Hyperlink"/>
                <w:noProof/>
              </w:rPr>
              <w:t>Bt.device.name &lt;svar&gt;</w:t>
            </w:r>
            <w:r w:rsidR="00F11A10">
              <w:rPr>
                <w:noProof/>
                <w:webHidden/>
              </w:rPr>
              <w:tab/>
            </w:r>
            <w:r w:rsidR="00F11A10">
              <w:rPr>
                <w:noProof/>
                <w:webHidden/>
              </w:rPr>
              <w:fldChar w:fldCharType="begin"/>
            </w:r>
            <w:r w:rsidR="00F11A10">
              <w:rPr>
                <w:noProof/>
                <w:webHidden/>
              </w:rPr>
              <w:instrText xml:space="preserve"> PAGEREF _Toc444180228 \h </w:instrText>
            </w:r>
            <w:r w:rsidR="00F11A10">
              <w:rPr>
                <w:noProof/>
                <w:webHidden/>
              </w:rPr>
            </w:r>
            <w:r w:rsidR="00F11A10">
              <w:rPr>
                <w:noProof/>
                <w:webHidden/>
              </w:rPr>
              <w:fldChar w:fldCharType="separate"/>
            </w:r>
            <w:r w:rsidR="00F11A10">
              <w:rPr>
                <w:noProof/>
                <w:webHidden/>
              </w:rPr>
              <w:t>123</w:t>
            </w:r>
            <w:r w:rsidR="00F11A10">
              <w:rPr>
                <w:noProof/>
                <w:webHidden/>
              </w:rPr>
              <w:fldChar w:fldCharType="end"/>
            </w:r>
          </w:hyperlink>
        </w:p>
        <w:p w:rsidR="00F11A10" w:rsidRDefault="00216A49">
          <w:pPr>
            <w:pStyle w:val="TOC2"/>
            <w:rPr>
              <w:rFonts w:eastAsiaTheme="minorEastAsia"/>
              <w:noProof/>
            </w:rPr>
          </w:pPr>
          <w:hyperlink w:anchor="_Toc444180229" w:history="1">
            <w:r w:rsidR="00F11A10" w:rsidRPr="008C6C9F">
              <w:rPr>
                <w:rStyle w:val="Hyperlink"/>
                <w:noProof/>
              </w:rPr>
              <w:t>Bt.set.UUID &lt;sexp&gt;</w:t>
            </w:r>
            <w:r w:rsidR="00F11A10">
              <w:rPr>
                <w:noProof/>
                <w:webHidden/>
              </w:rPr>
              <w:tab/>
            </w:r>
            <w:r w:rsidR="00F11A10">
              <w:rPr>
                <w:noProof/>
                <w:webHidden/>
              </w:rPr>
              <w:fldChar w:fldCharType="begin"/>
            </w:r>
            <w:r w:rsidR="00F11A10">
              <w:rPr>
                <w:noProof/>
                <w:webHidden/>
              </w:rPr>
              <w:instrText xml:space="preserve"> PAGEREF _Toc444180229 \h </w:instrText>
            </w:r>
            <w:r w:rsidR="00F11A10">
              <w:rPr>
                <w:noProof/>
                <w:webHidden/>
              </w:rPr>
            </w:r>
            <w:r w:rsidR="00F11A10">
              <w:rPr>
                <w:noProof/>
                <w:webHidden/>
              </w:rPr>
              <w:fldChar w:fldCharType="separate"/>
            </w:r>
            <w:r w:rsidR="00F11A10">
              <w:rPr>
                <w:noProof/>
                <w:webHidden/>
              </w:rPr>
              <w:t>123</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30" w:history="1">
            <w:r w:rsidR="00F11A10" w:rsidRPr="008C6C9F">
              <w:rPr>
                <w:rStyle w:val="Hyperlink"/>
                <w:noProof/>
              </w:rPr>
              <w:t>Communication: Phone and Text</w:t>
            </w:r>
            <w:r w:rsidR="00F11A10">
              <w:rPr>
                <w:noProof/>
                <w:webHidden/>
              </w:rPr>
              <w:tab/>
            </w:r>
            <w:r w:rsidR="00F11A10">
              <w:rPr>
                <w:noProof/>
                <w:webHidden/>
              </w:rPr>
              <w:fldChar w:fldCharType="begin"/>
            </w:r>
            <w:r w:rsidR="00F11A10">
              <w:rPr>
                <w:noProof/>
                <w:webHidden/>
              </w:rPr>
              <w:instrText xml:space="preserve"> PAGEREF _Toc444180230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1" w:history="1">
            <w:r w:rsidR="00F11A10" w:rsidRPr="008C6C9F">
              <w:rPr>
                <w:rStyle w:val="Hyperlink"/>
                <w:noProof/>
              </w:rPr>
              <w:t>Email.send &lt;recipient_sexp&gt;, &lt;subject_sexp&gt;, &lt;body_sexp&gt;</w:t>
            </w:r>
            <w:r w:rsidR="00F11A10">
              <w:rPr>
                <w:noProof/>
                <w:webHidden/>
              </w:rPr>
              <w:tab/>
            </w:r>
            <w:r w:rsidR="00F11A10">
              <w:rPr>
                <w:noProof/>
                <w:webHidden/>
              </w:rPr>
              <w:fldChar w:fldCharType="begin"/>
            </w:r>
            <w:r w:rsidR="00F11A10">
              <w:rPr>
                <w:noProof/>
                <w:webHidden/>
              </w:rPr>
              <w:instrText xml:space="preserve"> PAGEREF _Toc444180231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2" w:history="1">
            <w:r w:rsidR="00F11A10" w:rsidRPr="008C6C9F">
              <w:rPr>
                <w:rStyle w:val="Hyperlink"/>
                <w:noProof/>
              </w:rPr>
              <w:t>MyPhoneNumber &lt;svar&gt;</w:t>
            </w:r>
            <w:r w:rsidR="00F11A10">
              <w:rPr>
                <w:noProof/>
                <w:webHidden/>
              </w:rPr>
              <w:tab/>
            </w:r>
            <w:r w:rsidR="00F11A10">
              <w:rPr>
                <w:noProof/>
                <w:webHidden/>
              </w:rPr>
              <w:fldChar w:fldCharType="begin"/>
            </w:r>
            <w:r w:rsidR="00F11A10">
              <w:rPr>
                <w:noProof/>
                <w:webHidden/>
              </w:rPr>
              <w:instrText xml:space="preserve"> PAGEREF _Toc444180232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3" w:history="1">
            <w:r w:rsidR="00F11A10" w:rsidRPr="008C6C9F">
              <w:rPr>
                <w:rStyle w:val="Hyperlink"/>
                <w:noProof/>
              </w:rPr>
              <w:t>Phone.call &lt;sexp&gt;</w:t>
            </w:r>
            <w:r w:rsidR="00F11A10">
              <w:rPr>
                <w:noProof/>
                <w:webHidden/>
              </w:rPr>
              <w:tab/>
            </w:r>
            <w:r w:rsidR="00F11A10">
              <w:rPr>
                <w:noProof/>
                <w:webHidden/>
              </w:rPr>
              <w:fldChar w:fldCharType="begin"/>
            </w:r>
            <w:r w:rsidR="00F11A10">
              <w:rPr>
                <w:noProof/>
                <w:webHidden/>
              </w:rPr>
              <w:instrText xml:space="preserve"> PAGEREF _Toc444180233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4" w:history="1">
            <w:r w:rsidR="00F11A10" w:rsidRPr="008C6C9F">
              <w:rPr>
                <w:rStyle w:val="Hyperlink"/>
                <w:noProof/>
              </w:rPr>
              <w:t>Phone.dial &lt;sexp&gt;</w:t>
            </w:r>
            <w:r w:rsidR="00F11A10">
              <w:rPr>
                <w:noProof/>
                <w:webHidden/>
              </w:rPr>
              <w:tab/>
            </w:r>
            <w:r w:rsidR="00F11A10">
              <w:rPr>
                <w:noProof/>
                <w:webHidden/>
              </w:rPr>
              <w:fldChar w:fldCharType="begin"/>
            </w:r>
            <w:r w:rsidR="00F11A10">
              <w:rPr>
                <w:noProof/>
                <w:webHidden/>
              </w:rPr>
              <w:instrText xml:space="preserve"> PAGEREF _Toc444180234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5" w:history="1">
            <w:r w:rsidR="00F11A10" w:rsidRPr="008C6C9F">
              <w:rPr>
                <w:rStyle w:val="Hyperlink"/>
                <w:noProof/>
              </w:rPr>
              <w:t>Phone.rcv.init</w:t>
            </w:r>
            <w:r w:rsidR="00F11A10">
              <w:rPr>
                <w:noProof/>
                <w:webHidden/>
              </w:rPr>
              <w:tab/>
            </w:r>
            <w:r w:rsidR="00F11A10">
              <w:rPr>
                <w:noProof/>
                <w:webHidden/>
              </w:rPr>
              <w:fldChar w:fldCharType="begin"/>
            </w:r>
            <w:r w:rsidR="00F11A10">
              <w:rPr>
                <w:noProof/>
                <w:webHidden/>
              </w:rPr>
              <w:instrText xml:space="preserve"> PAGEREF _Toc444180235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6" w:history="1">
            <w:r w:rsidR="00F11A10" w:rsidRPr="008C6C9F">
              <w:rPr>
                <w:rStyle w:val="Hyperlink"/>
                <w:noProof/>
              </w:rPr>
              <w:t>Phone.rcv.next &lt;state_nvar&gt;, &lt;number_svar&gt;</w:t>
            </w:r>
            <w:r w:rsidR="00F11A10">
              <w:rPr>
                <w:noProof/>
                <w:webHidden/>
              </w:rPr>
              <w:tab/>
            </w:r>
            <w:r w:rsidR="00F11A10">
              <w:rPr>
                <w:noProof/>
                <w:webHidden/>
              </w:rPr>
              <w:fldChar w:fldCharType="begin"/>
            </w:r>
            <w:r w:rsidR="00F11A10">
              <w:rPr>
                <w:noProof/>
                <w:webHidden/>
              </w:rPr>
              <w:instrText xml:space="preserve"> PAGEREF _Toc444180236 \h </w:instrText>
            </w:r>
            <w:r w:rsidR="00F11A10">
              <w:rPr>
                <w:noProof/>
                <w:webHidden/>
              </w:rPr>
            </w:r>
            <w:r w:rsidR="00F11A10">
              <w:rPr>
                <w:noProof/>
                <w:webHidden/>
              </w:rPr>
              <w:fldChar w:fldCharType="separate"/>
            </w:r>
            <w:r w:rsidR="00F11A10">
              <w:rPr>
                <w:noProof/>
                <w:webHidden/>
              </w:rPr>
              <w:t>124</w:t>
            </w:r>
            <w:r w:rsidR="00F11A10">
              <w:rPr>
                <w:noProof/>
                <w:webHidden/>
              </w:rPr>
              <w:fldChar w:fldCharType="end"/>
            </w:r>
          </w:hyperlink>
        </w:p>
        <w:p w:rsidR="00F11A10" w:rsidRDefault="00216A49">
          <w:pPr>
            <w:pStyle w:val="TOC2"/>
            <w:rPr>
              <w:rFonts w:eastAsiaTheme="minorEastAsia"/>
              <w:noProof/>
            </w:rPr>
          </w:pPr>
          <w:hyperlink w:anchor="_Toc444180237" w:history="1">
            <w:r w:rsidR="00F11A10" w:rsidRPr="008C6C9F">
              <w:rPr>
                <w:rStyle w:val="Hyperlink"/>
                <w:noProof/>
              </w:rPr>
              <w:t>Sms.send &lt;number_sexp&gt;, &lt;message_sexp&gt;</w:t>
            </w:r>
            <w:r w:rsidR="00F11A10">
              <w:rPr>
                <w:noProof/>
                <w:webHidden/>
              </w:rPr>
              <w:tab/>
            </w:r>
            <w:r w:rsidR="00F11A10">
              <w:rPr>
                <w:noProof/>
                <w:webHidden/>
              </w:rPr>
              <w:fldChar w:fldCharType="begin"/>
            </w:r>
            <w:r w:rsidR="00F11A10">
              <w:rPr>
                <w:noProof/>
                <w:webHidden/>
              </w:rPr>
              <w:instrText xml:space="preserve"> PAGEREF _Toc444180237 \h </w:instrText>
            </w:r>
            <w:r w:rsidR="00F11A10">
              <w:rPr>
                <w:noProof/>
                <w:webHidden/>
              </w:rPr>
            </w:r>
            <w:r w:rsidR="00F11A10">
              <w:rPr>
                <w:noProof/>
                <w:webHidden/>
              </w:rPr>
              <w:fldChar w:fldCharType="separate"/>
            </w:r>
            <w:r w:rsidR="00F11A10">
              <w:rPr>
                <w:noProof/>
                <w:webHidden/>
              </w:rPr>
              <w:t>125</w:t>
            </w:r>
            <w:r w:rsidR="00F11A10">
              <w:rPr>
                <w:noProof/>
                <w:webHidden/>
              </w:rPr>
              <w:fldChar w:fldCharType="end"/>
            </w:r>
          </w:hyperlink>
        </w:p>
        <w:p w:rsidR="00F11A10" w:rsidRDefault="00216A49">
          <w:pPr>
            <w:pStyle w:val="TOC2"/>
            <w:rPr>
              <w:rFonts w:eastAsiaTheme="minorEastAsia"/>
              <w:noProof/>
            </w:rPr>
          </w:pPr>
          <w:hyperlink w:anchor="_Toc444180238" w:history="1">
            <w:r w:rsidR="00F11A10" w:rsidRPr="008C6C9F">
              <w:rPr>
                <w:rStyle w:val="Hyperlink"/>
                <w:noProof/>
              </w:rPr>
              <w:t>Sms.rcv.init</w:t>
            </w:r>
            <w:r w:rsidR="00F11A10">
              <w:rPr>
                <w:noProof/>
                <w:webHidden/>
              </w:rPr>
              <w:tab/>
            </w:r>
            <w:r w:rsidR="00F11A10">
              <w:rPr>
                <w:noProof/>
                <w:webHidden/>
              </w:rPr>
              <w:fldChar w:fldCharType="begin"/>
            </w:r>
            <w:r w:rsidR="00F11A10">
              <w:rPr>
                <w:noProof/>
                <w:webHidden/>
              </w:rPr>
              <w:instrText xml:space="preserve"> PAGEREF _Toc444180238 \h </w:instrText>
            </w:r>
            <w:r w:rsidR="00F11A10">
              <w:rPr>
                <w:noProof/>
                <w:webHidden/>
              </w:rPr>
            </w:r>
            <w:r w:rsidR="00F11A10">
              <w:rPr>
                <w:noProof/>
                <w:webHidden/>
              </w:rPr>
              <w:fldChar w:fldCharType="separate"/>
            </w:r>
            <w:r w:rsidR="00F11A10">
              <w:rPr>
                <w:noProof/>
                <w:webHidden/>
              </w:rPr>
              <w:t>125</w:t>
            </w:r>
            <w:r w:rsidR="00F11A10">
              <w:rPr>
                <w:noProof/>
                <w:webHidden/>
              </w:rPr>
              <w:fldChar w:fldCharType="end"/>
            </w:r>
          </w:hyperlink>
        </w:p>
        <w:p w:rsidR="00F11A10" w:rsidRDefault="00216A49">
          <w:pPr>
            <w:pStyle w:val="TOC2"/>
            <w:rPr>
              <w:rFonts w:eastAsiaTheme="minorEastAsia"/>
              <w:noProof/>
            </w:rPr>
          </w:pPr>
          <w:hyperlink w:anchor="_Toc444180239" w:history="1">
            <w:r w:rsidR="00F11A10" w:rsidRPr="008C6C9F">
              <w:rPr>
                <w:rStyle w:val="Hyperlink"/>
                <w:noProof/>
              </w:rPr>
              <w:t>Sms.rcv.next &lt;svar&gt;</w:t>
            </w:r>
            <w:r w:rsidR="00F11A10">
              <w:rPr>
                <w:noProof/>
                <w:webHidden/>
              </w:rPr>
              <w:tab/>
            </w:r>
            <w:r w:rsidR="00F11A10">
              <w:rPr>
                <w:noProof/>
                <w:webHidden/>
              </w:rPr>
              <w:fldChar w:fldCharType="begin"/>
            </w:r>
            <w:r w:rsidR="00F11A10">
              <w:rPr>
                <w:noProof/>
                <w:webHidden/>
              </w:rPr>
              <w:instrText xml:space="preserve"> PAGEREF _Toc444180239 \h </w:instrText>
            </w:r>
            <w:r w:rsidR="00F11A10">
              <w:rPr>
                <w:noProof/>
                <w:webHidden/>
              </w:rPr>
            </w:r>
            <w:r w:rsidR="00F11A10">
              <w:rPr>
                <w:noProof/>
                <w:webHidden/>
              </w:rPr>
              <w:fldChar w:fldCharType="separate"/>
            </w:r>
            <w:r w:rsidR="00F11A10">
              <w:rPr>
                <w:noProof/>
                <w:webHidden/>
              </w:rPr>
              <w:t>125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40" w:history="1">
            <w:r w:rsidR="00F11A10" w:rsidRPr="008C6C9F">
              <w:rPr>
                <w:rStyle w:val="Hyperlink"/>
                <w:noProof/>
              </w:rPr>
              <w:t>Time and Timers</w:t>
            </w:r>
            <w:r w:rsidR="00F11A10">
              <w:rPr>
                <w:noProof/>
                <w:webHidden/>
              </w:rPr>
              <w:tab/>
            </w:r>
            <w:r w:rsidR="00F11A10">
              <w:rPr>
                <w:noProof/>
                <w:webHidden/>
              </w:rPr>
              <w:fldChar w:fldCharType="begin"/>
            </w:r>
            <w:r w:rsidR="00F11A10">
              <w:rPr>
                <w:noProof/>
                <w:webHidden/>
              </w:rPr>
              <w:instrText xml:space="preserve"> PAGEREF _Toc444180240 \h </w:instrText>
            </w:r>
            <w:r w:rsidR="00F11A10">
              <w:rPr>
                <w:noProof/>
                <w:webHidden/>
              </w:rPr>
            </w:r>
            <w:r w:rsidR="00F11A10">
              <w:rPr>
                <w:noProof/>
                <w:webHidden/>
              </w:rPr>
              <w:fldChar w:fldCharType="separate"/>
            </w:r>
            <w:r w:rsidR="00F11A10">
              <w:rPr>
                <w:noProof/>
                <w:webHidden/>
              </w:rPr>
              <w:t>125</w:t>
            </w:r>
            <w:r w:rsidR="00F11A10">
              <w:rPr>
                <w:noProof/>
                <w:webHidden/>
              </w:rPr>
              <w:fldChar w:fldCharType="end"/>
            </w:r>
          </w:hyperlink>
        </w:p>
        <w:p w:rsidR="00F11A10" w:rsidRDefault="00216A49">
          <w:pPr>
            <w:pStyle w:val="TOC2"/>
            <w:rPr>
              <w:rFonts w:eastAsiaTheme="minorEastAsia"/>
              <w:noProof/>
            </w:rPr>
          </w:pPr>
          <w:hyperlink w:anchor="_Toc444180241" w:history="1">
            <w:r w:rsidR="00F11A10" w:rsidRPr="008C6C9F">
              <w:rPr>
                <w:rStyle w:val="Hyperlink"/>
                <w:noProof/>
              </w:rPr>
              <w:t>Time and TimeZone Commands</w:t>
            </w:r>
            <w:r w:rsidR="00F11A10">
              <w:rPr>
                <w:noProof/>
                <w:webHidden/>
              </w:rPr>
              <w:tab/>
            </w:r>
            <w:r w:rsidR="00F11A10">
              <w:rPr>
                <w:noProof/>
                <w:webHidden/>
              </w:rPr>
              <w:fldChar w:fldCharType="begin"/>
            </w:r>
            <w:r w:rsidR="00F11A10">
              <w:rPr>
                <w:noProof/>
                <w:webHidden/>
              </w:rPr>
              <w:instrText xml:space="preserve"> PAGEREF _Toc444180241 \h </w:instrText>
            </w:r>
            <w:r w:rsidR="00F11A10">
              <w:rPr>
                <w:noProof/>
                <w:webHidden/>
              </w:rPr>
            </w:r>
            <w:r w:rsidR="00F11A10">
              <w:rPr>
                <w:noProof/>
                <w:webHidden/>
              </w:rPr>
              <w:fldChar w:fldCharType="separate"/>
            </w:r>
            <w:r w:rsidR="00F11A10">
              <w:rPr>
                <w:noProof/>
                <w:webHidden/>
              </w:rPr>
              <w:t>125</w:t>
            </w:r>
            <w:r w:rsidR="00F11A10">
              <w:rPr>
                <w:noProof/>
                <w:webHidden/>
              </w:rPr>
              <w:fldChar w:fldCharType="end"/>
            </w:r>
          </w:hyperlink>
        </w:p>
        <w:p w:rsidR="00F11A10" w:rsidRDefault="00216A49">
          <w:pPr>
            <w:pStyle w:val="TOC3"/>
            <w:rPr>
              <w:rFonts w:eastAsiaTheme="minorEastAsia"/>
              <w:noProof/>
            </w:rPr>
          </w:pPr>
          <w:hyperlink w:anchor="_Toc444180242" w:history="1">
            <w:r w:rsidR="00F11A10" w:rsidRPr="008C6C9F">
              <w:rPr>
                <w:rStyle w:val="Hyperlink"/>
                <w:noProof/>
              </w:rPr>
              <w:t>Time {&lt;time_nexp&gt;,} Year$, Month$, Day$, Hour$, Minute$, Second$, WeekDay, isDST</w:t>
            </w:r>
            <w:r w:rsidR="00F11A10">
              <w:rPr>
                <w:noProof/>
                <w:webHidden/>
              </w:rPr>
              <w:tab/>
            </w:r>
            <w:r w:rsidR="00F11A10">
              <w:rPr>
                <w:noProof/>
                <w:webHidden/>
              </w:rPr>
              <w:fldChar w:fldCharType="begin"/>
            </w:r>
            <w:r w:rsidR="00F11A10">
              <w:rPr>
                <w:noProof/>
                <w:webHidden/>
              </w:rPr>
              <w:instrText xml:space="preserve"> PAGEREF _Toc444180242 \h </w:instrText>
            </w:r>
            <w:r w:rsidR="00F11A10">
              <w:rPr>
                <w:noProof/>
                <w:webHidden/>
              </w:rPr>
            </w:r>
            <w:r w:rsidR="00F11A10">
              <w:rPr>
                <w:noProof/>
                <w:webHidden/>
              </w:rPr>
              <w:fldChar w:fldCharType="separate"/>
            </w:r>
            <w:r w:rsidR="00F11A10">
              <w:rPr>
                <w:noProof/>
                <w:webHidden/>
              </w:rPr>
              <w:t>125</w:t>
            </w:r>
            <w:r w:rsidR="00F11A10">
              <w:rPr>
                <w:noProof/>
                <w:webHidden/>
              </w:rPr>
              <w:fldChar w:fldCharType="end"/>
            </w:r>
          </w:hyperlink>
        </w:p>
        <w:p w:rsidR="00F11A10" w:rsidRDefault="00216A49">
          <w:pPr>
            <w:pStyle w:val="TOC3"/>
            <w:rPr>
              <w:rFonts w:eastAsiaTheme="minorEastAsia"/>
              <w:noProof/>
            </w:rPr>
          </w:pPr>
          <w:hyperlink w:anchor="_Toc444180243" w:history="1">
            <w:r w:rsidR="00F11A10" w:rsidRPr="008C6C9F">
              <w:rPr>
                <w:rStyle w:val="Hyperlink"/>
                <w:noProof/>
              </w:rPr>
              <w:t>TimeZone.set { &lt;tz_sexp&gt; }</w:t>
            </w:r>
            <w:r w:rsidR="00F11A10">
              <w:rPr>
                <w:noProof/>
                <w:webHidden/>
              </w:rPr>
              <w:tab/>
            </w:r>
            <w:r w:rsidR="00F11A10">
              <w:rPr>
                <w:noProof/>
                <w:webHidden/>
              </w:rPr>
              <w:fldChar w:fldCharType="begin"/>
            </w:r>
            <w:r w:rsidR="00F11A10">
              <w:rPr>
                <w:noProof/>
                <w:webHidden/>
              </w:rPr>
              <w:instrText xml:space="preserve"> PAGEREF _Toc444180243 \h </w:instrText>
            </w:r>
            <w:r w:rsidR="00F11A10">
              <w:rPr>
                <w:noProof/>
                <w:webHidden/>
              </w:rPr>
            </w:r>
            <w:r w:rsidR="00F11A10">
              <w:rPr>
                <w:noProof/>
                <w:webHidden/>
              </w:rPr>
              <w:fldChar w:fldCharType="separate"/>
            </w:r>
            <w:r w:rsidR="00F11A10">
              <w:rPr>
                <w:noProof/>
                <w:webHidden/>
              </w:rPr>
              <w:t>126</w:t>
            </w:r>
            <w:r w:rsidR="00F11A10">
              <w:rPr>
                <w:noProof/>
                <w:webHidden/>
              </w:rPr>
              <w:fldChar w:fldCharType="end"/>
            </w:r>
          </w:hyperlink>
        </w:p>
        <w:p w:rsidR="00F11A10" w:rsidRDefault="00216A49">
          <w:pPr>
            <w:pStyle w:val="TOC3"/>
            <w:rPr>
              <w:rFonts w:eastAsiaTheme="minorEastAsia"/>
              <w:noProof/>
            </w:rPr>
          </w:pPr>
          <w:hyperlink w:anchor="_Toc444180244" w:history="1">
            <w:r w:rsidR="00F11A10" w:rsidRPr="008C6C9F">
              <w:rPr>
                <w:rStyle w:val="Hyperlink"/>
                <w:noProof/>
              </w:rPr>
              <w:t>TimeZone.get &lt;tz_svar&gt;</w:t>
            </w:r>
            <w:r w:rsidR="00F11A10">
              <w:rPr>
                <w:noProof/>
                <w:webHidden/>
              </w:rPr>
              <w:tab/>
            </w:r>
            <w:r w:rsidR="00F11A10">
              <w:rPr>
                <w:noProof/>
                <w:webHidden/>
              </w:rPr>
              <w:fldChar w:fldCharType="begin"/>
            </w:r>
            <w:r w:rsidR="00F11A10">
              <w:rPr>
                <w:noProof/>
                <w:webHidden/>
              </w:rPr>
              <w:instrText xml:space="preserve"> PAGEREF _Toc444180244 \h </w:instrText>
            </w:r>
            <w:r w:rsidR="00F11A10">
              <w:rPr>
                <w:noProof/>
                <w:webHidden/>
              </w:rPr>
            </w:r>
            <w:r w:rsidR="00F11A10">
              <w:rPr>
                <w:noProof/>
                <w:webHidden/>
              </w:rPr>
              <w:fldChar w:fldCharType="separate"/>
            </w:r>
            <w:r w:rsidR="00F11A10">
              <w:rPr>
                <w:noProof/>
                <w:webHidden/>
              </w:rPr>
              <w:t>126</w:t>
            </w:r>
            <w:r w:rsidR="00F11A10">
              <w:rPr>
                <w:noProof/>
                <w:webHidden/>
              </w:rPr>
              <w:fldChar w:fldCharType="end"/>
            </w:r>
          </w:hyperlink>
        </w:p>
        <w:p w:rsidR="00F11A10" w:rsidRDefault="00216A49">
          <w:pPr>
            <w:pStyle w:val="TOC3"/>
            <w:rPr>
              <w:rFonts w:eastAsiaTheme="minorEastAsia"/>
              <w:noProof/>
            </w:rPr>
          </w:pPr>
          <w:hyperlink w:anchor="_Toc444180245" w:history="1">
            <w:r w:rsidR="00F11A10" w:rsidRPr="008C6C9F">
              <w:rPr>
                <w:rStyle w:val="Hyperlink"/>
                <w:noProof/>
              </w:rPr>
              <w:t>TimeZone.list &lt;tz_list_pointer_nexp&gt;</w:t>
            </w:r>
            <w:r w:rsidR="00F11A10">
              <w:rPr>
                <w:noProof/>
                <w:webHidden/>
              </w:rPr>
              <w:tab/>
            </w:r>
            <w:r w:rsidR="00F11A10">
              <w:rPr>
                <w:noProof/>
                <w:webHidden/>
              </w:rPr>
              <w:fldChar w:fldCharType="begin"/>
            </w:r>
            <w:r w:rsidR="00F11A10">
              <w:rPr>
                <w:noProof/>
                <w:webHidden/>
              </w:rPr>
              <w:instrText xml:space="preserve"> PAGEREF _Toc444180245 \h </w:instrText>
            </w:r>
            <w:r w:rsidR="00F11A10">
              <w:rPr>
                <w:noProof/>
                <w:webHidden/>
              </w:rPr>
            </w:r>
            <w:r w:rsidR="00F11A10">
              <w:rPr>
                <w:noProof/>
                <w:webHidden/>
              </w:rPr>
              <w:fldChar w:fldCharType="separate"/>
            </w:r>
            <w:r w:rsidR="00F11A10">
              <w:rPr>
                <w:noProof/>
                <w:webHidden/>
              </w:rPr>
              <w:t>126</w:t>
            </w:r>
            <w:r w:rsidR="00F11A10">
              <w:rPr>
                <w:noProof/>
                <w:webHidden/>
              </w:rPr>
              <w:fldChar w:fldCharType="end"/>
            </w:r>
          </w:hyperlink>
        </w:p>
        <w:p w:rsidR="00F11A10" w:rsidRDefault="00216A49">
          <w:pPr>
            <w:pStyle w:val="TOC2"/>
            <w:rPr>
              <w:rFonts w:eastAsiaTheme="minorEastAsia"/>
              <w:noProof/>
            </w:rPr>
          </w:pPr>
          <w:hyperlink w:anchor="_Toc444180246" w:history="1">
            <w:r w:rsidR="00F11A10" w:rsidRPr="008C6C9F">
              <w:rPr>
                <w:rStyle w:val="Hyperlink"/>
                <w:noProof/>
              </w:rPr>
              <w:t>Timer Interrupt and Commands</w:t>
            </w:r>
            <w:r w:rsidR="00F11A10">
              <w:rPr>
                <w:noProof/>
                <w:webHidden/>
              </w:rPr>
              <w:tab/>
            </w:r>
            <w:r w:rsidR="00F11A10">
              <w:rPr>
                <w:noProof/>
                <w:webHidden/>
              </w:rPr>
              <w:fldChar w:fldCharType="begin"/>
            </w:r>
            <w:r w:rsidR="00F11A10">
              <w:rPr>
                <w:noProof/>
                <w:webHidden/>
              </w:rPr>
              <w:instrText xml:space="preserve"> PAGEREF _Toc444180246 \h </w:instrText>
            </w:r>
            <w:r w:rsidR="00F11A10">
              <w:rPr>
                <w:noProof/>
                <w:webHidden/>
              </w:rPr>
            </w:r>
            <w:r w:rsidR="00F11A10">
              <w:rPr>
                <w:noProof/>
                <w:webHidden/>
              </w:rPr>
              <w:fldChar w:fldCharType="separate"/>
            </w:r>
            <w:r w:rsidR="00F11A10">
              <w:rPr>
                <w:noProof/>
                <w:webHidden/>
              </w:rPr>
              <w:t>127</w:t>
            </w:r>
            <w:r w:rsidR="00F11A10">
              <w:rPr>
                <w:noProof/>
                <w:webHidden/>
              </w:rPr>
              <w:fldChar w:fldCharType="end"/>
            </w:r>
          </w:hyperlink>
        </w:p>
        <w:p w:rsidR="00F11A10" w:rsidRDefault="00216A49">
          <w:pPr>
            <w:pStyle w:val="TOC3"/>
            <w:rPr>
              <w:rFonts w:eastAsiaTheme="minorEastAsia"/>
              <w:noProof/>
            </w:rPr>
          </w:pPr>
          <w:hyperlink w:anchor="_Toc444180247" w:history="1">
            <w:r w:rsidR="00F11A10" w:rsidRPr="008C6C9F">
              <w:rPr>
                <w:rStyle w:val="Hyperlink"/>
                <w:noProof/>
              </w:rPr>
              <w:t>Timer.set &lt;interval_nexp&gt;</w:t>
            </w:r>
            <w:r w:rsidR="00F11A10">
              <w:rPr>
                <w:noProof/>
                <w:webHidden/>
              </w:rPr>
              <w:tab/>
            </w:r>
            <w:r w:rsidR="00F11A10">
              <w:rPr>
                <w:noProof/>
                <w:webHidden/>
              </w:rPr>
              <w:fldChar w:fldCharType="begin"/>
            </w:r>
            <w:r w:rsidR="00F11A10">
              <w:rPr>
                <w:noProof/>
                <w:webHidden/>
              </w:rPr>
              <w:instrText xml:space="preserve"> PAGEREF _Toc444180247 \h </w:instrText>
            </w:r>
            <w:r w:rsidR="00F11A10">
              <w:rPr>
                <w:noProof/>
                <w:webHidden/>
              </w:rPr>
            </w:r>
            <w:r w:rsidR="00F11A10">
              <w:rPr>
                <w:noProof/>
                <w:webHidden/>
              </w:rPr>
              <w:fldChar w:fldCharType="separate"/>
            </w:r>
            <w:r w:rsidR="00F11A10">
              <w:rPr>
                <w:noProof/>
                <w:webHidden/>
              </w:rPr>
              <w:t>127</w:t>
            </w:r>
            <w:r w:rsidR="00F11A10">
              <w:rPr>
                <w:noProof/>
                <w:webHidden/>
              </w:rPr>
              <w:fldChar w:fldCharType="end"/>
            </w:r>
          </w:hyperlink>
        </w:p>
        <w:p w:rsidR="00F11A10" w:rsidRDefault="00216A49">
          <w:pPr>
            <w:pStyle w:val="TOC3"/>
            <w:rPr>
              <w:rFonts w:eastAsiaTheme="minorEastAsia"/>
              <w:noProof/>
            </w:rPr>
          </w:pPr>
          <w:hyperlink w:anchor="_Toc444180248" w:history="1">
            <w:r w:rsidR="00F11A10" w:rsidRPr="008C6C9F">
              <w:rPr>
                <w:rStyle w:val="Hyperlink"/>
                <w:noProof/>
              </w:rPr>
              <w:t>OnTimer:</w:t>
            </w:r>
            <w:r w:rsidR="00F11A10">
              <w:rPr>
                <w:noProof/>
                <w:webHidden/>
              </w:rPr>
              <w:tab/>
            </w:r>
            <w:r w:rsidR="00F11A10">
              <w:rPr>
                <w:noProof/>
                <w:webHidden/>
              </w:rPr>
              <w:fldChar w:fldCharType="begin"/>
            </w:r>
            <w:r w:rsidR="00F11A10">
              <w:rPr>
                <w:noProof/>
                <w:webHidden/>
              </w:rPr>
              <w:instrText xml:space="preserve"> PAGEREF _Toc444180248 \h </w:instrText>
            </w:r>
            <w:r w:rsidR="00F11A10">
              <w:rPr>
                <w:noProof/>
                <w:webHidden/>
              </w:rPr>
            </w:r>
            <w:r w:rsidR="00F11A10">
              <w:rPr>
                <w:noProof/>
                <w:webHidden/>
              </w:rPr>
              <w:fldChar w:fldCharType="separate"/>
            </w:r>
            <w:r w:rsidR="00F11A10">
              <w:rPr>
                <w:noProof/>
                <w:webHidden/>
              </w:rPr>
              <w:t>127</w:t>
            </w:r>
            <w:r w:rsidR="00F11A10">
              <w:rPr>
                <w:noProof/>
                <w:webHidden/>
              </w:rPr>
              <w:fldChar w:fldCharType="end"/>
            </w:r>
          </w:hyperlink>
        </w:p>
        <w:p w:rsidR="00F11A10" w:rsidRDefault="00216A49">
          <w:pPr>
            <w:pStyle w:val="TOC3"/>
            <w:rPr>
              <w:rFonts w:eastAsiaTheme="minorEastAsia"/>
              <w:noProof/>
            </w:rPr>
          </w:pPr>
          <w:hyperlink w:anchor="_Toc444180249" w:history="1">
            <w:r w:rsidR="00F11A10" w:rsidRPr="008C6C9F">
              <w:rPr>
                <w:rStyle w:val="Hyperlink"/>
                <w:noProof/>
              </w:rPr>
              <w:t>Timer.resume</w:t>
            </w:r>
            <w:r w:rsidR="00F11A10">
              <w:rPr>
                <w:noProof/>
                <w:webHidden/>
              </w:rPr>
              <w:tab/>
            </w:r>
            <w:r w:rsidR="00F11A10">
              <w:rPr>
                <w:noProof/>
                <w:webHidden/>
              </w:rPr>
              <w:fldChar w:fldCharType="begin"/>
            </w:r>
            <w:r w:rsidR="00F11A10">
              <w:rPr>
                <w:noProof/>
                <w:webHidden/>
              </w:rPr>
              <w:instrText xml:space="preserve"> PAGEREF _Toc444180249 \h </w:instrText>
            </w:r>
            <w:r w:rsidR="00F11A10">
              <w:rPr>
                <w:noProof/>
                <w:webHidden/>
              </w:rPr>
            </w:r>
            <w:r w:rsidR="00F11A10">
              <w:rPr>
                <w:noProof/>
                <w:webHidden/>
              </w:rPr>
              <w:fldChar w:fldCharType="separate"/>
            </w:r>
            <w:r w:rsidR="00F11A10">
              <w:rPr>
                <w:noProof/>
                <w:webHidden/>
              </w:rPr>
              <w:t>127</w:t>
            </w:r>
            <w:r w:rsidR="00F11A10">
              <w:rPr>
                <w:noProof/>
                <w:webHidden/>
              </w:rPr>
              <w:fldChar w:fldCharType="end"/>
            </w:r>
          </w:hyperlink>
        </w:p>
        <w:p w:rsidR="00F11A10" w:rsidRDefault="00216A49">
          <w:pPr>
            <w:pStyle w:val="TOC3"/>
            <w:rPr>
              <w:rFonts w:eastAsiaTheme="minorEastAsia"/>
              <w:noProof/>
            </w:rPr>
          </w:pPr>
          <w:hyperlink w:anchor="_Toc444180250" w:history="1">
            <w:r w:rsidR="00F11A10" w:rsidRPr="008C6C9F">
              <w:rPr>
                <w:rStyle w:val="Hyperlink"/>
                <w:noProof/>
              </w:rPr>
              <w:t>Timer.clear</w:t>
            </w:r>
            <w:r w:rsidR="00F11A10">
              <w:rPr>
                <w:noProof/>
                <w:webHidden/>
              </w:rPr>
              <w:tab/>
            </w:r>
            <w:r w:rsidR="00F11A10">
              <w:rPr>
                <w:noProof/>
                <w:webHidden/>
              </w:rPr>
              <w:fldChar w:fldCharType="begin"/>
            </w:r>
            <w:r w:rsidR="00F11A10">
              <w:rPr>
                <w:noProof/>
                <w:webHidden/>
              </w:rPr>
              <w:instrText xml:space="preserve"> PAGEREF _Toc444180250 \h </w:instrText>
            </w:r>
            <w:r w:rsidR="00F11A10">
              <w:rPr>
                <w:noProof/>
                <w:webHidden/>
              </w:rPr>
            </w:r>
            <w:r w:rsidR="00F11A10">
              <w:rPr>
                <w:noProof/>
                <w:webHidden/>
              </w:rPr>
              <w:fldChar w:fldCharType="separate"/>
            </w:r>
            <w:r w:rsidR="00F11A10">
              <w:rPr>
                <w:noProof/>
                <w:webHidden/>
              </w:rPr>
              <w:t>127</w:t>
            </w:r>
            <w:r w:rsidR="00F11A10">
              <w:rPr>
                <w:noProof/>
                <w:webHidden/>
              </w:rPr>
              <w:fldChar w:fldCharType="end"/>
            </w:r>
          </w:hyperlink>
        </w:p>
        <w:p w:rsidR="00F11A10" w:rsidRDefault="00216A49">
          <w:pPr>
            <w:pStyle w:val="TOC3"/>
            <w:rPr>
              <w:rFonts w:eastAsiaTheme="minorEastAsia"/>
              <w:noProof/>
            </w:rPr>
          </w:pPr>
          <w:hyperlink w:anchor="_Toc444180251" w:history="1">
            <w:r w:rsidR="00F11A10" w:rsidRPr="008C6C9F">
              <w:rPr>
                <w:rStyle w:val="Hyperlink"/>
                <w:noProof/>
              </w:rPr>
              <w:t>Sample Code</w:t>
            </w:r>
            <w:r w:rsidR="00F11A10">
              <w:rPr>
                <w:noProof/>
                <w:webHidden/>
              </w:rPr>
              <w:tab/>
            </w:r>
            <w:r w:rsidR="00F11A10">
              <w:rPr>
                <w:noProof/>
                <w:webHidden/>
              </w:rPr>
              <w:fldChar w:fldCharType="begin"/>
            </w:r>
            <w:r w:rsidR="00F11A10">
              <w:rPr>
                <w:noProof/>
                <w:webHidden/>
              </w:rPr>
              <w:instrText xml:space="preserve"> PAGEREF _Toc444180251 \h </w:instrText>
            </w:r>
            <w:r w:rsidR="00F11A10">
              <w:rPr>
                <w:noProof/>
                <w:webHidden/>
              </w:rPr>
            </w:r>
            <w:r w:rsidR="00F11A10">
              <w:rPr>
                <w:noProof/>
                <w:webHidden/>
              </w:rPr>
              <w:fldChar w:fldCharType="separate"/>
            </w:r>
            <w:r w:rsidR="00F11A10">
              <w:rPr>
                <w:noProof/>
                <w:webHidden/>
              </w:rPr>
              <w:t>127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52" w:history="1">
            <w:r w:rsidR="00F11A10" w:rsidRPr="008C6C9F">
              <w:rPr>
                <w:rStyle w:val="Hyperlink"/>
                <w:noProof/>
              </w:rPr>
              <w:t>Clipboard</w:t>
            </w:r>
            <w:r w:rsidR="00F11A10">
              <w:rPr>
                <w:noProof/>
                <w:webHidden/>
              </w:rPr>
              <w:tab/>
            </w:r>
            <w:r w:rsidR="00F11A10">
              <w:rPr>
                <w:noProof/>
                <w:webHidden/>
              </w:rPr>
              <w:fldChar w:fldCharType="begin"/>
            </w:r>
            <w:r w:rsidR="00F11A10">
              <w:rPr>
                <w:noProof/>
                <w:webHidden/>
              </w:rPr>
              <w:instrText xml:space="preserve"> PAGEREF _Toc444180252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2"/>
            <w:rPr>
              <w:rFonts w:eastAsiaTheme="minorEastAsia"/>
              <w:noProof/>
            </w:rPr>
          </w:pPr>
          <w:hyperlink w:anchor="_Toc444180253" w:history="1">
            <w:r w:rsidR="00F11A10" w:rsidRPr="008C6C9F">
              <w:rPr>
                <w:rStyle w:val="Hyperlink"/>
                <w:noProof/>
              </w:rPr>
              <w:t>Clipboard.get &lt;svar&gt;</w:t>
            </w:r>
            <w:r w:rsidR="00F11A10">
              <w:rPr>
                <w:noProof/>
                <w:webHidden/>
              </w:rPr>
              <w:tab/>
            </w:r>
            <w:r w:rsidR="00F11A10">
              <w:rPr>
                <w:noProof/>
                <w:webHidden/>
              </w:rPr>
              <w:fldChar w:fldCharType="begin"/>
            </w:r>
            <w:r w:rsidR="00F11A10">
              <w:rPr>
                <w:noProof/>
                <w:webHidden/>
              </w:rPr>
              <w:instrText xml:space="preserve"> PAGEREF _Toc444180253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2"/>
            <w:rPr>
              <w:rFonts w:eastAsiaTheme="minorEastAsia"/>
              <w:noProof/>
            </w:rPr>
          </w:pPr>
          <w:hyperlink w:anchor="_Toc444180254" w:history="1">
            <w:r w:rsidR="00F11A10" w:rsidRPr="008C6C9F">
              <w:rPr>
                <w:rStyle w:val="Hyperlink"/>
                <w:noProof/>
              </w:rPr>
              <w:t>Clipboard.put &lt;sexp&gt;</w:t>
            </w:r>
            <w:r w:rsidR="00F11A10">
              <w:rPr>
                <w:noProof/>
                <w:webHidden/>
              </w:rPr>
              <w:tab/>
            </w:r>
            <w:r w:rsidR="00F11A10">
              <w:rPr>
                <w:noProof/>
                <w:webHidden/>
              </w:rPr>
              <w:fldChar w:fldCharType="begin"/>
            </w:r>
            <w:r w:rsidR="00F11A10">
              <w:rPr>
                <w:noProof/>
                <w:webHidden/>
              </w:rPr>
              <w:instrText xml:space="preserve"> PAGEREF _Toc444180254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55" w:history="1">
            <w:r w:rsidR="00F11A10" w:rsidRPr="008C6C9F">
              <w:rPr>
                <w:rStyle w:val="Hyperlink"/>
                <w:noProof/>
              </w:rPr>
              <w:t>Encryption</w:t>
            </w:r>
            <w:r w:rsidR="00F11A10">
              <w:rPr>
                <w:noProof/>
                <w:webHidden/>
              </w:rPr>
              <w:tab/>
            </w:r>
            <w:r w:rsidR="00F11A10">
              <w:rPr>
                <w:noProof/>
                <w:webHidden/>
              </w:rPr>
              <w:fldChar w:fldCharType="begin"/>
            </w:r>
            <w:r w:rsidR="00F11A10">
              <w:rPr>
                <w:noProof/>
                <w:webHidden/>
              </w:rPr>
              <w:instrText xml:space="preserve"> PAGEREF _Toc444180255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2"/>
            <w:rPr>
              <w:rFonts w:eastAsiaTheme="minorEastAsia"/>
              <w:noProof/>
            </w:rPr>
          </w:pPr>
          <w:hyperlink w:anchor="_Toc444180256" w:history="1">
            <w:r w:rsidR="00F11A10" w:rsidRPr="008C6C9F">
              <w:rPr>
                <w:rStyle w:val="Hyperlink"/>
                <w:noProof/>
              </w:rPr>
              <w:t>Encrypt {&lt;pw_sexp&gt;}, &lt;source_sexp&gt;, &lt;encrypted_svar&gt;</w:t>
            </w:r>
            <w:r w:rsidR="00F11A10">
              <w:rPr>
                <w:noProof/>
                <w:webHidden/>
              </w:rPr>
              <w:tab/>
            </w:r>
            <w:r w:rsidR="00F11A10">
              <w:rPr>
                <w:noProof/>
                <w:webHidden/>
              </w:rPr>
              <w:fldChar w:fldCharType="begin"/>
            </w:r>
            <w:r w:rsidR="00F11A10">
              <w:rPr>
                <w:noProof/>
                <w:webHidden/>
              </w:rPr>
              <w:instrText xml:space="preserve"> PAGEREF _Toc444180256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2"/>
            <w:rPr>
              <w:rFonts w:eastAsiaTheme="minorEastAsia"/>
              <w:noProof/>
            </w:rPr>
          </w:pPr>
          <w:hyperlink w:anchor="_Toc444180257" w:history="1">
            <w:r w:rsidR="00F11A10" w:rsidRPr="008C6C9F">
              <w:rPr>
                <w:rStyle w:val="Hyperlink"/>
                <w:noProof/>
              </w:rPr>
              <w:t>Decrypt &lt;pw_sexp&gt;, &lt;encrypted_sexp&gt;, &lt;decrypted_svar&gt;</w:t>
            </w:r>
            <w:r w:rsidR="00F11A10">
              <w:rPr>
                <w:noProof/>
                <w:webHidden/>
              </w:rPr>
              <w:tab/>
            </w:r>
            <w:r w:rsidR="00F11A10">
              <w:rPr>
                <w:noProof/>
                <w:webHidden/>
              </w:rPr>
              <w:fldChar w:fldCharType="begin"/>
            </w:r>
            <w:r w:rsidR="00F11A10">
              <w:rPr>
                <w:noProof/>
                <w:webHidden/>
              </w:rPr>
              <w:instrText xml:space="preserve"> PAGEREF _Toc444180257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58" w:history="1">
            <w:r w:rsidR="00F11A10" w:rsidRPr="008C6C9F">
              <w:rPr>
                <w:rStyle w:val="Hyperlink"/>
                <w:noProof/>
              </w:rPr>
              <w:t>Ringer</w:t>
            </w:r>
            <w:r w:rsidR="00F11A10">
              <w:rPr>
                <w:noProof/>
                <w:webHidden/>
              </w:rPr>
              <w:tab/>
            </w:r>
            <w:r w:rsidR="00F11A10">
              <w:rPr>
                <w:noProof/>
                <w:webHidden/>
              </w:rPr>
              <w:fldChar w:fldCharType="begin"/>
            </w:r>
            <w:r w:rsidR="00F11A10">
              <w:rPr>
                <w:noProof/>
                <w:webHidden/>
              </w:rPr>
              <w:instrText xml:space="preserve"> PAGEREF _Toc444180258 \h </w:instrText>
            </w:r>
            <w:r w:rsidR="00F11A10">
              <w:rPr>
                <w:noProof/>
                <w:webHidden/>
              </w:rPr>
            </w:r>
            <w:r w:rsidR="00F11A10">
              <w:rPr>
                <w:noProof/>
                <w:webHidden/>
              </w:rPr>
              <w:fldChar w:fldCharType="separate"/>
            </w:r>
            <w:r w:rsidR="00F11A10">
              <w:rPr>
                <w:noProof/>
                <w:webHidden/>
              </w:rPr>
              <w:t>128</w:t>
            </w:r>
            <w:r w:rsidR="00F11A10">
              <w:rPr>
                <w:noProof/>
                <w:webHidden/>
              </w:rPr>
              <w:fldChar w:fldCharType="end"/>
            </w:r>
          </w:hyperlink>
        </w:p>
        <w:p w:rsidR="00F11A10" w:rsidRDefault="00216A49">
          <w:pPr>
            <w:pStyle w:val="TOC2"/>
            <w:rPr>
              <w:rFonts w:eastAsiaTheme="minorEastAsia"/>
              <w:noProof/>
            </w:rPr>
          </w:pPr>
          <w:hyperlink w:anchor="_Toc444180259" w:history="1">
            <w:r w:rsidR="00F11A10" w:rsidRPr="008C6C9F">
              <w:rPr>
                <w:rStyle w:val="Hyperlink"/>
                <w:noProof/>
              </w:rPr>
              <w:t>Ringer.get.mode &lt;nvar&gt;</w:t>
            </w:r>
            <w:r w:rsidR="00F11A10">
              <w:rPr>
                <w:noProof/>
                <w:webHidden/>
              </w:rPr>
              <w:tab/>
            </w:r>
            <w:r w:rsidR="00F11A10">
              <w:rPr>
                <w:noProof/>
                <w:webHidden/>
              </w:rPr>
              <w:fldChar w:fldCharType="begin"/>
            </w:r>
            <w:r w:rsidR="00F11A10">
              <w:rPr>
                <w:noProof/>
                <w:webHidden/>
              </w:rPr>
              <w:instrText xml:space="preserve"> PAGEREF _Toc444180259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2"/>
            <w:rPr>
              <w:rFonts w:eastAsiaTheme="minorEastAsia"/>
              <w:noProof/>
            </w:rPr>
          </w:pPr>
          <w:hyperlink w:anchor="_Toc444180260" w:history="1">
            <w:r w:rsidR="00F11A10" w:rsidRPr="008C6C9F">
              <w:rPr>
                <w:rStyle w:val="Hyperlink"/>
                <w:noProof/>
              </w:rPr>
              <w:t>Ringer.set.mode &lt;nexp&gt;</w:t>
            </w:r>
            <w:r w:rsidR="00F11A10">
              <w:rPr>
                <w:noProof/>
                <w:webHidden/>
              </w:rPr>
              <w:tab/>
            </w:r>
            <w:r w:rsidR="00F11A10">
              <w:rPr>
                <w:noProof/>
                <w:webHidden/>
              </w:rPr>
              <w:fldChar w:fldCharType="begin"/>
            </w:r>
            <w:r w:rsidR="00F11A10">
              <w:rPr>
                <w:noProof/>
                <w:webHidden/>
              </w:rPr>
              <w:instrText xml:space="preserve"> PAGEREF _Toc444180260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2"/>
            <w:rPr>
              <w:rFonts w:eastAsiaTheme="minorEastAsia"/>
              <w:noProof/>
            </w:rPr>
          </w:pPr>
          <w:hyperlink w:anchor="_Toc444180261" w:history="1">
            <w:r w:rsidR="00F11A10" w:rsidRPr="008C6C9F">
              <w:rPr>
                <w:rStyle w:val="Hyperlink"/>
                <w:noProof/>
              </w:rPr>
              <w:t>Ringer.get.volume &lt;vol_nvar&gt; { , &lt;max_nvar&gt; }</w:t>
            </w:r>
            <w:r w:rsidR="00F11A10">
              <w:rPr>
                <w:noProof/>
                <w:webHidden/>
              </w:rPr>
              <w:tab/>
            </w:r>
            <w:r w:rsidR="00F11A10">
              <w:rPr>
                <w:noProof/>
                <w:webHidden/>
              </w:rPr>
              <w:fldChar w:fldCharType="begin"/>
            </w:r>
            <w:r w:rsidR="00F11A10">
              <w:rPr>
                <w:noProof/>
                <w:webHidden/>
              </w:rPr>
              <w:instrText xml:space="preserve"> PAGEREF _Toc444180261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2"/>
            <w:rPr>
              <w:rFonts w:eastAsiaTheme="minorEastAsia"/>
              <w:noProof/>
            </w:rPr>
          </w:pPr>
          <w:hyperlink w:anchor="_Toc444180262" w:history="1">
            <w:r w:rsidR="00F11A10" w:rsidRPr="008C6C9F">
              <w:rPr>
                <w:rStyle w:val="Hyperlink"/>
                <w:noProof/>
              </w:rPr>
              <w:t>Ringer.set.volume &lt;nexp&gt;</w:t>
            </w:r>
            <w:r w:rsidR="00F11A10">
              <w:rPr>
                <w:noProof/>
                <w:webHidden/>
              </w:rPr>
              <w:tab/>
            </w:r>
            <w:r w:rsidR="00F11A10">
              <w:rPr>
                <w:noProof/>
                <w:webHidden/>
              </w:rPr>
              <w:fldChar w:fldCharType="begin"/>
            </w:r>
            <w:r w:rsidR="00F11A10">
              <w:rPr>
                <w:noProof/>
                <w:webHidden/>
              </w:rPr>
              <w:instrText xml:space="preserve"> PAGEREF _Toc444180262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63" w:history="1">
            <w:r w:rsidR="00F11A10" w:rsidRPr="008C6C9F">
              <w:rPr>
                <w:rStyle w:val="Hyperlink"/>
                <w:noProof/>
              </w:rPr>
              <w:t>String Operations</w:t>
            </w:r>
            <w:r w:rsidR="00F11A10">
              <w:rPr>
                <w:noProof/>
                <w:webHidden/>
              </w:rPr>
              <w:tab/>
            </w:r>
            <w:r w:rsidR="00F11A10">
              <w:rPr>
                <w:noProof/>
                <w:webHidden/>
              </w:rPr>
              <w:fldChar w:fldCharType="begin"/>
            </w:r>
            <w:r w:rsidR="00F11A10">
              <w:rPr>
                <w:noProof/>
                <w:webHidden/>
              </w:rPr>
              <w:instrText xml:space="preserve"> PAGEREF _Toc444180263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2"/>
            <w:rPr>
              <w:rFonts w:eastAsiaTheme="minorEastAsia"/>
              <w:noProof/>
            </w:rPr>
          </w:pPr>
          <w:hyperlink w:anchor="_Toc444180264" w:history="1">
            <w:r w:rsidR="00F11A10" w:rsidRPr="008C6C9F">
              <w:rPr>
                <w:rStyle w:val="Hyperlink"/>
                <w:noProof/>
              </w:rPr>
              <w:t>Join &lt;source_array$[]&gt;, &lt;result_svar&gt; {, &lt;separator_sexp&gt;{, &lt;wrapper_sexp}}</w:t>
            </w:r>
            <w:r w:rsidR="00F11A10">
              <w:rPr>
                <w:noProof/>
                <w:webHidden/>
              </w:rPr>
              <w:tab/>
            </w:r>
            <w:r w:rsidR="00F11A10">
              <w:rPr>
                <w:noProof/>
                <w:webHidden/>
              </w:rPr>
              <w:fldChar w:fldCharType="begin"/>
            </w:r>
            <w:r w:rsidR="00F11A10">
              <w:rPr>
                <w:noProof/>
                <w:webHidden/>
              </w:rPr>
              <w:instrText xml:space="preserve"> PAGEREF _Toc444180264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2"/>
            <w:rPr>
              <w:rFonts w:eastAsiaTheme="minorEastAsia"/>
              <w:noProof/>
            </w:rPr>
          </w:pPr>
          <w:hyperlink w:anchor="_Toc444180265" w:history="1">
            <w:r w:rsidR="00F11A10" w:rsidRPr="008C6C9F">
              <w:rPr>
                <w:rStyle w:val="Hyperlink"/>
                <w:noProof/>
              </w:rPr>
              <w:t>Join.all &lt;source_array$[]&gt;, &lt;result_svar&gt; {, &lt;separator_sexp&gt;{, &lt;wrapper_sexp}}</w:t>
            </w:r>
            <w:r w:rsidR="00F11A10">
              <w:rPr>
                <w:noProof/>
                <w:webHidden/>
              </w:rPr>
              <w:tab/>
            </w:r>
            <w:r w:rsidR="00F11A10">
              <w:rPr>
                <w:noProof/>
                <w:webHidden/>
              </w:rPr>
              <w:fldChar w:fldCharType="begin"/>
            </w:r>
            <w:r w:rsidR="00F11A10">
              <w:rPr>
                <w:noProof/>
                <w:webHidden/>
              </w:rPr>
              <w:instrText xml:space="preserve"> PAGEREF _Toc444180265 \h </w:instrText>
            </w:r>
            <w:r w:rsidR="00F11A10">
              <w:rPr>
                <w:noProof/>
                <w:webHidden/>
              </w:rPr>
            </w:r>
            <w:r w:rsidR="00F11A10">
              <w:rPr>
                <w:noProof/>
                <w:webHidden/>
              </w:rPr>
              <w:fldChar w:fldCharType="separate"/>
            </w:r>
            <w:r w:rsidR="00F11A10">
              <w:rPr>
                <w:noProof/>
                <w:webHidden/>
              </w:rPr>
              <w:t>129</w:t>
            </w:r>
            <w:r w:rsidR="00F11A10">
              <w:rPr>
                <w:noProof/>
                <w:webHidden/>
              </w:rPr>
              <w:fldChar w:fldCharType="end"/>
            </w:r>
          </w:hyperlink>
        </w:p>
        <w:p w:rsidR="00F11A10" w:rsidRDefault="00216A49">
          <w:pPr>
            <w:pStyle w:val="TOC2"/>
            <w:rPr>
              <w:rFonts w:eastAsiaTheme="minorEastAsia"/>
              <w:noProof/>
            </w:rPr>
          </w:pPr>
          <w:hyperlink w:anchor="_Toc444180266" w:history="1">
            <w:r w:rsidR="00F11A10" w:rsidRPr="008C6C9F">
              <w:rPr>
                <w:rStyle w:val="Hyperlink"/>
                <w:noProof/>
              </w:rPr>
              <w:t>Split &lt;result_array$[]&gt;, &lt;sexp&gt; {, &lt;test_sexp&gt;}</w:t>
            </w:r>
            <w:r w:rsidR="00F11A10">
              <w:rPr>
                <w:noProof/>
                <w:webHidden/>
              </w:rPr>
              <w:tab/>
            </w:r>
            <w:r w:rsidR="00F11A10">
              <w:rPr>
                <w:noProof/>
                <w:webHidden/>
              </w:rPr>
              <w:fldChar w:fldCharType="begin"/>
            </w:r>
            <w:r w:rsidR="00F11A10">
              <w:rPr>
                <w:noProof/>
                <w:webHidden/>
              </w:rPr>
              <w:instrText xml:space="preserve"> PAGEREF _Toc444180266 \h </w:instrText>
            </w:r>
            <w:r w:rsidR="00F11A10">
              <w:rPr>
                <w:noProof/>
                <w:webHidden/>
              </w:rPr>
            </w:r>
            <w:r w:rsidR="00F11A10">
              <w:rPr>
                <w:noProof/>
                <w:webHidden/>
              </w:rPr>
              <w:fldChar w:fldCharType="separate"/>
            </w:r>
            <w:r w:rsidR="00F11A10">
              <w:rPr>
                <w:noProof/>
                <w:webHidden/>
              </w:rPr>
              <w:t>130</w:t>
            </w:r>
            <w:r w:rsidR="00F11A10">
              <w:rPr>
                <w:noProof/>
                <w:webHidden/>
              </w:rPr>
              <w:fldChar w:fldCharType="end"/>
            </w:r>
          </w:hyperlink>
        </w:p>
        <w:p w:rsidR="00F11A10" w:rsidRDefault="00216A49">
          <w:pPr>
            <w:pStyle w:val="TOC2"/>
            <w:rPr>
              <w:rFonts w:eastAsiaTheme="minorEastAsia"/>
              <w:noProof/>
            </w:rPr>
          </w:pPr>
          <w:hyperlink w:anchor="_Toc444180267" w:history="1">
            <w:r w:rsidR="00F11A10" w:rsidRPr="008C6C9F">
              <w:rPr>
                <w:rStyle w:val="Hyperlink"/>
                <w:noProof/>
              </w:rPr>
              <w:t>Split.all &lt;result_array$[]&gt;, &lt;sexp&gt; {, &lt;test_sexp&gt;}</w:t>
            </w:r>
            <w:r w:rsidR="00F11A10">
              <w:rPr>
                <w:noProof/>
                <w:webHidden/>
              </w:rPr>
              <w:tab/>
            </w:r>
            <w:r w:rsidR="00F11A10">
              <w:rPr>
                <w:noProof/>
                <w:webHidden/>
              </w:rPr>
              <w:fldChar w:fldCharType="begin"/>
            </w:r>
            <w:r w:rsidR="00F11A10">
              <w:rPr>
                <w:noProof/>
                <w:webHidden/>
              </w:rPr>
              <w:instrText xml:space="preserve"> PAGEREF _Toc444180267 \h </w:instrText>
            </w:r>
            <w:r w:rsidR="00F11A10">
              <w:rPr>
                <w:noProof/>
                <w:webHidden/>
              </w:rPr>
            </w:r>
            <w:r w:rsidR="00F11A10">
              <w:rPr>
                <w:noProof/>
                <w:webHidden/>
              </w:rPr>
              <w:fldChar w:fldCharType="separate"/>
            </w:r>
            <w:r w:rsidR="00F11A10">
              <w:rPr>
                <w:noProof/>
                <w:webHidden/>
              </w:rPr>
              <w:t>130</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68" w:history="1">
            <w:r w:rsidR="00F11A10" w:rsidRPr="008C6C9F">
              <w:rPr>
                <w:rStyle w:val="Hyperlink"/>
                <w:noProof/>
              </w:rPr>
              <w:t>Speech Conversion</w:t>
            </w:r>
            <w:r w:rsidR="00F11A10">
              <w:rPr>
                <w:noProof/>
                <w:webHidden/>
              </w:rPr>
              <w:tab/>
            </w:r>
            <w:r w:rsidR="00F11A10">
              <w:rPr>
                <w:noProof/>
                <w:webHidden/>
              </w:rPr>
              <w:fldChar w:fldCharType="begin"/>
            </w:r>
            <w:r w:rsidR="00F11A10">
              <w:rPr>
                <w:noProof/>
                <w:webHidden/>
              </w:rPr>
              <w:instrText xml:space="preserve"> PAGEREF _Toc444180268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2"/>
            <w:rPr>
              <w:rFonts w:eastAsiaTheme="minorEastAsia"/>
              <w:noProof/>
            </w:rPr>
          </w:pPr>
          <w:hyperlink w:anchor="_Toc444180269" w:history="1">
            <w:r w:rsidR="00F11A10" w:rsidRPr="008C6C9F">
              <w:rPr>
                <w:rStyle w:val="Hyperlink"/>
                <w:noProof/>
              </w:rPr>
              <w:t>Text To Speech</w:t>
            </w:r>
            <w:r w:rsidR="00F11A10">
              <w:rPr>
                <w:noProof/>
                <w:webHidden/>
              </w:rPr>
              <w:tab/>
            </w:r>
            <w:r w:rsidR="00F11A10">
              <w:rPr>
                <w:noProof/>
                <w:webHidden/>
              </w:rPr>
              <w:fldChar w:fldCharType="begin"/>
            </w:r>
            <w:r w:rsidR="00F11A10">
              <w:rPr>
                <w:noProof/>
                <w:webHidden/>
              </w:rPr>
              <w:instrText xml:space="preserve"> PAGEREF _Toc444180269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3"/>
            <w:rPr>
              <w:rFonts w:eastAsiaTheme="minorEastAsia"/>
              <w:noProof/>
            </w:rPr>
          </w:pPr>
          <w:hyperlink w:anchor="_Toc444180270" w:history="1">
            <w:r w:rsidR="00F11A10" w:rsidRPr="008C6C9F">
              <w:rPr>
                <w:rStyle w:val="Hyperlink"/>
                <w:noProof/>
              </w:rPr>
              <w:t>TTS.init</w:t>
            </w:r>
            <w:r w:rsidR="00F11A10">
              <w:rPr>
                <w:noProof/>
                <w:webHidden/>
              </w:rPr>
              <w:tab/>
            </w:r>
            <w:r w:rsidR="00F11A10">
              <w:rPr>
                <w:noProof/>
                <w:webHidden/>
              </w:rPr>
              <w:fldChar w:fldCharType="begin"/>
            </w:r>
            <w:r w:rsidR="00F11A10">
              <w:rPr>
                <w:noProof/>
                <w:webHidden/>
              </w:rPr>
              <w:instrText xml:space="preserve"> PAGEREF _Toc444180270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3"/>
            <w:rPr>
              <w:rFonts w:eastAsiaTheme="minorEastAsia"/>
              <w:noProof/>
            </w:rPr>
          </w:pPr>
          <w:hyperlink w:anchor="_Toc444180271" w:history="1">
            <w:r w:rsidR="00F11A10" w:rsidRPr="008C6C9F">
              <w:rPr>
                <w:rStyle w:val="Hyperlink"/>
                <w:noProof/>
              </w:rPr>
              <w:t>TTS.speak &lt;sexp&gt; {, &lt;wait_lexp&gt;}</w:t>
            </w:r>
            <w:r w:rsidR="00F11A10">
              <w:rPr>
                <w:noProof/>
                <w:webHidden/>
              </w:rPr>
              <w:tab/>
            </w:r>
            <w:r w:rsidR="00F11A10">
              <w:rPr>
                <w:noProof/>
                <w:webHidden/>
              </w:rPr>
              <w:fldChar w:fldCharType="begin"/>
            </w:r>
            <w:r w:rsidR="00F11A10">
              <w:rPr>
                <w:noProof/>
                <w:webHidden/>
              </w:rPr>
              <w:instrText xml:space="preserve"> PAGEREF _Toc444180271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3"/>
            <w:rPr>
              <w:rFonts w:eastAsiaTheme="minorEastAsia"/>
              <w:noProof/>
            </w:rPr>
          </w:pPr>
          <w:hyperlink w:anchor="_Toc444180272" w:history="1">
            <w:r w:rsidR="00F11A10" w:rsidRPr="008C6C9F">
              <w:rPr>
                <w:rStyle w:val="Hyperlink"/>
                <w:noProof/>
              </w:rPr>
              <w:t>TTS.speak.toFile &lt;sexp&gt; {, &lt;path_sexp&gt;}</w:t>
            </w:r>
            <w:r w:rsidR="00F11A10">
              <w:rPr>
                <w:noProof/>
                <w:webHidden/>
              </w:rPr>
              <w:tab/>
            </w:r>
            <w:r w:rsidR="00F11A10">
              <w:rPr>
                <w:noProof/>
                <w:webHidden/>
              </w:rPr>
              <w:fldChar w:fldCharType="begin"/>
            </w:r>
            <w:r w:rsidR="00F11A10">
              <w:rPr>
                <w:noProof/>
                <w:webHidden/>
              </w:rPr>
              <w:instrText xml:space="preserve"> PAGEREF _Toc444180272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3"/>
            <w:rPr>
              <w:rFonts w:eastAsiaTheme="minorEastAsia"/>
              <w:noProof/>
            </w:rPr>
          </w:pPr>
          <w:hyperlink w:anchor="_Toc444180273" w:history="1">
            <w:r w:rsidR="00F11A10" w:rsidRPr="008C6C9F">
              <w:rPr>
                <w:rStyle w:val="Hyperlink"/>
                <w:noProof/>
              </w:rPr>
              <w:t>TTS.stop</w:t>
            </w:r>
            <w:r w:rsidR="00F11A10">
              <w:rPr>
                <w:noProof/>
                <w:webHidden/>
              </w:rPr>
              <w:tab/>
            </w:r>
            <w:r w:rsidR="00F11A10">
              <w:rPr>
                <w:noProof/>
                <w:webHidden/>
              </w:rPr>
              <w:fldChar w:fldCharType="begin"/>
            </w:r>
            <w:r w:rsidR="00F11A10">
              <w:rPr>
                <w:noProof/>
                <w:webHidden/>
              </w:rPr>
              <w:instrText xml:space="preserve"> PAGEREF _Toc444180273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2"/>
            <w:rPr>
              <w:rFonts w:eastAsiaTheme="minorEastAsia"/>
              <w:noProof/>
            </w:rPr>
          </w:pPr>
          <w:hyperlink w:anchor="_Toc444180274" w:history="1">
            <w:r w:rsidR="00F11A10" w:rsidRPr="008C6C9F">
              <w:rPr>
                <w:rStyle w:val="Hyperlink"/>
                <w:noProof/>
              </w:rPr>
              <w:t>Speech To Text (Voice Recognition)</w:t>
            </w:r>
            <w:r w:rsidR="00F11A10">
              <w:rPr>
                <w:noProof/>
                <w:webHidden/>
              </w:rPr>
              <w:tab/>
            </w:r>
            <w:r w:rsidR="00F11A10">
              <w:rPr>
                <w:noProof/>
                <w:webHidden/>
              </w:rPr>
              <w:fldChar w:fldCharType="begin"/>
            </w:r>
            <w:r w:rsidR="00F11A10">
              <w:rPr>
                <w:noProof/>
                <w:webHidden/>
              </w:rPr>
              <w:instrText xml:space="preserve"> PAGEREF _Toc444180274 \h </w:instrText>
            </w:r>
            <w:r w:rsidR="00F11A10">
              <w:rPr>
                <w:noProof/>
                <w:webHidden/>
              </w:rPr>
            </w:r>
            <w:r w:rsidR="00F11A10">
              <w:rPr>
                <w:noProof/>
                <w:webHidden/>
              </w:rPr>
              <w:fldChar w:fldCharType="separate"/>
            </w:r>
            <w:r w:rsidR="00F11A10">
              <w:rPr>
                <w:noProof/>
                <w:webHidden/>
              </w:rPr>
              <w:t>131</w:t>
            </w:r>
            <w:r w:rsidR="00F11A10">
              <w:rPr>
                <w:noProof/>
                <w:webHidden/>
              </w:rPr>
              <w:fldChar w:fldCharType="end"/>
            </w:r>
          </w:hyperlink>
        </w:p>
        <w:p w:rsidR="00F11A10" w:rsidRDefault="00216A49">
          <w:pPr>
            <w:pStyle w:val="TOC3"/>
            <w:rPr>
              <w:rFonts w:eastAsiaTheme="minorEastAsia"/>
              <w:noProof/>
            </w:rPr>
          </w:pPr>
          <w:hyperlink w:anchor="_Toc444180275" w:history="1">
            <w:r w:rsidR="00F11A10" w:rsidRPr="008C6C9F">
              <w:rPr>
                <w:rStyle w:val="Hyperlink"/>
                <w:noProof/>
              </w:rPr>
              <w:t>STT.listen {&lt;prompt_sexp&gt;}</w:t>
            </w:r>
            <w:r w:rsidR="00F11A10">
              <w:rPr>
                <w:noProof/>
                <w:webHidden/>
              </w:rPr>
              <w:tab/>
            </w:r>
            <w:r w:rsidR="00F11A10">
              <w:rPr>
                <w:noProof/>
                <w:webHidden/>
              </w:rPr>
              <w:fldChar w:fldCharType="begin"/>
            </w:r>
            <w:r w:rsidR="00F11A10">
              <w:rPr>
                <w:noProof/>
                <w:webHidden/>
              </w:rPr>
              <w:instrText xml:space="preserve"> PAGEREF _Toc444180275 \h </w:instrText>
            </w:r>
            <w:r w:rsidR="00F11A10">
              <w:rPr>
                <w:noProof/>
                <w:webHidden/>
              </w:rPr>
            </w:r>
            <w:r w:rsidR="00F11A10">
              <w:rPr>
                <w:noProof/>
                <w:webHidden/>
              </w:rPr>
              <w:fldChar w:fldCharType="separate"/>
            </w:r>
            <w:r w:rsidR="00F11A10">
              <w:rPr>
                <w:noProof/>
                <w:webHidden/>
              </w:rPr>
              <w:t>132</w:t>
            </w:r>
            <w:r w:rsidR="00F11A10">
              <w:rPr>
                <w:noProof/>
                <w:webHidden/>
              </w:rPr>
              <w:fldChar w:fldCharType="end"/>
            </w:r>
          </w:hyperlink>
        </w:p>
        <w:p w:rsidR="00F11A10" w:rsidRDefault="00216A49">
          <w:pPr>
            <w:pStyle w:val="TOC3"/>
            <w:rPr>
              <w:rFonts w:eastAsiaTheme="minorEastAsia"/>
              <w:noProof/>
            </w:rPr>
          </w:pPr>
          <w:hyperlink w:anchor="_Toc444180276" w:history="1">
            <w:r w:rsidR="00F11A10" w:rsidRPr="008C6C9F">
              <w:rPr>
                <w:rStyle w:val="Hyperlink"/>
                <w:noProof/>
              </w:rPr>
              <w:t>STT.results &lt;string_list_ptr_nexp&gt;</w:t>
            </w:r>
            <w:r w:rsidR="00F11A10">
              <w:rPr>
                <w:noProof/>
                <w:webHidden/>
              </w:rPr>
              <w:tab/>
            </w:r>
            <w:r w:rsidR="00F11A10">
              <w:rPr>
                <w:noProof/>
                <w:webHidden/>
              </w:rPr>
              <w:fldChar w:fldCharType="begin"/>
            </w:r>
            <w:r w:rsidR="00F11A10">
              <w:rPr>
                <w:noProof/>
                <w:webHidden/>
              </w:rPr>
              <w:instrText xml:space="preserve"> PAGEREF _Toc444180276 \h </w:instrText>
            </w:r>
            <w:r w:rsidR="00F11A10">
              <w:rPr>
                <w:noProof/>
                <w:webHidden/>
              </w:rPr>
            </w:r>
            <w:r w:rsidR="00F11A10">
              <w:rPr>
                <w:noProof/>
                <w:webHidden/>
              </w:rPr>
              <w:fldChar w:fldCharType="separate"/>
            </w:r>
            <w:r w:rsidR="00F11A10">
              <w:rPr>
                <w:noProof/>
                <w:webHidden/>
              </w:rPr>
              <w:t>132</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77" w:history="1">
            <w:r w:rsidR="00F11A10" w:rsidRPr="008C6C9F">
              <w:rPr>
                <w:rStyle w:val="Hyperlink"/>
                <w:noProof/>
              </w:rPr>
              <w:t>Information About Your Android Device</w:t>
            </w:r>
            <w:r w:rsidR="00F11A10">
              <w:rPr>
                <w:noProof/>
                <w:webHidden/>
              </w:rPr>
              <w:tab/>
            </w:r>
            <w:r w:rsidR="00F11A10">
              <w:rPr>
                <w:noProof/>
                <w:webHidden/>
              </w:rPr>
              <w:fldChar w:fldCharType="begin"/>
            </w:r>
            <w:r w:rsidR="00F11A10">
              <w:rPr>
                <w:noProof/>
                <w:webHidden/>
              </w:rPr>
              <w:instrText xml:space="preserve"> PAGEREF _Toc444180277 \h </w:instrText>
            </w:r>
            <w:r w:rsidR="00F11A10">
              <w:rPr>
                <w:noProof/>
                <w:webHidden/>
              </w:rPr>
            </w:r>
            <w:r w:rsidR="00F11A10">
              <w:rPr>
                <w:noProof/>
                <w:webHidden/>
              </w:rPr>
              <w:fldChar w:fldCharType="separate"/>
            </w:r>
            <w:r w:rsidR="00F11A10">
              <w:rPr>
                <w:noProof/>
                <w:webHidden/>
              </w:rPr>
              <w:t>133</w:t>
            </w:r>
            <w:r w:rsidR="00F11A10">
              <w:rPr>
                <w:noProof/>
                <w:webHidden/>
              </w:rPr>
              <w:fldChar w:fldCharType="end"/>
            </w:r>
          </w:hyperlink>
        </w:p>
        <w:p w:rsidR="00F11A10" w:rsidRDefault="00216A49">
          <w:pPr>
            <w:pStyle w:val="TOC2"/>
            <w:rPr>
              <w:rFonts w:eastAsiaTheme="minorEastAsia"/>
              <w:noProof/>
            </w:rPr>
          </w:pPr>
          <w:hyperlink w:anchor="_Toc444180278" w:history="1">
            <w:r w:rsidR="00F11A10" w:rsidRPr="008C6C9F">
              <w:rPr>
                <w:rStyle w:val="Hyperlink"/>
                <w:noProof/>
              </w:rPr>
              <w:t>Device &lt;svar&gt;</w:t>
            </w:r>
            <w:r w:rsidR="00F11A10">
              <w:rPr>
                <w:noProof/>
                <w:webHidden/>
              </w:rPr>
              <w:tab/>
            </w:r>
            <w:r w:rsidR="00F11A10">
              <w:rPr>
                <w:noProof/>
                <w:webHidden/>
              </w:rPr>
              <w:fldChar w:fldCharType="begin"/>
            </w:r>
            <w:r w:rsidR="00F11A10">
              <w:rPr>
                <w:noProof/>
                <w:webHidden/>
              </w:rPr>
              <w:instrText xml:space="preserve"> PAGEREF _Toc444180278 \h </w:instrText>
            </w:r>
            <w:r w:rsidR="00F11A10">
              <w:rPr>
                <w:noProof/>
                <w:webHidden/>
              </w:rPr>
            </w:r>
            <w:r w:rsidR="00F11A10">
              <w:rPr>
                <w:noProof/>
                <w:webHidden/>
              </w:rPr>
              <w:fldChar w:fldCharType="separate"/>
            </w:r>
            <w:r w:rsidR="00F11A10">
              <w:rPr>
                <w:noProof/>
                <w:webHidden/>
              </w:rPr>
              <w:t>133</w:t>
            </w:r>
            <w:r w:rsidR="00F11A10">
              <w:rPr>
                <w:noProof/>
                <w:webHidden/>
              </w:rPr>
              <w:fldChar w:fldCharType="end"/>
            </w:r>
          </w:hyperlink>
        </w:p>
        <w:p w:rsidR="00F11A10" w:rsidRDefault="00216A49">
          <w:pPr>
            <w:pStyle w:val="TOC2"/>
            <w:rPr>
              <w:rFonts w:eastAsiaTheme="minorEastAsia"/>
              <w:noProof/>
            </w:rPr>
          </w:pPr>
          <w:hyperlink w:anchor="_Toc444180279" w:history="1">
            <w:r w:rsidR="00F11A10" w:rsidRPr="008C6C9F">
              <w:rPr>
                <w:rStyle w:val="Hyperlink"/>
                <w:noProof/>
              </w:rPr>
              <w:t>Device &lt;nexp&gt;|&lt;nvar&gt;</w:t>
            </w:r>
            <w:r w:rsidR="00F11A10">
              <w:rPr>
                <w:noProof/>
                <w:webHidden/>
              </w:rPr>
              <w:tab/>
            </w:r>
            <w:r w:rsidR="00F11A10">
              <w:rPr>
                <w:noProof/>
                <w:webHidden/>
              </w:rPr>
              <w:fldChar w:fldCharType="begin"/>
            </w:r>
            <w:r w:rsidR="00F11A10">
              <w:rPr>
                <w:noProof/>
                <w:webHidden/>
              </w:rPr>
              <w:instrText xml:space="preserve"> PAGEREF _Toc444180279 \h </w:instrText>
            </w:r>
            <w:r w:rsidR="00F11A10">
              <w:rPr>
                <w:noProof/>
                <w:webHidden/>
              </w:rPr>
            </w:r>
            <w:r w:rsidR="00F11A10">
              <w:rPr>
                <w:noProof/>
                <w:webHidden/>
              </w:rPr>
              <w:fldChar w:fldCharType="separate"/>
            </w:r>
            <w:r w:rsidR="00F11A10">
              <w:rPr>
                <w:noProof/>
                <w:webHidden/>
              </w:rPr>
              <w:t>134</w:t>
            </w:r>
            <w:r w:rsidR="00F11A10">
              <w:rPr>
                <w:noProof/>
                <w:webHidden/>
              </w:rPr>
              <w:fldChar w:fldCharType="end"/>
            </w:r>
          </w:hyperlink>
        </w:p>
        <w:p w:rsidR="00F11A10" w:rsidRDefault="00216A49">
          <w:pPr>
            <w:pStyle w:val="TOC2"/>
            <w:rPr>
              <w:rFonts w:eastAsiaTheme="minorEastAsia"/>
              <w:noProof/>
            </w:rPr>
          </w:pPr>
          <w:hyperlink w:anchor="_Toc444180280" w:history="1">
            <w:r w:rsidR="00F11A10" w:rsidRPr="008C6C9F">
              <w:rPr>
                <w:rStyle w:val="Hyperlink"/>
                <w:noProof/>
              </w:rPr>
              <w:t>Phone.info &lt;nexp&gt;|&lt;nvar&gt;</w:t>
            </w:r>
            <w:r w:rsidR="00F11A10">
              <w:rPr>
                <w:noProof/>
                <w:webHidden/>
              </w:rPr>
              <w:tab/>
            </w:r>
            <w:r w:rsidR="00F11A10">
              <w:rPr>
                <w:noProof/>
                <w:webHidden/>
              </w:rPr>
              <w:fldChar w:fldCharType="begin"/>
            </w:r>
            <w:r w:rsidR="00F11A10">
              <w:rPr>
                <w:noProof/>
                <w:webHidden/>
              </w:rPr>
              <w:instrText xml:space="preserve"> PAGEREF _Toc444180280 \h </w:instrText>
            </w:r>
            <w:r w:rsidR="00F11A10">
              <w:rPr>
                <w:noProof/>
                <w:webHidden/>
              </w:rPr>
            </w:r>
            <w:r w:rsidR="00F11A10">
              <w:rPr>
                <w:noProof/>
                <w:webHidden/>
              </w:rPr>
              <w:fldChar w:fldCharType="separate"/>
            </w:r>
            <w:r w:rsidR="00F11A10">
              <w:rPr>
                <w:noProof/>
                <w:webHidden/>
              </w:rPr>
              <w:t>134</w:t>
            </w:r>
            <w:r w:rsidR="00F11A10">
              <w:rPr>
                <w:noProof/>
                <w:webHidden/>
              </w:rPr>
              <w:fldChar w:fldCharType="end"/>
            </w:r>
          </w:hyperlink>
        </w:p>
        <w:p w:rsidR="00F11A10" w:rsidRDefault="00216A49">
          <w:pPr>
            <w:pStyle w:val="TOC2"/>
            <w:rPr>
              <w:rFonts w:eastAsiaTheme="minorEastAsia"/>
              <w:noProof/>
            </w:rPr>
          </w:pPr>
          <w:hyperlink w:anchor="_Toc444180281" w:history="1">
            <w:r w:rsidR="00F11A10" w:rsidRPr="008C6C9F">
              <w:rPr>
                <w:rStyle w:val="Hyperlink"/>
                <w:noProof/>
              </w:rPr>
              <w:t>Screen rotation, size[], realsize[], density</w:t>
            </w:r>
            <w:r w:rsidR="00F11A10">
              <w:rPr>
                <w:noProof/>
                <w:webHidden/>
              </w:rPr>
              <w:tab/>
            </w:r>
            <w:r w:rsidR="00F11A10">
              <w:rPr>
                <w:noProof/>
                <w:webHidden/>
              </w:rPr>
              <w:fldChar w:fldCharType="begin"/>
            </w:r>
            <w:r w:rsidR="00F11A10">
              <w:rPr>
                <w:noProof/>
                <w:webHidden/>
              </w:rPr>
              <w:instrText xml:space="preserve"> PAGEREF _Toc444180281 \h </w:instrText>
            </w:r>
            <w:r w:rsidR="00F11A10">
              <w:rPr>
                <w:noProof/>
                <w:webHidden/>
              </w:rPr>
            </w:r>
            <w:r w:rsidR="00F11A10">
              <w:rPr>
                <w:noProof/>
                <w:webHidden/>
              </w:rPr>
              <w:fldChar w:fldCharType="separate"/>
            </w:r>
            <w:r w:rsidR="00F11A10">
              <w:rPr>
                <w:noProof/>
                <w:webHidden/>
              </w:rPr>
              <w:t>136</w:t>
            </w:r>
            <w:r w:rsidR="00F11A10">
              <w:rPr>
                <w:noProof/>
                <w:webHidden/>
              </w:rPr>
              <w:fldChar w:fldCharType="end"/>
            </w:r>
          </w:hyperlink>
        </w:p>
        <w:p w:rsidR="00F11A10" w:rsidRDefault="00216A49">
          <w:pPr>
            <w:pStyle w:val="TOC2"/>
            <w:rPr>
              <w:rFonts w:eastAsiaTheme="minorEastAsia"/>
              <w:noProof/>
            </w:rPr>
          </w:pPr>
          <w:hyperlink w:anchor="_Toc444180282" w:history="1">
            <w:r w:rsidR="00F11A10" w:rsidRPr="008C6C9F">
              <w:rPr>
                <w:rStyle w:val="Hyperlink"/>
                <w:noProof/>
              </w:rPr>
              <w:t>Screen.rotation &lt;nvar&gt;</w:t>
            </w:r>
            <w:r w:rsidR="00F11A10">
              <w:rPr>
                <w:noProof/>
                <w:webHidden/>
              </w:rPr>
              <w:tab/>
            </w:r>
            <w:r w:rsidR="00F11A10">
              <w:rPr>
                <w:noProof/>
                <w:webHidden/>
              </w:rPr>
              <w:fldChar w:fldCharType="begin"/>
            </w:r>
            <w:r w:rsidR="00F11A10">
              <w:rPr>
                <w:noProof/>
                <w:webHidden/>
              </w:rPr>
              <w:instrText xml:space="preserve"> PAGEREF _Toc444180282 \h </w:instrText>
            </w:r>
            <w:r w:rsidR="00F11A10">
              <w:rPr>
                <w:noProof/>
                <w:webHidden/>
              </w:rPr>
            </w:r>
            <w:r w:rsidR="00F11A10">
              <w:rPr>
                <w:noProof/>
                <w:webHidden/>
              </w:rPr>
              <w:fldChar w:fldCharType="separate"/>
            </w:r>
            <w:r w:rsidR="00F11A10">
              <w:rPr>
                <w:noProof/>
                <w:webHidden/>
              </w:rPr>
              <w:t>136</w:t>
            </w:r>
            <w:r w:rsidR="00F11A10">
              <w:rPr>
                <w:noProof/>
                <w:webHidden/>
              </w:rPr>
              <w:fldChar w:fldCharType="end"/>
            </w:r>
          </w:hyperlink>
        </w:p>
        <w:p w:rsidR="00F11A10" w:rsidRDefault="00216A49">
          <w:pPr>
            <w:pStyle w:val="TOC2"/>
            <w:rPr>
              <w:rFonts w:eastAsiaTheme="minorEastAsia"/>
              <w:noProof/>
            </w:rPr>
          </w:pPr>
          <w:hyperlink w:anchor="_Toc444180283" w:history="1">
            <w:r w:rsidR="00F11A10" w:rsidRPr="008C6C9F">
              <w:rPr>
                <w:rStyle w:val="Hyperlink"/>
                <w:noProof/>
              </w:rPr>
              <w:t>Screen.size, size[], realsize[], density</w:t>
            </w:r>
            <w:r w:rsidR="00F11A10">
              <w:rPr>
                <w:noProof/>
                <w:webHidden/>
              </w:rPr>
              <w:tab/>
            </w:r>
            <w:r w:rsidR="00F11A10">
              <w:rPr>
                <w:noProof/>
                <w:webHidden/>
              </w:rPr>
              <w:fldChar w:fldCharType="begin"/>
            </w:r>
            <w:r w:rsidR="00F11A10">
              <w:rPr>
                <w:noProof/>
                <w:webHidden/>
              </w:rPr>
              <w:instrText xml:space="preserve"> PAGEREF _Toc444180283 \h </w:instrText>
            </w:r>
            <w:r w:rsidR="00F11A10">
              <w:rPr>
                <w:noProof/>
                <w:webHidden/>
              </w:rPr>
            </w:r>
            <w:r w:rsidR="00F11A10">
              <w:rPr>
                <w:noProof/>
                <w:webHidden/>
              </w:rPr>
              <w:fldChar w:fldCharType="separate"/>
            </w:r>
            <w:r w:rsidR="00F11A10">
              <w:rPr>
                <w:noProof/>
                <w:webHidden/>
              </w:rPr>
              <w:t>136</w:t>
            </w:r>
            <w:r w:rsidR="00F11A10">
              <w:rPr>
                <w:noProof/>
                <w:webHidden/>
              </w:rPr>
              <w:fldChar w:fldCharType="end"/>
            </w:r>
          </w:hyperlink>
        </w:p>
        <w:p w:rsidR="00F11A10" w:rsidRDefault="00216A49">
          <w:pPr>
            <w:pStyle w:val="TOC2"/>
            <w:rPr>
              <w:rFonts w:eastAsiaTheme="minorEastAsia"/>
              <w:noProof/>
            </w:rPr>
          </w:pPr>
          <w:hyperlink w:anchor="_Toc444180284" w:history="1">
            <w:r w:rsidR="00F11A10" w:rsidRPr="008C6C9F">
              <w:rPr>
                <w:rStyle w:val="Hyperlink"/>
                <w:noProof/>
              </w:rPr>
              <w:t>WiFi.info {{&lt;SSID_svar&gt;}{, &lt;BSSID_svar&gt;}{, &lt;MAC_svar&gt;}{, &lt;IP_var&gt;}{, &lt;speed_nvar&gt;}}</w:t>
            </w:r>
            <w:r w:rsidR="00F11A10">
              <w:rPr>
                <w:noProof/>
                <w:webHidden/>
              </w:rPr>
              <w:tab/>
            </w:r>
            <w:r w:rsidR="00F11A10">
              <w:rPr>
                <w:noProof/>
                <w:webHidden/>
              </w:rPr>
              <w:fldChar w:fldCharType="begin"/>
            </w:r>
            <w:r w:rsidR="00F11A10">
              <w:rPr>
                <w:noProof/>
                <w:webHidden/>
              </w:rPr>
              <w:instrText xml:space="preserve"> PAGEREF _Toc444180284 \h </w:instrText>
            </w:r>
            <w:r w:rsidR="00F11A10">
              <w:rPr>
                <w:noProof/>
                <w:webHidden/>
              </w:rPr>
            </w:r>
            <w:r w:rsidR="00F11A10">
              <w:rPr>
                <w:noProof/>
                <w:webHidden/>
              </w:rPr>
              <w:fldChar w:fldCharType="separate"/>
            </w:r>
            <w:r w:rsidR="00F11A10">
              <w:rPr>
                <w:noProof/>
                <w:webHidden/>
              </w:rPr>
              <w:t>137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85" w:history="1">
            <w:r w:rsidR="00F11A10" w:rsidRPr="008C6C9F">
              <w:rPr>
                <w:rStyle w:val="Hyperlink"/>
                <w:noProof/>
              </w:rPr>
              <w:t>Running in the Background</w:t>
            </w:r>
            <w:r w:rsidR="00F11A10">
              <w:rPr>
                <w:noProof/>
                <w:webHidden/>
              </w:rPr>
              <w:tab/>
            </w:r>
            <w:r w:rsidR="00F11A10">
              <w:rPr>
                <w:noProof/>
                <w:webHidden/>
              </w:rPr>
              <w:fldChar w:fldCharType="begin"/>
            </w:r>
            <w:r w:rsidR="00F11A10">
              <w:rPr>
                <w:noProof/>
                <w:webHidden/>
              </w:rPr>
              <w:instrText xml:space="preserve"> PAGEREF _Toc444180285 \h </w:instrText>
            </w:r>
            <w:r w:rsidR="00F11A10">
              <w:rPr>
                <w:noProof/>
                <w:webHidden/>
              </w:rPr>
            </w:r>
            <w:r w:rsidR="00F11A10">
              <w:rPr>
                <w:noProof/>
                <w:webHidden/>
              </w:rPr>
              <w:fldChar w:fldCharType="separate"/>
            </w:r>
            <w:r w:rsidR="00F11A10">
              <w:rPr>
                <w:noProof/>
                <w:webHidden/>
              </w:rPr>
              <w:t>138</w:t>
            </w:r>
            <w:r w:rsidR="00F11A10">
              <w:rPr>
                <w:noProof/>
                <w:webHidden/>
              </w:rPr>
              <w:fldChar w:fldCharType="end"/>
            </w:r>
          </w:hyperlink>
        </w:p>
        <w:p w:rsidR="00F11A10" w:rsidRDefault="00216A49">
          <w:pPr>
            <w:pStyle w:val="TOC2"/>
            <w:rPr>
              <w:rFonts w:eastAsiaTheme="minorEastAsia"/>
              <w:noProof/>
            </w:rPr>
          </w:pPr>
          <w:hyperlink w:anchor="_Toc444180286" w:history="1">
            <w:r w:rsidR="00F11A10" w:rsidRPr="008C6C9F">
              <w:rPr>
                <w:rStyle w:val="Hyperlink"/>
                <w:noProof/>
              </w:rPr>
              <w:t>Home</w:t>
            </w:r>
            <w:r w:rsidR="00F11A10">
              <w:rPr>
                <w:noProof/>
                <w:webHidden/>
              </w:rPr>
              <w:tab/>
            </w:r>
            <w:r w:rsidR="00F11A10">
              <w:rPr>
                <w:noProof/>
                <w:webHidden/>
              </w:rPr>
              <w:fldChar w:fldCharType="begin"/>
            </w:r>
            <w:r w:rsidR="00F11A10">
              <w:rPr>
                <w:noProof/>
                <w:webHidden/>
              </w:rPr>
              <w:instrText xml:space="preserve"> PAGEREF _Toc444180286 \h </w:instrText>
            </w:r>
            <w:r w:rsidR="00F11A10">
              <w:rPr>
                <w:noProof/>
                <w:webHidden/>
              </w:rPr>
            </w:r>
            <w:r w:rsidR="00F11A10">
              <w:rPr>
                <w:noProof/>
                <w:webHidden/>
              </w:rPr>
              <w:fldChar w:fldCharType="separate"/>
            </w:r>
            <w:r w:rsidR="00F11A10">
              <w:rPr>
                <w:noProof/>
                <w:webHidden/>
              </w:rPr>
              <w:t>138</w:t>
            </w:r>
            <w:r w:rsidR="00F11A10">
              <w:rPr>
                <w:noProof/>
                <w:webHidden/>
              </w:rPr>
              <w:fldChar w:fldCharType="end"/>
            </w:r>
          </w:hyperlink>
        </w:p>
        <w:p w:rsidR="00F11A10" w:rsidRDefault="00216A49">
          <w:pPr>
            <w:pStyle w:val="TOC2"/>
            <w:rPr>
              <w:rFonts w:eastAsiaTheme="minorEastAsia"/>
              <w:noProof/>
            </w:rPr>
          </w:pPr>
          <w:hyperlink w:anchor="_Toc444180287" w:history="1">
            <w:r w:rsidR="00F11A10" w:rsidRPr="008C6C9F">
              <w:rPr>
                <w:rStyle w:val="Hyperlink"/>
                <w:noProof/>
              </w:rPr>
              <w:t>OnBackGround:</w:t>
            </w:r>
            <w:r w:rsidR="00F11A10">
              <w:rPr>
                <w:noProof/>
                <w:webHidden/>
              </w:rPr>
              <w:tab/>
            </w:r>
            <w:r w:rsidR="00F11A10">
              <w:rPr>
                <w:noProof/>
                <w:webHidden/>
              </w:rPr>
              <w:fldChar w:fldCharType="begin"/>
            </w:r>
            <w:r w:rsidR="00F11A10">
              <w:rPr>
                <w:noProof/>
                <w:webHidden/>
              </w:rPr>
              <w:instrText xml:space="preserve"> PAGEREF _Toc444180287 \h </w:instrText>
            </w:r>
            <w:r w:rsidR="00F11A10">
              <w:rPr>
                <w:noProof/>
                <w:webHidden/>
              </w:rPr>
            </w:r>
            <w:r w:rsidR="00F11A10">
              <w:rPr>
                <w:noProof/>
                <w:webHidden/>
              </w:rPr>
              <w:fldChar w:fldCharType="separate"/>
            </w:r>
            <w:r w:rsidR="00F11A10">
              <w:rPr>
                <w:noProof/>
                <w:webHidden/>
              </w:rPr>
              <w:t>138</w:t>
            </w:r>
            <w:r w:rsidR="00F11A10">
              <w:rPr>
                <w:noProof/>
                <w:webHidden/>
              </w:rPr>
              <w:fldChar w:fldCharType="end"/>
            </w:r>
          </w:hyperlink>
        </w:p>
        <w:p w:rsidR="00F11A10" w:rsidRDefault="00216A49">
          <w:pPr>
            <w:pStyle w:val="TOC3"/>
            <w:rPr>
              <w:rFonts w:eastAsiaTheme="minorEastAsia"/>
              <w:noProof/>
            </w:rPr>
          </w:pPr>
          <w:hyperlink w:anchor="_Toc444180288" w:history="1">
            <w:r w:rsidR="00F11A10" w:rsidRPr="008C6C9F">
              <w:rPr>
                <w:rStyle w:val="Hyperlink"/>
                <w:noProof/>
              </w:rPr>
              <w:t>Background.resume</w:t>
            </w:r>
            <w:r w:rsidR="00F11A10">
              <w:rPr>
                <w:noProof/>
                <w:webHidden/>
              </w:rPr>
              <w:tab/>
            </w:r>
            <w:r w:rsidR="00F11A10">
              <w:rPr>
                <w:noProof/>
                <w:webHidden/>
              </w:rPr>
              <w:fldChar w:fldCharType="begin"/>
            </w:r>
            <w:r w:rsidR="00F11A10">
              <w:rPr>
                <w:noProof/>
                <w:webHidden/>
              </w:rPr>
              <w:instrText xml:space="preserve"> PAGEREF _Toc444180288 \h </w:instrText>
            </w:r>
            <w:r w:rsidR="00F11A10">
              <w:rPr>
                <w:noProof/>
                <w:webHidden/>
              </w:rPr>
            </w:r>
            <w:r w:rsidR="00F11A10">
              <w:rPr>
                <w:noProof/>
                <w:webHidden/>
              </w:rPr>
              <w:fldChar w:fldCharType="separate"/>
            </w:r>
            <w:r w:rsidR="00F11A10">
              <w:rPr>
                <w:noProof/>
                <w:webHidden/>
              </w:rPr>
              <w:t>138</w:t>
            </w:r>
            <w:r w:rsidR="00F11A10">
              <w:rPr>
                <w:noProof/>
                <w:webHidden/>
              </w:rPr>
              <w:fldChar w:fldCharType="end"/>
            </w:r>
          </w:hyperlink>
        </w:p>
        <w:p w:rsidR="00F11A10" w:rsidRDefault="00216A49">
          <w:pPr>
            <w:pStyle w:val="TOC2"/>
            <w:rPr>
              <w:rFonts w:eastAsiaTheme="minorEastAsia"/>
              <w:noProof/>
            </w:rPr>
          </w:pPr>
          <w:hyperlink w:anchor="_Toc444180289" w:history="1">
            <w:r w:rsidR="00F11A10" w:rsidRPr="008C6C9F">
              <w:rPr>
                <w:rStyle w:val="Hyperlink"/>
                <w:noProof/>
              </w:rPr>
              <w:t>WakeLock &lt;code_nexp&gt;</w:t>
            </w:r>
            <w:r w:rsidR="00F11A10">
              <w:rPr>
                <w:noProof/>
                <w:webHidden/>
              </w:rPr>
              <w:tab/>
            </w:r>
            <w:r w:rsidR="00F11A10">
              <w:rPr>
                <w:noProof/>
                <w:webHidden/>
              </w:rPr>
              <w:fldChar w:fldCharType="begin"/>
            </w:r>
            <w:r w:rsidR="00F11A10">
              <w:rPr>
                <w:noProof/>
                <w:webHidden/>
              </w:rPr>
              <w:instrText xml:space="preserve"> PAGEREF _Toc444180289 \h </w:instrText>
            </w:r>
            <w:r w:rsidR="00F11A10">
              <w:rPr>
                <w:noProof/>
                <w:webHidden/>
              </w:rPr>
            </w:r>
            <w:r w:rsidR="00F11A10">
              <w:rPr>
                <w:noProof/>
                <w:webHidden/>
              </w:rPr>
              <w:fldChar w:fldCharType="separate"/>
            </w:r>
            <w:r w:rsidR="00F11A10">
              <w:rPr>
                <w:noProof/>
                <w:webHidden/>
              </w:rPr>
              <w:t>138</w:t>
            </w:r>
            <w:r w:rsidR="00F11A10">
              <w:rPr>
                <w:noProof/>
                <w:webHidden/>
              </w:rPr>
              <w:fldChar w:fldCharType="end"/>
            </w:r>
          </w:hyperlink>
        </w:p>
        <w:p w:rsidR="00F11A10" w:rsidRDefault="00216A49">
          <w:pPr>
            <w:pStyle w:val="TOC2"/>
            <w:rPr>
              <w:rFonts w:eastAsiaTheme="minorEastAsia"/>
              <w:noProof/>
            </w:rPr>
          </w:pPr>
          <w:hyperlink w:anchor="_Toc444180290" w:history="1">
            <w:r w:rsidR="00F11A10" w:rsidRPr="008C6C9F">
              <w:rPr>
                <w:rStyle w:val="Hyperlink"/>
                <w:noProof/>
              </w:rPr>
              <w:t>WifiLock &lt;code_nexp&gt;</w:t>
            </w:r>
            <w:r w:rsidR="00F11A10">
              <w:rPr>
                <w:noProof/>
                <w:webHidden/>
              </w:rPr>
              <w:tab/>
            </w:r>
            <w:r w:rsidR="00F11A10">
              <w:rPr>
                <w:noProof/>
                <w:webHidden/>
              </w:rPr>
              <w:fldChar w:fldCharType="begin"/>
            </w:r>
            <w:r w:rsidR="00F11A10">
              <w:rPr>
                <w:noProof/>
                <w:webHidden/>
              </w:rPr>
              <w:instrText xml:space="preserve"> PAGEREF _Toc444180290 \h </w:instrText>
            </w:r>
            <w:r w:rsidR="00F11A10">
              <w:rPr>
                <w:noProof/>
                <w:webHidden/>
              </w:rPr>
            </w:r>
            <w:r w:rsidR="00F11A10">
              <w:rPr>
                <w:noProof/>
                <w:webHidden/>
              </w:rPr>
              <w:fldChar w:fldCharType="separate"/>
            </w:r>
            <w:r w:rsidR="00F11A10">
              <w:rPr>
                <w:noProof/>
                <w:webHidden/>
              </w:rPr>
              <w:t>139</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291" w:history="1">
            <w:r w:rsidR="00F11A10" w:rsidRPr="008C6C9F">
              <w:rPr>
                <w:rStyle w:val="Hyperlink"/>
                <w:noProof/>
              </w:rPr>
              <w:t>Miscellaneous Commands</w:t>
            </w:r>
            <w:r w:rsidR="00F11A10">
              <w:rPr>
                <w:noProof/>
                <w:webHidden/>
              </w:rPr>
              <w:tab/>
            </w:r>
            <w:r w:rsidR="00F11A10">
              <w:rPr>
                <w:noProof/>
                <w:webHidden/>
              </w:rPr>
              <w:fldChar w:fldCharType="begin"/>
            </w:r>
            <w:r w:rsidR="00F11A10">
              <w:rPr>
                <w:noProof/>
                <w:webHidden/>
              </w:rPr>
              <w:instrText xml:space="preserve"> PAGEREF _Toc444180291 \h </w:instrText>
            </w:r>
            <w:r w:rsidR="00F11A10">
              <w:rPr>
                <w:noProof/>
                <w:webHidden/>
              </w:rPr>
            </w:r>
            <w:r w:rsidR="00F11A10">
              <w:rPr>
                <w:noProof/>
                <w:webHidden/>
              </w:rPr>
              <w:fldChar w:fldCharType="separate"/>
            </w:r>
            <w:r w:rsidR="00F11A10">
              <w:rPr>
                <w:noProof/>
                <w:webHidden/>
              </w:rPr>
              <w:t>139</w:t>
            </w:r>
            <w:r w:rsidR="00F11A10">
              <w:rPr>
                <w:noProof/>
                <w:webHidden/>
              </w:rPr>
              <w:fldChar w:fldCharType="end"/>
            </w:r>
          </w:hyperlink>
        </w:p>
        <w:p w:rsidR="00F11A10" w:rsidRDefault="00216A49">
          <w:pPr>
            <w:pStyle w:val="TOC2"/>
            <w:rPr>
              <w:rFonts w:eastAsiaTheme="minorEastAsia"/>
              <w:noProof/>
            </w:rPr>
          </w:pPr>
          <w:hyperlink w:anchor="_Toc444180292" w:history="1">
            <w:r w:rsidR="00F11A10" w:rsidRPr="008C6C9F">
              <w:rPr>
                <w:rStyle w:val="Hyperlink"/>
                <w:noProof/>
              </w:rPr>
              <w:t>Headset &lt;state_nvar&gt;, &lt;type_svar&gt;, &lt;mic_nvar&gt;</w:t>
            </w:r>
            <w:r w:rsidR="00F11A10">
              <w:rPr>
                <w:noProof/>
                <w:webHidden/>
              </w:rPr>
              <w:tab/>
            </w:r>
            <w:r w:rsidR="00F11A10">
              <w:rPr>
                <w:noProof/>
                <w:webHidden/>
              </w:rPr>
              <w:fldChar w:fldCharType="begin"/>
            </w:r>
            <w:r w:rsidR="00F11A10">
              <w:rPr>
                <w:noProof/>
                <w:webHidden/>
              </w:rPr>
              <w:instrText xml:space="preserve"> PAGEREF _Toc444180292 \h </w:instrText>
            </w:r>
            <w:r w:rsidR="00F11A10">
              <w:rPr>
                <w:noProof/>
                <w:webHidden/>
              </w:rPr>
            </w:r>
            <w:r w:rsidR="00F11A10">
              <w:rPr>
                <w:noProof/>
                <w:webHidden/>
              </w:rPr>
              <w:fldChar w:fldCharType="separate"/>
            </w:r>
            <w:r w:rsidR="00F11A10">
              <w:rPr>
                <w:noProof/>
                <w:webHidden/>
              </w:rPr>
              <w:t>139</w:t>
            </w:r>
            <w:r w:rsidR="00F11A10">
              <w:rPr>
                <w:noProof/>
                <w:webHidden/>
              </w:rPr>
              <w:fldChar w:fldCharType="end"/>
            </w:r>
          </w:hyperlink>
        </w:p>
        <w:p w:rsidR="00F11A10" w:rsidRDefault="00216A49">
          <w:pPr>
            <w:pStyle w:val="TOC2"/>
            <w:rPr>
              <w:rFonts w:eastAsiaTheme="minorEastAsia"/>
              <w:noProof/>
            </w:rPr>
          </w:pPr>
          <w:hyperlink w:anchor="_Toc444180293" w:history="1">
            <w:r w:rsidR="00F11A10" w:rsidRPr="008C6C9F">
              <w:rPr>
                <w:rStyle w:val="Hyperlink"/>
                <w:noProof/>
              </w:rPr>
              <w:t>Notify &lt;title_sexp&gt;, &lt;subtitle_sexp&gt;, &lt;alert_sexp&gt;, &lt;wait_lexp&gt;</w:t>
            </w:r>
            <w:r w:rsidR="00F11A10">
              <w:rPr>
                <w:noProof/>
                <w:webHidden/>
              </w:rPr>
              <w:tab/>
            </w:r>
            <w:r w:rsidR="00F11A10">
              <w:rPr>
                <w:noProof/>
                <w:webHidden/>
              </w:rPr>
              <w:fldChar w:fldCharType="begin"/>
            </w:r>
            <w:r w:rsidR="00F11A10">
              <w:rPr>
                <w:noProof/>
                <w:webHidden/>
              </w:rPr>
              <w:instrText xml:space="preserve"> PAGEREF _Toc444180293 \h </w:instrText>
            </w:r>
            <w:r w:rsidR="00F11A10">
              <w:rPr>
                <w:noProof/>
                <w:webHidden/>
              </w:rPr>
            </w:r>
            <w:r w:rsidR="00F11A10">
              <w:rPr>
                <w:noProof/>
                <w:webHidden/>
              </w:rPr>
              <w:fldChar w:fldCharType="separate"/>
            </w:r>
            <w:r w:rsidR="00F11A10">
              <w:rPr>
                <w:noProof/>
                <w:webHidden/>
              </w:rPr>
              <w:t>139</w:t>
            </w:r>
            <w:r w:rsidR="00F11A10">
              <w:rPr>
                <w:noProof/>
                <w:webHidden/>
              </w:rPr>
              <w:fldChar w:fldCharType="end"/>
            </w:r>
          </w:hyperlink>
        </w:p>
        <w:p w:rsidR="00F11A10" w:rsidRDefault="00216A49">
          <w:pPr>
            <w:pStyle w:val="TOC2"/>
            <w:rPr>
              <w:rFonts w:eastAsiaTheme="minorEastAsia"/>
              <w:noProof/>
            </w:rPr>
          </w:pPr>
          <w:hyperlink w:anchor="_Toc444180294" w:history="1">
            <w:r w:rsidR="00F11A10" w:rsidRPr="008C6C9F">
              <w:rPr>
                <w:rStyle w:val="Hyperlink"/>
                <w:noProof/>
              </w:rPr>
              <w:t>Pause &lt;ticks_nexp&gt;</w:t>
            </w:r>
            <w:r w:rsidR="00F11A10">
              <w:rPr>
                <w:noProof/>
                <w:webHidden/>
              </w:rPr>
              <w:tab/>
            </w:r>
            <w:r w:rsidR="00F11A10">
              <w:rPr>
                <w:noProof/>
                <w:webHidden/>
              </w:rPr>
              <w:fldChar w:fldCharType="begin"/>
            </w:r>
            <w:r w:rsidR="00F11A10">
              <w:rPr>
                <w:noProof/>
                <w:webHidden/>
              </w:rPr>
              <w:instrText xml:space="preserve"> PAGEREF _Toc444180294 \h </w:instrText>
            </w:r>
            <w:r w:rsidR="00F11A10">
              <w:rPr>
                <w:noProof/>
                <w:webHidden/>
              </w:rPr>
            </w:r>
            <w:r w:rsidR="00F11A10">
              <w:rPr>
                <w:noProof/>
                <w:webHidden/>
              </w:rPr>
              <w:fldChar w:fldCharType="separate"/>
            </w:r>
            <w:r w:rsidR="00F11A10">
              <w:rPr>
                <w:noProof/>
                <w:webHidden/>
              </w:rPr>
              <w:t>140</w:t>
            </w:r>
            <w:r w:rsidR="00F11A10">
              <w:rPr>
                <w:noProof/>
                <w:webHidden/>
              </w:rPr>
              <w:fldChar w:fldCharType="end"/>
            </w:r>
          </w:hyperlink>
        </w:p>
        <w:p w:rsidR="00F11A10" w:rsidRDefault="00216A49">
          <w:pPr>
            <w:pStyle w:val="TOC2"/>
            <w:rPr>
              <w:rFonts w:eastAsiaTheme="minorEastAsia"/>
              <w:noProof/>
            </w:rPr>
          </w:pPr>
          <w:hyperlink w:anchor="_Toc444180295" w:history="1">
            <w:r w:rsidR="00F11A10" w:rsidRPr="008C6C9F">
              <w:rPr>
                <w:rStyle w:val="Hyperlink"/>
                <w:noProof/>
              </w:rPr>
              <w:t>Swap &lt;nvar_a&gt;|&lt;svar_a&gt;, &lt;nvar_b&gt;|&lt;svar_b&gt;</w:t>
            </w:r>
            <w:r w:rsidR="00F11A10">
              <w:rPr>
                <w:noProof/>
                <w:webHidden/>
              </w:rPr>
              <w:tab/>
            </w:r>
            <w:r w:rsidR="00F11A10">
              <w:rPr>
                <w:noProof/>
                <w:webHidden/>
              </w:rPr>
              <w:fldChar w:fldCharType="begin"/>
            </w:r>
            <w:r w:rsidR="00F11A10">
              <w:rPr>
                <w:noProof/>
                <w:webHidden/>
              </w:rPr>
              <w:instrText xml:space="preserve"> PAGEREF _Toc444180295 \h </w:instrText>
            </w:r>
            <w:r w:rsidR="00F11A10">
              <w:rPr>
                <w:noProof/>
                <w:webHidden/>
              </w:rPr>
            </w:r>
            <w:r w:rsidR="00F11A10">
              <w:rPr>
                <w:noProof/>
                <w:webHidden/>
              </w:rPr>
              <w:fldChar w:fldCharType="separate"/>
            </w:r>
            <w:r w:rsidR="00F11A10">
              <w:rPr>
                <w:noProof/>
                <w:webHidden/>
              </w:rPr>
              <w:t>140</w:t>
            </w:r>
            <w:r w:rsidR="00F11A10">
              <w:rPr>
                <w:noProof/>
                <w:webHidden/>
              </w:rPr>
              <w:fldChar w:fldCharType="end"/>
            </w:r>
          </w:hyperlink>
        </w:p>
        <w:p w:rsidR="00F11A10" w:rsidRDefault="00216A49">
          <w:pPr>
            <w:pStyle w:val="TOC2"/>
            <w:rPr>
              <w:rFonts w:eastAsiaTheme="minorEastAsia"/>
              <w:noProof/>
            </w:rPr>
          </w:pPr>
          <w:hyperlink w:anchor="_Toc444180296" w:history="1">
            <w:r w:rsidR="00F11A10" w:rsidRPr="008C6C9F">
              <w:rPr>
                <w:rStyle w:val="Hyperlink"/>
                <w:noProof/>
              </w:rPr>
              <w:t>Tone &lt;frequency_nexp&gt;, &lt;duration_nexp&gt; {, &lt;duration_chk_lexp}</w:t>
            </w:r>
            <w:r w:rsidR="00F11A10">
              <w:rPr>
                <w:noProof/>
                <w:webHidden/>
              </w:rPr>
              <w:tab/>
            </w:r>
            <w:r w:rsidR="00F11A10">
              <w:rPr>
                <w:noProof/>
                <w:webHidden/>
              </w:rPr>
              <w:fldChar w:fldCharType="begin"/>
            </w:r>
            <w:r w:rsidR="00F11A10">
              <w:rPr>
                <w:noProof/>
                <w:webHidden/>
              </w:rPr>
              <w:instrText xml:space="preserve"> PAGEREF _Toc444180296 \h </w:instrText>
            </w:r>
            <w:r w:rsidR="00F11A10">
              <w:rPr>
                <w:noProof/>
                <w:webHidden/>
              </w:rPr>
            </w:r>
            <w:r w:rsidR="00F11A10">
              <w:rPr>
                <w:noProof/>
                <w:webHidden/>
              </w:rPr>
              <w:fldChar w:fldCharType="separate"/>
            </w:r>
            <w:r w:rsidR="00F11A10">
              <w:rPr>
                <w:noProof/>
                <w:webHidden/>
              </w:rPr>
              <w:t>140</w:t>
            </w:r>
            <w:r w:rsidR="00F11A10">
              <w:rPr>
                <w:noProof/>
                <w:webHidden/>
              </w:rPr>
              <w:fldChar w:fldCharType="end"/>
            </w:r>
          </w:hyperlink>
        </w:p>
        <w:p w:rsidR="00F11A10" w:rsidRDefault="00216A49">
          <w:pPr>
            <w:pStyle w:val="TOC2"/>
            <w:rPr>
              <w:rFonts w:eastAsiaTheme="minorEastAsia"/>
              <w:noProof/>
            </w:rPr>
          </w:pPr>
          <w:hyperlink w:anchor="_Toc444180297" w:history="1">
            <w:r w:rsidR="00F11A10" w:rsidRPr="008C6C9F">
              <w:rPr>
                <w:rStyle w:val="Hyperlink"/>
                <w:noProof/>
              </w:rPr>
              <w:t>Vibrate &lt;pattern_array[{&lt;start&gt;,&lt;length&gt;}]&gt;,&lt;nexp&gt;</w:t>
            </w:r>
            <w:r w:rsidR="00F11A10">
              <w:rPr>
                <w:noProof/>
                <w:webHidden/>
              </w:rPr>
              <w:tab/>
            </w:r>
            <w:r w:rsidR="00F11A10">
              <w:rPr>
                <w:noProof/>
                <w:webHidden/>
              </w:rPr>
              <w:fldChar w:fldCharType="begin"/>
            </w:r>
            <w:r w:rsidR="00F11A10">
              <w:rPr>
                <w:noProof/>
                <w:webHidden/>
              </w:rPr>
              <w:instrText xml:space="preserve"> PAGEREF _Toc444180297 \h </w:instrText>
            </w:r>
            <w:r w:rsidR="00F11A10">
              <w:rPr>
                <w:noProof/>
                <w:webHidden/>
              </w:rPr>
            </w:r>
            <w:r w:rsidR="00F11A10">
              <w:rPr>
                <w:noProof/>
                <w:webHidden/>
              </w:rPr>
              <w:fldChar w:fldCharType="separate"/>
            </w:r>
            <w:r w:rsidR="00F11A10">
              <w:rPr>
                <w:noProof/>
                <w:webHidden/>
              </w:rPr>
              <w:t>141</w:t>
            </w:r>
            <w:r w:rsidR="00F11A10">
              <w:rPr>
                <w:noProof/>
                <w:webHidden/>
              </w:rPr>
              <w:fldChar w:fldCharType="end"/>
            </w:r>
          </w:hyperlink>
        </w:p>
        <w:p w:rsidR="00F11A10" w:rsidRDefault="00216A49">
          <w:pPr>
            <w:pStyle w:val="TOC2"/>
            <w:rPr>
              <w:rFonts w:eastAsiaTheme="minorEastAsia"/>
              <w:noProof/>
            </w:rPr>
          </w:pPr>
          <w:hyperlink w:anchor="_Toc444180298" w:history="1">
            <w:r w:rsidR="00F11A10" w:rsidRPr="008C6C9F">
              <w:rPr>
                <w:rStyle w:val="Hyperlink"/>
                <w:noProof/>
              </w:rPr>
              <w:t>VolKeys</w:t>
            </w:r>
            <w:r w:rsidR="00F11A10">
              <w:rPr>
                <w:noProof/>
                <w:webHidden/>
              </w:rPr>
              <w:tab/>
            </w:r>
            <w:r w:rsidR="00F11A10">
              <w:rPr>
                <w:noProof/>
                <w:webHidden/>
              </w:rPr>
              <w:fldChar w:fldCharType="begin"/>
            </w:r>
            <w:r w:rsidR="00F11A10">
              <w:rPr>
                <w:noProof/>
                <w:webHidden/>
              </w:rPr>
              <w:instrText xml:space="preserve"> PAGEREF _Toc444180298 \h </w:instrText>
            </w:r>
            <w:r w:rsidR="00F11A10">
              <w:rPr>
                <w:noProof/>
                <w:webHidden/>
              </w:rPr>
            </w:r>
            <w:r w:rsidR="00F11A10">
              <w:rPr>
                <w:noProof/>
                <w:webHidden/>
              </w:rPr>
              <w:fldChar w:fldCharType="separate"/>
            </w:r>
            <w:r w:rsidR="00F11A10">
              <w:rPr>
                <w:noProof/>
                <w:webHidden/>
              </w:rPr>
              <w:t>141</w:t>
            </w:r>
            <w:r w:rsidR="00F11A10">
              <w:rPr>
                <w:noProof/>
                <w:webHidden/>
              </w:rPr>
              <w:fldChar w:fldCharType="end"/>
            </w:r>
          </w:hyperlink>
        </w:p>
        <w:p w:rsidR="00F11A10" w:rsidRDefault="00216A49">
          <w:pPr>
            <w:pStyle w:val="TOC3"/>
            <w:rPr>
              <w:rFonts w:eastAsiaTheme="minorEastAsia"/>
              <w:noProof/>
            </w:rPr>
          </w:pPr>
          <w:hyperlink w:anchor="_Toc444180299" w:history="1">
            <w:r w:rsidR="00F11A10" w:rsidRPr="008C6C9F">
              <w:rPr>
                <w:rStyle w:val="Hyperlink"/>
                <w:noProof/>
              </w:rPr>
              <w:t>VolKeys.off</w:t>
            </w:r>
            <w:r w:rsidR="00F11A10">
              <w:rPr>
                <w:noProof/>
                <w:webHidden/>
              </w:rPr>
              <w:tab/>
            </w:r>
            <w:r w:rsidR="00F11A10">
              <w:rPr>
                <w:noProof/>
                <w:webHidden/>
              </w:rPr>
              <w:fldChar w:fldCharType="begin"/>
            </w:r>
            <w:r w:rsidR="00F11A10">
              <w:rPr>
                <w:noProof/>
                <w:webHidden/>
              </w:rPr>
              <w:instrText xml:space="preserve"> PAGEREF _Toc444180299 \h </w:instrText>
            </w:r>
            <w:r w:rsidR="00F11A10">
              <w:rPr>
                <w:noProof/>
                <w:webHidden/>
              </w:rPr>
            </w:r>
            <w:r w:rsidR="00F11A10">
              <w:rPr>
                <w:noProof/>
                <w:webHidden/>
              </w:rPr>
              <w:fldChar w:fldCharType="separate"/>
            </w:r>
            <w:r w:rsidR="00F11A10">
              <w:rPr>
                <w:noProof/>
                <w:webHidden/>
              </w:rPr>
              <w:t>141</w:t>
            </w:r>
            <w:r w:rsidR="00F11A10">
              <w:rPr>
                <w:noProof/>
                <w:webHidden/>
              </w:rPr>
              <w:fldChar w:fldCharType="end"/>
            </w:r>
          </w:hyperlink>
        </w:p>
        <w:p w:rsidR="00F11A10" w:rsidRDefault="00216A49">
          <w:pPr>
            <w:pStyle w:val="TOC3"/>
            <w:rPr>
              <w:rFonts w:eastAsiaTheme="minorEastAsia"/>
              <w:noProof/>
            </w:rPr>
          </w:pPr>
          <w:hyperlink w:anchor="_Toc444180300" w:history="1">
            <w:r w:rsidR="00F11A10" w:rsidRPr="008C6C9F">
              <w:rPr>
                <w:rStyle w:val="Hyperlink"/>
                <w:noProof/>
              </w:rPr>
              <w:t>VolKeys.on</w:t>
            </w:r>
            <w:r w:rsidR="00F11A10">
              <w:rPr>
                <w:noProof/>
                <w:webHidden/>
              </w:rPr>
              <w:tab/>
            </w:r>
            <w:r w:rsidR="00F11A10">
              <w:rPr>
                <w:noProof/>
                <w:webHidden/>
              </w:rPr>
              <w:fldChar w:fldCharType="begin"/>
            </w:r>
            <w:r w:rsidR="00F11A10">
              <w:rPr>
                <w:noProof/>
                <w:webHidden/>
              </w:rPr>
              <w:instrText xml:space="preserve"> PAGEREF _Toc444180300 \h </w:instrText>
            </w:r>
            <w:r w:rsidR="00F11A10">
              <w:rPr>
                <w:noProof/>
                <w:webHidden/>
              </w:rPr>
            </w:r>
            <w:r w:rsidR="00F11A10">
              <w:rPr>
                <w:noProof/>
                <w:webHidden/>
              </w:rPr>
              <w:fldChar w:fldCharType="separate"/>
            </w:r>
            <w:r w:rsidR="00F11A10">
              <w:rPr>
                <w:noProof/>
                <w:webHidden/>
              </w:rPr>
              <w:t>141</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301" w:history="1">
            <w:r w:rsidR="00F11A10" w:rsidRPr="008C6C9F">
              <w:rPr>
                <w:rStyle w:val="Hyperlink"/>
                <w:noProof/>
              </w:rPr>
              <w:t>SQLITE</w:t>
            </w:r>
            <w:r w:rsidR="00F11A10">
              <w:rPr>
                <w:noProof/>
                <w:webHidden/>
              </w:rPr>
              <w:tab/>
            </w:r>
            <w:r w:rsidR="00F11A10">
              <w:rPr>
                <w:noProof/>
                <w:webHidden/>
              </w:rPr>
              <w:fldChar w:fldCharType="begin"/>
            </w:r>
            <w:r w:rsidR="00F11A10">
              <w:rPr>
                <w:noProof/>
                <w:webHidden/>
              </w:rPr>
              <w:instrText xml:space="preserve"> PAGEREF _Toc444180301 \h </w:instrText>
            </w:r>
            <w:r w:rsidR="00F11A10">
              <w:rPr>
                <w:noProof/>
                <w:webHidden/>
              </w:rPr>
            </w:r>
            <w:r w:rsidR="00F11A10">
              <w:rPr>
                <w:noProof/>
                <w:webHidden/>
              </w:rPr>
              <w:fldChar w:fldCharType="separate"/>
            </w:r>
            <w:r w:rsidR="00F11A10">
              <w:rPr>
                <w:noProof/>
                <w:webHidden/>
              </w:rPr>
              <w:t>142</w:t>
            </w:r>
            <w:r w:rsidR="00F11A10">
              <w:rPr>
                <w:noProof/>
                <w:webHidden/>
              </w:rPr>
              <w:fldChar w:fldCharType="end"/>
            </w:r>
          </w:hyperlink>
        </w:p>
        <w:p w:rsidR="00F11A10" w:rsidRDefault="00216A49">
          <w:pPr>
            <w:pStyle w:val="TOC2"/>
            <w:rPr>
              <w:rFonts w:eastAsiaTheme="minorEastAsia"/>
              <w:noProof/>
            </w:rPr>
          </w:pPr>
          <w:hyperlink w:anchor="_Toc444180302" w:history="1">
            <w:r w:rsidR="00F11A10" w:rsidRPr="008C6C9F">
              <w:rPr>
                <w:rStyle w:val="Hyperlink"/>
                <w:noProof/>
              </w:rPr>
              <w:t>Overview</w:t>
            </w:r>
            <w:r w:rsidR="00F11A10">
              <w:rPr>
                <w:noProof/>
                <w:webHidden/>
              </w:rPr>
              <w:tab/>
            </w:r>
            <w:r w:rsidR="00F11A10">
              <w:rPr>
                <w:noProof/>
                <w:webHidden/>
              </w:rPr>
              <w:fldChar w:fldCharType="begin"/>
            </w:r>
            <w:r w:rsidR="00F11A10">
              <w:rPr>
                <w:noProof/>
                <w:webHidden/>
              </w:rPr>
              <w:instrText xml:space="preserve"> PAGEREF _Toc444180302 \h </w:instrText>
            </w:r>
            <w:r w:rsidR="00F11A10">
              <w:rPr>
                <w:noProof/>
                <w:webHidden/>
              </w:rPr>
            </w:r>
            <w:r w:rsidR="00F11A10">
              <w:rPr>
                <w:noProof/>
                <w:webHidden/>
              </w:rPr>
              <w:fldChar w:fldCharType="separate"/>
            </w:r>
            <w:r w:rsidR="00F11A10">
              <w:rPr>
                <w:noProof/>
                <w:webHidden/>
              </w:rPr>
              <w:t>142</w:t>
            </w:r>
            <w:r w:rsidR="00F11A10">
              <w:rPr>
                <w:noProof/>
                <w:webHidden/>
              </w:rPr>
              <w:fldChar w:fldCharType="end"/>
            </w:r>
          </w:hyperlink>
        </w:p>
        <w:p w:rsidR="00F11A10" w:rsidRDefault="00216A49">
          <w:pPr>
            <w:pStyle w:val="TOC2"/>
            <w:rPr>
              <w:rFonts w:eastAsiaTheme="minorEastAsia"/>
              <w:noProof/>
            </w:rPr>
          </w:pPr>
          <w:hyperlink w:anchor="_Toc444180303" w:history="1">
            <w:r w:rsidR="00F11A10" w:rsidRPr="008C6C9F">
              <w:rPr>
                <w:rStyle w:val="Hyperlink"/>
                <w:noProof/>
              </w:rPr>
              <w:t>SQLITE Commands</w:t>
            </w:r>
            <w:r w:rsidR="00F11A10">
              <w:rPr>
                <w:noProof/>
                <w:webHidden/>
              </w:rPr>
              <w:tab/>
            </w:r>
            <w:r w:rsidR="00F11A10">
              <w:rPr>
                <w:noProof/>
                <w:webHidden/>
              </w:rPr>
              <w:fldChar w:fldCharType="begin"/>
            </w:r>
            <w:r w:rsidR="00F11A10">
              <w:rPr>
                <w:noProof/>
                <w:webHidden/>
              </w:rPr>
              <w:instrText xml:space="preserve"> PAGEREF _Toc444180303 \h </w:instrText>
            </w:r>
            <w:r w:rsidR="00F11A10">
              <w:rPr>
                <w:noProof/>
                <w:webHidden/>
              </w:rPr>
            </w:r>
            <w:r w:rsidR="00F11A10">
              <w:rPr>
                <w:noProof/>
                <w:webHidden/>
              </w:rPr>
              <w:fldChar w:fldCharType="separate"/>
            </w:r>
            <w:r w:rsidR="00F11A10">
              <w:rPr>
                <w:noProof/>
                <w:webHidden/>
              </w:rPr>
              <w:t>142</w:t>
            </w:r>
            <w:r w:rsidR="00F11A10">
              <w:rPr>
                <w:noProof/>
                <w:webHidden/>
              </w:rPr>
              <w:fldChar w:fldCharType="end"/>
            </w:r>
          </w:hyperlink>
        </w:p>
        <w:p w:rsidR="00F11A10" w:rsidRDefault="00216A49">
          <w:pPr>
            <w:pStyle w:val="TOC3"/>
            <w:rPr>
              <w:rFonts w:eastAsiaTheme="minorEastAsia"/>
              <w:noProof/>
            </w:rPr>
          </w:pPr>
          <w:hyperlink w:anchor="_Toc444180304" w:history="1">
            <w:r w:rsidR="00F11A10" w:rsidRPr="008C6C9F">
              <w:rPr>
                <w:rStyle w:val="Hyperlink"/>
                <w:noProof/>
              </w:rPr>
              <w:t>Sql.open &lt;DB_pointer_nvar&gt;, &lt;DB_name_sexp&gt;</w:t>
            </w:r>
            <w:r w:rsidR="00F11A10">
              <w:rPr>
                <w:noProof/>
                <w:webHidden/>
              </w:rPr>
              <w:tab/>
            </w:r>
            <w:r w:rsidR="00F11A10">
              <w:rPr>
                <w:noProof/>
                <w:webHidden/>
              </w:rPr>
              <w:fldChar w:fldCharType="begin"/>
            </w:r>
            <w:r w:rsidR="00F11A10">
              <w:rPr>
                <w:noProof/>
                <w:webHidden/>
              </w:rPr>
              <w:instrText xml:space="preserve"> PAGEREF _Toc444180304 \h </w:instrText>
            </w:r>
            <w:r w:rsidR="00F11A10">
              <w:rPr>
                <w:noProof/>
                <w:webHidden/>
              </w:rPr>
            </w:r>
            <w:r w:rsidR="00F11A10">
              <w:rPr>
                <w:noProof/>
                <w:webHidden/>
              </w:rPr>
              <w:fldChar w:fldCharType="separate"/>
            </w:r>
            <w:r w:rsidR="00F11A10">
              <w:rPr>
                <w:noProof/>
                <w:webHidden/>
              </w:rPr>
              <w:t>142</w:t>
            </w:r>
            <w:r w:rsidR="00F11A10">
              <w:rPr>
                <w:noProof/>
                <w:webHidden/>
              </w:rPr>
              <w:fldChar w:fldCharType="end"/>
            </w:r>
          </w:hyperlink>
        </w:p>
        <w:p w:rsidR="00F11A10" w:rsidRDefault="00216A49">
          <w:pPr>
            <w:pStyle w:val="TOC3"/>
            <w:rPr>
              <w:rFonts w:eastAsiaTheme="minorEastAsia"/>
              <w:noProof/>
            </w:rPr>
          </w:pPr>
          <w:hyperlink w:anchor="_Toc444180305" w:history="1">
            <w:r w:rsidR="00F11A10" w:rsidRPr="008C6C9F">
              <w:rPr>
                <w:rStyle w:val="Hyperlink"/>
                <w:noProof/>
              </w:rPr>
              <w:t>Sql.close &lt;DB_pointer_nvar&gt;</w:t>
            </w:r>
            <w:r w:rsidR="00F11A10">
              <w:rPr>
                <w:noProof/>
                <w:webHidden/>
              </w:rPr>
              <w:tab/>
            </w:r>
            <w:r w:rsidR="00F11A10">
              <w:rPr>
                <w:noProof/>
                <w:webHidden/>
              </w:rPr>
              <w:fldChar w:fldCharType="begin"/>
            </w:r>
            <w:r w:rsidR="00F11A10">
              <w:rPr>
                <w:noProof/>
                <w:webHidden/>
              </w:rPr>
              <w:instrText xml:space="preserve"> PAGEREF _Toc444180305 \h </w:instrText>
            </w:r>
            <w:r w:rsidR="00F11A10">
              <w:rPr>
                <w:noProof/>
                <w:webHidden/>
              </w:rPr>
            </w:r>
            <w:r w:rsidR="00F11A10">
              <w:rPr>
                <w:noProof/>
                <w:webHidden/>
              </w:rPr>
              <w:fldChar w:fldCharType="separate"/>
            </w:r>
            <w:r w:rsidR="00F11A10">
              <w:rPr>
                <w:noProof/>
                <w:webHidden/>
              </w:rPr>
              <w:t>142</w:t>
            </w:r>
            <w:r w:rsidR="00F11A10">
              <w:rPr>
                <w:noProof/>
                <w:webHidden/>
              </w:rPr>
              <w:fldChar w:fldCharType="end"/>
            </w:r>
          </w:hyperlink>
        </w:p>
        <w:p w:rsidR="00F11A10" w:rsidRDefault="00216A49">
          <w:pPr>
            <w:pStyle w:val="TOC3"/>
            <w:rPr>
              <w:rFonts w:eastAsiaTheme="minorEastAsia"/>
              <w:noProof/>
            </w:rPr>
          </w:pPr>
          <w:hyperlink w:anchor="_Toc444180306" w:history="1">
            <w:r w:rsidR="00F11A10" w:rsidRPr="008C6C9F">
              <w:rPr>
                <w:rStyle w:val="Hyperlink"/>
                <w:noProof/>
              </w:rPr>
              <w:t>Sql.new_table &lt;DB_pointer_nvar&gt;, &lt;table_name_sexp&gt;, C1$, C2$, ...,CN$</w:t>
            </w:r>
            <w:r w:rsidR="00F11A10">
              <w:rPr>
                <w:noProof/>
                <w:webHidden/>
              </w:rPr>
              <w:tab/>
            </w:r>
            <w:r w:rsidR="00F11A10">
              <w:rPr>
                <w:noProof/>
                <w:webHidden/>
              </w:rPr>
              <w:fldChar w:fldCharType="begin"/>
            </w:r>
            <w:r w:rsidR="00F11A10">
              <w:rPr>
                <w:noProof/>
                <w:webHidden/>
              </w:rPr>
              <w:instrText xml:space="preserve"> PAGEREF _Toc444180306 \h </w:instrText>
            </w:r>
            <w:r w:rsidR="00F11A10">
              <w:rPr>
                <w:noProof/>
                <w:webHidden/>
              </w:rPr>
            </w:r>
            <w:r w:rsidR="00F11A10">
              <w:rPr>
                <w:noProof/>
                <w:webHidden/>
              </w:rPr>
              <w:fldChar w:fldCharType="separate"/>
            </w:r>
            <w:r w:rsidR="00F11A10">
              <w:rPr>
                <w:noProof/>
                <w:webHidden/>
              </w:rPr>
              <w:t>142</w:t>
            </w:r>
            <w:r w:rsidR="00F11A10">
              <w:rPr>
                <w:noProof/>
                <w:webHidden/>
              </w:rPr>
              <w:fldChar w:fldCharType="end"/>
            </w:r>
          </w:hyperlink>
        </w:p>
        <w:p w:rsidR="00F11A10" w:rsidRDefault="00216A49">
          <w:pPr>
            <w:pStyle w:val="TOC3"/>
            <w:rPr>
              <w:rFonts w:eastAsiaTheme="minorEastAsia"/>
              <w:noProof/>
            </w:rPr>
          </w:pPr>
          <w:hyperlink w:anchor="_Toc444180307" w:history="1">
            <w:r w:rsidR="00F11A10" w:rsidRPr="008C6C9F">
              <w:rPr>
                <w:rStyle w:val="Hyperlink"/>
                <w:noProof/>
              </w:rPr>
              <w:t>Sql.drop_table &lt;DB_pointer_nvar&gt;, &lt;table_name_sexp&gt;</w:t>
            </w:r>
            <w:r w:rsidR="00F11A10">
              <w:rPr>
                <w:noProof/>
                <w:webHidden/>
              </w:rPr>
              <w:tab/>
            </w:r>
            <w:r w:rsidR="00F11A10">
              <w:rPr>
                <w:noProof/>
                <w:webHidden/>
              </w:rPr>
              <w:fldChar w:fldCharType="begin"/>
            </w:r>
            <w:r w:rsidR="00F11A10">
              <w:rPr>
                <w:noProof/>
                <w:webHidden/>
              </w:rPr>
              <w:instrText xml:space="preserve"> PAGEREF _Toc444180307 \h </w:instrText>
            </w:r>
            <w:r w:rsidR="00F11A10">
              <w:rPr>
                <w:noProof/>
                <w:webHidden/>
              </w:rPr>
            </w:r>
            <w:r w:rsidR="00F11A10">
              <w:rPr>
                <w:noProof/>
                <w:webHidden/>
              </w:rPr>
              <w:fldChar w:fldCharType="separate"/>
            </w:r>
            <w:r w:rsidR="00F11A10">
              <w:rPr>
                <w:noProof/>
                <w:webHidden/>
              </w:rPr>
              <w:t>143</w:t>
            </w:r>
            <w:r w:rsidR="00F11A10">
              <w:rPr>
                <w:noProof/>
                <w:webHidden/>
              </w:rPr>
              <w:fldChar w:fldCharType="end"/>
            </w:r>
          </w:hyperlink>
        </w:p>
        <w:p w:rsidR="00F11A10" w:rsidRDefault="00216A49">
          <w:pPr>
            <w:pStyle w:val="TOC3"/>
            <w:rPr>
              <w:rFonts w:eastAsiaTheme="minorEastAsia"/>
              <w:noProof/>
            </w:rPr>
          </w:pPr>
          <w:hyperlink w:anchor="_Toc444180308" w:history="1">
            <w:r w:rsidR="00F11A10" w:rsidRPr="008C6C9F">
              <w:rPr>
                <w:rStyle w:val="Hyperlink"/>
                <w:noProof/>
              </w:rPr>
              <w:t>Sql.insert &lt;DB_pointer_nvar&gt;, &lt;table_name_sexp&gt;, C1$, V1$, C2$, V2$, ..., CN$, VN$</w:t>
            </w:r>
            <w:r w:rsidR="00F11A10">
              <w:rPr>
                <w:noProof/>
                <w:webHidden/>
              </w:rPr>
              <w:tab/>
            </w:r>
            <w:r w:rsidR="00F11A10">
              <w:rPr>
                <w:noProof/>
                <w:webHidden/>
              </w:rPr>
              <w:fldChar w:fldCharType="begin"/>
            </w:r>
            <w:r w:rsidR="00F11A10">
              <w:rPr>
                <w:noProof/>
                <w:webHidden/>
              </w:rPr>
              <w:instrText xml:space="preserve"> PAGEREF _Toc444180308 \h </w:instrText>
            </w:r>
            <w:r w:rsidR="00F11A10">
              <w:rPr>
                <w:noProof/>
                <w:webHidden/>
              </w:rPr>
            </w:r>
            <w:r w:rsidR="00F11A10">
              <w:rPr>
                <w:noProof/>
                <w:webHidden/>
              </w:rPr>
              <w:fldChar w:fldCharType="separate"/>
            </w:r>
            <w:r w:rsidR="00F11A10">
              <w:rPr>
                <w:noProof/>
                <w:webHidden/>
              </w:rPr>
              <w:t>143</w:t>
            </w:r>
            <w:r w:rsidR="00F11A10">
              <w:rPr>
                <w:noProof/>
                <w:webHidden/>
              </w:rPr>
              <w:fldChar w:fldCharType="end"/>
            </w:r>
          </w:hyperlink>
        </w:p>
        <w:p w:rsidR="00F11A10" w:rsidRDefault="00216A49">
          <w:pPr>
            <w:pStyle w:val="TOC3"/>
            <w:rPr>
              <w:rFonts w:eastAsiaTheme="minorEastAsia"/>
              <w:noProof/>
            </w:rPr>
          </w:pPr>
          <w:hyperlink w:anchor="_Toc444180309" w:history="1">
            <w:r w:rsidR="00F11A10" w:rsidRPr="008C6C9F">
              <w:rPr>
                <w:rStyle w:val="Hyperlink"/>
                <w:noProof/>
              </w:rPr>
              <w:t>Sql.query &lt;cursor_nvar&gt;, &lt;DB_pointer_nvar&gt;, &lt;table_name_sexp&gt;, &lt;columns_sexp&gt; {, &lt;where_sexp&gt; {, &lt;order_sexp&gt;} }</w:t>
            </w:r>
            <w:r w:rsidR="00F11A10">
              <w:rPr>
                <w:noProof/>
                <w:webHidden/>
              </w:rPr>
              <w:tab/>
            </w:r>
            <w:r w:rsidR="00F11A10">
              <w:rPr>
                <w:noProof/>
                <w:webHidden/>
              </w:rPr>
              <w:fldChar w:fldCharType="begin"/>
            </w:r>
            <w:r w:rsidR="00F11A10">
              <w:rPr>
                <w:noProof/>
                <w:webHidden/>
              </w:rPr>
              <w:instrText xml:space="preserve"> PAGEREF _Toc444180309 \h </w:instrText>
            </w:r>
            <w:r w:rsidR="00F11A10">
              <w:rPr>
                <w:noProof/>
                <w:webHidden/>
              </w:rPr>
            </w:r>
            <w:r w:rsidR="00F11A10">
              <w:rPr>
                <w:noProof/>
                <w:webHidden/>
              </w:rPr>
              <w:fldChar w:fldCharType="separate"/>
            </w:r>
            <w:r w:rsidR="00F11A10">
              <w:rPr>
                <w:noProof/>
                <w:webHidden/>
              </w:rPr>
              <w:t>143</w:t>
            </w:r>
            <w:r w:rsidR="00F11A10">
              <w:rPr>
                <w:noProof/>
                <w:webHidden/>
              </w:rPr>
              <w:fldChar w:fldCharType="end"/>
            </w:r>
          </w:hyperlink>
        </w:p>
        <w:p w:rsidR="00F11A10" w:rsidRDefault="00216A49">
          <w:pPr>
            <w:pStyle w:val="TOC3"/>
            <w:rPr>
              <w:rFonts w:eastAsiaTheme="minorEastAsia"/>
              <w:noProof/>
            </w:rPr>
          </w:pPr>
          <w:hyperlink w:anchor="_Toc444180310" w:history="1">
            <w:r w:rsidR="00F11A10" w:rsidRPr="008C6C9F">
              <w:rPr>
                <w:rStyle w:val="Hyperlink"/>
                <w:noProof/>
              </w:rPr>
              <w:t>Sql.query.length &lt;length_nvar&gt;, &lt;cursor_nvar&gt;</w:t>
            </w:r>
            <w:r w:rsidR="00F11A10">
              <w:rPr>
                <w:noProof/>
                <w:webHidden/>
              </w:rPr>
              <w:tab/>
            </w:r>
            <w:r w:rsidR="00F11A10">
              <w:rPr>
                <w:noProof/>
                <w:webHidden/>
              </w:rPr>
              <w:fldChar w:fldCharType="begin"/>
            </w:r>
            <w:r w:rsidR="00F11A10">
              <w:rPr>
                <w:noProof/>
                <w:webHidden/>
              </w:rPr>
              <w:instrText xml:space="preserve"> PAGEREF _Toc444180310 \h </w:instrText>
            </w:r>
            <w:r w:rsidR="00F11A10">
              <w:rPr>
                <w:noProof/>
                <w:webHidden/>
              </w:rPr>
            </w:r>
            <w:r w:rsidR="00F11A10">
              <w:rPr>
                <w:noProof/>
                <w:webHidden/>
              </w:rPr>
              <w:fldChar w:fldCharType="separate"/>
            </w:r>
            <w:r w:rsidR="00F11A10">
              <w:rPr>
                <w:noProof/>
                <w:webHidden/>
              </w:rPr>
              <w:t>144</w:t>
            </w:r>
            <w:r w:rsidR="00F11A10">
              <w:rPr>
                <w:noProof/>
                <w:webHidden/>
              </w:rPr>
              <w:fldChar w:fldCharType="end"/>
            </w:r>
          </w:hyperlink>
        </w:p>
        <w:p w:rsidR="00F11A10" w:rsidRDefault="00216A49">
          <w:pPr>
            <w:pStyle w:val="TOC3"/>
            <w:rPr>
              <w:rFonts w:eastAsiaTheme="minorEastAsia"/>
              <w:noProof/>
            </w:rPr>
          </w:pPr>
          <w:hyperlink w:anchor="_Toc444180311" w:history="1">
            <w:r w:rsidR="00F11A10" w:rsidRPr="008C6C9F">
              <w:rPr>
                <w:rStyle w:val="Hyperlink"/>
                <w:noProof/>
              </w:rPr>
              <w:t>Sql.query.position &lt;position_nvar&gt;, &lt;cursor_nvar&gt;</w:t>
            </w:r>
            <w:r w:rsidR="00F11A10">
              <w:rPr>
                <w:noProof/>
                <w:webHidden/>
              </w:rPr>
              <w:tab/>
            </w:r>
            <w:r w:rsidR="00F11A10">
              <w:rPr>
                <w:noProof/>
                <w:webHidden/>
              </w:rPr>
              <w:fldChar w:fldCharType="begin"/>
            </w:r>
            <w:r w:rsidR="00F11A10">
              <w:rPr>
                <w:noProof/>
                <w:webHidden/>
              </w:rPr>
              <w:instrText xml:space="preserve"> PAGEREF _Toc444180311 \h </w:instrText>
            </w:r>
            <w:r w:rsidR="00F11A10">
              <w:rPr>
                <w:noProof/>
                <w:webHidden/>
              </w:rPr>
            </w:r>
            <w:r w:rsidR="00F11A10">
              <w:rPr>
                <w:noProof/>
                <w:webHidden/>
              </w:rPr>
              <w:fldChar w:fldCharType="separate"/>
            </w:r>
            <w:r w:rsidR="00F11A10">
              <w:rPr>
                <w:noProof/>
                <w:webHidden/>
              </w:rPr>
              <w:t>144</w:t>
            </w:r>
            <w:r w:rsidR="00F11A10">
              <w:rPr>
                <w:noProof/>
                <w:webHidden/>
              </w:rPr>
              <w:fldChar w:fldCharType="end"/>
            </w:r>
          </w:hyperlink>
        </w:p>
        <w:p w:rsidR="00F11A10" w:rsidRDefault="00216A49">
          <w:pPr>
            <w:pStyle w:val="TOC3"/>
            <w:rPr>
              <w:rFonts w:eastAsiaTheme="minorEastAsia"/>
              <w:noProof/>
            </w:rPr>
          </w:pPr>
          <w:hyperlink w:anchor="_Toc444180312" w:history="1">
            <w:r w:rsidR="00F11A10" w:rsidRPr="008C6C9F">
              <w:rPr>
                <w:rStyle w:val="Hyperlink"/>
                <w:noProof/>
              </w:rPr>
              <w:t>Sql.next &lt;done_lvar&gt;, &lt;cursor_nvar&gt;{, &lt;cv_svars&gt;}</w:t>
            </w:r>
            <w:r w:rsidR="00F11A10">
              <w:rPr>
                <w:noProof/>
                <w:webHidden/>
              </w:rPr>
              <w:tab/>
            </w:r>
            <w:r w:rsidR="00F11A10">
              <w:rPr>
                <w:noProof/>
                <w:webHidden/>
              </w:rPr>
              <w:fldChar w:fldCharType="begin"/>
            </w:r>
            <w:r w:rsidR="00F11A10">
              <w:rPr>
                <w:noProof/>
                <w:webHidden/>
              </w:rPr>
              <w:instrText xml:space="preserve"> PAGEREF _Toc444180312 \h </w:instrText>
            </w:r>
            <w:r w:rsidR="00F11A10">
              <w:rPr>
                <w:noProof/>
                <w:webHidden/>
              </w:rPr>
            </w:r>
            <w:r w:rsidR="00F11A10">
              <w:rPr>
                <w:noProof/>
                <w:webHidden/>
              </w:rPr>
              <w:fldChar w:fldCharType="separate"/>
            </w:r>
            <w:r w:rsidR="00F11A10">
              <w:rPr>
                <w:noProof/>
                <w:webHidden/>
              </w:rPr>
              <w:t>144</w:t>
            </w:r>
            <w:r w:rsidR="00F11A10">
              <w:rPr>
                <w:noProof/>
                <w:webHidden/>
              </w:rPr>
              <w:fldChar w:fldCharType="end"/>
            </w:r>
          </w:hyperlink>
        </w:p>
        <w:p w:rsidR="00F11A10" w:rsidRDefault="00216A49">
          <w:pPr>
            <w:pStyle w:val="TOC3"/>
            <w:rPr>
              <w:rFonts w:eastAsiaTheme="minorEastAsia"/>
              <w:noProof/>
            </w:rPr>
          </w:pPr>
          <w:hyperlink w:anchor="_Toc444180313" w:history="1">
            <w:r w:rsidR="00F11A10" w:rsidRPr="008C6C9F">
              <w:rPr>
                <w:rStyle w:val="Hyperlink"/>
                <w:noProof/>
              </w:rPr>
              <w:t>Sql.delete &lt;DB_pointer_nvar&gt;, &lt;table_name_sexp&gt;{,&lt;where_sexp&gt;{,&lt;count_nvar&gt;} }</w:t>
            </w:r>
            <w:r w:rsidR="00F11A10">
              <w:rPr>
                <w:noProof/>
                <w:webHidden/>
              </w:rPr>
              <w:tab/>
            </w:r>
            <w:r w:rsidR="00F11A10">
              <w:rPr>
                <w:noProof/>
                <w:webHidden/>
              </w:rPr>
              <w:fldChar w:fldCharType="begin"/>
            </w:r>
            <w:r w:rsidR="00F11A10">
              <w:rPr>
                <w:noProof/>
                <w:webHidden/>
              </w:rPr>
              <w:instrText xml:space="preserve"> PAGEREF _Toc444180313 \h </w:instrText>
            </w:r>
            <w:r w:rsidR="00F11A10">
              <w:rPr>
                <w:noProof/>
                <w:webHidden/>
              </w:rPr>
            </w:r>
            <w:r w:rsidR="00F11A10">
              <w:rPr>
                <w:noProof/>
                <w:webHidden/>
              </w:rPr>
              <w:fldChar w:fldCharType="separate"/>
            </w:r>
            <w:r w:rsidR="00F11A10">
              <w:rPr>
                <w:noProof/>
                <w:webHidden/>
              </w:rPr>
              <w:t>145</w:t>
            </w:r>
            <w:r w:rsidR="00F11A10">
              <w:rPr>
                <w:noProof/>
                <w:webHidden/>
              </w:rPr>
              <w:fldChar w:fldCharType="end"/>
            </w:r>
          </w:hyperlink>
        </w:p>
        <w:p w:rsidR="00F11A10" w:rsidRDefault="00216A49">
          <w:pPr>
            <w:pStyle w:val="TOC3"/>
            <w:rPr>
              <w:rFonts w:eastAsiaTheme="minorEastAsia"/>
              <w:noProof/>
            </w:rPr>
          </w:pPr>
          <w:hyperlink w:anchor="_Toc444180314" w:history="1">
            <w:r w:rsidR="00F11A10" w:rsidRPr="008C6C9F">
              <w:rPr>
                <w:rStyle w:val="Hyperlink"/>
                <w:noProof/>
              </w:rPr>
              <w:t>Sql.update &lt;DB_pointer_nvar&gt;, &lt;table_name_sexp&gt;, C1$, V1$, C2$, V2$,...,CN$, VN${: &lt;where_sexp&gt;}</w:t>
            </w:r>
            <w:r w:rsidR="00F11A10">
              <w:rPr>
                <w:noProof/>
                <w:webHidden/>
              </w:rPr>
              <w:tab/>
            </w:r>
            <w:r w:rsidR="00F11A10">
              <w:rPr>
                <w:noProof/>
                <w:webHidden/>
              </w:rPr>
              <w:fldChar w:fldCharType="begin"/>
            </w:r>
            <w:r w:rsidR="00F11A10">
              <w:rPr>
                <w:noProof/>
                <w:webHidden/>
              </w:rPr>
              <w:instrText xml:space="preserve"> PAGEREF _Toc444180314 \h </w:instrText>
            </w:r>
            <w:r w:rsidR="00F11A10">
              <w:rPr>
                <w:noProof/>
                <w:webHidden/>
              </w:rPr>
            </w:r>
            <w:r w:rsidR="00F11A10">
              <w:rPr>
                <w:noProof/>
                <w:webHidden/>
              </w:rPr>
              <w:fldChar w:fldCharType="separate"/>
            </w:r>
            <w:r w:rsidR="00F11A10">
              <w:rPr>
                <w:noProof/>
                <w:webHidden/>
              </w:rPr>
              <w:t>145</w:t>
            </w:r>
            <w:r w:rsidR="00F11A10">
              <w:rPr>
                <w:noProof/>
                <w:webHidden/>
              </w:rPr>
              <w:fldChar w:fldCharType="end"/>
            </w:r>
          </w:hyperlink>
        </w:p>
        <w:p w:rsidR="00F11A10" w:rsidRDefault="00216A49">
          <w:pPr>
            <w:pStyle w:val="TOC3"/>
            <w:rPr>
              <w:rFonts w:eastAsiaTheme="minorEastAsia"/>
              <w:noProof/>
            </w:rPr>
          </w:pPr>
          <w:hyperlink w:anchor="_Toc444180315" w:history="1">
            <w:r w:rsidR="00F11A10" w:rsidRPr="008C6C9F">
              <w:rPr>
                <w:rStyle w:val="Hyperlink"/>
                <w:noProof/>
              </w:rPr>
              <w:t>Sql.exec &lt;DB_pointer_nvar&gt;, &lt;command_sexp&gt;</w:t>
            </w:r>
            <w:r w:rsidR="00F11A10">
              <w:rPr>
                <w:noProof/>
                <w:webHidden/>
              </w:rPr>
              <w:tab/>
            </w:r>
            <w:r w:rsidR="00F11A10">
              <w:rPr>
                <w:noProof/>
                <w:webHidden/>
              </w:rPr>
              <w:fldChar w:fldCharType="begin"/>
            </w:r>
            <w:r w:rsidR="00F11A10">
              <w:rPr>
                <w:noProof/>
                <w:webHidden/>
              </w:rPr>
              <w:instrText xml:space="preserve"> PAGEREF _Toc444180315 \h </w:instrText>
            </w:r>
            <w:r w:rsidR="00F11A10">
              <w:rPr>
                <w:noProof/>
                <w:webHidden/>
              </w:rPr>
            </w:r>
            <w:r w:rsidR="00F11A10">
              <w:rPr>
                <w:noProof/>
                <w:webHidden/>
              </w:rPr>
              <w:fldChar w:fldCharType="separate"/>
            </w:r>
            <w:r w:rsidR="00F11A10">
              <w:rPr>
                <w:noProof/>
                <w:webHidden/>
              </w:rPr>
              <w:t>145</w:t>
            </w:r>
            <w:r w:rsidR="00F11A10">
              <w:rPr>
                <w:noProof/>
                <w:webHidden/>
              </w:rPr>
              <w:fldChar w:fldCharType="end"/>
            </w:r>
          </w:hyperlink>
        </w:p>
        <w:p w:rsidR="00F11A10" w:rsidRDefault="00216A49">
          <w:pPr>
            <w:pStyle w:val="TOC3"/>
            <w:rPr>
              <w:rFonts w:eastAsiaTheme="minorEastAsia"/>
              <w:noProof/>
            </w:rPr>
          </w:pPr>
          <w:hyperlink w:anchor="_Toc444180316" w:history="1">
            <w:r w:rsidR="00F11A10" w:rsidRPr="008C6C9F">
              <w:rPr>
                <w:rStyle w:val="Hyperlink"/>
                <w:noProof/>
              </w:rPr>
              <w:t>Sql.raw_query &lt;cursor_nvar&gt;, &lt;DB_pointer_nvar&gt;, &lt;query_sexp&gt;</w:t>
            </w:r>
            <w:r w:rsidR="00F11A10">
              <w:rPr>
                <w:noProof/>
                <w:webHidden/>
              </w:rPr>
              <w:tab/>
            </w:r>
            <w:r w:rsidR="00F11A10">
              <w:rPr>
                <w:noProof/>
                <w:webHidden/>
              </w:rPr>
              <w:fldChar w:fldCharType="begin"/>
            </w:r>
            <w:r w:rsidR="00F11A10">
              <w:rPr>
                <w:noProof/>
                <w:webHidden/>
              </w:rPr>
              <w:instrText xml:space="preserve"> PAGEREF _Toc444180316 \h </w:instrText>
            </w:r>
            <w:r w:rsidR="00F11A10">
              <w:rPr>
                <w:noProof/>
                <w:webHidden/>
              </w:rPr>
            </w:r>
            <w:r w:rsidR="00F11A10">
              <w:rPr>
                <w:noProof/>
                <w:webHidden/>
              </w:rPr>
              <w:fldChar w:fldCharType="separate"/>
            </w:r>
            <w:r w:rsidR="00F11A10">
              <w:rPr>
                <w:noProof/>
                <w:webHidden/>
              </w:rPr>
              <w:t>145</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317" w:history="1">
            <w:r w:rsidR="00F11A10" w:rsidRPr="008C6C9F">
              <w:rPr>
                <w:rStyle w:val="Hyperlink"/>
                <w:noProof/>
              </w:rPr>
              <w:t>Graphics</w:t>
            </w:r>
            <w:r w:rsidR="00F11A10">
              <w:rPr>
                <w:noProof/>
                <w:webHidden/>
              </w:rPr>
              <w:tab/>
            </w:r>
            <w:r w:rsidR="00F11A10">
              <w:rPr>
                <w:noProof/>
                <w:webHidden/>
              </w:rPr>
              <w:fldChar w:fldCharType="begin"/>
            </w:r>
            <w:r w:rsidR="00F11A10">
              <w:rPr>
                <w:noProof/>
                <w:webHidden/>
              </w:rPr>
              <w:instrText xml:space="preserve"> PAGEREF _Toc444180317 \h </w:instrText>
            </w:r>
            <w:r w:rsidR="00F11A10">
              <w:rPr>
                <w:noProof/>
                <w:webHidden/>
              </w:rPr>
            </w:r>
            <w:r w:rsidR="00F11A10">
              <w:rPr>
                <w:noProof/>
                <w:webHidden/>
              </w:rPr>
              <w:fldChar w:fldCharType="separate"/>
            </w:r>
            <w:r w:rsidR="00F11A10">
              <w:rPr>
                <w:noProof/>
                <w:webHidden/>
              </w:rPr>
              <w:t>146</w:t>
            </w:r>
            <w:r w:rsidR="00F11A10">
              <w:rPr>
                <w:noProof/>
                <w:webHidden/>
              </w:rPr>
              <w:fldChar w:fldCharType="end"/>
            </w:r>
          </w:hyperlink>
        </w:p>
        <w:p w:rsidR="00F11A10" w:rsidRDefault="00216A49">
          <w:pPr>
            <w:pStyle w:val="TOC2"/>
            <w:rPr>
              <w:rFonts w:eastAsiaTheme="minorEastAsia"/>
              <w:noProof/>
            </w:rPr>
          </w:pPr>
          <w:hyperlink w:anchor="_Toc444180318"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_Toc444180318 \h </w:instrText>
            </w:r>
            <w:r w:rsidR="00F11A10">
              <w:rPr>
                <w:noProof/>
                <w:webHidden/>
              </w:rPr>
            </w:r>
            <w:r w:rsidR="00F11A10">
              <w:rPr>
                <w:noProof/>
                <w:webHidden/>
              </w:rPr>
              <w:fldChar w:fldCharType="separate"/>
            </w:r>
            <w:r w:rsidR="00F11A10">
              <w:rPr>
                <w:noProof/>
                <w:webHidden/>
              </w:rPr>
              <w:t>146</w:t>
            </w:r>
            <w:r w:rsidR="00F11A10">
              <w:rPr>
                <w:noProof/>
                <w:webHidden/>
              </w:rPr>
              <w:fldChar w:fldCharType="end"/>
            </w:r>
          </w:hyperlink>
        </w:p>
        <w:p w:rsidR="00F11A10" w:rsidRDefault="00216A49">
          <w:pPr>
            <w:pStyle w:val="TOC3"/>
            <w:rPr>
              <w:rFonts w:eastAsiaTheme="minorEastAsia"/>
              <w:noProof/>
            </w:rPr>
          </w:pPr>
          <w:hyperlink w:anchor="_Toc444180319" w:history="1">
            <w:r w:rsidR="00F11A10" w:rsidRPr="008C6C9F">
              <w:rPr>
                <w:rStyle w:val="Hyperlink"/>
                <w:noProof/>
              </w:rPr>
              <w:t>The Graphics Screen and Graphics Mode</w:t>
            </w:r>
            <w:r w:rsidR="00F11A10">
              <w:rPr>
                <w:noProof/>
                <w:webHidden/>
              </w:rPr>
              <w:tab/>
            </w:r>
            <w:r w:rsidR="00F11A10">
              <w:rPr>
                <w:noProof/>
                <w:webHidden/>
              </w:rPr>
              <w:fldChar w:fldCharType="begin"/>
            </w:r>
            <w:r w:rsidR="00F11A10">
              <w:rPr>
                <w:noProof/>
                <w:webHidden/>
              </w:rPr>
              <w:instrText xml:space="preserve"> PAGEREF _Toc444180319 \h </w:instrText>
            </w:r>
            <w:r w:rsidR="00F11A10">
              <w:rPr>
                <w:noProof/>
                <w:webHidden/>
              </w:rPr>
            </w:r>
            <w:r w:rsidR="00F11A10">
              <w:rPr>
                <w:noProof/>
                <w:webHidden/>
              </w:rPr>
              <w:fldChar w:fldCharType="separate"/>
            </w:r>
            <w:r w:rsidR="00F11A10">
              <w:rPr>
                <w:noProof/>
                <w:webHidden/>
              </w:rPr>
              <w:t>146</w:t>
            </w:r>
            <w:r w:rsidR="00F11A10">
              <w:rPr>
                <w:noProof/>
                <w:webHidden/>
              </w:rPr>
              <w:fldChar w:fldCharType="end"/>
            </w:r>
          </w:hyperlink>
        </w:p>
        <w:p w:rsidR="00F11A10" w:rsidRDefault="00216A49">
          <w:pPr>
            <w:pStyle w:val="TOC3"/>
            <w:rPr>
              <w:rFonts w:eastAsiaTheme="minorEastAsia"/>
              <w:noProof/>
            </w:rPr>
          </w:pPr>
          <w:hyperlink w:anchor="_Toc444180320" w:history="1">
            <w:r w:rsidR="00F11A10" w:rsidRPr="008C6C9F">
              <w:rPr>
                <w:rStyle w:val="Hyperlink"/>
                <w:noProof/>
              </w:rPr>
              <w:t>Display Lists</w:t>
            </w:r>
            <w:r w:rsidR="00F11A10">
              <w:rPr>
                <w:noProof/>
                <w:webHidden/>
              </w:rPr>
              <w:tab/>
            </w:r>
            <w:r w:rsidR="00F11A10">
              <w:rPr>
                <w:noProof/>
                <w:webHidden/>
              </w:rPr>
              <w:fldChar w:fldCharType="begin"/>
            </w:r>
            <w:r w:rsidR="00F11A10">
              <w:rPr>
                <w:noProof/>
                <w:webHidden/>
              </w:rPr>
              <w:instrText xml:space="preserve"> PAGEREF _Toc444180320 \h </w:instrText>
            </w:r>
            <w:r w:rsidR="00F11A10">
              <w:rPr>
                <w:noProof/>
                <w:webHidden/>
              </w:rPr>
            </w:r>
            <w:r w:rsidR="00F11A10">
              <w:rPr>
                <w:noProof/>
                <w:webHidden/>
              </w:rPr>
              <w:fldChar w:fldCharType="separate"/>
            </w:r>
            <w:r w:rsidR="00F11A10">
              <w:rPr>
                <w:noProof/>
                <w:webHidden/>
              </w:rPr>
              <w:t>146</w:t>
            </w:r>
            <w:r w:rsidR="00F11A10">
              <w:rPr>
                <w:noProof/>
                <w:webHidden/>
              </w:rPr>
              <w:fldChar w:fldCharType="end"/>
            </w:r>
          </w:hyperlink>
        </w:p>
        <w:p w:rsidR="00F11A10" w:rsidRDefault="00216A49">
          <w:pPr>
            <w:pStyle w:val="TOC3"/>
            <w:rPr>
              <w:rFonts w:eastAsiaTheme="minorEastAsia"/>
              <w:noProof/>
            </w:rPr>
          </w:pPr>
          <w:hyperlink w:anchor="_Toc444180321" w:history="1">
            <w:r w:rsidR="00F11A10" w:rsidRPr="008C6C9F">
              <w:rPr>
                <w:rStyle w:val="Hyperlink"/>
                <w:noProof/>
              </w:rPr>
              <w:t>Drawing Coordinates</w:t>
            </w:r>
            <w:r w:rsidR="00F11A10">
              <w:rPr>
                <w:noProof/>
                <w:webHidden/>
              </w:rPr>
              <w:tab/>
            </w:r>
            <w:r w:rsidR="00F11A10">
              <w:rPr>
                <w:noProof/>
                <w:webHidden/>
              </w:rPr>
              <w:fldChar w:fldCharType="begin"/>
            </w:r>
            <w:r w:rsidR="00F11A10">
              <w:rPr>
                <w:noProof/>
                <w:webHidden/>
              </w:rPr>
              <w:instrText xml:space="preserve"> PAGEREF _Toc444180321 \h </w:instrText>
            </w:r>
            <w:r w:rsidR="00F11A10">
              <w:rPr>
                <w:noProof/>
                <w:webHidden/>
              </w:rPr>
            </w:r>
            <w:r w:rsidR="00F11A10">
              <w:rPr>
                <w:noProof/>
                <w:webHidden/>
              </w:rPr>
              <w:fldChar w:fldCharType="separate"/>
            </w:r>
            <w:r w:rsidR="00F11A10">
              <w:rPr>
                <w:noProof/>
                <w:webHidden/>
              </w:rPr>
              <w:t>147</w:t>
            </w:r>
            <w:r w:rsidR="00F11A10">
              <w:rPr>
                <w:noProof/>
                <w:webHidden/>
              </w:rPr>
              <w:fldChar w:fldCharType="end"/>
            </w:r>
          </w:hyperlink>
        </w:p>
        <w:p w:rsidR="00F11A10" w:rsidRDefault="00216A49">
          <w:pPr>
            <w:pStyle w:val="TOC3"/>
            <w:rPr>
              <w:rFonts w:eastAsiaTheme="minorEastAsia"/>
              <w:noProof/>
            </w:rPr>
          </w:pPr>
          <w:hyperlink w:anchor="_Toc444180322" w:history="1">
            <w:r w:rsidR="00F11A10" w:rsidRPr="008C6C9F">
              <w:rPr>
                <w:rStyle w:val="Hyperlink"/>
                <w:noProof/>
              </w:rPr>
              <w:t>Drawing into Bitmaps</w:t>
            </w:r>
            <w:r w:rsidR="00F11A10">
              <w:rPr>
                <w:noProof/>
                <w:webHidden/>
              </w:rPr>
              <w:tab/>
            </w:r>
            <w:r w:rsidR="00F11A10">
              <w:rPr>
                <w:noProof/>
                <w:webHidden/>
              </w:rPr>
              <w:fldChar w:fldCharType="begin"/>
            </w:r>
            <w:r w:rsidR="00F11A10">
              <w:rPr>
                <w:noProof/>
                <w:webHidden/>
              </w:rPr>
              <w:instrText xml:space="preserve"> PAGEREF _Toc444180322 \h </w:instrText>
            </w:r>
            <w:r w:rsidR="00F11A10">
              <w:rPr>
                <w:noProof/>
                <w:webHidden/>
              </w:rPr>
            </w:r>
            <w:r w:rsidR="00F11A10">
              <w:rPr>
                <w:noProof/>
                <w:webHidden/>
              </w:rPr>
              <w:fldChar w:fldCharType="separate"/>
            </w:r>
            <w:r w:rsidR="00F11A10">
              <w:rPr>
                <w:noProof/>
                <w:webHidden/>
              </w:rPr>
              <w:t>147</w:t>
            </w:r>
            <w:r w:rsidR="00F11A10">
              <w:rPr>
                <w:noProof/>
                <w:webHidden/>
              </w:rPr>
              <w:fldChar w:fldCharType="end"/>
            </w:r>
          </w:hyperlink>
        </w:p>
        <w:p w:rsidR="00F11A10" w:rsidRDefault="00216A49">
          <w:pPr>
            <w:pStyle w:val="TOC3"/>
            <w:rPr>
              <w:rFonts w:eastAsiaTheme="minorEastAsia"/>
              <w:noProof/>
            </w:rPr>
          </w:pPr>
          <w:hyperlink w:anchor="_Toc444180323" w:history="1">
            <w:r w:rsidR="00F11A10" w:rsidRPr="008C6C9F">
              <w:rPr>
                <w:rStyle w:val="Hyperlink"/>
                <w:noProof/>
              </w:rPr>
              <w:t>Colors</w:t>
            </w:r>
            <w:r w:rsidR="00F11A10">
              <w:rPr>
                <w:noProof/>
                <w:webHidden/>
              </w:rPr>
              <w:tab/>
            </w:r>
            <w:r w:rsidR="00F11A10">
              <w:rPr>
                <w:noProof/>
                <w:webHidden/>
              </w:rPr>
              <w:fldChar w:fldCharType="begin"/>
            </w:r>
            <w:r w:rsidR="00F11A10">
              <w:rPr>
                <w:noProof/>
                <w:webHidden/>
              </w:rPr>
              <w:instrText xml:space="preserve"> PAGEREF _Toc444180323 \h </w:instrText>
            </w:r>
            <w:r w:rsidR="00F11A10">
              <w:rPr>
                <w:noProof/>
                <w:webHidden/>
              </w:rPr>
            </w:r>
            <w:r w:rsidR="00F11A10">
              <w:rPr>
                <w:noProof/>
                <w:webHidden/>
              </w:rPr>
              <w:fldChar w:fldCharType="separate"/>
            </w:r>
            <w:r w:rsidR="00F11A10">
              <w:rPr>
                <w:noProof/>
                <w:webHidden/>
              </w:rPr>
              <w:t>147</w:t>
            </w:r>
            <w:r w:rsidR="00F11A10">
              <w:rPr>
                <w:noProof/>
                <w:webHidden/>
              </w:rPr>
              <w:fldChar w:fldCharType="end"/>
            </w:r>
          </w:hyperlink>
        </w:p>
        <w:p w:rsidR="00F11A10" w:rsidRDefault="00216A49">
          <w:pPr>
            <w:pStyle w:val="TOC3"/>
            <w:rPr>
              <w:rFonts w:eastAsiaTheme="minorEastAsia"/>
              <w:noProof/>
            </w:rPr>
          </w:pPr>
          <w:hyperlink w:anchor="_Toc444180324" w:history="1">
            <w:r w:rsidR="00F11A10" w:rsidRPr="008C6C9F">
              <w:rPr>
                <w:rStyle w:val="Hyperlink"/>
                <w:noProof/>
              </w:rPr>
              <w:t>Paints</w:t>
            </w:r>
            <w:r w:rsidR="00F11A10">
              <w:rPr>
                <w:noProof/>
                <w:webHidden/>
              </w:rPr>
              <w:tab/>
            </w:r>
            <w:r w:rsidR="00F11A10">
              <w:rPr>
                <w:noProof/>
                <w:webHidden/>
              </w:rPr>
              <w:fldChar w:fldCharType="begin"/>
            </w:r>
            <w:r w:rsidR="00F11A10">
              <w:rPr>
                <w:noProof/>
                <w:webHidden/>
              </w:rPr>
              <w:instrText xml:space="preserve"> PAGEREF _Toc444180324 \h </w:instrText>
            </w:r>
            <w:r w:rsidR="00F11A10">
              <w:rPr>
                <w:noProof/>
                <w:webHidden/>
              </w:rPr>
            </w:r>
            <w:r w:rsidR="00F11A10">
              <w:rPr>
                <w:noProof/>
                <w:webHidden/>
              </w:rPr>
              <w:fldChar w:fldCharType="separate"/>
            </w:r>
            <w:r w:rsidR="00F11A10">
              <w:rPr>
                <w:noProof/>
                <w:webHidden/>
              </w:rPr>
              <w:t>148</w:t>
            </w:r>
            <w:r w:rsidR="00F11A10">
              <w:rPr>
                <w:noProof/>
                <w:webHidden/>
              </w:rPr>
              <w:fldChar w:fldCharType="end"/>
            </w:r>
          </w:hyperlink>
        </w:p>
        <w:p w:rsidR="00F11A10" w:rsidRDefault="00216A49">
          <w:pPr>
            <w:pStyle w:val="TOC3"/>
            <w:rPr>
              <w:rFonts w:eastAsiaTheme="minorEastAsia"/>
              <w:noProof/>
            </w:rPr>
          </w:pPr>
          <w:hyperlink w:anchor="_Toc444180325" w:history="1">
            <w:r w:rsidR="00F11A10" w:rsidRPr="008C6C9F">
              <w:rPr>
                <w:rStyle w:val="Hyperlink"/>
                <w:noProof/>
              </w:rPr>
              <w:t>Style</w:t>
            </w:r>
            <w:r w:rsidR="00F11A10">
              <w:rPr>
                <w:noProof/>
                <w:webHidden/>
              </w:rPr>
              <w:tab/>
            </w:r>
            <w:r w:rsidR="00F11A10">
              <w:rPr>
                <w:noProof/>
                <w:webHidden/>
              </w:rPr>
              <w:fldChar w:fldCharType="begin"/>
            </w:r>
            <w:r w:rsidR="00F11A10">
              <w:rPr>
                <w:noProof/>
                <w:webHidden/>
              </w:rPr>
              <w:instrText xml:space="preserve"> PAGEREF _Toc444180325 \h </w:instrText>
            </w:r>
            <w:r w:rsidR="00F11A10">
              <w:rPr>
                <w:noProof/>
                <w:webHidden/>
              </w:rPr>
            </w:r>
            <w:r w:rsidR="00F11A10">
              <w:rPr>
                <w:noProof/>
                <w:webHidden/>
              </w:rPr>
              <w:fldChar w:fldCharType="separate"/>
            </w:r>
            <w:r w:rsidR="00F11A10">
              <w:rPr>
                <w:noProof/>
                <w:webHidden/>
              </w:rPr>
              <w:t>149</w:t>
            </w:r>
            <w:r w:rsidR="00F11A10">
              <w:rPr>
                <w:noProof/>
                <w:webHidden/>
              </w:rPr>
              <w:fldChar w:fldCharType="end"/>
            </w:r>
          </w:hyperlink>
        </w:p>
        <w:p w:rsidR="00F11A10" w:rsidRDefault="00216A49">
          <w:pPr>
            <w:pStyle w:val="TOC3"/>
            <w:rPr>
              <w:rFonts w:eastAsiaTheme="minorEastAsia"/>
              <w:noProof/>
            </w:rPr>
          </w:pPr>
          <w:hyperlink w:anchor="_Toc444180326" w:history="1">
            <w:r w:rsidR="00F11A10" w:rsidRPr="008C6C9F">
              <w:rPr>
                <w:rStyle w:val="Hyperlink"/>
                <w:noProof/>
              </w:rPr>
              <w:t>Hardware-accelerated Graphics</w:t>
            </w:r>
            <w:r w:rsidR="00F11A10">
              <w:rPr>
                <w:noProof/>
                <w:webHidden/>
              </w:rPr>
              <w:tab/>
            </w:r>
            <w:r w:rsidR="00F11A10">
              <w:rPr>
                <w:noProof/>
                <w:webHidden/>
              </w:rPr>
              <w:fldChar w:fldCharType="begin"/>
            </w:r>
            <w:r w:rsidR="00F11A10">
              <w:rPr>
                <w:noProof/>
                <w:webHidden/>
              </w:rPr>
              <w:instrText xml:space="preserve"> PAGEREF _Toc444180326 \h </w:instrText>
            </w:r>
            <w:r w:rsidR="00F11A10">
              <w:rPr>
                <w:noProof/>
                <w:webHidden/>
              </w:rPr>
            </w:r>
            <w:r w:rsidR="00F11A10">
              <w:rPr>
                <w:noProof/>
                <w:webHidden/>
              </w:rPr>
              <w:fldChar w:fldCharType="separate"/>
            </w:r>
            <w:r w:rsidR="00F11A10">
              <w:rPr>
                <w:noProof/>
                <w:webHidden/>
              </w:rPr>
              <w:t>150</w:t>
            </w:r>
            <w:r w:rsidR="00F11A10">
              <w:rPr>
                <w:noProof/>
                <w:webHidden/>
              </w:rPr>
              <w:fldChar w:fldCharType="end"/>
            </w:r>
          </w:hyperlink>
        </w:p>
        <w:p w:rsidR="00F11A10" w:rsidRDefault="00216A49">
          <w:pPr>
            <w:pStyle w:val="TOC2"/>
            <w:rPr>
              <w:rFonts w:eastAsiaTheme="minorEastAsia"/>
              <w:noProof/>
            </w:rPr>
          </w:pPr>
          <w:hyperlink w:anchor="_Toc444180327" w:history="1">
            <w:r w:rsidR="00F11A10" w:rsidRPr="008C6C9F">
              <w:rPr>
                <w:rStyle w:val="Hyperlink"/>
                <w:noProof/>
              </w:rPr>
              <w:t>Graphics Setup Commands</w:t>
            </w:r>
            <w:r w:rsidR="00F11A10">
              <w:rPr>
                <w:noProof/>
                <w:webHidden/>
              </w:rPr>
              <w:tab/>
            </w:r>
            <w:r w:rsidR="00F11A10">
              <w:rPr>
                <w:noProof/>
                <w:webHidden/>
              </w:rPr>
              <w:fldChar w:fldCharType="begin"/>
            </w:r>
            <w:r w:rsidR="00F11A10">
              <w:rPr>
                <w:noProof/>
                <w:webHidden/>
              </w:rPr>
              <w:instrText xml:space="preserve"> PAGEREF _Toc444180327 \h </w:instrText>
            </w:r>
            <w:r w:rsidR="00F11A10">
              <w:rPr>
                <w:noProof/>
                <w:webHidden/>
              </w:rPr>
            </w:r>
            <w:r w:rsidR="00F11A10">
              <w:rPr>
                <w:noProof/>
                <w:webHidden/>
              </w:rPr>
              <w:fldChar w:fldCharType="separate"/>
            </w:r>
            <w:r w:rsidR="00F11A10">
              <w:rPr>
                <w:noProof/>
                <w:webHidden/>
              </w:rPr>
              <w:t>150</w:t>
            </w:r>
            <w:r w:rsidR="00F11A10">
              <w:rPr>
                <w:noProof/>
                <w:webHidden/>
              </w:rPr>
              <w:fldChar w:fldCharType="end"/>
            </w:r>
          </w:hyperlink>
        </w:p>
        <w:p w:rsidR="00F11A10" w:rsidRDefault="00216A49">
          <w:pPr>
            <w:pStyle w:val="TOC3"/>
            <w:rPr>
              <w:rFonts w:eastAsiaTheme="minorEastAsia"/>
              <w:noProof/>
            </w:rPr>
          </w:pPr>
          <w:hyperlink w:anchor="_Toc444180328" w:history="1">
            <w:r w:rsidR="00F11A10" w:rsidRPr="008C6C9F">
              <w:rPr>
                <w:rStyle w:val="Hyperlink"/>
                <w:noProof/>
              </w:rPr>
              <w:t>Gr.open {{alpha}{, red}{, green}{, blue}{, &lt;ShowStatusBar_lexp&gt;}{, &lt;Orientation_nexp&gt;}}</w:t>
            </w:r>
            <w:r w:rsidR="00F11A10">
              <w:rPr>
                <w:noProof/>
                <w:webHidden/>
              </w:rPr>
              <w:tab/>
            </w:r>
            <w:r w:rsidR="00F11A10">
              <w:rPr>
                <w:noProof/>
                <w:webHidden/>
              </w:rPr>
              <w:fldChar w:fldCharType="begin"/>
            </w:r>
            <w:r w:rsidR="00F11A10">
              <w:rPr>
                <w:noProof/>
                <w:webHidden/>
              </w:rPr>
              <w:instrText xml:space="preserve"> PAGEREF _Toc444180328 \h </w:instrText>
            </w:r>
            <w:r w:rsidR="00F11A10">
              <w:rPr>
                <w:noProof/>
                <w:webHidden/>
              </w:rPr>
            </w:r>
            <w:r w:rsidR="00F11A10">
              <w:rPr>
                <w:noProof/>
                <w:webHidden/>
              </w:rPr>
              <w:fldChar w:fldCharType="separate"/>
            </w:r>
            <w:r w:rsidR="00F11A10">
              <w:rPr>
                <w:noProof/>
                <w:webHidden/>
              </w:rPr>
              <w:t>150</w:t>
            </w:r>
            <w:r w:rsidR="00F11A10">
              <w:rPr>
                <w:noProof/>
                <w:webHidden/>
              </w:rPr>
              <w:fldChar w:fldCharType="end"/>
            </w:r>
          </w:hyperlink>
        </w:p>
        <w:p w:rsidR="00F11A10" w:rsidRDefault="00216A49">
          <w:pPr>
            <w:pStyle w:val="TOC3"/>
            <w:rPr>
              <w:rFonts w:eastAsiaTheme="minorEastAsia"/>
              <w:noProof/>
            </w:rPr>
          </w:pPr>
          <w:hyperlink w:anchor="_Toc444180329" w:history="1">
            <w:r w:rsidR="00F11A10" w:rsidRPr="008C6C9F">
              <w:rPr>
                <w:rStyle w:val="Hyperlink"/>
                <w:noProof/>
              </w:rPr>
              <w:t>Gr.color {{alpha}{, red}{, green}{, blue}{, style}{, paint}}</w:t>
            </w:r>
            <w:r w:rsidR="00F11A10">
              <w:rPr>
                <w:noProof/>
                <w:webHidden/>
              </w:rPr>
              <w:tab/>
            </w:r>
            <w:r w:rsidR="00F11A10">
              <w:rPr>
                <w:noProof/>
                <w:webHidden/>
              </w:rPr>
              <w:fldChar w:fldCharType="begin"/>
            </w:r>
            <w:r w:rsidR="00F11A10">
              <w:rPr>
                <w:noProof/>
                <w:webHidden/>
              </w:rPr>
              <w:instrText xml:space="preserve"> PAGEREF _Toc444180329 \h </w:instrText>
            </w:r>
            <w:r w:rsidR="00F11A10">
              <w:rPr>
                <w:noProof/>
                <w:webHidden/>
              </w:rPr>
            </w:r>
            <w:r w:rsidR="00F11A10">
              <w:rPr>
                <w:noProof/>
                <w:webHidden/>
              </w:rPr>
              <w:fldChar w:fldCharType="separate"/>
            </w:r>
            <w:r w:rsidR="00F11A10">
              <w:rPr>
                <w:noProof/>
                <w:webHidden/>
              </w:rPr>
              <w:t>150</w:t>
            </w:r>
            <w:r w:rsidR="00F11A10">
              <w:rPr>
                <w:noProof/>
                <w:webHidden/>
              </w:rPr>
              <w:fldChar w:fldCharType="end"/>
            </w:r>
          </w:hyperlink>
        </w:p>
        <w:p w:rsidR="00F11A10" w:rsidRDefault="00216A49">
          <w:pPr>
            <w:pStyle w:val="TOC3"/>
            <w:rPr>
              <w:rFonts w:eastAsiaTheme="minorEastAsia"/>
              <w:noProof/>
            </w:rPr>
          </w:pPr>
          <w:hyperlink w:anchor="_Toc444180330" w:history="1">
            <w:r w:rsidR="00F11A10" w:rsidRPr="008C6C9F">
              <w:rPr>
                <w:rStyle w:val="Hyperlink"/>
                <w:noProof/>
              </w:rPr>
              <w:t>Gr.set.antialias {{&lt;lexp&gt;}{,&lt;paint_nexp&gt;}}</w:t>
            </w:r>
            <w:r w:rsidR="00F11A10">
              <w:rPr>
                <w:noProof/>
                <w:webHidden/>
              </w:rPr>
              <w:tab/>
            </w:r>
            <w:r w:rsidR="00F11A10">
              <w:rPr>
                <w:noProof/>
                <w:webHidden/>
              </w:rPr>
              <w:fldChar w:fldCharType="begin"/>
            </w:r>
            <w:r w:rsidR="00F11A10">
              <w:rPr>
                <w:noProof/>
                <w:webHidden/>
              </w:rPr>
              <w:instrText xml:space="preserve"> PAGEREF _Toc444180330 \h </w:instrText>
            </w:r>
            <w:r w:rsidR="00F11A10">
              <w:rPr>
                <w:noProof/>
                <w:webHidden/>
              </w:rPr>
            </w:r>
            <w:r w:rsidR="00F11A10">
              <w:rPr>
                <w:noProof/>
                <w:webHidden/>
              </w:rPr>
              <w:fldChar w:fldCharType="separate"/>
            </w:r>
            <w:r w:rsidR="00F11A10">
              <w:rPr>
                <w:noProof/>
                <w:webHidden/>
              </w:rPr>
              <w:t>152</w:t>
            </w:r>
            <w:r w:rsidR="00F11A10">
              <w:rPr>
                <w:noProof/>
                <w:webHidden/>
              </w:rPr>
              <w:fldChar w:fldCharType="end"/>
            </w:r>
          </w:hyperlink>
        </w:p>
        <w:p w:rsidR="00F11A10" w:rsidRDefault="00216A49">
          <w:pPr>
            <w:pStyle w:val="TOC3"/>
            <w:rPr>
              <w:rFonts w:eastAsiaTheme="minorEastAsia"/>
              <w:noProof/>
            </w:rPr>
          </w:pPr>
          <w:hyperlink w:anchor="_Toc444180331" w:history="1">
            <w:r w:rsidR="00F11A10" w:rsidRPr="008C6C9F">
              <w:rPr>
                <w:rStyle w:val="Hyperlink"/>
                <w:noProof/>
              </w:rPr>
              <w:t>Gr.set.stroke {{&lt;nexp&gt;}{,&lt;paint_nexp&gt;}}</w:t>
            </w:r>
            <w:r w:rsidR="00F11A10">
              <w:rPr>
                <w:noProof/>
                <w:webHidden/>
              </w:rPr>
              <w:tab/>
            </w:r>
            <w:r w:rsidR="00F11A10">
              <w:rPr>
                <w:noProof/>
                <w:webHidden/>
              </w:rPr>
              <w:fldChar w:fldCharType="begin"/>
            </w:r>
            <w:r w:rsidR="00F11A10">
              <w:rPr>
                <w:noProof/>
                <w:webHidden/>
              </w:rPr>
              <w:instrText xml:space="preserve"> PAGEREF _Toc444180331 \h </w:instrText>
            </w:r>
            <w:r w:rsidR="00F11A10">
              <w:rPr>
                <w:noProof/>
                <w:webHidden/>
              </w:rPr>
            </w:r>
            <w:r w:rsidR="00F11A10">
              <w:rPr>
                <w:noProof/>
                <w:webHidden/>
              </w:rPr>
              <w:fldChar w:fldCharType="separate"/>
            </w:r>
            <w:r w:rsidR="00F11A10">
              <w:rPr>
                <w:noProof/>
                <w:webHidden/>
              </w:rPr>
              <w:t>152</w:t>
            </w:r>
            <w:r w:rsidR="00F11A10">
              <w:rPr>
                <w:noProof/>
                <w:webHidden/>
              </w:rPr>
              <w:fldChar w:fldCharType="end"/>
            </w:r>
          </w:hyperlink>
        </w:p>
        <w:p w:rsidR="00F11A10" w:rsidRDefault="00216A49">
          <w:pPr>
            <w:pStyle w:val="TOC3"/>
            <w:rPr>
              <w:rFonts w:eastAsiaTheme="minorEastAsia"/>
              <w:noProof/>
            </w:rPr>
          </w:pPr>
          <w:hyperlink w:anchor="_Toc444180332" w:history="1">
            <w:r w:rsidR="00F11A10" w:rsidRPr="008C6C9F">
              <w:rPr>
                <w:rStyle w:val="Hyperlink"/>
                <w:noProof/>
              </w:rPr>
              <w:t>Gr.orientation &lt;nexp&gt;</w:t>
            </w:r>
            <w:r w:rsidR="00F11A10">
              <w:rPr>
                <w:noProof/>
                <w:webHidden/>
              </w:rPr>
              <w:tab/>
            </w:r>
            <w:r w:rsidR="00F11A10">
              <w:rPr>
                <w:noProof/>
                <w:webHidden/>
              </w:rPr>
              <w:fldChar w:fldCharType="begin"/>
            </w:r>
            <w:r w:rsidR="00F11A10">
              <w:rPr>
                <w:noProof/>
                <w:webHidden/>
              </w:rPr>
              <w:instrText xml:space="preserve"> PAGEREF _Toc444180332 \h </w:instrText>
            </w:r>
            <w:r w:rsidR="00F11A10">
              <w:rPr>
                <w:noProof/>
                <w:webHidden/>
              </w:rPr>
            </w:r>
            <w:r w:rsidR="00F11A10">
              <w:rPr>
                <w:noProof/>
                <w:webHidden/>
              </w:rPr>
              <w:fldChar w:fldCharType="separate"/>
            </w:r>
            <w:r w:rsidR="00F11A10">
              <w:rPr>
                <w:noProof/>
                <w:webHidden/>
              </w:rPr>
              <w:t>152</w:t>
            </w:r>
            <w:r w:rsidR="00F11A10">
              <w:rPr>
                <w:noProof/>
                <w:webHidden/>
              </w:rPr>
              <w:fldChar w:fldCharType="end"/>
            </w:r>
          </w:hyperlink>
        </w:p>
        <w:p w:rsidR="00F11A10" w:rsidRDefault="00216A49">
          <w:pPr>
            <w:pStyle w:val="TOC3"/>
            <w:rPr>
              <w:rFonts w:eastAsiaTheme="minorEastAsia"/>
              <w:noProof/>
            </w:rPr>
          </w:pPr>
          <w:hyperlink w:anchor="_Toc444180333" w:history="1">
            <w:r w:rsidR="00F11A10" w:rsidRPr="008C6C9F">
              <w:rPr>
                <w:rStyle w:val="Hyperlink"/>
                <w:noProof/>
              </w:rPr>
              <w:t>Gr.statusbar {&lt;height_nvar&gt;} {, showing_lvar}</w:t>
            </w:r>
            <w:r w:rsidR="00F11A10">
              <w:rPr>
                <w:noProof/>
                <w:webHidden/>
              </w:rPr>
              <w:tab/>
            </w:r>
            <w:r w:rsidR="00F11A10">
              <w:rPr>
                <w:noProof/>
                <w:webHidden/>
              </w:rPr>
              <w:fldChar w:fldCharType="begin"/>
            </w:r>
            <w:r w:rsidR="00F11A10">
              <w:rPr>
                <w:noProof/>
                <w:webHidden/>
              </w:rPr>
              <w:instrText xml:space="preserve"> PAGEREF _Toc444180333 \h </w:instrText>
            </w:r>
            <w:r w:rsidR="00F11A10">
              <w:rPr>
                <w:noProof/>
                <w:webHidden/>
              </w:rPr>
            </w:r>
            <w:r w:rsidR="00F11A10">
              <w:rPr>
                <w:noProof/>
                <w:webHidden/>
              </w:rPr>
              <w:fldChar w:fldCharType="separate"/>
            </w:r>
            <w:r w:rsidR="00F11A10">
              <w:rPr>
                <w:noProof/>
                <w:webHidden/>
              </w:rPr>
              <w:t>152</w:t>
            </w:r>
            <w:r w:rsidR="00F11A10">
              <w:rPr>
                <w:noProof/>
                <w:webHidden/>
              </w:rPr>
              <w:fldChar w:fldCharType="end"/>
            </w:r>
          </w:hyperlink>
        </w:p>
        <w:p w:rsidR="00F11A10" w:rsidRDefault="00216A49">
          <w:pPr>
            <w:pStyle w:val="TOC3"/>
            <w:rPr>
              <w:rFonts w:eastAsiaTheme="minorEastAsia"/>
              <w:noProof/>
            </w:rPr>
          </w:pPr>
          <w:hyperlink w:anchor="_Toc444180334" w:history="1">
            <w:r w:rsidR="00F11A10" w:rsidRPr="008C6C9F">
              <w:rPr>
                <w:rStyle w:val="Hyperlink"/>
                <w:noProof/>
              </w:rPr>
              <w:t>Gr.statusbar.show &lt;nexp&gt;</w:t>
            </w:r>
            <w:r w:rsidR="00F11A10">
              <w:rPr>
                <w:noProof/>
                <w:webHidden/>
              </w:rPr>
              <w:tab/>
            </w:r>
            <w:r w:rsidR="00F11A10">
              <w:rPr>
                <w:noProof/>
                <w:webHidden/>
              </w:rPr>
              <w:fldChar w:fldCharType="begin"/>
            </w:r>
            <w:r w:rsidR="00F11A10">
              <w:rPr>
                <w:noProof/>
                <w:webHidden/>
              </w:rPr>
              <w:instrText xml:space="preserve"> PAGEREF _Toc444180334 \h </w:instrText>
            </w:r>
            <w:r w:rsidR="00F11A10">
              <w:rPr>
                <w:noProof/>
                <w:webHidden/>
              </w:rPr>
            </w:r>
            <w:r w:rsidR="00F11A10">
              <w:rPr>
                <w:noProof/>
                <w:webHidden/>
              </w:rPr>
              <w:fldChar w:fldCharType="separate"/>
            </w:r>
            <w:r w:rsidR="00F11A10">
              <w:rPr>
                <w:noProof/>
                <w:webHidden/>
              </w:rPr>
              <w:t>153</w:t>
            </w:r>
            <w:r w:rsidR="00F11A10">
              <w:rPr>
                <w:noProof/>
                <w:webHidden/>
              </w:rPr>
              <w:fldChar w:fldCharType="end"/>
            </w:r>
          </w:hyperlink>
        </w:p>
        <w:p w:rsidR="00F11A10" w:rsidRDefault="00216A49">
          <w:pPr>
            <w:pStyle w:val="TOC3"/>
            <w:rPr>
              <w:rFonts w:eastAsiaTheme="minorEastAsia"/>
              <w:noProof/>
            </w:rPr>
          </w:pPr>
          <w:hyperlink w:anchor="_Toc444180335" w:history="1">
            <w:r w:rsidR="00F11A10" w:rsidRPr="008C6C9F">
              <w:rPr>
                <w:rStyle w:val="Hyperlink"/>
                <w:noProof/>
              </w:rPr>
              <w:t>Gr.render</w:t>
            </w:r>
            <w:r w:rsidR="00F11A10">
              <w:rPr>
                <w:noProof/>
                <w:webHidden/>
              </w:rPr>
              <w:tab/>
            </w:r>
            <w:r w:rsidR="00F11A10">
              <w:rPr>
                <w:noProof/>
                <w:webHidden/>
              </w:rPr>
              <w:fldChar w:fldCharType="begin"/>
            </w:r>
            <w:r w:rsidR="00F11A10">
              <w:rPr>
                <w:noProof/>
                <w:webHidden/>
              </w:rPr>
              <w:instrText xml:space="preserve"> PAGEREF _Toc444180335 \h </w:instrText>
            </w:r>
            <w:r w:rsidR="00F11A10">
              <w:rPr>
                <w:noProof/>
                <w:webHidden/>
              </w:rPr>
            </w:r>
            <w:r w:rsidR="00F11A10">
              <w:rPr>
                <w:noProof/>
                <w:webHidden/>
              </w:rPr>
              <w:fldChar w:fldCharType="separate"/>
            </w:r>
            <w:r w:rsidR="00F11A10">
              <w:rPr>
                <w:noProof/>
                <w:webHidden/>
              </w:rPr>
              <w:t>153</w:t>
            </w:r>
            <w:r w:rsidR="00F11A10">
              <w:rPr>
                <w:noProof/>
                <w:webHidden/>
              </w:rPr>
              <w:fldChar w:fldCharType="end"/>
            </w:r>
          </w:hyperlink>
        </w:p>
        <w:p w:rsidR="00F11A10" w:rsidRDefault="00216A49">
          <w:pPr>
            <w:pStyle w:val="TOC3"/>
            <w:rPr>
              <w:rFonts w:eastAsiaTheme="minorEastAsia"/>
              <w:noProof/>
            </w:rPr>
          </w:pPr>
          <w:hyperlink w:anchor="_Toc444180336" w:history="1">
            <w:r w:rsidR="00F11A10" w:rsidRPr="008C6C9F">
              <w:rPr>
                <w:rStyle w:val="Hyperlink"/>
                <w:noProof/>
              </w:rPr>
              <w:t>Gr.screen width, height{, density }</w:t>
            </w:r>
            <w:r w:rsidR="00F11A10">
              <w:rPr>
                <w:noProof/>
                <w:webHidden/>
              </w:rPr>
              <w:tab/>
            </w:r>
            <w:r w:rsidR="00F11A10">
              <w:rPr>
                <w:noProof/>
                <w:webHidden/>
              </w:rPr>
              <w:fldChar w:fldCharType="begin"/>
            </w:r>
            <w:r w:rsidR="00F11A10">
              <w:rPr>
                <w:noProof/>
                <w:webHidden/>
              </w:rPr>
              <w:instrText xml:space="preserve"> PAGEREF _Toc444180336 \h </w:instrText>
            </w:r>
            <w:r w:rsidR="00F11A10">
              <w:rPr>
                <w:noProof/>
                <w:webHidden/>
              </w:rPr>
            </w:r>
            <w:r w:rsidR="00F11A10">
              <w:rPr>
                <w:noProof/>
                <w:webHidden/>
              </w:rPr>
              <w:fldChar w:fldCharType="separate"/>
            </w:r>
            <w:r w:rsidR="00F11A10">
              <w:rPr>
                <w:noProof/>
                <w:webHidden/>
              </w:rPr>
              <w:t>153</w:t>
            </w:r>
            <w:r w:rsidR="00F11A10">
              <w:rPr>
                <w:noProof/>
                <w:webHidden/>
              </w:rPr>
              <w:fldChar w:fldCharType="end"/>
            </w:r>
          </w:hyperlink>
        </w:p>
        <w:p w:rsidR="00F11A10" w:rsidRDefault="00216A49">
          <w:pPr>
            <w:pStyle w:val="TOC3"/>
            <w:rPr>
              <w:rFonts w:eastAsiaTheme="minorEastAsia"/>
              <w:noProof/>
            </w:rPr>
          </w:pPr>
          <w:hyperlink w:anchor="_Toc444180337" w:history="1">
            <w:r w:rsidR="00F11A10" w:rsidRPr="008C6C9F">
              <w:rPr>
                <w:rStyle w:val="Hyperlink"/>
                <w:noProof/>
              </w:rPr>
              <w:t>Gr.scale x_factor, y_factor</w:t>
            </w:r>
            <w:r w:rsidR="00F11A10">
              <w:rPr>
                <w:noProof/>
                <w:webHidden/>
              </w:rPr>
              <w:tab/>
            </w:r>
            <w:r w:rsidR="00F11A10">
              <w:rPr>
                <w:noProof/>
                <w:webHidden/>
              </w:rPr>
              <w:fldChar w:fldCharType="begin"/>
            </w:r>
            <w:r w:rsidR="00F11A10">
              <w:rPr>
                <w:noProof/>
                <w:webHidden/>
              </w:rPr>
              <w:instrText xml:space="preserve"> PAGEREF _Toc444180337 \h </w:instrText>
            </w:r>
            <w:r w:rsidR="00F11A10">
              <w:rPr>
                <w:noProof/>
                <w:webHidden/>
              </w:rPr>
            </w:r>
            <w:r w:rsidR="00F11A10">
              <w:rPr>
                <w:noProof/>
                <w:webHidden/>
              </w:rPr>
              <w:fldChar w:fldCharType="separate"/>
            </w:r>
            <w:r w:rsidR="00F11A10">
              <w:rPr>
                <w:noProof/>
                <w:webHidden/>
              </w:rPr>
              <w:t>153</w:t>
            </w:r>
            <w:r w:rsidR="00F11A10">
              <w:rPr>
                <w:noProof/>
                <w:webHidden/>
              </w:rPr>
              <w:fldChar w:fldCharType="end"/>
            </w:r>
          </w:hyperlink>
        </w:p>
        <w:p w:rsidR="00F11A10" w:rsidRDefault="00216A49">
          <w:pPr>
            <w:pStyle w:val="TOC3"/>
            <w:rPr>
              <w:rFonts w:eastAsiaTheme="minorEastAsia"/>
              <w:noProof/>
            </w:rPr>
          </w:pPr>
          <w:hyperlink w:anchor="_Toc444180338" w:history="1">
            <w:r w:rsidR="00F11A10" w:rsidRPr="008C6C9F">
              <w:rPr>
                <w:rStyle w:val="Hyperlink"/>
                <w:noProof/>
              </w:rPr>
              <w:t>Gr.cls</w:t>
            </w:r>
            <w:r w:rsidR="00F11A10">
              <w:rPr>
                <w:noProof/>
                <w:webHidden/>
              </w:rPr>
              <w:tab/>
            </w:r>
            <w:r w:rsidR="00F11A10">
              <w:rPr>
                <w:noProof/>
                <w:webHidden/>
              </w:rPr>
              <w:fldChar w:fldCharType="begin"/>
            </w:r>
            <w:r w:rsidR="00F11A10">
              <w:rPr>
                <w:noProof/>
                <w:webHidden/>
              </w:rPr>
              <w:instrText xml:space="preserve"> PAGEREF _Toc444180338 \h </w:instrText>
            </w:r>
            <w:r w:rsidR="00F11A10">
              <w:rPr>
                <w:noProof/>
                <w:webHidden/>
              </w:rPr>
            </w:r>
            <w:r w:rsidR="00F11A10">
              <w:rPr>
                <w:noProof/>
                <w:webHidden/>
              </w:rPr>
              <w:fldChar w:fldCharType="separate"/>
            </w:r>
            <w:r w:rsidR="00F11A10">
              <w:rPr>
                <w:noProof/>
                <w:webHidden/>
              </w:rPr>
              <w:t>154</w:t>
            </w:r>
            <w:r w:rsidR="00F11A10">
              <w:rPr>
                <w:noProof/>
                <w:webHidden/>
              </w:rPr>
              <w:fldChar w:fldCharType="end"/>
            </w:r>
          </w:hyperlink>
        </w:p>
        <w:p w:rsidR="00F11A10" w:rsidRDefault="00216A49">
          <w:pPr>
            <w:pStyle w:val="TOC3"/>
            <w:rPr>
              <w:rFonts w:eastAsiaTheme="minorEastAsia"/>
              <w:noProof/>
            </w:rPr>
          </w:pPr>
          <w:hyperlink w:anchor="_Toc444180339" w:history="1">
            <w:r w:rsidR="00F11A10" w:rsidRPr="008C6C9F">
              <w:rPr>
                <w:rStyle w:val="Hyperlink"/>
                <w:noProof/>
              </w:rPr>
              <w:t>Gr.close</w:t>
            </w:r>
            <w:r w:rsidR="00F11A10">
              <w:rPr>
                <w:noProof/>
                <w:webHidden/>
              </w:rPr>
              <w:tab/>
            </w:r>
            <w:r w:rsidR="00F11A10">
              <w:rPr>
                <w:noProof/>
                <w:webHidden/>
              </w:rPr>
              <w:fldChar w:fldCharType="begin"/>
            </w:r>
            <w:r w:rsidR="00F11A10">
              <w:rPr>
                <w:noProof/>
                <w:webHidden/>
              </w:rPr>
              <w:instrText xml:space="preserve"> PAGEREF _Toc444180339 \h </w:instrText>
            </w:r>
            <w:r w:rsidR="00F11A10">
              <w:rPr>
                <w:noProof/>
                <w:webHidden/>
              </w:rPr>
            </w:r>
            <w:r w:rsidR="00F11A10">
              <w:rPr>
                <w:noProof/>
                <w:webHidden/>
              </w:rPr>
              <w:fldChar w:fldCharType="separate"/>
            </w:r>
            <w:r w:rsidR="00F11A10">
              <w:rPr>
                <w:noProof/>
                <w:webHidden/>
              </w:rPr>
              <w:t>154</w:t>
            </w:r>
            <w:r w:rsidR="00F11A10">
              <w:rPr>
                <w:noProof/>
                <w:webHidden/>
              </w:rPr>
              <w:fldChar w:fldCharType="end"/>
            </w:r>
          </w:hyperlink>
        </w:p>
        <w:p w:rsidR="00F11A10" w:rsidRDefault="00216A49">
          <w:pPr>
            <w:pStyle w:val="TOC3"/>
            <w:rPr>
              <w:rFonts w:eastAsiaTheme="minorEastAsia"/>
              <w:noProof/>
            </w:rPr>
          </w:pPr>
          <w:hyperlink w:anchor="_Toc444180340" w:history="1">
            <w:r w:rsidR="00F11A10" w:rsidRPr="008C6C9F">
              <w:rPr>
                <w:rStyle w:val="Hyperlink"/>
                <w:noProof/>
              </w:rPr>
              <w:t>Gr.front flag</w:t>
            </w:r>
            <w:r w:rsidR="00F11A10">
              <w:rPr>
                <w:noProof/>
                <w:webHidden/>
              </w:rPr>
              <w:tab/>
            </w:r>
            <w:r w:rsidR="00F11A10">
              <w:rPr>
                <w:noProof/>
                <w:webHidden/>
              </w:rPr>
              <w:fldChar w:fldCharType="begin"/>
            </w:r>
            <w:r w:rsidR="00F11A10">
              <w:rPr>
                <w:noProof/>
                <w:webHidden/>
              </w:rPr>
              <w:instrText xml:space="preserve"> PAGEREF _Toc444180340 \h </w:instrText>
            </w:r>
            <w:r w:rsidR="00F11A10">
              <w:rPr>
                <w:noProof/>
                <w:webHidden/>
              </w:rPr>
            </w:r>
            <w:r w:rsidR="00F11A10">
              <w:rPr>
                <w:noProof/>
                <w:webHidden/>
              </w:rPr>
              <w:fldChar w:fldCharType="separate"/>
            </w:r>
            <w:r w:rsidR="00F11A10">
              <w:rPr>
                <w:noProof/>
                <w:webHidden/>
              </w:rPr>
              <w:t>154</w:t>
            </w:r>
            <w:r w:rsidR="00F11A10">
              <w:rPr>
                <w:noProof/>
                <w:webHidden/>
              </w:rPr>
              <w:fldChar w:fldCharType="end"/>
            </w:r>
          </w:hyperlink>
        </w:p>
        <w:p w:rsidR="00F11A10" w:rsidRDefault="00216A49">
          <w:pPr>
            <w:pStyle w:val="TOC3"/>
            <w:rPr>
              <w:rFonts w:eastAsiaTheme="minorEastAsia"/>
              <w:noProof/>
            </w:rPr>
          </w:pPr>
          <w:hyperlink w:anchor="_Toc444180341" w:history="1">
            <w:r w:rsidR="00F11A10" w:rsidRPr="008C6C9F">
              <w:rPr>
                <w:rStyle w:val="Hyperlink"/>
                <w:noProof/>
              </w:rPr>
              <w:t>Gr.brightness &lt;nexp&gt;</w:t>
            </w:r>
            <w:r w:rsidR="00F11A10">
              <w:rPr>
                <w:noProof/>
                <w:webHidden/>
              </w:rPr>
              <w:tab/>
            </w:r>
            <w:r w:rsidR="00F11A10">
              <w:rPr>
                <w:noProof/>
                <w:webHidden/>
              </w:rPr>
              <w:fldChar w:fldCharType="begin"/>
            </w:r>
            <w:r w:rsidR="00F11A10">
              <w:rPr>
                <w:noProof/>
                <w:webHidden/>
              </w:rPr>
              <w:instrText xml:space="preserve"> PAGEREF _Toc444180341 \h </w:instrText>
            </w:r>
            <w:r w:rsidR="00F11A10">
              <w:rPr>
                <w:noProof/>
                <w:webHidden/>
              </w:rPr>
            </w:r>
            <w:r w:rsidR="00F11A10">
              <w:rPr>
                <w:noProof/>
                <w:webHidden/>
              </w:rPr>
              <w:fldChar w:fldCharType="separate"/>
            </w:r>
            <w:r w:rsidR="00F11A10">
              <w:rPr>
                <w:noProof/>
                <w:webHidden/>
              </w:rPr>
              <w:t>154</w:t>
            </w:r>
            <w:r w:rsidR="00F11A10">
              <w:rPr>
                <w:noProof/>
                <w:webHidden/>
              </w:rPr>
              <w:fldChar w:fldCharType="end"/>
            </w:r>
          </w:hyperlink>
        </w:p>
        <w:p w:rsidR="00F11A10" w:rsidRDefault="00216A49">
          <w:pPr>
            <w:pStyle w:val="TOC2"/>
            <w:rPr>
              <w:rFonts w:eastAsiaTheme="minorEastAsia"/>
              <w:noProof/>
            </w:rPr>
          </w:pPr>
          <w:hyperlink w:anchor="_Toc444180342" w:history="1">
            <w:r w:rsidR="00F11A10" w:rsidRPr="008C6C9F">
              <w:rPr>
                <w:rStyle w:val="Hyperlink"/>
                <w:noProof/>
              </w:rPr>
              <w:t>Graphical Object Creation Commands</w:t>
            </w:r>
            <w:r w:rsidR="00F11A10">
              <w:rPr>
                <w:noProof/>
                <w:webHidden/>
              </w:rPr>
              <w:tab/>
            </w:r>
            <w:r w:rsidR="00F11A10">
              <w:rPr>
                <w:noProof/>
                <w:webHidden/>
              </w:rPr>
              <w:fldChar w:fldCharType="begin"/>
            </w:r>
            <w:r w:rsidR="00F11A10">
              <w:rPr>
                <w:noProof/>
                <w:webHidden/>
              </w:rPr>
              <w:instrText xml:space="preserve"> PAGEREF _Toc444180342 \h </w:instrText>
            </w:r>
            <w:r w:rsidR="00F11A10">
              <w:rPr>
                <w:noProof/>
                <w:webHidden/>
              </w:rPr>
            </w:r>
            <w:r w:rsidR="00F11A10">
              <w:rPr>
                <w:noProof/>
                <w:webHidden/>
              </w:rPr>
              <w:fldChar w:fldCharType="separate"/>
            </w:r>
            <w:r w:rsidR="00F11A10">
              <w:rPr>
                <w:noProof/>
                <w:webHidden/>
              </w:rPr>
              <w:t>154</w:t>
            </w:r>
            <w:r w:rsidR="00F11A10">
              <w:rPr>
                <w:noProof/>
                <w:webHidden/>
              </w:rPr>
              <w:fldChar w:fldCharType="end"/>
            </w:r>
          </w:hyperlink>
        </w:p>
        <w:p w:rsidR="00F11A10" w:rsidRDefault="00216A49">
          <w:pPr>
            <w:pStyle w:val="TOC3"/>
            <w:rPr>
              <w:rFonts w:eastAsiaTheme="minorEastAsia"/>
              <w:noProof/>
            </w:rPr>
          </w:pPr>
          <w:hyperlink w:anchor="_Toc444180343" w:history="1">
            <w:r w:rsidR="00F11A10" w:rsidRPr="008C6C9F">
              <w:rPr>
                <w:rStyle w:val="Hyperlink"/>
                <w:noProof/>
              </w:rPr>
              <w:t>Gr.point &lt;obj_nvar&gt;, x, y</w:t>
            </w:r>
            <w:r w:rsidR="00F11A10">
              <w:rPr>
                <w:noProof/>
                <w:webHidden/>
              </w:rPr>
              <w:tab/>
            </w:r>
            <w:r w:rsidR="00F11A10">
              <w:rPr>
                <w:noProof/>
                <w:webHidden/>
              </w:rPr>
              <w:fldChar w:fldCharType="begin"/>
            </w:r>
            <w:r w:rsidR="00F11A10">
              <w:rPr>
                <w:noProof/>
                <w:webHidden/>
              </w:rPr>
              <w:instrText xml:space="preserve"> PAGEREF _Toc444180343 \h </w:instrText>
            </w:r>
            <w:r w:rsidR="00F11A10">
              <w:rPr>
                <w:noProof/>
                <w:webHidden/>
              </w:rPr>
            </w:r>
            <w:r w:rsidR="00F11A10">
              <w:rPr>
                <w:noProof/>
                <w:webHidden/>
              </w:rPr>
              <w:fldChar w:fldCharType="separate"/>
            </w:r>
            <w:r w:rsidR="00F11A10">
              <w:rPr>
                <w:noProof/>
                <w:webHidden/>
              </w:rPr>
              <w:t>155</w:t>
            </w:r>
            <w:r w:rsidR="00F11A10">
              <w:rPr>
                <w:noProof/>
                <w:webHidden/>
              </w:rPr>
              <w:fldChar w:fldCharType="end"/>
            </w:r>
          </w:hyperlink>
        </w:p>
        <w:p w:rsidR="00F11A10" w:rsidRDefault="00216A49">
          <w:pPr>
            <w:pStyle w:val="TOC3"/>
            <w:rPr>
              <w:rFonts w:eastAsiaTheme="minorEastAsia"/>
              <w:noProof/>
            </w:rPr>
          </w:pPr>
          <w:hyperlink w:anchor="_Toc444180344" w:history="1">
            <w:r w:rsidR="00F11A10" w:rsidRPr="008C6C9F">
              <w:rPr>
                <w:rStyle w:val="Hyperlink"/>
                <w:noProof/>
              </w:rPr>
              <w:t>Gr.line &lt;obj_nvar&gt;, x1, y1, x2, y2</w:t>
            </w:r>
            <w:r w:rsidR="00F11A10">
              <w:rPr>
                <w:noProof/>
                <w:webHidden/>
              </w:rPr>
              <w:tab/>
            </w:r>
            <w:r w:rsidR="00F11A10">
              <w:rPr>
                <w:noProof/>
                <w:webHidden/>
              </w:rPr>
              <w:fldChar w:fldCharType="begin"/>
            </w:r>
            <w:r w:rsidR="00F11A10">
              <w:rPr>
                <w:noProof/>
                <w:webHidden/>
              </w:rPr>
              <w:instrText xml:space="preserve"> PAGEREF _Toc444180344 \h </w:instrText>
            </w:r>
            <w:r w:rsidR="00F11A10">
              <w:rPr>
                <w:noProof/>
                <w:webHidden/>
              </w:rPr>
            </w:r>
            <w:r w:rsidR="00F11A10">
              <w:rPr>
                <w:noProof/>
                <w:webHidden/>
              </w:rPr>
              <w:fldChar w:fldCharType="separate"/>
            </w:r>
            <w:r w:rsidR="00F11A10">
              <w:rPr>
                <w:noProof/>
                <w:webHidden/>
              </w:rPr>
              <w:t>155</w:t>
            </w:r>
            <w:r w:rsidR="00F11A10">
              <w:rPr>
                <w:noProof/>
                <w:webHidden/>
              </w:rPr>
              <w:fldChar w:fldCharType="end"/>
            </w:r>
          </w:hyperlink>
        </w:p>
        <w:p w:rsidR="00F11A10" w:rsidRDefault="00216A49">
          <w:pPr>
            <w:pStyle w:val="TOC3"/>
            <w:rPr>
              <w:rFonts w:eastAsiaTheme="minorEastAsia"/>
              <w:noProof/>
            </w:rPr>
          </w:pPr>
          <w:hyperlink w:anchor="_Toc444180345" w:history="1">
            <w:r w:rsidR="00F11A10" w:rsidRPr="008C6C9F">
              <w:rPr>
                <w:rStyle w:val="Hyperlink"/>
                <w:noProof/>
              </w:rPr>
              <w:t>Gr.rect &lt;ob_nvar&gt;, left, top, right, bottom</w:t>
            </w:r>
            <w:r w:rsidR="00F11A10">
              <w:rPr>
                <w:noProof/>
                <w:webHidden/>
              </w:rPr>
              <w:tab/>
            </w:r>
            <w:r w:rsidR="00F11A10">
              <w:rPr>
                <w:noProof/>
                <w:webHidden/>
              </w:rPr>
              <w:fldChar w:fldCharType="begin"/>
            </w:r>
            <w:r w:rsidR="00F11A10">
              <w:rPr>
                <w:noProof/>
                <w:webHidden/>
              </w:rPr>
              <w:instrText xml:space="preserve"> PAGEREF _Toc444180345 \h </w:instrText>
            </w:r>
            <w:r w:rsidR="00F11A10">
              <w:rPr>
                <w:noProof/>
                <w:webHidden/>
              </w:rPr>
            </w:r>
            <w:r w:rsidR="00F11A10">
              <w:rPr>
                <w:noProof/>
                <w:webHidden/>
              </w:rPr>
              <w:fldChar w:fldCharType="separate"/>
            </w:r>
            <w:r w:rsidR="00F11A10">
              <w:rPr>
                <w:noProof/>
                <w:webHidden/>
              </w:rPr>
              <w:t>155</w:t>
            </w:r>
            <w:r w:rsidR="00F11A10">
              <w:rPr>
                <w:noProof/>
                <w:webHidden/>
              </w:rPr>
              <w:fldChar w:fldCharType="end"/>
            </w:r>
          </w:hyperlink>
        </w:p>
        <w:p w:rsidR="00F11A10" w:rsidRDefault="00216A49">
          <w:pPr>
            <w:pStyle w:val="TOC3"/>
            <w:rPr>
              <w:rFonts w:eastAsiaTheme="minorEastAsia"/>
              <w:noProof/>
            </w:rPr>
          </w:pPr>
          <w:hyperlink w:anchor="_Toc444180346" w:history="1">
            <w:r w:rsidR="00F11A10" w:rsidRPr="008C6C9F">
              <w:rPr>
                <w:rStyle w:val="Hyperlink"/>
                <w:noProof/>
              </w:rPr>
              <w:t>Gr.oval &lt;obj_nvar&gt;, left, top, right, bottom</w:t>
            </w:r>
            <w:r w:rsidR="00F11A10">
              <w:rPr>
                <w:noProof/>
                <w:webHidden/>
              </w:rPr>
              <w:tab/>
            </w:r>
            <w:r w:rsidR="00F11A10">
              <w:rPr>
                <w:noProof/>
                <w:webHidden/>
              </w:rPr>
              <w:fldChar w:fldCharType="begin"/>
            </w:r>
            <w:r w:rsidR="00F11A10">
              <w:rPr>
                <w:noProof/>
                <w:webHidden/>
              </w:rPr>
              <w:instrText xml:space="preserve"> PAGEREF _Toc444180346 \h </w:instrText>
            </w:r>
            <w:r w:rsidR="00F11A10">
              <w:rPr>
                <w:noProof/>
                <w:webHidden/>
              </w:rPr>
            </w:r>
            <w:r w:rsidR="00F11A10">
              <w:rPr>
                <w:noProof/>
                <w:webHidden/>
              </w:rPr>
              <w:fldChar w:fldCharType="separate"/>
            </w:r>
            <w:r w:rsidR="00F11A10">
              <w:rPr>
                <w:noProof/>
                <w:webHidden/>
              </w:rPr>
              <w:t>155</w:t>
            </w:r>
            <w:r w:rsidR="00F11A10">
              <w:rPr>
                <w:noProof/>
                <w:webHidden/>
              </w:rPr>
              <w:fldChar w:fldCharType="end"/>
            </w:r>
          </w:hyperlink>
        </w:p>
        <w:p w:rsidR="00F11A10" w:rsidRDefault="00216A49">
          <w:pPr>
            <w:pStyle w:val="TOC3"/>
            <w:rPr>
              <w:rFonts w:eastAsiaTheme="minorEastAsia"/>
              <w:noProof/>
            </w:rPr>
          </w:pPr>
          <w:hyperlink w:anchor="_Toc444180347" w:history="1">
            <w:r w:rsidR="00F11A10" w:rsidRPr="008C6C9F">
              <w:rPr>
                <w:rStyle w:val="Hyperlink"/>
                <w:noProof/>
              </w:rPr>
              <w:t>Gr.arc &lt;obj_nvar&gt;, left, top, right, bottom, start_angle, sweep_angle, fill_mode</w:t>
            </w:r>
            <w:r w:rsidR="00F11A10">
              <w:rPr>
                <w:noProof/>
                <w:webHidden/>
              </w:rPr>
              <w:tab/>
            </w:r>
            <w:r w:rsidR="00F11A10">
              <w:rPr>
                <w:noProof/>
                <w:webHidden/>
              </w:rPr>
              <w:fldChar w:fldCharType="begin"/>
            </w:r>
            <w:r w:rsidR="00F11A10">
              <w:rPr>
                <w:noProof/>
                <w:webHidden/>
              </w:rPr>
              <w:instrText xml:space="preserve"> PAGEREF _Toc444180347 \h </w:instrText>
            </w:r>
            <w:r w:rsidR="00F11A10">
              <w:rPr>
                <w:noProof/>
                <w:webHidden/>
              </w:rPr>
            </w:r>
            <w:r w:rsidR="00F11A10">
              <w:rPr>
                <w:noProof/>
                <w:webHidden/>
              </w:rPr>
              <w:fldChar w:fldCharType="separate"/>
            </w:r>
            <w:r w:rsidR="00F11A10">
              <w:rPr>
                <w:noProof/>
                <w:webHidden/>
              </w:rPr>
              <w:t>156</w:t>
            </w:r>
            <w:r w:rsidR="00F11A10">
              <w:rPr>
                <w:noProof/>
                <w:webHidden/>
              </w:rPr>
              <w:fldChar w:fldCharType="end"/>
            </w:r>
          </w:hyperlink>
        </w:p>
        <w:p w:rsidR="00F11A10" w:rsidRDefault="00216A49">
          <w:pPr>
            <w:pStyle w:val="TOC3"/>
            <w:rPr>
              <w:rFonts w:eastAsiaTheme="minorEastAsia"/>
              <w:noProof/>
            </w:rPr>
          </w:pPr>
          <w:hyperlink w:anchor="_Toc444180348" w:history="1">
            <w:r w:rsidR="00F11A10" w:rsidRPr="008C6C9F">
              <w:rPr>
                <w:rStyle w:val="Hyperlink"/>
                <w:noProof/>
              </w:rPr>
              <w:t>Gr.circle &lt;obj_nvar&gt;, x, y, radius</w:t>
            </w:r>
            <w:r w:rsidR="00F11A10">
              <w:rPr>
                <w:noProof/>
                <w:webHidden/>
              </w:rPr>
              <w:tab/>
            </w:r>
            <w:r w:rsidR="00F11A10">
              <w:rPr>
                <w:noProof/>
                <w:webHidden/>
              </w:rPr>
              <w:fldChar w:fldCharType="begin"/>
            </w:r>
            <w:r w:rsidR="00F11A10">
              <w:rPr>
                <w:noProof/>
                <w:webHidden/>
              </w:rPr>
              <w:instrText xml:space="preserve"> PAGEREF _Toc444180348 \h </w:instrText>
            </w:r>
            <w:r w:rsidR="00F11A10">
              <w:rPr>
                <w:noProof/>
                <w:webHidden/>
              </w:rPr>
            </w:r>
            <w:r w:rsidR="00F11A10">
              <w:rPr>
                <w:noProof/>
                <w:webHidden/>
              </w:rPr>
              <w:fldChar w:fldCharType="separate"/>
            </w:r>
            <w:r w:rsidR="00F11A10">
              <w:rPr>
                <w:noProof/>
                <w:webHidden/>
              </w:rPr>
              <w:t>156</w:t>
            </w:r>
            <w:r w:rsidR="00F11A10">
              <w:rPr>
                <w:noProof/>
                <w:webHidden/>
              </w:rPr>
              <w:fldChar w:fldCharType="end"/>
            </w:r>
          </w:hyperlink>
        </w:p>
        <w:p w:rsidR="00F11A10" w:rsidRDefault="00216A49">
          <w:pPr>
            <w:pStyle w:val="TOC3"/>
            <w:rPr>
              <w:rFonts w:eastAsiaTheme="minorEastAsia"/>
              <w:noProof/>
            </w:rPr>
          </w:pPr>
          <w:hyperlink w:anchor="_Toc444180349" w:history="1">
            <w:r w:rsidR="00F11A10" w:rsidRPr="008C6C9F">
              <w:rPr>
                <w:rStyle w:val="Hyperlink"/>
                <w:noProof/>
              </w:rPr>
              <w:t>Gr.set.pixels &lt;obj_nvar&gt;, pixels[{&lt;start&gt;,&lt;length&gt;}] {,x,y}</w:t>
            </w:r>
            <w:r w:rsidR="00F11A10">
              <w:rPr>
                <w:noProof/>
                <w:webHidden/>
              </w:rPr>
              <w:tab/>
            </w:r>
            <w:r w:rsidR="00F11A10">
              <w:rPr>
                <w:noProof/>
                <w:webHidden/>
              </w:rPr>
              <w:fldChar w:fldCharType="begin"/>
            </w:r>
            <w:r w:rsidR="00F11A10">
              <w:rPr>
                <w:noProof/>
                <w:webHidden/>
              </w:rPr>
              <w:instrText xml:space="preserve"> PAGEREF _Toc444180349 \h </w:instrText>
            </w:r>
            <w:r w:rsidR="00F11A10">
              <w:rPr>
                <w:noProof/>
                <w:webHidden/>
              </w:rPr>
            </w:r>
            <w:r w:rsidR="00F11A10">
              <w:rPr>
                <w:noProof/>
                <w:webHidden/>
              </w:rPr>
              <w:fldChar w:fldCharType="separate"/>
            </w:r>
            <w:r w:rsidR="00F11A10">
              <w:rPr>
                <w:noProof/>
                <w:webHidden/>
              </w:rPr>
              <w:t>156</w:t>
            </w:r>
            <w:r w:rsidR="00F11A10">
              <w:rPr>
                <w:noProof/>
                <w:webHidden/>
              </w:rPr>
              <w:fldChar w:fldCharType="end"/>
            </w:r>
          </w:hyperlink>
        </w:p>
        <w:p w:rsidR="00F11A10" w:rsidRDefault="00216A49">
          <w:pPr>
            <w:pStyle w:val="TOC3"/>
            <w:rPr>
              <w:rFonts w:eastAsiaTheme="minorEastAsia"/>
              <w:noProof/>
            </w:rPr>
          </w:pPr>
          <w:hyperlink w:anchor="_Toc444180350" w:history="1">
            <w:r w:rsidR="00F11A10" w:rsidRPr="008C6C9F">
              <w:rPr>
                <w:rStyle w:val="Hyperlink"/>
                <w:noProof/>
              </w:rPr>
              <w:t>Gr.poly &lt;obj_nvar&gt;, list_pointer {,x, y}</w:t>
            </w:r>
            <w:r w:rsidR="00F11A10">
              <w:rPr>
                <w:noProof/>
                <w:webHidden/>
              </w:rPr>
              <w:tab/>
            </w:r>
            <w:r w:rsidR="00F11A10">
              <w:rPr>
                <w:noProof/>
                <w:webHidden/>
              </w:rPr>
              <w:fldChar w:fldCharType="begin"/>
            </w:r>
            <w:r w:rsidR="00F11A10">
              <w:rPr>
                <w:noProof/>
                <w:webHidden/>
              </w:rPr>
              <w:instrText xml:space="preserve"> PAGEREF _Toc444180350 \h </w:instrText>
            </w:r>
            <w:r w:rsidR="00F11A10">
              <w:rPr>
                <w:noProof/>
                <w:webHidden/>
              </w:rPr>
            </w:r>
            <w:r w:rsidR="00F11A10">
              <w:rPr>
                <w:noProof/>
                <w:webHidden/>
              </w:rPr>
              <w:fldChar w:fldCharType="separate"/>
            </w:r>
            <w:r w:rsidR="00F11A10">
              <w:rPr>
                <w:noProof/>
                <w:webHidden/>
              </w:rPr>
              <w:t>157</w:t>
            </w:r>
            <w:r w:rsidR="00F11A10">
              <w:rPr>
                <w:noProof/>
                <w:webHidden/>
              </w:rPr>
              <w:fldChar w:fldCharType="end"/>
            </w:r>
          </w:hyperlink>
        </w:p>
        <w:p w:rsidR="00F11A10" w:rsidRDefault="00216A49">
          <w:pPr>
            <w:pStyle w:val="TOC2"/>
            <w:rPr>
              <w:rFonts w:eastAsiaTheme="minorEastAsia"/>
              <w:noProof/>
            </w:rPr>
          </w:pPr>
          <w:hyperlink w:anchor="_Toc444180351" w:history="1">
            <w:r w:rsidR="00F11A10" w:rsidRPr="008C6C9F">
              <w:rPr>
                <w:rStyle w:val="Hyperlink"/>
                <w:noProof/>
              </w:rPr>
              <w:t>Groups</w:t>
            </w:r>
            <w:r w:rsidR="00F11A10">
              <w:rPr>
                <w:noProof/>
                <w:webHidden/>
              </w:rPr>
              <w:tab/>
            </w:r>
            <w:r w:rsidR="00F11A10">
              <w:rPr>
                <w:noProof/>
                <w:webHidden/>
              </w:rPr>
              <w:fldChar w:fldCharType="begin"/>
            </w:r>
            <w:r w:rsidR="00F11A10">
              <w:rPr>
                <w:noProof/>
                <w:webHidden/>
              </w:rPr>
              <w:instrText xml:space="preserve"> PAGEREF _Toc444180351 \h </w:instrText>
            </w:r>
            <w:r w:rsidR="00F11A10">
              <w:rPr>
                <w:noProof/>
                <w:webHidden/>
              </w:rPr>
            </w:r>
            <w:r w:rsidR="00F11A10">
              <w:rPr>
                <w:noProof/>
                <w:webHidden/>
              </w:rPr>
              <w:fldChar w:fldCharType="separate"/>
            </w:r>
            <w:r w:rsidR="00F11A10">
              <w:rPr>
                <w:noProof/>
                <w:webHidden/>
              </w:rPr>
              <w:t>157</w:t>
            </w:r>
            <w:r w:rsidR="00F11A10">
              <w:rPr>
                <w:noProof/>
                <w:webHidden/>
              </w:rPr>
              <w:fldChar w:fldCharType="end"/>
            </w:r>
          </w:hyperlink>
        </w:p>
        <w:p w:rsidR="00F11A10" w:rsidRDefault="00216A49">
          <w:pPr>
            <w:pStyle w:val="TOC3"/>
            <w:rPr>
              <w:rFonts w:eastAsiaTheme="minorEastAsia"/>
              <w:noProof/>
            </w:rPr>
          </w:pPr>
          <w:hyperlink w:anchor="_Toc444180352" w:history="1">
            <w:r w:rsidR="00F11A10" w:rsidRPr="008C6C9F">
              <w:rPr>
                <w:rStyle w:val="Hyperlink"/>
                <w:noProof/>
              </w:rPr>
              <w:t>Gr.group &lt;object_number_nvar&gt;{, &lt;obj_nexp&gt;}...</w:t>
            </w:r>
            <w:r w:rsidR="00F11A10">
              <w:rPr>
                <w:noProof/>
                <w:webHidden/>
              </w:rPr>
              <w:tab/>
            </w:r>
            <w:r w:rsidR="00F11A10">
              <w:rPr>
                <w:noProof/>
                <w:webHidden/>
              </w:rPr>
              <w:fldChar w:fldCharType="begin"/>
            </w:r>
            <w:r w:rsidR="00F11A10">
              <w:rPr>
                <w:noProof/>
                <w:webHidden/>
              </w:rPr>
              <w:instrText xml:space="preserve"> PAGEREF _Toc444180352 \h </w:instrText>
            </w:r>
            <w:r w:rsidR="00F11A10">
              <w:rPr>
                <w:noProof/>
                <w:webHidden/>
              </w:rPr>
            </w:r>
            <w:r w:rsidR="00F11A10">
              <w:rPr>
                <w:noProof/>
                <w:webHidden/>
              </w:rPr>
              <w:fldChar w:fldCharType="separate"/>
            </w:r>
            <w:r w:rsidR="00F11A10">
              <w:rPr>
                <w:noProof/>
                <w:webHidden/>
              </w:rPr>
              <w:t>158</w:t>
            </w:r>
            <w:r w:rsidR="00F11A10">
              <w:rPr>
                <w:noProof/>
                <w:webHidden/>
              </w:rPr>
              <w:fldChar w:fldCharType="end"/>
            </w:r>
          </w:hyperlink>
        </w:p>
        <w:p w:rsidR="00F11A10" w:rsidRDefault="00216A49">
          <w:pPr>
            <w:pStyle w:val="TOC3"/>
            <w:rPr>
              <w:rFonts w:eastAsiaTheme="minorEastAsia"/>
              <w:noProof/>
            </w:rPr>
          </w:pPr>
          <w:hyperlink w:anchor="_Toc444180353" w:history="1">
            <w:r w:rsidR="00F11A10" w:rsidRPr="008C6C9F">
              <w:rPr>
                <w:rStyle w:val="Hyperlink"/>
                <w:noProof/>
              </w:rPr>
              <w:t>Gr.group.list &lt;object_number_nvar&gt;, &lt;list_ptr_nexp&gt;</w:t>
            </w:r>
            <w:r w:rsidR="00F11A10">
              <w:rPr>
                <w:noProof/>
                <w:webHidden/>
              </w:rPr>
              <w:tab/>
            </w:r>
            <w:r w:rsidR="00F11A10">
              <w:rPr>
                <w:noProof/>
                <w:webHidden/>
              </w:rPr>
              <w:fldChar w:fldCharType="begin"/>
            </w:r>
            <w:r w:rsidR="00F11A10">
              <w:rPr>
                <w:noProof/>
                <w:webHidden/>
              </w:rPr>
              <w:instrText xml:space="preserve"> PAGEREF _Toc444180353 \h </w:instrText>
            </w:r>
            <w:r w:rsidR="00F11A10">
              <w:rPr>
                <w:noProof/>
                <w:webHidden/>
              </w:rPr>
            </w:r>
            <w:r w:rsidR="00F11A10">
              <w:rPr>
                <w:noProof/>
                <w:webHidden/>
              </w:rPr>
              <w:fldChar w:fldCharType="separate"/>
            </w:r>
            <w:r w:rsidR="00F11A10">
              <w:rPr>
                <w:noProof/>
                <w:webHidden/>
              </w:rPr>
              <w:t>158</w:t>
            </w:r>
            <w:r w:rsidR="00F11A10">
              <w:rPr>
                <w:noProof/>
                <w:webHidden/>
              </w:rPr>
              <w:fldChar w:fldCharType="end"/>
            </w:r>
          </w:hyperlink>
        </w:p>
        <w:p w:rsidR="00F11A10" w:rsidRDefault="00216A49">
          <w:pPr>
            <w:pStyle w:val="TOC3"/>
            <w:rPr>
              <w:rFonts w:eastAsiaTheme="minorEastAsia"/>
              <w:noProof/>
            </w:rPr>
          </w:pPr>
          <w:hyperlink w:anchor="_Toc444180354" w:history="1">
            <w:r w:rsidR="00F11A10" w:rsidRPr="008C6C9F">
              <w:rPr>
                <w:rStyle w:val="Hyperlink"/>
                <w:noProof/>
              </w:rPr>
              <w:t>Gr.group.getDL &lt;object_number_nvar&gt;</w:t>
            </w:r>
            <w:r w:rsidR="00F11A10">
              <w:rPr>
                <w:noProof/>
                <w:webHidden/>
              </w:rPr>
              <w:tab/>
            </w:r>
            <w:r w:rsidR="00F11A10">
              <w:rPr>
                <w:noProof/>
                <w:webHidden/>
              </w:rPr>
              <w:fldChar w:fldCharType="begin"/>
            </w:r>
            <w:r w:rsidR="00F11A10">
              <w:rPr>
                <w:noProof/>
                <w:webHidden/>
              </w:rPr>
              <w:instrText xml:space="preserve"> PAGEREF _Toc444180354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3"/>
            <w:rPr>
              <w:rFonts w:eastAsiaTheme="minorEastAsia"/>
              <w:noProof/>
            </w:rPr>
          </w:pPr>
          <w:hyperlink w:anchor="_Toc444180355" w:history="1">
            <w:r w:rsidR="00F11A10" w:rsidRPr="008C6C9F">
              <w:rPr>
                <w:rStyle w:val="Hyperlink"/>
                <w:noProof/>
              </w:rPr>
              <w:t>Gr.group.newDL &lt;object_number_nvar&gt;</w:t>
            </w:r>
            <w:r w:rsidR="00F11A10">
              <w:rPr>
                <w:noProof/>
                <w:webHidden/>
              </w:rPr>
              <w:tab/>
            </w:r>
            <w:r w:rsidR="00F11A10">
              <w:rPr>
                <w:noProof/>
                <w:webHidden/>
              </w:rPr>
              <w:fldChar w:fldCharType="begin"/>
            </w:r>
            <w:r w:rsidR="00F11A10">
              <w:rPr>
                <w:noProof/>
                <w:webHidden/>
              </w:rPr>
              <w:instrText xml:space="preserve"> PAGEREF _Toc444180355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2"/>
            <w:rPr>
              <w:rFonts w:eastAsiaTheme="minorEastAsia"/>
              <w:noProof/>
            </w:rPr>
          </w:pPr>
          <w:hyperlink w:anchor="_Toc444180356" w:history="1">
            <w:r w:rsidR="00F11A10" w:rsidRPr="008C6C9F">
              <w:rPr>
                <w:rStyle w:val="Hyperlink"/>
                <w:noProof/>
              </w:rPr>
              <w:t>Hide and Show Commands</w:t>
            </w:r>
            <w:r w:rsidR="00F11A10">
              <w:rPr>
                <w:noProof/>
                <w:webHidden/>
              </w:rPr>
              <w:tab/>
            </w:r>
            <w:r w:rsidR="00F11A10">
              <w:rPr>
                <w:noProof/>
                <w:webHidden/>
              </w:rPr>
              <w:fldChar w:fldCharType="begin"/>
            </w:r>
            <w:r w:rsidR="00F11A10">
              <w:rPr>
                <w:noProof/>
                <w:webHidden/>
              </w:rPr>
              <w:instrText xml:space="preserve"> PAGEREF _Toc444180356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3"/>
            <w:rPr>
              <w:rFonts w:eastAsiaTheme="minorEastAsia"/>
              <w:noProof/>
            </w:rPr>
          </w:pPr>
          <w:hyperlink w:anchor="_Toc444180357" w:history="1">
            <w:r w:rsidR="00F11A10" w:rsidRPr="008C6C9F">
              <w:rPr>
                <w:rStyle w:val="Hyperlink"/>
                <w:noProof/>
              </w:rPr>
              <w:t>Gr.hide &lt;object_number_nexp&gt;</w:t>
            </w:r>
            <w:r w:rsidR="00F11A10">
              <w:rPr>
                <w:noProof/>
                <w:webHidden/>
              </w:rPr>
              <w:tab/>
            </w:r>
            <w:r w:rsidR="00F11A10">
              <w:rPr>
                <w:noProof/>
                <w:webHidden/>
              </w:rPr>
              <w:fldChar w:fldCharType="begin"/>
            </w:r>
            <w:r w:rsidR="00F11A10">
              <w:rPr>
                <w:noProof/>
                <w:webHidden/>
              </w:rPr>
              <w:instrText xml:space="preserve"> PAGEREF _Toc444180357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3"/>
            <w:rPr>
              <w:rFonts w:eastAsiaTheme="minorEastAsia"/>
              <w:noProof/>
            </w:rPr>
          </w:pPr>
          <w:hyperlink w:anchor="_Toc444180358" w:history="1">
            <w:r w:rsidR="00F11A10" w:rsidRPr="008C6C9F">
              <w:rPr>
                <w:rStyle w:val="Hyperlink"/>
                <w:noProof/>
              </w:rPr>
              <w:t>Gr.show &lt;object_number_nexp&gt;</w:t>
            </w:r>
            <w:r w:rsidR="00F11A10">
              <w:rPr>
                <w:noProof/>
                <w:webHidden/>
              </w:rPr>
              <w:tab/>
            </w:r>
            <w:r w:rsidR="00F11A10">
              <w:rPr>
                <w:noProof/>
                <w:webHidden/>
              </w:rPr>
              <w:fldChar w:fldCharType="begin"/>
            </w:r>
            <w:r w:rsidR="00F11A10">
              <w:rPr>
                <w:noProof/>
                <w:webHidden/>
              </w:rPr>
              <w:instrText xml:space="preserve"> PAGEREF _Toc444180358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3"/>
            <w:rPr>
              <w:rFonts w:eastAsiaTheme="minorEastAsia"/>
              <w:noProof/>
            </w:rPr>
          </w:pPr>
          <w:hyperlink w:anchor="_Toc444180359" w:history="1">
            <w:r w:rsidR="00F11A10" w:rsidRPr="008C6C9F">
              <w:rPr>
                <w:rStyle w:val="Hyperlink"/>
                <w:noProof/>
              </w:rPr>
              <w:t>Gr.show.toggle &lt;object_number_nexp&gt;</w:t>
            </w:r>
            <w:r w:rsidR="00F11A10">
              <w:rPr>
                <w:noProof/>
                <w:webHidden/>
              </w:rPr>
              <w:tab/>
            </w:r>
            <w:r w:rsidR="00F11A10">
              <w:rPr>
                <w:noProof/>
                <w:webHidden/>
              </w:rPr>
              <w:fldChar w:fldCharType="begin"/>
            </w:r>
            <w:r w:rsidR="00F11A10">
              <w:rPr>
                <w:noProof/>
                <w:webHidden/>
              </w:rPr>
              <w:instrText xml:space="preserve"> PAGEREF _Toc444180359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2"/>
            <w:rPr>
              <w:rFonts w:eastAsiaTheme="minorEastAsia"/>
              <w:noProof/>
            </w:rPr>
          </w:pPr>
          <w:hyperlink w:anchor="_Toc444180360" w:history="1">
            <w:r w:rsidR="00F11A10" w:rsidRPr="008C6C9F">
              <w:rPr>
                <w:rStyle w:val="Hyperlink"/>
                <w:noProof/>
              </w:rPr>
              <w:t>Touch Query Commands</w:t>
            </w:r>
            <w:r w:rsidR="00F11A10">
              <w:rPr>
                <w:noProof/>
                <w:webHidden/>
              </w:rPr>
              <w:tab/>
            </w:r>
            <w:r w:rsidR="00F11A10">
              <w:rPr>
                <w:noProof/>
                <w:webHidden/>
              </w:rPr>
              <w:fldChar w:fldCharType="begin"/>
            </w:r>
            <w:r w:rsidR="00F11A10">
              <w:rPr>
                <w:noProof/>
                <w:webHidden/>
              </w:rPr>
              <w:instrText xml:space="preserve"> PAGEREF _Toc444180360 \h </w:instrText>
            </w:r>
            <w:r w:rsidR="00F11A10">
              <w:rPr>
                <w:noProof/>
                <w:webHidden/>
              </w:rPr>
            </w:r>
            <w:r w:rsidR="00F11A10">
              <w:rPr>
                <w:noProof/>
                <w:webHidden/>
              </w:rPr>
              <w:fldChar w:fldCharType="separate"/>
            </w:r>
            <w:r w:rsidR="00F11A10">
              <w:rPr>
                <w:noProof/>
                <w:webHidden/>
              </w:rPr>
              <w:t>159</w:t>
            </w:r>
            <w:r w:rsidR="00F11A10">
              <w:rPr>
                <w:noProof/>
                <w:webHidden/>
              </w:rPr>
              <w:fldChar w:fldCharType="end"/>
            </w:r>
          </w:hyperlink>
        </w:p>
        <w:p w:rsidR="00F11A10" w:rsidRDefault="00216A49">
          <w:pPr>
            <w:pStyle w:val="TOC3"/>
            <w:rPr>
              <w:rFonts w:eastAsiaTheme="minorEastAsia"/>
              <w:noProof/>
            </w:rPr>
          </w:pPr>
          <w:hyperlink w:anchor="_Toc444180361" w:history="1">
            <w:r w:rsidR="00F11A10" w:rsidRPr="008C6C9F">
              <w:rPr>
                <w:rStyle w:val="Hyperlink"/>
                <w:noProof/>
              </w:rPr>
              <w:t>Gr.touch touched, x, y</w:t>
            </w:r>
            <w:r w:rsidR="00F11A10">
              <w:rPr>
                <w:noProof/>
                <w:webHidden/>
              </w:rPr>
              <w:tab/>
            </w:r>
            <w:r w:rsidR="00F11A10">
              <w:rPr>
                <w:noProof/>
                <w:webHidden/>
              </w:rPr>
              <w:fldChar w:fldCharType="begin"/>
            </w:r>
            <w:r w:rsidR="00F11A10">
              <w:rPr>
                <w:noProof/>
                <w:webHidden/>
              </w:rPr>
              <w:instrText xml:space="preserve"> PAGEREF _Toc444180361 \h </w:instrText>
            </w:r>
            <w:r w:rsidR="00F11A10">
              <w:rPr>
                <w:noProof/>
                <w:webHidden/>
              </w:rPr>
            </w:r>
            <w:r w:rsidR="00F11A10">
              <w:rPr>
                <w:noProof/>
                <w:webHidden/>
              </w:rPr>
              <w:fldChar w:fldCharType="separate"/>
            </w:r>
            <w:r w:rsidR="00F11A10">
              <w:rPr>
                <w:noProof/>
                <w:webHidden/>
              </w:rPr>
              <w:t>160</w:t>
            </w:r>
            <w:r w:rsidR="00F11A10">
              <w:rPr>
                <w:noProof/>
                <w:webHidden/>
              </w:rPr>
              <w:fldChar w:fldCharType="end"/>
            </w:r>
          </w:hyperlink>
        </w:p>
        <w:p w:rsidR="00F11A10" w:rsidRDefault="00216A49">
          <w:pPr>
            <w:pStyle w:val="TOC3"/>
            <w:rPr>
              <w:rFonts w:eastAsiaTheme="minorEastAsia"/>
              <w:noProof/>
            </w:rPr>
          </w:pPr>
          <w:hyperlink w:anchor="_Toc444180362" w:history="1">
            <w:r w:rsidR="00F11A10" w:rsidRPr="008C6C9F">
              <w:rPr>
                <w:rStyle w:val="Hyperlink"/>
                <w:noProof/>
              </w:rPr>
              <w:t>Gr.bounded.touch touched, left, top, right, bottom</w:t>
            </w:r>
            <w:r w:rsidR="00F11A10">
              <w:rPr>
                <w:noProof/>
                <w:webHidden/>
              </w:rPr>
              <w:tab/>
            </w:r>
            <w:r w:rsidR="00F11A10">
              <w:rPr>
                <w:noProof/>
                <w:webHidden/>
              </w:rPr>
              <w:fldChar w:fldCharType="begin"/>
            </w:r>
            <w:r w:rsidR="00F11A10">
              <w:rPr>
                <w:noProof/>
                <w:webHidden/>
              </w:rPr>
              <w:instrText xml:space="preserve"> PAGEREF _Toc444180362 \h </w:instrText>
            </w:r>
            <w:r w:rsidR="00F11A10">
              <w:rPr>
                <w:noProof/>
                <w:webHidden/>
              </w:rPr>
            </w:r>
            <w:r w:rsidR="00F11A10">
              <w:rPr>
                <w:noProof/>
                <w:webHidden/>
              </w:rPr>
              <w:fldChar w:fldCharType="separate"/>
            </w:r>
            <w:r w:rsidR="00F11A10">
              <w:rPr>
                <w:noProof/>
                <w:webHidden/>
              </w:rPr>
              <w:t>160</w:t>
            </w:r>
            <w:r w:rsidR="00F11A10">
              <w:rPr>
                <w:noProof/>
                <w:webHidden/>
              </w:rPr>
              <w:fldChar w:fldCharType="end"/>
            </w:r>
          </w:hyperlink>
        </w:p>
        <w:p w:rsidR="00F11A10" w:rsidRDefault="00216A49">
          <w:pPr>
            <w:pStyle w:val="TOC3"/>
            <w:rPr>
              <w:rFonts w:eastAsiaTheme="minorEastAsia"/>
              <w:noProof/>
            </w:rPr>
          </w:pPr>
          <w:hyperlink w:anchor="_Toc444180363" w:history="1">
            <w:r w:rsidR="00F11A10" w:rsidRPr="008C6C9F">
              <w:rPr>
                <w:rStyle w:val="Hyperlink"/>
                <w:noProof/>
              </w:rPr>
              <w:t>Gr.touch2 touched, x, y</w:t>
            </w:r>
            <w:r w:rsidR="00F11A10">
              <w:rPr>
                <w:noProof/>
                <w:webHidden/>
              </w:rPr>
              <w:tab/>
            </w:r>
            <w:r w:rsidR="00F11A10">
              <w:rPr>
                <w:noProof/>
                <w:webHidden/>
              </w:rPr>
              <w:fldChar w:fldCharType="begin"/>
            </w:r>
            <w:r w:rsidR="00F11A10">
              <w:rPr>
                <w:noProof/>
                <w:webHidden/>
              </w:rPr>
              <w:instrText xml:space="preserve"> PAGEREF _Toc444180363 \h </w:instrText>
            </w:r>
            <w:r w:rsidR="00F11A10">
              <w:rPr>
                <w:noProof/>
                <w:webHidden/>
              </w:rPr>
            </w:r>
            <w:r w:rsidR="00F11A10">
              <w:rPr>
                <w:noProof/>
                <w:webHidden/>
              </w:rPr>
              <w:fldChar w:fldCharType="separate"/>
            </w:r>
            <w:r w:rsidR="00F11A10">
              <w:rPr>
                <w:noProof/>
                <w:webHidden/>
              </w:rPr>
              <w:t>160</w:t>
            </w:r>
            <w:r w:rsidR="00F11A10">
              <w:rPr>
                <w:noProof/>
                <w:webHidden/>
              </w:rPr>
              <w:fldChar w:fldCharType="end"/>
            </w:r>
          </w:hyperlink>
        </w:p>
        <w:p w:rsidR="00F11A10" w:rsidRDefault="00216A49">
          <w:pPr>
            <w:pStyle w:val="TOC3"/>
            <w:rPr>
              <w:rFonts w:eastAsiaTheme="minorEastAsia"/>
              <w:noProof/>
            </w:rPr>
          </w:pPr>
          <w:hyperlink w:anchor="_Toc444180364" w:history="1">
            <w:r w:rsidR="00F11A10" w:rsidRPr="008C6C9F">
              <w:rPr>
                <w:rStyle w:val="Hyperlink"/>
                <w:noProof/>
              </w:rPr>
              <w:t>Gr.bounded.touch2 touched, left, top, right, bottom</w:t>
            </w:r>
            <w:r w:rsidR="00F11A10">
              <w:rPr>
                <w:noProof/>
                <w:webHidden/>
              </w:rPr>
              <w:tab/>
            </w:r>
            <w:r w:rsidR="00F11A10">
              <w:rPr>
                <w:noProof/>
                <w:webHidden/>
              </w:rPr>
              <w:fldChar w:fldCharType="begin"/>
            </w:r>
            <w:r w:rsidR="00F11A10">
              <w:rPr>
                <w:noProof/>
                <w:webHidden/>
              </w:rPr>
              <w:instrText xml:space="preserve"> PAGEREF _Toc444180364 \h </w:instrText>
            </w:r>
            <w:r w:rsidR="00F11A10">
              <w:rPr>
                <w:noProof/>
                <w:webHidden/>
              </w:rPr>
            </w:r>
            <w:r w:rsidR="00F11A10">
              <w:rPr>
                <w:noProof/>
                <w:webHidden/>
              </w:rPr>
              <w:fldChar w:fldCharType="separate"/>
            </w:r>
            <w:r w:rsidR="00F11A10">
              <w:rPr>
                <w:noProof/>
                <w:webHidden/>
              </w:rPr>
              <w:t>160</w:t>
            </w:r>
            <w:r w:rsidR="00F11A10">
              <w:rPr>
                <w:noProof/>
                <w:webHidden/>
              </w:rPr>
              <w:fldChar w:fldCharType="end"/>
            </w:r>
          </w:hyperlink>
        </w:p>
        <w:p w:rsidR="00F11A10" w:rsidRDefault="00216A49">
          <w:pPr>
            <w:pStyle w:val="TOC3"/>
            <w:rPr>
              <w:rFonts w:eastAsiaTheme="minorEastAsia"/>
              <w:noProof/>
            </w:rPr>
          </w:pPr>
          <w:hyperlink w:anchor="_Toc444180365" w:history="1">
            <w:r w:rsidR="00F11A10" w:rsidRPr="008C6C9F">
              <w:rPr>
                <w:rStyle w:val="Hyperlink"/>
                <w:noProof/>
              </w:rPr>
              <w:t>OnGrTouch:</w:t>
            </w:r>
            <w:r w:rsidR="00F11A10">
              <w:rPr>
                <w:noProof/>
                <w:webHidden/>
              </w:rPr>
              <w:tab/>
            </w:r>
            <w:r w:rsidR="00F11A10">
              <w:rPr>
                <w:noProof/>
                <w:webHidden/>
              </w:rPr>
              <w:fldChar w:fldCharType="begin"/>
            </w:r>
            <w:r w:rsidR="00F11A10">
              <w:rPr>
                <w:noProof/>
                <w:webHidden/>
              </w:rPr>
              <w:instrText xml:space="preserve"> PAGEREF _Toc444180365 \h </w:instrText>
            </w:r>
            <w:r w:rsidR="00F11A10">
              <w:rPr>
                <w:noProof/>
                <w:webHidden/>
              </w:rPr>
            </w:r>
            <w:r w:rsidR="00F11A10">
              <w:rPr>
                <w:noProof/>
                <w:webHidden/>
              </w:rPr>
              <w:fldChar w:fldCharType="separate"/>
            </w:r>
            <w:r w:rsidR="00F11A10">
              <w:rPr>
                <w:noProof/>
                <w:webHidden/>
              </w:rPr>
              <w:t>161</w:t>
            </w:r>
            <w:r w:rsidR="00F11A10">
              <w:rPr>
                <w:noProof/>
                <w:webHidden/>
              </w:rPr>
              <w:fldChar w:fldCharType="end"/>
            </w:r>
          </w:hyperlink>
        </w:p>
        <w:p w:rsidR="00F11A10" w:rsidRDefault="00216A49">
          <w:pPr>
            <w:pStyle w:val="TOC3"/>
            <w:rPr>
              <w:rFonts w:eastAsiaTheme="minorEastAsia"/>
              <w:noProof/>
            </w:rPr>
          </w:pPr>
          <w:hyperlink w:anchor="_Toc444180366" w:history="1">
            <w:r w:rsidR="00F11A10" w:rsidRPr="008C6C9F">
              <w:rPr>
                <w:rStyle w:val="Hyperlink"/>
                <w:noProof/>
              </w:rPr>
              <w:t>Gr.onGrTouch.resume</w:t>
            </w:r>
            <w:r w:rsidR="00F11A10">
              <w:rPr>
                <w:noProof/>
                <w:webHidden/>
              </w:rPr>
              <w:tab/>
            </w:r>
            <w:r w:rsidR="00F11A10">
              <w:rPr>
                <w:noProof/>
                <w:webHidden/>
              </w:rPr>
              <w:fldChar w:fldCharType="begin"/>
            </w:r>
            <w:r w:rsidR="00F11A10">
              <w:rPr>
                <w:noProof/>
                <w:webHidden/>
              </w:rPr>
              <w:instrText xml:space="preserve"> PAGEREF _Toc444180366 \h </w:instrText>
            </w:r>
            <w:r w:rsidR="00F11A10">
              <w:rPr>
                <w:noProof/>
                <w:webHidden/>
              </w:rPr>
            </w:r>
            <w:r w:rsidR="00F11A10">
              <w:rPr>
                <w:noProof/>
                <w:webHidden/>
              </w:rPr>
              <w:fldChar w:fldCharType="separate"/>
            </w:r>
            <w:r w:rsidR="00F11A10">
              <w:rPr>
                <w:noProof/>
                <w:webHidden/>
              </w:rPr>
              <w:t>161</w:t>
            </w:r>
            <w:r w:rsidR="00F11A10">
              <w:rPr>
                <w:noProof/>
                <w:webHidden/>
              </w:rPr>
              <w:fldChar w:fldCharType="end"/>
            </w:r>
          </w:hyperlink>
        </w:p>
        <w:p w:rsidR="00F11A10" w:rsidRDefault="00216A49">
          <w:pPr>
            <w:pStyle w:val="TOC2"/>
            <w:rPr>
              <w:rFonts w:eastAsiaTheme="minorEastAsia"/>
              <w:noProof/>
            </w:rPr>
          </w:pPr>
          <w:hyperlink w:anchor="_Toc444180367" w:history="1">
            <w:r w:rsidR="00F11A10" w:rsidRPr="008C6C9F">
              <w:rPr>
                <w:rStyle w:val="Hyperlink"/>
                <w:noProof/>
              </w:rPr>
              <w:t>Text Commands</w:t>
            </w:r>
            <w:r w:rsidR="00F11A10">
              <w:rPr>
                <w:noProof/>
                <w:webHidden/>
              </w:rPr>
              <w:tab/>
            </w:r>
            <w:r w:rsidR="00F11A10">
              <w:rPr>
                <w:noProof/>
                <w:webHidden/>
              </w:rPr>
              <w:fldChar w:fldCharType="begin"/>
            </w:r>
            <w:r w:rsidR="00F11A10">
              <w:rPr>
                <w:noProof/>
                <w:webHidden/>
              </w:rPr>
              <w:instrText xml:space="preserve"> PAGEREF _Toc444180367 \h </w:instrText>
            </w:r>
            <w:r w:rsidR="00F11A10">
              <w:rPr>
                <w:noProof/>
                <w:webHidden/>
              </w:rPr>
            </w:r>
            <w:r w:rsidR="00F11A10">
              <w:rPr>
                <w:noProof/>
                <w:webHidden/>
              </w:rPr>
              <w:fldChar w:fldCharType="separate"/>
            </w:r>
            <w:r w:rsidR="00F11A10">
              <w:rPr>
                <w:noProof/>
                <w:webHidden/>
              </w:rPr>
              <w:t>161</w:t>
            </w:r>
            <w:r w:rsidR="00F11A10">
              <w:rPr>
                <w:noProof/>
                <w:webHidden/>
              </w:rPr>
              <w:fldChar w:fldCharType="end"/>
            </w:r>
          </w:hyperlink>
        </w:p>
        <w:p w:rsidR="00F11A10" w:rsidRDefault="00216A49">
          <w:pPr>
            <w:pStyle w:val="TOC3"/>
            <w:rPr>
              <w:rFonts w:eastAsiaTheme="minorEastAsia"/>
              <w:noProof/>
            </w:rPr>
          </w:pPr>
          <w:hyperlink w:anchor="_Toc444180368" w:history="1">
            <w:r w:rsidR="00F11A10" w:rsidRPr="008C6C9F">
              <w:rPr>
                <w:rStyle w:val="Hyperlink"/>
                <w:noProof/>
              </w:rPr>
              <w:t>Overview</w:t>
            </w:r>
            <w:r w:rsidR="00F11A10">
              <w:rPr>
                <w:noProof/>
                <w:webHidden/>
              </w:rPr>
              <w:tab/>
            </w:r>
            <w:r w:rsidR="00F11A10">
              <w:rPr>
                <w:noProof/>
                <w:webHidden/>
              </w:rPr>
              <w:fldChar w:fldCharType="begin"/>
            </w:r>
            <w:r w:rsidR="00F11A10">
              <w:rPr>
                <w:noProof/>
                <w:webHidden/>
              </w:rPr>
              <w:instrText xml:space="preserve"> PAGEREF _Toc444180368 \h </w:instrText>
            </w:r>
            <w:r w:rsidR="00F11A10">
              <w:rPr>
                <w:noProof/>
                <w:webHidden/>
              </w:rPr>
            </w:r>
            <w:r w:rsidR="00F11A10">
              <w:rPr>
                <w:noProof/>
                <w:webHidden/>
              </w:rPr>
              <w:fldChar w:fldCharType="separate"/>
            </w:r>
            <w:r w:rsidR="00F11A10">
              <w:rPr>
                <w:noProof/>
                <w:webHidden/>
              </w:rPr>
              <w:t>161</w:t>
            </w:r>
            <w:r w:rsidR="00F11A10">
              <w:rPr>
                <w:noProof/>
                <w:webHidden/>
              </w:rPr>
              <w:fldChar w:fldCharType="end"/>
            </w:r>
          </w:hyperlink>
        </w:p>
        <w:p w:rsidR="00F11A10" w:rsidRDefault="00216A49">
          <w:pPr>
            <w:pStyle w:val="TOC3"/>
            <w:rPr>
              <w:rFonts w:eastAsiaTheme="minorEastAsia"/>
              <w:noProof/>
            </w:rPr>
          </w:pPr>
          <w:hyperlink w:anchor="_Toc444180369" w:history="1">
            <w:r w:rsidR="00F11A10" w:rsidRPr="008C6C9F">
              <w:rPr>
                <w:rStyle w:val="Hyperlink"/>
                <w:noProof/>
              </w:rPr>
              <w:t>Gr.text.align {{&lt;type_nexp&gt;}{,&lt;paint_nexp&gt;}}</w:t>
            </w:r>
            <w:r w:rsidR="00F11A10">
              <w:rPr>
                <w:noProof/>
                <w:webHidden/>
              </w:rPr>
              <w:tab/>
            </w:r>
            <w:r w:rsidR="00F11A10">
              <w:rPr>
                <w:noProof/>
                <w:webHidden/>
              </w:rPr>
              <w:fldChar w:fldCharType="begin"/>
            </w:r>
            <w:r w:rsidR="00F11A10">
              <w:rPr>
                <w:noProof/>
                <w:webHidden/>
              </w:rPr>
              <w:instrText xml:space="preserve"> PAGEREF _Toc444180369 \h </w:instrText>
            </w:r>
            <w:r w:rsidR="00F11A10">
              <w:rPr>
                <w:noProof/>
                <w:webHidden/>
              </w:rPr>
            </w:r>
            <w:r w:rsidR="00F11A10">
              <w:rPr>
                <w:noProof/>
                <w:webHidden/>
              </w:rPr>
              <w:fldChar w:fldCharType="separate"/>
            </w:r>
            <w:r w:rsidR="00F11A10">
              <w:rPr>
                <w:noProof/>
                <w:webHidden/>
              </w:rPr>
              <w:t>161</w:t>
            </w:r>
            <w:r w:rsidR="00F11A10">
              <w:rPr>
                <w:noProof/>
                <w:webHidden/>
              </w:rPr>
              <w:fldChar w:fldCharType="end"/>
            </w:r>
          </w:hyperlink>
        </w:p>
        <w:p w:rsidR="00F11A10" w:rsidRDefault="00216A49">
          <w:pPr>
            <w:pStyle w:val="TOC3"/>
            <w:rPr>
              <w:rFonts w:eastAsiaTheme="minorEastAsia"/>
              <w:noProof/>
            </w:rPr>
          </w:pPr>
          <w:hyperlink w:anchor="_Toc444180370" w:history="1">
            <w:r w:rsidR="00F11A10" w:rsidRPr="008C6C9F">
              <w:rPr>
                <w:rStyle w:val="Hyperlink"/>
                <w:noProof/>
              </w:rPr>
              <w:t>Gr.text.bold {{&lt;lexp&gt;}{,&lt;paint_nexp&gt;}}</w:t>
            </w:r>
            <w:r w:rsidR="00F11A10">
              <w:rPr>
                <w:noProof/>
                <w:webHidden/>
              </w:rPr>
              <w:tab/>
            </w:r>
            <w:r w:rsidR="00F11A10">
              <w:rPr>
                <w:noProof/>
                <w:webHidden/>
              </w:rPr>
              <w:fldChar w:fldCharType="begin"/>
            </w:r>
            <w:r w:rsidR="00F11A10">
              <w:rPr>
                <w:noProof/>
                <w:webHidden/>
              </w:rPr>
              <w:instrText xml:space="preserve"> PAGEREF _Toc444180370 \h </w:instrText>
            </w:r>
            <w:r w:rsidR="00F11A10">
              <w:rPr>
                <w:noProof/>
                <w:webHidden/>
              </w:rPr>
            </w:r>
            <w:r w:rsidR="00F11A10">
              <w:rPr>
                <w:noProof/>
                <w:webHidden/>
              </w:rPr>
              <w:fldChar w:fldCharType="separate"/>
            </w:r>
            <w:r w:rsidR="00F11A10">
              <w:rPr>
                <w:noProof/>
                <w:webHidden/>
              </w:rPr>
              <w:t>161</w:t>
            </w:r>
            <w:r w:rsidR="00F11A10">
              <w:rPr>
                <w:noProof/>
                <w:webHidden/>
              </w:rPr>
              <w:fldChar w:fldCharType="end"/>
            </w:r>
          </w:hyperlink>
        </w:p>
        <w:p w:rsidR="00F11A10" w:rsidRDefault="00216A49">
          <w:pPr>
            <w:pStyle w:val="TOC3"/>
            <w:rPr>
              <w:rFonts w:eastAsiaTheme="minorEastAsia"/>
              <w:noProof/>
            </w:rPr>
          </w:pPr>
          <w:hyperlink w:anchor="_Toc444180371" w:history="1">
            <w:r w:rsidR="00F11A10" w:rsidRPr="008C6C9F">
              <w:rPr>
                <w:rStyle w:val="Hyperlink"/>
                <w:noProof/>
              </w:rPr>
              <w:t>Gr.text.size {{&lt;size_nexp&gt;}{,&lt;paint_nexp&gt;}}</w:t>
            </w:r>
            <w:r w:rsidR="00F11A10">
              <w:rPr>
                <w:noProof/>
                <w:webHidden/>
              </w:rPr>
              <w:tab/>
            </w:r>
            <w:r w:rsidR="00F11A10">
              <w:rPr>
                <w:noProof/>
                <w:webHidden/>
              </w:rPr>
              <w:fldChar w:fldCharType="begin"/>
            </w:r>
            <w:r w:rsidR="00F11A10">
              <w:rPr>
                <w:noProof/>
                <w:webHidden/>
              </w:rPr>
              <w:instrText xml:space="preserve"> PAGEREF _Toc444180371 \h </w:instrText>
            </w:r>
            <w:r w:rsidR="00F11A10">
              <w:rPr>
                <w:noProof/>
                <w:webHidden/>
              </w:rPr>
            </w:r>
            <w:r w:rsidR="00F11A10">
              <w:rPr>
                <w:noProof/>
                <w:webHidden/>
              </w:rPr>
              <w:fldChar w:fldCharType="separate"/>
            </w:r>
            <w:r w:rsidR="00F11A10">
              <w:rPr>
                <w:noProof/>
                <w:webHidden/>
              </w:rPr>
              <w:t>162</w:t>
            </w:r>
            <w:r w:rsidR="00F11A10">
              <w:rPr>
                <w:noProof/>
                <w:webHidden/>
              </w:rPr>
              <w:fldChar w:fldCharType="end"/>
            </w:r>
          </w:hyperlink>
        </w:p>
        <w:p w:rsidR="00F11A10" w:rsidRDefault="00216A49">
          <w:pPr>
            <w:pStyle w:val="TOC3"/>
            <w:rPr>
              <w:rFonts w:eastAsiaTheme="minorEastAsia"/>
              <w:noProof/>
            </w:rPr>
          </w:pPr>
          <w:hyperlink w:anchor="_Toc444180372" w:history="1">
            <w:r w:rsidR="00F11A10" w:rsidRPr="008C6C9F">
              <w:rPr>
                <w:rStyle w:val="Hyperlink"/>
                <w:noProof/>
              </w:rPr>
              <w:t>Gr.text.skew {{&lt;skew_nexp&gt;}{,&lt;paint_nexp&gt;}}</w:t>
            </w:r>
            <w:r w:rsidR="00F11A10">
              <w:rPr>
                <w:noProof/>
                <w:webHidden/>
              </w:rPr>
              <w:tab/>
            </w:r>
            <w:r w:rsidR="00F11A10">
              <w:rPr>
                <w:noProof/>
                <w:webHidden/>
              </w:rPr>
              <w:fldChar w:fldCharType="begin"/>
            </w:r>
            <w:r w:rsidR="00F11A10">
              <w:rPr>
                <w:noProof/>
                <w:webHidden/>
              </w:rPr>
              <w:instrText xml:space="preserve"> PAGEREF _Toc444180372 \h </w:instrText>
            </w:r>
            <w:r w:rsidR="00F11A10">
              <w:rPr>
                <w:noProof/>
                <w:webHidden/>
              </w:rPr>
            </w:r>
            <w:r w:rsidR="00F11A10">
              <w:rPr>
                <w:noProof/>
                <w:webHidden/>
              </w:rPr>
              <w:fldChar w:fldCharType="separate"/>
            </w:r>
            <w:r w:rsidR="00F11A10">
              <w:rPr>
                <w:noProof/>
                <w:webHidden/>
              </w:rPr>
              <w:t>162</w:t>
            </w:r>
            <w:r w:rsidR="00F11A10">
              <w:rPr>
                <w:noProof/>
                <w:webHidden/>
              </w:rPr>
              <w:fldChar w:fldCharType="end"/>
            </w:r>
          </w:hyperlink>
        </w:p>
        <w:p w:rsidR="00F11A10" w:rsidRDefault="00216A49">
          <w:pPr>
            <w:pStyle w:val="TOC3"/>
            <w:rPr>
              <w:rFonts w:eastAsiaTheme="minorEastAsia"/>
              <w:noProof/>
            </w:rPr>
          </w:pPr>
          <w:hyperlink w:anchor="_Toc444180373" w:history="1">
            <w:r w:rsidR="00F11A10" w:rsidRPr="008C6C9F">
              <w:rPr>
                <w:rStyle w:val="Hyperlink"/>
                <w:noProof/>
              </w:rPr>
              <w:t>Gr.text.strike {{&lt;lexp&gt;}{,&lt;paint_nexp&gt;}}</w:t>
            </w:r>
            <w:r w:rsidR="00F11A10">
              <w:rPr>
                <w:noProof/>
                <w:webHidden/>
              </w:rPr>
              <w:tab/>
            </w:r>
            <w:r w:rsidR="00F11A10">
              <w:rPr>
                <w:noProof/>
                <w:webHidden/>
              </w:rPr>
              <w:fldChar w:fldCharType="begin"/>
            </w:r>
            <w:r w:rsidR="00F11A10">
              <w:rPr>
                <w:noProof/>
                <w:webHidden/>
              </w:rPr>
              <w:instrText xml:space="preserve"> PAGEREF _Toc444180373 \h </w:instrText>
            </w:r>
            <w:r w:rsidR="00F11A10">
              <w:rPr>
                <w:noProof/>
                <w:webHidden/>
              </w:rPr>
            </w:r>
            <w:r w:rsidR="00F11A10">
              <w:rPr>
                <w:noProof/>
                <w:webHidden/>
              </w:rPr>
              <w:fldChar w:fldCharType="separate"/>
            </w:r>
            <w:r w:rsidR="00F11A10">
              <w:rPr>
                <w:noProof/>
                <w:webHidden/>
              </w:rPr>
              <w:t>162</w:t>
            </w:r>
            <w:r w:rsidR="00F11A10">
              <w:rPr>
                <w:noProof/>
                <w:webHidden/>
              </w:rPr>
              <w:fldChar w:fldCharType="end"/>
            </w:r>
          </w:hyperlink>
        </w:p>
        <w:p w:rsidR="00F11A10" w:rsidRDefault="00216A49">
          <w:pPr>
            <w:pStyle w:val="TOC3"/>
            <w:rPr>
              <w:rFonts w:eastAsiaTheme="minorEastAsia"/>
              <w:noProof/>
            </w:rPr>
          </w:pPr>
          <w:hyperlink w:anchor="_Toc444180374" w:history="1">
            <w:r w:rsidR="00F11A10" w:rsidRPr="008C6C9F">
              <w:rPr>
                <w:rStyle w:val="Hyperlink"/>
                <w:noProof/>
              </w:rPr>
              <w:t>Gr.text.underline {{&lt;lexp&gt;}{,&lt;paint_nexp&gt;}}</w:t>
            </w:r>
            <w:r w:rsidR="00F11A10">
              <w:rPr>
                <w:noProof/>
                <w:webHidden/>
              </w:rPr>
              <w:tab/>
            </w:r>
            <w:r w:rsidR="00F11A10">
              <w:rPr>
                <w:noProof/>
                <w:webHidden/>
              </w:rPr>
              <w:fldChar w:fldCharType="begin"/>
            </w:r>
            <w:r w:rsidR="00F11A10">
              <w:rPr>
                <w:noProof/>
                <w:webHidden/>
              </w:rPr>
              <w:instrText xml:space="preserve"> PAGEREF _Toc444180374 \h </w:instrText>
            </w:r>
            <w:r w:rsidR="00F11A10">
              <w:rPr>
                <w:noProof/>
                <w:webHidden/>
              </w:rPr>
            </w:r>
            <w:r w:rsidR="00F11A10">
              <w:rPr>
                <w:noProof/>
                <w:webHidden/>
              </w:rPr>
              <w:fldChar w:fldCharType="separate"/>
            </w:r>
            <w:r w:rsidR="00F11A10">
              <w:rPr>
                <w:noProof/>
                <w:webHidden/>
              </w:rPr>
              <w:t>162</w:t>
            </w:r>
            <w:r w:rsidR="00F11A10">
              <w:rPr>
                <w:noProof/>
                <w:webHidden/>
              </w:rPr>
              <w:fldChar w:fldCharType="end"/>
            </w:r>
          </w:hyperlink>
        </w:p>
        <w:p w:rsidR="00F11A10" w:rsidRDefault="00216A49">
          <w:pPr>
            <w:pStyle w:val="TOC3"/>
            <w:rPr>
              <w:rFonts w:eastAsiaTheme="minorEastAsia"/>
              <w:noProof/>
            </w:rPr>
          </w:pPr>
          <w:hyperlink w:anchor="_Toc444180375" w:history="1">
            <w:r w:rsidR="00F11A10" w:rsidRPr="008C6C9F">
              <w:rPr>
                <w:rStyle w:val="Hyperlink"/>
                <w:noProof/>
              </w:rPr>
              <w:t>Gr.text.setfont {{&lt;font_ptr_nexp&gt;|&lt;font_family_sexp&gt;} {, &lt;style_sexp&gt;} {,&lt;paint_nexp&gt;}}</w:t>
            </w:r>
            <w:r w:rsidR="00F11A10">
              <w:rPr>
                <w:noProof/>
                <w:webHidden/>
              </w:rPr>
              <w:tab/>
            </w:r>
            <w:r w:rsidR="00F11A10">
              <w:rPr>
                <w:noProof/>
                <w:webHidden/>
              </w:rPr>
              <w:fldChar w:fldCharType="begin"/>
            </w:r>
            <w:r w:rsidR="00F11A10">
              <w:rPr>
                <w:noProof/>
                <w:webHidden/>
              </w:rPr>
              <w:instrText xml:space="preserve"> PAGEREF _Toc444180375 \h </w:instrText>
            </w:r>
            <w:r w:rsidR="00F11A10">
              <w:rPr>
                <w:noProof/>
                <w:webHidden/>
              </w:rPr>
            </w:r>
            <w:r w:rsidR="00F11A10">
              <w:rPr>
                <w:noProof/>
                <w:webHidden/>
              </w:rPr>
              <w:fldChar w:fldCharType="separate"/>
            </w:r>
            <w:r w:rsidR="00F11A10">
              <w:rPr>
                <w:noProof/>
                <w:webHidden/>
              </w:rPr>
              <w:t>162</w:t>
            </w:r>
            <w:r w:rsidR="00F11A10">
              <w:rPr>
                <w:noProof/>
                <w:webHidden/>
              </w:rPr>
              <w:fldChar w:fldCharType="end"/>
            </w:r>
          </w:hyperlink>
        </w:p>
        <w:p w:rsidR="00F11A10" w:rsidRDefault="00216A49">
          <w:pPr>
            <w:pStyle w:val="TOC3"/>
            <w:rPr>
              <w:rFonts w:eastAsiaTheme="minorEastAsia"/>
              <w:noProof/>
            </w:rPr>
          </w:pPr>
          <w:hyperlink w:anchor="_Toc444180376" w:history="1">
            <w:r w:rsidR="00F11A10" w:rsidRPr="008C6C9F">
              <w:rPr>
                <w:rStyle w:val="Hyperlink"/>
                <w:noProof/>
              </w:rPr>
              <w:t>Gr.text.typeface {{&lt;font_nexp&gt;} {, &lt;style_nexp&gt;} {,&lt;paint_nexp&gt;}}</w:t>
            </w:r>
            <w:r w:rsidR="00F11A10">
              <w:rPr>
                <w:noProof/>
                <w:webHidden/>
              </w:rPr>
              <w:tab/>
            </w:r>
            <w:r w:rsidR="00F11A10">
              <w:rPr>
                <w:noProof/>
                <w:webHidden/>
              </w:rPr>
              <w:fldChar w:fldCharType="begin"/>
            </w:r>
            <w:r w:rsidR="00F11A10">
              <w:rPr>
                <w:noProof/>
                <w:webHidden/>
              </w:rPr>
              <w:instrText xml:space="preserve"> PAGEREF _Toc444180376 \h </w:instrText>
            </w:r>
            <w:r w:rsidR="00F11A10">
              <w:rPr>
                <w:noProof/>
                <w:webHidden/>
              </w:rPr>
            </w:r>
            <w:r w:rsidR="00F11A10">
              <w:rPr>
                <w:noProof/>
                <w:webHidden/>
              </w:rPr>
              <w:fldChar w:fldCharType="separate"/>
            </w:r>
            <w:r w:rsidR="00F11A10">
              <w:rPr>
                <w:noProof/>
                <w:webHidden/>
              </w:rPr>
              <w:t>163</w:t>
            </w:r>
            <w:r w:rsidR="00F11A10">
              <w:rPr>
                <w:noProof/>
                <w:webHidden/>
              </w:rPr>
              <w:fldChar w:fldCharType="end"/>
            </w:r>
          </w:hyperlink>
        </w:p>
        <w:p w:rsidR="00F11A10" w:rsidRDefault="00216A49">
          <w:pPr>
            <w:pStyle w:val="TOC3"/>
            <w:rPr>
              <w:rFonts w:eastAsiaTheme="minorEastAsia"/>
              <w:noProof/>
            </w:rPr>
          </w:pPr>
          <w:hyperlink w:anchor="_Toc444180377" w:history="1">
            <w:r w:rsidR="00F11A10" w:rsidRPr="008C6C9F">
              <w:rPr>
                <w:rStyle w:val="Hyperlink"/>
                <w:noProof/>
              </w:rPr>
              <w:t>Gr.text.height {&lt;height_nvar&gt;} {, &lt;up_nvar&gt;} {, &lt;down_nvar&gt;}</w:t>
            </w:r>
            <w:r w:rsidR="00F11A10">
              <w:rPr>
                <w:noProof/>
                <w:webHidden/>
              </w:rPr>
              <w:tab/>
            </w:r>
            <w:r w:rsidR="00F11A10">
              <w:rPr>
                <w:noProof/>
                <w:webHidden/>
              </w:rPr>
              <w:fldChar w:fldCharType="begin"/>
            </w:r>
            <w:r w:rsidR="00F11A10">
              <w:rPr>
                <w:noProof/>
                <w:webHidden/>
              </w:rPr>
              <w:instrText xml:space="preserve"> PAGEREF _Toc444180377 \h </w:instrText>
            </w:r>
            <w:r w:rsidR="00F11A10">
              <w:rPr>
                <w:noProof/>
                <w:webHidden/>
              </w:rPr>
            </w:r>
            <w:r w:rsidR="00F11A10">
              <w:rPr>
                <w:noProof/>
                <w:webHidden/>
              </w:rPr>
              <w:fldChar w:fldCharType="separate"/>
            </w:r>
            <w:r w:rsidR="00F11A10">
              <w:rPr>
                <w:noProof/>
                <w:webHidden/>
              </w:rPr>
              <w:t>164</w:t>
            </w:r>
            <w:r w:rsidR="00F11A10">
              <w:rPr>
                <w:noProof/>
                <w:webHidden/>
              </w:rPr>
              <w:fldChar w:fldCharType="end"/>
            </w:r>
          </w:hyperlink>
        </w:p>
        <w:p w:rsidR="00F11A10" w:rsidRDefault="00216A49">
          <w:pPr>
            <w:pStyle w:val="TOC3"/>
            <w:rPr>
              <w:rFonts w:eastAsiaTheme="minorEastAsia"/>
              <w:noProof/>
            </w:rPr>
          </w:pPr>
          <w:hyperlink w:anchor="_Toc444180378" w:history="1">
            <w:r w:rsidR="00F11A10" w:rsidRPr="008C6C9F">
              <w:rPr>
                <w:rStyle w:val="Hyperlink"/>
                <w:noProof/>
              </w:rPr>
              <w:t>Gr.text.width &lt;nvar&gt;, &lt;exp&gt;</w:t>
            </w:r>
            <w:r w:rsidR="00F11A10">
              <w:rPr>
                <w:noProof/>
                <w:webHidden/>
              </w:rPr>
              <w:tab/>
            </w:r>
            <w:r w:rsidR="00F11A10">
              <w:rPr>
                <w:noProof/>
                <w:webHidden/>
              </w:rPr>
              <w:fldChar w:fldCharType="begin"/>
            </w:r>
            <w:r w:rsidR="00F11A10">
              <w:rPr>
                <w:noProof/>
                <w:webHidden/>
              </w:rPr>
              <w:instrText xml:space="preserve"> PAGEREF _Toc444180378 \h </w:instrText>
            </w:r>
            <w:r w:rsidR="00F11A10">
              <w:rPr>
                <w:noProof/>
                <w:webHidden/>
              </w:rPr>
            </w:r>
            <w:r w:rsidR="00F11A10">
              <w:rPr>
                <w:noProof/>
                <w:webHidden/>
              </w:rPr>
              <w:fldChar w:fldCharType="separate"/>
            </w:r>
            <w:r w:rsidR="00F11A10">
              <w:rPr>
                <w:noProof/>
                <w:webHidden/>
              </w:rPr>
              <w:t>164</w:t>
            </w:r>
            <w:r w:rsidR="00F11A10">
              <w:rPr>
                <w:noProof/>
                <w:webHidden/>
              </w:rPr>
              <w:fldChar w:fldCharType="end"/>
            </w:r>
          </w:hyperlink>
        </w:p>
        <w:p w:rsidR="00F11A10" w:rsidRDefault="00216A49">
          <w:pPr>
            <w:pStyle w:val="TOC3"/>
            <w:rPr>
              <w:rFonts w:eastAsiaTheme="minorEastAsia"/>
              <w:noProof/>
            </w:rPr>
          </w:pPr>
          <w:hyperlink w:anchor="_Toc444180379" w:history="1">
            <w:r w:rsidR="00F11A10" w:rsidRPr="008C6C9F">
              <w:rPr>
                <w:rStyle w:val="Hyperlink"/>
                <w:noProof/>
              </w:rPr>
              <w:t>Gr.get.textbounds &lt;exp&gt;, left, top, right, bottom</w:t>
            </w:r>
            <w:r w:rsidR="00F11A10">
              <w:rPr>
                <w:noProof/>
                <w:webHidden/>
              </w:rPr>
              <w:tab/>
            </w:r>
            <w:r w:rsidR="00F11A10">
              <w:rPr>
                <w:noProof/>
                <w:webHidden/>
              </w:rPr>
              <w:fldChar w:fldCharType="begin"/>
            </w:r>
            <w:r w:rsidR="00F11A10">
              <w:rPr>
                <w:noProof/>
                <w:webHidden/>
              </w:rPr>
              <w:instrText xml:space="preserve"> PAGEREF _Toc444180379 \h </w:instrText>
            </w:r>
            <w:r w:rsidR="00F11A10">
              <w:rPr>
                <w:noProof/>
                <w:webHidden/>
              </w:rPr>
            </w:r>
            <w:r w:rsidR="00F11A10">
              <w:rPr>
                <w:noProof/>
                <w:webHidden/>
              </w:rPr>
              <w:fldChar w:fldCharType="separate"/>
            </w:r>
            <w:r w:rsidR="00F11A10">
              <w:rPr>
                <w:noProof/>
                <w:webHidden/>
              </w:rPr>
              <w:t>165</w:t>
            </w:r>
            <w:r w:rsidR="00F11A10">
              <w:rPr>
                <w:noProof/>
                <w:webHidden/>
              </w:rPr>
              <w:fldChar w:fldCharType="end"/>
            </w:r>
          </w:hyperlink>
        </w:p>
        <w:p w:rsidR="00F11A10" w:rsidRDefault="00216A49">
          <w:pPr>
            <w:pStyle w:val="TOC3"/>
            <w:rPr>
              <w:rFonts w:eastAsiaTheme="minorEastAsia"/>
              <w:noProof/>
            </w:rPr>
          </w:pPr>
          <w:hyperlink w:anchor="_Toc444180380" w:history="1">
            <w:r w:rsidR="00F11A10" w:rsidRPr="008C6C9F">
              <w:rPr>
                <w:rStyle w:val="Hyperlink"/>
                <w:noProof/>
              </w:rPr>
              <w:t>Gr.text.draw &lt;object_number_nvar&gt;, &lt;x_nexp&gt;, &lt;y_nexp&gt;, &lt;text_object_sexp&gt;</w:t>
            </w:r>
            <w:r w:rsidR="00F11A10">
              <w:rPr>
                <w:noProof/>
                <w:webHidden/>
              </w:rPr>
              <w:tab/>
            </w:r>
            <w:r w:rsidR="00F11A10">
              <w:rPr>
                <w:noProof/>
                <w:webHidden/>
              </w:rPr>
              <w:fldChar w:fldCharType="begin"/>
            </w:r>
            <w:r w:rsidR="00F11A10">
              <w:rPr>
                <w:noProof/>
                <w:webHidden/>
              </w:rPr>
              <w:instrText xml:space="preserve"> PAGEREF _Toc444180380 \h </w:instrText>
            </w:r>
            <w:r w:rsidR="00F11A10">
              <w:rPr>
                <w:noProof/>
                <w:webHidden/>
              </w:rPr>
            </w:r>
            <w:r w:rsidR="00F11A10">
              <w:rPr>
                <w:noProof/>
                <w:webHidden/>
              </w:rPr>
              <w:fldChar w:fldCharType="separate"/>
            </w:r>
            <w:r w:rsidR="00F11A10">
              <w:rPr>
                <w:noProof/>
                <w:webHidden/>
              </w:rPr>
              <w:t>166</w:t>
            </w:r>
            <w:r w:rsidR="00F11A10">
              <w:rPr>
                <w:noProof/>
                <w:webHidden/>
              </w:rPr>
              <w:fldChar w:fldCharType="end"/>
            </w:r>
          </w:hyperlink>
        </w:p>
        <w:p w:rsidR="00F11A10" w:rsidRDefault="00216A49">
          <w:pPr>
            <w:pStyle w:val="TOC2"/>
            <w:rPr>
              <w:rFonts w:eastAsiaTheme="minorEastAsia"/>
              <w:noProof/>
            </w:rPr>
          </w:pPr>
          <w:hyperlink w:anchor="_Toc444180381" w:history="1">
            <w:r w:rsidR="00F11A10" w:rsidRPr="008C6C9F">
              <w:rPr>
                <w:rStyle w:val="Hyperlink"/>
                <w:noProof/>
              </w:rPr>
              <w:t>Bitmap Commands</w:t>
            </w:r>
            <w:r w:rsidR="00F11A10">
              <w:rPr>
                <w:noProof/>
                <w:webHidden/>
              </w:rPr>
              <w:tab/>
            </w:r>
            <w:r w:rsidR="00F11A10">
              <w:rPr>
                <w:noProof/>
                <w:webHidden/>
              </w:rPr>
              <w:fldChar w:fldCharType="begin"/>
            </w:r>
            <w:r w:rsidR="00F11A10">
              <w:rPr>
                <w:noProof/>
                <w:webHidden/>
              </w:rPr>
              <w:instrText xml:space="preserve"> PAGEREF _Toc444180381 \h </w:instrText>
            </w:r>
            <w:r w:rsidR="00F11A10">
              <w:rPr>
                <w:noProof/>
                <w:webHidden/>
              </w:rPr>
            </w:r>
            <w:r w:rsidR="00F11A10">
              <w:rPr>
                <w:noProof/>
                <w:webHidden/>
              </w:rPr>
              <w:fldChar w:fldCharType="separate"/>
            </w:r>
            <w:r w:rsidR="00F11A10">
              <w:rPr>
                <w:noProof/>
                <w:webHidden/>
              </w:rPr>
              <w:t>166</w:t>
            </w:r>
            <w:r w:rsidR="00F11A10">
              <w:rPr>
                <w:noProof/>
                <w:webHidden/>
              </w:rPr>
              <w:fldChar w:fldCharType="end"/>
            </w:r>
          </w:hyperlink>
        </w:p>
        <w:p w:rsidR="00F11A10" w:rsidRDefault="00216A49">
          <w:pPr>
            <w:pStyle w:val="TOC3"/>
            <w:rPr>
              <w:rFonts w:eastAsiaTheme="minorEastAsia"/>
              <w:noProof/>
            </w:rPr>
          </w:pPr>
          <w:hyperlink w:anchor="_Toc444180382" w:history="1">
            <w:r w:rsidR="00F11A10" w:rsidRPr="008C6C9F">
              <w:rPr>
                <w:rStyle w:val="Hyperlink"/>
                <w:noProof/>
              </w:rPr>
              <w:t>Overview</w:t>
            </w:r>
            <w:r w:rsidR="00F11A10">
              <w:rPr>
                <w:noProof/>
                <w:webHidden/>
              </w:rPr>
              <w:tab/>
            </w:r>
            <w:r w:rsidR="00F11A10">
              <w:rPr>
                <w:noProof/>
                <w:webHidden/>
              </w:rPr>
              <w:fldChar w:fldCharType="begin"/>
            </w:r>
            <w:r w:rsidR="00F11A10">
              <w:rPr>
                <w:noProof/>
                <w:webHidden/>
              </w:rPr>
              <w:instrText xml:space="preserve"> PAGEREF _Toc444180382 \h </w:instrText>
            </w:r>
            <w:r w:rsidR="00F11A10">
              <w:rPr>
                <w:noProof/>
                <w:webHidden/>
              </w:rPr>
            </w:r>
            <w:r w:rsidR="00F11A10">
              <w:rPr>
                <w:noProof/>
                <w:webHidden/>
              </w:rPr>
              <w:fldChar w:fldCharType="separate"/>
            </w:r>
            <w:r w:rsidR="00F11A10">
              <w:rPr>
                <w:noProof/>
                <w:webHidden/>
              </w:rPr>
              <w:t>166</w:t>
            </w:r>
            <w:r w:rsidR="00F11A10">
              <w:rPr>
                <w:noProof/>
                <w:webHidden/>
              </w:rPr>
              <w:fldChar w:fldCharType="end"/>
            </w:r>
          </w:hyperlink>
        </w:p>
        <w:p w:rsidR="00F11A10" w:rsidRDefault="00216A49">
          <w:pPr>
            <w:pStyle w:val="TOC3"/>
            <w:rPr>
              <w:rFonts w:eastAsiaTheme="minorEastAsia"/>
              <w:noProof/>
            </w:rPr>
          </w:pPr>
          <w:hyperlink w:anchor="_Toc444180383" w:history="1">
            <w:r w:rsidR="00F11A10" w:rsidRPr="008C6C9F">
              <w:rPr>
                <w:rStyle w:val="Hyperlink"/>
                <w:noProof/>
              </w:rPr>
              <w:t>Gr.bitmap.create &lt;bitmap_ptr_nvar&gt;, width, height</w:t>
            </w:r>
            <w:r w:rsidR="00F11A10">
              <w:rPr>
                <w:noProof/>
                <w:webHidden/>
              </w:rPr>
              <w:tab/>
            </w:r>
            <w:r w:rsidR="00F11A10">
              <w:rPr>
                <w:noProof/>
                <w:webHidden/>
              </w:rPr>
              <w:fldChar w:fldCharType="begin"/>
            </w:r>
            <w:r w:rsidR="00F11A10">
              <w:rPr>
                <w:noProof/>
                <w:webHidden/>
              </w:rPr>
              <w:instrText xml:space="preserve"> PAGEREF _Toc444180383 \h </w:instrText>
            </w:r>
            <w:r w:rsidR="00F11A10">
              <w:rPr>
                <w:noProof/>
                <w:webHidden/>
              </w:rPr>
            </w:r>
            <w:r w:rsidR="00F11A10">
              <w:rPr>
                <w:noProof/>
                <w:webHidden/>
              </w:rPr>
              <w:fldChar w:fldCharType="separate"/>
            </w:r>
            <w:r w:rsidR="00F11A10">
              <w:rPr>
                <w:noProof/>
                <w:webHidden/>
              </w:rPr>
              <w:t>167</w:t>
            </w:r>
            <w:r w:rsidR="00F11A10">
              <w:rPr>
                <w:noProof/>
                <w:webHidden/>
              </w:rPr>
              <w:fldChar w:fldCharType="end"/>
            </w:r>
          </w:hyperlink>
        </w:p>
        <w:p w:rsidR="00F11A10" w:rsidRDefault="00216A49">
          <w:pPr>
            <w:pStyle w:val="TOC3"/>
            <w:rPr>
              <w:rFonts w:eastAsiaTheme="minorEastAsia"/>
              <w:noProof/>
            </w:rPr>
          </w:pPr>
          <w:hyperlink w:anchor="_Toc444180384" w:history="1">
            <w:r w:rsidR="00F11A10" w:rsidRPr="008C6C9F">
              <w:rPr>
                <w:rStyle w:val="Hyperlink"/>
                <w:noProof/>
              </w:rPr>
              <w:t>Gr.bitmap.load &lt;bitmap_ptr_nvar&gt;, &lt;file_name_sexp&gt;</w:t>
            </w:r>
            <w:r w:rsidR="00F11A10">
              <w:rPr>
                <w:noProof/>
                <w:webHidden/>
              </w:rPr>
              <w:tab/>
            </w:r>
            <w:r w:rsidR="00F11A10">
              <w:rPr>
                <w:noProof/>
                <w:webHidden/>
              </w:rPr>
              <w:fldChar w:fldCharType="begin"/>
            </w:r>
            <w:r w:rsidR="00F11A10">
              <w:rPr>
                <w:noProof/>
                <w:webHidden/>
              </w:rPr>
              <w:instrText xml:space="preserve"> PAGEREF _Toc444180384 \h </w:instrText>
            </w:r>
            <w:r w:rsidR="00F11A10">
              <w:rPr>
                <w:noProof/>
                <w:webHidden/>
              </w:rPr>
            </w:r>
            <w:r w:rsidR="00F11A10">
              <w:rPr>
                <w:noProof/>
                <w:webHidden/>
              </w:rPr>
              <w:fldChar w:fldCharType="separate"/>
            </w:r>
            <w:r w:rsidR="00F11A10">
              <w:rPr>
                <w:noProof/>
                <w:webHidden/>
              </w:rPr>
              <w:t>167</w:t>
            </w:r>
            <w:r w:rsidR="00F11A10">
              <w:rPr>
                <w:noProof/>
                <w:webHidden/>
              </w:rPr>
              <w:fldChar w:fldCharType="end"/>
            </w:r>
          </w:hyperlink>
        </w:p>
        <w:p w:rsidR="00F11A10" w:rsidRDefault="00216A49">
          <w:pPr>
            <w:pStyle w:val="TOC3"/>
            <w:rPr>
              <w:rFonts w:eastAsiaTheme="minorEastAsia"/>
              <w:noProof/>
            </w:rPr>
          </w:pPr>
          <w:hyperlink w:anchor="_Toc444180385" w:history="1">
            <w:r w:rsidR="00F11A10" w:rsidRPr="008C6C9F">
              <w:rPr>
                <w:rStyle w:val="Hyperlink"/>
                <w:noProof/>
              </w:rPr>
              <w:t>Gr.bitmap.size &lt;bitmap_ptr_nexp&gt;, width, height</w:t>
            </w:r>
            <w:r w:rsidR="00F11A10">
              <w:rPr>
                <w:noProof/>
                <w:webHidden/>
              </w:rPr>
              <w:tab/>
            </w:r>
            <w:r w:rsidR="00F11A10">
              <w:rPr>
                <w:noProof/>
                <w:webHidden/>
              </w:rPr>
              <w:fldChar w:fldCharType="begin"/>
            </w:r>
            <w:r w:rsidR="00F11A10">
              <w:rPr>
                <w:noProof/>
                <w:webHidden/>
              </w:rPr>
              <w:instrText xml:space="preserve"> PAGEREF _Toc444180385 \h </w:instrText>
            </w:r>
            <w:r w:rsidR="00F11A10">
              <w:rPr>
                <w:noProof/>
                <w:webHidden/>
              </w:rPr>
            </w:r>
            <w:r w:rsidR="00F11A10">
              <w:rPr>
                <w:noProof/>
                <w:webHidden/>
              </w:rPr>
              <w:fldChar w:fldCharType="separate"/>
            </w:r>
            <w:r w:rsidR="00F11A10">
              <w:rPr>
                <w:noProof/>
                <w:webHidden/>
              </w:rPr>
              <w:t>167</w:t>
            </w:r>
            <w:r w:rsidR="00F11A10">
              <w:rPr>
                <w:noProof/>
                <w:webHidden/>
              </w:rPr>
              <w:fldChar w:fldCharType="end"/>
            </w:r>
          </w:hyperlink>
        </w:p>
        <w:p w:rsidR="00F11A10" w:rsidRDefault="00216A49">
          <w:pPr>
            <w:pStyle w:val="TOC3"/>
            <w:rPr>
              <w:rFonts w:eastAsiaTheme="minorEastAsia"/>
              <w:noProof/>
            </w:rPr>
          </w:pPr>
          <w:hyperlink w:anchor="_Toc444180386" w:history="1">
            <w:r w:rsidR="00F11A10" w:rsidRPr="008C6C9F">
              <w:rPr>
                <w:rStyle w:val="Hyperlink"/>
                <w:noProof/>
              </w:rPr>
              <w:t>Gr.bitmap.scale &lt;new_bitmap_ptr_nvar&gt;, &lt;bitmap_ptr_nexp&gt;, width, height {, &lt;smoothing_lexp&gt;}</w:t>
            </w:r>
            <w:r w:rsidR="00F11A10">
              <w:rPr>
                <w:noProof/>
                <w:webHidden/>
              </w:rPr>
              <w:tab/>
            </w:r>
            <w:r w:rsidR="00F11A10">
              <w:rPr>
                <w:noProof/>
                <w:webHidden/>
              </w:rPr>
              <w:fldChar w:fldCharType="begin"/>
            </w:r>
            <w:r w:rsidR="00F11A10">
              <w:rPr>
                <w:noProof/>
                <w:webHidden/>
              </w:rPr>
              <w:instrText xml:space="preserve"> PAGEREF _Toc444180386 \h </w:instrText>
            </w:r>
            <w:r w:rsidR="00F11A10">
              <w:rPr>
                <w:noProof/>
                <w:webHidden/>
              </w:rPr>
            </w:r>
            <w:r w:rsidR="00F11A10">
              <w:rPr>
                <w:noProof/>
                <w:webHidden/>
              </w:rPr>
              <w:fldChar w:fldCharType="separate"/>
            </w:r>
            <w:r w:rsidR="00F11A10">
              <w:rPr>
                <w:noProof/>
                <w:webHidden/>
              </w:rPr>
              <w:t>167</w:t>
            </w:r>
            <w:r w:rsidR="00F11A10">
              <w:rPr>
                <w:noProof/>
                <w:webHidden/>
              </w:rPr>
              <w:fldChar w:fldCharType="end"/>
            </w:r>
          </w:hyperlink>
        </w:p>
        <w:p w:rsidR="00F11A10" w:rsidRDefault="00216A49">
          <w:pPr>
            <w:pStyle w:val="TOC3"/>
            <w:rPr>
              <w:rFonts w:eastAsiaTheme="minorEastAsia"/>
              <w:noProof/>
            </w:rPr>
          </w:pPr>
          <w:hyperlink w:anchor="_Toc444180387" w:history="1">
            <w:r w:rsidR="00F11A10" w:rsidRPr="008C6C9F">
              <w:rPr>
                <w:rStyle w:val="Hyperlink"/>
                <w:noProof/>
              </w:rPr>
              <w:t>Gr.bitmap.delete &lt;bitmap_ptr_nexp&gt;</w:t>
            </w:r>
            <w:r w:rsidR="00F11A10">
              <w:rPr>
                <w:noProof/>
                <w:webHidden/>
              </w:rPr>
              <w:tab/>
            </w:r>
            <w:r w:rsidR="00F11A10">
              <w:rPr>
                <w:noProof/>
                <w:webHidden/>
              </w:rPr>
              <w:fldChar w:fldCharType="begin"/>
            </w:r>
            <w:r w:rsidR="00F11A10">
              <w:rPr>
                <w:noProof/>
                <w:webHidden/>
              </w:rPr>
              <w:instrText xml:space="preserve"> PAGEREF _Toc444180387 \h </w:instrText>
            </w:r>
            <w:r w:rsidR="00F11A10">
              <w:rPr>
                <w:noProof/>
                <w:webHidden/>
              </w:rPr>
            </w:r>
            <w:r w:rsidR="00F11A10">
              <w:rPr>
                <w:noProof/>
                <w:webHidden/>
              </w:rPr>
              <w:fldChar w:fldCharType="separate"/>
            </w:r>
            <w:r w:rsidR="00F11A10">
              <w:rPr>
                <w:noProof/>
                <w:webHidden/>
              </w:rPr>
              <w:t>168</w:t>
            </w:r>
            <w:r w:rsidR="00F11A10">
              <w:rPr>
                <w:noProof/>
                <w:webHidden/>
              </w:rPr>
              <w:fldChar w:fldCharType="end"/>
            </w:r>
          </w:hyperlink>
        </w:p>
        <w:p w:rsidR="00F11A10" w:rsidRDefault="00216A49">
          <w:pPr>
            <w:pStyle w:val="TOC3"/>
            <w:rPr>
              <w:rFonts w:eastAsiaTheme="minorEastAsia"/>
              <w:noProof/>
            </w:rPr>
          </w:pPr>
          <w:hyperlink w:anchor="_Toc444180388" w:history="1">
            <w:r w:rsidR="00F11A10" w:rsidRPr="008C6C9F">
              <w:rPr>
                <w:rStyle w:val="Hyperlink"/>
                <w:noProof/>
              </w:rPr>
              <w:t>Gr.bitmap.crop &lt;new_bitmap_ptr_nvar&gt;, &lt;source_bitmap_ptr_nexp&gt;, &lt;x_nexp&gt;, &lt;y_nexp&gt;, &lt;width_nexp&gt;, &lt;height_nexp&gt;</w:t>
            </w:r>
            <w:r w:rsidR="00F11A10">
              <w:rPr>
                <w:noProof/>
                <w:webHidden/>
              </w:rPr>
              <w:tab/>
            </w:r>
            <w:r w:rsidR="00F11A10">
              <w:rPr>
                <w:noProof/>
                <w:webHidden/>
              </w:rPr>
              <w:fldChar w:fldCharType="begin"/>
            </w:r>
            <w:r w:rsidR="00F11A10">
              <w:rPr>
                <w:noProof/>
                <w:webHidden/>
              </w:rPr>
              <w:instrText xml:space="preserve"> PAGEREF _Toc444180388 \h </w:instrText>
            </w:r>
            <w:r w:rsidR="00F11A10">
              <w:rPr>
                <w:noProof/>
                <w:webHidden/>
              </w:rPr>
            </w:r>
            <w:r w:rsidR="00F11A10">
              <w:rPr>
                <w:noProof/>
                <w:webHidden/>
              </w:rPr>
              <w:fldChar w:fldCharType="separate"/>
            </w:r>
            <w:r w:rsidR="00F11A10">
              <w:rPr>
                <w:noProof/>
                <w:webHidden/>
              </w:rPr>
              <w:t>168</w:t>
            </w:r>
            <w:r w:rsidR="00F11A10">
              <w:rPr>
                <w:noProof/>
                <w:webHidden/>
              </w:rPr>
              <w:fldChar w:fldCharType="end"/>
            </w:r>
          </w:hyperlink>
        </w:p>
        <w:p w:rsidR="00F11A10" w:rsidRDefault="00216A49">
          <w:pPr>
            <w:pStyle w:val="TOC3"/>
            <w:rPr>
              <w:rFonts w:eastAsiaTheme="minorEastAsia"/>
              <w:noProof/>
            </w:rPr>
          </w:pPr>
          <w:hyperlink w:anchor="_Toc444180389" w:history="1">
            <w:r w:rsidR="00F11A10" w:rsidRPr="008C6C9F">
              <w:rPr>
                <w:rStyle w:val="Hyperlink"/>
                <w:noProof/>
              </w:rPr>
              <w:t>Gr.bitmap.save &lt;bitmap_ptr_nvar&gt;, &lt;filename_sexp&gt;{, &lt;quality_nexp&gt;}</w:t>
            </w:r>
            <w:r w:rsidR="00F11A10">
              <w:rPr>
                <w:noProof/>
                <w:webHidden/>
              </w:rPr>
              <w:tab/>
            </w:r>
            <w:r w:rsidR="00F11A10">
              <w:rPr>
                <w:noProof/>
                <w:webHidden/>
              </w:rPr>
              <w:fldChar w:fldCharType="begin"/>
            </w:r>
            <w:r w:rsidR="00F11A10">
              <w:rPr>
                <w:noProof/>
                <w:webHidden/>
              </w:rPr>
              <w:instrText xml:space="preserve"> PAGEREF _Toc444180389 \h </w:instrText>
            </w:r>
            <w:r w:rsidR="00F11A10">
              <w:rPr>
                <w:noProof/>
                <w:webHidden/>
              </w:rPr>
            </w:r>
            <w:r w:rsidR="00F11A10">
              <w:rPr>
                <w:noProof/>
                <w:webHidden/>
              </w:rPr>
              <w:fldChar w:fldCharType="separate"/>
            </w:r>
            <w:r w:rsidR="00F11A10">
              <w:rPr>
                <w:noProof/>
                <w:webHidden/>
              </w:rPr>
              <w:t>168</w:t>
            </w:r>
            <w:r w:rsidR="00F11A10">
              <w:rPr>
                <w:noProof/>
                <w:webHidden/>
              </w:rPr>
              <w:fldChar w:fldCharType="end"/>
            </w:r>
          </w:hyperlink>
        </w:p>
        <w:p w:rsidR="00F11A10" w:rsidRDefault="00216A49">
          <w:pPr>
            <w:pStyle w:val="TOC3"/>
            <w:rPr>
              <w:rFonts w:eastAsiaTheme="minorEastAsia"/>
              <w:noProof/>
            </w:rPr>
          </w:pPr>
          <w:hyperlink w:anchor="_Toc444180390" w:history="1">
            <w:r w:rsidR="00F11A10" w:rsidRPr="008C6C9F">
              <w:rPr>
                <w:rStyle w:val="Hyperlink"/>
                <w:noProof/>
              </w:rPr>
              <w:t>Gr.bitmap.draw &lt;object_ptr_nvar&gt;, &lt;bitmap_ptr_nexp&gt;, x , y</w:t>
            </w:r>
            <w:r w:rsidR="00F11A10">
              <w:rPr>
                <w:noProof/>
                <w:webHidden/>
              </w:rPr>
              <w:tab/>
            </w:r>
            <w:r w:rsidR="00F11A10">
              <w:rPr>
                <w:noProof/>
                <w:webHidden/>
              </w:rPr>
              <w:fldChar w:fldCharType="begin"/>
            </w:r>
            <w:r w:rsidR="00F11A10">
              <w:rPr>
                <w:noProof/>
                <w:webHidden/>
              </w:rPr>
              <w:instrText xml:space="preserve"> PAGEREF _Toc444180390 \h </w:instrText>
            </w:r>
            <w:r w:rsidR="00F11A10">
              <w:rPr>
                <w:noProof/>
                <w:webHidden/>
              </w:rPr>
            </w:r>
            <w:r w:rsidR="00F11A10">
              <w:rPr>
                <w:noProof/>
                <w:webHidden/>
              </w:rPr>
              <w:fldChar w:fldCharType="separate"/>
            </w:r>
            <w:r w:rsidR="00F11A10">
              <w:rPr>
                <w:noProof/>
                <w:webHidden/>
              </w:rPr>
              <w:t>168</w:t>
            </w:r>
            <w:r w:rsidR="00F11A10">
              <w:rPr>
                <w:noProof/>
                <w:webHidden/>
              </w:rPr>
              <w:fldChar w:fldCharType="end"/>
            </w:r>
          </w:hyperlink>
        </w:p>
        <w:p w:rsidR="00F11A10" w:rsidRDefault="00216A49">
          <w:pPr>
            <w:pStyle w:val="TOC3"/>
            <w:rPr>
              <w:rFonts w:eastAsiaTheme="minorEastAsia"/>
              <w:noProof/>
            </w:rPr>
          </w:pPr>
          <w:hyperlink w:anchor="_Toc444180391" w:history="1">
            <w:r w:rsidR="00F11A10" w:rsidRPr="008C6C9F">
              <w:rPr>
                <w:rStyle w:val="Hyperlink"/>
                <w:noProof/>
              </w:rPr>
              <w:t>Gr.get.bmpixel &lt;bitmap_ptr_nvar&gt;, x, y, alpha, red, green, blue</w:t>
            </w:r>
            <w:r w:rsidR="00F11A10">
              <w:rPr>
                <w:noProof/>
                <w:webHidden/>
              </w:rPr>
              <w:tab/>
            </w:r>
            <w:r w:rsidR="00F11A10">
              <w:rPr>
                <w:noProof/>
                <w:webHidden/>
              </w:rPr>
              <w:fldChar w:fldCharType="begin"/>
            </w:r>
            <w:r w:rsidR="00F11A10">
              <w:rPr>
                <w:noProof/>
                <w:webHidden/>
              </w:rPr>
              <w:instrText xml:space="preserve"> PAGEREF _Toc444180391 \h </w:instrText>
            </w:r>
            <w:r w:rsidR="00F11A10">
              <w:rPr>
                <w:noProof/>
                <w:webHidden/>
              </w:rPr>
            </w:r>
            <w:r w:rsidR="00F11A10">
              <w:rPr>
                <w:noProof/>
                <w:webHidden/>
              </w:rPr>
              <w:fldChar w:fldCharType="separate"/>
            </w:r>
            <w:r w:rsidR="00F11A10">
              <w:rPr>
                <w:noProof/>
                <w:webHidden/>
              </w:rPr>
              <w:t>169</w:t>
            </w:r>
            <w:r w:rsidR="00F11A10">
              <w:rPr>
                <w:noProof/>
                <w:webHidden/>
              </w:rPr>
              <w:fldChar w:fldCharType="end"/>
            </w:r>
          </w:hyperlink>
        </w:p>
        <w:p w:rsidR="00F11A10" w:rsidRDefault="00216A49">
          <w:pPr>
            <w:pStyle w:val="TOC3"/>
            <w:rPr>
              <w:rFonts w:eastAsiaTheme="minorEastAsia"/>
              <w:noProof/>
            </w:rPr>
          </w:pPr>
          <w:hyperlink w:anchor="_Toc444180392" w:history="1">
            <w:r w:rsidR="00F11A10" w:rsidRPr="008C6C9F">
              <w:rPr>
                <w:rStyle w:val="Hyperlink"/>
                <w:noProof/>
              </w:rPr>
              <w:t>Gr.bitmap.fill &lt;bitmap_ptr_nexp&gt;, &lt;x_nexp&gt;, &lt;y_nexp&gt;</w:t>
            </w:r>
            <w:r w:rsidR="00F11A10">
              <w:rPr>
                <w:noProof/>
                <w:webHidden/>
              </w:rPr>
              <w:tab/>
            </w:r>
            <w:r w:rsidR="00F11A10">
              <w:rPr>
                <w:noProof/>
                <w:webHidden/>
              </w:rPr>
              <w:fldChar w:fldCharType="begin"/>
            </w:r>
            <w:r w:rsidR="00F11A10">
              <w:rPr>
                <w:noProof/>
                <w:webHidden/>
              </w:rPr>
              <w:instrText xml:space="preserve"> PAGEREF _Toc444180392 \h </w:instrText>
            </w:r>
            <w:r w:rsidR="00F11A10">
              <w:rPr>
                <w:noProof/>
                <w:webHidden/>
              </w:rPr>
            </w:r>
            <w:r w:rsidR="00F11A10">
              <w:rPr>
                <w:noProof/>
                <w:webHidden/>
              </w:rPr>
              <w:fldChar w:fldCharType="separate"/>
            </w:r>
            <w:r w:rsidR="00F11A10">
              <w:rPr>
                <w:noProof/>
                <w:webHidden/>
              </w:rPr>
              <w:t>169</w:t>
            </w:r>
            <w:r w:rsidR="00F11A10">
              <w:rPr>
                <w:noProof/>
                <w:webHidden/>
              </w:rPr>
              <w:fldChar w:fldCharType="end"/>
            </w:r>
          </w:hyperlink>
        </w:p>
        <w:p w:rsidR="00F11A10" w:rsidRDefault="00216A49">
          <w:pPr>
            <w:pStyle w:val="TOC3"/>
            <w:rPr>
              <w:rFonts w:eastAsiaTheme="minorEastAsia"/>
              <w:noProof/>
            </w:rPr>
          </w:pPr>
          <w:hyperlink w:anchor="_Toc444180393" w:history="1">
            <w:r w:rsidR="00F11A10" w:rsidRPr="008C6C9F">
              <w:rPr>
                <w:rStyle w:val="Hyperlink"/>
                <w:noProof/>
              </w:rPr>
              <w:t>Gr.bitmap.drawinto.start &lt;bitmap_ptr_nexp&gt;</w:t>
            </w:r>
            <w:r w:rsidR="00F11A10">
              <w:rPr>
                <w:noProof/>
                <w:webHidden/>
              </w:rPr>
              <w:tab/>
            </w:r>
            <w:r w:rsidR="00F11A10">
              <w:rPr>
                <w:noProof/>
                <w:webHidden/>
              </w:rPr>
              <w:fldChar w:fldCharType="begin"/>
            </w:r>
            <w:r w:rsidR="00F11A10">
              <w:rPr>
                <w:noProof/>
                <w:webHidden/>
              </w:rPr>
              <w:instrText xml:space="preserve"> PAGEREF _Toc444180393 \h </w:instrText>
            </w:r>
            <w:r w:rsidR="00F11A10">
              <w:rPr>
                <w:noProof/>
                <w:webHidden/>
              </w:rPr>
            </w:r>
            <w:r w:rsidR="00F11A10">
              <w:rPr>
                <w:noProof/>
                <w:webHidden/>
              </w:rPr>
              <w:fldChar w:fldCharType="separate"/>
            </w:r>
            <w:r w:rsidR="00F11A10">
              <w:rPr>
                <w:noProof/>
                <w:webHidden/>
              </w:rPr>
              <w:t>169</w:t>
            </w:r>
            <w:r w:rsidR="00F11A10">
              <w:rPr>
                <w:noProof/>
                <w:webHidden/>
              </w:rPr>
              <w:fldChar w:fldCharType="end"/>
            </w:r>
          </w:hyperlink>
        </w:p>
        <w:p w:rsidR="00F11A10" w:rsidRDefault="00216A49">
          <w:pPr>
            <w:pStyle w:val="TOC3"/>
            <w:rPr>
              <w:rFonts w:eastAsiaTheme="minorEastAsia"/>
              <w:noProof/>
            </w:rPr>
          </w:pPr>
          <w:hyperlink w:anchor="_Toc444180394" w:history="1">
            <w:r w:rsidR="00F11A10" w:rsidRPr="008C6C9F">
              <w:rPr>
                <w:rStyle w:val="Hyperlink"/>
                <w:noProof/>
              </w:rPr>
              <w:t>Gr.bitmap.drawinto.end</w:t>
            </w:r>
            <w:r w:rsidR="00F11A10">
              <w:rPr>
                <w:noProof/>
                <w:webHidden/>
              </w:rPr>
              <w:tab/>
            </w:r>
            <w:r w:rsidR="00F11A10">
              <w:rPr>
                <w:noProof/>
                <w:webHidden/>
              </w:rPr>
              <w:fldChar w:fldCharType="begin"/>
            </w:r>
            <w:r w:rsidR="00F11A10">
              <w:rPr>
                <w:noProof/>
                <w:webHidden/>
              </w:rPr>
              <w:instrText xml:space="preserve"> PAGEREF _Toc444180394 \h </w:instrText>
            </w:r>
            <w:r w:rsidR="00F11A10">
              <w:rPr>
                <w:noProof/>
                <w:webHidden/>
              </w:rPr>
            </w:r>
            <w:r w:rsidR="00F11A10">
              <w:rPr>
                <w:noProof/>
                <w:webHidden/>
              </w:rPr>
              <w:fldChar w:fldCharType="separate"/>
            </w:r>
            <w:r w:rsidR="00F11A10">
              <w:rPr>
                <w:noProof/>
                <w:webHidden/>
              </w:rPr>
              <w:t>169</w:t>
            </w:r>
            <w:r w:rsidR="00F11A10">
              <w:rPr>
                <w:noProof/>
                <w:webHidden/>
              </w:rPr>
              <w:fldChar w:fldCharType="end"/>
            </w:r>
          </w:hyperlink>
        </w:p>
        <w:p w:rsidR="00F11A10" w:rsidRDefault="00216A49">
          <w:pPr>
            <w:pStyle w:val="TOC2"/>
            <w:rPr>
              <w:rFonts w:eastAsiaTheme="minorEastAsia"/>
              <w:noProof/>
            </w:rPr>
          </w:pPr>
          <w:hyperlink w:anchor="_Toc444180395" w:history="1">
            <w:r w:rsidR="00F11A10" w:rsidRPr="008C6C9F">
              <w:rPr>
                <w:rStyle w:val="Hyperlink"/>
                <w:noProof/>
              </w:rPr>
              <w:t>Paint Commands</w:t>
            </w:r>
            <w:r w:rsidR="00F11A10">
              <w:rPr>
                <w:noProof/>
                <w:webHidden/>
              </w:rPr>
              <w:tab/>
            </w:r>
            <w:r w:rsidR="00F11A10">
              <w:rPr>
                <w:noProof/>
                <w:webHidden/>
              </w:rPr>
              <w:fldChar w:fldCharType="begin"/>
            </w:r>
            <w:r w:rsidR="00F11A10">
              <w:rPr>
                <w:noProof/>
                <w:webHidden/>
              </w:rPr>
              <w:instrText xml:space="preserve"> PAGEREF _Toc444180395 \h </w:instrText>
            </w:r>
            <w:r w:rsidR="00F11A10">
              <w:rPr>
                <w:noProof/>
                <w:webHidden/>
              </w:rPr>
            </w:r>
            <w:r w:rsidR="00F11A10">
              <w:rPr>
                <w:noProof/>
                <w:webHidden/>
              </w:rPr>
              <w:fldChar w:fldCharType="separate"/>
            </w:r>
            <w:r w:rsidR="00F11A10">
              <w:rPr>
                <w:noProof/>
                <w:webHidden/>
              </w:rPr>
              <w:t>169</w:t>
            </w:r>
            <w:r w:rsidR="00F11A10">
              <w:rPr>
                <w:noProof/>
                <w:webHidden/>
              </w:rPr>
              <w:fldChar w:fldCharType="end"/>
            </w:r>
          </w:hyperlink>
        </w:p>
        <w:p w:rsidR="00F11A10" w:rsidRDefault="00216A49">
          <w:pPr>
            <w:pStyle w:val="TOC3"/>
            <w:rPr>
              <w:rFonts w:eastAsiaTheme="minorEastAsia"/>
              <w:noProof/>
            </w:rPr>
          </w:pPr>
          <w:hyperlink w:anchor="_Toc444180396" w:history="1">
            <w:r w:rsidR="00F11A10" w:rsidRPr="008C6C9F">
              <w:rPr>
                <w:rStyle w:val="Hyperlink"/>
                <w:noProof/>
              </w:rPr>
              <w:t>Gr.paint.copy {{&lt;src_nexp&gt;}{, &lt;dst_nexp&gt;}}</w:t>
            </w:r>
            <w:r w:rsidR="00F11A10">
              <w:rPr>
                <w:noProof/>
                <w:webHidden/>
              </w:rPr>
              <w:tab/>
            </w:r>
            <w:r w:rsidR="00F11A10">
              <w:rPr>
                <w:noProof/>
                <w:webHidden/>
              </w:rPr>
              <w:fldChar w:fldCharType="begin"/>
            </w:r>
            <w:r w:rsidR="00F11A10">
              <w:rPr>
                <w:noProof/>
                <w:webHidden/>
              </w:rPr>
              <w:instrText xml:space="preserve"> PAGEREF _Toc444180396 \h </w:instrText>
            </w:r>
            <w:r w:rsidR="00F11A10">
              <w:rPr>
                <w:noProof/>
                <w:webHidden/>
              </w:rPr>
            </w:r>
            <w:r w:rsidR="00F11A10">
              <w:rPr>
                <w:noProof/>
                <w:webHidden/>
              </w:rPr>
              <w:fldChar w:fldCharType="separate"/>
            </w:r>
            <w:r w:rsidR="00F11A10">
              <w:rPr>
                <w:noProof/>
                <w:webHidden/>
              </w:rPr>
              <w:t>169</w:t>
            </w:r>
            <w:r w:rsidR="00F11A10">
              <w:rPr>
                <w:noProof/>
                <w:webHidden/>
              </w:rPr>
              <w:fldChar w:fldCharType="end"/>
            </w:r>
          </w:hyperlink>
        </w:p>
        <w:p w:rsidR="00F11A10" w:rsidRDefault="00216A49">
          <w:pPr>
            <w:pStyle w:val="TOC3"/>
            <w:rPr>
              <w:rFonts w:eastAsiaTheme="minorEastAsia"/>
              <w:noProof/>
            </w:rPr>
          </w:pPr>
          <w:hyperlink w:anchor="_Toc444180397" w:history="1">
            <w:r w:rsidR="00F11A10" w:rsidRPr="008C6C9F">
              <w:rPr>
                <w:rStyle w:val="Hyperlink"/>
                <w:noProof/>
              </w:rPr>
              <w:t>Gr.paint.get &lt;object_ptr_nvar&gt;</w:t>
            </w:r>
            <w:r w:rsidR="00F11A10">
              <w:rPr>
                <w:noProof/>
                <w:webHidden/>
              </w:rPr>
              <w:tab/>
            </w:r>
            <w:r w:rsidR="00F11A10">
              <w:rPr>
                <w:noProof/>
                <w:webHidden/>
              </w:rPr>
              <w:fldChar w:fldCharType="begin"/>
            </w:r>
            <w:r w:rsidR="00F11A10">
              <w:rPr>
                <w:noProof/>
                <w:webHidden/>
              </w:rPr>
              <w:instrText xml:space="preserve"> PAGEREF _Toc444180397 \h </w:instrText>
            </w:r>
            <w:r w:rsidR="00F11A10">
              <w:rPr>
                <w:noProof/>
                <w:webHidden/>
              </w:rPr>
            </w:r>
            <w:r w:rsidR="00F11A10">
              <w:rPr>
                <w:noProof/>
                <w:webHidden/>
              </w:rPr>
              <w:fldChar w:fldCharType="separate"/>
            </w:r>
            <w:r w:rsidR="00F11A10">
              <w:rPr>
                <w:noProof/>
                <w:webHidden/>
              </w:rPr>
              <w:t>170</w:t>
            </w:r>
            <w:r w:rsidR="00F11A10">
              <w:rPr>
                <w:noProof/>
                <w:webHidden/>
              </w:rPr>
              <w:fldChar w:fldCharType="end"/>
            </w:r>
          </w:hyperlink>
        </w:p>
        <w:p w:rsidR="00F11A10" w:rsidRDefault="00216A49">
          <w:pPr>
            <w:pStyle w:val="TOC3"/>
            <w:rPr>
              <w:rFonts w:eastAsiaTheme="minorEastAsia"/>
              <w:noProof/>
            </w:rPr>
          </w:pPr>
          <w:hyperlink w:anchor="_Toc444180398" w:history="1">
            <w:r w:rsidR="00F11A10" w:rsidRPr="008C6C9F">
              <w:rPr>
                <w:rStyle w:val="Hyperlink"/>
                <w:noProof/>
              </w:rPr>
              <w:t>Gr.paint.reset {&lt;nexp&gt;}</w:t>
            </w:r>
            <w:r w:rsidR="00F11A10">
              <w:rPr>
                <w:noProof/>
                <w:webHidden/>
              </w:rPr>
              <w:tab/>
            </w:r>
            <w:r w:rsidR="00F11A10">
              <w:rPr>
                <w:noProof/>
                <w:webHidden/>
              </w:rPr>
              <w:fldChar w:fldCharType="begin"/>
            </w:r>
            <w:r w:rsidR="00F11A10">
              <w:rPr>
                <w:noProof/>
                <w:webHidden/>
              </w:rPr>
              <w:instrText xml:space="preserve"> PAGEREF _Toc444180398 \h </w:instrText>
            </w:r>
            <w:r w:rsidR="00F11A10">
              <w:rPr>
                <w:noProof/>
                <w:webHidden/>
              </w:rPr>
            </w:r>
            <w:r w:rsidR="00F11A10">
              <w:rPr>
                <w:noProof/>
                <w:webHidden/>
              </w:rPr>
              <w:fldChar w:fldCharType="separate"/>
            </w:r>
            <w:r w:rsidR="00F11A10">
              <w:rPr>
                <w:noProof/>
                <w:webHidden/>
              </w:rPr>
              <w:t>170</w:t>
            </w:r>
            <w:r w:rsidR="00F11A10">
              <w:rPr>
                <w:noProof/>
                <w:webHidden/>
              </w:rPr>
              <w:fldChar w:fldCharType="end"/>
            </w:r>
          </w:hyperlink>
        </w:p>
        <w:p w:rsidR="00F11A10" w:rsidRDefault="00216A49">
          <w:pPr>
            <w:pStyle w:val="TOC2"/>
            <w:rPr>
              <w:rFonts w:eastAsiaTheme="minorEastAsia"/>
              <w:noProof/>
            </w:rPr>
          </w:pPr>
          <w:hyperlink w:anchor="_Toc444180399" w:history="1">
            <w:r w:rsidR="00F11A10" w:rsidRPr="008C6C9F">
              <w:rPr>
                <w:rStyle w:val="Hyperlink"/>
                <w:noProof/>
              </w:rPr>
              <w:t>Rotate Commands</w:t>
            </w:r>
            <w:r w:rsidR="00F11A10">
              <w:rPr>
                <w:noProof/>
                <w:webHidden/>
              </w:rPr>
              <w:tab/>
            </w:r>
            <w:r w:rsidR="00F11A10">
              <w:rPr>
                <w:noProof/>
                <w:webHidden/>
              </w:rPr>
              <w:fldChar w:fldCharType="begin"/>
            </w:r>
            <w:r w:rsidR="00F11A10">
              <w:rPr>
                <w:noProof/>
                <w:webHidden/>
              </w:rPr>
              <w:instrText xml:space="preserve"> PAGEREF _Toc444180399 \h </w:instrText>
            </w:r>
            <w:r w:rsidR="00F11A10">
              <w:rPr>
                <w:noProof/>
                <w:webHidden/>
              </w:rPr>
            </w:r>
            <w:r w:rsidR="00F11A10">
              <w:rPr>
                <w:noProof/>
                <w:webHidden/>
              </w:rPr>
              <w:fldChar w:fldCharType="separate"/>
            </w:r>
            <w:r w:rsidR="00F11A10">
              <w:rPr>
                <w:noProof/>
                <w:webHidden/>
              </w:rPr>
              <w:t>170</w:t>
            </w:r>
            <w:r w:rsidR="00F11A10">
              <w:rPr>
                <w:noProof/>
                <w:webHidden/>
              </w:rPr>
              <w:fldChar w:fldCharType="end"/>
            </w:r>
          </w:hyperlink>
        </w:p>
        <w:p w:rsidR="00F11A10" w:rsidRDefault="00216A49">
          <w:pPr>
            <w:pStyle w:val="TOC3"/>
            <w:rPr>
              <w:rFonts w:eastAsiaTheme="minorEastAsia"/>
              <w:noProof/>
            </w:rPr>
          </w:pPr>
          <w:hyperlink w:anchor="_Toc444180400" w:history="1">
            <w:r w:rsidR="00F11A10" w:rsidRPr="008C6C9F">
              <w:rPr>
                <w:rStyle w:val="Hyperlink"/>
                <w:noProof/>
              </w:rPr>
              <w:t>Gr.rotate.start angle, x, y{,&lt;obj_nvar&gt;}</w:t>
            </w:r>
            <w:r w:rsidR="00F11A10">
              <w:rPr>
                <w:noProof/>
                <w:webHidden/>
              </w:rPr>
              <w:tab/>
            </w:r>
            <w:r w:rsidR="00F11A10">
              <w:rPr>
                <w:noProof/>
                <w:webHidden/>
              </w:rPr>
              <w:fldChar w:fldCharType="begin"/>
            </w:r>
            <w:r w:rsidR="00F11A10">
              <w:rPr>
                <w:noProof/>
                <w:webHidden/>
              </w:rPr>
              <w:instrText xml:space="preserve"> PAGEREF _Toc444180400 \h </w:instrText>
            </w:r>
            <w:r w:rsidR="00F11A10">
              <w:rPr>
                <w:noProof/>
                <w:webHidden/>
              </w:rPr>
            </w:r>
            <w:r w:rsidR="00F11A10">
              <w:rPr>
                <w:noProof/>
                <w:webHidden/>
              </w:rPr>
              <w:fldChar w:fldCharType="separate"/>
            </w:r>
            <w:r w:rsidR="00F11A10">
              <w:rPr>
                <w:noProof/>
                <w:webHidden/>
              </w:rPr>
              <w:t>170</w:t>
            </w:r>
            <w:r w:rsidR="00F11A10">
              <w:rPr>
                <w:noProof/>
                <w:webHidden/>
              </w:rPr>
              <w:fldChar w:fldCharType="end"/>
            </w:r>
          </w:hyperlink>
        </w:p>
        <w:p w:rsidR="00F11A10" w:rsidRDefault="00216A49">
          <w:pPr>
            <w:pStyle w:val="TOC3"/>
            <w:rPr>
              <w:rFonts w:eastAsiaTheme="minorEastAsia"/>
              <w:noProof/>
            </w:rPr>
          </w:pPr>
          <w:hyperlink w:anchor="_Toc444180401" w:history="1">
            <w:r w:rsidR="00F11A10" w:rsidRPr="008C6C9F">
              <w:rPr>
                <w:rStyle w:val="Hyperlink"/>
                <w:noProof/>
              </w:rPr>
              <w:t>Gr.rotate.end {&lt;obj_nvar&gt;}</w:t>
            </w:r>
            <w:r w:rsidR="00F11A10">
              <w:rPr>
                <w:noProof/>
                <w:webHidden/>
              </w:rPr>
              <w:tab/>
            </w:r>
            <w:r w:rsidR="00F11A10">
              <w:rPr>
                <w:noProof/>
                <w:webHidden/>
              </w:rPr>
              <w:fldChar w:fldCharType="begin"/>
            </w:r>
            <w:r w:rsidR="00F11A10">
              <w:rPr>
                <w:noProof/>
                <w:webHidden/>
              </w:rPr>
              <w:instrText xml:space="preserve"> PAGEREF _Toc444180401 \h </w:instrText>
            </w:r>
            <w:r w:rsidR="00F11A10">
              <w:rPr>
                <w:noProof/>
                <w:webHidden/>
              </w:rPr>
            </w:r>
            <w:r w:rsidR="00F11A10">
              <w:rPr>
                <w:noProof/>
                <w:webHidden/>
              </w:rPr>
              <w:fldChar w:fldCharType="separate"/>
            </w:r>
            <w:r w:rsidR="00F11A10">
              <w:rPr>
                <w:noProof/>
                <w:webHidden/>
              </w:rPr>
              <w:t>171</w:t>
            </w:r>
            <w:r w:rsidR="00F11A10">
              <w:rPr>
                <w:noProof/>
                <w:webHidden/>
              </w:rPr>
              <w:fldChar w:fldCharType="end"/>
            </w:r>
          </w:hyperlink>
        </w:p>
        <w:p w:rsidR="00F11A10" w:rsidRDefault="00216A49">
          <w:pPr>
            <w:pStyle w:val="TOC2"/>
            <w:rPr>
              <w:rFonts w:eastAsiaTheme="minorEastAsia"/>
              <w:noProof/>
            </w:rPr>
          </w:pPr>
          <w:hyperlink w:anchor="_Toc444180402" w:history="1">
            <w:r w:rsidR="00F11A10" w:rsidRPr="008C6C9F">
              <w:rPr>
                <w:rStyle w:val="Hyperlink"/>
                <w:noProof/>
              </w:rPr>
              <w:t>Camera Commands</w:t>
            </w:r>
            <w:r w:rsidR="00F11A10">
              <w:rPr>
                <w:noProof/>
                <w:webHidden/>
              </w:rPr>
              <w:tab/>
            </w:r>
            <w:r w:rsidR="00F11A10">
              <w:rPr>
                <w:noProof/>
                <w:webHidden/>
              </w:rPr>
              <w:fldChar w:fldCharType="begin"/>
            </w:r>
            <w:r w:rsidR="00F11A10">
              <w:rPr>
                <w:noProof/>
                <w:webHidden/>
              </w:rPr>
              <w:instrText xml:space="preserve"> PAGEREF _Toc444180402 \h </w:instrText>
            </w:r>
            <w:r w:rsidR="00F11A10">
              <w:rPr>
                <w:noProof/>
                <w:webHidden/>
              </w:rPr>
            </w:r>
            <w:r w:rsidR="00F11A10">
              <w:rPr>
                <w:noProof/>
                <w:webHidden/>
              </w:rPr>
              <w:fldChar w:fldCharType="separate"/>
            </w:r>
            <w:r w:rsidR="00F11A10">
              <w:rPr>
                <w:noProof/>
                <w:webHidden/>
              </w:rPr>
              <w:t>171</w:t>
            </w:r>
            <w:r w:rsidR="00F11A10">
              <w:rPr>
                <w:noProof/>
                <w:webHidden/>
              </w:rPr>
              <w:fldChar w:fldCharType="end"/>
            </w:r>
          </w:hyperlink>
        </w:p>
        <w:p w:rsidR="00F11A10" w:rsidRDefault="00216A49">
          <w:pPr>
            <w:pStyle w:val="TOC3"/>
            <w:rPr>
              <w:rFonts w:eastAsiaTheme="minorEastAsia"/>
              <w:noProof/>
            </w:rPr>
          </w:pPr>
          <w:hyperlink w:anchor="_Toc444180403" w:history="1">
            <w:r w:rsidR="00F11A10" w:rsidRPr="008C6C9F">
              <w:rPr>
                <w:rStyle w:val="Hyperlink"/>
                <w:noProof/>
              </w:rPr>
              <w:t>Gr.camera.select 1|2</w:t>
            </w:r>
            <w:r w:rsidR="00F11A10">
              <w:rPr>
                <w:noProof/>
                <w:webHidden/>
              </w:rPr>
              <w:tab/>
            </w:r>
            <w:r w:rsidR="00F11A10">
              <w:rPr>
                <w:noProof/>
                <w:webHidden/>
              </w:rPr>
              <w:fldChar w:fldCharType="begin"/>
            </w:r>
            <w:r w:rsidR="00F11A10">
              <w:rPr>
                <w:noProof/>
                <w:webHidden/>
              </w:rPr>
              <w:instrText xml:space="preserve"> PAGEREF _Toc444180403 \h </w:instrText>
            </w:r>
            <w:r w:rsidR="00F11A10">
              <w:rPr>
                <w:noProof/>
                <w:webHidden/>
              </w:rPr>
            </w:r>
            <w:r w:rsidR="00F11A10">
              <w:rPr>
                <w:noProof/>
                <w:webHidden/>
              </w:rPr>
              <w:fldChar w:fldCharType="separate"/>
            </w:r>
            <w:r w:rsidR="00F11A10">
              <w:rPr>
                <w:noProof/>
                <w:webHidden/>
              </w:rPr>
              <w:t>171</w:t>
            </w:r>
            <w:r w:rsidR="00F11A10">
              <w:rPr>
                <w:noProof/>
                <w:webHidden/>
              </w:rPr>
              <w:fldChar w:fldCharType="end"/>
            </w:r>
          </w:hyperlink>
        </w:p>
        <w:p w:rsidR="00F11A10" w:rsidRDefault="00216A49">
          <w:pPr>
            <w:pStyle w:val="TOC3"/>
            <w:rPr>
              <w:rFonts w:eastAsiaTheme="minorEastAsia"/>
              <w:noProof/>
            </w:rPr>
          </w:pPr>
          <w:hyperlink w:anchor="_Toc444180404" w:history="1">
            <w:r w:rsidR="00F11A10" w:rsidRPr="008C6C9F">
              <w:rPr>
                <w:rStyle w:val="Hyperlink"/>
                <w:noProof/>
              </w:rPr>
              <w:t>Gr.camera.shoot &lt;bm_ptr_nvar&gt;</w:t>
            </w:r>
            <w:r w:rsidR="00F11A10">
              <w:rPr>
                <w:noProof/>
                <w:webHidden/>
              </w:rPr>
              <w:tab/>
            </w:r>
            <w:r w:rsidR="00F11A10">
              <w:rPr>
                <w:noProof/>
                <w:webHidden/>
              </w:rPr>
              <w:fldChar w:fldCharType="begin"/>
            </w:r>
            <w:r w:rsidR="00F11A10">
              <w:rPr>
                <w:noProof/>
                <w:webHidden/>
              </w:rPr>
              <w:instrText xml:space="preserve"> PAGEREF _Toc444180404 \h </w:instrText>
            </w:r>
            <w:r w:rsidR="00F11A10">
              <w:rPr>
                <w:noProof/>
                <w:webHidden/>
              </w:rPr>
            </w:r>
            <w:r w:rsidR="00F11A10">
              <w:rPr>
                <w:noProof/>
                <w:webHidden/>
              </w:rPr>
              <w:fldChar w:fldCharType="separate"/>
            </w:r>
            <w:r w:rsidR="00F11A10">
              <w:rPr>
                <w:noProof/>
                <w:webHidden/>
              </w:rPr>
              <w:t>172</w:t>
            </w:r>
            <w:r w:rsidR="00F11A10">
              <w:rPr>
                <w:noProof/>
                <w:webHidden/>
              </w:rPr>
              <w:fldChar w:fldCharType="end"/>
            </w:r>
          </w:hyperlink>
        </w:p>
        <w:p w:rsidR="00F11A10" w:rsidRDefault="00216A49">
          <w:pPr>
            <w:pStyle w:val="TOC3"/>
            <w:rPr>
              <w:rFonts w:eastAsiaTheme="minorEastAsia"/>
              <w:noProof/>
            </w:rPr>
          </w:pPr>
          <w:hyperlink w:anchor="_Toc444180405" w:history="1">
            <w:r w:rsidR="00F11A10" w:rsidRPr="008C6C9F">
              <w:rPr>
                <w:rStyle w:val="Hyperlink"/>
                <w:noProof/>
              </w:rPr>
              <w:t>Gr.camera.autoshoot &lt;bm_ptr_nvar&gt;{, &lt;flash_ mode_nexp&gt; {, focus_mode_nexp} }</w:t>
            </w:r>
            <w:r w:rsidR="00F11A10">
              <w:rPr>
                <w:noProof/>
                <w:webHidden/>
              </w:rPr>
              <w:tab/>
            </w:r>
            <w:r w:rsidR="00F11A10">
              <w:rPr>
                <w:noProof/>
                <w:webHidden/>
              </w:rPr>
              <w:fldChar w:fldCharType="begin"/>
            </w:r>
            <w:r w:rsidR="00F11A10">
              <w:rPr>
                <w:noProof/>
                <w:webHidden/>
              </w:rPr>
              <w:instrText xml:space="preserve"> PAGEREF _Toc444180405 \h </w:instrText>
            </w:r>
            <w:r w:rsidR="00F11A10">
              <w:rPr>
                <w:noProof/>
                <w:webHidden/>
              </w:rPr>
            </w:r>
            <w:r w:rsidR="00F11A10">
              <w:rPr>
                <w:noProof/>
                <w:webHidden/>
              </w:rPr>
              <w:fldChar w:fldCharType="separate"/>
            </w:r>
            <w:r w:rsidR="00F11A10">
              <w:rPr>
                <w:noProof/>
                <w:webHidden/>
              </w:rPr>
              <w:t>172</w:t>
            </w:r>
            <w:r w:rsidR="00F11A10">
              <w:rPr>
                <w:noProof/>
                <w:webHidden/>
              </w:rPr>
              <w:fldChar w:fldCharType="end"/>
            </w:r>
          </w:hyperlink>
        </w:p>
        <w:p w:rsidR="00F11A10" w:rsidRDefault="00216A49">
          <w:pPr>
            <w:pStyle w:val="TOC3"/>
            <w:rPr>
              <w:rFonts w:eastAsiaTheme="minorEastAsia"/>
              <w:noProof/>
            </w:rPr>
          </w:pPr>
          <w:hyperlink w:anchor="_Toc444180406" w:history="1">
            <w:r w:rsidR="00F11A10" w:rsidRPr="008C6C9F">
              <w:rPr>
                <w:rStyle w:val="Hyperlink"/>
                <w:noProof/>
              </w:rPr>
              <w:t>Gr.camera.manualShoot &lt;bm_ptr_nvar&gt;{, &lt;flash_ mode_nexp&gt; {, focus_mode_nexp} }</w:t>
            </w:r>
            <w:r w:rsidR="00F11A10">
              <w:rPr>
                <w:noProof/>
                <w:webHidden/>
              </w:rPr>
              <w:tab/>
            </w:r>
            <w:r w:rsidR="00F11A10">
              <w:rPr>
                <w:noProof/>
                <w:webHidden/>
              </w:rPr>
              <w:fldChar w:fldCharType="begin"/>
            </w:r>
            <w:r w:rsidR="00F11A10">
              <w:rPr>
                <w:noProof/>
                <w:webHidden/>
              </w:rPr>
              <w:instrText xml:space="preserve"> PAGEREF _Toc444180406 \h </w:instrText>
            </w:r>
            <w:r w:rsidR="00F11A10">
              <w:rPr>
                <w:noProof/>
                <w:webHidden/>
              </w:rPr>
            </w:r>
            <w:r w:rsidR="00F11A10">
              <w:rPr>
                <w:noProof/>
                <w:webHidden/>
              </w:rPr>
              <w:fldChar w:fldCharType="separate"/>
            </w:r>
            <w:r w:rsidR="00F11A10">
              <w:rPr>
                <w:noProof/>
                <w:webHidden/>
              </w:rPr>
              <w:t>173</w:t>
            </w:r>
            <w:r w:rsidR="00F11A10">
              <w:rPr>
                <w:noProof/>
                <w:webHidden/>
              </w:rPr>
              <w:fldChar w:fldCharType="end"/>
            </w:r>
          </w:hyperlink>
        </w:p>
        <w:p w:rsidR="00F11A10" w:rsidRDefault="00216A49">
          <w:pPr>
            <w:pStyle w:val="TOC2"/>
            <w:rPr>
              <w:rFonts w:eastAsiaTheme="minorEastAsia"/>
              <w:noProof/>
            </w:rPr>
          </w:pPr>
          <w:hyperlink w:anchor="_Toc444180407" w:history="1">
            <w:r w:rsidR="00F11A10" w:rsidRPr="008C6C9F">
              <w:rPr>
                <w:rStyle w:val="Hyperlink"/>
                <w:noProof/>
              </w:rPr>
              <w:t>Other Graphics Commands</w:t>
            </w:r>
            <w:r w:rsidR="00F11A10">
              <w:rPr>
                <w:noProof/>
                <w:webHidden/>
              </w:rPr>
              <w:tab/>
            </w:r>
            <w:r w:rsidR="00F11A10">
              <w:rPr>
                <w:noProof/>
                <w:webHidden/>
              </w:rPr>
              <w:fldChar w:fldCharType="begin"/>
            </w:r>
            <w:r w:rsidR="00F11A10">
              <w:rPr>
                <w:noProof/>
                <w:webHidden/>
              </w:rPr>
              <w:instrText xml:space="preserve"> PAGEREF _Toc444180407 \h </w:instrText>
            </w:r>
            <w:r w:rsidR="00F11A10">
              <w:rPr>
                <w:noProof/>
                <w:webHidden/>
              </w:rPr>
            </w:r>
            <w:r w:rsidR="00F11A10">
              <w:rPr>
                <w:noProof/>
                <w:webHidden/>
              </w:rPr>
              <w:fldChar w:fldCharType="separate"/>
            </w:r>
            <w:r w:rsidR="00F11A10">
              <w:rPr>
                <w:noProof/>
                <w:webHidden/>
              </w:rPr>
              <w:t>173</w:t>
            </w:r>
            <w:r w:rsidR="00F11A10">
              <w:rPr>
                <w:noProof/>
                <w:webHidden/>
              </w:rPr>
              <w:fldChar w:fldCharType="end"/>
            </w:r>
          </w:hyperlink>
        </w:p>
        <w:p w:rsidR="00F11A10" w:rsidRDefault="00216A49">
          <w:pPr>
            <w:pStyle w:val="TOC3"/>
            <w:rPr>
              <w:rFonts w:eastAsiaTheme="minorEastAsia"/>
              <w:noProof/>
            </w:rPr>
          </w:pPr>
          <w:hyperlink w:anchor="_Toc444180408" w:history="1">
            <w:r w:rsidR="00F11A10" w:rsidRPr="008C6C9F">
              <w:rPr>
                <w:rStyle w:val="Hyperlink"/>
                <w:noProof/>
              </w:rPr>
              <w:t>Gr.screen.to_bitmap &lt;bm_ptr_nvar&gt;</w:t>
            </w:r>
            <w:r w:rsidR="00F11A10">
              <w:rPr>
                <w:noProof/>
                <w:webHidden/>
              </w:rPr>
              <w:tab/>
            </w:r>
            <w:r w:rsidR="00F11A10">
              <w:rPr>
                <w:noProof/>
                <w:webHidden/>
              </w:rPr>
              <w:fldChar w:fldCharType="begin"/>
            </w:r>
            <w:r w:rsidR="00F11A10">
              <w:rPr>
                <w:noProof/>
                <w:webHidden/>
              </w:rPr>
              <w:instrText xml:space="preserve"> PAGEREF _Toc444180408 \h </w:instrText>
            </w:r>
            <w:r w:rsidR="00F11A10">
              <w:rPr>
                <w:noProof/>
                <w:webHidden/>
              </w:rPr>
            </w:r>
            <w:r w:rsidR="00F11A10">
              <w:rPr>
                <w:noProof/>
                <w:webHidden/>
              </w:rPr>
              <w:fldChar w:fldCharType="separate"/>
            </w:r>
            <w:r w:rsidR="00F11A10">
              <w:rPr>
                <w:noProof/>
                <w:webHidden/>
              </w:rPr>
              <w:t>173</w:t>
            </w:r>
            <w:r w:rsidR="00F11A10">
              <w:rPr>
                <w:noProof/>
                <w:webHidden/>
              </w:rPr>
              <w:fldChar w:fldCharType="end"/>
            </w:r>
          </w:hyperlink>
        </w:p>
        <w:p w:rsidR="00F11A10" w:rsidRDefault="00216A49">
          <w:pPr>
            <w:pStyle w:val="TOC3"/>
            <w:rPr>
              <w:rFonts w:eastAsiaTheme="minorEastAsia"/>
              <w:noProof/>
            </w:rPr>
          </w:pPr>
          <w:hyperlink w:anchor="_Toc444180409" w:history="1">
            <w:r w:rsidR="00F11A10" w:rsidRPr="008C6C9F">
              <w:rPr>
                <w:rStyle w:val="Hyperlink"/>
                <w:noProof/>
              </w:rPr>
              <w:t>Gr.get.pixel x, y, alpha, red, green, blue</w:t>
            </w:r>
            <w:r w:rsidR="00F11A10">
              <w:rPr>
                <w:noProof/>
                <w:webHidden/>
              </w:rPr>
              <w:tab/>
            </w:r>
            <w:r w:rsidR="00F11A10">
              <w:rPr>
                <w:noProof/>
                <w:webHidden/>
              </w:rPr>
              <w:fldChar w:fldCharType="begin"/>
            </w:r>
            <w:r w:rsidR="00F11A10">
              <w:rPr>
                <w:noProof/>
                <w:webHidden/>
              </w:rPr>
              <w:instrText xml:space="preserve"> PAGEREF _Toc444180409 \h </w:instrText>
            </w:r>
            <w:r w:rsidR="00F11A10">
              <w:rPr>
                <w:noProof/>
                <w:webHidden/>
              </w:rPr>
            </w:r>
            <w:r w:rsidR="00F11A10">
              <w:rPr>
                <w:noProof/>
                <w:webHidden/>
              </w:rPr>
              <w:fldChar w:fldCharType="separate"/>
            </w:r>
            <w:r w:rsidR="00F11A10">
              <w:rPr>
                <w:noProof/>
                <w:webHidden/>
              </w:rPr>
              <w:t>173</w:t>
            </w:r>
            <w:r w:rsidR="00F11A10">
              <w:rPr>
                <w:noProof/>
                <w:webHidden/>
              </w:rPr>
              <w:fldChar w:fldCharType="end"/>
            </w:r>
          </w:hyperlink>
        </w:p>
        <w:p w:rsidR="00F11A10" w:rsidRDefault="00216A49">
          <w:pPr>
            <w:pStyle w:val="TOC3"/>
            <w:rPr>
              <w:rFonts w:eastAsiaTheme="minorEastAsia"/>
              <w:noProof/>
            </w:rPr>
          </w:pPr>
          <w:hyperlink w:anchor="_Toc444180410" w:history="1">
            <w:r w:rsidR="00F11A10" w:rsidRPr="008C6C9F">
              <w:rPr>
                <w:rStyle w:val="Hyperlink"/>
                <w:noProof/>
              </w:rPr>
              <w:t>Gr.save &lt;filename_sexp&gt; {,&lt;quality_nexp&gt;}</w:t>
            </w:r>
            <w:r w:rsidR="00F11A10">
              <w:rPr>
                <w:noProof/>
                <w:webHidden/>
              </w:rPr>
              <w:tab/>
            </w:r>
            <w:r w:rsidR="00F11A10">
              <w:rPr>
                <w:noProof/>
                <w:webHidden/>
              </w:rPr>
              <w:fldChar w:fldCharType="begin"/>
            </w:r>
            <w:r w:rsidR="00F11A10">
              <w:rPr>
                <w:noProof/>
                <w:webHidden/>
              </w:rPr>
              <w:instrText xml:space="preserve"> PAGEREF _Toc444180410 \h </w:instrText>
            </w:r>
            <w:r w:rsidR="00F11A10">
              <w:rPr>
                <w:noProof/>
                <w:webHidden/>
              </w:rPr>
            </w:r>
            <w:r w:rsidR="00F11A10">
              <w:rPr>
                <w:noProof/>
                <w:webHidden/>
              </w:rPr>
              <w:fldChar w:fldCharType="separate"/>
            </w:r>
            <w:r w:rsidR="00F11A10">
              <w:rPr>
                <w:noProof/>
                <w:webHidden/>
              </w:rPr>
              <w:t>173</w:t>
            </w:r>
            <w:r w:rsidR="00F11A10">
              <w:rPr>
                <w:noProof/>
                <w:webHidden/>
              </w:rPr>
              <w:fldChar w:fldCharType="end"/>
            </w:r>
          </w:hyperlink>
        </w:p>
        <w:p w:rsidR="00F11A10" w:rsidRDefault="00216A49">
          <w:pPr>
            <w:pStyle w:val="TOC3"/>
            <w:rPr>
              <w:rFonts w:eastAsiaTheme="minorEastAsia"/>
              <w:noProof/>
            </w:rPr>
          </w:pPr>
          <w:hyperlink w:anchor="_Toc444180411" w:history="1">
            <w:r w:rsidR="00F11A10" w:rsidRPr="008C6C9F">
              <w:rPr>
                <w:rStyle w:val="Hyperlink"/>
                <w:noProof/>
              </w:rPr>
              <w:t>Gr.get.type &lt;object_ptr_nexp&gt;, &lt;type_svar&gt;</w:t>
            </w:r>
            <w:r w:rsidR="00F11A10">
              <w:rPr>
                <w:noProof/>
                <w:webHidden/>
              </w:rPr>
              <w:tab/>
            </w:r>
            <w:r w:rsidR="00F11A10">
              <w:rPr>
                <w:noProof/>
                <w:webHidden/>
              </w:rPr>
              <w:fldChar w:fldCharType="begin"/>
            </w:r>
            <w:r w:rsidR="00F11A10">
              <w:rPr>
                <w:noProof/>
                <w:webHidden/>
              </w:rPr>
              <w:instrText xml:space="preserve"> PAGEREF _Toc444180411 \h </w:instrText>
            </w:r>
            <w:r w:rsidR="00F11A10">
              <w:rPr>
                <w:noProof/>
                <w:webHidden/>
              </w:rPr>
            </w:r>
            <w:r w:rsidR="00F11A10">
              <w:rPr>
                <w:noProof/>
                <w:webHidden/>
              </w:rPr>
              <w:fldChar w:fldCharType="separate"/>
            </w:r>
            <w:r w:rsidR="00F11A10">
              <w:rPr>
                <w:noProof/>
                <w:webHidden/>
              </w:rPr>
              <w:t>173</w:t>
            </w:r>
            <w:r w:rsidR="00F11A10">
              <w:rPr>
                <w:noProof/>
                <w:webHidden/>
              </w:rPr>
              <w:fldChar w:fldCharType="end"/>
            </w:r>
          </w:hyperlink>
        </w:p>
        <w:p w:rsidR="00F11A10" w:rsidRDefault="00216A49">
          <w:pPr>
            <w:pStyle w:val="TOC3"/>
            <w:rPr>
              <w:rFonts w:eastAsiaTheme="minorEastAsia"/>
              <w:noProof/>
            </w:rPr>
          </w:pPr>
          <w:hyperlink w:anchor="_Toc444180412" w:history="1">
            <w:r w:rsidR="00F11A10" w:rsidRPr="008C6C9F">
              <w:rPr>
                <w:rStyle w:val="Hyperlink"/>
                <w:noProof/>
              </w:rPr>
              <w:t>Gr.get.params &lt;object_ptr_nexp&gt;, &lt;param_array$[]&gt;</w:t>
            </w:r>
            <w:r w:rsidR="00F11A10">
              <w:rPr>
                <w:noProof/>
                <w:webHidden/>
              </w:rPr>
              <w:tab/>
            </w:r>
            <w:r w:rsidR="00F11A10">
              <w:rPr>
                <w:noProof/>
                <w:webHidden/>
              </w:rPr>
              <w:fldChar w:fldCharType="begin"/>
            </w:r>
            <w:r w:rsidR="00F11A10">
              <w:rPr>
                <w:noProof/>
                <w:webHidden/>
              </w:rPr>
              <w:instrText xml:space="preserve"> PAGEREF _Toc444180412 \h </w:instrText>
            </w:r>
            <w:r w:rsidR="00F11A10">
              <w:rPr>
                <w:noProof/>
                <w:webHidden/>
              </w:rPr>
            </w:r>
            <w:r w:rsidR="00F11A10">
              <w:rPr>
                <w:noProof/>
                <w:webHidden/>
              </w:rPr>
              <w:fldChar w:fldCharType="separate"/>
            </w:r>
            <w:r w:rsidR="00F11A10">
              <w:rPr>
                <w:noProof/>
                <w:webHidden/>
              </w:rPr>
              <w:t>174</w:t>
            </w:r>
            <w:r w:rsidR="00F11A10">
              <w:rPr>
                <w:noProof/>
                <w:webHidden/>
              </w:rPr>
              <w:fldChar w:fldCharType="end"/>
            </w:r>
          </w:hyperlink>
        </w:p>
        <w:p w:rsidR="00F11A10" w:rsidRDefault="00216A49">
          <w:pPr>
            <w:pStyle w:val="TOC3"/>
            <w:rPr>
              <w:rFonts w:eastAsiaTheme="minorEastAsia"/>
              <w:noProof/>
            </w:rPr>
          </w:pPr>
          <w:hyperlink w:anchor="_Toc444180413" w:history="1">
            <w:r w:rsidR="00F11A10" w:rsidRPr="008C6C9F">
              <w:rPr>
                <w:rStyle w:val="Hyperlink"/>
                <w:noProof/>
              </w:rPr>
              <w:t>Gr.get.position &lt;object_ptr_nexp&gt;, x, y</w:t>
            </w:r>
            <w:r w:rsidR="00F11A10">
              <w:rPr>
                <w:noProof/>
                <w:webHidden/>
              </w:rPr>
              <w:tab/>
            </w:r>
            <w:r w:rsidR="00F11A10">
              <w:rPr>
                <w:noProof/>
                <w:webHidden/>
              </w:rPr>
              <w:fldChar w:fldCharType="begin"/>
            </w:r>
            <w:r w:rsidR="00F11A10">
              <w:rPr>
                <w:noProof/>
                <w:webHidden/>
              </w:rPr>
              <w:instrText xml:space="preserve"> PAGEREF _Toc444180413 \h </w:instrText>
            </w:r>
            <w:r w:rsidR="00F11A10">
              <w:rPr>
                <w:noProof/>
                <w:webHidden/>
              </w:rPr>
            </w:r>
            <w:r w:rsidR="00F11A10">
              <w:rPr>
                <w:noProof/>
                <w:webHidden/>
              </w:rPr>
              <w:fldChar w:fldCharType="separate"/>
            </w:r>
            <w:r w:rsidR="00F11A10">
              <w:rPr>
                <w:noProof/>
                <w:webHidden/>
              </w:rPr>
              <w:t>174</w:t>
            </w:r>
            <w:r w:rsidR="00F11A10">
              <w:rPr>
                <w:noProof/>
                <w:webHidden/>
              </w:rPr>
              <w:fldChar w:fldCharType="end"/>
            </w:r>
          </w:hyperlink>
        </w:p>
        <w:p w:rsidR="00F11A10" w:rsidRDefault="00216A49">
          <w:pPr>
            <w:pStyle w:val="TOC3"/>
            <w:rPr>
              <w:rFonts w:eastAsiaTheme="minorEastAsia"/>
              <w:noProof/>
            </w:rPr>
          </w:pPr>
          <w:hyperlink w:anchor="_Toc444180414" w:history="1">
            <w:r w:rsidR="00F11A10" w:rsidRPr="008C6C9F">
              <w:rPr>
                <w:rStyle w:val="Hyperlink"/>
                <w:noProof/>
              </w:rPr>
              <w:t>Gr.move &lt;object_ptr_nexp&gt; {{, dx}{, dy}}</w:t>
            </w:r>
            <w:r w:rsidR="00F11A10">
              <w:rPr>
                <w:noProof/>
                <w:webHidden/>
              </w:rPr>
              <w:tab/>
            </w:r>
            <w:r w:rsidR="00F11A10">
              <w:rPr>
                <w:noProof/>
                <w:webHidden/>
              </w:rPr>
              <w:fldChar w:fldCharType="begin"/>
            </w:r>
            <w:r w:rsidR="00F11A10">
              <w:rPr>
                <w:noProof/>
                <w:webHidden/>
              </w:rPr>
              <w:instrText xml:space="preserve"> PAGEREF _Toc444180414 \h </w:instrText>
            </w:r>
            <w:r w:rsidR="00F11A10">
              <w:rPr>
                <w:noProof/>
                <w:webHidden/>
              </w:rPr>
            </w:r>
            <w:r w:rsidR="00F11A10">
              <w:rPr>
                <w:noProof/>
                <w:webHidden/>
              </w:rPr>
              <w:fldChar w:fldCharType="separate"/>
            </w:r>
            <w:r w:rsidR="00F11A10">
              <w:rPr>
                <w:noProof/>
                <w:webHidden/>
              </w:rPr>
              <w:t>174</w:t>
            </w:r>
            <w:r w:rsidR="00F11A10">
              <w:rPr>
                <w:noProof/>
                <w:webHidden/>
              </w:rPr>
              <w:fldChar w:fldCharType="end"/>
            </w:r>
          </w:hyperlink>
        </w:p>
        <w:p w:rsidR="00F11A10" w:rsidRDefault="00216A49">
          <w:pPr>
            <w:pStyle w:val="TOC3"/>
            <w:rPr>
              <w:rFonts w:eastAsiaTheme="minorEastAsia"/>
              <w:noProof/>
            </w:rPr>
          </w:pPr>
          <w:hyperlink w:anchor="_Toc444180415" w:history="1">
            <w:r w:rsidR="00F11A10" w:rsidRPr="008C6C9F">
              <w:rPr>
                <w:rStyle w:val="Hyperlink"/>
                <w:noProof/>
              </w:rPr>
              <w:t>Gr.get.value &lt;object_ptr_nexp&gt; {, &lt;tag_sexp&gt;, &lt;value_nvar | value_svar&gt;}...</w:t>
            </w:r>
            <w:r w:rsidR="00F11A10">
              <w:rPr>
                <w:noProof/>
                <w:webHidden/>
              </w:rPr>
              <w:tab/>
            </w:r>
            <w:r w:rsidR="00F11A10">
              <w:rPr>
                <w:noProof/>
                <w:webHidden/>
              </w:rPr>
              <w:fldChar w:fldCharType="begin"/>
            </w:r>
            <w:r w:rsidR="00F11A10">
              <w:rPr>
                <w:noProof/>
                <w:webHidden/>
              </w:rPr>
              <w:instrText xml:space="preserve"> PAGEREF _Toc444180415 \h </w:instrText>
            </w:r>
            <w:r w:rsidR="00F11A10">
              <w:rPr>
                <w:noProof/>
                <w:webHidden/>
              </w:rPr>
            </w:r>
            <w:r w:rsidR="00F11A10">
              <w:rPr>
                <w:noProof/>
                <w:webHidden/>
              </w:rPr>
              <w:fldChar w:fldCharType="separate"/>
            </w:r>
            <w:r w:rsidR="00F11A10">
              <w:rPr>
                <w:noProof/>
                <w:webHidden/>
              </w:rPr>
              <w:t>174</w:t>
            </w:r>
            <w:r w:rsidR="00F11A10">
              <w:rPr>
                <w:noProof/>
                <w:webHidden/>
              </w:rPr>
              <w:fldChar w:fldCharType="end"/>
            </w:r>
          </w:hyperlink>
        </w:p>
        <w:p w:rsidR="00F11A10" w:rsidRDefault="00216A49">
          <w:pPr>
            <w:pStyle w:val="TOC3"/>
            <w:rPr>
              <w:rFonts w:eastAsiaTheme="minorEastAsia"/>
              <w:noProof/>
            </w:rPr>
          </w:pPr>
          <w:hyperlink w:anchor="_Toc444180416" w:history="1">
            <w:r w:rsidR="00F11A10" w:rsidRPr="008C6C9F">
              <w:rPr>
                <w:rStyle w:val="Hyperlink"/>
                <w:noProof/>
              </w:rPr>
              <w:t>Gr.modify &lt;object_ptr_nexp&gt; {, &lt;tag_sexp&gt;, &lt;value_nexp | value_sexp&gt;}...</w:t>
            </w:r>
            <w:r w:rsidR="00F11A10">
              <w:rPr>
                <w:noProof/>
                <w:webHidden/>
              </w:rPr>
              <w:tab/>
            </w:r>
            <w:r w:rsidR="00F11A10">
              <w:rPr>
                <w:noProof/>
                <w:webHidden/>
              </w:rPr>
              <w:fldChar w:fldCharType="begin"/>
            </w:r>
            <w:r w:rsidR="00F11A10">
              <w:rPr>
                <w:noProof/>
                <w:webHidden/>
              </w:rPr>
              <w:instrText xml:space="preserve"> PAGEREF _Toc444180416 \h </w:instrText>
            </w:r>
            <w:r w:rsidR="00F11A10">
              <w:rPr>
                <w:noProof/>
                <w:webHidden/>
              </w:rPr>
            </w:r>
            <w:r w:rsidR="00F11A10">
              <w:rPr>
                <w:noProof/>
                <w:webHidden/>
              </w:rPr>
              <w:fldChar w:fldCharType="separate"/>
            </w:r>
            <w:r w:rsidR="00F11A10">
              <w:rPr>
                <w:noProof/>
                <w:webHidden/>
              </w:rPr>
              <w:t>174</w:t>
            </w:r>
            <w:r w:rsidR="00F11A10">
              <w:rPr>
                <w:noProof/>
                <w:webHidden/>
              </w:rPr>
              <w:fldChar w:fldCharType="end"/>
            </w:r>
          </w:hyperlink>
        </w:p>
        <w:p w:rsidR="00F11A10" w:rsidRDefault="00216A49">
          <w:pPr>
            <w:pStyle w:val="TOC3"/>
            <w:rPr>
              <w:rFonts w:eastAsiaTheme="minorEastAsia"/>
              <w:noProof/>
            </w:rPr>
          </w:pPr>
          <w:hyperlink w:anchor="_Toc444180417" w:history="1">
            <w:r w:rsidR="00F11A10" w:rsidRPr="008C6C9F">
              <w:rPr>
                <w:rStyle w:val="Hyperlink"/>
                <w:noProof/>
              </w:rPr>
              <w:t>GR_COLLISION(&lt;object_1_nexp&gt;, &lt;object_2_nexp&gt;)</w:t>
            </w:r>
            <w:r w:rsidR="00F11A10">
              <w:rPr>
                <w:noProof/>
                <w:webHidden/>
              </w:rPr>
              <w:tab/>
            </w:r>
            <w:r w:rsidR="00F11A10">
              <w:rPr>
                <w:noProof/>
                <w:webHidden/>
              </w:rPr>
              <w:fldChar w:fldCharType="begin"/>
            </w:r>
            <w:r w:rsidR="00F11A10">
              <w:rPr>
                <w:noProof/>
                <w:webHidden/>
              </w:rPr>
              <w:instrText xml:space="preserve"> PAGEREF _Toc444180417 \h </w:instrText>
            </w:r>
            <w:r w:rsidR="00F11A10">
              <w:rPr>
                <w:noProof/>
                <w:webHidden/>
              </w:rPr>
            </w:r>
            <w:r w:rsidR="00F11A10">
              <w:rPr>
                <w:noProof/>
                <w:webHidden/>
              </w:rPr>
              <w:fldChar w:fldCharType="separate"/>
            </w:r>
            <w:r w:rsidR="00F11A10">
              <w:rPr>
                <w:noProof/>
                <w:webHidden/>
              </w:rPr>
              <w:t>176</w:t>
            </w:r>
            <w:r w:rsidR="00F11A10">
              <w:rPr>
                <w:noProof/>
                <w:webHidden/>
              </w:rPr>
              <w:fldChar w:fldCharType="end"/>
            </w:r>
          </w:hyperlink>
        </w:p>
        <w:p w:rsidR="00F11A10" w:rsidRDefault="00216A49">
          <w:pPr>
            <w:pStyle w:val="TOC3"/>
            <w:rPr>
              <w:rFonts w:eastAsiaTheme="minorEastAsia"/>
              <w:noProof/>
            </w:rPr>
          </w:pPr>
          <w:hyperlink w:anchor="_Toc444180418" w:history="1">
            <w:r w:rsidR="00F11A10" w:rsidRPr="008C6C9F">
              <w:rPr>
                <w:rStyle w:val="Hyperlink"/>
                <w:noProof/>
              </w:rPr>
              <w:t>Gr.clip &lt;object_ptr_nexp&gt;, &lt;left_nexp&gt;, &lt;top_nexp&gt;, &lt;right_nexp&gt;, &lt;bottom_nexp&gt;{, &lt;RO_nexp&gt;}</w:t>
            </w:r>
            <w:r w:rsidR="00F11A10">
              <w:rPr>
                <w:noProof/>
                <w:webHidden/>
              </w:rPr>
              <w:tab/>
            </w:r>
            <w:r w:rsidR="00F11A10">
              <w:rPr>
                <w:noProof/>
                <w:webHidden/>
              </w:rPr>
              <w:fldChar w:fldCharType="begin"/>
            </w:r>
            <w:r w:rsidR="00F11A10">
              <w:rPr>
                <w:noProof/>
                <w:webHidden/>
              </w:rPr>
              <w:instrText xml:space="preserve"> PAGEREF _Toc444180418 \h </w:instrText>
            </w:r>
            <w:r w:rsidR="00F11A10">
              <w:rPr>
                <w:noProof/>
                <w:webHidden/>
              </w:rPr>
            </w:r>
            <w:r w:rsidR="00F11A10">
              <w:rPr>
                <w:noProof/>
                <w:webHidden/>
              </w:rPr>
              <w:fldChar w:fldCharType="separate"/>
            </w:r>
            <w:r w:rsidR="00F11A10">
              <w:rPr>
                <w:noProof/>
                <w:webHidden/>
              </w:rPr>
              <w:t>176</w:t>
            </w:r>
            <w:r w:rsidR="00F11A10">
              <w:rPr>
                <w:noProof/>
                <w:webHidden/>
              </w:rPr>
              <w:fldChar w:fldCharType="end"/>
            </w:r>
          </w:hyperlink>
        </w:p>
        <w:p w:rsidR="00F11A10" w:rsidRDefault="00216A49">
          <w:pPr>
            <w:pStyle w:val="TOC3"/>
            <w:rPr>
              <w:rFonts w:eastAsiaTheme="minorEastAsia"/>
              <w:noProof/>
            </w:rPr>
          </w:pPr>
          <w:hyperlink w:anchor="_Toc444180419" w:history="1">
            <w:r w:rsidR="00F11A10" w:rsidRPr="008C6C9F">
              <w:rPr>
                <w:rStyle w:val="Hyperlink"/>
                <w:noProof/>
              </w:rPr>
              <w:t>Gr.newDL &lt;dl_array[{&lt;start&gt;,&lt;length&gt;}]&gt;</w:t>
            </w:r>
            <w:r w:rsidR="00F11A10">
              <w:rPr>
                <w:noProof/>
                <w:webHidden/>
              </w:rPr>
              <w:tab/>
            </w:r>
            <w:r w:rsidR="00F11A10">
              <w:rPr>
                <w:noProof/>
                <w:webHidden/>
              </w:rPr>
              <w:fldChar w:fldCharType="begin"/>
            </w:r>
            <w:r w:rsidR="00F11A10">
              <w:rPr>
                <w:noProof/>
                <w:webHidden/>
              </w:rPr>
              <w:instrText xml:space="preserve"> PAGEREF _Toc444180419 \h </w:instrText>
            </w:r>
            <w:r w:rsidR="00F11A10">
              <w:rPr>
                <w:noProof/>
                <w:webHidden/>
              </w:rPr>
            </w:r>
            <w:r w:rsidR="00F11A10">
              <w:rPr>
                <w:noProof/>
                <w:webHidden/>
              </w:rPr>
              <w:fldChar w:fldCharType="separate"/>
            </w:r>
            <w:r w:rsidR="00F11A10">
              <w:rPr>
                <w:noProof/>
                <w:webHidden/>
              </w:rPr>
              <w:t>177</w:t>
            </w:r>
            <w:r w:rsidR="00F11A10">
              <w:rPr>
                <w:noProof/>
                <w:webHidden/>
              </w:rPr>
              <w:fldChar w:fldCharType="end"/>
            </w:r>
          </w:hyperlink>
        </w:p>
        <w:p w:rsidR="00F11A10" w:rsidRDefault="00216A49">
          <w:pPr>
            <w:pStyle w:val="TOC3"/>
            <w:rPr>
              <w:rFonts w:eastAsiaTheme="minorEastAsia"/>
              <w:noProof/>
            </w:rPr>
          </w:pPr>
          <w:hyperlink w:anchor="_Toc444180420" w:history="1">
            <w:r w:rsidR="00F11A10" w:rsidRPr="008C6C9F">
              <w:rPr>
                <w:rStyle w:val="Hyperlink"/>
                <w:noProof/>
              </w:rPr>
              <w:t>Gr.getDL &lt;dl_array[]&gt; {, &lt;keep_all_objects_lexp&gt; }</w:t>
            </w:r>
            <w:r w:rsidR="00F11A10">
              <w:rPr>
                <w:noProof/>
                <w:webHidden/>
              </w:rPr>
              <w:tab/>
            </w:r>
            <w:r w:rsidR="00F11A10">
              <w:rPr>
                <w:noProof/>
                <w:webHidden/>
              </w:rPr>
              <w:fldChar w:fldCharType="begin"/>
            </w:r>
            <w:r w:rsidR="00F11A10">
              <w:rPr>
                <w:noProof/>
                <w:webHidden/>
              </w:rPr>
              <w:instrText xml:space="preserve"> PAGEREF _Toc444180420 \h </w:instrText>
            </w:r>
            <w:r w:rsidR="00F11A10">
              <w:rPr>
                <w:noProof/>
                <w:webHidden/>
              </w:rPr>
            </w:r>
            <w:r w:rsidR="00F11A10">
              <w:rPr>
                <w:noProof/>
                <w:webHidden/>
              </w:rPr>
              <w:fldChar w:fldCharType="separate"/>
            </w:r>
            <w:r w:rsidR="00F11A10">
              <w:rPr>
                <w:noProof/>
                <w:webHidden/>
              </w:rPr>
              <w:t>177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21" w:history="1">
            <w:r w:rsidR="00F11A10" w:rsidRPr="008C6C9F">
              <w:rPr>
                <w:rStyle w:val="Hyperlink"/>
                <w:noProof/>
              </w:rPr>
              <w:t>Audio Interface</w:t>
            </w:r>
            <w:r w:rsidR="00F11A10">
              <w:rPr>
                <w:noProof/>
                <w:webHidden/>
              </w:rPr>
              <w:tab/>
            </w:r>
            <w:r w:rsidR="00F11A10">
              <w:rPr>
                <w:noProof/>
                <w:webHidden/>
              </w:rPr>
              <w:fldChar w:fldCharType="begin"/>
            </w:r>
            <w:r w:rsidR="00F11A10">
              <w:rPr>
                <w:noProof/>
                <w:webHidden/>
              </w:rPr>
              <w:instrText xml:space="preserve"> PAGEREF _Toc444180421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2"/>
            <w:rPr>
              <w:rFonts w:eastAsiaTheme="minorEastAsia"/>
              <w:noProof/>
            </w:rPr>
          </w:pPr>
          <w:hyperlink w:anchor="_Toc444180422"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_Toc444180422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3"/>
            <w:rPr>
              <w:rFonts w:eastAsiaTheme="minorEastAsia"/>
              <w:noProof/>
            </w:rPr>
          </w:pPr>
          <w:hyperlink w:anchor="_Toc444180423" w:history="1">
            <w:r w:rsidR="00F11A10" w:rsidRPr="008C6C9F">
              <w:rPr>
                <w:rStyle w:val="Hyperlink"/>
                <w:noProof/>
              </w:rPr>
              <w:t>The Audio Interface</w:t>
            </w:r>
            <w:r w:rsidR="00F11A10">
              <w:rPr>
                <w:noProof/>
                <w:webHidden/>
              </w:rPr>
              <w:tab/>
            </w:r>
            <w:r w:rsidR="00F11A10">
              <w:rPr>
                <w:noProof/>
                <w:webHidden/>
              </w:rPr>
              <w:fldChar w:fldCharType="begin"/>
            </w:r>
            <w:r w:rsidR="00F11A10">
              <w:rPr>
                <w:noProof/>
                <w:webHidden/>
              </w:rPr>
              <w:instrText xml:space="preserve"> PAGEREF _Toc444180423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3"/>
            <w:rPr>
              <w:rFonts w:eastAsiaTheme="minorEastAsia"/>
              <w:noProof/>
            </w:rPr>
          </w:pPr>
          <w:hyperlink w:anchor="_Toc444180424" w:history="1">
            <w:r w:rsidR="00F11A10" w:rsidRPr="008C6C9F">
              <w:rPr>
                <w:rStyle w:val="Hyperlink"/>
                <w:noProof/>
              </w:rPr>
              <w:t>Audio File Types</w:t>
            </w:r>
            <w:r w:rsidR="00F11A10">
              <w:rPr>
                <w:noProof/>
                <w:webHidden/>
              </w:rPr>
              <w:tab/>
            </w:r>
            <w:r w:rsidR="00F11A10">
              <w:rPr>
                <w:noProof/>
                <w:webHidden/>
              </w:rPr>
              <w:fldChar w:fldCharType="begin"/>
            </w:r>
            <w:r w:rsidR="00F11A10">
              <w:rPr>
                <w:noProof/>
                <w:webHidden/>
              </w:rPr>
              <w:instrText xml:space="preserve"> PAGEREF _Toc444180424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2"/>
            <w:rPr>
              <w:rFonts w:eastAsiaTheme="minorEastAsia"/>
              <w:noProof/>
            </w:rPr>
          </w:pPr>
          <w:hyperlink w:anchor="_Toc444180425" w:history="1">
            <w:r w:rsidR="00F11A10" w:rsidRPr="008C6C9F">
              <w:rPr>
                <w:rStyle w:val="Hyperlink"/>
                <w:noProof/>
              </w:rPr>
              <w:t>Commands</w:t>
            </w:r>
            <w:r w:rsidR="00F11A10">
              <w:rPr>
                <w:noProof/>
                <w:webHidden/>
              </w:rPr>
              <w:tab/>
            </w:r>
            <w:r w:rsidR="00F11A10">
              <w:rPr>
                <w:noProof/>
                <w:webHidden/>
              </w:rPr>
              <w:fldChar w:fldCharType="begin"/>
            </w:r>
            <w:r w:rsidR="00F11A10">
              <w:rPr>
                <w:noProof/>
                <w:webHidden/>
              </w:rPr>
              <w:instrText xml:space="preserve"> PAGEREF _Toc444180425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3"/>
            <w:rPr>
              <w:rFonts w:eastAsiaTheme="minorEastAsia"/>
              <w:noProof/>
            </w:rPr>
          </w:pPr>
          <w:hyperlink w:anchor="_Toc444180426" w:history="1">
            <w:r w:rsidR="00F11A10" w:rsidRPr="008C6C9F">
              <w:rPr>
                <w:rStyle w:val="Hyperlink"/>
                <w:noProof/>
              </w:rPr>
              <w:t>Audio.load &lt;aft_nvar&gt;, &lt;filename_sexp&gt;</w:t>
            </w:r>
            <w:r w:rsidR="00F11A10">
              <w:rPr>
                <w:noProof/>
                <w:webHidden/>
              </w:rPr>
              <w:tab/>
            </w:r>
            <w:r w:rsidR="00F11A10">
              <w:rPr>
                <w:noProof/>
                <w:webHidden/>
              </w:rPr>
              <w:fldChar w:fldCharType="begin"/>
            </w:r>
            <w:r w:rsidR="00F11A10">
              <w:rPr>
                <w:noProof/>
                <w:webHidden/>
              </w:rPr>
              <w:instrText xml:space="preserve"> PAGEREF _Toc444180426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3"/>
            <w:rPr>
              <w:rFonts w:eastAsiaTheme="minorEastAsia"/>
              <w:noProof/>
            </w:rPr>
          </w:pPr>
          <w:hyperlink w:anchor="_Toc444180427" w:history="1">
            <w:r w:rsidR="00F11A10" w:rsidRPr="008C6C9F">
              <w:rPr>
                <w:rStyle w:val="Hyperlink"/>
                <w:noProof/>
              </w:rPr>
              <w:t>Audio.play &lt;aft_nexp&gt;</w:t>
            </w:r>
            <w:r w:rsidR="00F11A10">
              <w:rPr>
                <w:noProof/>
                <w:webHidden/>
              </w:rPr>
              <w:tab/>
            </w:r>
            <w:r w:rsidR="00F11A10">
              <w:rPr>
                <w:noProof/>
                <w:webHidden/>
              </w:rPr>
              <w:fldChar w:fldCharType="begin"/>
            </w:r>
            <w:r w:rsidR="00F11A10">
              <w:rPr>
                <w:noProof/>
                <w:webHidden/>
              </w:rPr>
              <w:instrText xml:space="preserve"> PAGEREF _Toc444180427 \h </w:instrText>
            </w:r>
            <w:r w:rsidR="00F11A10">
              <w:rPr>
                <w:noProof/>
                <w:webHidden/>
              </w:rPr>
            </w:r>
            <w:r w:rsidR="00F11A10">
              <w:rPr>
                <w:noProof/>
                <w:webHidden/>
              </w:rPr>
              <w:fldChar w:fldCharType="separate"/>
            </w:r>
            <w:r w:rsidR="00F11A10">
              <w:rPr>
                <w:noProof/>
                <w:webHidden/>
              </w:rPr>
              <w:t>178</w:t>
            </w:r>
            <w:r w:rsidR="00F11A10">
              <w:rPr>
                <w:noProof/>
                <w:webHidden/>
              </w:rPr>
              <w:fldChar w:fldCharType="end"/>
            </w:r>
          </w:hyperlink>
        </w:p>
        <w:p w:rsidR="00F11A10" w:rsidRDefault="00216A49">
          <w:pPr>
            <w:pStyle w:val="TOC3"/>
            <w:rPr>
              <w:rFonts w:eastAsiaTheme="minorEastAsia"/>
              <w:noProof/>
            </w:rPr>
          </w:pPr>
          <w:hyperlink w:anchor="_Toc444180428" w:history="1">
            <w:r w:rsidR="00F11A10" w:rsidRPr="008C6C9F">
              <w:rPr>
                <w:rStyle w:val="Hyperlink"/>
                <w:noProof/>
              </w:rPr>
              <w:t>Audio.stop</w:t>
            </w:r>
            <w:r w:rsidR="00F11A10">
              <w:rPr>
                <w:noProof/>
                <w:webHidden/>
              </w:rPr>
              <w:tab/>
            </w:r>
            <w:r w:rsidR="00F11A10">
              <w:rPr>
                <w:noProof/>
                <w:webHidden/>
              </w:rPr>
              <w:fldChar w:fldCharType="begin"/>
            </w:r>
            <w:r w:rsidR="00F11A10">
              <w:rPr>
                <w:noProof/>
                <w:webHidden/>
              </w:rPr>
              <w:instrText xml:space="preserve"> PAGEREF _Toc444180428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29" w:history="1">
            <w:r w:rsidR="00F11A10" w:rsidRPr="008C6C9F">
              <w:rPr>
                <w:rStyle w:val="Hyperlink"/>
                <w:noProof/>
              </w:rPr>
              <w:t>Audio.pause</w:t>
            </w:r>
            <w:r w:rsidR="00F11A10">
              <w:rPr>
                <w:noProof/>
                <w:webHidden/>
              </w:rPr>
              <w:tab/>
            </w:r>
            <w:r w:rsidR="00F11A10">
              <w:rPr>
                <w:noProof/>
                <w:webHidden/>
              </w:rPr>
              <w:fldChar w:fldCharType="begin"/>
            </w:r>
            <w:r w:rsidR="00F11A10">
              <w:rPr>
                <w:noProof/>
                <w:webHidden/>
              </w:rPr>
              <w:instrText xml:space="preserve"> PAGEREF _Toc444180429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30" w:history="1">
            <w:r w:rsidR="00F11A10" w:rsidRPr="008C6C9F">
              <w:rPr>
                <w:rStyle w:val="Hyperlink"/>
                <w:noProof/>
              </w:rPr>
              <w:t>Audio.loop</w:t>
            </w:r>
            <w:r w:rsidR="00F11A10">
              <w:rPr>
                <w:noProof/>
                <w:webHidden/>
              </w:rPr>
              <w:tab/>
            </w:r>
            <w:r w:rsidR="00F11A10">
              <w:rPr>
                <w:noProof/>
                <w:webHidden/>
              </w:rPr>
              <w:fldChar w:fldCharType="begin"/>
            </w:r>
            <w:r w:rsidR="00F11A10">
              <w:rPr>
                <w:noProof/>
                <w:webHidden/>
              </w:rPr>
              <w:instrText xml:space="preserve"> PAGEREF _Toc444180430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31" w:history="1">
            <w:r w:rsidR="00F11A10" w:rsidRPr="008C6C9F">
              <w:rPr>
                <w:rStyle w:val="Hyperlink"/>
                <w:noProof/>
              </w:rPr>
              <w:t>Audio.volume &lt;left_nexp&gt;, &lt;right_nexp&gt;</w:t>
            </w:r>
            <w:r w:rsidR="00F11A10">
              <w:rPr>
                <w:noProof/>
                <w:webHidden/>
              </w:rPr>
              <w:tab/>
            </w:r>
            <w:r w:rsidR="00F11A10">
              <w:rPr>
                <w:noProof/>
                <w:webHidden/>
              </w:rPr>
              <w:fldChar w:fldCharType="begin"/>
            </w:r>
            <w:r w:rsidR="00F11A10">
              <w:rPr>
                <w:noProof/>
                <w:webHidden/>
              </w:rPr>
              <w:instrText xml:space="preserve"> PAGEREF _Toc444180431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32" w:history="1">
            <w:r w:rsidR="00F11A10" w:rsidRPr="008C6C9F">
              <w:rPr>
                <w:rStyle w:val="Hyperlink"/>
                <w:noProof/>
              </w:rPr>
              <w:t>Audio.position.current &lt;nvar&gt;</w:t>
            </w:r>
            <w:r w:rsidR="00F11A10">
              <w:rPr>
                <w:noProof/>
                <w:webHidden/>
              </w:rPr>
              <w:tab/>
            </w:r>
            <w:r w:rsidR="00F11A10">
              <w:rPr>
                <w:noProof/>
                <w:webHidden/>
              </w:rPr>
              <w:fldChar w:fldCharType="begin"/>
            </w:r>
            <w:r w:rsidR="00F11A10">
              <w:rPr>
                <w:noProof/>
                <w:webHidden/>
              </w:rPr>
              <w:instrText xml:space="preserve"> PAGEREF _Toc444180432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33" w:history="1">
            <w:r w:rsidR="00F11A10" w:rsidRPr="008C6C9F">
              <w:rPr>
                <w:rStyle w:val="Hyperlink"/>
                <w:noProof/>
              </w:rPr>
              <w:t>Audio.position.seek &lt;nexp&gt;</w:t>
            </w:r>
            <w:r w:rsidR="00F11A10">
              <w:rPr>
                <w:noProof/>
                <w:webHidden/>
              </w:rPr>
              <w:tab/>
            </w:r>
            <w:r w:rsidR="00F11A10">
              <w:rPr>
                <w:noProof/>
                <w:webHidden/>
              </w:rPr>
              <w:fldChar w:fldCharType="begin"/>
            </w:r>
            <w:r w:rsidR="00F11A10">
              <w:rPr>
                <w:noProof/>
                <w:webHidden/>
              </w:rPr>
              <w:instrText xml:space="preserve"> PAGEREF _Toc444180433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34" w:history="1">
            <w:r w:rsidR="00F11A10" w:rsidRPr="008C6C9F">
              <w:rPr>
                <w:rStyle w:val="Hyperlink"/>
                <w:noProof/>
              </w:rPr>
              <w:t>Audio.length &lt;length_nvar&gt;, &lt;aft_nexp&gt;</w:t>
            </w:r>
            <w:r w:rsidR="00F11A10">
              <w:rPr>
                <w:noProof/>
                <w:webHidden/>
              </w:rPr>
              <w:tab/>
            </w:r>
            <w:r w:rsidR="00F11A10">
              <w:rPr>
                <w:noProof/>
                <w:webHidden/>
              </w:rPr>
              <w:fldChar w:fldCharType="begin"/>
            </w:r>
            <w:r w:rsidR="00F11A10">
              <w:rPr>
                <w:noProof/>
                <w:webHidden/>
              </w:rPr>
              <w:instrText xml:space="preserve"> PAGEREF _Toc444180434 \h </w:instrText>
            </w:r>
            <w:r w:rsidR="00F11A10">
              <w:rPr>
                <w:noProof/>
                <w:webHidden/>
              </w:rPr>
            </w:r>
            <w:r w:rsidR="00F11A10">
              <w:rPr>
                <w:noProof/>
                <w:webHidden/>
              </w:rPr>
              <w:fldChar w:fldCharType="separate"/>
            </w:r>
            <w:r w:rsidR="00F11A10">
              <w:rPr>
                <w:noProof/>
                <w:webHidden/>
              </w:rPr>
              <w:t>179</w:t>
            </w:r>
            <w:r w:rsidR="00F11A10">
              <w:rPr>
                <w:noProof/>
                <w:webHidden/>
              </w:rPr>
              <w:fldChar w:fldCharType="end"/>
            </w:r>
          </w:hyperlink>
        </w:p>
        <w:p w:rsidR="00F11A10" w:rsidRDefault="00216A49">
          <w:pPr>
            <w:pStyle w:val="TOC3"/>
            <w:rPr>
              <w:rFonts w:eastAsiaTheme="minorEastAsia"/>
              <w:noProof/>
            </w:rPr>
          </w:pPr>
          <w:hyperlink w:anchor="_Toc444180435" w:history="1">
            <w:r w:rsidR="00F11A10" w:rsidRPr="008C6C9F">
              <w:rPr>
                <w:rStyle w:val="Hyperlink"/>
                <w:noProof/>
              </w:rPr>
              <w:t>Audio.release &lt;aft_nexp&gt;</w:t>
            </w:r>
            <w:r w:rsidR="00F11A10">
              <w:rPr>
                <w:noProof/>
                <w:webHidden/>
              </w:rPr>
              <w:tab/>
            </w:r>
            <w:r w:rsidR="00F11A10">
              <w:rPr>
                <w:noProof/>
                <w:webHidden/>
              </w:rPr>
              <w:fldChar w:fldCharType="begin"/>
            </w:r>
            <w:r w:rsidR="00F11A10">
              <w:rPr>
                <w:noProof/>
                <w:webHidden/>
              </w:rPr>
              <w:instrText xml:space="preserve"> PAGEREF _Toc444180435 \h </w:instrText>
            </w:r>
            <w:r w:rsidR="00F11A10">
              <w:rPr>
                <w:noProof/>
                <w:webHidden/>
              </w:rPr>
            </w:r>
            <w:r w:rsidR="00F11A10">
              <w:rPr>
                <w:noProof/>
                <w:webHidden/>
              </w:rPr>
              <w:fldChar w:fldCharType="separate"/>
            </w:r>
            <w:r w:rsidR="00F11A10">
              <w:rPr>
                <w:noProof/>
                <w:webHidden/>
              </w:rPr>
              <w:t>180</w:t>
            </w:r>
            <w:r w:rsidR="00F11A10">
              <w:rPr>
                <w:noProof/>
                <w:webHidden/>
              </w:rPr>
              <w:fldChar w:fldCharType="end"/>
            </w:r>
          </w:hyperlink>
        </w:p>
        <w:p w:rsidR="00F11A10" w:rsidRDefault="00216A49">
          <w:pPr>
            <w:pStyle w:val="TOC3"/>
            <w:rPr>
              <w:rFonts w:eastAsiaTheme="minorEastAsia"/>
              <w:noProof/>
            </w:rPr>
          </w:pPr>
          <w:hyperlink w:anchor="_Toc444180436" w:history="1">
            <w:r w:rsidR="00F11A10" w:rsidRPr="008C6C9F">
              <w:rPr>
                <w:rStyle w:val="Hyperlink"/>
                <w:noProof/>
              </w:rPr>
              <w:t>Audio.isdone &lt;lvar&gt;</w:t>
            </w:r>
            <w:r w:rsidR="00F11A10">
              <w:rPr>
                <w:noProof/>
                <w:webHidden/>
              </w:rPr>
              <w:tab/>
            </w:r>
            <w:r w:rsidR="00F11A10">
              <w:rPr>
                <w:noProof/>
                <w:webHidden/>
              </w:rPr>
              <w:fldChar w:fldCharType="begin"/>
            </w:r>
            <w:r w:rsidR="00F11A10">
              <w:rPr>
                <w:noProof/>
                <w:webHidden/>
              </w:rPr>
              <w:instrText xml:space="preserve"> PAGEREF _Toc444180436 \h </w:instrText>
            </w:r>
            <w:r w:rsidR="00F11A10">
              <w:rPr>
                <w:noProof/>
                <w:webHidden/>
              </w:rPr>
            </w:r>
            <w:r w:rsidR="00F11A10">
              <w:rPr>
                <w:noProof/>
                <w:webHidden/>
              </w:rPr>
              <w:fldChar w:fldCharType="separate"/>
            </w:r>
            <w:r w:rsidR="00F11A10">
              <w:rPr>
                <w:noProof/>
                <w:webHidden/>
              </w:rPr>
              <w:t>180</w:t>
            </w:r>
            <w:r w:rsidR="00F11A10">
              <w:rPr>
                <w:noProof/>
                <w:webHidden/>
              </w:rPr>
              <w:fldChar w:fldCharType="end"/>
            </w:r>
          </w:hyperlink>
        </w:p>
        <w:p w:rsidR="00F11A10" w:rsidRDefault="00216A49">
          <w:pPr>
            <w:pStyle w:val="TOC3"/>
            <w:rPr>
              <w:rFonts w:eastAsiaTheme="minorEastAsia"/>
              <w:noProof/>
            </w:rPr>
          </w:pPr>
          <w:hyperlink w:anchor="_Toc444180437" w:history="1">
            <w:r w:rsidR="00F11A10" w:rsidRPr="008C6C9F">
              <w:rPr>
                <w:rStyle w:val="Hyperlink"/>
                <w:noProof/>
              </w:rPr>
              <w:t>Audio.record.start &lt;fn_svar&gt;</w:t>
            </w:r>
            <w:r w:rsidR="00F11A10">
              <w:rPr>
                <w:noProof/>
                <w:webHidden/>
              </w:rPr>
              <w:tab/>
            </w:r>
            <w:r w:rsidR="00F11A10">
              <w:rPr>
                <w:noProof/>
                <w:webHidden/>
              </w:rPr>
              <w:fldChar w:fldCharType="begin"/>
            </w:r>
            <w:r w:rsidR="00F11A10">
              <w:rPr>
                <w:noProof/>
                <w:webHidden/>
              </w:rPr>
              <w:instrText xml:space="preserve"> PAGEREF _Toc444180437 \h </w:instrText>
            </w:r>
            <w:r w:rsidR="00F11A10">
              <w:rPr>
                <w:noProof/>
                <w:webHidden/>
              </w:rPr>
            </w:r>
            <w:r w:rsidR="00F11A10">
              <w:rPr>
                <w:noProof/>
                <w:webHidden/>
              </w:rPr>
              <w:fldChar w:fldCharType="separate"/>
            </w:r>
            <w:r w:rsidR="00F11A10">
              <w:rPr>
                <w:noProof/>
                <w:webHidden/>
              </w:rPr>
              <w:t>180</w:t>
            </w:r>
            <w:r w:rsidR="00F11A10">
              <w:rPr>
                <w:noProof/>
                <w:webHidden/>
              </w:rPr>
              <w:fldChar w:fldCharType="end"/>
            </w:r>
          </w:hyperlink>
        </w:p>
        <w:p w:rsidR="00F11A10" w:rsidRDefault="00216A49">
          <w:pPr>
            <w:pStyle w:val="TOC3"/>
            <w:rPr>
              <w:rFonts w:eastAsiaTheme="minorEastAsia"/>
              <w:noProof/>
            </w:rPr>
          </w:pPr>
          <w:hyperlink w:anchor="_Toc444180438" w:history="1">
            <w:r w:rsidR="00F11A10" w:rsidRPr="008C6C9F">
              <w:rPr>
                <w:rStyle w:val="Hyperlink"/>
                <w:noProof/>
              </w:rPr>
              <w:t>Audio.record.stop</w:t>
            </w:r>
            <w:r w:rsidR="00F11A10">
              <w:rPr>
                <w:noProof/>
                <w:webHidden/>
              </w:rPr>
              <w:tab/>
            </w:r>
            <w:r w:rsidR="00F11A10">
              <w:rPr>
                <w:noProof/>
                <w:webHidden/>
              </w:rPr>
              <w:fldChar w:fldCharType="begin"/>
            </w:r>
            <w:r w:rsidR="00F11A10">
              <w:rPr>
                <w:noProof/>
                <w:webHidden/>
              </w:rPr>
              <w:instrText xml:space="preserve"> PAGEREF _Toc444180438 \h </w:instrText>
            </w:r>
            <w:r w:rsidR="00F11A10">
              <w:rPr>
                <w:noProof/>
                <w:webHidden/>
              </w:rPr>
            </w:r>
            <w:r w:rsidR="00F11A10">
              <w:rPr>
                <w:noProof/>
                <w:webHidden/>
              </w:rPr>
              <w:fldChar w:fldCharType="separate"/>
            </w:r>
            <w:r w:rsidR="00F11A10">
              <w:rPr>
                <w:noProof/>
                <w:webHidden/>
              </w:rPr>
              <w:t>180</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39" w:history="1">
            <w:r w:rsidR="00F11A10" w:rsidRPr="008C6C9F">
              <w:rPr>
                <w:rStyle w:val="Hyperlink"/>
                <w:noProof/>
              </w:rPr>
              <w:t>SoundPool</w:t>
            </w:r>
            <w:r w:rsidR="00F11A10">
              <w:rPr>
                <w:noProof/>
                <w:webHidden/>
              </w:rPr>
              <w:tab/>
            </w:r>
            <w:r w:rsidR="00F11A10">
              <w:rPr>
                <w:noProof/>
                <w:webHidden/>
              </w:rPr>
              <w:fldChar w:fldCharType="begin"/>
            </w:r>
            <w:r w:rsidR="00F11A10">
              <w:rPr>
                <w:noProof/>
                <w:webHidden/>
              </w:rPr>
              <w:instrText xml:space="preserve"> PAGEREF _Toc444180439 \h </w:instrText>
            </w:r>
            <w:r w:rsidR="00F11A10">
              <w:rPr>
                <w:noProof/>
                <w:webHidden/>
              </w:rPr>
            </w:r>
            <w:r w:rsidR="00F11A10">
              <w:rPr>
                <w:noProof/>
                <w:webHidden/>
              </w:rPr>
              <w:fldChar w:fldCharType="separate"/>
            </w:r>
            <w:r w:rsidR="00F11A10">
              <w:rPr>
                <w:noProof/>
                <w:webHidden/>
              </w:rPr>
              <w:t>180</w:t>
            </w:r>
            <w:r w:rsidR="00F11A10">
              <w:rPr>
                <w:noProof/>
                <w:webHidden/>
              </w:rPr>
              <w:fldChar w:fldCharType="end"/>
            </w:r>
          </w:hyperlink>
        </w:p>
        <w:p w:rsidR="00F11A10" w:rsidRDefault="00216A49">
          <w:pPr>
            <w:pStyle w:val="TOC2"/>
            <w:rPr>
              <w:rFonts w:eastAsiaTheme="minorEastAsia"/>
              <w:noProof/>
            </w:rPr>
          </w:pPr>
          <w:hyperlink w:anchor="_Toc444180440"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_Toc444180440 \h </w:instrText>
            </w:r>
            <w:r w:rsidR="00F11A10">
              <w:rPr>
                <w:noProof/>
                <w:webHidden/>
              </w:rPr>
            </w:r>
            <w:r w:rsidR="00F11A10">
              <w:rPr>
                <w:noProof/>
                <w:webHidden/>
              </w:rPr>
              <w:fldChar w:fldCharType="separate"/>
            </w:r>
            <w:r w:rsidR="00F11A10">
              <w:rPr>
                <w:noProof/>
                <w:webHidden/>
              </w:rPr>
              <w:t>180</w:t>
            </w:r>
            <w:r w:rsidR="00F11A10">
              <w:rPr>
                <w:noProof/>
                <w:webHidden/>
              </w:rPr>
              <w:fldChar w:fldCharType="end"/>
            </w:r>
          </w:hyperlink>
        </w:p>
        <w:p w:rsidR="00F11A10" w:rsidRDefault="00216A49">
          <w:pPr>
            <w:pStyle w:val="TOC2"/>
            <w:rPr>
              <w:rFonts w:eastAsiaTheme="minorEastAsia"/>
              <w:noProof/>
            </w:rPr>
          </w:pPr>
          <w:hyperlink w:anchor="_Toc444180441" w:history="1">
            <w:r w:rsidR="00F11A10" w:rsidRPr="008C6C9F">
              <w:rPr>
                <w:rStyle w:val="Hyperlink"/>
                <w:noProof/>
              </w:rPr>
              <w:t>Commands</w:t>
            </w:r>
            <w:r w:rsidR="00F11A10">
              <w:rPr>
                <w:noProof/>
                <w:webHidden/>
              </w:rPr>
              <w:tab/>
            </w:r>
            <w:r w:rsidR="00F11A10">
              <w:rPr>
                <w:noProof/>
                <w:webHidden/>
              </w:rPr>
              <w:fldChar w:fldCharType="begin"/>
            </w:r>
            <w:r w:rsidR="00F11A10">
              <w:rPr>
                <w:noProof/>
                <w:webHidden/>
              </w:rPr>
              <w:instrText xml:space="preserve"> PAGEREF _Toc444180441 \h </w:instrText>
            </w:r>
            <w:r w:rsidR="00F11A10">
              <w:rPr>
                <w:noProof/>
                <w:webHidden/>
              </w:rPr>
            </w:r>
            <w:r w:rsidR="00F11A10">
              <w:rPr>
                <w:noProof/>
                <w:webHidden/>
              </w:rPr>
              <w:fldChar w:fldCharType="separate"/>
            </w:r>
            <w:r w:rsidR="00F11A10">
              <w:rPr>
                <w:noProof/>
                <w:webHidden/>
              </w:rPr>
              <w:t>181</w:t>
            </w:r>
            <w:r w:rsidR="00F11A10">
              <w:rPr>
                <w:noProof/>
                <w:webHidden/>
              </w:rPr>
              <w:fldChar w:fldCharType="end"/>
            </w:r>
          </w:hyperlink>
        </w:p>
        <w:p w:rsidR="00F11A10" w:rsidRDefault="00216A49">
          <w:pPr>
            <w:pStyle w:val="TOC3"/>
            <w:rPr>
              <w:rFonts w:eastAsiaTheme="minorEastAsia"/>
              <w:noProof/>
            </w:rPr>
          </w:pPr>
          <w:hyperlink w:anchor="_Toc444180442" w:history="1">
            <w:r w:rsidR="00F11A10" w:rsidRPr="008C6C9F">
              <w:rPr>
                <w:rStyle w:val="Hyperlink"/>
                <w:noProof/>
              </w:rPr>
              <w:t>Soundpool.open &lt;MaxStreams_nexp&gt;</w:t>
            </w:r>
            <w:r w:rsidR="00F11A10">
              <w:rPr>
                <w:noProof/>
                <w:webHidden/>
              </w:rPr>
              <w:tab/>
            </w:r>
            <w:r w:rsidR="00F11A10">
              <w:rPr>
                <w:noProof/>
                <w:webHidden/>
              </w:rPr>
              <w:fldChar w:fldCharType="begin"/>
            </w:r>
            <w:r w:rsidR="00F11A10">
              <w:rPr>
                <w:noProof/>
                <w:webHidden/>
              </w:rPr>
              <w:instrText xml:space="preserve"> PAGEREF _Toc444180442 \h </w:instrText>
            </w:r>
            <w:r w:rsidR="00F11A10">
              <w:rPr>
                <w:noProof/>
                <w:webHidden/>
              </w:rPr>
            </w:r>
            <w:r w:rsidR="00F11A10">
              <w:rPr>
                <w:noProof/>
                <w:webHidden/>
              </w:rPr>
              <w:fldChar w:fldCharType="separate"/>
            </w:r>
            <w:r w:rsidR="00F11A10">
              <w:rPr>
                <w:noProof/>
                <w:webHidden/>
              </w:rPr>
              <w:t>181</w:t>
            </w:r>
            <w:r w:rsidR="00F11A10">
              <w:rPr>
                <w:noProof/>
                <w:webHidden/>
              </w:rPr>
              <w:fldChar w:fldCharType="end"/>
            </w:r>
          </w:hyperlink>
        </w:p>
        <w:p w:rsidR="00F11A10" w:rsidRDefault="00216A49">
          <w:pPr>
            <w:pStyle w:val="TOC3"/>
            <w:rPr>
              <w:rFonts w:eastAsiaTheme="minorEastAsia"/>
              <w:noProof/>
            </w:rPr>
          </w:pPr>
          <w:hyperlink w:anchor="_Toc444180443" w:history="1">
            <w:r w:rsidR="00F11A10" w:rsidRPr="008C6C9F">
              <w:rPr>
                <w:rStyle w:val="Hyperlink"/>
                <w:noProof/>
              </w:rPr>
              <w:t>Soundpool.load &lt;soundID_nvar&gt;, &lt;file_path_sexp&gt;</w:t>
            </w:r>
            <w:r w:rsidR="00F11A10">
              <w:rPr>
                <w:noProof/>
                <w:webHidden/>
              </w:rPr>
              <w:tab/>
            </w:r>
            <w:r w:rsidR="00F11A10">
              <w:rPr>
                <w:noProof/>
                <w:webHidden/>
              </w:rPr>
              <w:fldChar w:fldCharType="begin"/>
            </w:r>
            <w:r w:rsidR="00F11A10">
              <w:rPr>
                <w:noProof/>
                <w:webHidden/>
              </w:rPr>
              <w:instrText xml:space="preserve"> PAGEREF _Toc444180443 \h </w:instrText>
            </w:r>
            <w:r w:rsidR="00F11A10">
              <w:rPr>
                <w:noProof/>
                <w:webHidden/>
              </w:rPr>
            </w:r>
            <w:r w:rsidR="00F11A10">
              <w:rPr>
                <w:noProof/>
                <w:webHidden/>
              </w:rPr>
              <w:fldChar w:fldCharType="separate"/>
            </w:r>
            <w:r w:rsidR="00F11A10">
              <w:rPr>
                <w:noProof/>
                <w:webHidden/>
              </w:rPr>
              <w:t>181</w:t>
            </w:r>
            <w:r w:rsidR="00F11A10">
              <w:rPr>
                <w:noProof/>
                <w:webHidden/>
              </w:rPr>
              <w:fldChar w:fldCharType="end"/>
            </w:r>
          </w:hyperlink>
        </w:p>
        <w:p w:rsidR="00F11A10" w:rsidRDefault="00216A49">
          <w:pPr>
            <w:pStyle w:val="TOC3"/>
            <w:rPr>
              <w:rFonts w:eastAsiaTheme="minorEastAsia"/>
              <w:noProof/>
            </w:rPr>
          </w:pPr>
          <w:hyperlink w:anchor="_Toc444180444" w:history="1">
            <w:r w:rsidR="00F11A10" w:rsidRPr="008C6C9F">
              <w:rPr>
                <w:rStyle w:val="Hyperlink"/>
                <w:noProof/>
              </w:rPr>
              <w:t>Soundpool.unload &lt;soundID_nexp&gt;</w:t>
            </w:r>
            <w:r w:rsidR="00F11A10">
              <w:rPr>
                <w:noProof/>
                <w:webHidden/>
              </w:rPr>
              <w:tab/>
            </w:r>
            <w:r w:rsidR="00F11A10">
              <w:rPr>
                <w:noProof/>
                <w:webHidden/>
              </w:rPr>
              <w:fldChar w:fldCharType="begin"/>
            </w:r>
            <w:r w:rsidR="00F11A10">
              <w:rPr>
                <w:noProof/>
                <w:webHidden/>
              </w:rPr>
              <w:instrText xml:space="preserve"> PAGEREF _Toc444180444 \h </w:instrText>
            </w:r>
            <w:r w:rsidR="00F11A10">
              <w:rPr>
                <w:noProof/>
                <w:webHidden/>
              </w:rPr>
            </w:r>
            <w:r w:rsidR="00F11A10">
              <w:rPr>
                <w:noProof/>
                <w:webHidden/>
              </w:rPr>
              <w:fldChar w:fldCharType="separate"/>
            </w:r>
            <w:r w:rsidR="00F11A10">
              <w:rPr>
                <w:noProof/>
                <w:webHidden/>
              </w:rPr>
              <w:t>181</w:t>
            </w:r>
            <w:r w:rsidR="00F11A10">
              <w:rPr>
                <w:noProof/>
                <w:webHidden/>
              </w:rPr>
              <w:fldChar w:fldCharType="end"/>
            </w:r>
          </w:hyperlink>
        </w:p>
        <w:p w:rsidR="00F11A10" w:rsidRDefault="00216A49">
          <w:pPr>
            <w:pStyle w:val="TOC3"/>
            <w:rPr>
              <w:rFonts w:eastAsiaTheme="minorEastAsia"/>
              <w:noProof/>
            </w:rPr>
          </w:pPr>
          <w:hyperlink w:anchor="_Toc444180445" w:history="1">
            <w:r w:rsidR="00F11A10" w:rsidRPr="008C6C9F">
              <w:rPr>
                <w:rStyle w:val="Hyperlink"/>
                <w:noProof/>
              </w:rPr>
              <w:t>Soundpool.play &lt;streamID_nvar&gt;, &lt;soundID_nexp&gt;, &lt;rightVolume_nexp&gt;, &lt;leftVolume_nexp&gt;, &lt;priority_nexp&gt;, &lt;loop_nexp&gt;, &lt;rate_nexp&gt;</w:t>
            </w:r>
            <w:r w:rsidR="00F11A10">
              <w:rPr>
                <w:noProof/>
                <w:webHidden/>
              </w:rPr>
              <w:tab/>
            </w:r>
            <w:r w:rsidR="00F11A10">
              <w:rPr>
                <w:noProof/>
                <w:webHidden/>
              </w:rPr>
              <w:fldChar w:fldCharType="begin"/>
            </w:r>
            <w:r w:rsidR="00F11A10">
              <w:rPr>
                <w:noProof/>
                <w:webHidden/>
              </w:rPr>
              <w:instrText xml:space="preserve"> PAGEREF _Toc444180445 \h </w:instrText>
            </w:r>
            <w:r w:rsidR="00F11A10">
              <w:rPr>
                <w:noProof/>
                <w:webHidden/>
              </w:rPr>
            </w:r>
            <w:r w:rsidR="00F11A10">
              <w:rPr>
                <w:noProof/>
                <w:webHidden/>
              </w:rPr>
              <w:fldChar w:fldCharType="separate"/>
            </w:r>
            <w:r w:rsidR="00F11A10">
              <w:rPr>
                <w:noProof/>
                <w:webHidden/>
              </w:rPr>
              <w:t>181</w:t>
            </w:r>
            <w:r w:rsidR="00F11A10">
              <w:rPr>
                <w:noProof/>
                <w:webHidden/>
              </w:rPr>
              <w:fldChar w:fldCharType="end"/>
            </w:r>
          </w:hyperlink>
        </w:p>
        <w:p w:rsidR="00F11A10" w:rsidRDefault="00216A49">
          <w:pPr>
            <w:pStyle w:val="TOC3"/>
            <w:rPr>
              <w:rFonts w:eastAsiaTheme="minorEastAsia"/>
              <w:noProof/>
            </w:rPr>
          </w:pPr>
          <w:hyperlink w:anchor="_Toc444180446" w:history="1">
            <w:r w:rsidR="00F11A10" w:rsidRPr="008C6C9F">
              <w:rPr>
                <w:rStyle w:val="Hyperlink"/>
                <w:noProof/>
              </w:rPr>
              <w:t>Soundpool.setvolume &lt;streamID_nexp&gt;, &lt;leftVolume_nexp&gt;, &lt;rightVolume_nexp&gt;</w:t>
            </w:r>
            <w:r w:rsidR="00F11A10">
              <w:rPr>
                <w:noProof/>
                <w:webHidden/>
              </w:rPr>
              <w:tab/>
            </w:r>
            <w:r w:rsidR="00F11A10">
              <w:rPr>
                <w:noProof/>
                <w:webHidden/>
              </w:rPr>
              <w:fldChar w:fldCharType="begin"/>
            </w:r>
            <w:r w:rsidR="00F11A10">
              <w:rPr>
                <w:noProof/>
                <w:webHidden/>
              </w:rPr>
              <w:instrText xml:space="preserve"> PAGEREF _Toc444180446 \h </w:instrText>
            </w:r>
            <w:r w:rsidR="00F11A10">
              <w:rPr>
                <w:noProof/>
                <w:webHidden/>
              </w:rPr>
            </w:r>
            <w:r w:rsidR="00F11A10">
              <w:rPr>
                <w:noProof/>
                <w:webHidden/>
              </w:rPr>
              <w:fldChar w:fldCharType="separate"/>
            </w:r>
            <w:r w:rsidR="00F11A10">
              <w:rPr>
                <w:noProof/>
                <w:webHidden/>
              </w:rPr>
              <w:t>181</w:t>
            </w:r>
            <w:r w:rsidR="00F11A10">
              <w:rPr>
                <w:noProof/>
                <w:webHidden/>
              </w:rPr>
              <w:fldChar w:fldCharType="end"/>
            </w:r>
          </w:hyperlink>
        </w:p>
        <w:p w:rsidR="00F11A10" w:rsidRDefault="00216A49">
          <w:pPr>
            <w:pStyle w:val="TOC3"/>
            <w:rPr>
              <w:rFonts w:eastAsiaTheme="minorEastAsia"/>
              <w:noProof/>
            </w:rPr>
          </w:pPr>
          <w:hyperlink w:anchor="_Toc444180447" w:history="1">
            <w:r w:rsidR="00F11A10" w:rsidRPr="008C6C9F">
              <w:rPr>
                <w:rStyle w:val="Hyperlink"/>
                <w:noProof/>
              </w:rPr>
              <w:t>Soundpool.setrate &lt;streamID_nexp&gt;, &lt;rate_nexp&gt;</w:t>
            </w:r>
            <w:r w:rsidR="00F11A10">
              <w:rPr>
                <w:noProof/>
                <w:webHidden/>
              </w:rPr>
              <w:tab/>
            </w:r>
            <w:r w:rsidR="00F11A10">
              <w:rPr>
                <w:noProof/>
                <w:webHidden/>
              </w:rPr>
              <w:fldChar w:fldCharType="begin"/>
            </w:r>
            <w:r w:rsidR="00F11A10">
              <w:rPr>
                <w:noProof/>
                <w:webHidden/>
              </w:rPr>
              <w:instrText xml:space="preserve"> PAGEREF _Toc444180447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48" w:history="1">
            <w:r w:rsidR="00F11A10" w:rsidRPr="008C6C9F">
              <w:rPr>
                <w:rStyle w:val="Hyperlink"/>
                <w:noProof/>
              </w:rPr>
              <w:t>Soundpool.setpriority &lt;streamID_nexp&gt;, &lt;priority_nexp&gt;</w:t>
            </w:r>
            <w:r w:rsidR="00F11A10">
              <w:rPr>
                <w:noProof/>
                <w:webHidden/>
              </w:rPr>
              <w:tab/>
            </w:r>
            <w:r w:rsidR="00F11A10">
              <w:rPr>
                <w:noProof/>
                <w:webHidden/>
              </w:rPr>
              <w:fldChar w:fldCharType="begin"/>
            </w:r>
            <w:r w:rsidR="00F11A10">
              <w:rPr>
                <w:noProof/>
                <w:webHidden/>
              </w:rPr>
              <w:instrText xml:space="preserve"> PAGEREF _Toc444180448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49" w:history="1">
            <w:r w:rsidR="00F11A10" w:rsidRPr="008C6C9F">
              <w:rPr>
                <w:rStyle w:val="Hyperlink"/>
                <w:noProof/>
              </w:rPr>
              <w:t>Soundpool.pause &lt;streamID_nexp&gt;</w:t>
            </w:r>
            <w:r w:rsidR="00F11A10">
              <w:rPr>
                <w:noProof/>
                <w:webHidden/>
              </w:rPr>
              <w:tab/>
            </w:r>
            <w:r w:rsidR="00F11A10">
              <w:rPr>
                <w:noProof/>
                <w:webHidden/>
              </w:rPr>
              <w:fldChar w:fldCharType="begin"/>
            </w:r>
            <w:r w:rsidR="00F11A10">
              <w:rPr>
                <w:noProof/>
                <w:webHidden/>
              </w:rPr>
              <w:instrText xml:space="preserve"> PAGEREF _Toc444180449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50" w:history="1">
            <w:r w:rsidR="00F11A10" w:rsidRPr="008C6C9F">
              <w:rPr>
                <w:rStyle w:val="Hyperlink"/>
                <w:noProof/>
              </w:rPr>
              <w:t>Soundpool.resume &lt;streamID_nexp&gt;</w:t>
            </w:r>
            <w:r w:rsidR="00F11A10">
              <w:rPr>
                <w:noProof/>
                <w:webHidden/>
              </w:rPr>
              <w:tab/>
            </w:r>
            <w:r w:rsidR="00F11A10">
              <w:rPr>
                <w:noProof/>
                <w:webHidden/>
              </w:rPr>
              <w:fldChar w:fldCharType="begin"/>
            </w:r>
            <w:r w:rsidR="00F11A10">
              <w:rPr>
                <w:noProof/>
                <w:webHidden/>
              </w:rPr>
              <w:instrText xml:space="preserve"> PAGEREF _Toc444180450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51" w:history="1">
            <w:r w:rsidR="00F11A10" w:rsidRPr="008C6C9F">
              <w:rPr>
                <w:rStyle w:val="Hyperlink"/>
                <w:noProof/>
              </w:rPr>
              <w:t>Soundpool.stop &lt;streamID_nexp&gt;</w:t>
            </w:r>
            <w:r w:rsidR="00F11A10">
              <w:rPr>
                <w:noProof/>
                <w:webHidden/>
              </w:rPr>
              <w:tab/>
            </w:r>
            <w:r w:rsidR="00F11A10">
              <w:rPr>
                <w:noProof/>
                <w:webHidden/>
              </w:rPr>
              <w:fldChar w:fldCharType="begin"/>
            </w:r>
            <w:r w:rsidR="00F11A10">
              <w:rPr>
                <w:noProof/>
                <w:webHidden/>
              </w:rPr>
              <w:instrText xml:space="preserve"> PAGEREF _Toc444180451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52" w:history="1">
            <w:r w:rsidR="00F11A10" w:rsidRPr="008C6C9F">
              <w:rPr>
                <w:rStyle w:val="Hyperlink"/>
                <w:noProof/>
              </w:rPr>
              <w:t>Soundpool.release</w:t>
            </w:r>
            <w:r w:rsidR="00F11A10">
              <w:rPr>
                <w:noProof/>
                <w:webHidden/>
              </w:rPr>
              <w:tab/>
            </w:r>
            <w:r w:rsidR="00F11A10">
              <w:rPr>
                <w:noProof/>
                <w:webHidden/>
              </w:rPr>
              <w:fldChar w:fldCharType="begin"/>
            </w:r>
            <w:r w:rsidR="00F11A10">
              <w:rPr>
                <w:noProof/>
                <w:webHidden/>
              </w:rPr>
              <w:instrText xml:space="preserve"> PAGEREF _Toc444180452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53" w:history="1">
            <w:r w:rsidR="00F11A10" w:rsidRPr="008C6C9F">
              <w:rPr>
                <w:rStyle w:val="Hyperlink"/>
                <w:noProof/>
              </w:rPr>
              <w:t>GPS</w:t>
            </w:r>
            <w:r w:rsidR="00F11A10">
              <w:rPr>
                <w:noProof/>
                <w:webHidden/>
              </w:rPr>
              <w:tab/>
            </w:r>
            <w:r w:rsidR="00F11A10">
              <w:rPr>
                <w:noProof/>
                <w:webHidden/>
              </w:rPr>
              <w:fldChar w:fldCharType="begin"/>
            </w:r>
            <w:r w:rsidR="00F11A10">
              <w:rPr>
                <w:noProof/>
                <w:webHidden/>
              </w:rPr>
              <w:instrText xml:space="preserve"> PAGEREF _Toc444180453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2"/>
            <w:rPr>
              <w:rFonts w:eastAsiaTheme="minorEastAsia"/>
              <w:noProof/>
            </w:rPr>
          </w:pPr>
          <w:hyperlink w:anchor="_Toc444180454" w:history="1">
            <w:r w:rsidR="00F11A10" w:rsidRPr="008C6C9F">
              <w:rPr>
                <w:rStyle w:val="Hyperlink"/>
                <w:noProof/>
              </w:rPr>
              <w:t>GPS Control commands</w:t>
            </w:r>
            <w:r w:rsidR="00F11A10">
              <w:rPr>
                <w:noProof/>
                <w:webHidden/>
              </w:rPr>
              <w:tab/>
            </w:r>
            <w:r w:rsidR="00F11A10">
              <w:rPr>
                <w:noProof/>
                <w:webHidden/>
              </w:rPr>
              <w:fldChar w:fldCharType="begin"/>
            </w:r>
            <w:r w:rsidR="00F11A10">
              <w:rPr>
                <w:noProof/>
                <w:webHidden/>
              </w:rPr>
              <w:instrText xml:space="preserve"> PAGEREF _Toc444180454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55" w:history="1">
            <w:r w:rsidR="00F11A10" w:rsidRPr="008C6C9F">
              <w:rPr>
                <w:rStyle w:val="Hyperlink"/>
                <w:noProof/>
              </w:rPr>
              <w:t>Gps.open {{&lt;status_nvar&gt;},{&lt;time_nexp&gt;},{&lt;distance_nexp&gt;}}</w:t>
            </w:r>
            <w:r w:rsidR="00F11A10">
              <w:rPr>
                <w:noProof/>
                <w:webHidden/>
              </w:rPr>
              <w:tab/>
            </w:r>
            <w:r w:rsidR="00F11A10">
              <w:rPr>
                <w:noProof/>
                <w:webHidden/>
              </w:rPr>
              <w:fldChar w:fldCharType="begin"/>
            </w:r>
            <w:r w:rsidR="00F11A10">
              <w:rPr>
                <w:noProof/>
                <w:webHidden/>
              </w:rPr>
              <w:instrText xml:space="preserve"> PAGEREF _Toc444180455 \h </w:instrText>
            </w:r>
            <w:r w:rsidR="00F11A10">
              <w:rPr>
                <w:noProof/>
                <w:webHidden/>
              </w:rPr>
            </w:r>
            <w:r w:rsidR="00F11A10">
              <w:rPr>
                <w:noProof/>
                <w:webHidden/>
              </w:rPr>
              <w:fldChar w:fldCharType="separate"/>
            </w:r>
            <w:r w:rsidR="00F11A10">
              <w:rPr>
                <w:noProof/>
                <w:webHidden/>
              </w:rPr>
              <w:t>182</w:t>
            </w:r>
            <w:r w:rsidR="00F11A10">
              <w:rPr>
                <w:noProof/>
                <w:webHidden/>
              </w:rPr>
              <w:fldChar w:fldCharType="end"/>
            </w:r>
          </w:hyperlink>
        </w:p>
        <w:p w:rsidR="00F11A10" w:rsidRDefault="00216A49">
          <w:pPr>
            <w:pStyle w:val="TOC3"/>
            <w:rPr>
              <w:rFonts w:eastAsiaTheme="minorEastAsia"/>
              <w:noProof/>
            </w:rPr>
          </w:pPr>
          <w:hyperlink w:anchor="_Toc444180456" w:history="1">
            <w:r w:rsidR="00F11A10" w:rsidRPr="008C6C9F">
              <w:rPr>
                <w:rStyle w:val="Hyperlink"/>
                <w:noProof/>
              </w:rPr>
              <w:t>Gps.close</w:t>
            </w:r>
            <w:r w:rsidR="00F11A10">
              <w:rPr>
                <w:noProof/>
                <w:webHidden/>
              </w:rPr>
              <w:tab/>
            </w:r>
            <w:r w:rsidR="00F11A10">
              <w:rPr>
                <w:noProof/>
                <w:webHidden/>
              </w:rPr>
              <w:fldChar w:fldCharType="begin"/>
            </w:r>
            <w:r w:rsidR="00F11A10">
              <w:rPr>
                <w:noProof/>
                <w:webHidden/>
              </w:rPr>
              <w:instrText xml:space="preserve"> PAGEREF _Toc444180456 \h </w:instrText>
            </w:r>
            <w:r w:rsidR="00F11A10">
              <w:rPr>
                <w:noProof/>
                <w:webHidden/>
              </w:rPr>
            </w:r>
            <w:r w:rsidR="00F11A10">
              <w:rPr>
                <w:noProof/>
                <w:webHidden/>
              </w:rPr>
              <w:fldChar w:fldCharType="separate"/>
            </w:r>
            <w:r w:rsidR="00F11A10">
              <w:rPr>
                <w:noProof/>
                <w:webHidden/>
              </w:rPr>
              <w:t>183</w:t>
            </w:r>
            <w:r w:rsidR="00F11A10">
              <w:rPr>
                <w:noProof/>
                <w:webHidden/>
              </w:rPr>
              <w:fldChar w:fldCharType="end"/>
            </w:r>
          </w:hyperlink>
        </w:p>
        <w:p w:rsidR="00F11A10" w:rsidRDefault="00216A49">
          <w:pPr>
            <w:pStyle w:val="TOC3"/>
            <w:rPr>
              <w:rFonts w:eastAsiaTheme="minorEastAsia"/>
              <w:noProof/>
            </w:rPr>
          </w:pPr>
          <w:hyperlink w:anchor="_Toc444180457" w:history="1">
            <w:r w:rsidR="00F11A10" w:rsidRPr="008C6C9F">
              <w:rPr>
                <w:rStyle w:val="Hyperlink"/>
                <w:noProof/>
              </w:rPr>
              <w:t>Gps.status {{&lt;status_var&gt;}, {&lt;infix_nvar&gt;},{inview_nvar}, {&lt;sat_list_nexp&gt;}}</w:t>
            </w:r>
            <w:r w:rsidR="00F11A10">
              <w:rPr>
                <w:noProof/>
                <w:webHidden/>
              </w:rPr>
              <w:tab/>
            </w:r>
            <w:r w:rsidR="00F11A10">
              <w:rPr>
                <w:noProof/>
                <w:webHidden/>
              </w:rPr>
              <w:fldChar w:fldCharType="begin"/>
            </w:r>
            <w:r w:rsidR="00F11A10">
              <w:rPr>
                <w:noProof/>
                <w:webHidden/>
              </w:rPr>
              <w:instrText xml:space="preserve"> PAGEREF _Toc444180457 \h </w:instrText>
            </w:r>
            <w:r w:rsidR="00F11A10">
              <w:rPr>
                <w:noProof/>
                <w:webHidden/>
              </w:rPr>
            </w:r>
            <w:r w:rsidR="00F11A10">
              <w:rPr>
                <w:noProof/>
                <w:webHidden/>
              </w:rPr>
              <w:fldChar w:fldCharType="separate"/>
            </w:r>
            <w:r w:rsidR="00F11A10">
              <w:rPr>
                <w:noProof/>
                <w:webHidden/>
              </w:rPr>
              <w:t>183</w:t>
            </w:r>
            <w:r w:rsidR="00F11A10">
              <w:rPr>
                <w:noProof/>
                <w:webHidden/>
              </w:rPr>
              <w:fldChar w:fldCharType="end"/>
            </w:r>
          </w:hyperlink>
        </w:p>
        <w:p w:rsidR="00F11A10" w:rsidRDefault="00216A49">
          <w:pPr>
            <w:pStyle w:val="TOC2"/>
            <w:rPr>
              <w:rFonts w:eastAsiaTheme="minorEastAsia"/>
              <w:noProof/>
            </w:rPr>
          </w:pPr>
          <w:hyperlink w:anchor="_Toc444180458" w:history="1">
            <w:r w:rsidR="00F11A10" w:rsidRPr="008C6C9F">
              <w:rPr>
                <w:rStyle w:val="Hyperlink"/>
                <w:noProof/>
              </w:rPr>
              <w:t>GPS Location commands</w:t>
            </w:r>
            <w:r w:rsidR="00F11A10">
              <w:rPr>
                <w:noProof/>
                <w:webHidden/>
              </w:rPr>
              <w:tab/>
            </w:r>
            <w:r w:rsidR="00F11A10">
              <w:rPr>
                <w:noProof/>
                <w:webHidden/>
              </w:rPr>
              <w:fldChar w:fldCharType="begin"/>
            </w:r>
            <w:r w:rsidR="00F11A10">
              <w:rPr>
                <w:noProof/>
                <w:webHidden/>
              </w:rPr>
              <w:instrText xml:space="preserve"> PAGEREF _Toc444180458 \h </w:instrText>
            </w:r>
            <w:r w:rsidR="00F11A10">
              <w:rPr>
                <w:noProof/>
                <w:webHidden/>
              </w:rPr>
            </w:r>
            <w:r w:rsidR="00F11A10">
              <w:rPr>
                <w:noProof/>
                <w:webHidden/>
              </w:rPr>
              <w:fldChar w:fldCharType="separate"/>
            </w:r>
            <w:r w:rsidR="00F11A10">
              <w:rPr>
                <w:noProof/>
                <w:webHidden/>
              </w:rPr>
              <w:t>185</w:t>
            </w:r>
            <w:r w:rsidR="00F11A10">
              <w:rPr>
                <w:noProof/>
                <w:webHidden/>
              </w:rPr>
              <w:fldChar w:fldCharType="end"/>
            </w:r>
          </w:hyperlink>
        </w:p>
        <w:p w:rsidR="00F11A10" w:rsidRDefault="00216A49">
          <w:pPr>
            <w:pStyle w:val="TOC3"/>
            <w:rPr>
              <w:rFonts w:eastAsiaTheme="minorEastAsia"/>
              <w:noProof/>
            </w:rPr>
          </w:pPr>
          <w:hyperlink w:anchor="_Toc444180459" w:history="1">
            <w:r w:rsidR="00F11A10" w:rsidRPr="008C6C9F">
              <w:rPr>
                <w:rStyle w:val="Hyperlink"/>
                <w:noProof/>
              </w:rPr>
              <w:t>Gps.location {{&lt;time_nvar&gt;}, {&lt;prov_svar&gt;}, {&lt;count_nvar}, {&lt;acc_nvar&gt;}, {&lt;lat_nvar&gt;}, {&lt;long_nvar&gt;}, {&lt;alt_nvar&gt;}, {&lt;bear_nvar&gt;}, {&lt;speed_nvar&gt;}}</w:t>
            </w:r>
            <w:r w:rsidR="00F11A10">
              <w:rPr>
                <w:noProof/>
                <w:webHidden/>
              </w:rPr>
              <w:tab/>
            </w:r>
            <w:r w:rsidR="00F11A10">
              <w:rPr>
                <w:noProof/>
                <w:webHidden/>
              </w:rPr>
              <w:fldChar w:fldCharType="begin"/>
            </w:r>
            <w:r w:rsidR="00F11A10">
              <w:rPr>
                <w:noProof/>
                <w:webHidden/>
              </w:rPr>
              <w:instrText xml:space="preserve"> PAGEREF _Toc444180459 \h </w:instrText>
            </w:r>
            <w:r w:rsidR="00F11A10">
              <w:rPr>
                <w:noProof/>
                <w:webHidden/>
              </w:rPr>
            </w:r>
            <w:r w:rsidR="00F11A10">
              <w:rPr>
                <w:noProof/>
                <w:webHidden/>
              </w:rPr>
              <w:fldChar w:fldCharType="separate"/>
            </w:r>
            <w:r w:rsidR="00F11A10">
              <w:rPr>
                <w:noProof/>
                <w:webHidden/>
              </w:rPr>
              <w:t>186</w:t>
            </w:r>
            <w:r w:rsidR="00F11A10">
              <w:rPr>
                <w:noProof/>
                <w:webHidden/>
              </w:rPr>
              <w:fldChar w:fldCharType="end"/>
            </w:r>
          </w:hyperlink>
        </w:p>
        <w:p w:rsidR="00F11A10" w:rsidRDefault="00216A49">
          <w:pPr>
            <w:pStyle w:val="TOC3"/>
            <w:rPr>
              <w:rFonts w:eastAsiaTheme="minorEastAsia"/>
              <w:noProof/>
            </w:rPr>
          </w:pPr>
          <w:hyperlink w:anchor="_Toc444180460" w:history="1">
            <w:r w:rsidR="00F11A10" w:rsidRPr="008C6C9F">
              <w:rPr>
                <w:rStyle w:val="Hyperlink"/>
                <w:noProof/>
              </w:rPr>
              <w:t>Gps.time &lt;nvar&gt;</w:t>
            </w:r>
            <w:r w:rsidR="00F11A10">
              <w:rPr>
                <w:noProof/>
                <w:webHidden/>
              </w:rPr>
              <w:tab/>
            </w:r>
            <w:r w:rsidR="00F11A10">
              <w:rPr>
                <w:noProof/>
                <w:webHidden/>
              </w:rPr>
              <w:fldChar w:fldCharType="begin"/>
            </w:r>
            <w:r w:rsidR="00F11A10">
              <w:rPr>
                <w:noProof/>
                <w:webHidden/>
              </w:rPr>
              <w:instrText xml:space="preserve"> PAGEREF _Toc444180460 \h </w:instrText>
            </w:r>
            <w:r w:rsidR="00F11A10">
              <w:rPr>
                <w:noProof/>
                <w:webHidden/>
              </w:rPr>
            </w:r>
            <w:r w:rsidR="00F11A10">
              <w:rPr>
                <w:noProof/>
                <w:webHidden/>
              </w:rPr>
              <w:fldChar w:fldCharType="separate"/>
            </w:r>
            <w:r w:rsidR="00F11A10">
              <w:rPr>
                <w:noProof/>
                <w:webHidden/>
              </w:rPr>
              <w:t>186</w:t>
            </w:r>
            <w:r w:rsidR="00F11A10">
              <w:rPr>
                <w:noProof/>
                <w:webHidden/>
              </w:rPr>
              <w:fldChar w:fldCharType="end"/>
            </w:r>
          </w:hyperlink>
        </w:p>
        <w:p w:rsidR="00F11A10" w:rsidRDefault="00216A49">
          <w:pPr>
            <w:pStyle w:val="TOC3"/>
            <w:rPr>
              <w:rFonts w:eastAsiaTheme="minorEastAsia"/>
              <w:noProof/>
            </w:rPr>
          </w:pPr>
          <w:hyperlink w:anchor="_Toc444180461" w:history="1">
            <w:r w:rsidR="00F11A10" w:rsidRPr="008C6C9F">
              <w:rPr>
                <w:rStyle w:val="Hyperlink"/>
                <w:noProof/>
              </w:rPr>
              <w:t>Gps.provider &lt;svar&gt;</w:t>
            </w:r>
            <w:r w:rsidR="00F11A10">
              <w:rPr>
                <w:noProof/>
                <w:webHidden/>
              </w:rPr>
              <w:tab/>
            </w:r>
            <w:r w:rsidR="00F11A10">
              <w:rPr>
                <w:noProof/>
                <w:webHidden/>
              </w:rPr>
              <w:fldChar w:fldCharType="begin"/>
            </w:r>
            <w:r w:rsidR="00F11A10">
              <w:rPr>
                <w:noProof/>
                <w:webHidden/>
              </w:rPr>
              <w:instrText xml:space="preserve"> PAGEREF _Toc444180461 \h </w:instrText>
            </w:r>
            <w:r w:rsidR="00F11A10">
              <w:rPr>
                <w:noProof/>
                <w:webHidden/>
              </w:rPr>
            </w:r>
            <w:r w:rsidR="00F11A10">
              <w:rPr>
                <w:noProof/>
                <w:webHidden/>
              </w:rPr>
              <w:fldChar w:fldCharType="separate"/>
            </w:r>
            <w:r w:rsidR="00F11A10">
              <w:rPr>
                <w:noProof/>
                <w:webHidden/>
              </w:rPr>
              <w:t>186</w:t>
            </w:r>
            <w:r w:rsidR="00F11A10">
              <w:rPr>
                <w:noProof/>
                <w:webHidden/>
              </w:rPr>
              <w:fldChar w:fldCharType="end"/>
            </w:r>
          </w:hyperlink>
        </w:p>
        <w:p w:rsidR="00F11A10" w:rsidRDefault="00216A49">
          <w:pPr>
            <w:pStyle w:val="TOC3"/>
            <w:rPr>
              <w:rFonts w:eastAsiaTheme="minorEastAsia"/>
              <w:noProof/>
            </w:rPr>
          </w:pPr>
          <w:hyperlink w:anchor="_Toc444180462" w:history="1">
            <w:r w:rsidR="00F11A10" w:rsidRPr="008C6C9F">
              <w:rPr>
                <w:rStyle w:val="Hyperlink"/>
                <w:noProof/>
              </w:rPr>
              <w:t>Gps.satellites {{&lt;count_nvar&gt;}, {&lt;sat_list_nexp&gt;}}</w:t>
            </w:r>
            <w:r w:rsidR="00F11A10">
              <w:rPr>
                <w:noProof/>
                <w:webHidden/>
              </w:rPr>
              <w:tab/>
            </w:r>
            <w:r w:rsidR="00F11A10">
              <w:rPr>
                <w:noProof/>
                <w:webHidden/>
              </w:rPr>
              <w:fldChar w:fldCharType="begin"/>
            </w:r>
            <w:r w:rsidR="00F11A10">
              <w:rPr>
                <w:noProof/>
                <w:webHidden/>
              </w:rPr>
              <w:instrText xml:space="preserve"> PAGEREF _Toc444180462 \h </w:instrText>
            </w:r>
            <w:r w:rsidR="00F11A10">
              <w:rPr>
                <w:noProof/>
                <w:webHidden/>
              </w:rPr>
            </w:r>
            <w:r w:rsidR="00F11A10">
              <w:rPr>
                <w:noProof/>
                <w:webHidden/>
              </w:rPr>
              <w:fldChar w:fldCharType="separate"/>
            </w:r>
            <w:r w:rsidR="00F11A10">
              <w:rPr>
                <w:noProof/>
                <w:webHidden/>
              </w:rPr>
              <w:t>186</w:t>
            </w:r>
            <w:r w:rsidR="00F11A10">
              <w:rPr>
                <w:noProof/>
                <w:webHidden/>
              </w:rPr>
              <w:fldChar w:fldCharType="end"/>
            </w:r>
          </w:hyperlink>
        </w:p>
        <w:p w:rsidR="00F11A10" w:rsidRDefault="00216A49">
          <w:pPr>
            <w:pStyle w:val="TOC3"/>
            <w:rPr>
              <w:rFonts w:eastAsiaTheme="minorEastAsia"/>
              <w:noProof/>
            </w:rPr>
          </w:pPr>
          <w:hyperlink w:anchor="_Toc444180463" w:history="1">
            <w:r w:rsidR="00F11A10" w:rsidRPr="008C6C9F">
              <w:rPr>
                <w:rStyle w:val="Hyperlink"/>
                <w:noProof/>
              </w:rPr>
              <w:t>Gps.accuracy &lt;nvar&gt;</w:t>
            </w:r>
            <w:r w:rsidR="00F11A10">
              <w:rPr>
                <w:noProof/>
                <w:webHidden/>
              </w:rPr>
              <w:tab/>
            </w:r>
            <w:r w:rsidR="00F11A10">
              <w:rPr>
                <w:noProof/>
                <w:webHidden/>
              </w:rPr>
              <w:fldChar w:fldCharType="begin"/>
            </w:r>
            <w:r w:rsidR="00F11A10">
              <w:rPr>
                <w:noProof/>
                <w:webHidden/>
              </w:rPr>
              <w:instrText xml:space="preserve"> PAGEREF _Toc444180463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3"/>
            <w:rPr>
              <w:rFonts w:eastAsiaTheme="minorEastAsia"/>
              <w:noProof/>
            </w:rPr>
          </w:pPr>
          <w:hyperlink w:anchor="_Toc444180464" w:history="1">
            <w:r w:rsidR="00F11A10" w:rsidRPr="008C6C9F">
              <w:rPr>
                <w:rStyle w:val="Hyperlink"/>
                <w:noProof/>
              </w:rPr>
              <w:t>Gps.latitude &lt;nvar&gt;</w:t>
            </w:r>
            <w:r w:rsidR="00F11A10">
              <w:rPr>
                <w:noProof/>
                <w:webHidden/>
              </w:rPr>
              <w:tab/>
            </w:r>
            <w:r w:rsidR="00F11A10">
              <w:rPr>
                <w:noProof/>
                <w:webHidden/>
              </w:rPr>
              <w:fldChar w:fldCharType="begin"/>
            </w:r>
            <w:r w:rsidR="00F11A10">
              <w:rPr>
                <w:noProof/>
                <w:webHidden/>
              </w:rPr>
              <w:instrText xml:space="preserve"> PAGEREF _Toc444180464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3"/>
            <w:rPr>
              <w:rFonts w:eastAsiaTheme="minorEastAsia"/>
              <w:noProof/>
            </w:rPr>
          </w:pPr>
          <w:hyperlink w:anchor="_Toc444180465" w:history="1">
            <w:r w:rsidR="00F11A10" w:rsidRPr="008C6C9F">
              <w:rPr>
                <w:rStyle w:val="Hyperlink"/>
                <w:noProof/>
              </w:rPr>
              <w:t>Gps.longitude &lt;nvar&gt;</w:t>
            </w:r>
            <w:r w:rsidR="00F11A10">
              <w:rPr>
                <w:noProof/>
                <w:webHidden/>
              </w:rPr>
              <w:tab/>
            </w:r>
            <w:r w:rsidR="00F11A10">
              <w:rPr>
                <w:noProof/>
                <w:webHidden/>
              </w:rPr>
              <w:fldChar w:fldCharType="begin"/>
            </w:r>
            <w:r w:rsidR="00F11A10">
              <w:rPr>
                <w:noProof/>
                <w:webHidden/>
              </w:rPr>
              <w:instrText xml:space="preserve"> PAGEREF _Toc444180465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3"/>
            <w:rPr>
              <w:rFonts w:eastAsiaTheme="minorEastAsia"/>
              <w:noProof/>
            </w:rPr>
          </w:pPr>
          <w:hyperlink w:anchor="_Toc444180466" w:history="1">
            <w:r w:rsidR="00F11A10" w:rsidRPr="008C6C9F">
              <w:rPr>
                <w:rStyle w:val="Hyperlink"/>
                <w:noProof/>
              </w:rPr>
              <w:t>Gps.altitude &lt;nvar&gt;</w:t>
            </w:r>
            <w:r w:rsidR="00F11A10">
              <w:rPr>
                <w:noProof/>
                <w:webHidden/>
              </w:rPr>
              <w:tab/>
            </w:r>
            <w:r w:rsidR="00F11A10">
              <w:rPr>
                <w:noProof/>
                <w:webHidden/>
              </w:rPr>
              <w:fldChar w:fldCharType="begin"/>
            </w:r>
            <w:r w:rsidR="00F11A10">
              <w:rPr>
                <w:noProof/>
                <w:webHidden/>
              </w:rPr>
              <w:instrText xml:space="preserve"> PAGEREF _Toc444180466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3"/>
            <w:rPr>
              <w:rFonts w:eastAsiaTheme="minorEastAsia"/>
              <w:noProof/>
            </w:rPr>
          </w:pPr>
          <w:hyperlink w:anchor="_Toc444180467" w:history="1">
            <w:r w:rsidR="00F11A10" w:rsidRPr="008C6C9F">
              <w:rPr>
                <w:rStyle w:val="Hyperlink"/>
                <w:noProof/>
              </w:rPr>
              <w:t>Gps.bearing &lt;nvar&gt;</w:t>
            </w:r>
            <w:r w:rsidR="00F11A10">
              <w:rPr>
                <w:noProof/>
                <w:webHidden/>
              </w:rPr>
              <w:tab/>
            </w:r>
            <w:r w:rsidR="00F11A10">
              <w:rPr>
                <w:noProof/>
                <w:webHidden/>
              </w:rPr>
              <w:fldChar w:fldCharType="begin"/>
            </w:r>
            <w:r w:rsidR="00F11A10">
              <w:rPr>
                <w:noProof/>
                <w:webHidden/>
              </w:rPr>
              <w:instrText xml:space="preserve"> PAGEREF _Toc444180467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3"/>
            <w:rPr>
              <w:rFonts w:eastAsiaTheme="minorEastAsia"/>
              <w:noProof/>
            </w:rPr>
          </w:pPr>
          <w:hyperlink w:anchor="_Toc444180468" w:history="1">
            <w:r w:rsidR="00F11A10" w:rsidRPr="008C6C9F">
              <w:rPr>
                <w:rStyle w:val="Hyperlink"/>
                <w:noProof/>
              </w:rPr>
              <w:t>Gps.speed &lt;nvar&gt;</w:t>
            </w:r>
            <w:r w:rsidR="00F11A10">
              <w:rPr>
                <w:noProof/>
                <w:webHidden/>
              </w:rPr>
              <w:tab/>
            </w:r>
            <w:r w:rsidR="00F11A10">
              <w:rPr>
                <w:noProof/>
                <w:webHidden/>
              </w:rPr>
              <w:fldChar w:fldCharType="begin"/>
            </w:r>
            <w:r w:rsidR="00F11A10">
              <w:rPr>
                <w:noProof/>
                <w:webHidden/>
              </w:rPr>
              <w:instrText xml:space="preserve"> PAGEREF _Toc444180468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69" w:history="1">
            <w:r w:rsidR="00F11A10" w:rsidRPr="008C6C9F">
              <w:rPr>
                <w:rStyle w:val="Hyperlink"/>
                <w:noProof/>
              </w:rPr>
              <w:t>Sensors</w:t>
            </w:r>
            <w:r w:rsidR="00F11A10">
              <w:rPr>
                <w:noProof/>
                <w:webHidden/>
              </w:rPr>
              <w:tab/>
            </w:r>
            <w:r w:rsidR="00F11A10">
              <w:rPr>
                <w:noProof/>
                <w:webHidden/>
              </w:rPr>
              <w:fldChar w:fldCharType="begin"/>
            </w:r>
            <w:r w:rsidR="00F11A10">
              <w:rPr>
                <w:noProof/>
                <w:webHidden/>
              </w:rPr>
              <w:instrText xml:space="preserve"> PAGEREF _Toc444180469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2"/>
            <w:rPr>
              <w:rFonts w:eastAsiaTheme="minorEastAsia"/>
              <w:noProof/>
            </w:rPr>
          </w:pPr>
          <w:hyperlink w:anchor="_Toc444180470"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_Toc444180470 \h </w:instrText>
            </w:r>
            <w:r w:rsidR="00F11A10">
              <w:rPr>
                <w:noProof/>
                <w:webHidden/>
              </w:rPr>
            </w:r>
            <w:r w:rsidR="00F11A10">
              <w:rPr>
                <w:noProof/>
                <w:webHidden/>
              </w:rPr>
              <w:fldChar w:fldCharType="separate"/>
            </w:r>
            <w:r w:rsidR="00F11A10">
              <w:rPr>
                <w:noProof/>
                <w:webHidden/>
              </w:rPr>
              <w:t>187</w:t>
            </w:r>
            <w:r w:rsidR="00F11A10">
              <w:rPr>
                <w:noProof/>
                <w:webHidden/>
              </w:rPr>
              <w:fldChar w:fldCharType="end"/>
            </w:r>
          </w:hyperlink>
        </w:p>
        <w:p w:rsidR="00F11A10" w:rsidRDefault="00216A49">
          <w:pPr>
            <w:pStyle w:val="TOC2"/>
            <w:rPr>
              <w:rFonts w:eastAsiaTheme="minorEastAsia"/>
              <w:noProof/>
            </w:rPr>
          </w:pPr>
          <w:hyperlink w:anchor="_Toc444180471" w:history="1">
            <w:r w:rsidR="00F11A10" w:rsidRPr="008C6C9F">
              <w:rPr>
                <w:rStyle w:val="Hyperlink"/>
                <w:noProof/>
              </w:rPr>
              <w:t>Sensor Commands</w:t>
            </w:r>
            <w:r w:rsidR="00F11A10">
              <w:rPr>
                <w:noProof/>
                <w:webHidden/>
              </w:rPr>
              <w:tab/>
            </w:r>
            <w:r w:rsidR="00F11A10">
              <w:rPr>
                <w:noProof/>
                <w:webHidden/>
              </w:rPr>
              <w:fldChar w:fldCharType="begin"/>
            </w:r>
            <w:r w:rsidR="00F11A10">
              <w:rPr>
                <w:noProof/>
                <w:webHidden/>
              </w:rPr>
              <w:instrText xml:space="preserve"> PAGEREF _Toc444180471 \h </w:instrText>
            </w:r>
            <w:r w:rsidR="00F11A10">
              <w:rPr>
                <w:noProof/>
                <w:webHidden/>
              </w:rPr>
            </w:r>
            <w:r w:rsidR="00F11A10">
              <w:rPr>
                <w:noProof/>
                <w:webHidden/>
              </w:rPr>
              <w:fldChar w:fldCharType="separate"/>
            </w:r>
            <w:r w:rsidR="00F11A10">
              <w:rPr>
                <w:noProof/>
                <w:webHidden/>
              </w:rPr>
              <w:t>188</w:t>
            </w:r>
            <w:r w:rsidR="00F11A10">
              <w:rPr>
                <w:noProof/>
                <w:webHidden/>
              </w:rPr>
              <w:fldChar w:fldCharType="end"/>
            </w:r>
          </w:hyperlink>
        </w:p>
        <w:p w:rsidR="00F11A10" w:rsidRDefault="00216A49">
          <w:pPr>
            <w:pStyle w:val="TOC3"/>
            <w:rPr>
              <w:rFonts w:eastAsiaTheme="minorEastAsia"/>
              <w:noProof/>
            </w:rPr>
          </w:pPr>
          <w:hyperlink w:anchor="_Toc444180472" w:history="1">
            <w:r w:rsidR="00F11A10" w:rsidRPr="008C6C9F">
              <w:rPr>
                <w:rStyle w:val="Hyperlink"/>
                <w:noProof/>
              </w:rPr>
              <w:t>Sensors.list &lt;sensor_array$[]&gt;</w:t>
            </w:r>
            <w:r w:rsidR="00F11A10">
              <w:rPr>
                <w:noProof/>
                <w:webHidden/>
              </w:rPr>
              <w:tab/>
            </w:r>
            <w:r w:rsidR="00F11A10">
              <w:rPr>
                <w:noProof/>
                <w:webHidden/>
              </w:rPr>
              <w:fldChar w:fldCharType="begin"/>
            </w:r>
            <w:r w:rsidR="00F11A10">
              <w:rPr>
                <w:noProof/>
                <w:webHidden/>
              </w:rPr>
              <w:instrText xml:space="preserve"> PAGEREF _Toc444180472 \h </w:instrText>
            </w:r>
            <w:r w:rsidR="00F11A10">
              <w:rPr>
                <w:noProof/>
                <w:webHidden/>
              </w:rPr>
            </w:r>
            <w:r w:rsidR="00F11A10">
              <w:rPr>
                <w:noProof/>
                <w:webHidden/>
              </w:rPr>
              <w:fldChar w:fldCharType="separate"/>
            </w:r>
            <w:r w:rsidR="00F11A10">
              <w:rPr>
                <w:noProof/>
                <w:webHidden/>
              </w:rPr>
              <w:t>188</w:t>
            </w:r>
            <w:r w:rsidR="00F11A10">
              <w:rPr>
                <w:noProof/>
                <w:webHidden/>
              </w:rPr>
              <w:fldChar w:fldCharType="end"/>
            </w:r>
          </w:hyperlink>
        </w:p>
        <w:p w:rsidR="00F11A10" w:rsidRDefault="00216A49">
          <w:pPr>
            <w:pStyle w:val="TOC3"/>
            <w:rPr>
              <w:rFonts w:eastAsiaTheme="minorEastAsia"/>
              <w:noProof/>
            </w:rPr>
          </w:pPr>
          <w:hyperlink w:anchor="_Toc444180473" w:history="1">
            <w:r w:rsidR="00F11A10" w:rsidRPr="008C6C9F">
              <w:rPr>
                <w:rStyle w:val="Hyperlink"/>
                <w:noProof/>
              </w:rPr>
              <w:t>Sensors.open &lt;type_nexp&gt;{:&lt;delay_nexp&gt;}{, &lt;type_nexp&gt;{:&lt;delay_nexp&gt;}, ...}</w:t>
            </w:r>
            <w:r w:rsidR="00F11A10">
              <w:rPr>
                <w:noProof/>
                <w:webHidden/>
              </w:rPr>
              <w:tab/>
            </w:r>
            <w:r w:rsidR="00F11A10">
              <w:rPr>
                <w:noProof/>
                <w:webHidden/>
              </w:rPr>
              <w:fldChar w:fldCharType="begin"/>
            </w:r>
            <w:r w:rsidR="00F11A10">
              <w:rPr>
                <w:noProof/>
                <w:webHidden/>
              </w:rPr>
              <w:instrText xml:space="preserve"> PAGEREF _Toc444180473 \h </w:instrText>
            </w:r>
            <w:r w:rsidR="00F11A10">
              <w:rPr>
                <w:noProof/>
                <w:webHidden/>
              </w:rPr>
            </w:r>
            <w:r w:rsidR="00F11A10">
              <w:rPr>
                <w:noProof/>
                <w:webHidden/>
              </w:rPr>
              <w:fldChar w:fldCharType="separate"/>
            </w:r>
            <w:r w:rsidR="00F11A10">
              <w:rPr>
                <w:noProof/>
                <w:webHidden/>
              </w:rPr>
              <w:t>188</w:t>
            </w:r>
            <w:r w:rsidR="00F11A10">
              <w:rPr>
                <w:noProof/>
                <w:webHidden/>
              </w:rPr>
              <w:fldChar w:fldCharType="end"/>
            </w:r>
          </w:hyperlink>
        </w:p>
        <w:p w:rsidR="00F11A10" w:rsidRDefault="00216A49">
          <w:pPr>
            <w:pStyle w:val="TOC3"/>
            <w:rPr>
              <w:rFonts w:eastAsiaTheme="minorEastAsia"/>
              <w:noProof/>
            </w:rPr>
          </w:pPr>
          <w:hyperlink w:anchor="_Toc444180474" w:history="1">
            <w:r w:rsidR="00F11A10" w:rsidRPr="008C6C9F">
              <w:rPr>
                <w:rStyle w:val="Hyperlink"/>
                <w:noProof/>
              </w:rPr>
              <w:t>Sensors.read sensor_type_nexp, p1_nvar, p2_nvar, p3_nvar</w:t>
            </w:r>
            <w:r w:rsidR="00F11A10">
              <w:rPr>
                <w:noProof/>
                <w:webHidden/>
              </w:rPr>
              <w:tab/>
            </w:r>
            <w:r w:rsidR="00F11A10">
              <w:rPr>
                <w:noProof/>
                <w:webHidden/>
              </w:rPr>
              <w:fldChar w:fldCharType="begin"/>
            </w:r>
            <w:r w:rsidR="00F11A10">
              <w:rPr>
                <w:noProof/>
                <w:webHidden/>
              </w:rPr>
              <w:instrText xml:space="preserve"> PAGEREF _Toc444180474 \h </w:instrText>
            </w:r>
            <w:r w:rsidR="00F11A10">
              <w:rPr>
                <w:noProof/>
                <w:webHidden/>
              </w:rPr>
            </w:r>
            <w:r w:rsidR="00F11A10">
              <w:rPr>
                <w:noProof/>
                <w:webHidden/>
              </w:rPr>
              <w:fldChar w:fldCharType="separate"/>
            </w:r>
            <w:r w:rsidR="00F11A10">
              <w:rPr>
                <w:noProof/>
                <w:webHidden/>
              </w:rPr>
              <w:t>189</w:t>
            </w:r>
            <w:r w:rsidR="00F11A10">
              <w:rPr>
                <w:noProof/>
                <w:webHidden/>
              </w:rPr>
              <w:fldChar w:fldCharType="end"/>
            </w:r>
          </w:hyperlink>
        </w:p>
        <w:p w:rsidR="00F11A10" w:rsidRDefault="00216A49">
          <w:pPr>
            <w:pStyle w:val="TOC3"/>
            <w:rPr>
              <w:rFonts w:eastAsiaTheme="minorEastAsia"/>
              <w:noProof/>
            </w:rPr>
          </w:pPr>
          <w:hyperlink w:anchor="_Toc444180475" w:history="1">
            <w:r w:rsidR="00F11A10" w:rsidRPr="008C6C9F">
              <w:rPr>
                <w:rStyle w:val="Hyperlink"/>
                <w:noProof/>
              </w:rPr>
              <w:t>Sensors.close</w:t>
            </w:r>
            <w:r w:rsidR="00F11A10">
              <w:rPr>
                <w:noProof/>
                <w:webHidden/>
              </w:rPr>
              <w:tab/>
            </w:r>
            <w:r w:rsidR="00F11A10">
              <w:rPr>
                <w:noProof/>
                <w:webHidden/>
              </w:rPr>
              <w:fldChar w:fldCharType="begin"/>
            </w:r>
            <w:r w:rsidR="00F11A10">
              <w:rPr>
                <w:noProof/>
                <w:webHidden/>
              </w:rPr>
              <w:instrText xml:space="preserve"> PAGEREF _Toc444180475 \h </w:instrText>
            </w:r>
            <w:r w:rsidR="00F11A10">
              <w:rPr>
                <w:noProof/>
                <w:webHidden/>
              </w:rPr>
            </w:r>
            <w:r w:rsidR="00F11A10">
              <w:rPr>
                <w:noProof/>
                <w:webHidden/>
              </w:rPr>
              <w:fldChar w:fldCharType="separate"/>
            </w:r>
            <w:r w:rsidR="00F11A10">
              <w:rPr>
                <w:noProof/>
                <w:webHidden/>
              </w:rPr>
              <w:t>189</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76" w:history="1">
            <w:r w:rsidR="00F11A10" w:rsidRPr="008C6C9F">
              <w:rPr>
                <w:rStyle w:val="Hyperlink"/>
                <w:noProof/>
              </w:rPr>
              <w:t>System</w:t>
            </w:r>
            <w:r w:rsidR="00F11A10">
              <w:rPr>
                <w:noProof/>
                <w:webHidden/>
              </w:rPr>
              <w:tab/>
            </w:r>
            <w:r w:rsidR="00F11A10">
              <w:rPr>
                <w:noProof/>
                <w:webHidden/>
              </w:rPr>
              <w:fldChar w:fldCharType="begin"/>
            </w:r>
            <w:r w:rsidR="00F11A10">
              <w:rPr>
                <w:noProof/>
                <w:webHidden/>
              </w:rPr>
              <w:instrText xml:space="preserve"> PAGEREF _Toc444180476 \h </w:instrText>
            </w:r>
            <w:r w:rsidR="00F11A10">
              <w:rPr>
                <w:noProof/>
                <w:webHidden/>
              </w:rPr>
            </w:r>
            <w:r w:rsidR="00F11A10">
              <w:rPr>
                <w:noProof/>
                <w:webHidden/>
              </w:rPr>
              <w:fldChar w:fldCharType="separate"/>
            </w:r>
            <w:r w:rsidR="00F11A10">
              <w:rPr>
                <w:noProof/>
                <w:webHidden/>
              </w:rPr>
              <w:t>189</w:t>
            </w:r>
            <w:r w:rsidR="00F11A10">
              <w:rPr>
                <w:noProof/>
                <w:webHidden/>
              </w:rPr>
              <w:fldChar w:fldCharType="end"/>
            </w:r>
          </w:hyperlink>
        </w:p>
        <w:p w:rsidR="00F11A10" w:rsidRDefault="00216A49">
          <w:pPr>
            <w:pStyle w:val="TOC2"/>
            <w:rPr>
              <w:rFonts w:eastAsiaTheme="minorEastAsia"/>
              <w:noProof/>
            </w:rPr>
          </w:pPr>
          <w:hyperlink w:anchor="_Toc444180477" w:history="1">
            <w:r w:rsidR="00F11A10" w:rsidRPr="008C6C9F">
              <w:rPr>
                <w:rStyle w:val="Hyperlink"/>
                <w:noProof/>
              </w:rPr>
              <w:t>System Commands</w:t>
            </w:r>
            <w:r w:rsidR="00F11A10">
              <w:rPr>
                <w:noProof/>
                <w:webHidden/>
              </w:rPr>
              <w:tab/>
            </w:r>
            <w:r w:rsidR="00F11A10">
              <w:rPr>
                <w:noProof/>
                <w:webHidden/>
              </w:rPr>
              <w:fldChar w:fldCharType="begin"/>
            </w:r>
            <w:r w:rsidR="00F11A10">
              <w:rPr>
                <w:noProof/>
                <w:webHidden/>
              </w:rPr>
              <w:instrText xml:space="preserve"> PAGEREF _Toc444180477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78" w:history="1">
            <w:r w:rsidR="00F11A10" w:rsidRPr="008C6C9F">
              <w:rPr>
                <w:rStyle w:val="Hyperlink"/>
                <w:noProof/>
              </w:rPr>
              <w:t>System.open</w:t>
            </w:r>
            <w:r w:rsidR="00F11A10">
              <w:rPr>
                <w:noProof/>
                <w:webHidden/>
              </w:rPr>
              <w:tab/>
            </w:r>
            <w:r w:rsidR="00F11A10">
              <w:rPr>
                <w:noProof/>
                <w:webHidden/>
              </w:rPr>
              <w:fldChar w:fldCharType="begin"/>
            </w:r>
            <w:r w:rsidR="00F11A10">
              <w:rPr>
                <w:noProof/>
                <w:webHidden/>
              </w:rPr>
              <w:instrText xml:space="preserve"> PAGEREF _Toc444180478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79" w:history="1">
            <w:r w:rsidR="00F11A10" w:rsidRPr="008C6C9F">
              <w:rPr>
                <w:rStyle w:val="Hyperlink"/>
                <w:noProof/>
              </w:rPr>
              <w:t>System.write &lt;sexp&gt;</w:t>
            </w:r>
            <w:r w:rsidR="00F11A10">
              <w:rPr>
                <w:noProof/>
                <w:webHidden/>
              </w:rPr>
              <w:tab/>
            </w:r>
            <w:r w:rsidR="00F11A10">
              <w:rPr>
                <w:noProof/>
                <w:webHidden/>
              </w:rPr>
              <w:fldChar w:fldCharType="begin"/>
            </w:r>
            <w:r w:rsidR="00F11A10">
              <w:rPr>
                <w:noProof/>
                <w:webHidden/>
              </w:rPr>
              <w:instrText xml:space="preserve"> PAGEREF _Toc444180479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0" w:history="1">
            <w:r w:rsidR="00F11A10" w:rsidRPr="008C6C9F">
              <w:rPr>
                <w:rStyle w:val="Hyperlink"/>
                <w:noProof/>
              </w:rPr>
              <w:t>System.read.ready &lt;nvar&gt;</w:t>
            </w:r>
            <w:r w:rsidR="00F11A10">
              <w:rPr>
                <w:noProof/>
                <w:webHidden/>
              </w:rPr>
              <w:tab/>
            </w:r>
            <w:r w:rsidR="00F11A10">
              <w:rPr>
                <w:noProof/>
                <w:webHidden/>
              </w:rPr>
              <w:fldChar w:fldCharType="begin"/>
            </w:r>
            <w:r w:rsidR="00F11A10">
              <w:rPr>
                <w:noProof/>
                <w:webHidden/>
              </w:rPr>
              <w:instrText xml:space="preserve"> PAGEREF _Toc444180480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1" w:history="1">
            <w:r w:rsidR="00F11A10" w:rsidRPr="008C6C9F">
              <w:rPr>
                <w:rStyle w:val="Hyperlink"/>
                <w:noProof/>
              </w:rPr>
              <w:t>System.read.line &lt;svar&gt;</w:t>
            </w:r>
            <w:r w:rsidR="00F11A10">
              <w:rPr>
                <w:noProof/>
                <w:webHidden/>
              </w:rPr>
              <w:tab/>
            </w:r>
            <w:r w:rsidR="00F11A10">
              <w:rPr>
                <w:noProof/>
                <w:webHidden/>
              </w:rPr>
              <w:fldChar w:fldCharType="begin"/>
            </w:r>
            <w:r w:rsidR="00F11A10">
              <w:rPr>
                <w:noProof/>
                <w:webHidden/>
              </w:rPr>
              <w:instrText xml:space="preserve"> PAGEREF _Toc444180481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2" w:history="1">
            <w:r w:rsidR="00F11A10" w:rsidRPr="008C6C9F">
              <w:rPr>
                <w:rStyle w:val="Hyperlink"/>
                <w:noProof/>
              </w:rPr>
              <w:t>System.close</w:t>
            </w:r>
            <w:r w:rsidR="00F11A10">
              <w:rPr>
                <w:noProof/>
                <w:webHidden/>
              </w:rPr>
              <w:tab/>
            </w:r>
            <w:r w:rsidR="00F11A10">
              <w:rPr>
                <w:noProof/>
                <w:webHidden/>
              </w:rPr>
              <w:fldChar w:fldCharType="begin"/>
            </w:r>
            <w:r w:rsidR="00F11A10">
              <w:rPr>
                <w:noProof/>
                <w:webHidden/>
              </w:rPr>
              <w:instrText xml:space="preserve"> PAGEREF _Toc444180482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2"/>
            <w:rPr>
              <w:rFonts w:eastAsiaTheme="minorEastAsia"/>
              <w:noProof/>
            </w:rPr>
          </w:pPr>
          <w:hyperlink w:anchor="_Toc444180483" w:history="1">
            <w:r w:rsidR="00F11A10" w:rsidRPr="008C6C9F">
              <w:rPr>
                <w:rStyle w:val="Hyperlink"/>
                <w:noProof/>
              </w:rPr>
              <w:t>Superuser Commands</w:t>
            </w:r>
            <w:r w:rsidR="00F11A10">
              <w:rPr>
                <w:noProof/>
                <w:webHidden/>
              </w:rPr>
              <w:tab/>
            </w:r>
            <w:r w:rsidR="00F11A10">
              <w:rPr>
                <w:noProof/>
                <w:webHidden/>
              </w:rPr>
              <w:fldChar w:fldCharType="begin"/>
            </w:r>
            <w:r w:rsidR="00F11A10">
              <w:rPr>
                <w:noProof/>
                <w:webHidden/>
              </w:rPr>
              <w:instrText xml:space="preserve"> PAGEREF _Toc444180483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4" w:history="1">
            <w:r w:rsidR="00F11A10" w:rsidRPr="008C6C9F">
              <w:rPr>
                <w:rStyle w:val="Hyperlink"/>
                <w:noProof/>
              </w:rPr>
              <w:t>Su.open</w:t>
            </w:r>
            <w:r w:rsidR="00F11A10">
              <w:rPr>
                <w:noProof/>
                <w:webHidden/>
              </w:rPr>
              <w:tab/>
            </w:r>
            <w:r w:rsidR="00F11A10">
              <w:rPr>
                <w:noProof/>
                <w:webHidden/>
              </w:rPr>
              <w:fldChar w:fldCharType="begin"/>
            </w:r>
            <w:r w:rsidR="00F11A10">
              <w:rPr>
                <w:noProof/>
                <w:webHidden/>
              </w:rPr>
              <w:instrText xml:space="preserve"> PAGEREF _Toc444180484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5" w:history="1">
            <w:r w:rsidR="00F11A10" w:rsidRPr="008C6C9F">
              <w:rPr>
                <w:rStyle w:val="Hyperlink"/>
                <w:noProof/>
              </w:rPr>
              <w:t>Su.write &lt;sexp&gt;</w:t>
            </w:r>
            <w:r w:rsidR="00F11A10">
              <w:rPr>
                <w:noProof/>
                <w:webHidden/>
              </w:rPr>
              <w:tab/>
            </w:r>
            <w:r w:rsidR="00F11A10">
              <w:rPr>
                <w:noProof/>
                <w:webHidden/>
              </w:rPr>
              <w:fldChar w:fldCharType="begin"/>
            </w:r>
            <w:r w:rsidR="00F11A10">
              <w:rPr>
                <w:noProof/>
                <w:webHidden/>
              </w:rPr>
              <w:instrText xml:space="preserve"> PAGEREF _Toc444180485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6" w:history="1">
            <w:r w:rsidR="00F11A10" w:rsidRPr="008C6C9F">
              <w:rPr>
                <w:rStyle w:val="Hyperlink"/>
                <w:noProof/>
              </w:rPr>
              <w:t>Su.read.ready &lt;nvar&gt;</w:t>
            </w:r>
            <w:r w:rsidR="00F11A10">
              <w:rPr>
                <w:noProof/>
                <w:webHidden/>
              </w:rPr>
              <w:tab/>
            </w:r>
            <w:r w:rsidR="00F11A10">
              <w:rPr>
                <w:noProof/>
                <w:webHidden/>
              </w:rPr>
              <w:fldChar w:fldCharType="begin"/>
            </w:r>
            <w:r w:rsidR="00F11A10">
              <w:rPr>
                <w:noProof/>
                <w:webHidden/>
              </w:rPr>
              <w:instrText xml:space="preserve"> PAGEREF _Toc444180486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7" w:history="1">
            <w:r w:rsidR="00F11A10" w:rsidRPr="008C6C9F">
              <w:rPr>
                <w:rStyle w:val="Hyperlink"/>
                <w:noProof/>
              </w:rPr>
              <w:t>Su.read.line &lt;svar&gt;</w:t>
            </w:r>
            <w:r w:rsidR="00F11A10">
              <w:rPr>
                <w:noProof/>
                <w:webHidden/>
              </w:rPr>
              <w:tab/>
            </w:r>
            <w:r w:rsidR="00F11A10">
              <w:rPr>
                <w:noProof/>
                <w:webHidden/>
              </w:rPr>
              <w:fldChar w:fldCharType="begin"/>
            </w:r>
            <w:r w:rsidR="00F11A10">
              <w:rPr>
                <w:noProof/>
                <w:webHidden/>
              </w:rPr>
              <w:instrText xml:space="preserve"> PAGEREF _Toc444180487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3"/>
            <w:rPr>
              <w:rFonts w:eastAsiaTheme="minorEastAsia"/>
              <w:noProof/>
            </w:rPr>
          </w:pPr>
          <w:hyperlink w:anchor="_Toc444180488" w:history="1">
            <w:r w:rsidR="00F11A10" w:rsidRPr="008C6C9F">
              <w:rPr>
                <w:rStyle w:val="Hyperlink"/>
                <w:noProof/>
              </w:rPr>
              <w:t>Su.close</w:t>
            </w:r>
            <w:r w:rsidR="00F11A10">
              <w:rPr>
                <w:noProof/>
                <w:webHidden/>
              </w:rPr>
              <w:tab/>
            </w:r>
            <w:r w:rsidR="00F11A10">
              <w:rPr>
                <w:noProof/>
                <w:webHidden/>
              </w:rPr>
              <w:fldChar w:fldCharType="begin"/>
            </w:r>
            <w:r w:rsidR="00F11A10">
              <w:rPr>
                <w:noProof/>
                <w:webHidden/>
              </w:rPr>
              <w:instrText xml:space="preserve"> PAGEREF _Toc444180488 \h </w:instrText>
            </w:r>
            <w:r w:rsidR="00F11A10">
              <w:rPr>
                <w:noProof/>
                <w:webHidden/>
              </w:rPr>
            </w:r>
            <w:r w:rsidR="00F11A10">
              <w:rPr>
                <w:noProof/>
                <w:webHidden/>
              </w:rPr>
              <w:fldChar w:fldCharType="separate"/>
            </w:r>
            <w:r w:rsidR="00F11A10">
              <w:rPr>
                <w:noProof/>
                <w:webHidden/>
              </w:rPr>
              <w:t>190</w:t>
            </w:r>
            <w:r w:rsidR="00F11A10">
              <w:rPr>
                <w:noProof/>
                <w:webHidden/>
              </w:rPr>
              <w:fldChar w:fldCharType="end"/>
            </w:r>
          </w:hyperlink>
        </w:p>
        <w:p w:rsidR="00F11A10" w:rsidRDefault="00216A49">
          <w:pPr>
            <w:pStyle w:val="TOC2"/>
            <w:rPr>
              <w:rFonts w:eastAsiaTheme="minorEastAsia"/>
              <w:noProof/>
            </w:rPr>
          </w:pPr>
          <w:hyperlink w:anchor="_Toc444180489" w:history="1">
            <w:r w:rsidR="00F11A10" w:rsidRPr="008C6C9F">
              <w:rPr>
                <w:rStyle w:val="Hyperlink"/>
                <w:noProof/>
              </w:rPr>
              <w:t>App Commands</w:t>
            </w:r>
            <w:r w:rsidR="00F11A10">
              <w:rPr>
                <w:noProof/>
                <w:webHidden/>
              </w:rPr>
              <w:tab/>
            </w:r>
            <w:r w:rsidR="00F11A10">
              <w:rPr>
                <w:noProof/>
                <w:webHidden/>
              </w:rPr>
              <w:fldChar w:fldCharType="begin"/>
            </w:r>
            <w:r w:rsidR="00F11A10">
              <w:rPr>
                <w:noProof/>
                <w:webHidden/>
              </w:rPr>
              <w:instrText xml:space="preserve"> PAGEREF _Toc444180489 \h </w:instrText>
            </w:r>
            <w:r w:rsidR="00F11A10">
              <w:rPr>
                <w:noProof/>
                <w:webHidden/>
              </w:rPr>
            </w:r>
            <w:r w:rsidR="00F11A10">
              <w:rPr>
                <w:noProof/>
                <w:webHidden/>
              </w:rPr>
              <w:fldChar w:fldCharType="separate"/>
            </w:r>
            <w:r w:rsidR="00F11A10">
              <w:rPr>
                <w:noProof/>
                <w:webHidden/>
              </w:rPr>
              <w:t>191</w:t>
            </w:r>
            <w:r w:rsidR="00F11A10">
              <w:rPr>
                <w:noProof/>
                <w:webHidden/>
              </w:rPr>
              <w:fldChar w:fldCharType="end"/>
            </w:r>
          </w:hyperlink>
        </w:p>
        <w:p w:rsidR="00F11A10" w:rsidRDefault="00216A49">
          <w:pPr>
            <w:pStyle w:val="TOC3"/>
            <w:rPr>
              <w:rFonts w:eastAsiaTheme="minorEastAsia"/>
              <w:noProof/>
            </w:rPr>
          </w:pPr>
          <w:hyperlink w:anchor="_Toc444180490" w:history="1">
            <w:r w:rsidR="00F11A10" w:rsidRPr="008C6C9F">
              <w:rPr>
                <w:rStyle w:val="Hyperlink"/>
                <w:noProof/>
              </w:rPr>
              <w:t>App.broadcast &lt;action_sexp&gt;, &lt;data_uri_sexp&gt;, &lt;package_sexp&gt;, &lt;component_sexp&gt;, &lt;mime_type_sexp&gt;, &lt;categories_sexp&gt;, &lt;extras_bptr_nexp&gt;, &lt;flags_nexp&gt;</w:t>
            </w:r>
            <w:r w:rsidR="00F11A10">
              <w:rPr>
                <w:noProof/>
                <w:webHidden/>
              </w:rPr>
              <w:tab/>
            </w:r>
            <w:r w:rsidR="00F11A10">
              <w:rPr>
                <w:noProof/>
                <w:webHidden/>
              </w:rPr>
              <w:fldChar w:fldCharType="begin"/>
            </w:r>
            <w:r w:rsidR="00F11A10">
              <w:rPr>
                <w:noProof/>
                <w:webHidden/>
              </w:rPr>
              <w:instrText xml:space="preserve"> PAGEREF _Toc444180490 \h </w:instrText>
            </w:r>
            <w:r w:rsidR="00F11A10">
              <w:rPr>
                <w:noProof/>
                <w:webHidden/>
              </w:rPr>
            </w:r>
            <w:r w:rsidR="00F11A10">
              <w:rPr>
                <w:noProof/>
                <w:webHidden/>
              </w:rPr>
              <w:fldChar w:fldCharType="separate"/>
            </w:r>
            <w:r w:rsidR="00F11A10">
              <w:rPr>
                <w:noProof/>
                <w:webHidden/>
              </w:rPr>
              <w:t>191</w:t>
            </w:r>
            <w:r w:rsidR="00F11A10">
              <w:rPr>
                <w:noProof/>
                <w:webHidden/>
              </w:rPr>
              <w:fldChar w:fldCharType="end"/>
            </w:r>
          </w:hyperlink>
        </w:p>
        <w:p w:rsidR="00F11A10" w:rsidRDefault="00216A49">
          <w:pPr>
            <w:pStyle w:val="TOC3"/>
            <w:rPr>
              <w:rFonts w:eastAsiaTheme="minorEastAsia"/>
              <w:noProof/>
            </w:rPr>
          </w:pPr>
          <w:hyperlink w:anchor="_Toc444180491" w:history="1">
            <w:r w:rsidR="00F11A10" w:rsidRPr="008C6C9F">
              <w:rPr>
                <w:rStyle w:val="Hyperlink"/>
                <w:noProof/>
              </w:rPr>
              <w:t>App.start &lt;action_sexp&gt;, &lt;data_uri_sexp&gt;, &lt;package_sexp&gt;, &lt;component_sexp&gt;, &lt;mime_type_sexp&gt;, &lt;categories_sexp&gt;, &lt;extras_bptr_nexp&gt;, &lt;flags_nexp&gt;</w:t>
            </w:r>
            <w:r w:rsidR="00F11A10">
              <w:rPr>
                <w:noProof/>
                <w:webHidden/>
              </w:rPr>
              <w:tab/>
            </w:r>
            <w:r w:rsidR="00F11A10">
              <w:rPr>
                <w:noProof/>
                <w:webHidden/>
              </w:rPr>
              <w:fldChar w:fldCharType="begin"/>
            </w:r>
            <w:r w:rsidR="00F11A10">
              <w:rPr>
                <w:noProof/>
                <w:webHidden/>
              </w:rPr>
              <w:instrText xml:space="preserve"> PAGEREF _Toc444180491 \h </w:instrText>
            </w:r>
            <w:r w:rsidR="00F11A10">
              <w:rPr>
                <w:noProof/>
                <w:webHidden/>
              </w:rPr>
            </w:r>
            <w:r w:rsidR="00F11A10">
              <w:rPr>
                <w:noProof/>
                <w:webHidden/>
              </w:rPr>
              <w:fldChar w:fldCharType="separate"/>
            </w:r>
            <w:r w:rsidR="00F11A10">
              <w:rPr>
                <w:noProof/>
                <w:webHidden/>
              </w:rPr>
              <w:t>191</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92" w:history="1">
            <w:r w:rsidR="00F11A10" w:rsidRPr="008C6C9F">
              <w:rPr>
                <w:rStyle w:val="Hyperlink"/>
                <w:noProof/>
              </w:rPr>
              <w:t>Appendix A – Command List</w:t>
            </w:r>
            <w:r w:rsidR="00F11A10">
              <w:rPr>
                <w:noProof/>
                <w:webHidden/>
              </w:rPr>
              <w:tab/>
            </w:r>
            <w:r w:rsidR="00F11A10">
              <w:rPr>
                <w:noProof/>
                <w:webHidden/>
              </w:rPr>
              <w:fldChar w:fldCharType="begin"/>
            </w:r>
            <w:r w:rsidR="00F11A10">
              <w:rPr>
                <w:noProof/>
                <w:webHidden/>
              </w:rPr>
              <w:instrText xml:space="preserve"> PAGEREF _Toc444180492 \h </w:instrText>
            </w:r>
            <w:r w:rsidR="00F11A10">
              <w:rPr>
                <w:noProof/>
                <w:webHidden/>
              </w:rPr>
            </w:r>
            <w:r w:rsidR="00F11A10">
              <w:rPr>
                <w:noProof/>
                <w:webHidden/>
              </w:rPr>
              <w:fldChar w:fldCharType="separate"/>
            </w:r>
            <w:r w:rsidR="00F11A10">
              <w:rPr>
                <w:noProof/>
                <w:webHidden/>
              </w:rPr>
              <w:t>193</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93" w:history="1">
            <w:r w:rsidR="00F11A10" w:rsidRPr="008C6C9F">
              <w:rPr>
                <w:rStyle w:val="Hyperlink"/>
                <w:noProof/>
              </w:rPr>
              <w:t>Appendix B – Sample Programs</w:t>
            </w:r>
            <w:r w:rsidR="00F11A10">
              <w:rPr>
                <w:noProof/>
                <w:webHidden/>
              </w:rPr>
              <w:tab/>
            </w:r>
            <w:r w:rsidR="00F11A10">
              <w:rPr>
                <w:noProof/>
                <w:webHidden/>
              </w:rPr>
              <w:fldChar w:fldCharType="begin"/>
            </w:r>
            <w:r w:rsidR="00F11A10">
              <w:rPr>
                <w:noProof/>
                <w:webHidden/>
              </w:rPr>
              <w:instrText xml:space="preserve"> PAGEREF _Toc444180493 \h </w:instrText>
            </w:r>
            <w:r w:rsidR="00F11A10">
              <w:rPr>
                <w:noProof/>
                <w:webHidden/>
              </w:rPr>
            </w:r>
            <w:r w:rsidR="00F11A10">
              <w:rPr>
                <w:noProof/>
                <w:webHidden/>
              </w:rPr>
              <w:fldChar w:fldCharType="separate"/>
            </w:r>
            <w:r w:rsidR="00F11A10">
              <w:rPr>
                <w:noProof/>
                <w:webHidden/>
              </w:rPr>
              <w:t>204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94" w:history="1">
            <w:r w:rsidR="00F11A10" w:rsidRPr="008C6C9F">
              <w:rPr>
                <w:rStyle w:val="Hyperlink"/>
                <w:noProof/>
              </w:rPr>
              <w:t>Appendix C – Launcher Shortcut Tutorial</w:t>
            </w:r>
            <w:r w:rsidR="00F11A10">
              <w:rPr>
                <w:noProof/>
                <w:webHidden/>
              </w:rPr>
              <w:tab/>
            </w:r>
            <w:r w:rsidR="00F11A10">
              <w:rPr>
                <w:noProof/>
                <w:webHidden/>
              </w:rPr>
              <w:fldChar w:fldCharType="begin"/>
            </w:r>
            <w:r w:rsidR="00F11A10">
              <w:rPr>
                <w:noProof/>
                <w:webHidden/>
              </w:rPr>
              <w:instrText xml:space="preserve"> PAGEREF _Toc444180494 \h </w:instrText>
            </w:r>
            <w:r w:rsidR="00F11A10">
              <w:rPr>
                <w:noProof/>
                <w:webHidden/>
              </w:rPr>
            </w:r>
            <w:r w:rsidR="00F11A10">
              <w:rPr>
                <w:noProof/>
                <w:webHidden/>
              </w:rPr>
              <w:fldChar w:fldCharType="separate"/>
            </w:r>
            <w:r w:rsidR="00F11A10">
              <w:rPr>
                <w:noProof/>
                <w:webHidden/>
              </w:rPr>
              <w:t>205</w:t>
            </w:r>
            <w:r w:rsidR="00F11A10">
              <w:rPr>
                <w:noProof/>
                <w:webHidden/>
              </w:rPr>
              <w:fldChar w:fldCharType="end"/>
            </w:r>
          </w:hyperlink>
        </w:p>
        <w:p w:rsidR="00F11A10" w:rsidRDefault="00216A49">
          <w:pPr>
            <w:pStyle w:val="TOC2"/>
            <w:rPr>
              <w:rFonts w:eastAsiaTheme="minorEastAsia"/>
              <w:noProof/>
            </w:rPr>
          </w:pPr>
          <w:hyperlink w:anchor="_Toc444180495"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_Toc444180495 \h </w:instrText>
            </w:r>
            <w:r w:rsidR="00F11A10">
              <w:rPr>
                <w:noProof/>
                <w:webHidden/>
              </w:rPr>
            </w:r>
            <w:r w:rsidR="00F11A10">
              <w:rPr>
                <w:noProof/>
                <w:webHidden/>
              </w:rPr>
              <w:fldChar w:fldCharType="separate"/>
            </w:r>
            <w:r w:rsidR="00F11A10">
              <w:rPr>
                <w:noProof/>
                <w:webHidden/>
              </w:rPr>
              <w:t>205</w:t>
            </w:r>
            <w:r w:rsidR="00F11A10">
              <w:rPr>
                <w:noProof/>
                <w:webHidden/>
              </w:rPr>
              <w:fldChar w:fldCharType="end"/>
            </w:r>
          </w:hyperlink>
        </w:p>
        <w:p w:rsidR="00F11A10" w:rsidRDefault="00216A49">
          <w:pPr>
            <w:pStyle w:val="TOC2"/>
            <w:rPr>
              <w:rFonts w:eastAsiaTheme="minorEastAsia"/>
              <w:noProof/>
            </w:rPr>
          </w:pPr>
          <w:hyperlink w:anchor="_Toc444180496" w:history="1">
            <w:r w:rsidR="00F11A10" w:rsidRPr="008C6C9F">
              <w:rPr>
                <w:rStyle w:val="Hyperlink"/>
                <w:noProof/>
              </w:rPr>
              <w:t>How to Make a Shortcut Application (older versions of Android—prior to Android 4.0)</w:t>
            </w:r>
            <w:r w:rsidR="00F11A10">
              <w:rPr>
                <w:noProof/>
                <w:webHidden/>
              </w:rPr>
              <w:tab/>
            </w:r>
            <w:r w:rsidR="00F11A10">
              <w:rPr>
                <w:noProof/>
                <w:webHidden/>
              </w:rPr>
              <w:fldChar w:fldCharType="begin"/>
            </w:r>
            <w:r w:rsidR="00F11A10">
              <w:rPr>
                <w:noProof/>
                <w:webHidden/>
              </w:rPr>
              <w:instrText xml:space="preserve"> PAGEREF _Toc444180496 \h </w:instrText>
            </w:r>
            <w:r w:rsidR="00F11A10">
              <w:rPr>
                <w:noProof/>
                <w:webHidden/>
              </w:rPr>
            </w:r>
            <w:r w:rsidR="00F11A10">
              <w:rPr>
                <w:noProof/>
                <w:webHidden/>
              </w:rPr>
              <w:fldChar w:fldCharType="separate"/>
            </w:r>
            <w:r w:rsidR="00F11A10">
              <w:rPr>
                <w:noProof/>
                <w:webHidden/>
              </w:rPr>
              <w:t>205</w:t>
            </w:r>
            <w:r w:rsidR="00F11A10">
              <w:rPr>
                <w:noProof/>
                <w:webHidden/>
              </w:rPr>
              <w:fldChar w:fldCharType="end"/>
            </w:r>
          </w:hyperlink>
        </w:p>
        <w:p w:rsidR="00F11A10" w:rsidRDefault="00216A49">
          <w:pPr>
            <w:pStyle w:val="TOC2"/>
            <w:rPr>
              <w:rFonts w:eastAsiaTheme="minorEastAsia"/>
              <w:noProof/>
            </w:rPr>
          </w:pPr>
          <w:hyperlink w:anchor="_Toc444180497" w:history="1">
            <w:r w:rsidR="00F11A10" w:rsidRPr="008C6C9F">
              <w:rPr>
                <w:rStyle w:val="Hyperlink"/>
                <w:noProof/>
              </w:rPr>
              <w:t>How to Make a Shortcut Application (newer versions of Android—Android 4.0 and later)</w:t>
            </w:r>
            <w:r w:rsidR="00F11A10">
              <w:rPr>
                <w:noProof/>
                <w:webHidden/>
              </w:rPr>
              <w:tab/>
            </w:r>
            <w:r w:rsidR="00F11A10">
              <w:rPr>
                <w:noProof/>
                <w:webHidden/>
              </w:rPr>
              <w:fldChar w:fldCharType="begin"/>
            </w:r>
            <w:r w:rsidR="00F11A10">
              <w:rPr>
                <w:noProof/>
                <w:webHidden/>
              </w:rPr>
              <w:instrText xml:space="preserve"> PAGEREF _Toc444180497 \h </w:instrText>
            </w:r>
            <w:r w:rsidR="00F11A10">
              <w:rPr>
                <w:noProof/>
                <w:webHidden/>
              </w:rPr>
            </w:r>
            <w:r w:rsidR="00F11A10">
              <w:rPr>
                <w:noProof/>
                <w:webHidden/>
              </w:rPr>
              <w:fldChar w:fldCharType="separate"/>
            </w:r>
            <w:r w:rsidR="00F11A10">
              <w:rPr>
                <w:noProof/>
                <w:webHidden/>
              </w:rPr>
              <w:t>206</w:t>
            </w:r>
            <w:r w:rsidR="00F11A10">
              <w:rPr>
                <w:noProof/>
                <w:webHidden/>
              </w:rPr>
              <w:fldChar w:fldCharType="end"/>
            </w:r>
          </w:hyperlink>
        </w:p>
        <w:p w:rsidR="00F11A10" w:rsidRDefault="00216A49">
          <w:pPr>
            <w:pStyle w:val="TOC2"/>
            <w:rPr>
              <w:rFonts w:eastAsiaTheme="minorEastAsia"/>
              <w:noProof/>
            </w:rPr>
          </w:pPr>
          <w:hyperlink w:anchor="_Toc444180498" w:history="1">
            <w:r w:rsidR="00F11A10" w:rsidRPr="008C6C9F">
              <w:rPr>
                <w:rStyle w:val="Hyperlink"/>
                <w:noProof/>
              </w:rPr>
              <w:t>What you need to know</w:t>
            </w:r>
            <w:r w:rsidR="00F11A10">
              <w:rPr>
                <w:noProof/>
                <w:webHidden/>
              </w:rPr>
              <w:tab/>
            </w:r>
            <w:r w:rsidR="00F11A10">
              <w:rPr>
                <w:noProof/>
                <w:webHidden/>
              </w:rPr>
              <w:fldChar w:fldCharType="begin"/>
            </w:r>
            <w:r w:rsidR="00F11A10">
              <w:rPr>
                <w:noProof/>
                <w:webHidden/>
              </w:rPr>
              <w:instrText xml:space="preserve"> PAGEREF _Toc444180498 \h </w:instrText>
            </w:r>
            <w:r w:rsidR="00F11A10">
              <w:rPr>
                <w:noProof/>
                <w:webHidden/>
              </w:rPr>
            </w:r>
            <w:r w:rsidR="00F11A10">
              <w:rPr>
                <w:noProof/>
                <w:webHidden/>
              </w:rPr>
              <w:fldChar w:fldCharType="separate"/>
            </w:r>
            <w:r w:rsidR="00F11A10">
              <w:rPr>
                <w:noProof/>
                <w:webHidden/>
              </w:rPr>
              <w:t>207</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499" w:history="1">
            <w:r w:rsidR="00F11A10" w:rsidRPr="008C6C9F">
              <w:rPr>
                <w:rStyle w:val="Hyperlink"/>
                <w:noProof/>
              </w:rPr>
              <w:t>Appendix D – Building a Standalone Application</w:t>
            </w:r>
            <w:r w:rsidR="00F11A10">
              <w:rPr>
                <w:noProof/>
                <w:webHidden/>
              </w:rPr>
              <w:tab/>
            </w:r>
            <w:r w:rsidR="00F11A10">
              <w:rPr>
                <w:noProof/>
                <w:webHidden/>
              </w:rPr>
              <w:fldChar w:fldCharType="begin"/>
            </w:r>
            <w:r w:rsidR="00F11A10">
              <w:rPr>
                <w:noProof/>
                <w:webHidden/>
              </w:rPr>
              <w:instrText xml:space="preserve"> PAGEREF _Toc444180499 \h </w:instrText>
            </w:r>
            <w:r w:rsidR="00F11A10">
              <w:rPr>
                <w:noProof/>
                <w:webHidden/>
              </w:rPr>
            </w:r>
            <w:r w:rsidR="00F11A10">
              <w:rPr>
                <w:noProof/>
                <w:webHidden/>
              </w:rPr>
              <w:fldChar w:fldCharType="separate"/>
            </w:r>
            <w:r w:rsidR="00F11A10">
              <w:rPr>
                <w:noProof/>
                <w:webHidden/>
              </w:rPr>
              <w:t>208</w:t>
            </w:r>
            <w:r w:rsidR="00F11A10">
              <w:rPr>
                <w:noProof/>
                <w:webHidden/>
              </w:rPr>
              <w:fldChar w:fldCharType="end"/>
            </w:r>
          </w:hyperlink>
        </w:p>
        <w:p w:rsidR="00F11A10" w:rsidRDefault="00216A49">
          <w:pPr>
            <w:pStyle w:val="TOC2"/>
            <w:rPr>
              <w:rFonts w:eastAsiaTheme="minorEastAsia"/>
              <w:noProof/>
            </w:rPr>
          </w:pPr>
          <w:hyperlink w:anchor="_Toc444180500" w:history="1">
            <w:r w:rsidR="00F11A10" w:rsidRPr="008C6C9F">
              <w:rPr>
                <w:rStyle w:val="Hyperlink"/>
                <w:noProof/>
              </w:rPr>
              <w:t>Introduction</w:t>
            </w:r>
            <w:r w:rsidR="00F11A10">
              <w:rPr>
                <w:noProof/>
                <w:webHidden/>
              </w:rPr>
              <w:tab/>
            </w:r>
            <w:r w:rsidR="00F11A10">
              <w:rPr>
                <w:noProof/>
                <w:webHidden/>
              </w:rPr>
              <w:fldChar w:fldCharType="begin"/>
            </w:r>
            <w:r w:rsidR="00F11A10">
              <w:rPr>
                <w:noProof/>
                <w:webHidden/>
              </w:rPr>
              <w:instrText xml:space="preserve"> PAGEREF _Toc444180500 \h </w:instrText>
            </w:r>
            <w:r w:rsidR="00F11A10">
              <w:rPr>
                <w:noProof/>
                <w:webHidden/>
              </w:rPr>
            </w:r>
            <w:r w:rsidR="00F11A10">
              <w:rPr>
                <w:noProof/>
                <w:webHidden/>
              </w:rPr>
              <w:fldChar w:fldCharType="separate"/>
            </w:r>
            <w:r w:rsidR="00F11A10">
              <w:rPr>
                <w:noProof/>
                <w:webHidden/>
              </w:rPr>
              <w:t>208</w:t>
            </w:r>
            <w:r w:rsidR="00F11A10">
              <w:rPr>
                <w:noProof/>
                <w:webHidden/>
              </w:rPr>
              <w:fldChar w:fldCharType="end"/>
            </w:r>
          </w:hyperlink>
        </w:p>
        <w:p w:rsidR="00F11A10" w:rsidRDefault="00216A49">
          <w:pPr>
            <w:pStyle w:val="TOC2"/>
            <w:rPr>
              <w:rFonts w:eastAsiaTheme="minorEastAsia"/>
              <w:noProof/>
            </w:rPr>
          </w:pPr>
          <w:hyperlink w:anchor="_Toc444180501" w:history="1">
            <w:r w:rsidR="00F11A10" w:rsidRPr="008C6C9F">
              <w:rPr>
                <w:rStyle w:val="Hyperlink"/>
                <w:noProof/>
              </w:rPr>
              <w:t>License Information</w:t>
            </w:r>
            <w:r w:rsidR="00F11A10">
              <w:rPr>
                <w:noProof/>
                <w:webHidden/>
              </w:rPr>
              <w:tab/>
            </w:r>
            <w:r w:rsidR="00F11A10">
              <w:rPr>
                <w:noProof/>
                <w:webHidden/>
              </w:rPr>
              <w:fldChar w:fldCharType="begin"/>
            </w:r>
            <w:r w:rsidR="00F11A10">
              <w:rPr>
                <w:noProof/>
                <w:webHidden/>
              </w:rPr>
              <w:instrText xml:space="preserve"> PAGEREF _Toc444180501 \h </w:instrText>
            </w:r>
            <w:r w:rsidR="00F11A10">
              <w:rPr>
                <w:noProof/>
                <w:webHidden/>
              </w:rPr>
            </w:r>
            <w:r w:rsidR="00F11A10">
              <w:rPr>
                <w:noProof/>
                <w:webHidden/>
              </w:rPr>
              <w:fldChar w:fldCharType="separate"/>
            </w:r>
            <w:r w:rsidR="00F11A10">
              <w:rPr>
                <w:noProof/>
                <w:webHidden/>
              </w:rPr>
              <w:t>208</w:t>
            </w:r>
            <w:r w:rsidR="00F11A10">
              <w:rPr>
                <w:noProof/>
                <w:webHidden/>
              </w:rPr>
              <w:fldChar w:fldCharType="end"/>
            </w:r>
          </w:hyperlink>
        </w:p>
        <w:p w:rsidR="00F11A10" w:rsidRDefault="00216A49">
          <w:pPr>
            <w:pStyle w:val="TOC2"/>
            <w:rPr>
              <w:rFonts w:eastAsiaTheme="minorEastAsia"/>
              <w:noProof/>
            </w:rPr>
          </w:pPr>
          <w:hyperlink w:anchor="_Toc444180502" w:history="1">
            <w:r w:rsidR="00F11A10" w:rsidRPr="008C6C9F">
              <w:rPr>
                <w:rStyle w:val="Hyperlink"/>
                <w:noProof/>
              </w:rPr>
              <w:t>Before You Start</w:t>
            </w:r>
            <w:r w:rsidR="00F11A10">
              <w:rPr>
                <w:noProof/>
                <w:webHidden/>
              </w:rPr>
              <w:tab/>
            </w:r>
            <w:r w:rsidR="00F11A10">
              <w:rPr>
                <w:noProof/>
                <w:webHidden/>
              </w:rPr>
              <w:fldChar w:fldCharType="begin"/>
            </w:r>
            <w:r w:rsidR="00F11A10">
              <w:rPr>
                <w:noProof/>
                <w:webHidden/>
              </w:rPr>
              <w:instrText xml:space="preserve"> PAGEREF _Toc444180502 \h </w:instrText>
            </w:r>
            <w:r w:rsidR="00F11A10">
              <w:rPr>
                <w:noProof/>
                <w:webHidden/>
              </w:rPr>
            </w:r>
            <w:r w:rsidR="00F11A10">
              <w:rPr>
                <w:noProof/>
                <w:webHidden/>
              </w:rPr>
              <w:fldChar w:fldCharType="separate"/>
            </w:r>
            <w:r w:rsidR="00F11A10">
              <w:rPr>
                <w:noProof/>
                <w:webHidden/>
              </w:rPr>
              <w:t>208</w:t>
            </w:r>
            <w:r w:rsidR="00F11A10">
              <w:rPr>
                <w:noProof/>
                <w:webHidden/>
              </w:rPr>
              <w:fldChar w:fldCharType="end"/>
            </w:r>
          </w:hyperlink>
        </w:p>
        <w:p w:rsidR="00F11A10" w:rsidRDefault="00216A49">
          <w:pPr>
            <w:pStyle w:val="TOC2"/>
            <w:rPr>
              <w:rFonts w:eastAsiaTheme="minorEastAsia"/>
              <w:noProof/>
            </w:rPr>
          </w:pPr>
          <w:hyperlink w:anchor="_Toc444180503" w:history="1">
            <w:r w:rsidR="00F11A10" w:rsidRPr="008C6C9F">
              <w:rPr>
                <w:rStyle w:val="Hyperlink"/>
                <w:noProof/>
              </w:rPr>
              <w:t>Setting Up the Development Environment</w:t>
            </w:r>
            <w:r w:rsidR="00F11A10">
              <w:rPr>
                <w:noProof/>
                <w:webHidden/>
              </w:rPr>
              <w:tab/>
            </w:r>
            <w:r w:rsidR="00F11A10">
              <w:rPr>
                <w:noProof/>
                <w:webHidden/>
              </w:rPr>
              <w:fldChar w:fldCharType="begin"/>
            </w:r>
            <w:r w:rsidR="00F11A10">
              <w:rPr>
                <w:noProof/>
                <w:webHidden/>
              </w:rPr>
              <w:instrText xml:space="preserve"> PAGEREF _Toc444180503 \h </w:instrText>
            </w:r>
            <w:r w:rsidR="00F11A10">
              <w:rPr>
                <w:noProof/>
                <w:webHidden/>
              </w:rPr>
            </w:r>
            <w:r w:rsidR="00F11A10">
              <w:rPr>
                <w:noProof/>
                <w:webHidden/>
              </w:rPr>
              <w:fldChar w:fldCharType="separate"/>
            </w:r>
            <w:r w:rsidR="00F11A10">
              <w:rPr>
                <w:noProof/>
                <w:webHidden/>
              </w:rPr>
              <w:t>208</w:t>
            </w:r>
            <w:r w:rsidR="00F11A10">
              <w:rPr>
                <w:noProof/>
                <w:webHidden/>
              </w:rPr>
              <w:fldChar w:fldCharType="end"/>
            </w:r>
          </w:hyperlink>
        </w:p>
        <w:p w:rsidR="00F11A10" w:rsidRDefault="00216A49">
          <w:pPr>
            <w:pStyle w:val="TOC2"/>
            <w:rPr>
              <w:rFonts w:eastAsiaTheme="minorEastAsia"/>
              <w:noProof/>
            </w:rPr>
          </w:pPr>
          <w:hyperlink w:anchor="_Toc444180504" w:history="1">
            <w:r w:rsidR="00F11A10" w:rsidRPr="008C6C9F">
              <w:rPr>
                <w:rStyle w:val="Hyperlink"/>
                <w:noProof/>
              </w:rPr>
              <w:t>Download the BASIC! Source Code from the GitHub Repository</w:t>
            </w:r>
            <w:r w:rsidR="00F11A10">
              <w:rPr>
                <w:noProof/>
                <w:webHidden/>
              </w:rPr>
              <w:tab/>
            </w:r>
            <w:r w:rsidR="00F11A10">
              <w:rPr>
                <w:noProof/>
                <w:webHidden/>
              </w:rPr>
              <w:fldChar w:fldCharType="begin"/>
            </w:r>
            <w:r w:rsidR="00F11A10">
              <w:rPr>
                <w:noProof/>
                <w:webHidden/>
              </w:rPr>
              <w:instrText xml:space="preserve"> PAGEREF _Toc444180504 \h </w:instrText>
            </w:r>
            <w:r w:rsidR="00F11A10">
              <w:rPr>
                <w:noProof/>
                <w:webHidden/>
              </w:rPr>
            </w:r>
            <w:r w:rsidR="00F11A10">
              <w:rPr>
                <w:noProof/>
                <w:webHidden/>
              </w:rPr>
              <w:fldChar w:fldCharType="separate"/>
            </w:r>
            <w:r w:rsidR="00F11A10">
              <w:rPr>
                <w:noProof/>
                <w:webHidden/>
              </w:rPr>
              <w:t>209</w:t>
            </w:r>
            <w:r w:rsidR="00F11A10">
              <w:rPr>
                <w:noProof/>
                <w:webHidden/>
              </w:rPr>
              <w:fldChar w:fldCharType="end"/>
            </w:r>
          </w:hyperlink>
        </w:p>
        <w:p w:rsidR="00F11A10" w:rsidRDefault="00216A49">
          <w:pPr>
            <w:pStyle w:val="TOC2"/>
            <w:rPr>
              <w:rFonts w:eastAsiaTheme="minorEastAsia"/>
              <w:noProof/>
            </w:rPr>
          </w:pPr>
          <w:hyperlink w:anchor="_Toc444180505" w:history="1">
            <w:r w:rsidR="00F11A10" w:rsidRPr="008C6C9F">
              <w:rPr>
                <w:rStyle w:val="Hyperlink"/>
                <w:noProof/>
              </w:rPr>
              <w:t>Download the BASIC! Source Code from the Legacy Archive</w:t>
            </w:r>
            <w:r w:rsidR="00F11A10">
              <w:rPr>
                <w:noProof/>
                <w:webHidden/>
              </w:rPr>
              <w:tab/>
            </w:r>
            <w:r w:rsidR="00F11A10">
              <w:rPr>
                <w:noProof/>
                <w:webHidden/>
              </w:rPr>
              <w:fldChar w:fldCharType="begin"/>
            </w:r>
            <w:r w:rsidR="00F11A10">
              <w:rPr>
                <w:noProof/>
                <w:webHidden/>
              </w:rPr>
              <w:instrText xml:space="preserve"> PAGEREF _Toc444180505 \h </w:instrText>
            </w:r>
            <w:r w:rsidR="00F11A10">
              <w:rPr>
                <w:noProof/>
                <w:webHidden/>
              </w:rPr>
            </w:r>
            <w:r w:rsidR="00F11A10">
              <w:rPr>
                <w:noProof/>
                <w:webHidden/>
              </w:rPr>
              <w:fldChar w:fldCharType="separate"/>
            </w:r>
            <w:r w:rsidR="00F11A10">
              <w:rPr>
                <w:noProof/>
                <w:webHidden/>
              </w:rPr>
              <w:t>209</w:t>
            </w:r>
            <w:r w:rsidR="00F11A10">
              <w:rPr>
                <w:noProof/>
                <w:webHidden/>
              </w:rPr>
              <w:fldChar w:fldCharType="end"/>
            </w:r>
          </w:hyperlink>
        </w:p>
        <w:p w:rsidR="00F11A10" w:rsidRDefault="00216A49">
          <w:pPr>
            <w:pStyle w:val="TOC2"/>
            <w:rPr>
              <w:rFonts w:eastAsiaTheme="minorEastAsia"/>
              <w:noProof/>
            </w:rPr>
          </w:pPr>
          <w:hyperlink w:anchor="_Toc444180506" w:history="1">
            <w:r w:rsidR="00F11A10" w:rsidRPr="008C6C9F">
              <w:rPr>
                <w:rStyle w:val="Hyperlink"/>
                <w:noProof/>
              </w:rPr>
              <w:t>Create a New Project in Eclipse</w:t>
            </w:r>
            <w:r w:rsidR="00F11A10">
              <w:rPr>
                <w:noProof/>
                <w:webHidden/>
              </w:rPr>
              <w:tab/>
            </w:r>
            <w:r w:rsidR="00F11A10">
              <w:rPr>
                <w:noProof/>
                <w:webHidden/>
              </w:rPr>
              <w:fldChar w:fldCharType="begin"/>
            </w:r>
            <w:r w:rsidR="00F11A10">
              <w:rPr>
                <w:noProof/>
                <w:webHidden/>
              </w:rPr>
              <w:instrText xml:space="preserve"> PAGEREF _Toc444180506 \h </w:instrText>
            </w:r>
            <w:r w:rsidR="00F11A10">
              <w:rPr>
                <w:noProof/>
                <w:webHidden/>
              </w:rPr>
            </w:r>
            <w:r w:rsidR="00F11A10">
              <w:rPr>
                <w:noProof/>
                <w:webHidden/>
              </w:rPr>
              <w:fldChar w:fldCharType="separate"/>
            </w:r>
            <w:r w:rsidR="00F11A10">
              <w:rPr>
                <w:noProof/>
                <w:webHidden/>
              </w:rPr>
              <w:t>210</w:t>
            </w:r>
            <w:r w:rsidR="00F11A10">
              <w:rPr>
                <w:noProof/>
                <w:webHidden/>
              </w:rPr>
              <w:fldChar w:fldCharType="end"/>
            </w:r>
          </w:hyperlink>
        </w:p>
        <w:p w:rsidR="00F11A10" w:rsidRDefault="00216A49">
          <w:pPr>
            <w:pStyle w:val="TOC2"/>
            <w:rPr>
              <w:rFonts w:eastAsiaTheme="minorEastAsia"/>
              <w:noProof/>
            </w:rPr>
          </w:pPr>
          <w:hyperlink w:anchor="_Toc444180507" w:history="1">
            <w:r w:rsidR="00F11A10" w:rsidRPr="008C6C9F">
              <w:rPr>
                <w:rStyle w:val="Hyperlink"/>
                <w:noProof/>
              </w:rPr>
              <w:t>Rename the Package</w:t>
            </w:r>
            <w:r w:rsidR="00F11A10">
              <w:rPr>
                <w:noProof/>
                <w:webHidden/>
              </w:rPr>
              <w:tab/>
            </w:r>
            <w:r w:rsidR="00F11A10">
              <w:rPr>
                <w:noProof/>
                <w:webHidden/>
              </w:rPr>
              <w:fldChar w:fldCharType="begin"/>
            </w:r>
            <w:r w:rsidR="00F11A10">
              <w:rPr>
                <w:noProof/>
                <w:webHidden/>
              </w:rPr>
              <w:instrText xml:space="preserve"> PAGEREF _Toc444180507 \h </w:instrText>
            </w:r>
            <w:r w:rsidR="00F11A10">
              <w:rPr>
                <w:noProof/>
                <w:webHidden/>
              </w:rPr>
            </w:r>
            <w:r w:rsidR="00F11A10">
              <w:rPr>
                <w:noProof/>
                <w:webHidden/>
              </w:rPr>
              <w:fldChar w:fldCharType="separate"/>
            </w:r>
            <w:r w:rsidR="00F11A10">
              <w:rPr>
                <w:noProof/>
                <w:webHidden/>
              </w:rPr>
              <w:t>211</w:t>
            </w:r>
            <w:r w:rsidR="00F11A10">
              <w:rPr>
                <w:noProof/>
                <w:webHidden/>
              </w:rPr>
              <w:fldChar w:fldCharType="end"/>
            </w:r>
          </w:hyperlink>
        </w:p>
        <w:p w:rsidR="00F11A10" w:rsidRDefault="00216A49">
          <w:pPr>
            <w:pStyle w:val="TOC3"/>
            <w:rPr>
              <w:rFonts w:eastAsiaTheme="minorEastAsia"/>
              <w:noProof/>
            </w:rPr>
          </w:pPr>
          <w:hyperlink w:anchor="_Toc444180508" w:history="1">
            <w:r w:rsidR="00F11A10" w:rsidRPr="008C6C9F">
              <w:rPr>
                <w:rStyle w:val="Hyperlink"/>
                <w:noProof/>
              </w:rPr>
              <w:t>In Eclipse</w:t>
            </w:r>
            <w:r w:rsidR="00F11A10">
              <w:rPr>
                <w:noProof/>
                <w:webHidden/>
              </w:rPr>
              <w:tab/>
            </w:r>
            <w:r w:rsidR="00F11A10">
              <w:rPr>
                <w:noProof/>
                <w:webHidden/>
              </w:rPr>
              <w:fldChar w:fldCharType="begin"/>
            </w:r>
            <w:r w:rsidR="00F11A10">
              <w:rPr>
                <w:noProof/>
                <w:webHidden/>
              </w:rPr>
              <w:instrText xml:space="preserve"> PAGEREF _Toc444180508 \h </w:instrText>
            </w:r>
            <w:r w:rsidR="00F11A10">
              <w:rPr>
                <w:noProof/>
                <w:webHidden/>
              </w:rPr>
            </w:r>
            <w:r w:rsidR="00F11A10">
              <w:rPr>
                <w:noProof/>
                <w:webHidden/>
              </w:rPr>
              <w:fldChar w:fldCharType="separate"/>
            </w:r>
            <w:r w:rsidR="00F11A10">
              <w:rPr>
                <w:noProof/>
                <w:webHidden/>
              </w:rPr>
              <w:t>211</w:t>
            </w:r>
            <w:r w:rsidR="00F11A10">
              <w:rPr>
                <w:noProof/>
                <w:webHidden/>
              </w:rPr>
              <w:fldChar w:fldCharType="end"/>
            </w:r>
          </w:hyperlink>
        </w:p>
        <w:p w:rsidR="00F11A10" w:rsidRDefault="00216A49">
          <w:pPr>
            <w:pStyle w:val="TOC3"/>
            <w:rPr>
              <w:rFonts w:eastAsiaTheme="minorEastAsia"/>
              <w:noProof/>
            </w:rPr>
          </w:pPr>
          <w:hyperlink w:anchor="_Toc444180509" w:history="1">
            <w:r w:rsidR="00F11A10" w:rsidRPr="008C6C9F">
              <w:rPr>
                <w:rStyle w:val="Hyperlink"/>
                <w:noProof/>
              </w:rPr>
              <w:t>Other IDEs</w:t>
            </w:r>
            <w:r w:rsidR="00F11A10">
              <w:rPr>
                <w:noProof/>
                <w:webHidden/>
              </w:rPr>
              <w:tab/>
            </w:r>
            <w:r w:rsidR="00F11A10">
              <w:rPr>
                <w:noProof/>
                <w:webHidden/>
              </w:rPr>
              <w:fldChar w:fldCharType="begin"/>
            </w:r>
            <w:r w:rsidR="00F11A10">
              <w:rPr>
                <w:noProof/>
                <w:webHidden/>
              </w:rPr>
              <w:instrText xml:space="preserve"> PAGEREF _Toc444180509 \h </w:instrText>
            </w:r>
            <w:r w:rsidR="00F11A10">
              <w:rPr>
                <w:noProof/>
                <w:webHidden/>
              </w:rPr>
            </w:r>
            <w:r w:rsidR="00F11A10">
              <w:rPr>
                <w:noProof/>
                <w:webHidden/>
              </w:rPr>
              <w:fldChar w:fldCharType="separate"/>
            </w:r>
            <w:r w:rsidR="00F11A10">
              <w:rPr>
                <w:noProof/>
                <w:webHidden/>
              </w:rPr>
              <w:t>212</w:t>
            </w:r>
            <w:r w:rsidR="00F11A10">
              <w:rPr>
                <w:noProof/>
                <w:webHidden/>
              </w:rPr>
              <w:fldChar w:fldCharType="end"/>
            </w:r>
          </w:hyperlink>
        </w:p>
        <w:p w:rsidR="00F11A10" w:rsidRDefault="00216A49">
          <w:pPr>
            <w:pStyle w:val="TOC3"/>
            <w:rPr>
              <w:rFonts w:eastAsiaTheme="minorEastAsia"/>
              <w:noProof/>
            </w:rPr>
          </w:pPr>
          <w:hyperlink w:anchor="_Toc444180510" w:history="1">
            <w:r w:rsidR="00F11A10" w:rsidRPr="008C6C9F">
              <w:rPr>
                <w:rStyle w:val="Hyperlink"/>
                <w:noProof/>
              </w:rPr>
              <w:t>Renaming complete</w:t>
            </w:r>
            <w:r w:rsidR="00F11A10">
              <w:rPr>
                <w:noProof/>
                <w:webHidden/>
              </w:rPr>
              <w:tab/>
            </w:r>
            <w:r w:rsidR="00F11A10">
              <w:rPr>
                <w:noProof/>
                <w:webHidden/>
              </w:rPr>
              <w:fldChar w:fldCharType="begin"/>
            </w:r>
            <w:r w:rsidR="00F11A10">
              <w:rPr>
                <w:noProof/>
                <w:webHidden/>
              </w:rPr>
              <w:instrText xml:space="preserve"> PAGEREF _Toc444180510 \h </w:instrText>
            </w:r>
            <w:r w:rsidR="00F11A10">
              <w:rPr>
                <w:noProof/>
                <w:webHidden/>
              </w:rPr>
            </w:r>
            <w:r w:rsidR="00F11A10">
              <w:rPr>
                <w:noProof/>
                <w:webHidden/>
              </w:rPr>
              <w:fldChar w:fldCharType="separate"/>
            </w:r>
            <w:r w:rsidR="00F11A10">
              <w:rPr>
                <w:noProof/>
                <w:webHidden/>
              </w:rPr>
              <w:t>213</w:t>
            </w:r>
            <w:r w:rsidR="00F11A10">
              <w:rPr>
                <w:noProof/>
                <w:webHidden/>
              </w:rPr>
              <w:fldChar w:fldCharType="end"/>
            </w:r>
          </w:hyperlink>
        </w:p>
        <w:p w:rsidR="00F11A10" w:rsidRDefault="00216A49">
          <w:pPr>
            <w:pStyle w:val="TOC2"/>
            <w:rPr>
              <w:rFonts w:eastAsiaTheme="minorEastAsia"/>
              <w:noProof/>
            </w:rPr>
          </w:pPr>
          <w:hyperlink w:anchor="_Toc444180511" w:history="1">
            <w:r w:rsidR="00F11A10" w:rsidRPr="008C6C9F">
              <w:rPr>
                <w:rStyle w:val="Hyperlink"/>
                <w:noProof/>
              </w:rPr>
              <w:t>Modifications to setup.xml</w:t>
            </w:r>
            <w:r w:rsidR="00F11A10">
              <w:rPr>
                <w:noProof/>
                <w:webHidden/>
              </w:rPr>
              <w:tab/>
            </w:r>
            <w:r w:rsidR="00F11A10">
              <w:rPr>
                <w:noProof/>
                <w:webHidden/>
              </w:rPr>
              <w:fldChar w:fldCharType="begin"/>
            </w:r>
            <w:r w:rsidR="00F11A10">
              <w:rPr>
                <w:noProof/>
                <w:webHidden/>
              </w:rPr>
              <w:instrText xml:space="preserve"> PAGEREF _Toc444180511 \h </w:instrText>
            </w:r>
            <w:r w:rsidR="00F11A10">
              <w:rPr>
                <w:noProof/>
                <w:webHidden/>
              </w:rPr>
            </w:r>
            <w:r w:rsidR="00F11A10">
              <w:rPr>
                <w:noProof/>
                <w:webHidden/>
              </w:rPr>
              <w:fldChar w:fldCharType="separate"/>
            </w:r>
            <w:r w:rsidR="00F11A10">
              <w:rPr>
                <w:noProof/>
                <w:webHidden/>
              </w:rPr>
              <w:t>213</w:t>
            </w:r>
            <w:r w:rsidR="00F11A10">
              <w:rPr>
                <w:noProof/>
                <w:webHidden/>
              </w:rPr>
              <w:fldChar w:fldCharType="end"/>
            </w:r>
          </w:hyperlink>
        </w:p>
        <w:p w:rsidR="00F11A10" w:rsidRDefault="00216A49">
          <w:pPr>
            <w:pStyle w:val="TOC2"/>
            <w:rPr>
              <w:rFonts w:eastAsiaTheme="minorEastAsia"/>
              <w:noProof/>
            </w:rPr>
          </w:pPr>
          <w:hyperlink w:anchor="_Toc444180512" w:history="1">
            <w:r w:rsidR="00F11A10" w:rsidRPr="008C6C9F">
              <w:rPr>
                <w:rStyle w:val="Hyperlink"/>
                <w:noProof/>
              </w:rPr>
              <w:t>Advanced Customization with setup.xml</w:t>
            </w:r>
            <w:r w:rsidR="00F11A10">
              <w:rPr>
                <w:noProof/>
                <w:webHidden/>
              </w:rPr>
              <w:tab/>
            </w:r>
            <w:r w:rsidR="00F11A10">
              <w:rPr>
                <w:noProof/>
                <w:webHidden/>
              </w:rPr>
              <w:fldChar w:fldCharType="begin"/>
            </w:r>
            <w:r w:rsidR="00F11A10">
              <w:rPr>
                <w:noProof/>
                <w:webHidden/>
              </w:rPr>
              <w:instrText xml:space="preserve"> PAGEREF _Toc444180512 \h </w:instrText>
            </w:r>
            <w:r w:rsidR="00F11A10">
              <w:rPr>
                <w:noProof/>
                <w:webHidden/>
              </w:rPr>
            </w:r>
            <w:r w:rsidR="00F11A10">
              <w:rPr>
                <w:noProof/>
                <w:webHidden/>
              </w:rPr>
              <w:fldChar w:fldCharType="separate"/>
            </w:r>
            <w:r w:rsidR="00F11A10">
              <w:rPr>
                <w:noProof/>
                <w:webHidden/>
              </w:rPr>
              <w:t>214</w:t>
            </w:r>
            <w:r w:rsidR="00F11A10">
              <w:rPr>
                <w:noProof/>
                <w:webHidden/>
              </w:rPr>
              <w:fldChar w:fldCharType="end"/>
            </w:r>
          </w:hyperlink>
        </w:p>
        <w:p w:rsidR="00F11A10" w:rsidRDefault="00216A49">
          <w:pPr>
            <w:pStyle w:val="TOC2"/>
            <w:rPr>
              <w:rFonts w:eastAsiaTheme="minorEastAsia"/>
              <w:noProof/>
            </w:rPr>
          </w:pPr>
          <w:hyperlink w:anchor="_Toc444180513" w:history="1">
            <w:r w:rsidR="00F11A10" w:rsidRPr="008C6C9F">
              <w:rPr>
                <w:rStyle w:val="Hyperlink"/>
                <w:noProof/>
              </w:rPr>
              <w:t>Files and Resources</w:t>
            </w:r>
            <w:r w:rsidR="00F11A10">
              <w:rPr>
                <w:noProof/>
                <w:webHidden/>
              </w:rPr>
              <w:tab/>
            </w:r>
            <w:r w:rsidR="00F11A10">
              <w:rPr>
                <w:noProof/>
                <w:webHidden/>
              </w:rPr>
              <w:fldChar w:fldCharType="begin"/>
            </w:r>
            <w:r w:rsidR="00F11A10">
              <w:rPr>
                <w:noProof/>
                <w:webHidden/>
              </w:rPr>
              <w:instrText xml:space="preserve"> PAGEREF _Toc444180513 \h </w:instrText>
            </w:r>
            <w:r w:rsidR="00F11A10">
              <w:rPr>
                <w:noProof/>
                <w:webHidden/>
              </w:rPr>
            </w:r>
            <w:r w:rsidR="00F11A10">
              <w:rPr>
                <w:noProof/>
                <w:webHidden/>
              </w:rPr>
              <w:fldChar w:fldCharType="separate"/>
            </w:r>
            <w:r w:rsidR="00F11A10">
              <w:rPr>
                <w:noProof/>
                <w:webHidden/>
              </w:rPr>
              <w:t>216</w:t>
            </w:r>
            <w:r w:rsidR="00F11A10">
              <w:rPr>
                <w:noProof/>
                <w:webHidden/>
              </w:rPr>
              <w:fldChar w:fldCharType="end"/>
            </w:r>
          </w:hyperlink>
        </w:p>
        <w:p w:rsidR="00F11A10" w:rsidRDefault="00216A49">
          <w:pPr>
            <w:pStyle w:val="TOC2"/>
            <w:rPr>
              <w:rFonts w:eastAsiaTheme="minorEastAsia"/>
              <w:noProof/>
            </w:rPr>
          </w:pPr>
          <w:hyperlink w:anchor="_Toc444180514" w:history="1">
            <w:r w:rsidR="00F11A10" w:rsidRPr="008C6C9F">
              <w:rPr>
                <w:rStyle w:val="Hyperlink"/>
                <w:noProof/>
              </w:rPr>
              <w:t>Testing the APK</w:t>
            </w:r>
            <w:r w:rsidR="00F11A10">
              <w:rPr>
                <w:noProof/>
                <w:webHidden/>
              </w:rPr>
              <w:tab/>
            </w:r>
            <w:r w:rsidR="00F11A10">
              <w:rPr>
                <w:noProof/>
                <w:webHidden/>
              </w:rPr>
              <w:fldChar w:fldCharType="begin"/>
            </w:r>
            <w:r w:rsidR="00F11A10">
              <w:rPr>
                <w:noProof/>
                <w:webHidden/>
              </w:rPr>
              <w:instrText xml:space="preserve"> PAGEREF _Toc444180514 \h </w:instrText>
            </w:r>
            <w:r w:rsidR="00F11A10">
              <w:rPr>
                <w:noProof/>
                <w:webHidden/>
              </w:rPr>
            </w:r>
            <w:r w:rsidR="00F11A10">
              <w:rPr>
                <w:noProof/>
                <w:webHidden/>
              </w:rPr>
              <w:fldChar w:fldCharType="separate"/>
            </w:r>
            <w:r w:rsidR="00F11A10">
              <w:rPr>
                <w:noProof/>
                <w:webHidden/>
              </w:rPr>
              <w:t>217</w:t>
            </w:r>
            <w:r w:rsidR="00F11A10">
              <w:rPr>
                <w:noProof/>
                <w:webHidden/>
              </w:rPr>
              <w:fldChar w:fldCharType="end"/>
            </w:r>
          </w:hyperlink>
        </w:p>
        <w:p w:rsidR="00F11A10" w:rsidRDefault="00216A49">
          <w:pPr>
            <w:pStyle w:val="TOC2"/>
            <w:rPr>
              <w:rFonts w:eastAsiaTheme="minorEastAsia"/>
              <w:noProof/>
            </w:rPr>
          </w:pPr>
          <w:hyperlink w:anchor="_Toc444180515" w:history="1">
            <w:r w:rsidR="00F11A10" w:rsidRPr="008C6C9F">
              <w:rPr>
                <w:rStyle w:val="Hyperlink"/>
                <w:noProof/>
              </w:rPr>
              <w:t>Installing a BASIC! Program into the Application</w:t>
            </w:r>
            <w:r w:rsidR="00F11A10">
              <w:rPr>
                <w:noProof/>
                <w:webHidden/>
              </w:rPr>
              <w:tab/>
            </w:r>
            <w:r w:rsidR="00F11A10">
              <w:rPr>
                <w:noProof/>
                <w:webHidden/>
              </w:rPr>
              <w:fldChar w:fldCharType="begin"/>
            </w:r>
            <w:r w:rsidR="00F11A10">
              <w:rPr>
                <w:noProof/>
                <w:webHidden/>
              </w:rPr>
              <w:instrText xml:space="preserve"> PAGEREF _Toc444180515 \h </w:instrText>
            </w:r>
            <w:r w:rsidR="00F11A10">
              <w:rPr>
                <w:noProof/>
                <w:webHidden/>
              </w:rPr>
            </w:r>
            <w:r w:rsidR="00F11A10">
              <w:rPr>
                <w:noProof/>
                <w:webHidden/>
              </w:rPr>
              <w:fldChar w:fldCharType="separate"/>
            </w:r>
            <w:r w:rsidR="00F11A10">
              <w:rPr>
                <w:noProof/>
                <w:webHidden/>
              </w:rPr>
              <w:t>218</w:t>
            </w:r>
            <w:r w:rsidR="00F11A10">
              <w:rPr>
                <w:noProof/>
                <w:webHidden/>
              </w:rPr>
              <w:fldChar w:fldCharType="end"/>
            </w:r>
          </w:hyperlink>
        </w:p>
        <w:p w:rsidR="00F11A10" w:rsidRDefault="00216A49">
          <w:pPr>
            <w:pStyle w:val="TOC2"/>
            <w:rPr>
              <w:rFonts w:eastAsiaTheme="minorEastAsia"/>
              <w:noProof/>
            </w:rPr>
          </w:pPr>
          <w:hyperlink w:anchor="_Toc444180516" w:history="1">
            <w:r w:rsidR="00F11A10" w:rsidRPr="008C6C9F">
              <w:rPr>
                <w:rStyle w:val="Hyperlink"/>
                <w:noProof/>
              </w:rPr>
              <w:t>Application Icons</w:t>
            </w:r>
            <w:r w:rsidR="00F11A10">
              <w:rPr>
                <w:noProof/>
                <w:webHidden/>
              </w:rPr>
              <w:tab/>
            </w:r>
            <w:r w:rsidR="00F11A10">
              <w:rPr>
                <w:noProof/>
                <w:webHidden/>
              </w:rPr>
              <w:fldChar w:fldCharType="begin"/>
            </w:r>
            <w:r w:rsidR="00F11A10">
              <w:rPr>
                <w:noProof/>
                <w:webHidden/>
              </w:rPr>
              <w:instrText xml:space="preserve"> PAGEREF _Toc444180516 \h </w:instrText>
            </w:r>
            <w:r w:rsidR="00F11A10">
              <w:rPr>
                <w:noProof/>
                <w:webHidden/>
              </w:rPr>
            </w:r>
            <w:r w:rsidR="00F11A10">
              <w:rPr>
                <w:noProof/>
                <w:webHidden/>
              </w:rPr>
              <w:fldChar w:fldCharType="separate"/>
            </w:r>
            <w:r w:rsidR="00F11A10">
              <w:rPr>
                <w:noProof/>
                <w:webHidden/>
              </w:rPr>
              <w:t>219</w:t>
            </w:r>
            <w:r w:rsidR="00F11A10">
              <w:rPr>
                <w:noProof/>
                <w:webHidden/>
              </w:rPr>
              <w:fldChar w:fldCharType="end"/>
            </w:r>
          </w:hyperlink>
        </w:p>
        <w:p w:rsidR="00F11A10" w:rsidRDefault="00216A49">
          <w:pPr>
            <w:pStyle w:val="TOC2"/>
            <w:rPr>
              <w:rFonts w:eastAsiaTheme="minorEastAsia"/>
              <w:noProof/>
            </w:rPr>
          </w:pPr>
          <w:hyperlink w:anchor="_Toc444180517" w:history="1">
            <w:r w:rsidR="00F11A10" w:rsidRPr="008C6C9F">
              <w:rPr>
                <w:rStyle w:val="Hyperlink"/>
                <w:noProof/>
              </w:rPr>
              <w:t>Modifications to the AndroidManifest.xml File</w:t>
            </w:r>
            <w:r w:rsidR="00F11A10">
              <w:rPr>
                <w:noProof/>
                <w:webHidden/>
              </w:rPr>
              <w:tab/>
            </w:r>
            <w:r w:rsidR="00F11A10">
              <w:rPr>
                <w:noProof/>
                <w:webHidden/>
              </w:rPr>
              <w:fldChar w:fldCharType="begin"/>
            </w:r>
            <w:r w:rsidR="00F11A10">
              <w:rPr>
                <w:noProof/>
                <w:webHidden/>
              </w:rPr>
              <w:instrText xml:space="preserve"> PAGEREF _Toc444180517 \h </w:instrText>
            </w:r>
            <w:r w:rsidR="00F11A10">
              <w:rPr>
                <w:noProof/>
                <w:webHidden/>
              </w:rPr>
            </w:r>
            <w:r w:rsidR="00F11A10">
              <w:rPr>
                <w:noProof/>
                <w:webHidden/>
              </w:rPr>
              <w:fldChar w:fldCharType="separate"/>
            </w:r>
            <w:r w:rsidR="00F11A10">
              <w:rPr>
                <w:noProof/>
                <w:webHidden/>
              </w:rPr>
              <w:t>220</w:t>
            </w:r>
            <w:r w:rsidR="00F11A10">
              <w:rPr>
                <w:noProof/>
                <w:webHidden/>
              </w:rPr>
              <w:fldChar w:fldCharType="end"/>
            </w:r>
          </w:hyperlink>
        </w:p>
        <w:p w:rsidR="00F11A10" w:rsidRDefault="00216A49">
          <w:pPr>
            <w:pStyle w:val="TOC3"/>
            <w:rPr>
              <w:rFonts w:eastAsiaTheme="minorEastAsia"/>
              <w:noProof/>
            </w:rPr>
          </w:pPr>
          <w:hyperlink w:anchor="_Toc444180518" w:history="1">
            <w:r w:rsidR="00F11A10" w:rsidRPr="008C6C9F">
              <w:rPr>
                <w:rStyle w:val="Hyperlink"/>
                <w:noProof/>
              </w:rPr>
              <w:t>Setting the Version Number and Version Name</w:t>
            </w:r>
            <w:r w:rsidR="00F11A10">
              <w:rPr>
                <w:noProof/>
                <w:webHidden/>
              </w:rPr>
              <w:tab/>
            </w:r>
            <w:r w:rsidR="00F11A10">
              <w:rPr>
                <w:noProof/>
                <w:webHidden/>
              </w:rPr>
              <w:fldChar w:fldCharType="begin"/>
            </w:r>
            <w:r w:rsidR="00F11A10">
              <w:rPr>
                <w:noProof/>
                <w:webHidden/>
              </w:rPr>
              <w:instrText xml:space="preserve"> PAGEREF _Toc444180518 \h </w:instrText>
            </w:r>
            <w:r w:rsidR="00F11A10">
              <w:rPr>
                <w:noProof/>
                <w:webHidden/>
              </w:rPr>
            </w:r>
            <w:r w:rsidR="00F11A10">
              <w:rPr>
                <w:noProof/>
                <w:webHidden/>
              </w:rPr>
              <w:fldChar w:fldCharType="separate"/>
            </w:r>
            <w:r w:rsidR="00F11A10">
              <w:rPr>
                <w:noProof/>
                <w:webHidden/>
              </w:rPr>
              <w:t>221</w:t>
            </w:r>
            <w:r w:rsidR="00F11A10">
              <w:rPr>
                <w:noProof/>
                <w:webHidden/>
              </w:rPr>
              <w:fldChar w:fldCharType="end"/>
            </w:r>
          </w:hyperlink>
        </w:p>
        <w:p w:rsidR="00F11A10" w:rsidRDefault="00216A49">
          <w:pPr>
            <w:pStyle w:val="TOC3"/>
            <w:rPr>
              <w:rFonts w:eastAsiaTheme="minorEastAsia"/>
              <w:noProof/>
            </w:rPr>
          </w:pPr>
          <w:hyperlink w:anchor="_Toc444180519" w:history="1">
            <w:r w:rsidR="00F11A10" w:rsidRPr="008C6C9F">
              <w:rPr>
                <w:rStyle w:val="Hyperlink"/>
                <w:noProof/>
              </w:rPr>
              <w:t>Permissions</w:t>
            </w:r>
            <w:r w:rsidR="00F11A10">
              <w:rPr>
                <w:noProof/>
                <w:webHidden/>
              </w:rPr>
              <w:tab/>
            </w:r>
            <w:r w:rsidR="00F11A10">
              <w:rPr>
                <w:noProof/>
                <w:webHidden/>
              </w:rPr>
              <w:fldChar w:fldCharType="begin"/>
            </w:r>
            <w:r w:rsidR="00F11A10">
              <w:rPr>
                <w:noProof/>
                <w:webHidden/>
              </w:rPr>
              <w:instrText xml:space="preserve"> PAGEREF _Toc444180519 \h </w:instrText>
            </w:r>
            <w:r w:rsidR="00F11A10">
              <w:rPr>
                <w:noProof/>
                <w:webHidden/>
              </w:rPr>
            </w:r>
            <w:r w:rsidR="00F11A10">
              <w:rPr>
                <w:noProof/>
                <w:webHidden/>
              </w:rPr>
              <w:fldChar w:fldCharType="separate"/>
            </w:r>
            <w:r w:rsidR="00F11A10">
              <w:rPr>
                <w:noProof/>
                <w:webHidden/>
              </w:rPr>
              <w:t>221</w:t>
            </w:r>
            <w:r w:rsidR="00F11A10">
              <w:rPr>
                <w:noProof/>
                <w:webHidden/>
              </w:rPr>
              <w:fldChar w:fldCharType="end"/>
            </w:r>
          </w:hyperlink>
        </w:p>
        <w:p w:rsidR="00F11A10" w:rsidRDefault="00216A49">
          <w:pPr>
            <w:pStyle w:val="TOC3"/>
            <w:rPr>
              <w:rFonts w:eastAsiaTheme="minorEastAsia"/>
              <w:noProof/>
            </w:rPr>
          </w:pPr>
          <w:hyperlink w:anchor="_Toc444180520" w:history="1">
            <w:r w:rsidR="00F11A10" w:rsidRPr="008C6C9F">
              <w:rPr>
                <w:rStyle w:val="Hyperlink"/>
                <w:noProof/>
              </w:rPr>
              <w:t>Disable the Shortcut Launcher</w:t>
            </w:r>
            <w:r w:rsidR="00F11A10">
              <w:rPr>
                <w:noProof/>
                <w:webHidden/>
              </w:rPr>
              <w:tab/>
            </w:r>
            <w:r w:rsidR="00F11A10">
              <w:rPr>
                <w:noProof/>
                <w:webHidden/>
              </w:rPr>
              <w:fldChar w:fldCharType="begin"/>
            </w:r>
            <w:r w:rsidR="00F11A10">
              <w:rPr>
                <w:noProof/>
                <w:webHidden/>
              </w:rPr>
              <w:instrText xml:space="preserve"> PAGEREF _Toc444180520 \h </w:instrText>
            </w:r>
            <w:r w:rsidR="00F11A10">
              <w:rPr>
                <w:noProof/>
                <w:webHidden/>
              </w:rPr>
            </w:r>
            <w:r w:rsidR="00F11A10">
              <w:rPr>
                <w:noProof/>
                <w:webHidden/>
              </w:rPr>
              <w:fldChar w:fldCharType="separate"/>
            </w:r>
            <w:r w:rsidR="00F11A10">
              <w:rPr>
                <w:noProof/>
                <w:webHidden/>
              </w:rPr>
              <w:t>221</w:t>
            </w:r>
            <w:r w:rsidR="00F11A10">
              <w:rPr>
                <w:noProof/>
                <w:webHidden/>
              </w:rPr>
              <w:fldChar w:fldCharType="end"/>
            </w:r>
          </w:hyperlink>
        </w:p>
        <w:p w:rsidR="00F11A10" w:rsidRDefault="00216A49">
          <w:pPr>
            <w:pStyle w:val="TOC3"/>
            <w:rPr>
              <w:rFonts w:eastAsiaTheme="minorEastAsia"/>
              <w:noProof/>
            </w:rPr>
          </w:pPr>
          <w:hyperlink w:anchor="_Toc444180521" w:history="1">
            <w:r w:rsidR="00F11A10" w:rsidRPr="008C6C9F">
              <w:rPr>
                <w:rStyle w:val="Hyperlink"/>
                <w:noProof/>
              </w:rPr>
              <w:t>Launch at device boot</w:t>
            </w:r>
            <w:r w:rsidR="00F11A10">
              <w:rPr>
                <w:noProof/>
                <w:webHidden/>
              </w:rPr>
              <w:tab/>
            </w:r>
            <w:r w:rsidR="00F11A10">
              <w:rPr>
                <w:noProof/>
                <w:webHidden/>
              </w:rPr>
              <w:fldChar w:fldCharType="begin"/>
            </w:r>
            <w:r w:rsidR="00F11A10">
              <w:rPr>
                <w:noProof/>
                <w:webHidden/>
              </w:rPr>
              <w:instrText xml:space="preserve"> PAGEREF _Toc444180521 \h </w:instrText>
            </w:r>
            <w:r w:rsidR="00F11A10">
              <w:rPr>
                <w:noProof/>
                <w:webHidden/>
              </w:rPr>
            </w:r>
            <w:r w:rsidR="00F11A10">
              <w:rPr>
                <w:noProof/>
                <w:webHidden/>
              </w:rPr>
              <w:fldChar w:fldCharType="separate"/>
            </w:r>
            <w:r w:rsidR="00F11A10">
              <w:rPr>
                <w:noProof/>
                <w:webHidden/>
              </w:rPr>
              <w:t>222</w:t>
            </w:r>
            <w:r w:rsidR="00F11A10">
              <w:rPr>
                <w:noProof/>
                <w:webHidden/>
              </w:rPr>
              <w:fldChar w:fldCharType="end"/>
            </w:r>
          </w:hyperlink>
        </w:p>
        <w:p w:rsidR="00F11A10" w:rsidRDefault="00216A49">
          <w:pPr>
            <w:pStyle w:val="TOC2"/>
            <w:rPr>
              <w:rFonts w:eastAsiaTheme="minorEastAsia"/>
              <w:noProof/>
            </w:rPr>
          </w:pPr>
          <w:hyperlink w:anchor="_Toc444180522" w:history="1">
            <w:r w:rsidR="00F11A10" w:rsidRPr="008C6C9F">
              <w:rPr>
                <w:rStyle w:val="Hyperlink"/>
                <w:noProof/>
              </w:rPr>
              <w:t>Preferences</w:t>
            </w:r>
            <w:r w:rsidR="00F11A10">
              <w:rPr>
                <w:noProof/>
                <w:webHidden/>
              </w:rPr>
              <w:tab/>
            </w:r>
            <w:r w:rsidR="00F11A10">
              <w:rPr>
                <w:noProof/>
                <w:webHidden/>
              </w:rPr>
              <w:fldChar w:fldCharType="begin"/>
            </w:r>
            <w:r w:rsidR="00F11A10">
              <w:rPr>
                <w:noProof/>
                <w:webHidden/>
              </w:rPr>
              <w:instrText xml:space="preserve"> PAGEREF _Toc444180522 \h </w:instrText>
            </w:r>
            <w:r w:rsidR="00F11A10">
              <w:rPr>
                <w:noProof/>
                <w:webHidden/>
              </w:rPr>
            </w:r>
            <w:r w:rsidR="00F11A10">
              <w:rPr>
                <w:noProof/>
                <w:webHidden/>
              </w:rPr>
              <w:fldChar w:fldCharType="separate"/>
            </w:r>
            <w:r w:rsidR="00F11A10">
              <w:rPr>
                <w:noProof/>
                <w:webHidden/>
              </w:rPr>
              <w:t>223</w:t>
            </w:r>
            <w:r w:rsidR="00F11A10">
              <w:rPr>
                <w:noProof/>
                <w:webHidden/>
              </w:rPr>
              <w:fldChar w:fldCharType="end"/>
            </w:r>
          </w:hyperlink>
        </w:p>
        <w:p w:rsidR="00F11A10" w:rsidRDefault="00216A49">
          <w:pPr>
            <w:pStyle w:val="TOC2"/>
            <w:rPr>
              <w:rFonts w:eastAsiaTheme="minorEastAsia"/>
              <w:noProof/>
            </w:rPr>
          </w:pPr>
          <w:hyperlink w:anchor="_Toc444180523" w:history="1">
            <w:r w:rsidR="00F11A10" w:rsidRPr="008C6C9F">
              <w:rPr>
                <w:rStyle w:val="Hyperlink"/>
                <w:noProof/>
              </w:rPr>
              <w:t>Finished</w:t>
            </w:r>
            <w:r w:rsidR="00F11A10">
              <w:rPr>
                <w:noProof/>
                <w:webHidden/>
              </w:rPr>
              <w:tab/>
            </w:r>
            <w:r w:rsidR="00F11A10">
              <w:rPr>
                <w:noProof/>
                <w:webHidden/>
              </w:rPr>
              <w:fldChar w:fldCharType="begin"/>
            </w:r>
            <w:r w:rsidR="00F11A10">
              <w:rPr>
                <w:noProof/>
                <w:webHidden/>
              </w:rPr>
              <w:instrText xml:space="preserve"> PAGEREF _Toc444180523 \h </w:instrText>
            </w:r>
            <w:r w:rsidR="00F11A10">
              <w:rPr>
                <w:noProof/>
                <w:webHidden/>
              </w:rPr>
            </w:r>
            <w:r w:rsidR="00F11A10">
              <w:rPr>
                <w:noProof/>
                <w:webHidden/>
              </w:rPr>
              <w:fldChar w:fldCharType="separate"/>
            </w:r>
            <w:r w:rsidR="00F11A10">
              <w:rPr>
                <w:noProof/>
                <w:webHidden/>
              </w:rPr>
              <w:t>224</w:t>
            </w:r>
            <w:r w:rsidR="00F11A10">
              <w:rPr>
                <w:noProof/>
                <w:webHidden/>
              </w:rPr>
              <w:fldChar w:fldCharType="end"/>
            </w:r>
          </w:hyperlink>
        </w:p>
        <w:p w:rsidR="00F11A10" w:rsidRDefault="00216A49">
          <w:pPr>
            <w:pStyle w:val="TOC1"/>
            <w:tabs>
              <w:tab w:val="right" w:leader="dot" w:pos="9350"/>
            </w:tabs>
            <w:rPr>
              <w:rFonts w:eastAsiaTheme="minorEastAsia"/>
              <w:noProof/>
            </w:rPr>
          </w:pPr>
          <w:hyperlink w:anchor="_Toc444180524" w:history="1">
            <w:r w:rsidR="00F11A10" w:rsidRPr="008C6C9F">
              <w:rPr>
                <w:rStyle w:val="Hyperlink"/>
                <w:noProof/>
              </w:rPr>
              <w:t>Appendix E – BASIC! Distribution License</w:t>
            </w:r>
            <w:r w:rsidR="00F11A10">
              <w:rPr>
                <w:noProof/>
                <w:webHidden/>
              </w:rPr>
              <w:tab/>
            </w:r>
            <w:r w:rsidR="00F11A10">
              <w:rPr>
                <w:noProof/>
                <w:webHidden/>
              </w:rPr>
              <w:fldChar w:fldCharType="begin"/>
            </w:r>
            <w:r w:rsidR="00F11A10">
              <w:rPr>
                <w:noProof/>
                <w:webHidden/>
              </w:rPr>
              <w:instrText xml:space="preserve"> PAGEREF _Toc444180524 \h </w:instrText>
            </w:r>
            <w:r w:rsidR="00F11A10">
              <w:rPr>
                <w:noProof/>
                <w:webHidden/>
              </w:rPr>
            </w:r>
            <w:r w:rsidR="00F11A10">
              <w:rPr>
                <w:noProof/>
                <w:webHidden/>
              </w:rPr>
              <w:fldChar w:fldCharType="separate"/>
            </w:r>
            <w:r w:rsidR="00F11A10">
              <w:rPr>
                <w:noProof/>
                <w:webHidden/>
              </w:rPr>
              <w:t>225</w:t>
            </w:r>
            <w:r w:rsidR="00F11A10">
              <w:rPr>
                <w:noProof/>
                <w:webHidden/>
              </w:rPr>
              <w:fldChar w:fldCharType="end"/>
            </w:r>
          </w:hyperlink>
        </w:p>
        <w:p w:rsidR="00F11A10" w:rsidRDefault="00216A49">
          <w:pPr>
            <w:pStyle w:val="TOC2"/>
            <w:rPr>
              <w:rFonts w:eastAsiaTheme="minorEastAsia"/>
              <w:noProof/>
            </w:rPr>
          </w:pPr>
          <w:hyperlink w:anchor="_Toc444180525" w:history="1">
            <w:r w:rsidR="00F11A10" w:rsidRPr="008C6C9F">
              <w:rPr>
                <w:rStyle w:val="Hyperlink"/>
                <w:rFonts w:eastAsia="Times New Roman"/>
                <w:noProof/>
              </w:rPr>
              <w:t>Apache Commons</w:t>
            </w:r>
            <w:r w:rsidR="00F11A10">
              <w:rPr>
                <w:noProof/>
                <w:webHidden/>
              </w:rPr>
              <w:tab/>
            </w:r>
            <w:r w:rsidR="00F11A10">
              <w:rPr>
                <w:noProof/>
                <w:webHidden/>
              </w:rPr>
              <w:fldChar w:fldCharType="begin"/>
            </w:r>
            <w:r w:rsidR="00F11A10">
              <w:rPr>
                <w:noProof/>
                <w:webHidden/>
              </w:rPr>
              <w:instrText xml:space="preserve"> PAGEREF _Toc444180525 \h </w:instrText>
            </w:r>
            <w:r w:rsidR="00F11A10">
              <w:rPr>
                <w:noProof/>
                <w:webHidden/>
              </w:rPr>
            </w:r>
            <w:r w:rsidR="00F11A10">
              <w:rPr>
                <w:noProof/>
                <w:webHidden/>
              </w:rPr>
              <w:fldChar w:fldCharType="separate"/>
            </w:r>
            <w:r w:rsidR="00F11A10">
              <w:rPr>
                <w:noProof/>
                <w:webHidden/>
              </w:rPr>
              <w:t>236</w:t>
            </w:r>
            <w:r w:rsidR="00F11A10">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421C4F" w:rsidRPr="00421C4F" w:rsidRDefault="00ED0E8A" w:rsidP="00F025ED">
      <w:pPr>
        <w:pStyle w:val="Heading1"/>
      </w:pPr>
      <w:bookmarkStart w:id="10" w:name="Changes"/>
      <w:bookmarkStart w:id="11" w:name="_Toc444179860"/>
      <w:bookmarkEnd w:id="10"/>
      <w:r>
        <w:lastRenderedPageBreak/>
        <w:t>Changes in this Version</w:t>
      </w:r>
      <w:bookmarkEnd w:id="11"/>
    </w:p>
    <w:p w:rsidR="00C265D0" w:rsidRDefault="0002087A" w:rsidP="00E71007">
      <w:pPr>
        <w:pStyle w:val="ListParagraph"/>
        <w:numPr>
          <w:ilvl w:val="0"/>
          <w:numId w:val="3"/>
        </w:numPr>
      </w:pPr>
      <w:r>
        <w:t>Clarifica</w:t>
      </w:r>
      <w:r w:rsidR="00C265D0">
        <w:t>tions and additional explanations:</w:t>
      </w:r>
    </w:p>
    <w:p w:rsidR="008F7ABF" w:rsidRDefault="008F7ABF" w:rsidP="001D1DC2">
      <w:pPr>
        <w:pStyle w:val="ListParagraph"/>
        <w:numPr>
          <w:ilvl w:val="1"/>
          <w:numId w:val="3"/>
        </w:numPr>
        <w:rPr>
          <w:ins w:id="12" w:author="Sammartano, Marc (BIC USA)" w:date="2016-03-08T16:01:00Z"/>
        </w:rPr>
      </w:pPr>
      <w:ins w:id="13" w:author="Sammartano, Marc (BIC USA)" w:date="2016-03-08T16:01:00Z">
        <w:r>
          <w:t>This document has always bee</w:t>
        </w:r>
        <w:r w:rsidR="003D7489">
          <w:t>n in the Public Domain. Now it says so</w:t>
        </w:r>
        <w:r>
          <w:t>.</w:t>
        </w:r>
      </w:ins>
    </w:p>
    <w:p w:rsidR="00616E2B" w:rsidRDefault="00616E2B" w:rsidP="001D1DC2">
      <w:pPr>
        <w:pStyle w:val="ListParagraph"/>
        <w:numPr>
          <w:ilvl w:val="1"/>
          <w:numId w:val="3"/>
        </w:numPr>
        <w:rPr>
          <w:ins w:id="14" w:author="Sammartano, Marc (BIC USA)" w:date="2016-02-10T18:53:00Z"/>
        </w:rPr>
      </w:pPr>
      <w:ins w:id="15" w:author="Sammartano, Marc (BIC USA)" w:date="2016-02-01T19:06:00Z">
        <w:r>
          <w:t>Added number</w:t>
        </w:r>
      </w:ins>
      <w:ins w:id="16" w:author="Sammartano, Marc (BIC USA)" w:date="2016-02-01T19:07:00Z">
        <w:r>
          <w:t xml:space="preserve"> </w:t>
        </w:r>
      </w:ins>
      <w:ins w:id="17" w:author="Sammartano, Marc (BIC USA)" w:date="2016-02-01T19:06:00Z">
        <w:r>
          <w:t>s</w:t>
        </w:r>
      </w:ins>
      <w:ins w:id="18" w:author="Sammartano, Marc (BIC USA)" w:date="2016-02-01T19:07:00Z">
        <w:r>
          <w:t>yntax</w:t>
        </w:r>
      </w:ins>
      <w:ins w:id="19" w:author="Sammartano, Marc (BIC USA)" w:date="2016-02-01T19:06:00Z">
        <w:r>
          <w:t xml:space="preserve"> under "Command Description Syntax" and </w:t>
        </w:r>
        <w:r>
          <w:rPr>
            <w:b/>
          </w:rPr>
          <w:t>VAL()</w:t>
        </w:r>
      </w:ins>
      <w:ins w:id="20" w:author="Sammartano, Marc (BIC USA)" w:date="2016-02-01T19:07:00Z">
        <w:r>
          <w:t>.</w:t>
        </w:r>
      </w:ins>
    </w:p>
    <w:p w:rsidR="00022B4D" w:rsidRDefault="00022B4D" w:rsidP="001D1DC2">
      <w:pPr>
        <w:pStyle w:val="ListParagraph"/>
        <w:numPr>
          <w:ilvl w:val="1"/>
          <w:numId w:val="3"/>
        </w:numPr>
        <w:rPr>
          <w:ins w:id="21" w:author="Sammartano, Marc (BIC USA)" w:date="2016-02-01T19:06:00Z"/>
        </w:rPr>
      </w:pPr>
      <w:ins w:id="22" w:author="Sammartano, Marc (BIC USA)" w:date="2016-02-10T18:55:00Z">
        <w:r>
          <w:t xml:space="preserve">The </w:t>
        </w:r>
      </w:ins>
      <w:ins w:id="23" w:author="Sammartano, Marc (BIC USA)" w:date="2016-02-10T18:53:00Z">
        <w:r>
          <w:t xml:space="preserve">Editor </w:t>
        </w:r>
        <w:r w:rsidRPr="00022B4D">
          <w:rPr>
            <w:b/>
            <w:i/>
          </w:rPr>
          <w:t>Load</w:t>
        </w:r>
        <w:r>
          <w:t xml:space="preserve"> </w:t>
        </w:r>
      </w:ins>
      <w:ins w:id="24" w:author="Sammartano, Marc (BIC USA)" w:date="2016-02-10T18:55:00Z">
        <w:r>
          <w:t xml:space="preserve">screen </w:t>
        </w:r>
      </w:ins>
      <w:ins w:id="25" w:author="Sammartano, Marc (BIC USA)" w:date="2016-02-10T18:54:00Z">
        <w:r>
          <w:t xml:space="preserve">starts in </w:t>
        </w:r>
      </w:ins>
      <w:ins w:id="26" w:author="Sammartano, Marc (BIC USA)" w:date="2016-02-10T18:55:00Z">
        <w:r>
          <w:t xml:space="preserve">the "source" directory except </w:t>
        </w:r>
      </w:ins>
      <w:ins w:id="27" w:author="Sammartano, Marc (BIC USA)" w:date="2016-02-10T18:54:00Z">
        <w:r>
          <w:t>after a fresh install.</w:t>
        </w:r>
      </w:ins>
    </w:p>
    <w:p w:rsidR="00C85481" w:rsidRDefault="00C85481" w:rsidP="00C85481">
      <w:pPr>
        <w:pStyle w:val="ListParagraph"/>
        <w:numPr>
          <w:ilvl w:val="1"/>
          <w:numId w:val="3"/>
        </w:numPr>
        <w:rPr>
          <w:ins w:id="28" w:author="Sammartano, Marc (BIC USA)" w:date="2016-03-03T17:17:00Z"/>
        </w:rPr>
      </w:pPr>
      <w:ins w:id="29" w:author="Sammartano, Marc (BIC USA)" w:date="2016-03-03T17:17:00Z">
        <w:r>
          <w:t xml:space="preserve">Added </w:t>
        </w:r>
        <w:r w:rsidRPr="00C85481">
          <w:rPr>
            <w:b/>
          </w:rPr>
          <w:t>Interrupt Labels</w:t>
        </w:r>
        <w:r>
          <w:t xml:space="preserve"> section. Standardized description of Interrupt Labels and Resume commands.</w:t>
        </w:r>
      </w:ins>
    </w:p>
    <w:p w:rsidR="00B6277C" w:rsidRDefault="00B6277C" w:rsidP="001D1DC2">
      <w:pPr>
        <w:pStyle w:val="ListParagraph"/>
        <w:numPr>
          <w:ilvl w:val="1"/>
          <w:numId w:val="3"/>
        </w:numPr>
        <w:rPr>
          <w:ins w:id="30" w:author="Sammartano, Marc (BIC USA)" w:date="2016-03-03T17:15:00Z"/>
        </w:rPr>
      </w:pPr>
      <w:ins w:id="31" w:author="Sammartano, Marc (BIC USA)" w:date="2016-01-26T16:54:00Z">
        <w:r>
          <w:t>Moved and regrouped descriptions</w:t>
        </w:r>
      </w:ins>
      <w:ins w:id="32" w:author="Sammartano, Marc (BIC USA)" w:date="2016-01-26T16:55:00Z">
        <w:r>
          <w:t xml:space="preserve"> of some commands.</w:t>
        </w:r>
      </w:ins>
    </w:p>
    <w:p w:rsidR="00E83610" w:rsidRDefault="00616E2B" w:rsidP="006F4CD7">
      <w:pPr>
        <w:pStyle w:val="ListParagraph"/>
        <w:numPr>
          <w:ilvl w:val="1"/>
          <w:numId w:val="3"/>
        </w:numPr>
        <w:rPr>
          <w:ins w:id="33" w:author="Sammartano, Marc (BIC USA)" w:date="2016-02-01T19:08:00Z"/>
        </w:rPr>
      </w:pPr>
      <w:ins w:id="34" w:author="Sammartano, Marc (BIC USA)" w:date="2016-02-01T19:08:00Z">
        <w:r>
          <w:t>Added the run-time errors generated by the math functions.</w:t>
        </w:r>
      </w:ins>
    </w:p>
    <w:p w:rsidR="009779F1" w:rsidRDefault="009779F1" w:rsidP="001D1DC2">
      <w:pPr>
        <w:pStyle w:val="ListParagraph"/>
        <w:numPr>
          <w:ilvl w:val="1"/>
          <w:numId w:val="3"/>
        </w:numPr>
        <w:rPr>
          <w:ins w:id="35" w:author="Sammartano, Marc (BIC USA)" w:date="2016-02-22T14:27:00Z"/>
        </w:rPr>
      </w:pPr>
      <w:ins w:id="36" w:author="Sammartano, Marc (BIC USA)" w:date="2016-01-12T13:43:00Z">
        <w:r>
          <w:t>Function parameters are variables private to their function</w:t>
        </w:r>
      </w:ins>
      <w:ins w:id="37" w:author="Sammartano, Marc (BIC USA)" w:date="2016-02-01T19:07:00Z">
        <w:r w:rsidR="00616E2B">
          <w:t>s</w:t>
        </w:r>
      </w:ins>
      <w:ins w:id="38" w:author="Sammartano, Marc (BIC USA)" w:date="2016-01-12T13:43:00Z">
        <w:r>
          <w:t>.</w:t>
        </w:r>
      </w:ins>
    </w:p>
    <w:p w:rsidR="007D3AF2" w:rsidRDefault="007D3AF2" w:rsidP="001D1DC2">
      <w:pPr>
        <w:pStyle w:val="ListParagraph"/>
        <w:numPr>
          <w:ilvl w:val="1"/>
          <w:numId w:val="3"/>
        </w:numPr>
        <w:rPr>
          <w:ins w:id="39" w:author="Sammartano, Marc (BIC USA)" w:date="2016-02-08T10:49:00Z"/>
        </w:rPr>
      </w:pPr>
      <w:ins w:id="40" w:author="Sammartano, Marc (BIC USA)" w:date="2016-02-22T14:28:00Z">
        <w:r>
          <w:rPr>
            <w:b/>
          </w:rPr>
          <w:t>For</w:t>
        </w:r>
        <w:r>
          <w:t xml:space="preserve"> - </w:t>
        </w:r>
        <w:r>
          <w:rPr>
            <w:b/>
          </w:rPr>
          <w:t>Next</w:t>
        </w:r>
        <w:r>
          <w:t xml:space="preserve"> </w:t>
        </w:r>
      </w:ins>
      <w:ins w:id="41" w:author="Sammartano, Marc (BIC USA)" w:date="2016-02-22T14:29:00Z">
        <w:r>
          <w:t>loops</w:t>
        </w:r>
      </w:ins>
      <w:ins w:id="42" w:author="Sammartano, Marc (BIC USA)" w:date="2016-02-22T14:28:00Z">
        <w:r>
          <w:t xml:space="preserve"> evaluate the loop limit </w:t>
        </w:r>
      </w:ins>
      <w:ins w:id="43" w:author="Sammartano, Marc (BIC USA)" w:date="2016-02-22T14:29:00Z">
        <w:r>
          <w:t xml:space="preserve">value only once on </w:t>
        </w:r>
        <w:r>
          <w:rPr>
            <w:b/>
          </w:rPr>
          <w:t>For</w:t>
        </w:r>
        <w:r>
          <w:t xml:space="preserve">, not on each </w:t>
        </w:r>
        <w:r>
          <w:rPr>
            <w:b/>
          </w:rPr>
          <w:t>Next</w:t>
        </w:r>
        <w:r>
          <w:t>.</w:t>
        </w:r>
      </w:ins>
    </w:p>
    <w:p w:rsidR="00D576E4" w:rsidRDefault="00D576E4" w:rsidP="001D1DC2">
      <w:pPr>
        <w:pStyle w:val="ListParagraph"/>
        <w:numPr>
          <w:ilvl w:val="1"/>
          <w:numId w:val="3"/>
        </w:numPr>
        <w:rPr>
          <w:ins w:id="44" w:author="Sammartano, Marc (BIC USA)" w:date="2016-02-01T18:23:00Z"/>
        </w:rPr>
      </w:pPr>
      <w:ins w:id="45" w:author="Sammartano, Marc (BIC USA)" w:date="2016-02-08T10:50:00Z">
        <w:r>
          <w:t>Clarified</w:t>
        </w:r>
      </w:ins>
      <w:ins w:id="46" w:author="Sammartano, Marc (BIC USA)" w:date="2016-02-08T10:49:00Z">
        <w:r>
          <w:t xml:space="preserve"> distinction between </w:t>
        </w:r>
        <w:r>
          <w:rPr>
            <w:b/>
          </w:rPr>
          <w:t>Array.load</w:t>
        </w:r>
        <w:r>
          <w:t xml:space="preserve"> and </w:t>
        </w:r>
        <w:r>
          <w:rPr>
            <w:b/>
          </w:rPr>
          <w:t>Array.fill</w:t>
        </w:r>
      </w:ins>
      <w:ins w:id="47" w:author="Sammartano, Marc (BIC USA)" w:date="2016-02-08T10:50:00Z">
        <w:r>
          <w:t>.</w:t>
        </w:r>
      </w:ins>
    </w:p>
    <w:p w:rsidR="00927C39" w:rsidRDefault="00927C39" w:rsidP="001D1DC2">
      <w:pPr>
        <w:pStyle w:val="ListParagraph"/>
        <w:numPr>
          <w:ilvl w:val="1"/>
          <w:numId w:val="3"/>
        </w:numPr>
        <w:rPr>
          <w:ins w:id="48" w:author="Sammartano, Marc (BIC USA)" w:date="2016-01-25T18:00:00Z"/>
        </w:rPr>
      </w:pPr>
      <w:ins w:id="49" w:author="Sammartano, Marc (BIC USA)" w:date="2016-01-28T14:54:00Z">
        <w:r w:rsidRPr="00927C39">
          <w:t xml:space="preserve">Put </w:t>
        </w:r>
      </w:ins>
      <w:ins w:id="50" w:author="Sammartano, Marc (BIC USA)" w:date="2016-01-28T14:53:00Z">
        <w:r>
          <w:rPr>
            <w:b/>
          </w:rPr>
          <w:t>Gr.color</w:t>
        </w:r>
      </w:ins>
      <w:ins w:id="51" w:author="Sammartano, Marc (BIC USA)" w:date="2016-01-28T14:54:00Z">
        <w:r>
          <w:t xml:space="preserve"> style parameter values in a table.</w:t>
        </w:r>
      </w:ins>
    </w:p>
    <w:p w:rsidR="00B41427" w:rsidRDefault="00B41427" w:rsidP="001D1DC2">
      <w:pPr>
        <w:pStyle w:val="ListParagraph"/>
        <w:numPr>
          <w:ilvl w:val="1"/>
          <w:numId w:val="3"/>
        </w:numPr>
        <w:rPr>
          <w:ins w:id="52" w:author="Sammartano, Marc (BIC USA)" w:date="2016-01-12T13:43:00Z"/>
        </w:rPr>
      </w:pPr>
      <w:ins w:id="53" w:author="Sammartano, Marc (BIC USA)" w:date="2016-01-25T18:00:00Z">
        <w:r>
          <w:rPr>
            <w:b/>
          </w:rPr>
          <w:t>Gr.screen</w:t>
        </w:r>
        <w:r>
          <w:t xml:space="preserve"> too soon after </w:t>
        </w:r>
        <w:r>
          <w:rPr>
            <w:b/>
          </w:rPr>
          <w:t>Gr.open</w:t>
        </w:r>
        <w:r>
          <w:t xml:space="preserve"> or </w:t>
        </w:r>
        <w:r>
          <w:rPr>
            <w:b/>
          </w:rPr>
          <w:t>Gr.orientation</w:t>
        </w:r>
        <w:r>
          <w:t xml:space="preserve"> may return the wrong values.</w:t>
        </w:r>
      </w:ins>
    </w:p>
    <w:p w:rsidR="008F0FD6" w:rsidRDefault="008F0FD6" w:rsidP="001D1DC2">
      <w:pPr>
        <w:pStyle w:val="ListParagraph"/>
        <w:numPr>
          <w:ilvl w:val="1"/>
          <w:numId w:val="3"/>
        </w:numPr>
        <w:rPr>
          <w:ins w:id="54" w:author="Sammartano, Marc (BIC USA)" w:date="2016-01-12T13:15:00Z"/>
        </w:rPr>
      </w:pPr>
      <w:ins w:id="55" w:author="Sammartano, Marc (BIC USA)" w:date="2016-01-12T13:15:00Z">
        <w:r>
          <w:rPr>
            <w:b/>
          </w:rPr>
          <w:t>Gr.load.bitmap</w:t>
        </w:r>
        <w:r>
          <w:t xml:space="preserve"> returns -1 for errors other than insufficient memory.</w:t>
        </w:r>
      </w:ins>
    </w:p>
    <w:p w:rsidR="007918BA" w:rsidRDefault="00D467E1" w:rsidP="001D1DC2">
      <w:pPr>
        <w:pStyle w:val="ListParagraph"/>
        <w:numPr>
          <w:ilvl w:val="1"/>
          <w:numId w:val="3"/>
        </w:numPr>
        <w:rPr>
          <w:ins w:id="56" w:author="Sammartano, Marc (BIC USA)" w:date="2016-02-16T14:45:00Z"/>
        </w:rPr>
      </w:pPr>
      <w:ins w:id="57" w:author="Sammartano, Marc (BIC USA)" w:date="2016-01-11T11:56:00Z">
        <w:r>
          <w:t xml:space="preserve">How </w:t>
        </w:r>
        <w:r>
          <w:rPr>
            <w:b/>
          </w:rPr>
          <w:t>Gr.text.height</w:t>
        </w:r>
      </w:ins>
      <w:ins w:id="58" w:author="Sammartano, Marc (BIC USA)" w:date="2016-01-11T14:35:00Z">
        <w:r w:rsidR="00E36E51">
          <w:t xml:space="preserve"> and </w:t>
        </w:r>
        <w:r w:rsidR="00E36E51">
          <w:rPr>
            <w:b/>
          </w:rPr>
          <w:t>Gr.get.textbounds</w:t>
        </w:r>
      </w:ins>
      <w:ins w:id="59" w:author="Sammartano, Marc (BIC USA)" w:date="2016-01-11T14:36:00Z">
        <w:r w:rsidR="00E36E51">
          <w:t xml:space="preserve"> are affected by modifying a Paint.</w:t>
        </w:r>
      </w:ins>
    </w:p>
    <w:p w:rsidR="008727F1" w:rsidRDefault="008727F1" w:rsidP="001D1DC2">
      <w:pPr>
        <w:pStyle w:val="ListParagraph"/>
        <w:numPr>
          <w:ilvl w:val="1"/>
          <w:numId w:val="3"/>
        </w:numPr>
        <w:rPr>
          <w:ins w:id="60" w:author="Sammartano, Marc (BIC USA)" w:date="2016-03-25T22:23:00Z"/>
        </w:rPr>
      </w:pPr>
      <w:ins w:id="61" w:author="Sammartano, Marc (BIC USA)" w:date="2016-02-16T14:45:00Z">
        <w:r>
          <w:t xml:space="preserve">Clarified </w:t>
        </w:r>
        <w:r>
          <w:rPr>
            <w:b/>
          </w:rPr>
          <w:t>Gr.poly</w:t>
        </w:r>
        <w:r>
          <w:t xml:space="preserve"> </w:t>
        </w:r>
      </w:ins>
      <w:ins w:id="62" w:author="Sammartano, Marc (BIC USA)" w:date="2016-02-16T14:46:00Z">
        <w:r>
          <w:t>list options</w:t>
        </w:r>
      </w:ins>
      <w:ins w:id="63" w:author="Sammartano, Marc (BIC USA)" w:date="2016-02-16T14:45:00Z">
        <w:r>
          <w:t>.</w:t>
        </w:r>
      </w:ins>
    </w:p>
    <w:p w:rsidR="00503A74" w:rsidRDefault="00503A74" w:rsidP="001D1DC2">
      <w:pPr>
        <w:pStyle w:val="ListParagraph"/>
        <w:numPr>
          <w:ilvl w:val="1"/>
          <w:numId w:val="3"/>
        </w:numPr>
        <w:rPr>
          <w:ins w:id="64" w:author="Sammartano, Marc (BIC USA)" w:date="2016-02-29T15:49:00Z"/>
        </w:rPr>
      </w:pPr>
      <w:ins w:id="65" w:author="Sammartano, Marc (BIC USA)" w:date="2016-03-25T22:23:00Z">
        <w:r>
          <w:t xml:space="preserve">TTS input size may be limited by your device or </w:t>
        </w:r>
      </w:ins>
      <w:ins w:id="66" w:author="Sammartano, Marc (BIC USA)" w:date="2016-03-25T22:24:00Z">
        <w:r>
          <w:t>speech engine.</w:t>
        </w:r>
      </w:ins>
      <w:bookmarkStart w:id="67" w:name="_GoBack"/>
      <w:bookmarkEnd w:id="67"/>
    </w:p>
    <w:p w:rsidR="00FC7B22" w:rsidRPr="00A94111" w:rsidRDefault="00FC7B22" w:rsidP="001D1DC2">
      <w:pPr>
        <w:pStyle w:val="ListParagraph"/>
        <w:numPr>
          <w:ilvl w:val="1"/>
          <w:numId w:val="3"/>
        </w:numPr>
      </w:pPr>
      <w:ins w:id="68" w:author="Sammartano, Marc (BIC USA)" w:date="2016-02-29T15:49:00Z">
        <w:r w:rsidRPr="00FC7B22">
          <w:rPr>
            <w:b/>
          </w:rPr>
          <w:t>App.start</w:t>
        </w:r>
        <w:r>
          <w:t xml:space="preserve"> can start another app, but it cannot receive returned results directly.</w:t>
        </w:r>
      </w:ins>
    </w:p>
    <w:p w:rsidR="00B85F06" w:rsidRDefault="00B85F06" w:rsidP="00E71007">
      <w:pPr>
        <w:pStyle w:val="ListParagraph"/>
        <w:numPr>
          <w:ilvl w:val="0"/>
          <w:numId w:val="3"/>
        </w:numPr>
      </w:pPr>
      <w:r>
        <w:t>Corrected errors:</w:t>
      </w:r>
    </w:p>
    <w:p w:rsidR="0084785D" w:rsidRDefault="00E83610" w:rsidP="0084785D">
      <w:pPr>
        <w:pStyle w:val="ListParagraph"/>
        <w:numPr>
          <w:ilvl w:val="1"/>
          <w:numId w:val="3"/>
        </w:numPr>
        <w:rPr>
          <w:ins w:id="69" w:author="Sammartano, Marc (BIC USA)" w:date="2016-02-29T15:22:00Z"/>
        </w:rPr>
      </w:pPr>
      <w:ins w:id="70" w:author="Sammartano, Marc (BIC USA)" w:date="2016-02-01T20:16:00Z">
        <w:r>
          <w:rPr>
            <w:b/>
          </w:rPr>
          <w:t>Randomize(0)</w:t>
        </w:r>
        <w:r>
          <w:t xml:space="preserve"> does not initialize from the real-time clock. It’s more random than that.</w:t>
        </w:r>
      </w:ins>
    </w:p>
    <w:p w:rsidR="005F04CF" w:rsidRDefault="005F04CF" w:rsidP="0084785D">
      <w:pPr>
        <w:pStyle w:val="ListParagraph"/>
        <w:numPr>
          <w:ilvl w:val="1"/>
          <w:numId w:val="3"/>
        </w:numPr>
        <w:rPr>
          <w:ins w:id="71" w:author="Sammartano, Marc (BIC USA)" w:date="2016-02-29T16:45:00Z"/>
        </w:rPr>
      </w:pPr>
      <w:ins w:id="72" w:author="Sammartano, Marc (BIC USA)" w:date="2016-02-29T15:22:00Z">
        <w:r>
          <w:t xml:space="preserve">Updated list of commands that </w:t>
        </w:r>
      </w:ins>
      <w:ins w:id="73" w:author="Sammartano, Marc (BIC USA)" w:date="2016-02-29T15:23:00Z">
        <w:r>
          <w:t xml:space="preserve">do not </w:t>
        </w:r>
      </w:ins>
      <w:ins w:id="74" w:author="Sammartano, Marc (BIC USA)" w:date="2016-02-29T15:22:00Z">
        <w:r>
          <w:t xml:space="preserve">stop the program </w:t>
        </w:r>
      </w:ins>
      <w:ins w:id="75" w:author="Sammartano, Marc (BIC USA)" w:date="2016-02-29T15:23:00Z">
        <w:r>
          <w:t xml:space="preserve">on an error </w:t>
        </w:r>
      </w:ins>
      <w:ins w:id="76" w:author="Sammartano, Marc (BIC USA)" w:date="2016-02-29T15:22:00Z">
        <w:r>
          <w:t xml:space="preserve">(see </w:t>
        </w:r>
        <w:r>
          <w:rPr>
            <w:b/>
          </w:rPr>
          <w:t>GETERROR$()</w:t>
        </w:r>
        <w:r>
          <w:t>).</w:t>
        </w:r>
      </w:ins>
    </w:p>
    <w:p w:rsidR="0018311F" w:rsidRDefault="0018311F" w:rsidP="0084785D">
      <w:pPr>
        <w:pStyle w:val="ListParagraph"/>
        <w:numPr>
          <w:ilvl w:val="1"/>
          <w:numId w:val="3"/>
        </w:numPr>
      </w:pPr>
      <w:ins w:id="77" w:author="Sammartano, Marc (BIC USA)" w:date="2016-02-29T16:45:00Z">
        <w:r>
          <w:rPr>
            <w:b/>
          </w:rPr>
          <w:t>Headset</w:t>
        </w:r>
        <w:r>
          <w:t xml:space="preserve"> returns 0, not -1, if no headset, or headset has no microphone.</w:t>
        </w:r>
      </w:ins>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C90773" w:rsidRPr="00C90773" w:rsidRDefault="00C90773" w:rsidP="001D5142">
      <w:pPr>
        <w:pStyle w:val="ListParagraph"/>
        <w:numPr>
          <w:ilvl w:val="1"/>
          <w:numId w:val="3"/>
        </w:numPr>
        <w:rPr>
          <w:ins w:id="78" w:author="Sammartano, Marc (BIC USA)" w:date="2016-02-01T20:17:00Z"/>
        </w:rPr>
      </w:pPr>
      <w:ins w:id="79" w:author="Sammartano, Marc (BIC USA)" w:date="2016-02-01T20:17:00Z">
        <w:r>
          <w:rPr>
            <w:b/>
          </w:rPr>
          <w:t>IS_NUMBER()</w:t>
        </w:r>
      </w:ins>
    </w:p>
    <w:p w:rsidR="00C70B27" w:rsidRPr="00B6277C" w:rsidRDefault="00BB3A46" w:rsidP="001D5142">
      <w:pPr>
        <w:pStyle w:val="ListParagraph"/>
        <w:numPr>
          <w:ilvl w:val="1"/>
          <w:numId w:val="3"/>
        </w:numPr>
        <w:rPr>
          <w:ins w:id="80" w:author="Sammartano, Marc (BIC USA)" w:date="2016-01-26T16:51:00Z"/>
        </w:rPr>
      </w:pPr>
      <w:ins w:id="81" w:author="Sammartano, Marc (BIC USA)" w:date="2016-01-25T15:32:00Z">
        <w:r>
          <w:rPr>
            <w:b/>
          </w:rPr>
          <w:t>Array.dims</w:t>
        </w:r>
      </w:ins>
    </w:p>
    <w:p w:rsidR="00B6277C" w:rsidRPr="00000A8D" w:rsidRDefault="00B6277C" w:rsidP="001D5142">
      <w:pPr>
        <w:pStyle w:val="ListParagraph"/>
        <w:numPr>
          <w:ilvl w:val="1"/>
          <w:numId w:val="3"/>
        </w:numPr>
      </w:pPr>
      <w:ins w:id="82" w:author="Sammartano, Marc (BIC USA)" w:date="2016-01-26T16:51:00Z">
        <w:r>
          <w:rPr>
            <w:b/>
          </w:rPr>
          <w:t>Screen</w:t>
        </w:r>
      </w:ins>
      <w:ins w:id="83" w:author="Sammartano, Marc (BIC USA)" w:date="2016-02-16T14:46:00Z">
        <w:r w:rsidR="008727F1">
          <w:rPr>
            <w:b/>
          </w:rPr>
          <w:t>.</w:t>
        </w:r>
        <w:r w:rsidR="000F7C40">
          <w:rPr>
            <w:b/>
          </w:rPr>
          <w:t>rotation</w:t>
        </w:r>
        <w:r w:rsidR="000F7C40">
          <w:t xml:space="preserve"> and </w:t>
        </w:r>
        <w:r w:rsidR="000F7C40">
          <w:rPr>
            <w:b/>
          </w:rPr>
          <w:t>Screen.size</w:t>
        </w:r>
        <w:r w:rsidR="000F7C40">
          <w:t>.</w:t>
        </w:r>
      </w:ins>
    </w:p>
    <w:p w:rsidR="00EE538D" w:rsidRDefault="000A7FE7" w:rsidP="00E71007">
      <w:pPr>
        <w:pStyle w:val="ListParagraph"/>
        <w:numPr>
          <w:ilvl w:val="0"/>
          <w:numId w:val="3"/>
        </w:numPr>
      </w:pPr>
      <w:r>
        <w:t>Other c</w:t>
      </w:r>
      <w:r w:rsidR="00EE538D">
        <w:t>hanges in BASIC!:</w:t>
      </w:r>
    </w:p>
    <w:p w:rsidR="00BB3A46" w:rsidRDefault="00BB3A46" w:rsidP="00474D32">
      <w:pPr>
        <w:pStyle w:val="ListParagraph"/>
        <w:numPr>
          <w:ilvl w:val="1"/>
          <w:numId w:val="3"/>
        </w:numPr>
        <w:rPr>
          <w:ins w:id="84" w:author="Sammartano, Marc (BIC USA)" w:date="2016-02-29T15:24:00Z"/>
        </w:rPr>
      </w:pPr>
      <w:ins w:id="85" w:author="Sammartano, Marc (BIC USA)" w:date="2016-01-25T15:31:00Z">
        <w:r>
          <w:t>A variable name alone on a line is no longer a valid statement.</w:t>
        </w:r>
      </w:ins>
    </w:p>
    <w:p w:rsidR="005F04CF" w:rsidRDefault="005F04CF" w:rsidP="00474D32">
      <w:pPr>
        <w:pStyle w:val="ListParagraph"/>
        <w:numPr>
          <w:ilvl w:val="1"/>
          <w:numId w:val="3"/>
        </w:numPr>
        <w:rPr>
          <w:ins w:id="86" w:author="Sammartano, Marc (BIC USA)" w:date="2016-01-25T15:34:00Z"/>
        </w:rPr>
      </w:pPr>
      <w:ins w:id="87" w:author="Sammartano, Marc (BIC USA)" w:date="2016-02-29T15:25:00Z">
        <w:r>
          <w:rPr>
            <w:b/>
          </w:rPr>
          <w:t>GetError$()</w:t>
        </w:r>
        <w:r>
          <w:t xml:space="preserve">: </w:t>
        </w:r>
      </w:ins>
      <w:ins w:id="88" w:author="Sammartano, Marc (BIC USA)" w:date="2016-02-29T15:26:00Z">
        <w:r>
          <w:t>c</w:t>
        </w:r>
      </w:ins>
      <w:ins w:id="89" w:author="Sammartano, Marc (BIC USA)" w:date="2016-02-29T15:25:00Z">
        <w:r>
          <w:t>ommands that can set an error string without stopping the program clear the error string if they do not get an error.</w:t>
        </w:r>
      </w:ins>
    </w:p>
    <w:p w:rsidR="007A606B" w:rsidRDefault="007A606B" w:rsidP="007A606B">
      <w:pPr>
        <w:pStyle w:val="ListParagraph"/>
        <w:numPr>
          <w:ilvl w:val="1"/>
          <w:numId w:val="3"/>
        </w:numPr>
        <w:rPr>
          <w:ins w:id="90" w:author="Sammartano, Marc (BIC USA)" w:date="2016-02-25T16:35:00Z"/>
        </w:rPr>
      </w:pPr>
      <w:ins w:id="91" w:author="Sammartano, Marc (BIC USA)" w:date="2016-02-25T14:55:00Z">
        <w:r>
          <w:rPr>
            <w:b/>
          </w:rPr>
          <w:t>Randomize()</w:t>
        </w:r>
        <w:r>
          <w:t xml:space="preserve"> with no argument is the same as </w:t>
        </w:r>
        <w:r>
          <w:rPr>
            <w:b/>
          </w:rPr>
          <w:t>Randomize(0)</w:t>
        </w:r>
        <w:r>
          <w:t>.</w:t>
        </w:r>
      </w:ins>
    </w:p>
    <w:p w:rsidR="00AB4B07" w:rsidRDefault="00AB4B07" w:rsidP="007A606B">
      <w:pPr>
        <w:pStyle w:val="ListParagraph"/>
        <w:numPr>
          <w:ilvl w:val="1"/>
          <w:numId w:val="3"/>
        </w:numPr>
        <w:rPr>
          <w:ins w:id="92" w:author="Sammartano, Marc (BIC USA)" w:date="2016-02-25T14:55:00Z"/>
        </w:rPr>
      </w:pPr>
      <w:ins w:id="93" w:author="Sammartano, Marc (BIC USA)" w:date="2016-02-25T16:35:00Z">
        <w:r>
          <w:t>You may replace a built-in function with a user-defined function.</w:t>
        </w:r>
      </w:ins>
    </w:p>
    <w:p w:rsidR="00BB3A46" w:rsidRDefault="00BB3A46" w:rsidP="00474D32">
      <w:pPr>
        <w:pStyle w:val="ListParagraph"/>
        <w:numPr>
          <w:ilvl w:val="1"/>
          <w:numId w:val="3"/>
        </w:numPr>
        <w:rPr>
          <w:ins w:id="94" w:author="Sammartano, Marc (BIC USA)" w:date="2016-02-03T19:20:00Z"/>
        </w:rPr>
      </w:pPr>
      <w:ins w:id="95" w:author="Sammartano, Marc (BIC USA)" w:date="2016-01-25T15:34:00Z">
        <w:r>
          <w:rPr>
            <w:b/>
          </w:rPr>
          <w:t>D</w:t>
        </w:r>
      </w:ins>
      <w:ins w:id="96" w:author="Sammartano, Marc (BIC USA)" w:date="2016-02-01T20:14:00Z">
        <w:r w:rsidR="00E83610">
          <w:rPr>
            <w:b/>
          </w:rPr>
          <w:t>im</w:t>
        </w:r>
      </w:ins>
      <w:ins w:id="97" w:author="Sammartano, Marc (BIC USA)" w:date="2016-01-25T15:34:00Z">
        <w:r>
          <w:t xml:space="preserve"> can </w:t>
        </w:r>
      </w:ins>
      <w:ins w:id="98" w:author="Sammartano, Marc (BIC USA)" w:date="2016-01-25T15:35:00Z">
        <w:r>
          <w:t xml:space="preserve">use an existing array name without using </w:t>
        </w:r>
        <w:r>
          <w:rPr>
            <w:b/>
          </w:rPr>
          <w:t>U</w:t>
        </w:r>
      </w:ins>
      <w:ins w:id="99" w:author="Sammartano, Marc (BIC USA)" w:date="2016-02-01T20:14:00Z">
        <w:r w:rsidR="0099364B">
          <w:rPr>
            <w:b/>
          </w:rPr>
          <w:t>nD</w:t>
        </w:r>
        <w:r w:rsidR="00E83610">
          <w:rPr>
            <w:b/>
          </w:rPr>
          <w:t>i</w:t>
        </w:r>
      </w:ins>
      <w:ins w:id="100" w:author="Sammartano, Marc (BIC USA)" w:date="2016-02-01T20:15:00Z">
        <w:r w:rsidR="00E83610">
          <w:rPr>
            <w:b/>
          </w:rPr>
          <w:t>m</w:t>
        </w:r>
      </w:ins>
      <w:ins w:id="101" w:author="Sammartano, Marc (BIC USA)" w:date="2016-01-25T15:35:00Z">
        <w:r>
          <w:t xml:space="preserve"> to destroy the existing array.</w:t>
        </w:r>
      </w:ins>
    </w:p>
    <w:p w:rsidR="00786799" w:rsidRDefault="00786799" w:rsidP="00474D32">
      <w:pPr>
        <w:pStyle w:val="ListParagraph"/>
        <w:numPr>
          <w:ilvl w:val="1"/>
          <w:numId w:val="3"/>
        </w:numPr>
        <w:rPr>
          <w:ins w:id="102" w:author="Sammartano, Marc (BIC USA)" w:date="2016-02-29T16:46:00Z"/>
        </w:rPr>
      </w:pPr>
      <w:ins w:id="103" w:author="Sammartano, Marc (BIC USA)" w:date="2016-02-03T19:20:00Z">
        <w:r>
          <w:t xml:space="preserve">Commands that create new arrays can </w:t>
        </w:r>
      </w:ins>
      <w:ins w:id="104" w:author="Sammartano, Marc (BIC USA)" w:date="2016-02-03T19:21:00Z">
        <w:r>
          <w:t xml:space="preserve">use </w:t>
        </w:r>
      </w:ins>
      <w:ins w:id="105" w:author="Sammartano, Marc (BIC USA)" w:date="2016-02-03T19:20:00Z">
        <w:r>
          <w:t xml:space="preserve">an existing array name. The </w:t>
        </w:r>
      </w:ins>
      <w:ins w:id="106" w:author="Sammartano, Marc (BIC USA)" w:date="2016-02-03T19:21:00Z">
        <w:r w:rsidR="0099364B">
          <w:t xml:space="preserve">new </w:t>
        </w:r>
      </w:ins>
      <w:ins w:id="107" w:author="Sammartano, Marc (BIC USA)" w:date="2016-02-03T19:20:00Z">
        <w:r w:rsidR="0099364B">
          <w:t xml:space="preserve">array replaces the old one, which is destroyed as if by </w:t>
        </w:r>
      </w:ins>
      <w:ins w:id="108" w:author="Sammartano, Marc (BIC USA)" w:date="2016-02-03T19:21:00Z">
        <w:r w:rsidR="0099364B">
          <w:rPr>
            <w:b/>
          </w:rPr>
          <w:t>UnDim</w:t>
        </w:r>
      </w:ins>
      <w:ins w:id="109" w:author="Sammartano, Marc (BIC USA)" w:date="2016-02-03T19:20:00Z">
        <w:r>
          <w:t>.</w:t>
        </w:r>
      </w:ins>
    </w:p>
    <w:p w:rsidR="0018311F" w:rsidRDefault="0018311F" w:rsidP="00474D32">
      <w:pPr>
        <w:pStyle w:val="ListParagraph"/>
        <w:numPr>
          <w:ilvl w:val="1"/>
          <w:numId w:val="3"/>
        </w:numPr>
        <w:rPr>
          <w:ins w:id="110" w:author="Sammartano, Marc (BIC USA)" w:date="2016-03-24T17:47:00Z"/>
        </w:rPr>
      </w:pPr>
      <w:ins w:id="111" w:author="Sammartano, Marc (BIC USA)" w:date="2016-02-29T16:46:00Z">
        <w:r>
          <w:t>The "</w:t>
        </w:r>
      </w:ins>
      <w:ins w:id="112" w:author="Sammartano, Marc (BIC USA)" w:date="2016-02-29T16:47:00Z">
        <w:r>
          <w:t xml:space="preserve">Do not use </w:t>
        </w:r>
        <w:r w:rsidRPr="0018311F">
          <w:rPr>
            <w:b/>
          </w:rPr>
          <w:t>UnDim</w:t>
        </w:r>
        <w:r>
          <w:t xml:space="preserve"> in an interrupt" bug was fixed.</w:t>
        </w:r>
      </w:ins>
    </w:p>
    <w:p w:rsidR="0028068E" w:rsidRDefault="0028068E" w:rsidP="00474D32">
      <w:pPr>
        <w:pStyle w:val="ListParagraph"/>
        <w:numPr>
          <w:ilvl w:val="1"/>
          <w:numId w:val="3"/>
        </w:numPr>
        <w:rPr>
          <w:ins w:id="113" w:author="Sammartano, Marc (BIC USA)" w:date="2016-02-25T14:55:00Z"/>
        </w:rPr>
      </w:pPr>
      <w:ins w:id="114" w:author="Sammartano, Marc (BIC USA)" w:date="2016-03-24T17:47:00Z">
        <w:r>
          <w:t>Switches may be nested. That is, a</w:t>
        </w:r>
      </w:ins>
      <w:ins w:id="115" w:author="Sammartano, Marc (BIC USA)" w:date="2016-03-24T17:48:00Z">
        <w:r>
          <w:t xml:space="preserve"> complete</w:t>
        </w:r>
      </w:ins>
      <w:ins w:id="116" w:author="Sammartano, Marc (BIC USA)" w:date="2016-03-24T17:47:00Z">
        <w:r>
          <w:t xml:space="preserve"> </w:t>
        </w:r>
        <w:r>
          <w:rPr>
            <w:b/>
          </w:rPr>
          <w:t>Sw.begin/Sw.end</w:t>
        </w:r>
        <w:r>
          <w:t xml:space="preserve"> block may appear inside </w:t>
        </w:r>
      </w:ins>
      <w:ins w:id="117" w:author="Sammartano, Marc (BIC USA)" w:date="2016-03-24T17:48:00Z">
        <w:r>
          <w:t xml:space="preserve">of </w:t>
        </w:r>
      </w:ins>
      <w:ins w:id="118" w:author="Sammartano, Marc (BIC USA)" w:date="2016-03-24T17:47:00Z">
        <w:r>
          <w:t xml:space="preserve">a </w:t>
        </w:r>
      </w:ins>
      <w:ins w:id="119" w:author="Sammartano, Marc (BIC USA)" w:date="2016-03-24T17:48:00Z">
        <w:r>
          <w:rPr>
            <w:b/>
          </w:rPr>
          <w:t>Sw.case/Sw.break</w:t>
        </w:r>
        <w:r>
          <w:t xml:space="preserve"> block (or a </w:t>
        </w:r>
        <w:r>
          <w:rPr>
            <w:b/>
          </w:rPr>
          <w:t>Sw.default</w:t>
        </w:r>
        <w:r>
          <w:t xml:space="preserve"> block).</w:t>
        </w:r>
      </w:ins>
    </w:p>
    <w:p w:rsidR="007A606B" w:rsidRDefault="007A606B" w:rsidP="00474D32">
      <w:pPr>
        <w:pStyle w:val="ListParagraph"/>
        <w:numPr>
          <w:ilvl w:val="1"/>
          <w:numId w:val="3"/>
        </w:numPr>
        <w:rPr>
          <w:ins w:id="120" w:author="Sammartano, Marc (BIC USA)" w:date="2016-02-01T20:14:00Z"/>
        </w:rPr>
      </w:pPr>
      <w:ins w:id="121" w:author="Sammartano, Marc (BIC USA)" w:date="2016-02-25T14:56:00Z">
        <w:r>
          <w:t xml:space="preserve">Two </w:t>
        </w:r>
      </w:ins>
      <w:ins w:id="122" w:author="Sammartano, Marc (BIC USA)" w:date="2016-02-25T14:55:00Z">
        <w:r>
          <w:t xml:space="preserve">extensions to </w:t>
        </w:r>
      </w:ins>
      <w:ins w:id="123" w:author="Sammartano, Marc (BIC USA)" w:date="2016-02-25T14:56:00Z">
        <w:r>
          <w:rPr>
            <w:b/>
          </w:rPr>
          <w:t>Sw.case</w:t>
        </w:r>
      </w:ins>
      <w:ins w:id="124" w:author="Sammartano, Marc (BIC USA)" w:date="2016-02-29T16:47:00Z">
        <w:r w:rsidR="0018311F">
          <w:t xml:space="preserve">: value lists and comparators other than </w:t>
        </w:r>
      </w:ins>
      <w:ins w:id="125" w:author="Sammartano, Marc (BIC USA)" w:date="2016-02-29T16:48:00Z">
        <w:r w:rsidR="0018311F">
          <w:t>the implied "=".</w:t>
        </w:r>
      </w:ins>
    </w:p>
    <w:p w:rsidR="00B6277C" w:rsidRPr="00BB3A46" w:rsidRDefault="00B6277C" w:rsidP="00474D32">
      <w:pPr>
        <w:pStyle w:val="ListParagraph"/>
        <w:numPr>
          <w:ilvl w:val="1"/>
          <w:numId w:val="3"/>
        </w:numPr>
        <w:rPr>
          <w:ins w:id="126" w:author="Sammartano, Marc (BIC USA)" w:date="2016-01-25T15:34:00Z"/>
        </w:rPr>
      </w:pPr>
      <w:ins w:id="127" w:author="Sammartano, Marc (BIC USA)" w:date="2016-01-26T16:50:00Z">
        <w:r>
          <w:rPr>
            <w:b/>
          </w:rPr>
          <w:t>Gr.orientation</w:t>
        </w:r>
        <w:r w:rsidRPr="00B6277C">
          <w:t>:</w:t>
        </w:r>
        <w:r>
          <w:t xml:space="preserve"> add reverse orientations</w:t>
        </w:r>
      </w:ins>
      <w:ins w:id="128" w:author="Sammartano, Marc (BIC USA)" w:date="2016-01-26T16:51:00Z">
        <w:r>
          <w:t xml:space="preserve"> (</w:t>
        </w:r>
      </w:ins>
      <w:ins w:id="129" w:author="Sammartano, Marc (BIC USA)" w:date="2016-01-26T16:52:00Z">
        <w:r>
          <w:t xml:space="preserve">like </w:t>
        </w:r>
      </w:ins>
      <w:ins w:id="130" w:author="Sammartano, Marc (BIC USA)" w:date="2016-01-26T16:51:00Z">
        <w:r>
          <w:t>Screen Orientation Pref</w:t>
        </w:r>
      </w:ins>
      <w:ins w:id="131" w:author="Sammartano, Marc (BIC USA)" w:date="2016-01-26T16:52:00Z">
        <w:r>
          <w:t>erence</w:t>
        </w:r>
      </w:ins>
      <w:ins w:id="132" w:author="Sammartano, Marc (BIC USA)" w:date="2016-01-26T16:51:00Z">
        <w:r>
          <w:t>s</w:t>
        </w:r>
      </w:ins>
      <w:ins w:id="133" w:author="Sammartano, Marc (BIC USA)" w:date="2016-01-26T16:53:00Z">
        <w:r>
          <w:t xml:space="preserve"> of</w:t>
        </w:r>
      </w:ins>
      <w:ins w:id="134" w:author="Sammartano, Marc (BIC USA)" w:date="2016-01-26T16:51:00Z">
        <w:r>
          <w:t xml:space="preserve"> v01.89)</w:t>
        </w:r>
      </w:ins>
      <w:ins w:id="135" w:author="Sammartano, Marc (BIC USA)" w:date="2016-01-26T16:53:00Z">
        <w:r>
          <w:t>.</w:t>
        </w:r>
      </w:ins>
    </w:p>
    <w:p w:rsidR="001E4747" w:rsidRDefault="00720B6C" w:rsidP="00474D32">
      <w:pPr>
        <w:pStyle w:val="ListParagraph"/>
        <w:numPr>
          <w:ilvl w:val="1"/>
          <w:numId w:val="3"/>
        </w:numPr>
        <w:rPr>
          <w:ins w:id="136" w:author="Sammartano, Marc (BIC USA)" w:date="2016-01-25T17:41:00Z"/>
        </w:rPr>
      </w:pPr>
      <w:ins w:id="137" w:author="Sammartano, Marc (BIC USA)" w:date="2016-01-12T10:25:00Z">
        <w:r>
          <w:rPr>
            <w:b/>
          </w:rPr>
          <w:lastRenderedPageBreak/>
          <w:t>Gr.get.type</w:t>
        </w:r>
      </w:ins>
      <w:ins w:id="138" w:author="Sammartano, Marc (BIC USA)" w:date="2016-01-12T10:26:00Z">
        <w:r>
          <w:t xml:space="preserve"> with </w:t>
        </w:r>
        <w:r w:rsidR="00743124">
          <w:t>an invalid object number no long</w:t>
        </w:r>
        <w:r>
          <w:t>er th</w:t>
        </w:r>
      </w:ins>
      <w:ins w:id="139" w:author="Sammartano, Marc (BIC USA)" w:date="2016-01-25T16:09:00Z">
        <w:r w:rsidR="00743124">
          <w:t>r</w:t>
        </w:r>
      </w:ins>
      <w:ins w:id="140" w:author="Sammartano, Marc (BIC USA)" w:date="2016-01-12T10:26:00Z">
        <w:r>
          <w:t>o</w:t>
        </w:r>
      </w:ins>
      <w:ins w:id="141" w:author="Sammartano, Marc (BIC USA)" w:date="2016-01-25T16:09:00Z">
        <w:r w:rsidR="00743124">
          <w:t>w</w:t>
        </w:r>
      </w:ins>
      <w:ins w:id="142" w:author="Sammartano, Marc (BIC USA)" w:date="2016-01-12T10:26:00Z">
        <w:r>
          <w:t>s an error. Instead, it</w:t>
        </w:r>
      </w:ins>
      <w:ins w:id="143" w:author="Sammartano, Marc (BIC USA)" w:date="2016-01-12T10:27:00Z">
        <w:r>
          <w:t xml:space="preserve"> </w:t>
        </w:r>
      </w:ins>
      <w:ins w:id="144" w:author="Sammartano, Marc (BIC USA)" w:date="2016-01-12T10:26:00Z">
        <w:r>
          <w:t xml:space="preserve">returns an empty type string and writes </w:t>
        </w:r>
      </w:ins>
      <w:ins w:id="145" w:author="Sammartano, Marc (BIC USA)" w:date="2016-01-12T10:27:00Z">
        <w:r>
          <w:t xml:space="preserve">a message </w:t>
        </w:r>
      </w:ins>
      <w:ins w:id="146" w:author="Sammartano, Marc (BIC USA)" w:date="2016-01-12T10:26:00Z">
        <w:r>
          <w:t>for</w:t>
        </w:r>
      </w:ins>
      <w:ins w:id="147" w:author="Sammartano, Marc (BIC USA)" w:date="2016-01-12T10:27:00Z">
        <w:r>
          <w:t xml:space="preserve"> retrieval with the</w:t>
        </w:r>
      </w:ins>
      <w:ins w:id="148" w:author="Sammartano, Marc (BIC USA)" w:date="2016-01-12T10:26:00Z">
        <w:r>
          <w:t xml:space="preserve"> </w:t>
        </w:r>
      </w:ins>
      <w:ins w:id="149" w:author="Sammartano, Marc (BIC USA)" w:date="2016-01-25T16:09:00Z">
        <w:r w:rsidR="00743124">
          <w:rPr>
            <w:b/>
          </w:rPr>
          <w:t xml:space="preserve">GETERROR </w:t>
        </w:r>
      </w:ins>
      <w:ins w:id="150" w:author="Sammartano, Marc (BIC USA)" w:date="2016-01-12T10:26:00Z">
        <w:r>
          <w:rPr>
            <w:b/>
          </w:rPr>
          <w:t>$()</w:t>
        </w:r>
      </w:ins>
      <w:ins w:id="151" w:author="Sammartano, Marc (BIC USA)" w:date="2016-01-12T10:27:00Z">
        <w:r>
          <w:t xml:space="preserve"> function.</w:t>
        </w:r>
      </w:ins>
    </w:p>
    <w:p w:rsidR="001521CE" w:rsidRDefault="001521CE" w:rsidP="001521CE">
      <w:pPr>
        <w:pStyle w:val="ListParagraph"/>
        <w:numPr>
          <w:ilvl w:val="1"/>
          <w:numId w:val="3"/>
        </w:numPr>
        <w:rPr>
          <w:ins w:id="152" w:author="Sammartano, Marc (BIC USA)" w:date="2016-02-10T14:32:00Z"/>
        </w:rPr>
      </w:pPr>
      <w:ins w:id="153" w:author="Sammartano, Marc (BIC USA)" w:date="2016-01-25T17:41:00Z">
        <w:r>
          <w:t xml:space="preserve">If </w:t>
        </w:r>
        <w:r>
          <w:rPr>
            <w:b/>
          </w:rPr>
          <w:t>GrabURL</w:t>
        </w:r>
        <w:r w:rsidRPr="001521CE">
          <w:t xml:space="preserve"> or </w:t>
        </w:r>
        <w:r>
          <w:rPr>
            <w:b/>
          </w:rPr>
          <w:t>Grabfile</w:t>
        </w:r>
        <w:r>
          <w:t xml:space="preserve"> can’t read, they return "" and set a message for </w:t>
        </w:r>
        <w:r>
          <w:rPr>
            <w:b/>
          </w:rPr>
          <w:t>GETERROR$()</w:t>
        </w:r>
        <w:r>
          <w:t>.</w:t>
        </w:r>
      </w:ins>
    </w:p>
    <w:p w:rsidR="00360E82" w:rsidRDefault="00360E82" w:rsidP="001521CE">
      <w:pPr>
        <w:pStyle w:val="ListParagraph"/>
        <w:numPr>
          <w:ilvl w:val="1"/>
          <w:numId w:val="3"/>
        </w:numPr>
        <w:rPr>
          <w:ins w:id="154" w:author="Sammartano, Marc (BIC USA)" w:date="2016-02-09T10:11:00Z"/>
        </w:rPr>
      </w:pPr>
      <w:ins w:id="155" w:author="Sammartano, Marc (BIC USA)" w:date="2016-02-10T14:32:00Z">
        <w:r>
          <w:t xml:space="preserve">Extended </w:t>
        </w:r>
        <w:r>
          <w:rPr>
            <w:b/>
          </w:rPr>
          <w:t>Sql.next</w:t>
        </w:r>
        <w:r>
          <w:t xml:space="preserve"> to allow returning an unknown number of columns in an array.</w:t>
        </w:r>
      </w:ins>
    </w:p>
    <w:p w:rsidR="005732B4" w:rsidRDefault="005732B4" w:rsidP="001521CE">
      <w:pPr>
        <w:pStyle w:val="ListParagraph"/>
        <w:numPr>
          <w:ilvl w:val="1"/>
          <w:numId w:val="3"/>
        </w:numPr>
        <w:rPr>
          <w:ins w:id="156" w:author="Sammartano, Marc (BIC USA)" w:date="2016-01-26T11:24:00Z"/>
        </w:rPr>
      </w:pPr>
      <w:ins w:id="157" w:author="Sammartano, Marc (BIC USA)" w:date="2016-02-09T10:11:00Z">
        <w:r>
          <w:t xml:space="preserve">Extended </w:t>
        </w:r>
      </w:ins>
      <w:ins w:id="158" w:author="Sammartano, Marc (BIC USA)" w:date="2016-02-09T10:12:00Z">
        <w:r>
          <w:rPr>
            <w:b/>
          </w:rPr>
          <w:t>Socket.myIP</w:t>
        </w:r>
        <w:r>
          <w:t xml:space="preserve"> to return multiple IP addresses in a string array.</w:t>
        </w:r>
      </w:ins>
    </w:p>
    <w:p w:rsidR="00B91EF8" w:rsidRPr="00BB3A46" w:rsidRDefault="00B91EF8" w:rsidP="001521CE">
      <w:pPr>
        <w:pStyle w:val="ListParagraph"/>
        <w:numPr>
          <w:ilvl w:val="1"/>
          <w:numId w:val="3"/>
        </w:numPr>
        <w:rPr>
          <w:ins w:id="159" w:author="Sammartano, Marc (BIC USA)" w:date="2016-01-25T17:41:00Z"/>
        </w:rPr>
      </w:pPr>
      <w:ins w:id="160" w:author="Sammartano, Marc (BIC USA)" w:date="2016-01-26T11:25:00Z">
        <w:r>
          <w:rPr>
            <w:b/>
          </w:rPr>
          <w:t>Sensors</w:t>
        </w:r>
      </w:ins>
      <w:ins w:id="161" w:author="Sammartano, Marc (BIC USA)" w:date="2016-01-26T11:26:00Z">
        <w:r>
          <w:t xml:space="preserve">: </w:t>
        </w:r>
      </w:ins>
      <w:ins w:id="162" w:author="Sammartano, Marc (BIC USA)" w:date="2016-01-26T11:24:00Z">
        <w:r>
          <w:t>a</w:t>
        </w:r>
        <w:r w:rsidRPr="00B91EF8">
          <w:t>dded</w:t>
        </w:r>
        <w:r>
          <w:t xml:space="preserve"> sensors introduced in KitKat.</w:t>
        </w:r>
      </w:ins>
    </w:p>
    <w:p w:rsidR="001521CE" w:rsidRDefault="001521CE" w:rsidP="001521CE"/>
    <w:p w:rsidR="00F618F8" w:rsidRDefault="00F618F8">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163" w:name="_Toc444179861"/>
      <w:r>
        <w:lastRenderedPageBreak/>
        <w:t>About the Title, De Re BASIC!</w:t>
      </w:r>
      <w:bookmarkEnd w:id="163"/>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164" w:name="_Toc444179862"/>
      <w:r>
        <w:t>About the Cover Art</w:t>
      </w:r>
      <w:bookmarkEnd w:id="164"/>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165" w:name="_Toc444179863"/>
      <w:del w:id="166" w:author="Sammartano, Marc (BIC USA)" w:date="2016-03-08T15:53:00Z">
        <w:r w:rsidDel="008F7ABF">
          <w:delText>Technical Editor</w:delText>
        </w:r>
      </w:del>
      <w:bookmarkEnd w:id="165"/>
      <w:ins w:id="167" w:author="Sammartano, Marc (BIC USA)" w:date="2016-03-08T15:53:00Z">
        <w:r w:rsidR="008F7ABF">
          <w:t>Credits</w:t>
        </w:r>
      </w:ins>
    </w:p>
    <w:p w:rsidR="008F7ABF" w:rsidRDefault="00766744" w:rsidP="00766744">
      <w:pPr>
        <w:rPr>
          <w:ins w:id="168" w:author="Sammartano, Marc (BIC USA)" w:date="2016-03-08T15:53:00Z"/>
        </w:rPr>
      </w:pPr>
      <w:r>
        <w:t>Thanks to Paul Laughton, the original creator of BASIC! and of this document.</w:t>
      </w:r>
      <w:ins w:id="169" w:author="Sammartano, Marc (BIC USA)" w:date="2016-03-08T15:57:00Z">
        <w:r w:rsidR="008F7ABF">
          <w:br/>
        </w:r>
      </w:ins>
      <w:del w:id="170" w:author="Sammartano, Marc (BIC USA)" w:date="2016-03-08T15:57:00Z">
        <w:r w:rsidDel="008F7ABF">
          <w:delText xml:space="preserve"> </w:delText>
        </w:r>
      </w:del>
      <w:ins w:id="171" w:author="Sammartano, Marc (BIC USA)" w:date="2016-03-08T15:53:00Z">
        <w:r w:rsidR="008F7ABF">
          <w:t>Mr. Laughton has put this document in the Public Domain.</w:t>
        </w:r>
      </w:ins>
    </w:p>
    <w:p w:rsidR="00766744" w:rsidRPr="009C4100" w:rsidRDefault="00766744" w:rsidP="00766744">
      <w:r>
        <w:t>Thanks also to Mike Leavitt of Lansdowne, VA, USA, for his many contributions and long-time support.</w:t>
      </w:r>
    </w:p>
    <w:p w:rsidR="008F7ABF" w:rsidRDefault="008F7ABF" w:rsidP="008F7ABF">
      <w:pPr>
        <w:pStyle w:val="Heading1"/>
        <w:rPr>
          <w:ins w:id="172" w:author="Sammartano, Marc (BIC USA)" w:date="2016-03-08T15:53:00Z"/>
        </w:rPr>
      </w:pPr>
      <w:ins w:id="173" w:author="Sammartano, Marc (BIC USA)" w:date="2016-03-08T15:53:00Z">
        <w:r>
          <w:t>Technical Editor</w:t>
        </w:r>
      </w:ins>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174" w:name="_Toc444179864"/>
      <w:r>
        <w:t>Getting BASIC!</w:t>
      </w:r>
      <w:bookmarkEnd w:id="174"/>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If you prefer to download the installation file (Basic.apk) yourself, or to get</w:t>
      </w:r>
      <w:ins w:id="175" w:author="Sammartano, Marc (BIC USA)" w:date="2016-03-08T15:58:00Z">
        <w:r w:rsidR="008F7ABF">
          <w:t xml:space="preserve"> a</w:t>
        </w:r>
      </w:ins>
      <w:r>
        <w:t xml:space="preserve"> previous version</w:t>
      </w:r>
      <w:del w:id="176" w:author="Sammartano, Marc (BIC USA)" w:date="2016-03-08T15:58:00Z">
        <w:r w:rsidDel="008F7ABF">
          <w:delText>s</w:delText>
        </w:r>
      </w:del>
      <w:r>
        <w:t xml:space="preserve">, get it from </w:t>
      </w:r>
      <w:r w:rsidRPr="006C53E4">
        <w:rPr>
          <w:b/>
        </w:rPr>
        <w:t>Bintray</w:t>
      </w:r>
      <w:r>
        <w:t xml:space="preserve"> at </w:t>
      </w:r>
      <w:hyperlink r:id="rId13" w:history="1">
        <w:r w:rsidR="00DF4ED6" w:rsidRPr="00A31486">
          <w:rPr>
            <w:rStyle w:val="Hyperlink"/>
          </w:rPr>
          <w:t>https://bintray.com/rfo-basic/android/RFO-BASIC/</w:t>
        </w:r>
      </w:hyperlink>
    </w:p>
    <w:p w:rsidR="003D7489"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ins w:id="177" w:author="Sammartano, Marc (BIC USA)" w:date="2016-03-08T16:08:00Z">
        <w:r w:rsidR="003D7489">
          <w:rPr>
            <w:rStyle w:val="Hyperlink"/>
          </w:rPr>
          <w:fldChar w:fldCharType="begin"/>
        </w:r>
        <w:r w:rsidR="003D7489">
          <w:rPr>
            <w:rStyle w:val="Hyperlink"/>
          </w:rPr>
          <w:instrText xml:space="preserve"> HYPERLINK "</w:instrText>
        </w:r>
      </w:ins>
      <w:r w:rsidR="003D7489" w:rsidRPr="001A2A2D">
        <w:rPr>
          <w:rStyle w:val="Hyperlink"/>
        </w:rPr>
        <w:instrText>http://rfo-basic.com/manual</w:instrText>
      </w:r>
      <w:ins w:id="178" w:author="Sammartano, Marc (BIC USA)" w:date="2016-03-08T16:08:00Z">
        <w:r w:rsidR="003D7489">
          <w:rPr>
            <w:rStyle w:val="Hyperlink"/>
          </w:rPr>
          <w:instrText xml:space="preserve">" </w:instrText>
        </w:r>
        <w:r w:rsidR="003D7489">
          <w:rPr>
            <w:rStyle w:val="Hyperlink"/>
          </w:rPr>
          <w:fldChar w:fldCharType="separate"/>
        </w:r>
      </w:ins>
      <w:r w:rsidR="003D7489" w:rsidRPr="003E51B2">
        <w:rPr>
          <w:rStyle w:val="Hyperlink"/>
        </w:rPr>
        <w:t>http://rfo-basic.com/manual</w:t>
      </w:r>
      <w:ins w:id="179" w:author="Sammartano, Marc (BIC USA)" w:date="2016-03-08T16:08:00Z">
        <w:r w:rsidR="003D7489">
          <w:rPr>
            <w:rStyle w:val="Hyperlink"/>
          </w:rPr>
          <w:fldChar w:fldCharType="end"/>
        </w:r>
        <w:r w:rsidR="003D7489">
          <w:t xml:space="preserve">. The document </w:t>
        </w:r>
      </w:ins>
      <w:ins w:id="180" w:author="Sammartano, Marc (BIC USA)" w:date="2016-03-08T16:10:00Z">
        <w:r w:rsidR="003D7489">
          <w:t xml:space="preserve">source </w:t>
        </w:r>
      </w:ins>
      <w:ins w:id="181" w:author="Sammartano, Marc (BIC USA)" w:date="2016-03-08T16:08:00Z">
        <w:r w:rsidR="003D7489">
          <w:t xml:space="preserve">is available </w:t>
        </w:r>
      </w:ins>
      <w:ins w:id="182" w:author="Sammartano, Marc (BIC USA)" w:date="2016-03-08T16:09:00Z">
        <w:r w:rsidR="003D7489">
          <w:t xml:space="preserve">from GitHub at </w:t>
        </w:r>
        <w:r w:rsidR="003D7489">
          <w:fldChar w:fldCharType="begin"/>
        </w:r>
        <w:r w:rsidR="003D7489">
          <w:instrText xml:space="preserve"> HYPERLINK "</w:instrText>
        </w:r>
        <w:r w:rsidR="003D7489" w:rsidRPr="003D7489">
          <w:instrText>https://github.com/RFO-BASIC/De-Re-Basic</w:instrText>
        </w:r>
        <w:r w:rsidR="003D7489">
          <w:instrText xml:space="preserve">" </w:instrText>
        </w:r>
        <w:r w:rsidR="003D7489">
          <w:fldChar w:fldCharType="separate"/>
        </w:r>
        <w:r w:rsidR="003D7489" w:rsidRPr="003E51B2">
          <w:rPr>
            <w:rStyle w:val="Hyperlink"/>
          </w:rPr>
          <w:t>https://github.com/RFO-BASIC/De-Re-Basic</w:t>
        </w:r>
        <w:r w:rsidR="003D7489">
          <w:fldChar w:fldCharType="end"/>
        </w:r>
        <w:r w:rsidR="003D7489">
          <w:t>.</w:t>
        </w:r>
      </w:ins>
    </w:p>
    <w:p w:rsidR="002A558D" w:rsidRDefault="002A558D" w:rsidP="002A558D">
      <w:pPr>
        <w:pStyle w:val="Heading1"/>
      </w:pPr>
      <w:bookmarkStart w:id="183" w:name="_Toc444179865"/>
      <w:r>
        <w:t>BASIC! Forum</w:t>
      </w:r>
      <w:bookmarkEnd w:id="183"/>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184" w:name="_Toc444179866"/>
      <w:r>
        <w:t>BASIC! Tutorial</w:t>
      </w:r>
      <w:bookmarkEnd w:id="184"/>
    </w:p>
    <w:p w:rsidR="0040493F" w:rsidRPr="008F7ABF" w:rsidRDefault="00A51E9C" w:rsidP="008F7ABF">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Pr>
          <w:shd w:val="clear" w:color="auto" w:fill="FFFFFF"/>
        </w:rPr>
        <w:t>.</w:t>
      </w:r>
    </w:p>
    <w:p w:rsidR="008F7ABF" w:rsidRDefault="008F7ABF" w:rsidP="008F7ABF">
      <w:pPr>
        <w:pStyle w:val="Heading1"/>
        <w:rPr>
          <w:ins w:id="185" w:author="Sammartano, Marc (BIC USA)" w:date="2016-03-08T15:55:00Z"/>
        </w:rPr>
      </w:pPr>
      <w:bookmarkStart w:id="186" w:name="_Toc444179868"/>
      <w:ins w:id="187" w:author="Sammartano, Marc (BIC USA)" w:date="2016-03-08T15:55:00Z">
        <w:r>
          <w:lastRenderedPageBreak/>
          <w:t>BASIC! Operation</w:t>
        </w:r>
      </w:ins>
    </w:p>
    <w:p w:rsidR="00A458DC" w:rsidRDefault="00A458DC" w:rsidP="00EB1F62">
      <w:pPr>
        <w:pStyle w:val="Heading2"/>
      </w:pPr>
      <w:r>
        <w:t>Permissions</w:t>
      </w:r>
      <w:bookmarkEnd w:id="18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88" w:name="_Toc444179869"/>
      <w:r>
        <w:t>Editor</w:t>
      </w:r>
      <w:bookmarkEnd w:id="188"/>
    </w:p>
    <w:p w:rsidR="00A37BE6" w:rsidRPr="005F4916" w:rsidRDefault="00A37BE6" w:rsidP="005F4916">
      <w:pPr>
        <w:pStyle w:val="Heading3"/>
      </w:pPr>
      <w:bookmarkStart w:id="189" w:name="_Toc444179870"/>
      <w:r w:rsidRPr="005F4916">
        <w:t xml:space="preserve">Editing the </w:t>
      </w:r>
      <w:r w:rsidR="00241023">
        <w:t>P</w:t>
      </w:r>
      <w:r w:rsidRPr="005F4916">
        <w:t>rogram</w:t>
      </w:r>
      <w:bookmarkEnd w:id="189"/>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90" w:name="_Toc444179871"/>
      <w:r>
        <w:t>Multi</w:t>
      </w:r>
      <w:r w:rsidR="003B7165">
        <w:t>ple C</w:t>
      </w:r>
      <w:r>
        <w:t>ommand</w:t>
      </w:r>
      <w:r w:rsidR="003B7165">
        <w:t>s on a</w:t>
      </w:r>
      <w:r>
        <w:t xml:space="preserve"> Line</w:t>
      </w:r>
      <w:bookmarkEnd w:id="190"/>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rsidR="00E75EEE" w:rsidRDefault="00E75EEE" w:rsidP="005F4916">
      <w:pPr>
        <w:pStyle w:val="Heading3"/>
      </w:pPr>
      <w:bookmarkStart w:id="191" w:name="_Toc444179872"/>
      <w:r>
        <w:t>Line Continuation</w:t>
      </w:r>
      <w:bookmarkEnd w:id="191"/>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92" w:name="_Toc444179873"/>
      <w:r>
        <w:t># - Format Line</w:t>
      </w:r>
      <w:bookmarkEnd w:id="192"/>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rsidR="0040493F" w:rsidRPr="005F4916" w:rsidRDefault="0040493F" w:rsidP="005F4916">
      <w:pPr>
        <w:pStyle w:val="Heading3"/>
      </w:pPr>
      <w:bookmarkStart w:id="193" w:name="_Toc444179874"/>
      <w:r w:rsidRPr="005F4916">
        <w:lastRenderedPageBreak/>
        <w:t>Menus</w:t>
      </w:r>
      <w:bookmarkEnd w:id="193"/>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The first time</w:t>
      </w:r>
      <w:ins w:id="194" w:author="Sammartano, Marc (BIC USA)" w:date="2016-02-10T18:39:00Z">
        <w:r w:rsidR="00960675">
          <w:t xml:space="preserve"> you open BASIC! after installing it, if</w:t>
        </w:r>
      </w:ins>
      <w:r w:rsidR="00334F80">
        <w:t xml:space="preserv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Paths Explained</w:t>
      </w:r>
      <w:r w:rsidR="00A10646">
        <w:t xml:space="preserve">, later in this manual.) </w:t>
      </w:r>
      <w:ins w:id="195" w:author="Sammartano, Marc (BIC USA)" w:date="2016-02-10T18:42:00Z">
        <w:r w:rsidR="00960675">
          <w:t xml:space="preserve">Otherwise, when you open BASIC! and select </w:t>
        </w:r>
        <w:r w:rsidR="00960675" w:rsidRPr="00960675">
          <w:rPr>
            <w:b/>
            <w:i/>
          </w:rPr>
          <w:t>Load</w:t>
        </w:r>
        <w:r w:rsidR="00960675">
          <w:t xml:space="preserve"> it starts in the default source directory </w:t>
        </w:r>
        <w:r w:rsidR="00960675">
          <w:rPr>
            <w:b/>
          </w:rPr>
          <w:t>rfo-basic/source</w:t>
        </w:r>
        <w:r w:rsidR="00960675">
          <w:t xml:space="preserve">. </w:t>
        </w:r>
      </w:ins>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rsidR="008852A1" w:rsidRDefault="00A36839" w:rsidP="0013068D">
      <w:r>
        <w:t xml:space="preserve">Tap on a </w:t>
      </w:r>
      <w:r w:rsidRPr="007D3A22">
        <w:rPr>
          <w:b/>
        </w:rPr>
        <w:t>.bas</w:t>
      </w:r>
      <w:r>
        <w:t xml:space="preserve"> file to load it into the Editor.</w:t>
      </w:r>
    </w:p>
    <w:p w:rsidR="0013068D" w:rsidRDefault="0013068D" w:rsidP="0013068D">
      <w:pPr>
        <w:pStyle w:val="NoSpacing"/>
      </w:pPr>
      <w:r>
        <w:t xml:space="preserve">You can navigate to any directory on your device for which you have </w:t>
      </w:r>
      <w:r>
        <w:rPr>
          <w:b/>
        </w:rPr>
        <w:t>read</w:t>
      </w:r>
      <w:r>
        <w:t xml:space="preserve"> permission.</w:t>
      </w:r>
    </w:p>
    <w:p w:rsidR="000A0539" w:rsidRDefault="008852A1" w:rsidP="00D97320">
      <w:pPr>
        <w:pStyle w:val="ListParagraph"/>
        <w:numPr>
          <w:ilvl w:val="0"/>
          <w:numId w:val="38"/>
        </w:numPr>
      </w:pPr>
      <w:r>
        <w:t xml:space="preserve">Tap on a directory to display </w:t>
      </w:r>
      <w:r w:rsidR="00537734">
        <w:t>its</w:t>
      </w:r>
      <w:r>
        <w:t xml:space="preserve"> </w:t>
      </w:r>
      <w:r w:rsidRPr="00334F80">
        <w:t>contents</w:t>
      </w:r>
      <w:r>
        <w:t>.</w:t>
      </w:r>
    </w:p>
    <w:p w:rsidR="00334F80" w:rsidRDefault="008852A1" w:rsidP="00D97320">
      <w:pPr>
        <w:pStyle w:val="ListParagraph"/>
        <w:numPr>
          <w:ilvl w:val="0"/>
          <w:numId w:val="38"/>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lastRenderedPageBreak/>
        <w:t xml:space="preserve">A dialog box </w:t>
      </w:r>
      <w:r w:rsidR="00B43840">
        <w:t xml:space="preserve">displays the path to the directory where you will save the file and an input area where you can enter the file name. If the current program has a name because it was previously loaded or saved 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ins w:id="196" w:author="Sammartano, Marc (BIC USA)" w:date="2016-02-10T18:50:00Z">
        <w:r w:rsidR="00022B4D">
          <w:t xml:space="preserve">. </w:t>
        </w:r>
      </w:ins>
      <w:ins w:id="197" w:author="Sammartano, Marc (BIC USA)" w:date="2016-02-10T18:51:00Z">
        <w:r w:rsidR="00022B4D">
          <w:t>Be careful i</w:t>
        </w:r>
      </w:ins>
      <w:ins w:id="198" w:author="Sammartano, Marc (BIC USA)" w:date="2016-02-10T18:50:00Z">
        <w:r w:rsidR="00022B4D">
          <w:t>f you</w:t>
        </w:r>
      </w:ins>
      <w:ins w:id="199" w:author="Sammartano, Marc (BIC USA)" w:date="2016-02-10T18:51:00Z">
        <w:r w:rsidR="00022B4D">
          <w:t xml:space="preserve"> a</w:t>
        </w:r>
      </w:ins>
      <w:ins w:id="200" w:author="Sammartano, Marc (BIC USA)" w:date="2016-02-10T18:50:00Z">
        <w:r w:rsidR="00022B4D">
          <w:t xml:space="preserve">re using </w:t>
        </w:r>
      </w:ins>
      <w:ins w:id="201" w:author="Sammartano, Marc (BIC USA)" w:date="2016-02-10T18:51:00Z">
        <w:r w:rsidR="00022B4D">
          <w:t>a soft keyboard, as it may automatically insert spaces</w:t>
        </w:r>
      </w:ins>
      <w:ins w:id="202" w:author="Sammartano, Marc (BIC USA)" w:date="2016-02-10T18:52:00Z">
        <w:r w:rsidR="00022B4D">
          <w:t xml:space="preserve"> that you don’t want</w:t>
        </w:r>
      </w:ins>
      <w:r w:rsidR="00FF6B0F">
        <w:t>.</w:t>
      </w:r>
    </w:p>
    <w:p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537734" w:rsidP="00C311E4">
      <w:r>
        <w:t>Clear t</w:t>
      </w:r>
      <w:r w:rsidR="00FC097F">
        <w:t>he current program in the Editor</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lastRenderedPageBreak/>
        <w:t>Delete</w:t>
      </w:r>
    </w:p>
    <w:p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lastRenderedPageBreak/>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Android will attempt to move the </w:t>
      </w:r>
      <w:r w:rsidRPr="004F03AF">
        <w:rPr>
          <w:rFonts w:asciiTheme="majorHAnsi" w:hAnsiTheme="majorHAnsi"/>
          <w:smallCaps/>
          <w:sz w:val="20"/>
          <w:szCs w:val="20"/>
        </w:rPr>
        <w:t>Run</w:t>
      </w:r>
      <w:r>
        <w:t xml:space="preserve"> item from the Editor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Load</w:t>
      </w:r>
      <w:r>
        <w:t xml:space="preserve"> item from the Editor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Save</w:t>
      </w:r>
      <w:r>
        <w:t xml:space="preserve"> item from the Editor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Exit</w:t>
      </w:r>
      <w:r>
        <w:t xml:space="preserve"> item from the Editor Menu to the Action Bar.</w:t>
      </w:r>
    </w:p>
    <w:p w:rsidR="00F777AF" w:rsidRDefault="00F777AF" w:rsidP="00F777AF">
      <w:pPr>
        <w:pStyle w:val="Heading5"/>
      </w:pPr>
      <w:r>
        <w:lastRenderedPageBreak/>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lastRenderedPageBreak/>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03" w:name="_Toc444179875"/>
      <w:r>
        <w:t>Run</w:t>
      </w:r>
      <w:bookmarkEnd w:id="203"/>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del w:id="204" w:author="Sammartano, Marc (BIC USA)" w:date="2016-03-03T14:20:00Z">
        <w:r w:rsidR="00F055F9" w:rsidDel="00FE5BD2">
          <w:delText xml:space="preserve"> While this text is selected the Editor </w:delText>
        </w:r>
        <w:r w:rsidR="00F5651B" w:rsidDel="00FE5BD2">
          <w:delText>"</w:delText>
        </w:r>
        <w:r w:rsidR="00F055F9" w:rsidDel="00FE5BD2">
          <w:delText>fling scrolling</w:delText>
        </w:r>
        <w:r w:rsidR="00F5651B" w:rsidDel="00FE5BD2">
          <w:delText>"</w:delText>
        </w:r>
        <w:r w:rsidR="00F055F9" w:rsidDel="00FE5BD2">
          <w:delText xml:space="preserve"> will not work. Unselect the text to restore the fling </w:delText>
        </w:r>
        <w:r w:rsidR="00205BD9" w:rsidDel="00FE5BD2">
          <w:delText>scroller</w:delText>
        </w:r>
        <w:r w:rsidR="00F055F9" w:rsidDel="00FE5BD2">
          <w:delText>.</w:delText>
        </w:r>
      </w:del>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205" w:name="_Toc444179876"/>
      <w:r>
        <w:t>Menu</w:t>
      </w:r>
      <w:bookmarkEnd w:id="205"/>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lastRenderedPageBreak/>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206" w:name="_Toc444179877"/>
      <w:r>
        <w:t>Crashes</w:t>
      </w:r>
      <w:bookmarkEnd w:id="206"/>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207" w:name="_Toc444179878"/>
      <w:r>
        <w:t>A</w:t>
      </w:r>
      <w:r w:rsidR="00F95814">
        <w:t xml:space="preserve"> BASIC! Program</w:t>
      </w:r>
      <w:bookmarkEnd w:id="207"/>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08" w:name="_Toc444179879"/>
      <w:r>
        <w:t>Command Description Syntax</w:t>
      </w:r>
      <w:bookmarkEnd w:id="208"/>
    </w:p>
    <w:p w:rsidR="00641F8E" w:rsidRPr="00641F8E" w:rsidRDefault="00D12DC2" w:rsidP="00EB1F62">
      <w:pPr>
        <w:pStyle w:val="Heading2"/>
      </w:pPr>
      <w:bookmarkStart w:id="209" w:name="_Toc444179880"/>
      <w:r>
        <w:t>Upper and Lower</w:t>
      </w:r>
      <w:r w:rsidR="00FB578F">
        <w:t xml:space="preserve"> </w:t>
      </w:r>
      <w:r w:rsidR="00641F8E">
        <w:t>Case</w:t>
      </w:r>
      <w:bookmarkEnd w:id="209"/>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10" w:name="_Toc444179881"/>
      <w:r>
        <w:t>&lt;</w:t>
      </w:r>
      <w:r w:rsidR="004053B7">
        <w:t>n</w:t>
      </w:r>
      <w:r>
        <w:t>exp&gt;</w:t>
      </w:r>
      <w:r w:rsidR="00792AD4">
        <w:t>,</w:t>
      </w:r>
      <w:r w:rsidR="004053B7">
        <w:t xml:space="preserve"> &lt;sexp&gt;</w:t>
      </w:r>
      <w:r w:rsidR="008259D5">
        <w:t xml:space="preserve"> and &lt;lexp</w:t>
      </w:r>
      <w:r w:rsidR="007F4DB0">
        <w:t>&gt;</w:t>
      </w:r>
      <w:bookmarkEnd w:id="210"/>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11" w:name="_Toc444179882"/>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11"/>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12" w:name="_Toc444179883"/>
      <w:r>
        <w:t>Array[] and Array$[]</w:t>
      </w:r>
      <w:bookmarkEnd w:id="212"/>
    </w:p>
    <w:p w:rsidR="004053B7" w:rsidRDefault="004053B7" w:rsidP="004053B7">
      <w:r>
        <w:t>This notation implies that an array name without indices must be used.</w:t>
      </w:r>
    </w:p>
    <w:p w:rsidR="00914B76" w:rsidRDefault="00914B76" w:rsidP="00914B76">
      <w:pPr>
        <w:pStyle w:val="Heading2"/>
      </w:pPr>
      <w:bookmarkStart w:id="213" w:name="_Toc444179884"/>
      <w:r>
        <w:t>Array[{</w:t>
      </w:r>
      <w:r w:rsidR="006F2915">
        <w:t>&lt;</w:t>
      </w:r>
      <w:r>
        <w:t>start</w:t>
      </w:r>
      <w:r w:rsidR="006F2915">
        <w:t>&gt;</w:t>
      </w:r>
      <w:r>
        <w:t>,</w:t>
      </w:r>
      <w:r w:rsidR="006F2915">
        <w:t>&lt;</w:t>
      </w:r>
      <w:r>
        <w:t>length</w:t>
      </w:r>
      <w:r w:rsidR="006F2915">
        <w:t>&gt;</w:t>
      </w:r>
      <w:r>
        <w:t>}] and Array$[</w:t>
      </w:r>
      <w:r w:rsidR="006F2915">
        <w:t>{&lt;start&gt;,&lt;length&gt;}</w:t>
      </w:r>
      <w:r>
        <w:t>]</w:t>
      </w:r>
      <w:bookmarkEnd w:id="213"/>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rsidR="0039686D" w:rsidRDefault="0039686D" w:rsidP="00EB1F62">
      <w:pPr>
        <w:pStyle w:val="Heading2"/>
      </w:pPr>
      <w:bookmarkStart w:id="214" w:name="_Toc444179885"/>
      <w:r>
        <w:t>{something}</w:t>
      </w:r>
      <w:bookmarkEnd w:id="214"/>
    </w:p>
    <w:p w:rsidR="0039686D" w:rsidRDefault="0039686D" w:rsidP="004053B7">
      <w:r>
        <w:t>Indicates something optional.</w:t>
      </w:r>
    </w:p>
    <w:p w:rsidR="00FB578F" w:rsidRDefault="00317ABB" w:rsidP="00EB1F62">
      <w:pPr>
        <w:pStyle w:val="Heading2"/>
      </w:pPr>
      <w:bookmarkStart w:id="215" w:name="_Toc444179886"/>
      <w:r>
        <w:t>{ A | B |C }</w:t>
      </w:r>
      <w:bookmarkEnd w:id="215"/>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16" w:name="_Toc444179887"/>
      <w:r>
        <w:t>X</w:t>
      </w:r>
      <w:r w:rsidR="003D23A1">
        <w:t>,</w:t>
      </w:r>
      <w:r>
        <w:t xml:space="preserve"> </w:t>
      </w:r>
      <w:r w:rsidR="003D23A1">
        <w:t>...</w:t>
      </w:r>
      <w:bookmarkEnd w:id="216"/>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7" w:name="_Toc444179888"/>
      <w:r>
        <w:t>{</w:t>
      </w:r>
      <w:r w:rsidR="0039686D">
        <w:t>,</w:t>
      </w:r>
      <w:r>
        <w:t>n</w:t>
      </w:r>
      <w:r w:rsidR="003D23A1">
        <w:t>}</w:t>
      </w:r>
      <w:r>
        <w:t xml:space="preserve"> </w:t>
      </w:r>
      <w:r w:rsidR="003D23A1">
        <w:t>...</w:t>
      </w:r>
      <w:bookmarkEnd w:id="217"/>
    </w:p>
    <w:p w:rsidR="005F59F6" w:rsidRDefault="005F59F6" w:rsidP="005F59F6">
      <w:r>
        <w:t>Indicates an optional list</w:t>
      </w:r>
      <w:r w:rsidR="00FB578F">
        <w:t xml:space="preserve"> </w:t>
      </w:r>
      <w:r>
        <w:t xml:space="preserve">with zero or more </w:t>
      </w:r>
      <w:r w:rsidR="00FB578F">
        <w:t xml:space="preserve">items </w:t>
      </w:r>
      <w:r>
        <w:t>separated by commas.</w:t>
      </w:r>
    </w:p>
    <w:p w:rsidR="0039686D" w:rsidRDefault="0039686D" w:rsidP="00EB1F62">
      <w:pPr>
        <w:pStyle w:val="Heading2"/>
      </w:pPr>
      <w:bookmarkStart w:id="218" w:name="_Toc444179889"/>
      <w:r>
        <w:t>&lt;statement&gt;</w:t>
      </w:r>
      <w:bookmarkEnd w:id="218"/>
    </w:p>
    <w:p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pPr>
      <w:bookmarkStart w:id="219" w:name="_Toc444179890"/>
      <w:r>
        <w:t>Optional Parameters</w:t>
      </w:r>
      <w:bookmarkEnd w:id="219"/>
    </w:p>
    <w:p w:rsidR="00392316" w:rsidRDefault="00392316" w:rsidP="005F59F6">
      <w:r>
        <w:t>Many statements have optional parameters. If an optional parameter is omitted, the statement assumes a default value or performs a default action.</w:t>
      </w:r>
    </w:p>
    <w:p w:rsidR="00392316" w:rsidRPr="005F59F6" w:rsidRDefault="00392316" w:rsidP="005F59F6">
      <w:r>
        <w:lastRenderedPageBreak/>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rsidR="004B4D0A" w:rsidRDefault="004B4D0A" w:rsidP="00E33967">
      <w:pPr>
        <w:pStyle w:val="Heading1"/>
      </w:pPr>
      <w:bookmarkStart w:id="220" w:name="_Toc444179891"/>
      <w:r>
        <w:t>Numbers</w:t>
      </w:r>
      <w:bookmarkEnd w:id="220"/>
    </w:p>
    <w:p w:rsidR="004F2359" w:rsidRDefault="004F2359" w:rsidP="006A05A4">
      <w:pPr>
        <w:pStyle w:val="NoSpacing"/>
        <w:rPr>
          <w:ins w:id="221" w:author="Sammartano, Marc (BIC USA)" w:date="2016-02-01T18:37:00Z"/>
        </w:rPr>
      </w:pPr>
      <w:ins w:id="222" w:author="Sammartano, Marc (BIC USA)" w:date="2016-02-01T18:38:00Z">
        <w:r>
          <w:t>You can type</w:t>
        </w:r>
      </w:ins>
      <w:ins w:id="223" w:author="Sammartano, Marc (BIC USA)" w:date="2016-02-01T18:39:00Z">
        <w:r>
          <w:t xml:space="preserve"> decimal</w:t>
        </w:r>
      </w:ins>
      <w:ins w:id="224" w:author="Sammartano, Marc (BIC USA)" w:date="2016-02-01T18:38:00Z">
        <w:r>
          <w:t xml:space="preserve"> numbers in a BASIC! program</w:t>
        </w:r>
      </w:ins>
      <w:ins w:id="225" w:author="Sammartano, Marc (BIC USA)" w:date="2016-02-01T18:42:00Z">
        <w:r w:rsidR="006A05A4">
          <w:t>:</w:t>
        </w:r>
      </w:ins>
    </w:p>
    <w:p w:rsidR="004F2359" w:rsidRDefault="004F2359" w:rsidP="00D97320">
      <w:pPr>
        <w:pStyle w:val="ListParagraph"/>
        <w:numPr>
          <w:ilvl w:val="0"/>
          <w:numId w:val="42"/>
        </w:numPr>
        <w:rPr>
          <w:ins w:id="226" w:author="Sammartano, Marc (BIC USA)" w:date="2016-02-01T18:44:00Z"/>
        </w:rPr>
      </w:pPr>
      <w:ins w:id="227" w:author="Sammartano, Marc (BIC USA)" w:date="2016-02-01T18:37:00Z">
        <w:r>
          <w:t xml:space="preserve">A </w:t>
        </w:r>
      </w:ins>
      <w:ins w:id="228" w:author="Sammartano, Marc (BIC USA)" w:date="2016-02-01T18:52:00Z">
        <w:r w:rsidR="006A05A4">
          <w:t xml:space="preserve">leading </w:t>
        </w:r>
      </w:ins>
      <w:ins w:id="229" w:author="Sammartano, Marc (BIC USA)" w:date="2016-02-01T18:37:00Z">
        <w:r>
          <w:t>sign ("+" or "-"), a decimal point ("." only), and an exponent (power of 10) are optional.</w:t>
        </w:r>
      </w:ins>
    </w:p>
    <w:p w:rsidR="004F2359" w:rsidRDefault="004F2359" w:rsidP="00D97320">
      <w:pPr>
        <w:pStyle w:val="ListParagraph"/>
        <w:numPr>
          <w:ilvl w:val="0"/>
          <w:numId w:val="42"/>
        </w:numPr>
        <w:rPr>
          <w:ins w:id="230" w:author="Sammartano, Marc (BIC USA)" w:date="2016-02-01T18:37:00Z"/>
        </w:rPr>
      </w:pPr>
      <w:ins w:id="231" w:author="Sammartano, Marc (BIC USA)" w:date="2016-02-01T18:37:00Z">
        <w:r>
          <w:t>An exponent is "e" or "E" followed by a number. The number may have a sign but no decimal point.</w:t>
        </w:r>
      </w:ins>
    </w:p>
    <w:p w:rsidR="004F2359" w:rsidRPr="004F2359" w:rsidRDefault="004F2359" w:rsidP="00000EFF">
      <w:pPr>
        <w:rPr>
          <w:ins w:id="232" w:author="Sammartano, Marc (BIC USA)" w:date="2016-02-01T18:35:00Z"/>
        </w:rPr>
      </w:pPr>
      <w:ins w:id="233" w:author="Sammartano, Marc (BIC USA)" w:date="2016-02-01T18:45:00Z">
        <w:r>
          <w:t>If you use a decimal point, it MUST follow a digit.</w:t>
        </w:r>
        <w:r w:rsidR="006A05A4">
          <w:t xml:space="preserve"> 0.15 is a valid number, but .15 is a syntax error.</w:t>
        </w:r>
      </w:ins>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w:t>
      </w:r>
      <w:ins w:id="234" w:author="Sammartano, Marc (BIC USA)" w:date="2016-02-01T18:49:00Z">
        <w:r w:rsidR="006A05A4">
          <w:t xml:space="preserve"> </w:t>
        </w:r>
      </w:ins>
      <w:r w:rsidR="00611329">
        <w:t>99) will print</w:t>
      </w:r>
      <w:del w:id="235" w:author="Sammartano, Marc (BIC USA)" w:date="2016-02-01T18:49:00Z">
        <w:r w:rsidR="00611329" w:rsidDel="006A05A4">
          <w:delText xml:space="preserve"> as</w:delText>
        </w:r>
      </w:del>
      <w:r w:rsidR="00611329">
        <w:t xml:space="preserve">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w:t>
      </w:r>
      <w:del w:id="236" w:author="Sammartano, Marc (BIC USA)" w:date="2016-02-01T18:48:00Z">
        <w:r w:rsidR="007037E7" w:rsidDel="006A05A4">
          <w:delText xml:space="preserve"> you can</w:delText>
        </w:r>
      </w:del>
      <w:r w:rsidR="007037E7">
        <w:t xml:space="preserve"> divide by 100.</w:t>
      </w:r>
    </w:p>
    <w:p w:rsidR="007037E7" w:rsidDel="006A05A4" w:rsidRDefault="007037E7" w:rsidP="00B07E13">
      <w:pPr>
        <w:rPr>
          <w:del w:id="237" w:author="Sammartano, Marc (BIC USA)" w:date="2016-02-01T18:46:00Z"/>
        </w:rPr>
      </w:pPr>
      <w:del w:id="238" w:author="Sammartano, Marc (BIC USA)" w:date="2016-02-01T18:46:00Z">
        <w:r w:rsidDel="006A05A4">
          <w:delText xml:space="preserve">You must type decimal numbers with a leading zero. </w:delText>
        </w:r>
        <w:r w:rsidR="0016732C" w:rsidDel="006A05A4">
          <w:delText>Using .15 will create a syntax error. Using 0.15 will not generate a syntax error.</w:delText>
        </w:r>
      </w:del>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39" w:name="_Toc444179892"/>
      <w:r>
        <w:t>Strings</w:t>
      </w:r>
      <w:bookmarkEnd w:id="239"/>
    </w:p>
    <w:p w:rsidR="00EC2ED6" w:rsidRDefault="00EC2ED6" w:rsidP="00EC2ED6">
      <w:r>
        <w:t xml:space="preserve">Strings in BASIC! </w:t>
      </w:r>
      <w:r w:rsidR="00481431">
        <w:t xml:space="preserve">are </w:t>
      </w:r>
      <w:ins w:id="240" w:author="Sammartano, Marc (BIC USA)" w:date="2016-02-01T18:55:00Z">
        <w:r w:rsidR="006A05A4">
          <w:t xml:space="preserve">written as any set of characters </w:t>
        </w:r>
      </w:ins>
      <w:r w:rsidR="00481431">
        <w:t>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lastRenderedPageBreak/>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4D5263">
      <w:pPr>
        <w:pStyle w:val="Codeexample"/>
        <w:spacing w:after="120"/>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4D5263">
      <w:r>
        <w:t>print</w:t>
      </w:r>
      <w:r w:rsidR="007A7950">
        <w:t>s</w:t>
      </w:r>
      <w:r>
        <w:t>:</w:t>
      </w:r>
    </w:p>
    <w:p w:rsidR="00AF14EF" w:rsidRPr="004D5263" w:rsidRDefault="00473FA4" w:rsidP="004D5263">
      <w:pPr>
        <w:pStyle w:val="Codeexample"/>
        <w:rPr>
          <w:rFonts w:ascii="Letter Gothic" w:hAnsi="Letter Gothic"/>
          <w:b w:val="0"/>
        </w:rPr>
      </w:pPr>
      <w:del w:id="241" w:author="Sammartano, Marc (BIC USA)" w:date="2016-02-01T19:00:00Z">
        <w:r w:rsidRPr="004D5263" w:rsidDel="004D5263">
          <w:rPr>
            <w:rFonts w:ascii="Letter Gothic" w:hAnsi="Letter Gothic"/>
            <w:b w:val="0"/>
          </w:rPr>
          <w:tab/>
        </w:r>
      </w:del>
      <w:r w:rsidR="00AF14EF" w:rsidRPr="004D5263">
        <w:rPr>
          <w:rFonts w:ascii="Letter Gothic" w:hAnsi="Letter Gothic"/>
          <w:b w:val="0"/>
        </w:rPr>
        <w:t>Jim</w:t>
      </w:r>
    </w:p>
    <w:p w:rsidR="00AF14EF" w:rsidRPr="004D5263" w:rsidRDefault="00473FA4" w:rsidP="004D5263">
      <w:pPr>
        <w:pStyle w:val="Codeexample"/>
        <w:rPr>
          <w:rFonts w:ascii="Letter Gothic" w:hAnsi="Letter Gothic"/>
          <w:b w:val="0"/>
        </w:rPr>
      </w:pPr>
      <w:del w:id="242" w:author="Sammartano, Marc (BIC USA)" w:date="2016-02-01T19:00:00Z">
        <w:r w:rsidRPr="004D5263" w:rsidDel="004D5263">
          <w:rPr>
            <w:rFonts w:ascii="Letter Gothic" w:hAnsi="Letter Gothic"/>
            <w:b w:val="0"/>
          </w:rPr>
          <w:tab/>
        </w:r>
      </w:del>
      <w:r w:rsidR="00AF14EF" w:rsidRPr="004D5263">
        <w:rPr>
          <w:rFonts w:ascii="Letter Gothic" w:hAnsi="Letter Gothic"/>
          <w:b w:val="0"/>
        </w:rPr>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43" w:name="_Toc444179893"/>
      <w:r>
        <w:t>Variables</w:t>
      </w:r>
      <w:bookmarkEnd w:id="243"/>
    </w:p>
    <w:p w:rsidR="00E470C4" w:rsidRPr="00E470C4" w:rsidRDefault="00E470C4" w:rsidP="00E470C4">
      <w:r>
        <w:t>A BASIC! variable is a container for some numeric or string value.</w:t>
      </w:r>
    </w:p>
    <w:p w:rsidR="004C326E" w:rsidRPr="004C326E" w:rsidRDefault="004C326E" w:rsidP="00EB1F62">
      <w:pPr>
        <w:pStyle w:val="Heading2"/>
      </w:pPr>
      <w:bookmarkStart w:id="244" w:name="_Toc444179894"/>
      <w:r>
        <w:t>Variable Names</w:t>
      </w:r>
      <w:bookmarkEnd w:id="244"/>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 xml:space="preserve">include the </w:t>
      </w:r>
      <w:del w:id="245" w:author="Sammartano, Marc (BIC USA)" w:date="2016-02-01T19:04:00Z">
        <w:r w:rsidR="004C326E" w:rsidDel="004D5263">
          <w:delText>number</w:delText>
        </w:r>
      </w:del>
      <w:ins w:id="246" w:author="Sammartano, Marc (BIC USA)" w:date="2016-02-01T19:04:00Z">
        <w:r w:rsidR="004D5263">
          <w:t>digit</w:t>
        </w:r>
      </w:ins>
      <w:r w:rsidR="004C326E">
        <w:t>s</w:t>
      </w:r>
      <w:ins w:id="247" w:author="Sammartano, Marc (BIC USA)" w:date="2016-02-01T19:04:00Z">
        <w:r w:rsidR="004D5263">
          <w:t>,</w:t>
        </w:r>
      </w:ins>
      <w:r w:rsidR="004C326E">
        <w:t xml:space="preserve"> </w:t>
      </w:r>
      <w:ins w:id="248" w:author="Sammartano, Marc (BIC USA)" w:date="2016-02-01T19:03:00Z">
        <w:r w:rsidR="004D5263">
          <w:t>"</w:t>
        </w:r>
      </w:ins>
      <w:r w:rsidR="004C326E">
        <w:t>0</w:t>
      </w:r>
      <w:ins w:id="249" w:author="Sammartano, Marc (BIC USA)" w:date="2016-02-01T19:03:00Z">
        <w:r w:rsidR="004D5263">
          <w:t>"</w:t>
        </w:r>
      </w:ins>
      <w:r w:rsidR="004C326E">
        <w:t xml:space="preserve"> through </w:t>
      </w:r>
      <w:ins w:id="250" w:author="Sammartano, Marc (BIC USA)" w:date="2016-02-01T19:03:00Z">
        <w:r w:rsidR="004D5263">
          <w:t>"</w:t>
        </w:r>
      </w:ins>
      <w:r w:rsidR="004C326E">
        <w:t>9</w:t>
      </w:r>
      <w:ins w:id="251" w:author="Sammartano, Marc (BIC USA)" w:date="2016-02-01T19:04:00Z">
        <w:r w:rsidR="004D5263">
          <w:t>"</w:t>
        </w:r>
      </w:ins>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252" w:name="_Toc444179895"/>
      <w:r>
        <w:t>Variable Type</w:t>
      </w:r>
      <w:r w:rsidR="00C62F81">
        <w:t>s</w:t>
      </w:r>
      <w:bookmarkEnd w:id="252"/>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del w:id="253" w:author="Sammartano, Marc (BIC USA)" w:date="2016-02-01T19:01:00Z">
        <w:r w:rsidRPr="004D5263" w:rsidDel="004D5263">
          <w:rPr>
            <w:b/>
          </w:rPr>
          <w:delText>"</w:delText>
        </w:r>
      </w:del>
      <w:r w:rsidR="004C326E" w:rsidRPr="004D5263">
        <w:rPr>
          <w:b/>
        </w:rPr>
        <w:t>Age</w:t>
      </w:r>
      <w:del w:id="254" w:author="Sammartano, Marc (BIC USA)" w:date="2016-02-01T19:01:00Z">
        <w:r w:rsidDel="004D5263">
          <w:delText>"</w:delText>
        </w:r>
      </w:del>
      <w:r w:rsidR="004C326E">
        <w:t xml:space="preserve">, </w:t>
      </w:r>
      <w:del w:id="255" w:author="Sammartano, Marc (BIC USA)" w:date="2016-02-01T19:01:00Z">
        <w:r w:rsidDel="004D5263">
          <w:delText>"</w:delText>
        </w:r>
      </w:del>
      <w:r w:rsidR="00C62F81" w:rsidRPr="004D5263">
        <w:rPr>
          <w:b/>
        </w:rPr>
        <w:t>amount</w:t>
      </w:r>
      <w:del w:id="256" w:author="Sammartano, Marc (BIC USA)" w:date="2016-02-01T19:01:00Z">
        <w:r w:rsidDel="004D5263">
          <w:delText>"</w:delText>
        </w:r>
      </w:del>
      <w:r w:rsidR="00C62F81">
        <w:t xml:space="preserve"> and </w:t>
      </w:r>
      <w:del w:id="257" w:author="Sammartano, Marc (BIC USA)" w:date="2016-02-01T19:01:00Z">
        <w:r w:rsidRPr="004D5263" w:rsidDel="004D5263">
          <w:rPr>
            <w:b/>
          </w:rPr>
          <w:delText>"</w:delText>
        </w:r>
      </w:del>
      <w:r w:rsidR="00C62F81" w:rsidRPr="004D5263">
        <w:rPr>
          <w:b/>
        </w:rPr>
        <w:t>height</w:t>
      </w:r>
      <w:del w:id="258" w:author="Sammartano, Marc (BIC USA)" w:date="2016-02-01T19:02:00Z">
        <w:r w:rsidDel="004D5263">
          <w:delText>"</w:delText>
        </w:r>
      </w:del>
      <w:r w:rsidR="00C62F81">
        <w:t xml:space="preserve"> are all numeric variable names.</w:t>
      </w:r>
    </w:p>
    <w:p w:rsidR="00C62F81" w:rsidRDefault="00F5651B" w:rsidP="004C326E">
      <w:del w:id="259" w:author="Sammartano, Marc (BIC USA)" w:date="2016-02-01T19:02:00Z">
        <w:r w:rsidDel="004D5263">
          <w:delText>"</w:delText>
        </w:r>
      </w:del>
      <w:r w:rsidR="00C62F81" w:rsidRPr="004D5263">
        <w:rPr>
          <w:b/>
        </w:rPr>
        <w:t>First_Name$</w:t>
      </w:r>
      <w:del w:id="260" w:author="Sammartano, Marc (BIC USA)" w:date="2016-02-01T19:02:00Z">
        <w:r w:rsidDel="004D5263">
          <w:delText>"</w:delText>
        </w:r>
      </w:del>
      <w:r w:rsidR="00C62F81">
        <w:t xml:space="preserve">, </w:t>
      </w:r>
      <w:del w:id="261" w:author="Sammartano, Marc (BIC USA)" w:date="2016-02-01T19:02:00Z">
        <w:r w:rsidDel="004D5263">
          <w:delText>"</w:delText>
        </w:r>
      </w:del>
      <w:r w:rsidR="00C62F81" w:rsidRPr="004D5263">
        <w:rPr>
          <w:b/>
        </w:rPr>
        <w:t>Street$</w:t>
      </w:r>
      <w:del w:id="262" w:author="Sammartano, Marc (BIC USA)" w:date="2016-02-01T19:02:00Z">
        <w:r w:rsidDel="004D5263">
          <w:delText>"</w:delText>
        </w:r>
      </w:del>
      <w:r w:rsidR="00C62F81">
        <w:t xml:space="preserve"> and </w:t>
      </w:r>
      <w:del w:id="263" w:author="Sammartano, Marc (BIC USA)" w:date="2016-02-01T19:02:00Z">
        <w:r w:rsidDel="004D5263">
          <w:delText>"</w:delText>
        </w:r>
      </w:del>
      <w:r w:rsidR="00C62F81" w:rsidRPr="004D5263">
        <w:rPr>
          <w:b/>
        </w:rPr>
        <w:t>A$</w:t>
      </w:r>
      <w:del w:id="264" w:author="Sammartano, Marc (BIC USA)" w:date="2016-02-01T19:02:00Z">
        <w:r w:rsidDel="004D5263">
          <w:delText>"</w:delText>
        </w:r>
      </w:del>
      <w:r w:rsidR="00C62F81">
        <w:t xml:space="preserve"> are all string variable names.</w:t>
      </w:r>
    </w:p>
    <w:p w:rsidR="008705F6" w:rsidRDefault="008705F6" w:rsidP="004C326E">
      <w:r>
        <w:lastRenderedPageBreak/>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265" w:name="_Toc444179896"/>
      <w:r>
        <w:t>Scalar and Array Variables</w:t>
      </w:r>
      <w:bookmarkEnd w:id="265"/>
    </w:p>
    <w:p w:rsidR="004C326E" w:rsidRPr="007037E7" w:rsidRDefault="00C62F81" w:rsidP="004C326E">
      <w:r>
        <w:t>There are two classes of variables: Scalars and Arrays</w:t>
      </w:r>
      <w:r w:rsidR="003D5AC8">
        <w:t>.</w:t>
      </w:r>
    </w:p>
    <w:p w:rsidR="006F6857" w:rsidRDefault="006F6857" w:rsidP="006F6857">
      <w:pPr>
        <w:pStyle w:val="Heading2"/>
      </w:pPr>
      <w:bookmarkStart w:id="266" w:name="_Toc444179897"/>
      <w:r>
        <w:t>Scalars</w:t>
      </w:r>
      <w:bookmarkEnd w:id="266"/>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267" w:name="_Toc444179898"/>
      <w:r>
        <w:t>Array</w:t>
      </w:r>
      <w:r w:rsidR="002752B8">
        <w:t>s</w:t>
      </w:r>
      <w:bookmarkEnd w:id="267"/>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268" w:name="_Toc444179899"/>
      <w:r>
        <w:t>Array Segments</w:t>
      </w:r>
      <w:bookmarkEnd w:id="268"/>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lastRenderedPageBreak/>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269" w:name="_Toc444179900"/>
      <w:r>
        <w:t>Array Commands</w:t>
      </w:r>
      <w:bookmarkEnd w:id="269"/>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225C1D" w:rsidRDefault="005F59F6" w:rsidP="005F59F6">
      <w:pPr>
        <w:rPr>
          <w:ins w:id="270" w:author="Sammartano, Marc (BIC USA)" w:date="2016-01-25T15:46:00Z"/>
        </w:rPr>
      </w:pPr>
      <w:r>
        <w:t xml:space="preserve">The </w:t>
      </w:r>
      <w:r w:rsidRPr="005674B3">
        <w:rPr>
          <w:b/>
        </w:rPr>
        <w:t>D</w:t>
      </w:r>
      <w:r w:rsidR="005674B3">
        <w:rPr>
          <w:b/>
        </w:rPr>
        <w:t>im</w:t>
      </w:r>
      <w:r>
        <w:t xml:space="preserve"> command tells BASIC! how many dimensions an array will have and how big those dimensions are. </w:t>
      </w:r>
      <w:ins w:id="271" w:author="Sammartano, Marc (BIC USA)" w:date="2016-01-25T15:38:00Z">
        <w:r w:rsidR="006F4CD7">
          <w:t>BASIC!</w:t>
        </w:r>
        <w:r w:rsidR="00BB3A46">
          <w:t xml:space="preserve"> c</w:t>
        </w:r>
        <w:r w:rsidR="00225C1D">
          <w:t xml:space="preserve">reates </w:t>
        </w:r>
      </w:ins>
      <w:ins w:id="272" w:author="Sammartano, Marc (BIC USA)" w:date="2016-01-25T15:44:00Z">
        <w:r w:rsidR="00225C1D">
          <w:t xml:space="preserve">the array, reserving </w:t>
        </w:r>
      </w:ins>
      <w:ins w:id="273" w:author="Sammartano, Marc (BIC USA)" w:date="2016-01-25T15:41:00Z">
        <w:r w:rsidR="00225C1D">
          <w:t xml:space="preserve">and initializing </w:t>
        </w:r>
      </w:ins>
      <w:ins w:id="274" w:author="Sammartano, Marc (BIC USA)" w:date="2016-01-25T15:44:00Z">
        <w:r w:rsidR="00225C1D">
          <w:t>memory for the array data</w:t>
        </w:r>
      </w:ins>
      <w:ins w:id="275" w:author="Sammartano, Marc (BIC USA)" w:date="2016-01-25T15:38:00Z">
        <w:r w:rsidR="00BB3A46">
          <w:t xml:space="preserve">. All elements of a numeric array are initialized to </w:t>
        </w:r>
      </w:ins>
      <w:ins w:id="276" w:author="Sammartano, Marc (BIC USA)" w:date="2016-01-25T15:44:00Z">
        <w:r w:rsidR="00225C1D">
          <w:t xml:space="preserve">the value </w:t>
        </w:r>
      </w:ins>
      <w:ins w:id="277" w:author="Sammartano, Marc (BIC USA)" w:date="2016-01-25T15:38:00Z">
        <w:r w:rsidR="00BB3A46">
          <w:t xml:space="preserve">0.0. </w:t>
        </w:r>
      </w:ins>
      <w:ins w:id="278" w:author="Sammartano, Marc (BIC USA)" w:date="2016-01-25T15:46:00Z">
        <w:r w:rsidR="00225C1D">
          <w:t>S</w:t>
        </w:r>
      </w:ins>
      <w:ins w:id="279" w:author="Sammartano, Marc (BIC USA)" w:date="2016-01-25T15:38:00Z">
        <w:r w:rsidR="00BB3A46">
          <w:t xml:space="preserve">tring array </w:t>
        </w:r>
      </w:ins>
      <w:ins w:id="280" w:author="Sammartano, Marc (BIC USA)" w:date="2016-01-25T15:46:00Z">
        <w:r w:rsidR="00225C1D">
          <w:t xml:space="preserve">elements </w:t>
        </w:r>
      </w:ins>
      <w:ins w:id="281" w:author="Sammartano, Marc (BIC USA)" w:date="2016-01-25T15:38:00Z">
        <w:r w:rsidR="00BB3A46">
          <w:t xml:space="preserve">are </w:t>
        </w:r>
      </w:ins>
      <w:ins w:id="282" w:author="Sammartano, Marc (BIC USA)" w:date="2016-01-25T15:39:00Z">
        <w:r w:rsidR="00BB3A46">
          <w:t>initialized to the empty string, ""</w:t>
        </w:r>
      </w:ins>
      <w:ins w:id="283" w:author="Sammartano, Marc (BIC USA)" w:date="2016-01-25T15:46:00Z">
        <w:r w:rsidR="00225C1D">
          <w:t xml:space="preserve">. If you </w:t>
        </w:r>
        <w:r w:rsidR="00225C1D">
          <w:rPr>
            <w:b/>
          </w:rPr>
          <w:t>Dim</w:t>
        </w:r>
        <w:r w:rsidR="00225C1D">
          <w:t xml:space="preserve"> an array that already exists, the existing array is destroyed and a new one created</w:t>
        </w:r>
      </w:ins>
      <w:ins w:id="284" w:author="Sammartano, Marc (BIC USA)" w:date="2016-01-25T15:39:00Z">
        <w:r w:rsidR="00BB3A46">
          <w:t>.</w:t>
        </w:r>
      </w:ins>
    </w:p>
    <w:p w:rsidR="00225C1D" w:rsidRDefault="005F59F6" w:rsidP="005F59F6">
      <w:pPr>
        <w:rPr>
          <w:ins w:id="285" w:author="Sammartano, Marc (BIC USA)" w:date="2016-01-25T15:45:00Z"/>
        </w:rPr>
      </w:pPr>
      <w:r>
        <w:t xml:space="preserve">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del w:id="286" w:author="Sammartano, Marc (BIC USA)" w:date="2016-01-25T15:45:00Z">
        <w:r w:rsidDel="00225C1D">
          <w:delText xml:space="preserve"> </w:delText>
        </w:r>
      </w:del>
    </w:p>
    <w:p w:rsidR="005F59F6" w:rsidRDefault="005F59F6" w:rsidP="00225C1D">
      <w:pPr>
        <w:pStyle w:val="NoSpacing"/>
      </w:pPr>
      <w:r>
        <w:t>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BB3A46" w:rsidRPr="0005515F" w:rsidRDefault="005F59F6" w:rsidP="0005515F">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r>
        <w:t xml:space="preserve">Un-dimensions an array. The </w:t>
      </w:r>
      <w:del w:id="287" w:author="Sammartano, Marc (BIC USA)" w:date="2016-02-03T18:15:00Z">
        <w:r w:rsidDel="006F4CD7">
          <w:delText xml:space="preserve">command allows the </w:delText>
        </w:r>
      </w:del>
      <w:r>
        <w:t xml:space="preserve">array </w:t>
      </w:r>
      <w:del w:id="288" w:author="Sammartano, Marc (BIC USA)" w:date="2016-02-03T18:15:00Z">
        <w:r w:rsidDel="006F4CD7">
          <w:delText>to be dimensioned again with different dimensions</w:delText>
        </w:r>
      </w:del>
      <w:ins w:id="289" w:author="Sammartano, Marc (BIC USA)" w:date="2016-02-03T18:16:00Z">
        <w:r w:rsidR="006F4CD7">
          <w:t>is destroyed, releasing all of the memory it used</w:t>
        </w:r>
      </w:ins>
      <w:r>
        <w:t xml:space="preserve">. Multiple arrays can be </w:t>
      </w:r>
      <w:ins w:id="290" w:author="Sammartano, Marc (BIC USA)" w:date="2016-01-25T15:42:00Z">
        <w:r w:rsidR="00225C1D">
          <w:t>destroyed</w:t>
        </w:r>
      </w:ins>
      <w:del w:id="291" w:author="Sammartano, Marc (BIC USA)" w:date="2016-01-25T15:42:00Z">
        <w:r w:rsidDel="00225C1D">
          <w:delText>un-dimensioned</w:delText>
        </w:r>
      </w:del>
      <w:r>
        <w:t xml:space="preserve"> with one </w:t>
      </w:r>
      <w:r w:rsidRPr="005674B3">
        <w:rPr>
          <w:b/>
        </w:rPr>
        <w:t>UnDim</w:t>
      </w:r>
      <w:r>
        <w:t xml:space="preserve"> statement.</w:t>
      </w:r>
      <w:r w:rsidR="00851905">
        <w:t xml:space="preserve"> </w:t>
      </w:r>
      <w:del w:id="292" w:author="Sammartano, Marc (BIC USA)" w:date="2016-02-03T18:17:00Z">
        <w:r w:rsidR="00851905" w:rsidDel="006F4CD7">
          <w:delText>The command is very useful when in a loop using commands that au</w:delText>
        </w:r>
        <w:r w:rsidR="0010507D" w:rsidDel="006F4CD7">
          <w:delText>tomatically dimension an array.</w:delText>
        </w:r>
      </w:del>
      <w:ins w:id="293" w:author="Sammartano, Marc (BIC USA)" w:date="2016-02-03T18:17:00Z">
        <w:r w:rsidR="006F4CD7">
          <w:t>Each</w:t>
        </w:r>
      </w:ins>
      <w:r w:rsidR="0010507D">
        <w:t xml:space="preserve"> </w:t>
      </w:r>
      <w:r w:rsidR="00851905">
        <w:t>Array[] is specified without any index.</w:t>
      </w:r>
      <w:r w:rsidR="00994B07">
        <w:t xml:space="preserve"> Th</w:t>
      </w:r>
      <w:ins w:id="294" w:author="Sammartano, Marc (BIC USA)" w:date="2016-01-25T15:42:00Z">
        <w:r w:rsidR="00225C1D">
          <w:t>is</w:t>
        </w:r>
      </w:ins>
      <w:del w:id="295" w:author="Sammartano, Marc (BIC USA)" w:date="2016-01-25T15:42:00Z">
        <w:r w:rsidR="00994B07" w:rsidDel="00225C1D">
          <w:delText>e</w:delText>
        </w:r>
      </w:del>
      <w:r w:rsidR="00994B07">
        <w:t xml:space="preserve"> </w:t>
      </w:r>
      <w:r w:rsidR="00A73C5C">
        <w:t xml:space="preserve">command is exactly the same as </w:t>
      </w:r>
      <w:r w:rsidR="00A73C5C" w:rsidRPr="00225C1D">
        <w:rPr>
          <w:b/>
        </w:rPr>
        <w:t>A</w:t>
      </w:r>
      <w:r w:rsidR="00994B07" w:rsidRPr="00225C1D">
        <w:rPr>
          <w:b/>
        </w:rPr>
        <w:t>rray.delete</w:t>
      </w:r>
      <w:r w:rsidR="00F8649B">
        <w:t>.</w:t>
      </w:r>
    </w:p>
    <w:p w:rsidR="001E4747" w:rsidRPr="00851905" w:rsidDel="0018311F" w:rsidRDefault="001E4747" w:rsidP="00B415D2">
      <w:pPr>
        <w:rPr>
          <w:del w:id="296" w:author="Sammartano, Marc (BIC USA)" w:date="2016-02-29T16:46:00Z"/>
        </w:rPr>
      </w:pPr>
      <w:del w:id="297" w:author="Sammartano, Marc (BIC USA)" w:date="2016-02-29T16:46:00Z">
        <w:r w:rsidDel="0018311F">
          <w:delText xml:space="preserve">Do not use </w:delText>
        </w:r>
        <w:r w:rsidRPr="001E4747" w:rsidDel="0018311F">
          <w:rPr>
            <w:b/>
          </w:rPr>
          <w:delText>UnDim</w:delText>
        </w:r>
        <w:r w:rsidDel="0018311F">
          <w:delText xml:space="preserve"> in interrupt-handling code. As of version v01.89, this </w:delText>
        </w:r>
        <w:r w:rsidR="00CA609E" w:rsidDel="0018311F">
          <w:delText>may</w:delText>
        </w:r>
        <w:r w:rsidDel="0018311F">
          <w:delText xml:space="preserve"> generate a run-time error</w:delText>
        </w:r>
        <w:r w:rsidR="00CA609E" w:rsidDel="0018311F">
          <w:delText>, depending on where the target array was created</w:delText>
        </w:r>
        <w:r w:rsidDel="0018311F">
          <w:delText>. This limitation will be corrected soon.</w:delText>
        </w:r>
      </w:del>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lastRenderedPageBreak/>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w:t>
      </w:r>
      <w:ins w:id="298" w:author="Sammartano, Marc (BIC USA)" w:date="2016-02-01T13:50:00Z">
        <w:r w:rsidR="00014423">
          <w:t>[]</w:t>
        </w:r>
      </w:ins>
      <w:r>
        <w:t xml:space="preserve"> will be copied to the DestinationArray</w:t>
      </w:r>
      <w:ins w:id="299" w:author="Sammartano, Marc (BIC USA)" w:date="2016-02-01T13:50:00Z">
        <w:r w:rsidR="00014423">
          <w:t>[]</w:t>
        </w:r>
      </w:ins>
      <w:r>
        <w:t>.</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05515F" w:rsidRDefault="0005515F" w:rsidP="0005515F">
      <w:pPr>
        <w:pStyle w:val="Heading4"/>
        <w:rPr>
          <w:ins w:id="300" w:author="Sammartano, Marc (BIC USA)" w:date="2016-02-01T13:29:00Z"/>
        </w:rPr>
      </w:pPr>
      <w:ins w:id="301" w:author="Sammartano, Marc (BIC USA)" w:date="2016-02-01T13:29:00Z">
        <w:r w:rsidRPr="00B415D2">
          <w:t>Array.d</w:t>
        </w:r>
        <w:r>
          <w:t>ims</w:t>
        </w:r>
        <w:r w:rsidRPr="00B415D2">
          <w:t xml:space="preserve"> </w:t>
        </w:r>
      </w:ins>
      <w:ins w:id="302" w:author="Sammartano, Marc (BIC USA)" w:date="2016-02-01T13:30:00Z">
        <w:r>
          <w:t>Source</w:t>
        </w:r>
      </w:ins>
      <w:ins w:id="303" w:author="Sammartano, Marc (BIC USA)" w:date="2016-02-01T13:29:00Z">
        <w:r>
          <w:t xml:space="preserve">[]{, </w:t>
        </w:r>
      </w:ins>
      <w:ins w:id="304" w:author="Sammartano, Marc (BIC USA)" w:date="2016-02-01T13:31:00Z">
        <w:r>
          <w:t>{</w:t>
        </w:r>
      </w:ins>
      <w:ins w:id="305" w:author="Sammartano, Marc (BIC USA)" w:date="2016-02-01T13:29:00Z">
        <w:r>
          <w:t>Dims</w:t>
        </w:r>
        <w:r w:rsidRPr="00B415D2">
          <w:t>[]</w:t>
        </w:r>
      </w:ins>
      <w:ins w:id="306" w:author="Sammartano, Marc (BIC USA)" w:date="2016-02-01T13:31:00Z">
        <w:r>
          <w:t>}{</w:t>
        </w:r>
      </w:ins>
      <w:ins w:id="307" w:author="Sammartano, Marc (BIC USA)" w:date="2016-02-01T13:30:00Z">
        <w:r>
          <w:t xml:space="preserve">, </w:t>
        </w:r>
      </w:ins>
      <w:ins w:id="308" w:author="Sammartano, Marc (BIC USA)" w:date="2016-02-01T13:31:00Z">
        <w:r>
          <w:t>NumDims}</w:t>
        </w:r>
      </w:ins>
      <w:ins w:id="309" w:author="Sammartano, Marc (BIC USA)" w:date="2016-02-01T13:29:00Z">
        <w:r>
          <w:t>}</w:t>
        </w:r>
        <w:r>
          <w:fldChar w:fldCharType="begin"/>
        </w:r>
        <w:r>
          <w:instrText xml:space="preserve"> XE "Array.</w:instrText>
        </w:r>
      </w:ins>
      <w:ins w:id="310" w:author="Sammartano, Marc (BIC USA)" w:date="2016-02-01T13:32:00Z">
        <w:r w:rsidRPr="00B415D2">
          <w:instrText>d</w:instrText>
        </w:r>
        <w:r>
          <w:instrText>ims</w:instrText>
        </w:r>
        <w:r w:rsidRPr="00B415D2">
          <w:instrText xml:space="preserve"> </w:instrText>
        </w:r>
        <w:r>
          <w:instrText>Source[]{, {Dims</w:instrText>
        </w:r>
        <w:r w:rsidRPr="00B415D2">
          <w:instrText>[]</w:instrText>
        </w:r>
        <w:r>
          <w:instrText>}{, NumDims}}</w:instrText>
        </w:r>
      </w:ins>
      <w:ins w:id="311" w:author="Sammartano, Marc (BIC USA)" w:date="2016-02-01T13:29:00Z">
        <w:r>
          <w:instrText xml:space="preserve">" </w:instrText>
        </w:r>
        <w:r>
          <w:fldChar w:fldCharType="end"/>
        </w:r>
      </w:ins>
    </w:p>
    <w:p w:rsidR="0005515F" w:rsidRDefault="00B61BCB" w:rsidP="0005515F">
      <w:pPr>
        <w:rPr>
          <w:ins w:id="312" w:author="Sammartano, Marc (BIC USA)" w:date="2016-02-01T13:36:00Z"/>
        </w:rPr>
      </w:pPr>
      <w:ins w:id="313" w:author="Sammartano, Marc (BIC USA)" w:date="2016-02-01T13:34:00Z">
        <w:r>
          <w:t>Provides</w:t>
        </w:r>
      </w:ins>
      <w:ins w:id="314" w:author="Sammartano, Marc (BIC USA)" w:date="2016-02-01T13:35:00Z">
        <w:r>
          <w:t xml:space="preserve"> inform</w:t>
        </w:r>
        <w:r w:rsidR="00830E82">
          <w:t>ation about the dimensions of the Source[] array parameter</w:t>
        </w:r>
      </w:ins>
      <w:ins w:id="315" w:author="Sammartano, Marc (BIC USA)" w:date="2016-02-01T13:29:00Z">
        <w:r w:rsidR="0005515F">
          <w:t>.</w:t>
        </w:r>
      </w:ins>
      <w:ins w:id="316" w:author="Sammartano, Marc (BIC USA)" w:date="2016-02-01T13:35:00Z">
        <w:r>
          <w:t xml:space="preserve"> </w:t>
        </w:r>
      </w:ins>
      <w:ins w:id="317" w:author="Sammartano, Marc (BIC USA)" w:date="2016-02-01T13:36:00Z">
        <w:r w:rsidR="00830E82">
          <w:t>The Source[] parameter may be a numeric or string array name with nothing in the brackets (</w:t>
        </w:r>
      </w:ins>
      <w:ins w:id="318" w:author="Sammartano, Marc (BIC USA)" w:date="2016-02-01T13:40:00Z">
        <w:r w:rsidR="00830E82">
          <w:t>"</w:t>
        </w:r>
      </w:ins>
      <w:ins w:id="319" w:author="Sammartano, Marc (BIC USA)" w:date="2016-02-01T13:39:00Z">
        <w:r w:rsidR="00830E82">
          <w:t>[]").</w:t>
        </w:r>
      </w:ins>
      <w:ins w:id="320" w:author="Sammartano, Marc (BIC USA)" w:date="2016-02-01T13:36:00Z">
        <w:r w:rsidR="00830E82">
          <w:t xml:space="preserve"> </w:t>
        </w:r>
      </w:ins>
      <w:ins w:id="321" w:author="Sammartano, Marc (BIC USA)" w:date="2016-02-01T13:47:00Z">
        <w:r w:rsidR="00014423">
          <w:t xml:space="preserve">The array must already exist. </w:t>
        </w:r>
      </w:ins>
      <w:ins w:id="322" w:author="Sammartano, Marc (BIC USA)" w:date="2016-02-01T13:40:00Z">
        <w:r w:rsidR="00830E82">
          <w:t xml:space="preserve">The </w:t>
        </w:r>
      </w:ins>
      <w:ins w:id="323" w:author="Sammartano, Marc (BIC USA)" w:date="2016-02-01T13:48:00Z">
        <w:r w:rsidR="00014423">
          <w:t>Source[]</w:t>
        </w:r>
      </w:ins>
      <w:ins w:id="324" w:author="Sammartano, Marc (BIC USA)" w:date="2016-02-01T13:40:00Z">
        <w:r w:rsidR="00830E82">
          <w:t xml:space="preserve"> parameter</w:t>
        </w:r>
      </w:ins>
      <w:ins w:id="325" w:author="Sammartano, Marc (BIC USA)" w:date="2016-02-01T13:36:00Z">
        <w:r w:rsidR="00830E82">
          <w:t xml:space="preserve"> is required, </w:t>
        </w:r>
      </w:ins>
      <w:ins w:id="326" w:author="Sammartano, Marc (BIC USA)" w:date="2016-02-01T13:40:00Z">
        <w:r w:rsidR="00830E82">
          <w:t>and</w:t>
        </w:r>
      </w:ins>
      <w:ins w:id="327" w:author="Sammartano, Marc (BIC USA)" w:date="2016-02-01T13:36:00Z">
        <w:r w:rsidR="00830E82">
          <w:t xml:space="preserve"> both of the other parameters are optional.</w:t>
        </w:r>
      </w:ins>
    </w:p>
    <w:p w:rsidR="00830E82" w:rsidRDefault="00830E82" w:rsidP="0005515F">
      <w:pPr>
        <w:rPr>
          <w:ins w:id="328" w:author="Sammartano, Marc (BIC USA)" w:date="2016-02-01T13:52:00Z"/>
        </w:rPr>
      </w:pPr>
      <w:ins w:id="329" w:author="Sammartano, Marc (BIC USA)" w:date="2016-02-01T13:41:00Z">
        <w:r>
          <w:t>The dimensions of the Source[] array are written to the Dims[] array, if you provide one.</w:t>
        </w:r>
      </w:ins>
      <w:ins w:id="330" w:author="Sammartano, Marc (BIC USA)" w:date="2016-02-01T13:38:00Z">
        <w:r>
          <w:t xml:space="preserve"> </w:t>
        </w:r>
      </w:ins>
      <w:ins w:id="331" w:author="Sammartano, Marc (BIC USA)" w:date="2016-02-01T13:41:00Z">
        <w:r w:rsidR="00014423">
          <w:t>The Dims[] para</w:t>
        </w:r>
        <w:r>
          <w:t>m</w:t>
        </w:r>
      </w:ins>
      <w:ins w:id="332" w:author="Sammartano, Marc (BIC USA)" w:date="2016-02-01T13:48:00Z">
        <w:r w:rsidR="00014423">
          <w:t>e</w:t>
        </w:r>
      </w:ins>
      <w:ins w:id="333" w:author="Sammartano, Marc (BIC USA)" w:date="2016-02-01T13:41:00Z">
        <w:r>
          <w:t>ter</w:t>
        </w:r>
      </w:ins>
      <w:ins w:id="334" w:author="Sammartano, Marc (BIC USA)" w:date="2016-02-01T13:38:00Z">
        <w:r>
          <w:t xml:space="preserve"> must be a numeric array name with nothing in the brackets</w:t>
        </w:r>
      </w:ins>
      <w:ins w:id="335" w:author="Sammartano, Marc (BIC USA)" w:date="2016-02-01T13:41:00Z">
        <w:r>
          <w:t xml:space="preserve"> ("[]"). If the Dim</w:t>
        </w:r>
      </w:ins>
      <w:ins w:id="336" w:author="Sammartano, Marc (BIC USA)" w:date="2016-02-01T13:42:00Z">
        <w:r>
          <w:t>s[] array exist</w:t>
        </w:r>
      </w:ins>
      <w:ins w:id="337" w:author="Sammartano, Marc (BIC USA)" w:date="2016-02-01T13:51:00Z">
        <w:r w:rsidR="00014423">
          <w:t>s</w:t>
        </w:r>
      </w:ins>
      <w:ins w:id="338" w:author="Sammartano, Marc (BIC USA)" w:date="2016-02-01T13:42:00Z">
        <w:r>
          <w:t xml:space="preserve">, </w:t>
        </w:r>
      </w:ins>
      <w:ins w:id="339" w:author="Sammartano, Marc (BIC USA)" w:date="2016-02-01T13:51:00Z">
        <w:r w:rsidR="00014423">
          <w:t>it is overwritten</w:t>
        </w:r>
      </w:ins>
      <w:ins w:id="340" w:author="Sammartano, Marc (BIC USA)" w:date="2016-02-01T13:42:00Z">
        <w:r w:rsidR="00014423">
          <w:t>.</w:t>
        </w:r>
      </w:ins>
      <w:ins w:id="341" w:author="Sammartano, Marc (BIC USA)" w:date="2016-02-01T13:51:00Z">
        <w:r w:rsidR="00014423">
          <w:t xml:space="preserve"> Otherwise a new array is created</w:t>
        </w:r>
      </w:ins>
      <w:ins w:id="342" w:author="Sammartano, Marc (BIC USA)" w:date="2016-02-01T13:52:00Z">
        <w:r w:rsidR="00014423">
          <w:t>. The result is always a one-dimensional array</w:t>
        </w:r>
      </w:ins>
      <w:ins w:id="343" w:author="Sammartano, Marc (BIC USA)" w:date="2016-02-01T13:51:00Z">
        <w:r w:rsidR="00014423">
          <w:t>.</w:t>
        </w:r>
      </w:ins>
    </w:p>
    <w:p w:rsidR="00014423" w:rsidRPr="0010507D" w:rsidRDefault="00014423" w:rsidP="0005515F">
      <w:pPr>
        <w:rPr>
          <w:ins w:id="344" w:author="Sammartano, Marc (BIC USA)" w:date="2016-02-01T13:29:00Z"/>
        </w:rPr>
      </w:pPr>
      <w:ins w:id="345" w:author="Sammartano, Marc (BIC USA)" w:date="2016-02-01T13:52:00Z">
        <w:r>
          <w:t>The number of dimensions of the Source[] array is written to the NumDims parameter</w:t>
        </w:r>
      </w:ins>
      <w:ins w:id="346" w:author="Sammartano, Marc (BIC USA)" w:date="2016-02-01T13:53:00Z">
        <w:r>
          <w:t>, if you provide one</w:t>
        </w:r>
      </w:ins>
      <w:ins w:id="347" w:author="Sammartano, Marc (BIC USA)" w:date="2016-02-01T13:52:00Z">
        <w:r>
          <w:t>. NumDims must be a numeric variable.</w:t>
        </w:r>
      </w:ins>
      <w:ins w:id="348" w:author="Sammartano, Marc (BIC USA)" w:date="2016-02-01T13:53:00Z">
        <w:r>
          <w:t xml:space="preserve"> This value is the length of the Dims[] array.</w:t>
        </w:r>
      </w:ins>
    </w:p>
    <w:p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 xml:space="preserve">[{&lt;start&gt;,&lt;length&gt;}], &lt;nexp&gt;” </w:instrText>
      </w:r>
      <w:r>
        <w:fldChar w:fldCharType="end"/>
      </w:r>
      <w:r>
        <w:fldChar w:fldCharType="begin"/>
      </w:r>
      <w:r>
        <w:instrText xml:space="preserve"> XE "Array.fill</w:instrText>
      </w:r>
      <w:r w:rsidRPr="00B415D2">
        <w:instrText xml:space="preserve"> Array</w:instrText>
      </w:r>
      <w:r>
        <w:instrText xml:space="preserve">$[{&lt;start&gt;,&lt;length&gt;}], &lt;sexp&gt;” </w:instrText>
      </w:r>
      <w:r>
        <w:fldChar w:fldCharType="end"/>
      </w:r>
    </w:p>
    <w:p w:rsidR="00905A54" w:rsidRPr="0010507D" w:rsidRDefault="00905A54" w:rsidP="00905A54">
      <w:r>
        <w:t>Fill</w:t>
      </w:r>
      <w:ins w:id="349" w:author="Sammartano, Marc (BIC USA)" w:date="2016-02-01T13:35:00Z">
        <w:r w:rsidR="00B61BCB">
          <w:t>s</w:t>
        </w:r>
      </w:ins>
      <w:r>
        <w:t xml:space="preserve"> an </w:t>
      </w:r>
      <w:del w:id="350" w:author="Sammartano, Marc (BIC USA)" w:date="2016-02-08T10:16:00Z">
        <w:r w:rsidDel="005A58F2">
          <w:delText>entire</w:delText>
        </w:r>
      </w:del>
      <w:ins w:id="351" w:author="Sammartano, Marc (BIC USA)" w:date="2016-02-08T10:16:00Z">
        <w:r w:rsidR="005A58F2">
          <w:t>existing</w:t>
        </w:r>
      </w:ins>
      <w:r>
        <w:t xml:space="preserve"> array or a</w:t>
      </w:r>
      <w:ins w:id="352" w:author="Sammartano, Marc (BIC USA)" w:date="2016-02-08T10:16:00Z">
        <w:r w:rsidR="005A58F2">
          <w:t>rray</w:t>
        </w:r>
      </w:ins>
      <w:r>
        <w:t xml:space="preserve"> segment</w:t>
      </w:r>
      <w:del w:id="353" w:author="Sammartano, Marc (BIC USA)" w:date="2016-02-08T10:16:00Z">
        <w:r w:rsidDel="005A58F2">
          <w:delText xml:space="preserve"> of an array</w:delText>
        </w:r>
      </w:del>
      <w:r>
        <w:t xml:space="preserve"> with a value. The types of the array and value must match.</w:t>
      </w:r>
    </w:p>
    <w:p w:rsidR="005866FB" w:rsidRDefault="005866FB" w:rsidP="008209F2">
      <w:pPr>
        <w:pStyle w:val="Heading4"/>
      </w:pPr>
      <w:r>
        <w:lastRenderedPageBreak/>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5A58F2" w:rsidP="0026077D">
      <w:ins w:id="354" w:author="Sammartano, Marc (BIC USA)" w:date="2016-02-08T10:16:00Z">
        <w:r>
          <w:t>Creates a new array</w:t>
        </w:r>
      </w:ins>
      <w:ins w:id="355" w:author="Sammartano, Marc (BIC USA)" w:date="2016-02-08T10:34:00Z">
        <w:r w:rsidR="00B15304">
          <w:t xml:space="preserve">, evaluates the </w:t>
        </w:r>
      </w:ins>
      <w:ins w:id="356" w:author="Sammartano, Marc (BIC USA)" w:date="2016-02-08T10:40:00Z">
        <w:r w:rsidR="00B15304">
          <w:t xml:space="preserve">list of </w:t>
        </w:r>
      </w:ins>
      <w:ins w:id="357" w:author="Sammartano, Marc (BIC USA)" w:date="2016-02-08T10:34:00Z">
        <w:r w:rsidR="00B15304">
          <w:t>expressions "&lt;exp&gt;, ...",</w:t>
        </w:r>
      </w:ins>
      <w:ins w:id="358" w:author="Sammartano, Marc (BIC USA)" w:date="2016-02-08T10:16:00Z">
        <w:r>
          <w:t xml:space="preserve"> and loads</w:t>
        </w:r>
      </w:ins>
      <w:ins w:id="359" w:author="Sammartano, Marc (BIC USA)" w:date="2016-02-08T10:30:00Z">
        <w:r>
          <w:t xml:space="preserve"> </w:t>
        </w:r>
      </w:ins>
      <w:ins w:id="360" w:author="Sammartano, Marc (BIC USA)" w:date="2016-02-08T10:35:00Z">
        <w:r w:rsidR="00B15304">
          <w:t xml:space="preserve">values into the </w:t>
        </w:r>
      </w:ins>
      <w:ins w:id="361" w:author="Sammartano, Marc (BIC USA)" w:date="2016-02-08T10:41:00Z">
        <w:r w:rsidR="002A54DC">
          <w:t xml:space="preserve">new </w:t>
        </w:r>
      </w:ins>
      <w:ins w:id="362" w:author="Sammartano, Marc (BIC USA)" w:date="2016-02-08T10:35:00Z">
        <w:r w:rsidR="00B15304">
          <w:t xml:space="preserve">array. </w:t>
        </w:r>
      </w:ins>
      <w:ins w:id="363" w:author="Sammartano, Marc (BIC USA)" w:date="2016-02-08T10:39:00Z">
        <w:r w:rsidR="00B15304">
          <w:t xml:space="preserve">Specify the array name with no index(es). </w:t>
        </w:r>
      </w:ins>
      <w:ins w:id="364" w:author="Sammartano, Marc (BIC USA)" w:date="2016-02-08T10:35:00Z">
        <w:r w:rsidR="00B15304">
          <w:t xml:space="preserve">The array </w:t>
        </w:r>
      </w:ins>
      <w:ins w:id="365" w:author="Sammartano, Marc (BIC USA)" w:date="2016-02-08T10:36:00Z">
        <w:r w:rsidR="00B15304">
          <w:t>has one dimension; its</w:t>
        </w:r>
      </w:ins>
      <w:del w:id="366" w:author="Sammartano, Marc (BIC USA)" w:date="2016-02-08T10:22:00Z">
        <w:r w:rsidR="0026077D" w:rsidDel="005A58F2">
          <w:delText xml:space="preserve">Loads </w:delText>
        </w:r>
        <w:r w:rsidR="00300420" w:rsidDel="005A58F2">
          <w:delText>a numeric</w:delText>
        </w:r>
        <w:r w:rsidR="0026077D" w:rsidDel="005A58F2">
          <w:delText xml:space="preserve"> </w:delText>
        </w:r>
        <w:r w:rsidR="00300420" w:rsidDel="005A58F2">
          <w:delText xml:space="preserve">array </w:delText>
        </w:r>
        <w:r w:rsidR="0026077D" w:rsidDel="005A58F2">
          <w:delText>Array[] with the list</w:delText>
        </w:r>
        <w:r w:rsidR="00300420" w:rsidDel="005A58F2">
          <w:delText xml:space="preserve"> of numeric values</w:delText>
        </w:r>
        <w:r w:rsidR="0026077D" w:rsidDel="005A58F2">
          <w:delText xml:space="preserve"> </w:delText>
        </w:r>
        <w:r w:rsidR="009139B2" w:rsidDel="005A58F2">
          <w:delText>&lt;nexp&gt;{,&lt;nexp&gt;..,&lt;nexp&gt;}</w:delText>
        </w:r>
        <w:r w:rsidR="00300420" w:rsidDel="005A58F2">
          <w:delText>, or loads a string array Array$[] with the list of string values &lt;sexp&gt;{,&lt;sexp&gt;..,&lt;sexp&gt;</w:delText>
        </w:r>
        <w:r w:rsidR="00D33386" w:rsidDel="005A58F2">
          <w:delText>}</w:delText>
        </w:r>
      </w:del>
      <w:del w:id="367" w:author="Sammartano, Marc (BIC USA)" w:date="2016-02-08T10:38:00Z">
        <w:r w:rsidR="0026077D" w:rsidDel="00B15304">
          <w:delText>. The Array[]</w:delText>
        </w:r>
        <w:r w:rsidR="00300420" w:rsidDel="00B15304">
          <w:delText xml:space="preserve"> or Array$[]</w:delText>
        </w:r>
        <w:r w:rsidR="0026077D" w:rsidDel="00B15304">
          <w:delText xml:space="preserve"> will have</w:delText>
        </w:r>
        <w:r w:rsidR="009139B2" w:rsidDel="00B15304">
          <w:delText xml:space="preserve"> a</w:delText>
        </w:r>
        <w:r w:rsidR="0026077D" w:rsidDel="00B15304">
          <w:delText xml:space="preserve"> single dimension of </w:delText>
        </w:r>
        <w:r w:rsidR="009139B2" w:rsidDel="00B15304">
          <w:delText>the</w:delText>
        </w:r>
      </w:del>
      <w:r w:rsidR="009139B2">
        <w:t xml:space="preserve"> size </w:t>
      </w:r>
      <w:del w:id="368" w:author="Sammartano, Marc (BIC USA)" w:date="2016-02-08T10:39:00Z">
        <w:r w:rsidR="009139B2" w:rsidDel="00B15304">
          <w:delText>of</w:delText>
        </w:r>
      </w:del>
      <w:ins w:id="369" w:author="Sammartano, Marc (BIC USA)" w:date="2016-02-08T10:39:00Z">
        <w:r w:rsidR="00B15304">
          <w:t>is the same as</w:t>
        </w:r>
      </w:ins>
      <w:r w:rsidR="009139B2">
        <w:t xml:space="preserve"> the</w:t>
      </w:r>
      <w:r w:rsidR="00032550">
        <w:t xml:space="preserve"> number of</w:t>
      </w:r>
      <w:r w:rsidR="009139B2">
        <w:t xml:space="preserve"> </w:t>
      </w:r>
      <w:del w:id="370" w:author="Sammartano, Marc (BIC USA)" w:date="2016-02-08T10:42:00Z">
        <w:r w:rsidR="009139B2" w:rsidDel="002A54DC">
          <w:delText>valu</w:delText>
        </w:r>
      </w:del>
      <w:r w:rsidR="009139B2">
        <w:t>e</w:t>
      </w:r>
      <w:ins w:id="371" w:author="Sammartano, Marc (BIC USA)" w:date="2016-02-08T10:42:00Z">
        <w:r w:rsidR="002A54DC">
          <w:t>xpression</w:t>
        </w:r>
      </w:ins>
      <w:r w:rsidR="009139B2">
        <w:t>s</w:t>
      </w:r>
      <w:r w:rsidR="00032550">
        <w:t xml:space="preserve"> in the list</w:t>
      </w:r>
      <w:r w:rsidR="009139B2">
        <w:t>.</w:t>
      </w:r>
      <w:ins w:id="372" w:author="Sammartano, Marc (BIC USA)" w:date="2016-02-08T10:38:00Z">
        <w:r w:rsidR="00B15304">
          <w:t xml:space="preserve"> If the named array already exists, it is overwritten.</w:t>
        </w:r>
      </w:ins>
    </w:p>
    <w:p w:rsidR="009139B2" w:rsidRDefault="00B15304" w:rsidP="0026077D">
      <w:ins w:id="373" w:author="Sammartano, Marc (BIC USA)" w:date="2016-02-08T10:38:00Z">
        <w:r>
          <w:t xml:space="preserve">The array may be numeric (Array[]) or string (Array$[]), and the </w:t>
        </w:r>
        <w:r w:rsidR="002A54DC">
          <w:t>expressions</w:t>
        </w:r>
        <w:r>
          <w:t xml:space="preserve"> must be the same type as the array</w:t>
        </w:r>
      </w:ins>
      <w:del w:id="374" w:author="Sammartano, Marc (BIC USA)" w:date="2016-02-08T10:43:00Z">
        <w:r w:rsidR="008A121B" w:rsidDel="002A54DC">
          <w:delText>The array is specified without an index</w:delText>
        </w:r>
      </w:del>
      <w:del w:id="375" w:author="Sammartano, Marc (BIC USA)" w:date="2016-02-03T18:22:00Z">
        <w:r w:rsidR="008A121B" w:rsidDel="00AE3299">
          <w:delText xml:space="preserve"> and </w:delText>
        </w:r>
        <w:r w:rsidR="0026077D" w:rsidDel="00AE3299">
          <w:delText>must not ha</w:delText>
        </w:r>
        <w:r w:rsidR="00300420" w:rsidDel="00AE3299">
          <w:delText>ve been previously dimensioned</w:delText>
        </w:r>
      </w:del>
      <w:r w:rsidR="00300420">
        <w:t>.</w:t>
      </w:r>
    </w:p>
    <w:p w:rsidR="002C25C2" w:rsidRDefault="00526E57" w:rsidP="0026077D">
      <w:r>
        <w:t xml:space="preserve">The list of </w:t>
      </w:r>
      <w:del w:id="376" w:author="Sammartano, Marc (BIC USA)" w:date="2016-02-08T10:43:00Z">
        <w:r w:rsidDel="002A54DC">
          <w:delText>&lt;</w:delText>
        </w:r>
      </w:del>
      <w:r>
        <w:t>exp</w:t>
      </w:r>
      <w:del w:id="377" w:author="Sammartano, Marc (BIC USA)" w:date="2016-02-08T10:43:00Z">
        <w:r w:rsidDel="002A54DC">
          <w:delText>&gt;</w:delText>
        </w:r>
      </w:del>
      <w:ins w:id="378" w:author="Sammartano, Marc (BIC USA)" w:date="2016-02-08T10:43:00Z">
        <w:r w:rsidR="002A54DC">
          <w:t>ression</w:t>
        </w:r>
      </w:ins>
      <w:r>
        <w:t xml:space="preserve">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w:t>
      </w:r>
      <w:del w:id="379" w:author="Sammartano, Marc (BIC USA)" w:date="2016-02-08T10:43:00Z">
        <w:r w:rsidR="00F4023C" w:rsidDel="002A54DC">
          <w:delText>n</w:delText>
        </w:r>
      </w:del>
      <w:r w:rsidR="00F4023C">
        <w: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w:t>
      </w:r>
      <w:r w:rsidR="001C40A5">
        <w:lastRenderedPageBreak/>
        <w:t xml:space="preserve">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80" w:name="_Toc444179901"/>
      <w:r>
        <w:t xml:space="preserve">Data Structures </w:t>
      </w:r>
      <w:r w:rsidR="00844D75">
        <w:t xml:space="preserve">and Pointers </w:t>
      </w:r>
      <w:r>
        <w:t>in BASIC!</w:t>
      </w:r>
      <w:bookmarkEnd w:id="380"/>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381" w:name="_Toc444179902"/>
      <w:r w:rsidRPr="00EB1F62">
        <w:t>What is a Pointer</w:t>
      </w:r>
      <w:bookmarkEnd w:id="381"/>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t>
      </w:r>
      <w:r w:rsidR="000E4097">
        <w:lastRenderedPageBreak/>
        <w:t xml:space="preserve">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382" w:name="_Toc444179903"/>
      <w:r>
        <w:lastRenderedPageBreak/>
        <w:t>Lists</w:t>
      </w:r>
      <w:bookmarkEnd w:id="382"/>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83" w:name="_Toc444179904"/>
      <w:r>
        <w:t>List Commands</w:t>
      </w:r>
      <w:bookmarkEnd w:id="383"/>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lastRenderedPageBreak/>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del w:id="384" w:author="Sammartano, Marc (BIC USA)" w:date="2016-02-03T18:28:00Z">
        <w:r w:rsidDel="00AE3299">
          <w:delText>T</w:delText>
        </w:r>
      </w:del>
      <w:ins w:id="385" w:author="Sammartano, Marc (BIC USA)" w:date="2016-02-03T18:28:00Z">
        <w:r w:rsidR="00AE3299">
          <w:t>Appends t</w:t>
        </w:r>
      </w:ins>
      <w:r>
        <w:t xml:space="preserve">he elements in the source list </w:t>
      </w:r>
      <w:del w:id="386" w:author="Sammartano, Marc (BIC USA)" w:date="2016-02-03T18:28:00Z">
        <w:r w:rsidDel="00AE3299">
          <w:delText xml:space="preserve">will be added </w:delText>
        </w:r>
      </w:del>
      <w:r>
        <w:t>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del w:id="387" w:author="Sammartano, Marc (BIC USA)" w:date="2016-02-03T18:28:00Z">
        <w:r w:rsidDel="00AE3299">
          <w:delText>T</w:delText>
        </w:r>
      </w:del>
      <w:ins w:id="388" w:author="Sammartano, Marc (BIC USA)" w:date="2016-02-03T18:28:00Z">
        <w:r w:rsidR="00AE3299">
          <w:t>Appends t</w:t>
        </w:r>
      </w:ins>
      <w:r>
        <w:t xml:space="preserve">he elements of the specified </w:t>
      </w:r>
      <w:r w:rsidR="00CE4035">
        <w:t>array (</w:t>
      </w:r>
      <w:r>
        <w:t>Array</w:t>
      </w:r>
      <w:r w:rsidR="00CE4035">
        <w:t>[]) or array segment (Array[start,length])</w:t>
      </w:r>
      <w:r>
        <w:t xml:space="preserve"> </w:t>
      </w:r>
      <w:del w:id="389" w:author="Sammartano, Marc (BIC USA)" w:date="2016-02-03T18:28:00Z">
        <w:r w:rsidDel="00AE3299">
          <w:delText xml:space="preserve">will be added </w:delText>
        </w:r>
      </w:del>
      <w:r>
        <w:t>to t</w:t>
      </w:r>
      <w:r w:rsidR="00CE4035">
        <w:t xml:space="preserve">he end of the </w:t>
      </w:r>
      <w:ins w:id="390" w:author="Sammartano, Marc (BIC USA)" w:date="2016-02-03T18:29:00Z">
        <w:r w:rsidR="00AE3299">
          <w:t xml:space="preserve">specified </w:t>
        </w:r>
      </w:ins>
      <w:r w:rsidR="00CE4035">
        <w:t>list.</w:t>
      </w:r>
    </w:p>
    <w:p w:rsidR="00D5729C" w:rsidRDefault="00D5729C" w:rsidP="00D5729C">
      <w:r>
        <w:t>The Array type must be the same as the list type</w:t>
      </w:r>
      <w:ins w:id="391" w:author="Sammartano, Marc (BIC USA)" w:date="2016-02-03T18:29:00Z">
        <w:r w:rsidR="00AE3299">
          <w:t xml:space="preserve"> (string or numeric)</w:t>
        </w:r>
      </w:ins>
      <w:r>
        <w:t>.</w:t>
      </w:r>
    </w:p>
    <w:p w:rsidR="00D5729C" w:rsidRDefault="00D5729C" w:rsidP="008209F2">
      <w:pPr>
        <w:pStyle w:val="Heading4"/>
      </w:pPr>
      <w:r>
        <w:t>List.replace &lt;pointer_nexp&gt;,</w:t>
      </w:r>
      <w:ins w:id="392" w:author="Sammartano, Marc (BIC USA)" w:date="2016-02-03T18:30:00Z">
        <w:r w:rsidR="00AE3299">
          <w:t xml:space="preserve"> </w:t>
        </w:r>
      </w:ins>
      <w:r>
        <w:t>&lt;index_nexp&gt;, &lt;sexp&gt;|&lt;nexp&gt;</w:t>
      </w:r>
      <w:r w:rsidR="00520661">
        <w:fldChar w:fldCharType="begin"/>
      </w:r>
      <w:r w:rsidR="00BE1479">
        <w:instrText xml:space="preserve"> XE "</w:instrText>
      </w:r>
      <w:r w:rsidR="00BE1479" w:rsidRPr="008A1628">
        <w:instrText>List.replace &lt;pointer_nexp&gt;,</w:instrText>
      </w:r>
      <w:ins w:id="393" w:author="Sammartano, Marc (BIC USA)" w:date="2016-02-03T18:30:00Z">
        <w:r w:rsidR="00AE3299">
          <w:instrText xml:space="preserve"> </w:instrText>
        </w:r>
      </w:ins>
      <w:r w:rsidR="00BE1479" w:rsidRPr="008A1628">
        <w:instrTex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t>
      </w:r>
      <w:del w:id="394" w:author="Sammartano, Marc (BIC USA)" w:date="2016-02-03T18:31:00Z">
        <w:r w:rsidDel="00FA3CE9">
          <w:delText>will be</w:delText>
        </w:r>
      </w:del>
      <w:ins w:id="395" w:author="Sammartano, Marc (BIC USA)" w:date="2016-02-03T18:31:00Z">
        <w:r w:rsidR="00FA3CE9">
          <w:t>is</w:t>
        </w:r>
      </w:ins>
      <w:r>
        <w:t xml:space="preserve"> replaced by </w:t>
      </w:r>
      <w:r w:rsidR="000774D5">
        <w:t xml:space="preserve">the </w:t>
      </w:r>
      <w:ins w:id="396" w:author="Sammartano, Marc (BIC USA)" w:date="2016-02-03T18:32:00Z">
        <w:r w:rsidR="00FA3CE9">
          <w:t xml:space="preserve">value of the </w:t>
        </w:r>
      </w:ins>
      <w:r w:rsidR="000774D5">
        <w:t>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 xml:space="preserve">ist </w:t>
      </w:r>
      <w:del w:id="397" w:author="Sammartano, Marc (BIC USA)" w:date="2016-02-03T18:38:00Z">
        <w:r w:rsidDel="00FA3CE9">
          <w:delText xml:space="preserve">creation </w:delText>
        </w:r>
      </w:del>
      <w:r>
        <w:t>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del w:id="398" w:author="Sammartano, Marc (BIC USA)" w:date="2016-02-03T18:33:00Z">
        <w:r w:rsidDel="00FA3CE9">
          <w:delText>T</w:delText>
        </w:r>
      </w:del>
      <w:ins w:id="399" w:author="Sammartano, Marc (BIC USA)" w:date="2016-02-03T18:33:00Z">
        <w:r w:rsidR="00FA3CE9">
          <w:t>Inserts t</w:t>
        </w:r>
      </w:ins>
      <w:r>
        <w:t xml:space="preserve">he &lt;sexp&gt; or &lt;nexp&gt; value </w:t>
      </w:r>
      <w:del w:id="400" w:author="Sammartano, Marc (BIC USA)" w:date="2016-02-03T18:33:00Z">
        <w:r w:rsidDel="00FA3CE9">
          <w:delText xml:space="preserve">will be inserted </w:delText>
        </w:r>
      </w:del>
      <w:r w:rsidR="005376F8">
        <w:t>into the list pointed t</w:t>
      </w:r>
      <w:r w:rsidR="009A1252">
        <w:t xml:space="preserve">o by </w:t>
      </w:r>
      <w:r w:rsidR="00CB0B57" w:rsidRPr="00CB0B57">
        <w:t>&lt;pointer_nexp&gt;</w:t>
      </w:r>
      <w:del w:id="401" w:author="Sammartano, Marc (BIC USA)" w:date="2016-02-03T18:34:00Z">
        <w:r w:rsidR="009A1252" w:rsidDel="00FA3CE9">
          <w:delText xml:space="preserve">. The element will </w:delText>
        </w:r>
        <w:r w:rsidR="005376F8" w:rsidDel="00FA3CE9">
          <w:delText>inserted</w:delText>
        </w:r>
      </w:del>
      <w:r w:rsidR="005376F8">
        <w:t xml:space="preserve"> at the index point</w:t>
      </w:r>
      <w:del w:id="402" w:author="Sammartano, Marc (BIC USA)" w:date="2016-02-03T18:34:00Z">
        <w:r w:rsidR="004349F7" w:rsidDel="00FA3CE9">
          <w:delText>,</w:delText>
        </w:r>
      </w:del>
      <w:r w:rsidR="004349F7" w:rsidRPr="004349F7">
        <w:t xml:space="preserve"> &lt;index_nexp&gt;</w:t>
      </w:r>
      <w:r w:rsidR="005376F8">
        <w:t xml:space="preserve">. </w:t>
      </w:r>
      <w:r w:rsidR="00CB0B57">
        <w:t>I</w:t>
      </w:r>
      <w:r w:rsidR="00CB0B57" w:rsidRPr="00CB0B57">
        <w:t xml:space="preserve">f </w:t>
      </w:r>
      <w:del w:id="403" w:author="Sammartano, Marc (BIC USA)" w:date="2016-02-03T18:37:00Z">
        <w:r w:rsidR="00CB0B57" w:rsidRPr="00CB0B57" w:rsidDel="00FA3CE9">
          <w:delText>the</w:delText>
        </w:r>
        <w:r w:rsidR="004349F7" w:rsidDel="00FA3CE9">
          <w:delText xml:space="preserve"> value of </w:delText>
        </w:r>
      </w:del>
      <w:r w:rsidR="004349F7">
        <w:t>the</w:t>
      </w:r>
      <w:r w:rsidR="00CB0B57" w:rsidRPr="00CB0B57">
        <w:t xml:space="preserve"> index point is </w:t>
      </w:r>
      <w:del w:id="404" w:author="Sammartano, Marc (BIC USA)" w:date="2016-02-03T18:37:00Z">
        <w:r w:rsidR="004349F7" w:rsidDel="00FA3CE9">
          <w:delText xml:space="preserve">equal to </w:delText>
        </w:r>
      </w:del>
      <w:r w:rsidR="00CB0B57" w:rsidRPr="00CB0B57">
        <w:t xml:space="preserve">one more than the current size of the list, </w:t>
      </w:r>
      <w:del w:id="405" w:author="Sammartano, Marc (BIC USA)" w:date="2016-02-03T18:37:00Z">
        <w:r w:rsidR="00CB0B57" w:rsidRPr="00CB0B57" w:rsidDel="00FA3CE9">
          <w:delText>a</w:delText>
        </w:r>
      </w:del>
      <w:ins w:id="406" w:author="Sammartano, Marc (BIC USA)" w:date="2016-02-03T18:37:00Z">
        <w:r w:rsidR="00FA3CE9">
          <w:t>the</w:t>
        </w:r>
      </w:ins>
      <w:r w:rsidR="00CB0B57" w:rsidRPr="00CB0B57">
        <w:t xml:space="preserve"> new item is </w:t>
      </w:r>
      <w:del w:id="407" w:author="Sammartano, Marc (BIC USA)" w:date="2016-02-03T18:37:00Z">
        <w:r w:rsidR="00CB0B57" w:rsidRPr="00CB0B57" w:rsidDel="00FA3CE9">
          <w:delText>insert</w:delText>
        </w:r>
      </w:del>
      <w:ins w:id="408" w:author="Sammartano, Marc (BIC USA)" w:date="2016-02-03T18:37:00Z">
        <w:r w:rsidR="00FA3CE9">
          <w:t>add</w:t>
        </w:r>
      </w:ins>
      <w:r w:rsidR="00CB0B57" w:rsidRPr="00CB0B57">
        <w: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 xml:space="preserve">The inserted element </w:t>
      </w:r>
      <w:del w:id="409" w:author="Sammartano, Marc (BIC USA)" w:date="2016-02-03T18:38:00Z">
        <w:r w:rsidDel="00FA3CE9">
          <w:delText xml:space="preserve">expression </w:delText>
        </w:r>
      </w:del>
      <w:r>
        <w:t xml:space="preserve">type must match the </w:t>
      </w:r>
      <w:ins w:id="410" w:author="Sammartano, Marc (BIC USA)" w:date="2016-02-03T18:38:00Z">
        <w:r w:rsidR="00FA3CE9">
          <w:t xml:space="preserve">list </w:t>
        </w:r>
      </w:ins>
      <w:r>
        <w:t>type (</w:t>
      </w:r>
      <w:r w:rsidR="00037A09">
        <w:t>string or numeric</w:t>
      </w:r>
      <w:r>
        <w:t>)</w:t>
      </w:r>
      <w:del w:id="411" w:author="Sammartano, Marc (BIC USA)" w:date="2016-02-03T18:38:00Z">
        <w:r w:rsidDel="00FA3CE9">
          <w:delText xml:space="preserve"> used in the creation of the </w:delText>
        </w:r>
        <w:r w:rsidR="004349F7" w:rsidDel="00FA3CE9">
          <w:delText>l</w:delText>
        </w:r>
        <w:r w:rsidDel="00FA3CE9">
          <w:delText>ist</w:delText>
        </w:r>
      </w:del>
      <w:r>
        <w: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T</w:t>
      </w:r>
      <w:ins w:id="412" w:author="Sammartano, Marc (BIC USA)" w:date="2016-02-03T18:39:00Z">
        <w:r w:rsidR="00FA3CE9">
          <w:t>Removes t</w:t>
        </w:r>
      </w:ins>
      <w:r>
        <w:t xml:space="preserve">he </w:t>
      </w:r>
      <w:r w:rsidR="004349F7">
        <w:t>l</w:t>
      </w:r>
      <w:r>
        <w:t xml:space="preserve">ist element specified by &lt;index_nexp&gt; </w:t>
      </w:r>
      <w:del w:id="413" w:author="Sammartano, Marc (BIC USA)" w:date="2016-02-03T18:39:00Z">
        <w:r w:rsidDel="00FA3CE9">
          <w:delText>in</w:delText>
        </w:r>
      </w:del>
      <w:ins w:id="414" w:author="Sammartano, Marc (BIC USA)" w:date="2016-02-03T18:39:00Z">
        <w:r w:rsidR="00FA3CE9">
          <w:t>from</w:t>
        </w:r>
      </w:ins>
      <w:r>
        <w:t xml:space="preserve"> the </w:t>
      </w:r>
      <w:r w:rsidR="004349F7">
        <w:t>l</w:t>
      </w:r>
      <w:r>
        <w:t>ist pointed to by &lt;pointer_nexp&gt;</w:t>
      </w:r>
      <w:del w:id="415" w:author="Sammartano, Marc (BIC USA)" w:date="2016-02-03T18:39:00Z">
        <w:r w:rsidDel="00FA3CE9">
          <w:delText xml:space="preserve"> will be removed from the list</w:delText>
        </w:r>
      </w:del>
      <w:r>
        <w:t>.</w:t>
      </w:r>
    </w:p>
    <w:p w:rsidR="00615228" w:rsidRDefault="00615228" w:rsidP="00615228">
      <w:r>
        <w:t>The index is ones based. The first element of the list is 1.</w:t>
      </w:r>
    </w:p>
    <w:p w:rsidR="005376F8" w:rsidRDefault="005376F8" w:rsidP="008209F2">
      <w:pPr>
        <w:pStyle w:val="Heading4"/>
      </w:pPr>
      <w:r>
        <w:t>List.get &lt;pointer_nexp&gt;,</w:t>
      </w:r>
      <w:ins w:id="416" w:author="Sammartano, Marc (BIC USA)" w:date="2016-01-12T11:00:00Z">
        <w:r w:rsidR="00083C80">
          <w:t xml:space="preserve"> </w:t>
        </w:r>
      </w:ins>
      <w:r>
        <w:t>&lt;index_nexp&gt;, &lt;</w:t>
      </w:r>
      <w:del w:id="417" w:author="Sammartano, Marc (BIC USA)" w:date="2016-01-12T10:59:00Z">
        <w:r w:rsidDel="00083C80">
          <w:delText>s</w:delText>
        </w:r>
      </w:del>
      <w:r>
        <w:t>var</w:t>
      </w:r>
      <w:del w:id="418" w:author="Sammartano, Marc (BIC USA)" w:date="2016-01-12T10:59:00Z">
        <w:r w:rsidDel="00083C80">
          <w:delText>&gt;|&lt;nvar</w:delText>
        </w:r>
      </w:del>
      <w:r>
        <w:t>&gt;</w:t>
      </w:r>
      <w:r w:rsidR="00520661">
        <w:fldChar w:fldCharType="begin"/>
      </w:r>
      <w:r w:rsidR="00BE1479">
        <w:instrText xml:space="preserve"> XE "</w:instrText>
      </w:r>
      <w:r w:rsidR="00BE1479" w:rsidRPr="008A1628">
        <w:instrText>List.get &lt;pointer_nexp&gt;,</w:instrText>
      </w:r>
      <w:ins w:id="419" w:author="Sammartano, Marc (BIC USA)" w:date="2016-01-12T11:00:00Z">
        <w:r w:rsidR="00083C80">
          <w:instrText xml:space="preserve"> </w:instrText>
        </w:r>
      </w:ins>
      <w:r w:rsidR="00BE1479" w:rsidRPr="008A1628">
        <w:instrText>&lt;index_nexp&gt;, &lt;</w:instrText>
      </w:r>
      <w:del w:id="420" w:author="Sammartano, Marc (BIC USA)" w:date="2016-01-12T11:00:00Z">
        <w:r w:rsidR="00BE1479" w:rsidRPr="008A1628" w:rsidDel="00083C80">
          <w:delInstrText>s</w:delInstrText>
        </w:r>
      </w:del>
      <w:r w:rsidR="00BE1479" w:rsidRPr="008A1628">
        <w:instrText>var</w:instrText>
      </w:r>
      <w:del w:id="421" w:author="Sammartano, Marc (BIC USA)" w:date="2016-01-12T11:00:00Z">
        <w:r w:rsidR="00BE1479" w:rsidRPr="008A1628" w:rsidDel="00083C80">
          <w:delInstrText>&gt;|&lt;nvar</w:delInstrText>
        </w:r>
      </w:del>
      <w:r w:rsidR="00BE1479" w:rsidRPr="008A1628">
        <w:instrText>&gt;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t>
      </w:r>
      <w:del w:id="422" w:author="Sammartano, Marc (BIC USA)" w:date="2016-02-03T18:39:00Z">
        <w:r w:rsidDel="00FA3CE9">
          <w:delText>will be</w:delText>
        </w:r>
      </w:del>
      <w:ins w:id="423" w:author="Sammartano, Marc (BIC USA)" w:date="2016-02-03T18:40:00Z">
        <w:r w:rsidR="00FA3CE9">
          <w:t>is</w:t>
        </w:r>
      </w:ins>
      <w:r>
        <w:t xml:space="preserve"> returned in the specified string or numeric variable</w:t>
      </w:r>
      <w:ins w:id="424" w:author="Sammartano, Marc (BIC USA)" w:date="2016-01-12T11:00:00Z">
        <w:r w:rsidR="00083C80">
          <w:t xml:space="preserve"> &lt;var&gt;</w:t>
        </w:r>
      </w:ins>
      <w:r>
        <w:t>.</w:t>
      </w:r>
    </w:p>
    <w:p w:rsidR="005376F8" w:rsidRDefault="005376F8" w:rsidP="005376F8">
      <w:r>
        <w:t>The index is one</w:t>
      </w:r>
      <w:r w:rsidR="0043020E">
        <w:t>-</w:t>
      </w:r>
      <w:r>
        <w:t>based. The first element of the list is 1.</w:t>
      </w:r>
    </w:p>
    <w:p w:rsidR="00615228" w:rsidRDefault="005376F8" w:rsidP="004349F7">
      <w:r>
        <w:lastRenderedPageBreak/>
        <w:t xml:space="preserve">The </w:t>
      </w:r>
      <w:r w:rsidR="00615228">
        <w:t>return</w:t>
      </w:r>
      <w:r>
        <w:t xml:space="preserve"> element variable type must match the </w:t>
      </w:r>
      <w:ins w:id="425" w:author="Sammartano, Marc (BIC USA)" w:date="2016-02-03T18:40:00Z">
        <w:r w:rsidR="00FA3CE9">
          <w:t xml:space="preserve">list </w:t>
        </w:r>
      </w:ins>
      <w:r>
        <w:t>type (</w:t>
      </w:r>
      <w:r w:rsidR="003D50AF">
        <w:t>string or numeric</w:t>
      </w:r>
      <w:r>
        <w:t>)</w:t>
      </w:r>
      <w:del w:id="426" w:author="Sammartano, Marc (BIC USA)" w:date="2016-02-03T18:40:00Z">
        <w:r w:rsidDel="00FA3CE9">
          <w:delText xml:space="preserve"> used in the creation of the </w:delText>
        </w:r>
        <w:r w:rsidR="004349F7" w:rsidDel="00FA3CE9">
          <w:delText>l</w:delText>
        </w:r>
        <w:r w:rsidDel="00FA3CE9">
          <w:delText>ist</w:delText>
        </w:r>
      </w:del>
      <w:r>
        <w: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16677E">
      <w:pPr>
        <w:pStyle w:val="NoSpacing"/>
      </w:pPr>
      <w:r>
        <w:t xml:space="preserve">The type of list pointed to by the </w:t>
      </w:r>
      <w:r w:rsidR="004349F7">
        <w:t>l</w:t>
      </w:r>
      <w:r>
        <w:t xml:space="preserve">ist pointer </w:t>
      </w:r>
      <w:del w:id="427" w:author="Sammartano, Marc (BIC USA)" w:date="2016-02-03T18:40:00Z">
        <w:r w:rsidDel="00FA3CE9">
          <w:delText>will be</w:delText>
        </w:r>
      </w:del>
      <w:ins w:id="428" w:author="Sammartano, Marc (BIC USA)" w:date="2016-02-03T18:40:00Z">
        <w:r w:rsidR="00FA3CE9">
          <w:t>is</w:t>
        </w:r>
      </w:ins>
      <w:r>
        <w:t xml:space="preserve"> returned in the </w:t>
      </w:r>
      <w:ins w:id="429" w:author="Sammartano, Marc (BIC USA)" w:date="2016-02-03T18:42:00Z">
        <w:r w:rsidR="0016677E">
          <w:t>s</w:t>
        </w:r>
      </w:ins>
      <w:del w:id="430" w:author="Sammartano, Marc (BIC USA)" w:date="2016-02-03T18:42:00Z">
        <w:r w:rsidDel="0016677E">
          <w:delText>S</w:delText>
        </w:r>
      </w:del>
      <w:r>
        <w:t>tring variable</w:t>
      </w:r>
      <w:ins w:id="431" w:author="Sammartano, Marc (BIC USA)" w:date="2016-02-03T18:42:00Z">
        <w:r w:rsidR="0016677E">
          <w:t xml:space="preserve"> &lt;svar&gt;</w:t>
        </w:r>
      </w:ins>
      <w:r>
        <w:t>.</w:t>
      </w:r>
    </w:p>
    <w:p w:rsidR="005376F8" w:rsidRDefault="007046EB" w:rsidP="0016677E">
      <w:pPr>
        <w:pStyle w:val="ListParagraph"/>
        <w:numPr>
          <w:ilvl w:val="0"/>
          <w:numId w:val="44"/>
        </w:numPr>
      </w:pPr>
      <w:del w:id="432" w:author="Sammartano, Marc (BIC USA)" w:date="2016-02-03T18:41:00Z">
        <w:r w:rsidDel="00FA3CE9">
          <w:delText>T</w:delText>
        </w:r>
      </w:del>
      <w:ins w:id="433" w:author="Sammartano, Marc (BIC USA)" w:date="2016-02-03T18:41:00Z">
        <w:r w:rsidR="00FA3CE9">
          <w:t>Returns t</w:t>
        </w:r>
      </w:ins>
      <w:r>
        <w:t>he upper case character</w:t>
      </w:r>
      <w:r w:rsidR="005376F8">
        <w:t xml:space="preserve"> </w:t>
      </w:r>
      <w:r w:rsidR="00F5651B">
        <w:t>"</w:t>
      </w:r>
      <w:r w:rsidR="005376F8">
        <w:t>S</w:t>
      </w:r>
      <w:r w:rsidR="00F5651B">
        <w:t>"</w:t>
      </w:r>
      <w:r w:rsidR="005376F8">
        <w:t xml:space="preserve"> </w:t>
      </w:r>
      <w:del w:id="434" w:author="Sammartano, Marc (BIC USA)" w:date="2016-02-03T18:41:00Z">
        <w:r w:rsidR="005376F8" w:rsidDel="00FA3CE9">
          <w:delText xml:space="preserve">will be returned </w:delText>
        </w:r>
      </w:del>
      <w:r w:rsidR="005376F8">
        <w:t xml:space="preserve">if the </w:t>
      </w:r>
      <w:del w:id="435" w:author="Sammartano, Marc (BIC USA)" w:date="2016-02-03T18:41:00Z">
        <w:r w:rsidR="005376F8" w:rsidDel="0016677E">
          <w:delText>L</w:delText>
        </w:r>
      </w:del>
      <w:ins w:id="436" w:author="Sammartano, Marc (BIC USA)" w:date="2016-02-03T18:41:00Z">
        <w:r w:rsidR="0016677E">
          <w:t>l</w:t>
        </w:r>
      </w:ins>
      <w:r w:rsidR="005376F8">
        <w:t>ist is a list of strings.</w:t>
      </w:r>
    </w:p>
    <w:p w:rsidR="005376F8" w:rsidRPr="005376F8" w:rsidRDefault="007046EB" w:rsidP="0016677E">
      <w:pPr>
        <w:pStyle w:val="ListParagraph"/>
        <w:numPr>
          <w:ilvl w:val="0"/>
          <w:numId w:val="44"/>
        </w:numPr>
      </w:pPr>
      <w:del w:id="437" w:author="Sammartano, Marc (BIC USA)" w:date="2016-02-03T18:41:00Z">
        <w:r w:rsidDel="0016677E">
          <w:delText>T</w:delText>
        </w:r>
      </w:del>
      <w:ins w:id="438" w:author="Sammartano, Marc (BIC USA)" w:date="2016-02-03T18:41:00Z">
        <w:r w:rsidR="0016677E">
          <w:t>Returns t</w:t>
        </w:r>
      </w:ins>
      <w:r>
        <w:t>he upper case character</w:t>
      </w:r>
      <w:r w:rsidR="005376F8">
        <w:t xml:space="preserve"> </w:t>
      </w:r>
      <w:r w:rsidR="00F5651B">
        <w:t>"</w:t>
      </w:r>
      <w:r w:rsidR="005376F8">
        <w:t>N</w:t>
      </w:r>
      <w:r w:rsidR="00F5651B">
        <w:t>"</w:t>
      </w:r>
      <w:r w:rsidR="005376F8">
        <w:t xml:space="preserve"> </w:t>
      </w:r>
      <w:del w:id="439" w:author="Sammartano, Marc (BIC USA)" w:date="2016-02-03T18:41:00Z">
        <w:r w:rsidR="005376F8" w:rsidDel="0016677E">
          <w:delText xml:space="preserve">will be returned </w:delText>
        </w:r>
      </w:del>
      <w:r w:rsidR="005376F8">
        <w:t>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 xml:space="preserve">ist pointer </w:t>
      </w:r>
      <w:del w:id="440" w:author="Sammartano, Marc (BIC USA)" w:date="2016-02-03T18:43:00Z">
        <w:r w:rsidDel="0016677E">
          <w:delText>will be</w:delText>
        </w:r>
      </w:del>
      <w:ins w:id="441" w:author="Sammartano, Marc (BIC USA)" w:date="2016-02-03T18:43:00Z">
        <w:r w:rsidR="0016677E">
          <w:t>is</w:t>
        </w:r>
      </w:ins>
      <w:r>
        <w:t xml:space="preserve"> returned in the numeric variable</w:t>
      </w:r>
      <w:ins w:id="442" w:author="Sammartano, Marc (BIC USA)" w:date="2016-02-03T18:43:00Z">
        <w:r w:rsidR="0016677E">
          <w:t xml:space="preserve"> &lt;nvar&gt;</w:t>
        </w:r>
      </w:ins>
      <w:r>
        <w:t>.</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del w:id="443" w:author="Sammartano, Marc (BIC USA)" w:date="2016-02-03T18:43:00Z">
        <w:r w:rsidDel="0016677E">
          <w:delText>T</w:delText>
        </w:r>
      </w:del>
      <w:ins w:id="444" w:author="Sammartano, Marc (BIC USA)" w:date="2016-02-03T18:43:00Z">
        <w:r w:rsidR="0016677E">
          <w:t>Clears t</w:t>
        </w:r>
      </w:ins>
      <w:r>
        <w:t xml:space="preserve">he list pointed to by the </w:t>
      </w:r>
      <w:r w:rsidR="004349F7">
        <w:t>l</w:t>
      </w:r>
      <w:r>
        <w:t xml:space="preserve">ist pointer </w:t>
      </w:r>
      <w:del w:id="445" w:author="Sammartano, Marc (BIC USA)" w:date="2016-02-03T18:43:00Z">
        <w:r w:rsidDel="0016677E">
          <w:delText>will be clea</w:delText>
        </w:r>
      </w:del>
      <w:del w:id="446" w:author="Sammartano, Marc (BIC USA)" w:date="2016-02-03T18:44:00Z">
        <w:r w:rsidDel="0016677E">
          <w:delText>red.</w:delText>
        </w:r>
      </w:del>
      <w:ins w:id="447" w:author="Sammartano, Marc (BIC USA)" w:date="2016-02-03T18:44:00Z">
        <w:r w:rsidR="0016677E">
          <w:t>and sets</w:t>
        </w:r>
      </w:ins>
      <w:r>
        <w:t xml:space="preserve"> </w:t>
      </w:r>
      <w:del w:id="448" w:author="Sammartano, Marc (BIC USA)" w:date="2016-02-03T18:43:00Z">
        <w:r w:rsidDel="0016677E">
          <w:delText>T</w:delText>
        </w:r>
      </w:del>
      <w:ins w:id="449" w:author="Sammartano, Marc (BIC USA)" w:date="2016-02-03T18:44:00Z">
        <w:r w:rsidR="0016677E">
          <w:t>t</w:t>
        </w:r>
      </w:ins>
      <w:r>
        <w:t xml:space="preserve">he </w:t>
      </w:r>
      <w:r w:rsidR="004349F7">
        <w:t>l</w:t>
      </w:r>
      <w:r>
        <w:t>ist’s size</w:t>
      </w:r>
      <w:del w:id="450" w:author="Sammartano, Marc (BIC USA)" w:date="2016-02-03T18:43:00Z">
        <w:r w:rsidDel="0016677E">
          <w:delText xml:space="preserve"> will be </w:delText>
        </w:r>
        <w:r w:rsidR="007046EB" w:rsidDel="0016677E">
          <w:delText>set</w:delText>
        </w:r>
      </w:del>
      <w:r w:rsidR="007046EB">
        <w:t xml:space="preserve">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del w:id="451" w:author="Sammartano, Marc (BIC USA)" w:date="2016-02-03T18:44:00Z">
        <w:r w:rsidDel="0016677E">
          <w:delText>T</w:delText>
        </w:r>
      </w:del>
      <w:ins w:id="452" w:author="Sammartano, Marc (BIC USA)" w:date="2016-02-03T18:44:00Z">
        <w:r w:rsidR="0016677E">
          <w:t>Searches t</w:t>
        </w:r>
      </w:ins>
      <w:r>
        <w:t xml:space="preserve">he </w:t>
      </w:r>
      <w:ins w:id="453" w:author="Sammartano, Marc (BIC USA)" w:date="2016-02-03T18:44:00Z">
        <w:r w:rsidR="0016677E">
          <w:t xml:space="preserve">specified </w:t>
        </w:r>
      </w:ins>
      <w:r>
        <w:t>list</w:t>
      </w:r>
      <w:del w:id="454" w:author="Sammartano, Marc (BIC USA)" w:date="2016-02-03T18:44:00Z">
        <w:r w:rsidDel="0016677E">
          <w:delText xml:space="preserve"> poi</w:delText>
        </w:r>
      </w:del>
      <w:del w:id="455" w:author="Sammartano, Marc (BIC USA)" w:date="2016-02-03T18:45:00Z">
        <w:r w:rsidDel="0016677E">
          <w:delText xml:space="preserve">nted to by the </w:delText>
        </w:r>
        <w:r w:rsidR="004349F7" w:rsidDel="0016677E">
          <w:delText>l</w:delText>
        </w:r>
        <w:r w:rsidDel="0016677E">
          <w:delText>ist pointer will be searched</w:delText>
        </w:r>
      </w:del>
      <w:r>
        <w:t xml:space="preserve"> for the specified string or numeric value. The position of the </w:t>
      </w:r>
      <w:ins w:id="456" w:author="Sammartano, Marc (BIC USA)" w:date="2016-02-03T18:47:00Z">
        <w:r w:rsidR="0016677E">
          <w:t>first (left-most) occurrence</w:t>
        </w:r>
      </w:ins>
      <w:del w:id="457" w:author="Sammartano, Marc (BIC USA)" w:date="2016-02-03T18:47:00Z">
        <w:r w:rsidDel="0016677E">
          <w:delText>found value in the list</w:delText>
        </w:r>
      </w:del>
      <w:r>
        <w:t xml:space="preserve"> </w:t>
      </w:r>
      <w:del w:id="458" w:author="Sammartano, Marc (BIC USA)" w:date="2016-02-03T18:48:00Z">
        <w:r w:rsidDel="0016677E">
          <w:delText>will be</w:delText>
        </w:r>
      </w:del>
      <w:ins w:id="459" w:author="Sammartano, Marc (BIC USA)" w:date="2016-02-03T18:48:00Z">
        <w:r w:rsidR="0016677E">
          <w:t>is</w:t>
        </w:r>
      </w:ins>
      <w:r>
        <w:t xml:space="preserve"> returned in </w:t>
      </w:r>
      <w:ins w:id="460" w:author="Sammartano, Marc (BIC USA)" w:date="2016-02-03T18:48:00Z">
        <w:r w:rsidR="0016677E">
          <w:t xml:space="preserve">the </w:t>
        </w:r>
      </w:ins>
      <w:del w:id="461" w:author="Sammartano, Marc (BIC USA)" w:date="2016-02-03T18:48:00Z">
        <w:r w:rsidDel="0016677E">
          <w:delText xml:space="preserve">result </w:delText>
        </w:r>
      </w:del>
      <w:r>
        <w:t>numeric variable</w:t>
      </w:r>
      <w:ins w:id="462" w:author="Sammartano, Marc (BIC USA)" w:date="2016-02-03T18:48:00Z">
        <w:r w:rsidR="0016677E">
          <w:t xml:space="preserve"> &lt;result_nvar&gt;</w:t>
        </w:r>
      </w:ins>
      <w:r>
        <w:t xml:space="preserve">. </w:t>
      </w:r>
      <w:r w:rsidR="00F4272F">
        <w:t xml:space="preserve">If the value is not found in the list the result </w:t>
      </w:r>
      <w:del w:id="463" w:author="Sammartano, Marc (BIC USA)" w:date="2016-02-03T18:48:00Z">
        <w:r w:rsidR="00F4272F" w:rsidDel="0016677E">
          <w:delText>numeric variable value will be</w:delText>
        </w:r>
      </w:del>
      <w:ins w:id="464" w:author="Sammartano, Marc (BIC USA)" w:date="2016-02-03T18:48:00Z">
        <w:r w:rsidR="0016677E">
          <w:t>is</w:t>
        </w:r>
      </w:ins>
      <w:r w:rsidR="00F4272F">
        <w:t xml:space="preserve"> zero.</w:t>
      </w:r>
    </w:p>
    <w:p w:rsidR="00CE4EFE" w:rsidRPr="00CE4EFE" w:rsidRDefault="001D4752" w:rsidP="00CE4EFE">
      <w:r>
        <w:t xml:space="preserve">If the optional start expression parameter is present, the search </w:t>
      </w:r>
      <w:del w:id="465" w:author="Sammartano, Marc (BIC USA)" w:date="2016-02-03T18:50:00Z">
        <w:r w:rsidDel="0016677E">
          <w:delText xml:space="preserve">will </w:delText>
        </w:r>
      </w:del>
      <w:r>
        <w:t>start</w:t>
      </w:r>
      <w:ins w:id="466" w:author="Sammartano, Marc (BIC USA)" w:date="2016-02-03T18:50:00Z">
        <w:r w:rsidR="0016677E">
          <w:t>s</w:t>
        </w:r>
      </w:ins>
      <w:r>
        <w:t xml:space="preserve"> at the specified element. The default </w:t>
      </w:r>
      <w:del w:id="467" w:author="Sammartano, Marc (BIC USA)" w:date="2016-02-03T18:50:00Z">
        <w:r w:rsidDel="0016677E">
          <w:delText>value</w:delText>
        </w:r>
      </w:del>
      <w:ins w:id="468" w:author="Sammartano, Marc (BIC USA)" w:date="2016-02-03T18:50:00Z">
        <w:r w:rsidR="0016677E">
          <w:t>start position</w:t>
        </w:r>
      </w:ins>
      <w:r>
        <w:t xml:space="preserv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del w:id="469" w:author="Sammartano, Marc (BIC USA)" w:date="2016-02-03T18:24:00Z">
        <w:r w:rsidDel="00AE3299">
          <w:delText>T</w:delText>
        </w:r>
      </w:del>
      <w:ins w:id="470" w:author="Sammartano, Marc (BIC USA)" w:date="2016-02-03T18:24:00Z">
        <w:r w:rsidR="00AE3299">
          <w:t>Copies t</w:t>
        </w:r>
      </w:ins>
      <w:r>
        <w:t xml:space="preserve">he list pointed to by the </w:t>
      </w:r>
      <w:r w:rsidR="004349F7">
        <w:t>l</w:t>
      </w:r>
      <w:r>
        <w:t xml:space="preserve">ist pointer </w:t>
      </w:r>
      <w:del w:id="471" w:author="Sammartano, Marc (BIC USA)" w:date="2016-02-03T18:24:00Z">
        <w:r w:rsidDel="00AE3299">
          <w:delText xml:space="preserve">will be copied </w:delText>
        </w:r>
      </w:del>
      <w:r>
        <w:t xml:space="preserve">into </w:t>
      </w:r>
      <w:del w:id="472" w:author="Sammartano, Marc (BIC USA)" w:date="2016-02-03T18:24:00Z">
        <w:r w:rsidDel="00AE3299">
          <w:delText>t</w:delText>
        </w:r>
      </w:del>
      <w:del w:id="473" w:author="Sammartano, Marc (BIC USA)" w:date="2016-02-03T18:25:00Z">
        <w:r w:rsidDel="00AE3299">
          <w:delText>he new, previously non-dimensioned</w:delText>
        </w:r>
      </w:del>
      <w:ins w:id="474" w:author="Sammartano, Marc (BIC USA)" w:date="2016-02-03T18:25:00Z">
        <w:r w:rsidR="00AE3299">
          <w:t>an</w:t>
        </w:r>
      </w:ins>
      <w:r>
        <w:t xml:space="preserve"> array. The </w:t>
      </w:r>
      <w:del w:id="475" w:author="Sammartano, Marc (BIC USA)" w:date="2016-02-03T18:25:00Z">
        <w:r w:rsidDel="00AE3299">
          <w:delText xml:space="preserve">specified </w:delText>
        </w:r>
      </w:del>
      <w:r>
        <w:t>array type (</w:t>
      </w:r>
      <w:r w:rsidR="007046EB">
        <w:t>string or numeric</w:t>
      </w:r>
      <w:r>
        <w:t xml:space="preserve">) must be the same </w:t>
      </w:r>
      <w:del w:id="476" w:author="Sammartano, Marc (BIC USA)" w:date="2016-02-03T18:25:00Z">
        <w:r w:rsidDel="00AE3299">
          <w:delText xml:space="preserve">type </w:delText>
        </w:r>
      </w:del>
      <w:r>
        <w:t>as the list</w:t>
      </w:r>
      <w:ins w:id="477" w:author="Sammartano, Marc (BIC USA)" w:date="2016-02-03T18:25:00Z">
        <w:r w:rsidR="00AE3299">
          <w:t xml:space="preserve"> type.</w:t>
        </w:r>
      </w:ins>
      <w:ins w:id="478" w:author="Sammartano, Marc (BIC USA)" w:date="2016-02-03T18:23:00Z">
        <w:r w:rsidR="00AE3299" w:rsidRPr="00AE3299">
          <w:t xml:space="preserve"> </w:t>
        </w:r>
        <w:r w:rsidR="00AE3299">
          <w:t>If the array exists, it is overwritten. Otherwise a new array is created. The result is always a one-dimensional array</w:t>
        </w:r>
      </w:ins>
      <w:r>
        <w:t>.</w:t>
      </w:r>
    </w:p>
    <w:p w:rsidR="00664160" w:rsidRDefault="00664160" w:rsidP="00EB1F62">
      <w:pPr>
        <w:pStyle w:val="Heading2"/>
      </w:pPr>
      <w:bookmarkStart w:id="479" w:name="_Toc444179905"/>
      <w:r>
        <w:t>Bundles</w:t>
      </w:r>
      <w:bookmarkEnd w:id="479"/>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80" w:name="_Toc444179906"/>
      <w:r>
        <w:t xml:space="preserve">Bundle </w:t>
      </w:r>
      <w:r w:rsidR="00E02B0C">
        <w:t>Auto-C</w:t>
      </w:r>
      <w:r>
        <w:t>reate</w:t>
      </w:r>
      <w:bookmarkEnd w:id="480"/>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81" w:name="_Toc444179907"/>
      <w:r>
        <w:t>Bundle Commands</w:t>
      </w:r>
      <w:bookmarkEnd w:id="481"/>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lastRenderedPageBreak/>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lastRenderedPageBreak/>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482" w:name="_Toc444179908"/>
      <w:r>
        <w:t>Stacks</w:t>
      </w:r>
      <w:bookmarkEnd w:id="482"/>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4CA3201" wp14:editId="6BED33C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lastRenderedPageBreak/>
        <w:t>There is no fixed limit on the size or number of stacks. You are limited only by the memory of your device.</w:t>
      </w:r>
    </w:p>
    <w:p w:rsidR="00DC3FCA" w:rsidRDefault="00DC3FCA" w:rsidP="005F4916">
      <w:pPr>
        <w:pStyle w:val="Heading3"/>
      </w:pPr>
      <w:bookmarkStart w:id="483" w:name="_Toc444179909"/>
      <w:r>
        <w:t>Stack Commands</w:t>
      </w:r>
      <w:bookmarkEnd w:id="483"/>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84" w:name="_Toc444179910"/>
      <w:r>
        <w:t>Queues</w:t>
      </w:r>
      <w:bookmarkEnd w:id="484"/>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w:t>
      </w:r>
      <w:r w:rsidR="00965677">
        <w:lastRenderedPageBreak/>
        <w:t>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485" w:name="_Toc444179911"/>
      <w:r>
        <w:t>Comments</w:t>
      </w:r>
      <w:bookmarkEnd w:id="485"/>
    </w:p>
    <w:p w:rsidR="00EA7A8B" w:rsidRDefault="00184DA5" w:rsidP="00EB1F62">
      <w:pPr>
        <w:pStyle w:val="Heading2"/>
      </w:pPr>
      <w:bookmarkStart w:id="486" w:name="_Toc444179912"/>
      <w:r>
        <w:t>! -</w:t>
      </w:r>
      <w:r w:rsidR="00EA7A8B">
        <w:t xml:space="preserve"> Single Line Comment</w:t>
      </w:r>
      <w:bookmarkEnd w:id="486"/>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87" w:name="_Toc444179913"/>
      <w:r>
        <w:t>R</w:t>
      </w:r>
      <w:r w:rsidR="00953C37">
        <w:t>em</w:t>
      </w:r>
      <w:r>
        <w:t xml:space="preserve"> - Single Line Comment (legacy)</w:t>
      </w:r>
      <w:bookmarkEnd w:id="487"/>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488" w:name="_Toc444179914"/>
      <w:r>
        <w:t>!! - Block Comment</w:t>
      </w:r>
      <w:bookmarkEnd w:id="488"/>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89" w:name="_Toc444179915"/>
      <w:r>
        <w:t>% - Middle of Line Comment</w:t>
      </w:r>
      <w:bookmarkEnd w:id="489"/>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90" w:name="_Toc444179916"/>
      <w:r>
        <w:t>Expressions</w:t>
      </w:r>
      <w:bookmarkEnd w:id="490"/>
    </w:p>
    <w:p w:rsidR="005C05CA" w:rsidRDefault="005866FB" w:rsidP="00EB1F62">
      <w:pPr>
        <w:pStyle w:val="Heading2"/>
      </w:pPr>
      <w:bookmarkStart w:id="491" w:name="_Toc444179917"/>
      <w:r>
        <w:t>Numeric</w:t>
      </w:r>
      <w:r w:rsidR="00EC5719">
        <w:t xml:space="preserve"> </w:t>
      </w:r>
      <w:r w:rsidR="005C05CA">
        <w:t>Expression &lt;nexp&gt;</w:t>
      </w:r>
      <w:bookmarkEnd w:id="491"/>
    </w:p>
    <w:p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rsidR="00B0758D" w:rsidRPr="005C05CA" w:rsidRDefault="00B0758D" w:rsidP="00B0758D">
      <w:r>
        <w:t>The next few sections define all of the terms.</w:t>
      </w:r>
    </w:p>
    <w:p w:rsidR="00FF5588" w:rsidRDefault="00934C10" w:rsidP="005F4916">
      <w:pPr>
        <w:pStyle w:val="Heading3"/>
      </w:pPr>
      <w:bookmarkStart w:id="492" w:name="_Toc444179918"/>
      <w:r>
        <w:lastRenderedPageBreak/>
        <w:t>Numeric Operators &lt;noperator&gt;</w:t>
      </w:r>
      <w:bookmarkEnd w:id="492"/>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rsidR="005F2846" w:rsidRDefault="005F2846" w:rsidP="005F4916">
      <w:pPr>
        <w:pStyle w:val="Heading3"/>
      </w:pPr>
      <w:bookmarkStart w:id="493" w:name="_Toc444179919"/>
      <w:r>
        <w:t>Numeric Expression Examples</w:t>
      </w:r>
      <w:bookmarkEnd w:id="493"/>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494" w:name="_Toc444179920"/>
      <w:r>
        <w:t>Pre</w:t>
      </w:r>
      <w:r w:rsidR="003A11BB">
        <w:t>-</w:t>
      </w:r>
      <w:r>
        <w:t xml:space="preserve"> and Post</w:t>
      </w:r>
      <w:r w:rsidR="003A11BB">
        <w:t>-</w:t>
      </w:r>
      <w:r>
        <w:t>Increment Operators</w:t>
      </w:r>
      <w:bookmarkEnd w:id="494"/>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495" w:name="_Toc444179921"/>
      <w:r>
        <w:t>String</w:t>
      </w:r>
      <w:r w:rsidR="00EC5719">
        <w:t xml:space="preserve"> </w:t>
      </w:r>
      <w:r w:rsidR="005C05CA">
        <w:t>Expression &lt;sexp&gt;</w:t>
      </w:r>
      <w:bookmarkEnd w:id="495"/>
    </w:p>
    <w:p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496" w:name="_Toc444179922"/>
      <w:r>
        <w:lastRenderedPageBreak/>
        <w:t>Logical</w:t>
      </w:r>
      <w:r w:rsidR="00DC525C">
        <w:t xml:space="preserve"> </w:t>
      </w:r>
      <w:r w:rsidR="005C05CA">
        <w:t xml:space="preserve">Expression </w:t>
      </w:r>
      <w:r w:rsidR="00DC525C">
        <w:t>&lt;lexp&gt;</w:t>
      </w:r>
      <w:bookmarkEnd w:id="496"/>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497" w:name="_Toc444179923"/>
      <w:r>
        <w:t>Logical Operators</w:t>
      </w:r>
      <w:bookmarkEnd w:id="497"/>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w:t>
      </w:r>
      <w:ins w:id="498" w:author="Sammartano, Marc (BIC USA)" w:date="2016-01-25T15:29:00Z">
        <w:r w:rsidR="009D5160">
          <w:t>e</w:t>
        </w:r>
      </w:ins>
      <w:del w:id="499" w:author="Sammartano, Marc (BIC USA)" w:date="2016-01-25T15:29:00Z">
        <w:r w:rsidR="00FF5588" w:rsidDel="009D5160">
          <w:delText>i</w:delText>
        </w:r>
      </w:del>
      <w:r w:rsidR="00FF5588">
        <w:t>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500" w:name="_Toc444179924"/>
      <w:r>
        <w:t>Examples of Logical Expressions</w:t>
      </w:r>
      <w:bookmarkEnd w:id="500"/>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501" w:name="_Toc444179925"/>
      <w:r>
        <w:t>Parentheses</w:t>
      </w:r>
      <w:bookmarkEnd w:id="501"/>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lastRenderedPageBreak/>
        <w:t xml:space="preserve">Parentheses can also be placed around a variable, anywhere except to the left of an = sign. This can be useful in places where </w:t>
      </w:r>
      <w:del w:id="502" w:author="Sammartano, Marc (BIC USA)" w:date="2016-03-24T18:46:00Z">
        <w:r w:rsidDel="002C415E">
          <w:delText>the interpreter</w:delText>
        </w:r>
      </w:del>
      <w:ins w:id="503" w:author="Sammartano, Marc (BIC USA)" w:date="2016-03-24T18:46:00Z">
        <w:r w:rsidR="002C415E">
          <w:t>BASIC!</w:t>
        </w:r>
      </w:ins>
      <w:r>
        <w:t xml:space="preserve">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504" w:name="_Toc444179926"/>
      <w:r w:rsidRPr="00E33967">
        <w:t>Assignment Operations</w:t>
      </w:r>
      <w:bookmarkEnd w:id="504"/>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505" w:name="_Toc444179927"/>
      <w:r>
        <w:t>L</w:t>
      </w:r>
      <w:r w:rsidR="005E290C">
        <w:t>et</w:t>
      </w:r>
      <w:bookmarkEnd w:id="505"/>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Del="009D5160" w:rsidRDefault="001D5C06" w:rsidP="009D5160">
      <w:pPr>
        <w:rPr>
          <w:del w:id="506" w:author="Sammartano, Marc (BIC USA)" w:date="2016-01-25T15:27:00Z"/>
        </w:rPr>
      </w:pPr>
      <w:r>
        <w:t>Second, assignment is</w:t>
      </w:r>
      <w:r w:rsidR="001A3D44">
        <w:t xml:space="preserve"> </w:t>
      </w:r>
      <w:r>
        <w:t xml:space="preserve">faster with the </w:t>
      </w:r>
      <w:r w:rsidRPr="00FC622D">
        <w:rPr>
          <w:b/>
        </w:rPr>
        <w:t>LET</w:t>
      </w:r>
      <w:r>
        <w:t xml:space="preserve"> command than without it.</w:t>
      </w:r>
    </w:p>
    <w:p w:rsidR="000D4EE9" w:rsidDel="009D5160" w:rsidRDefault="000D4EE9" w:rsidP="009D5160">
      <w:pPr>
        <w:rPr>
          <w:del w:id="507" w:author="Sammartano, Marc (BIC USA)" w:date="2016-01-25T15:27:00Z"/>
        </w:rPr>
      </w:pPr>
      <w:del w:id="508" w:author="Sammartano, Marc (BIC USA)" w:date="2016-01-25T15:27:00Z">
        <w:r w:rsidRPr="000D4EE9" w:rsidDel="009D5160">
          <w:rPr>
            <w:b/>
          </w:rPr>
          <w:delText>LET</w:delText>
        </w:r>
        <w:r w:rsidDel="009D5160">
          <w:delText>, either explicit or implied, may be used without the equals sign</w:delText>
        </w:r>
        <w:r w:rsidR="00A4241A" w:rsidDel="009D5160">
          <w:delText xml:space="preserve"> and the expression that follows it</w:delText>
        </w:r>
        <w:r w:rsidDel="009D5160">
          <w:delText>. This is especially useful if you want to use the increment or decrement operators alone on a line:</w:delText>
        </w:r>
      </w:del>
    </w:p>
    <w:p w:rsidR="000D4EE9" w:rsidRPr="003B6E0F" w:rsidDel="009D5160" w:rsidRDefault="000D4EE9" w:rsidP="009D5160">
      <w:pPr>
        <w:rPr>
          <w:del w:id="509" w:author="Sammartano, Marc (BIC USA)" w:date="2016-01-25T15:27:00Z"/>
          <w:rFonts w:ascii="Letter Gothic" w:hAnsi="Letter Gothic"/>
          <w:b/>
        </w:rPr>
      </w:pPr>
      <w:del w:id="510" w:author="Sammartano, Marc (BIC USA)" w:date="2016-01-25T15:27:00Z">
        <w:r w:rsidRPr="003B6E0F" w:rsidDel="009D5160">
          <w:rPr>
            <w:rFonts w:ascii="Letter Gothic" w:hAnsi="Letter Gothic"/>
          </w:rPr>
          <w:delText>++a</w:delText>
        </w:r>
        <w:r w:rsidRPr="003B6E0F" w:rsidDel="009D5160">
          <w:rPr>
            <w:rFonts w:ascii="Letter Gothic" w:hAnsi="Letter Gothic"/>
          </w:rPr>
          <w:tab/>
          <w:delText>% same as LET a = a + 1</w:delText>
        </w:r>
      </w:del>
    </w:p>
    <w:p w:rsidR="000D4EE9" w:rsidRPr="003B6E0F" w:rsidRDefault="000D4EE9" w:rsidP="009D5160">
      <w:pPr>
        <w:rPr>
          <w:rFonts w:ascii="Letter Gothic" w:hAnsi="Letter Gothic"/>
          <w:b/>
        </w:rPr>
      </w:pPr>
      <w:del w:id="511" w:author="Sammartano, Marc (BIC USA)" w:date="2016-01-25T15:27:00Z">
        <w:r w:rsidRPr="003B6E0F" w:rsidDel="009D5160">
          <w:rPr>
            <w:rFonts w:ascii="Letter Gothic" w:hAnsi="Letter Gothic"/>
          </w:rPr>
          <w:delText>b--</w:delText>
        </w:r>
        <w:r w:rsidRPr="003B6E0F" w:rsidDel="009D5160">
          <w:rPr>
            <w:rFonts w:ascii="Letter Gothic" w:hAnsi="Letter Gothic"/>
          </w:rPr>
          <w:tab/>
          <w:delText>% same as LET b = b - 1</w:delText>
        </w:r>
      </w:del>
    </w:p>
    <w:p w:rsidR="00E75EEE" w:rsidRDefault="00E75EEE" w:rsidP="00E33967">
      <w:pPr>
        <w:pStyle w:val="Heading2"/>
      </w:pPr>
      <w:bookmarkStart w:id="512" w:name="_Toc444179928"/>
      <w:r>
        <w:lastRenderedPageBreak/>
        <w:t>OpEqual Assignment Operations</w:t>
      </w:r>
      <w:bookmarkEnd w:id="512"/>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513" w:name="_Toc444179929"/>
      <w:r>
        <w:t>Math Function</w:t>
      </w:r>
      <w:r w:rsidR="007202D6">
        <w:t>s</w:t>
      </w:r>
      <w:bookmarkEnd w:id="513"/>
    </w:p>
    <w:p w:rsidR="007202D6" w:rsidRDefault="007202D6" w:rsidP="007202D6">
      <w:r>
        <w:t>Math functions act like numeric variables in a &lt;nexp&gt; (or &lt;lexp&gt;)</w:t>
      </w:r>
      <w:r w:rsidR="001E7F77">
        <w:t>.</w:t>
      </w:r>
    </w:p>
    <w:p w:rsidR="001E7F77" w:rsidRDefault="001E7F77" w:rsidP="00EB1F62">
      <w:pPr>
        <w:pStyle w:val="Heading2"/>
      </w:pPr>
      <w:bookmarkStart w:id="514" w:name="_Toc444179930"/>
      <w:r>
        <w:t>BOR(&lt;nexp1&gt;, &lt;nexp2&gt;)</w:t>
      </w:r>
      <w:bookmarkEnd w:id="514"/>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515" w:name="_Toc444179931"/>
      <w:r>
        <w:t>BAND(&lt;nexp1&gt;, &lt;nexp2&gt;)</w:t>
      </w:r>
      <w:bookmarkEnd w:id="515"/>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516" w:name="_Toc444179932"/>
      <w:r>
        <w:t>BXOR(&lt;nexp1&gt;, &lt;nexp2&gt;)</w:t>
      </w:r>
      <w:bookmarkEnd w:id="516"/>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517" w:name="_Toc444179933"/>
      <w:r>
        <w:t>BNOT(&lt;nexp&gt;)</w:t>
      </w:r>
      <w:bookmarkEnd w:id="517"/>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518" w:name="_Toc444179934"/>
      <w:r w:rsidRPr="00D1460F">
        <w:lastRenderedPageBreak/>
        <w:t>ABS(</w:t>
      </w:r>
      <w:r w:rsidR="007202D6" w:rsidRPr="00D1460F">
        <w:t>&lt;nexp&gt;</w:t>
      </w:r>
      <w:r w:rsidRPr="00D1460F">
        <w:t>)</w:t>
      </w:r>
      <w:bookmarkEnd w:id="518"/>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519" w:name="_Toc444179935"/>
      <w:r w:rsidRPr="00D1460F">
        <w:t>S</w:t>
      </w:r>
      <w:r>
        <w:t>GN</w:t>
      </w:r>
      <w:r w:rsidRPr="00D1460F">
        <w:t>(&lt;nexp&gt;)</w:t>
      </w:r>
      <w:bookmarkEnd w:id="519"/>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520" w:name="_Toc444179936"/>
      <w:r>
        <w:t>RANDOMIZE</w:t>
      </w:r>
      <w:r w:rsidR="00430D63">
        <w:t>(</w:t>
      </w:r>
      <w:ins w:id="521" w:author="Sammartano, Marc (BIC USA)" w:date="2016-02-01T19:56:00Z">
        <w:r w:rsidR="006F7BCF">
          <w:t>{</w:t>
        </w:r>
      </w:ins>
      <w:r w:rsidR="00430D63">
        <w:t>&lt;nexp&gt;</w:t>
      </w:r>
      <w:ins w:id="522" w:author="Sammartano, Marc (BIC USA)" w:date="2016-02-01T19:57:00Z">
        <w:r w:rsidR="006F7BCF">
          <w:t>}</w:t>
        </w:r>
      </w:ins>
      <w:r w:rsidR="00430D63">
        <w:t>)</w:t>
      </w:r>
      <w:bookmarkEnd w:id="520"/>
      <w:r w:rsidR="00520661">
        <w:fldChar w:fldCharType="begin"/>
      </w:r>
      <w:r w:rsidR="0051285E">
        <w:instrText xml:space="preserve"> XE "</w:instrText>
      </w:r>
      <w:r>
        <w:instrText>RANDOMIZE</w:instrText>
      </w:r>
      <w:r w:rsidR="0051285E" w:rsidRPr="00FF428D">
        <w:instrText>(</w:instrText>
      </w:r>
      <w:ins w:id="523" w:author="Sammartano, Marc (BIC USA)" w:date="2016-02-01T19:57:00Z">
        <w:r w:rsidR="006F7BCF">
          <w:instrText>{</w:instrText>
        </w:r>
      </w:ins>
      <w:r w:rsidR="0051285E" w:rsidRPr="00FF428D">
        <w:instrText>&lt;nexp&gt;</w:instrText>
      </w:r>
      <w:ins w:id="524" w:author="Sammartano, Marc (BIC USA)" w:date="2016-02-01T19:57:00Z">
        <w:r w:rsidR="006F7BCF">
          <w:instrText>}</w:instrText>
        </w:r>
      </w:ins>
      <w:r w:rsidR="0051285E" w:rsidRPr="00FF428D">
        <w:instrText>)</w:instrText>
      </w:r>
      <w:r w:rsidR="0051285E">
        <w:instrText xml:space="preserve">" </w:instrText>
      </w:r>
      <w:r w:rsidR="00520661">
        <w:fldChar w:fldCharType="end"/>
      </w:r>
    </w:p>
    <w:p w:rsidR="00430D63" w:rsidRPr="00EA04F5" w:rsidRDefault="00430D63" w:rsidP="00EA04F5">
      <w:pPr>
        <w:rPr>
          <w:ins w:id="525" w:author="Sammartano, Marc (BIC USA)" w:date="2016-02-01T20:04:00Z"/>
        </w:rPr>
      </w:pPr>
      <w:r w:rsidRPr="0051285E">
        <w:t xml:space="preserve">Creates a </w:t>
      </w:r>
      <w:r w:rsidR="0080287A">
        <w:t>pseudo</w:t>
      </w:r>
      <w:ins w:id="526" w:author="Sammartano, Marc (BIC USA)" w:date="2016-02-01T20:01:00Z">
        <w:r w:rsidR="006F7BCF">
          <w:t>-</w:t>
        </w:r>
      </w:ins>
      <w:r w:rsidRPr="0051285E">
        <w:t xml:space="preserve">random number generator for use with the </w:t>
      </w:r>
      <w:r w:rsidRPr="001B0869">
        <w:rPr>
          <w:b/>
        </w:rPr>
        <w:t>RND()</w:t>
      </w:r>
      <w:r w:rsidRPr="0051285E">
        <w:t xml:space="preserve"> function.</w:t>
      </w:r>
      <w:ins w:id="527" w:author="Sammartano, Marc (BIC USA)" w:date="2016-02-01T19:57:00Z">
        <w:r w:rsidR="006F7BCF">
          <w:t xml:space="preserve"> The </w:t>
        </w:r>
      </w:ins>
      <w:ins w:id="528" w:author="Sammartano, Marc (BIC USA)" w:date="2016-02-01T19:59:00Z">
        <w:r w:rsidR="006F7BCF">
          <w:t xml:space="preserve">optional </w:t>
        </w:r>
      </w:ins>
      <w:ins w:id="529" w:author="Sammartano, Marc (BIC USA)" w:date="2016-02-01T20:00:00Z">
        <w:r w:rsidR="006F7BCF">
          <w:t>seed parameter</w:t>
        </w:r>
      </w:ins>
      <w:ins w:id="530" w:author="Sammartano, Marc (BIC USA)" w:date="2016-02-01T19:57:00Z">
        <w:r w:rsidR="006F7BCF">
          <w:t xml:space="preserve"> &lt;nexp&gt; </w:t>
        </w:r>
      </w:ins>
      <w:ins w:id="531" w:author="Sammartano, Marc (BIC USA)" w:date="2016-02-01T20:00:00Z">
        <w:r w:rsidR="006F7BCF">
          <w:t xml:space="preserve">initializes </w:t>
        </w:r>
      </w:ins>
      <w:ins w:id="532" w:author="Sammartano, Marc (BIC USA)" w:date="2016-02-01T20:03:00Z">
        <w:r w:rsidR="006F7BCF">
          <w:t xml:space="preserve">the </w:t>
        </w:r>
      </w:ins>
      <w:ins w:id="533" w:author="Sammartano, Marc (BIC USA)" w:date="2016-02-01T19:58:00Z">
        <w:r w:rsidR="006F7BCF">
          <w:t xml:space="preserve">generator. </w:t>
        </w:r>
      </w:ins>
      <w:ins w:id="534" w:author="Sammartano, Marc (BIC USA)" w:date="2016-02-01T19:59:00Z">
        <w:r w:rsidR="006F7BCF">
          <w:t>Omitting the parameter is the same as specifying 0</w:t>
        </w:r>
      </w:ins>
      <w:ins w:id="535" w:author="Sammartano, Marc (BIC USA)" w:date="2016-02-01T20:04:00Z">
        <w:r w:rsidR="00EA04F5">
          <w:t>.</w:t>
        </w:r>
      </w:ins>
      <w:ins w:id="536" w:author="Sammartano, Marc (BIC USA)" w:date="2016-02-01T20:08:00Z">
        <w:r w:rsidR="00EA04F5">
          <w:t xml:space="preserve"> If you call </w:t>
        </w:r>
        <w:r w:rsidR="00EA04F5">
          <w:rPr>
            <w:b/>
          </w:rPr>
          <w:t>RND()</w:t>
        </w:r>
        <w:r w:rsidR="00EA04F5">
          <w:t xml:space="preserve"> without first calling </w:t>
        </w:r>
      </w:ins>
      <w:ins w:id="537" w:author="Sammartano, Marc (BIC USA)" w:date="2016-02-01T20:09:00Z">
        <w:r w:rsidR="00EA04F5">
          <w:rPr>
            <w:b/>
          </w:rPr>
          <w:t>RANDOMIZE()</w:t>
        </w:r>
        <w:r w:rsidR="00EA04F5">
          <w:t xml:space="preserve">, it is the same as if you had executed </w:t>
        </w:r>
        <w:r w:rsidR="00EA04F5">
          <w:rPr>
            <w:b/>
          </w:rPr>
          <w:t>RANDOMIZE(0)</w:t>
        </w:r>
        <w:r w:rsidR="00EA04F5">
          <w:t>.</w:t>
        </w:r>
      </w:ins>
    </w:p>
    <w:p w:rsidR="00EA04F5" w:rsidRDefault="00EA04F5" w:rsidP="00EA04F5">
      <w:pPr>
        <w:rPr>
          <w:ins w:id="538" w:author="Sammartano, Marc (BIC USA)" w:date="2016-02-01T20:11:00Z"/>
        </w:rPr>
      </w:pPr>
      <w:ins w:id="539" w:author="Sammartano, Marc (BIC USA)" w:date="2016-02-01T20:04:00Z">
        <w:r>
          <w:t xml:space="preserve">A non-zero seed </w:t>
        </w:r>
      </w:ins>
      <w:ins w:id="540" w:author="Sammartano, Marc (BIC USA)" w:date="2016-02-01T20:05:00Z">
        <w:r>
          <w:t>initializes a predictable series of</w:t>
        </w:r>
      </w:ins>
      <w:ins w:id="541" w:author="Sammartano, Marc (BIC USA)" w:date="2016-02-01T20:07:00Z">
        <w:r w:rsidRPr="00EA04F5">
          <w:t xml:space="preserve"> </w:t>
        </w:r>
        <w:r>
          <w:t>pseudo-</w:t>
        </w:r>
        <w:r w:rsidRPr="0051285E">
          <w:t>random</w:t>
        </w:r>
      </w:ins>
      <w:ins w:id="542" w:author="Sammartano, Marc (BIC USA)" w:date="2016-02-01T20:05:00Z">
        <w:r>
          <w:t xml:space="preserve"> numbers. That is, for a given non-zero seed value, subsequent </w:t>
        </w:r>
      </w:ins>
      <w:ins w:id="543" w:author="Sammartano, Marc (BIC USA)" w:date="2016-02-01T20:06:00Z">
        <w:r>
          <w:rPr>
            <w:b/>
          </w:rPr>
          <w:t>RND()</w:t>
        </w:r>
        <w:r>
          <w:t xml:space="preserve"> calls will always return the same series of values.</w:t>
        </w:r>
      </w:ins>
    </w:p>
    <w:p w:rsidR="00EA04F5" w:rsidRPr="000F7C40" w:rsidRDefault="00EA04F5" w:rsidP="00EA04F5">
      <w:pPr>
        <w:rPr>
          <w:b/>
        </w:rPr>
      </w:pPr>
      <w:ins w:id="544" w:author="Sammartano, Marc (BIC USA)" w:date="2016-02-01T20:06:00Z">
        <w:r>
          <w:t xml:space="preserve">If the seed is 0, the </w:t>
        </w:r>
      </w:ins>
      <w:ins w:id="545" w:author="Sammartano, Marc (BIC USA)" w:date="2016-02-01T20:07:00Z">
        <w:r>
          <w:t xml:space="preserve">sequence </w:t>
        </w:r>
      </w:ins>
      <w:ins w:id="546" w:author="Sammartano, Marc (BIC USA)" w:date="2016-02-01T20:13:00Z">
        <w:r>
          <w:t xml:space="preserve">of numbers from </w:t>
        </w:r>
        <w:r>
          <w:rPr>
            <w:b/>
          </w:rPr>
          <w:t>RND()</w:t>
        </w:r>
        <w:r>
          <w:t xml:space="preserve"> </w:t>
        </w:r>
      </w:ins>
      <w:ins w:id="547" w:author="Sammartano, Marc (BIC USA)" w:date="2016-02-01T20:07:00Z">
        <w:r>
          <w:t>is unpredictable and not reproducible.</w:t>
        </w:r>
      </w:ins>
      <w:ins w:id="548" w:author="Sammartano, Marc (BIC USA)" w:date="2016-02-16T14:48:00Z">
        <w:r w:rsidR="000F7C40">
          <w:t xml:space="preserve"> However, repeated </w:t>
        </w:r>
      </w:ins>
      <w:ins w:id="549" w:author="Sammartano, Marc (BIC USA)" w:date="2016-02-16T14:49:00Z">
        <w:r w:rsidR="000F7C40">
          <w:rPr>
            <w:b/>
          </w:rPr>
          <w:t>RANDOMIZE(</w:t>
        </w:r>
      </w:ins>
      <w:ins w:id="550" w:author="Sammartano, Marc (BIC USA)" w:date="2016-02-16T14:50:00Z">
        <w:r w:rsidR="000F7C40">
          <w:rPr>
            <w:b/>
          </w:rPr>
          <w:t>0</w:t>
        </w:r>
      </w:ins>
      <w:ins w:id="551" w:author="Sammartano, Marc (BIC USA)" w:date="2016-02-16T14:49:00Z">
        <w:r w:rsidR="000F7C40">
          <w:rPr>
            <w:b/>
          </w:rPr>
          <w:t>)</w:t>
        </w:r>
        <w:r w:rsidR="000F7C40">
          <w:t xml:space="preserve"> calls do not produce "more random" sequences.</w:t>
        </w:r>
      </w:ins>
    </w:p>
    <w:p w:rsidR="0051285E" w:rsidRPr="0051285E" w:rsidRDefault="0084064B" w:rsidP="00782D28">
      <w:r>
        <w:t xml:space="preserve">The </w:t>
      </w:r>
      <w:r w:rsidR="003A6090" w:rsidRPr="001B0869">
        <w:rPr>
          <w:b/>
        </w:rPr>
        <w:t>RANDOMIZE</w:t>
      </w:r>
      <w:r w:rsidR="0051285E" w:rsidRPr="001B0869">
        <w:rPr>
          <w:b/>
        </w:rPr>
        <w:t>()</w:t>
      </w:r>
      <w:r w:rsidR="0051285E">
        <w:t xml:space="preserve"> function always returns zero.</w:t>
      </w:r>
    </w:p>
    <w:p w:rsidR="00430D63" w:rsidRPr="0051285E" w:rsidDel="006F7BCF" w:rsidRDefault="003A6090" w:rsidP="00782D28">
      <w:pPr>
        <w:rPr>
          <w:del w:id="552" w:author="Sammartano, Marc (BIC USA)" w:date="2016-02-01T19:56:00Z"/>
        </w:rPr>
      </w:pPr>
      <w:del w:id="553" w:author="Sammartano, Marc (BIC USA)" w:date="2016-02-01T19:56:00Z">
        <w:r w:rsidRPr="003A6090" w:rsidDel="006F7BCF">
          <w:delText xml:space="preserve">If no </w:delText>
        </w:r>
        <w:r w:rsidRPr="001B0869" w:rsidDel="006F7BCF">
          <w:rPr>
            <w:b/>
          </w:rPr>
          <w:delText>RANDOMIZE()</w:delText>
        </w:r>
        <w:r w:rsidRPr="003A6090" w:rsidDel="006F7BCF">
          <w:delText xml:space="preserve"> has been executed or if </w:delText>
        </w:r>
        <w:r w:rsidRPr="001B0869" w:rsidDel="006F7BCF">
          <w:rPr>
            <w:b/>
          </w:rPr>
          <w:delText>RANDOMIZE(0)</w:delText>
        </w:r>
        <w:r w:rsidRPr="003A6090" w:rsidDel="006F7BCF">
          <w:delText xml:space="preserve"> is executed then the seed will be based upon the time of day in milliseconds since January 1, 1970 00:00:00 UTC.</w:delText>
        </w:r>
      </w:del>
    </w:p>
    <w:p w:rsidR="006F7BCF" w:rsidRPr="006F7BCF" w:rsidDel="00EA04F5" w:rsidRDefault="0051285E" w:rsidP="00782D28">
      <w:pPr>
        <w:rPr>
          <w:del w:id="554" w:author="Sammartano, Marc (BIC USA)" w:date="2016-02-01T20:10:00Z"/>
        </w:rPr>
      </w:pPr>
      <w:del w:id="555" w:author="Sammartano, Marc (BIC USA)" w:date="2016-02-01T20:10:00Z">
        <w:r w:rsidRPr="0051285E" w:rsidDel="00EA04F5">
          <w:delText>If the numeric expression &lt;&gt; 0 then the generator will be created using th</w:delText>
        </w:r>
        <w:r w:rsidR="003A6090" w:rsidDel="00EA04F5">
          <w:delText xml:space="preserve">e expression value as the seed. </w:delText>
        </w:r>
        <w:r w:rsidR="003A6090" w:rsidRPr="003A6090" w:rsidDel="00EA04F5">
          <w:delText>A non-zero seed will always generate the same sequence of pseudorandom numbers</w:delText>
        </w:r>
        <w:r w:rsidR="003A6090" w:rsidDel="00EA04F5">
          <w:delText>.</w:delText>
        </w:r>
      </w:del>
    </w:p>
    <w:p w:rsidR="00EF672D" w:rsidRPr="00D1460F" w:rsidRDefault="00EF672D" w:rsidP="00EB1F62">
      <w:pPr>
        <w:pStyle w:val="Heading2"/>
      </w:pPr>
      <w:bookmarkStart w:id="556" w:name="_Toc444179937"/>
      <w:r w:rsidRPr="00D1460F">
        <w:t>RND</w:t>
      </w:r>
      <w:r w:rsidR="0038180C">
        <w:t>(</w:t>
      </w:r>
      <w:r w:rsidRPr="00D1460F">
        <w:t>)</w:t>
      </w:r>
      <w:bookmarkEnd w:id="556"/>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1B0869">
        <w:rPr>
          <w:b/>
        </w:rPr>
        <w:t>RANDOMIZE</w:t>
      </w:r>
      <w:r w:rsidR="00430D63" w:rsidRPr="001B0869">
        <w:rPr>
          <w:b/>
        </w:rPr>
        <w:t>(</w:t>
      </w:r>
      <w:ins w:id="557" w:author="Sammartano, Marc (BIC USA)" w:date="2016-02-01T18:31:00Z">
        <w:r w:rsidR="001B0869">
          <w:rPr>
            <w:b/>
          </w:rPr>
          <w:t>n</w:t>
        </w:r>
      </w:ins>
      <w:r w:rsidR="00430D63" w:rsidRPr="001B0869">
        <w:rPr>
          <w:b/>
        </w:rPr>
        <w:t>)</w:t>
      </w:r>
      <w:r w:rsidR="0038180C">
        <w:t xml:space="preserve"> has not been previously executed then a new random generator wil</w:t>
      </w:r>
      <w:r w:rsidR="0084064B">
        <w:t xml:space="preserve">l be created using </w:t>
      </w:r>
      <w:del w:id="558" w:author="Sammartano, Marc (BIC USA)" w:date="2016-02-01T18:30:00Z">
        <w:r w:rsidR="003A6090" w:rsidDel="001B0869">
          <w:delText>"</w:delText>
        </w:r>
      </w:del>
      <w:r w:rsidR="003A6090" w:rsidRPr="001B0869">
        <w:rPr>
          <w:b/>
        </w:rPr>
        <w:t>RANDOMIZE</w:t>
      </w:r>
      <w:r w:rsidR="00430D63" w:rsidRPr="001B0869">
        <w:rPr>
          <w:b/>
        </w:rPr>
        <w:t>(0)</w:t>
      </w:r>
      <w:del w:id="559" w:author="Sammartano, Marc (BIC USA)" w:date="2016-02-01T18:30:00Z">
        <w:r w:rsidR="003A6090" w:rsidDel="001B0869">
          <w:delText>"</w:delText>
        </w:r>
      </w:del>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560" w:name="_Toc444179938"/>
      <w:r>
        <w:t>MAX(&lt;nexp&gt;, &lt;nexp&gt;)</w:t>
      </w:r>
      <w:bookmarkEnd w:id="560"/>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561" w:name="_Toc444179939"/>
      <w:r>
        <w:t>MIN(&lt;nexp&gt;, &lt;nexp&gt;)</w:t>
      </w:r>
      <w:bookmarkEnd w:id="561"/>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562" w:name="_Toc444179940"/>
      <w:r w:rsidRPr="00D1460F">
        <w:lastRenderedPageBreak/>
        <w:t>CEIL(</w:t>
      </w:r>
      <w:r w:rsidR="007202D6" w:rsidRPr="00D1460F">
        <w:t>&lt;nexp&gt;</w:t>
      </w:r>
      <w:r w:rsidRPr="00D1460F">
        <w:t>)</w:t>
      </w:r>
      <w:bookmarkEnd w:id="562"/>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563" w:name="_Toc444179941"/>
      <w:r w:rsidRPr="00D1460F">
        <w:t>FLOOR(</w:t>
      </w:r>
      <w:r w:rsidR="007202D6" w:rsidRPr="00D1460F">
        <w:t>&lt;nexp&gt;</w:t>
      </w:r>
      <w:r w:rsidRPr="00D1460F">
        <w:t>)</w:t>
      </w:r>
      <w:bookmarkEnd w:id="563"/>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564" w:name="_Toc444179942"/>
      <w:r>
        <w:t>INT</w:t>
      </w:r>
      <w:r w:rsidRPr="00D1460F">
        <w:t>(&lt;nexp&gt;)</w:t>
      </w:r>
      <w:bookmarkEnd w:id="564"/>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565" w:name="_Toc444179943"/>
      <w:r>
        <w:t>FRAC</w:t>
      </w:r>
      <w:r w:rsidRPr="00D1460F">
        <w:t>(&lt;nexp&gt;)</w:t>
      </w:r>
      <w:bookmarkEnd w:id="565"/>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rsidRPr="001B0869">
        <w:rPr>
          <w:b/>
        </w:rPr>
        <w:t>FRAC(n)</w:t>
      </w:r>
      <w:r>
        <w:t xml:space="preserve"> is equivalent to "n </w:t>
      </w:r>
      <w:del w:id="566" w:author="Sammartano, Marc (BIC USA)" w:date="2016-02-01T18:29:00Z">
        <w:r w:rsidDel="001B0869">
          <w:delText>–</w:delText>
        </w:r>
      </w:del>
      <w:ins w:id="567" w:author="Sammartano, Marc (BIC USA)" w:date="2016-02-01T18:29:00Z">
        <w:r w:rsidR="001B0869">
          <w:t>-</w:t>
        </w:r>
      </w:ins>
      <w:r>
        <w:t xml:space="preserve"> </w:t>
      </w:r>
      <w:r w:rsidRPr="001B0869">
        <w:rPr>
          <w:b/>
        </w:rPr>
        <w:t>INT(n)</w:t>
      </w:r>
      <w:r>
        <w:t>".</w:t>
      </w:r>
    </w:p>
    <w:p w:rsidR="00EF672D" w:rsidRPr="00D1460F" w:rsidRDefault="00EF672D" w:rsidP="00EB1F62">
      <w:pPr>
        <w:pStyle w:val="Heading2"/>
      </w:pPr>
      <w:bookmarkStart w:id="568" w:name="_Toc444179944"/>
      <w:r w:rsidRPr="00D1460F">
        <w:t>MOD(</w:t>
      </w:r>
      <w:r w:rsidR="007202D6" w:rsidRPr="00D1460F">
        <w:t>&lt;nexp</w:t>
      </w:r>
      <w:r w:rsidR="00886784">
        <w:t>1&gt;</w:t>
      </w:r>
      <w:r w:rsidRPr="00D1460F">
        <w:t xml:space="preserve">, </w:t>
      </w:r>
      <w:r w:rsidR="007202D6" w:rsidRPr="00D1460F">
        <w:t>&lt;nexp</w:t>
      </w:r>
      <w:r w:rsidR="00886784">
        <w:t>2&gt;</w:t>
      </w:r>
      <w:r w:rsidRPr="00D1460F">
        <w:t>)</w:t>
      </w:r>
      <w:bookmarkEnd w:id="568"/>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ins w:id="569" w:author="Sammartano, Marc (BIC USA)" w:date="2016-02-01T18:15:00Z">
        <w:r w:rsidR="00BB0438">
          <w:t xml:space="preserve"> If &lt;nexp2&gt; is 0, the function generates a runtime error.</w:t>
        </w:r>
      </w:ins>
    </w:p>
    <w:p w:rsidR="00EF672D" w:rsidRPr="00D1460F" w:rsidRDefault="00EF672D" w:rsidP="00EB1F62">
      <w:pPr>
        <w:pStyle w:val="Heading2"/>
      </w:pPr>
      <w:bookmarkStart w:id="570" w:name="_Toc444179945"/>
      <w:r w:rsidRPr="00D1460F">
        <w:t>ROUND(</w:t>
      </w:r>
      <w:r w:rsidR="007202D6" w:rsidRPr="00D1460F">
        <w:t>&lt;</w:t>
      </w:r>
      <w:r w:rsidR="00FC22BC">
        <w:t>value_</w:t>
      </w:r>
      <w:r w:rsidR="007202D6" w:rsidRPr="00D1460F">
        <w:t>nexp&gt;</w:t>
      </w:r>
      <w:r w:rsidR="00FC22BC">
        <w:t>{, &lt;count_nexp&gt;{, &lt;mode_sexp&gt;}}</w:t>
      </w:r>
      <w:r w:rsidRPr="00D1460F">
        <w:t>)</w:t>
      </w:r>
      <w:bookmarkEnd w:id="570"/>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 xml:space="preserve">In it simplest form, </w:t>
      </w:r>
      <w:r w:rsidRPr="001B0869">
        <w:rPr>
          <w:b/>
        </w:rPr>
        <w:t>ROUND(&lt;value_nexp&gt;)</w:t>
      </w:r>
      <w:r>
        <w: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 xml:space="preserve">The &lt;mode_sexp&gt; is an optional rounding mode. It is a one- or two-character mnemonic code that tells </w:t>
      </w:r>
      <w:r w:rsidRPr="001B0869">
        <w:rPr>
          <w:b/>
        </w:rPr>
        <w:t>ROUND</w:t>
      </w:r>
      <w:r w:rsidR="005B3879" w:rsidRPr="001B0869">
        <w:rPr>
          <w:b/>
        </w:rPr>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lastRenderedPageBreak/>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pPr>
        <w:rPr>
          <w:ins w:id="571" w:author="Sammartano, Marc (BIC USA)" w:date="2016-02-01T18:26:00Z"/>
        </w:rPr>
      </w:pPr>
      <w:r>
        <w:t xml:space="preserve">If you do not provide a &lt;mode_sexp&gt;, </w:t>
      </w:r>
      <w:r w:rsidRPr="001B0869">
        <w:rPr>
          <w:b/>
        </w:rPr>
        <w:t>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w:t>
      </w:r>
      <w:r w:rsidR="00535125" w:rsidRPr="001B0869">
        <w:rPr>
          <w:b/>
        </w:rPr>
        <w:t>ROUND(n)</w:t>
      </w:r>
      <w:r w:rsidR="00535125">
        <w:t xml:space="preserve"> is </w:t>
      </w:r>
      <w:r w:rsidR="002D1C48">
        <w:t xml:space="preserve">NOT the same as </w:t>
      </w:r>
      <w:r w:rsidR="002D1C48" w:rsidRPr="001B0869">
        <w:rPr>
          <w:b/>
        </w:rPr>
        <w:t>ROUND(n, 0</w:t>
      </w:r>
      <w:r w:rsidR="00535125" w:rsidRPr="001B0869">
        <w:rPr>
          <w:b/>
        </w:rPr>
        <w:t>)</w:t>
      </w:r>
      <w:r w:rsidR="00535125">
        <w:t>.</w:t>
      </w:r>
    </w:p>
    <w:p w:rsidR="001B0869" w:rsidRPr="001B0869" w:rsidRDefault="001B0869" w:rsidP="005B3879">
      <w:ins w:id="572" w:author="Sammartano, Marc (BIC USA)" w:date="2016-02-01T18:26:00Z">
        <w:r>
          <w:rPr>
            <w:b/>
          </w:rPr>
          <w:t>ROUND()</w:t>
        </w:r>
        <w:r>
          <w:t xml:space="preserve"> generates a runtime error if &lt;count_nexp&gt; &lt; 0 or &lt;mode_sexp&gt; is not valid.</w:t>
        </w:r>
      </w:ins>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w:t>
      </w:r>
      <w:r w:rsidRPr="001B0869">
        <w:rPr>
          <w:b/>
        </w:rPr>
        <w:t>FLOOR(n)</w:t>
      </w:r>
      <w:r>
        <w:t xml:space="preserve"> is exactly the same as </w:t>
      </w:r>
      <w:r w:rsidRPr="001B0869">
        <w:rPr>
          <w:b/>
        </w:rPr>
        <w:t>ROUND(n, 0, "F")</w:t>
      </w:r>
      <w:r>
        <w:t xml:space="preserve">, but </w:t>
      </w:r>
      <w:r w:rsidRPr="001B0869">
        <w:rPr>
          <w:b/>
        </w:rPr>
        <w:t>FLOOR(n)</w:t>
      </w:r>
      <w:r>
        <w:t xml:space="preserve"> is a little faster. In the same way, </w:t>
      </w:r>
      <w:r w:rsidRPr="001B0869">
        <w:rPr>
          <w:b/>
        </w:rPr>
        <w:t>CEIL(n)</w:t>
      </w:r>
      <w:r>
        <w:t xml:space="preserve"> is the same as </w:t>
      </w:r>
      <w:r w:rsidRPr="001B0869">
        <w:rPr>
          <w:b/>
        </w:rPr>
        <w:t>ROUND(n, 0, "C")</w:t>
      </w:r>
      <w:r>
        <w:t xml:space="preserve">, and </w:t>
      </w:r>
      <w:r w:rsidRPr="001B0869">
        <w:rPr>
          <w:b/>
        </w:rPr>
        <w:t>INT(n)</w:t>
      </w:r>
      <w:r>
        <w:t xml:space="preserve"> is the same as </w:t>
      </w:r>
      <w:r w:rsidRPr="001B0869">
        <w:rPr>
          <w:b/>
        </w:rPr>
        <w:t>ROUND(n, 0, "D")</w:t>
      </w:r>
      <w:r>
        <w:t>.</w:t>
      </w:r>
    </w:p>
    <w:p w:rsidR="00256F8F" w:rsidRPr="00D1460F" w:rsidRDefault="00256F8F" w:rsidP="00256F8F">
      <w:pPr>
        <w:pStyle w:val="Heading2"/>
      </w:pPr>
      <w:bookmarkStart w:id="573" w:name="_Toc444179946"/>
      <w:r w:rsidRPr="00D1460F">
        <w:t>SQR(&lt;nexp&gt;)</w:t>
      </w:r>
      <w:bookmarkEnd w:id="573"/>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ins w:id="574" w:author="Sammartano, Marc (BIC USA)" w:date="2016-02-01T17:30:00Z">
        <w:r w:rsidR="003A2EB4">
          <w:t>I</w:t>
        </w:r>
      </w:ins>
      <w:ins w:id="575" w:author="Sammartano, Marc (BIC USA)" w:date="2016-02-01T17:29:00Z">
        <w:r w:rsidR="003A2EB4">
          <w:t>f the value of &lt;nexp&gt; is negative</w:t>
        </w:r>
      </w:ins>
      <w:ins w:id="576" w:author="Sammartano, Marc (BIC USA)" w:date="2016-02-01T17:30:00Z">
        <w:r w:rsidR="003A2EB4">
          <w:t>, the function generates a runtime error</w:t>
        </w:r>
      </w:ins>
      <w:ins w:id="577" w:author="Sammartano, Marc (BIC USA)" w:date="2016-02-01T17:29:00Z">
        <w:r w:rsidR="003A2EB4">
          <w:t>.</w:t>
        </w:r>
      </w:ins>
    </w:p>
    <w:p w:rsidR="00256F8F" w:rsidRDefault="00256F8F" w:rsidP="00256F8F">
      <w:pPr>
        <w:pStyle w:val="Heading2"/>
      </w:pPr>
      <w:bookmarkStart w:id="578" w:name="_Toc444179947"/>
      <w:r>
        <w:t>CBRT(&lt;nexp&gt;)</w:t>
      </w:r>
      <w:bookmarkEnd w:id="578"/>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579" w:name="_Toc444179948"/>
      <w:r w:rsidRPr="00D1460F">
        <w:t>LOG(</w:t>
      </w:r>
      <w:r w:rsidR="007202D6" w:rsidRPr="00D1460F">
        <w:t>&lt;nexp&gt;</w:t>
      </w:r>
      <w:r w:rsidRPr="00D1460F">
        <w:t>)</w:t>
      </w:r>
      <w:bookmarkEnd w:id="579"/>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580" w:name="_Toc444179949"/>
      <w:r>
        <w:t>LOG10(&lt;nexp&gt;)</w:t>
      </w:r>
      <w:bookmarkEnd w:id="580"/>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581" w:name="_Toc444179950"/>
      <w:r>
        <w:t>EXP(&lt;nexp&gt;)</w:t>
      </w:r>
      <w:bookmarkEnd w:id="581"/>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582" w:name="_Toc444179951"/>
      <w:r>
        <w:t>POW(&lt;nexp1&gt;, &lt;nexp2&gt;)</w:t>
      </w:r>
      <w:bookmarkEnd w:id="582"/>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583" w:name="_Toc444179952"/>
      <w:r>
        <w:t>HYPOT(&lt;nexp_x&gt;, &lt;nexp_y)</w:t>
      </w:r>
      <w:bookmarkEnd w:id="583"/>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584" w:name="_Toc444179953"/>
      <w:r>
        <w:t>PI()</w:t>
      </w:r>
      <w:bookmarkEnd w:id="584"/>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585" w:name="_Toc444179954"/>
      <w:r w:rsidRPr="00D1460F">
        <w:lastRenderedPageBreak/>
        <w:t>SIN(</w:t>
      </w:r>
      <w:r w:rsidR="007202D6" w:rsidRPr="00D1460F">
        <w:t>&lt;nexp&gt;</w:t>
      </w:r>
      <w:r w:rsidRPr="00D1460F">
        <w:t>)</w:t>
      </w:r>
      <w:bookmarkEnd w:id="585"/>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586" w:name="_Toc444179955"/>
      <w:r w:rsidRPr="00D1460F">
        <w:t>COS(</w:t>
      </w:r>
      <w:r w:rsidR="007202D6" w:rsidRPr="00D1460F">
        <w:t>&lt;nexp&gt;</w:t>
      </w:r>
      <w:r w:rsidRPr="00D1460F">
        <w:t>)</w:t>
      </w:r>
      <w:bookmarkEnd w:id="586"/>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587" w:name="_Toc444179956"/>
      <w:r w:rsidRPr="00D1460F">
        <w:t>TAN(</w:t>
      </w:r>
      <w:r w:rsidR="007202D6" w:rsidRPr="00D1460F">
        <w:t>&lt;nexp&gt;</w:t>
      </w:r>
      <w:r w:rsidRPr="00D1460F">
        <w:t>)</w:t>
      </w:r>
      <w:bookmarkEnd w:id="587"/>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588" w:name="_Toc444179957"/>
      <w:r w:rsidRPr="00D1460F">
        <w:t>SIN</w:t>
      </w:r>
      <w:r>
        <w:t>H</w:t>
      </w:r>
      <w:r w:rsidRPr="00D1460F">
        <w:t>(&lt;nexp&gt;)</w:t>
      </w:r>
      <w:bookmarkEnd w:id="588"/>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589" w:name="_Toc444179958"/>
      <w:r w:rsidRPr="00D1460F">
        <w:t>COS</w:t>
      </w:r>
      <w:r>
        <w:t>H</w:t>
      </w:r>
      <w:r w:rsidRPr="00D1460F">
        <w:t>(&lt;nexp&gt;)</w:t>
      </w:r>
      <w:bookmarkEnd w:id="589"/>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590" w:name="_Toc444179959"/>
      <w:r w:rsidRPr="00D1460F">
        <w:t>ASIN(</w:t>
      </w:r>
      <w:r w:rsidR="007202D6" w:rsidRPr="00D1460F">
        <w:t>&lt;nexp&gt;</w:t>
      </w:r>
      <w:r w:rsidRPr="00D1460F">
        <w:t>)</w:t>
      </w:r>
      <w:bookmarkEnd w:id="590"/>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ins w:id="591" w:author="Sammartano, Marc (BIC USA)" w:date="2016-02-01T17:32:00Z">
        <w:r w:rsidR="003A2EB4">
          <w:t xml:space="preserve"> If the value of &lt;nexp&gt; is less than -1 or greater than 1, the function generates a runtime error.</w:t>
        </w:r>
      </w:ins>
    </w:p>
    <w:p w:rsidR="00EF672D" w:rsidRPr="00D1460F" w:rsidRDefault="00EF672D" w:rsidP="00EB1F62">
      <w:pPr>
        <w:pStyle w:val="Heading2"/>
      </w:pPr>
      <w:bookmarkStart w:id="592" w:name="_Toc444179960"/>
      <w:r w:rsidRPr="00D1460F">
        <w:t>ACOS</w:t>
      </w:r>
      <w:r w:rsidR="007202D6" w:rsidRPr="00D1460F">
        <w:t>(&lt;nexp&gt;)</w:t>
      </w:r>
      <w:bookmarkEnd w:id="592"/>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ins w:id="593" w:author="Sammartano, Marc (BIC USA)" w:date="2016-02-01T17:31:00Z">
        <w:r w:rsidR="003A2EB4">
          <w:t xml:space="preserve"> If the value of &lt;nexp&gt; is less than -1 or greater than 1, the function generates a runtime error.</w:t>
        </w:r>
      </w:ins>
    </w:p>
    <w:p w:rsidR="00EF672D" w:rsidRPr="00D1460F" w:rsidRDefault="00EF672D" w:rsidP="00EB1F62">
      <w:pPr>
        <w:pStyle w:val="Heading2"/>
      </w:pPr>
      <w:bookmarkStart w:id="594" w:name="_Toc444179961"/>
      <w:r w:rsidRPr="00D1460F">
        <w:t>ATAN</w:t>
      </w:r>
      <w:r w:rsidR="007202D6" w:rsidRPr="00D1460F">
        <w:t>(&lt;nexp&gt;)</w:t>
      </w:r>
      <w:bookmarkEnd w:id="594"/>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595" w:name="_Toc444179962"/>
      <w:r>
        <w:t>ATAN2(&lt;nexp_y&gt;, &lt;nexp_x&gt;)</w:t>
      </w:r>
      <w:bookmarkEnd w:id="595"/>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596" w:name="_Toc444179963"/>
      <w:r w:rsidRPr="00D1460F">
        <w:t>TODEGREES(&lt;nexp&gt;)</w:t>
      </w:r>
      <w:bookmarkEnd w:id="596"/>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597" w:name="_Toc444179964"/>
      <w:r w:rsidRPr="00D1460F">
        <w:t>TORADIANS(&lt;nexp&gt;)</w:t>
      </w:r>
      <w:bookmarkEnd w:id="597"/>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598" w:name="_Toc444179965"/>
      <w:r w:rsidRPr="00D1460F">
        <w:lastRenderedPageBreak/>
        <w:t>VAL(&lt;sexp&gt;</w:t>
      </w:r>
      <w:r w:rsidR="00EF672D" w:rsidRPr="00D1460F">
        <w:t>)</w:t>
      </w:r>
      <w:bookmarkEnd w:id="598"/>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7026BC" w:rsidRDefault="005A349C" w:rsidP="007026BC">
      <w:pPr>
        <w:rPr>
          <w:ins w:id="599" w:author="Sammartano, Marc (BIC USA)" w:date="2016-02-01T17:55:00Z"/>
        </w:rPr>
      </w:pPr>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ins w:id="600" w:author="Sammartano, Marc (BIC USA)" w:date="2016-02-01T17:36:00Z">
        <w:r w:rsidR="003A2EB4">
          <w:t xml:space="preserve"> If the string is empty ("</w:t>
        </w:r>
      </w:ins>
      <w:ins w:id="601" w:author="Sammartano, Marc (BIC USA)" w:date="2016-02-01T17:37:00Z">
        <w:r w:rsidR="003A2EB4">
          <w:t>") or does not represent a number, the functio</w:t>
        </w:r>
        <w:r w:rsidR="003F4036">
          <w:t>n generates a runtime error.</w:t>
        </w:r>
      </w:ins>
    </w:p>
    <w:p w:rsidR="00A34206" w:rsidRDefault="007026BC" w:rsidP="00D97320">
      <w:pPr>
        <w:pStyle w:val="ListParagraph"/>
        <w:numPr>
          <w:ilvl w:val="0"/>
          <w:numId w:val="42"/>
        </w:numPr>
        <w:rPr>
          <w:ins w:id="602" w:author="Sammartano, Marc (BIC USA)" w:date="2016-02-01T18:01:00Z"/>
        </w:rPr>
      </w:pPr>
      <w:ins w:id="603" w:author="Sammartano, Marc (BIC USA)" w:date="2016-02-01T18:09:00Z">
        <w:r>
          <w:t>A sign ("</w:t>
        </w:r>
      </w:ins>
      <w:ins w:id="604" w:author="Sammartano, Marc (BIC USA)" w:date="2016-02-01T18:10:00Z">
        <w:r>
          <w:t xml:space="preserve">+" or "-"), a decimal point ("." only), and an exponent </w:t>
        </w:r>
      </w:ins>
      <w:ins w:id="605" w:author="Sammartano, Marc (BIC USA)" w:date="2016-02-01T18:11:00Z">
        <w:r>
          <w:t xml:space="preserve">(power of 10) </w:t>
        </w:r>
      </w:ins>
      <w:ins w:id="606" w:author="Sammartano, Marc (BIC USA)" w:date="2016-02-01T18:10:00Z">
        <w:r>
          <w:t>are optional.</w:t>
        </w:r>
      </w:ins>
    </w:p>
    <w:p w:rsidR="00EF672D" w:rsidRDefault="007026BC" w:rsidP="00D97320">
      <w:pPr>
        <w:pStyle w:val="ListParagraph"/>
        <w:numPr>
          <w:ilvl w:val="0"/>
          <w:numId w:val="42"/>
        </w:numPr>
        <w:rPr>
          <w:ins w:id="607" w:author="Sammartano, Marc (BIC USA)" w:date="2016-02-01T18:12:00Z"/>
        </w:rPr>
      </w:pPr>
      <w:ins w:id="608" w:author="Sammartano, Marc (BIC USA)" w:date="2016-02-01T18:11:00Z">
        <w:r>
          <w:t>A</w:t>
        </w:r>
      </w:ins>
      <w:ins w:id="609" w:author="Sammartano, Marc (BIC USA)" w:date="2016-02-01T17:56:00Z">
        <w:r w:rsidR="00A34206">
          <w:t>n</w:t>
        </w:r>
      </w:ins>
      <w:ins w:id="610" w:author="Sammartano, Marc (BIC USA)" w:date="2016-02-01T18:11:00Z">
        <w:r>
          <w:t xml:space="preserve"> exponent is "e" or "E" followed by a number. </w:t>
        </w:r>
      </w:ins>
      <w:ins w:id="611" w:author="Sammartano, Marc (BIC USA)" w:date="2016-02-01T18:12:00Z">
        <w:r>
          <w:t>The number may have a sign but no decimal point.</w:t>
        </w:r>
      </w:ins>
    </w:p>
    <w:p w:rsidR="007026BC" w:rsidRPr="00D1460F" w:rsidRDefault="007026BC" w:rsidP="00D97320">
      <w:pPr>
        <w:pStyle w:val="ListParagraph"/>
        <w:numPr>
          <w:ilvl w:val="0"/>
          <w:numId w:val="42"/>
        </w:numPr>
      </w:pPr>
      <w:ins w:id="612" w:author="Sammartano, Marc (BIC USA)" w:date="2016-02-01T18:12:00Z">
        <w:r>
          <w:t>The string may have leading and/or trailing spaces, but no spaces between any other characters.</w:t>
        </w:r>
      </w:ins>
    </w:p>
    <w:p w:rsidR="00C90773" w:rsidRDefault="00C90773" w:rsidP="00C90773">
      <w:pPr>
        <w:pStyle w:val="Heading2"/>
        <w:rPr>
          <w:ins w:id="613" w:author="Sammartano, Marc (BIC USA)" w:date="2016-02-01T20:18:00Z"/>
        </w:rPr>
      </w:pPr>
      <w:bookmarkStart w:id="614" w:name="_Toc444179966"/>
      <w:ins w:id="615" w:author="Sammartano, Marc (BIC USA)" w:date="2016-02-01T20:18:00Z">
        <w:r>
          <w:t>IS_NUMBER</w:t>
        </w:r>
        <w:r w:rsidRPr="00D1460F">
          <w:t>(&lt;sexp&gt;)</w:t>
        </w:r>
        <w:bookmarkEnd w:id="614"/>
        <w:r>
          <w:fldChar w:fldCharType="begin"/>
        </w:r>
        <w:r>
          <w:instrText xml:space="preserve"> XE "IS_NUMBER</w:instrText>
        </w:r>
        <w:r w:rsidRPr="002E6C8B">
          <w:instrText>(&lt;sexp&gt;)</w:instrText>
        </w:r>
        <w:r>
          <w:instrText xml:space="preserve">" </w:instrText>
        </w:r>
        <w:r>
          <w:fldChar w:fldCharType="end"/>
        </w:r>
      </w:ins>
    </w:p>
    <w:p w:rsidR="00C90773" w:rsidRDefault="00C90773" w:rsidP="00C90773">
      <w:pPr>
        <w:pStyle w:val="NoSpacing"/>
        <w:rPr>
          <w:ins w:id="616" w:author="Sammartano, Marc (BIC USA)" w:date="2016-02-01T20:19:00Z"/>
        </w:rPr>
      </w:pPr>
      <w:ins w:id="617" w:author="Sammartano, Marc (BIC USA)" w:date="2016-02-01T20:19:00Z">
        <w:r>
          <w:t>Tests a string</w:t>
        </w:r>
      </w:ins>
      <w:ins w:id="618" w:author="Sammartano, Marc (BIC USA)" w:date="2016-02-01T20:20:00Z">
        <w:r>
          <w:t xml:space="preserve"> expression &lt;sexp&gt;</w:t>
        </w:r>
      </w:ins>
      <w:ins w:id="619" w:author="Sammartano, Marc (BIC USA)" w:date="2016-02-01T20:19:00Z">
        <w:r>
          <w:t xml:space="preserve"> </w:t>
        </w:r>
      </w:ins>
      <w:ins w:id="620" w:author="Sammartano, Marc (BIC USA)" w:date="2016-02-01T20:20:00Z">
        <w:r>
          <w:t>in the same way as</w:t>
        </w:r>
      </w:ins>
      <w:ins w:id="621" w:author="Sammartano, Marc (BIC USA)" w:date="2016-02-01T20:18:00Z">
        <w:r>
          <w:t xml:space="preserve"> </w:t>
        </w:r>
        <w:r>
          <w:rPr>
            <w:b/>
          </w:rPr>
          <w:t>VAL()</w:t>
        </w:r>
        <w:r>
          <w:t xml:space="preserve"> </w:t>
        </w:r>
      </w:ins>
      <w:ins w:id="622" w:author="Sammartano, Marc (BIC USA)" w:date="2016-02-01T20:20:00Z">
        <w:r>
          <w:t>and returns a logical value:</w:t>
        </w:r>
      </w:ins>
    </w:p>
    <w:p w:rsidR="00C90773" w:rsidRDefault="00C90773" w:rsidP="00D97320">
      <w:pPr>
        <w:pStyle w:val="ListParagraph"/>
        <w:numPr>
          <w:ilvl w:val="0"/>
          <w:numId w:val="43"/>
        </w:numPr>
        <w:rPr>
          <w:ins w:id="623" w:author="Sammartano, Marc (BIC USA)" w:date="2016-02-01T20:22:00Z"/>
        </w:rPr>
      </w:pPr>
      <w:ins w:id="624" w:author="Sammartano, Marc (BIC USA)" w:date="2016-02-01T20:21:00Z">
        <w:r>
          <w:t xml:space="preserve">TRUE (non-zero) if </w:t>
        </w:r>
      </w:ins>
      <w:ins w:id="625" w:author="Sammartano, Marc (BIC USA)" w:date="2016-02-01T20:22:00Z">
        <w:r>
          <w:rPr>
            <w:b/>
          </w:rPr>
          <w:t>VAL()</w:t>
        </w:r>
        <w:r>
          <w:t xml:space="preserve"> would successfully convert the string to a number</w:t>
        </w:r>
      </w:ins>
    </w:p>
    <w:p w:rsidR="003372D1" w:rsidRDefault="00C90773" w:rsidP="00D97320">
      <w:pPr>
        <w:pStyle w:val="ListParagraph"/>
        <w:numPr>
          <w:ilvl w:val="0"/>
          <w:numId w:val="43"/>
        </w:numPr>
        <w:rPr>
          <w:ins w:id="626" w:author="Sammartano, Marc (BIC USA)" w:date="2016-02-01T20:33:00Z"/>
        </w:rPr>
      </w:pPr>
      <w:ins w:id="627" w:author="Sammartano, Marc (BIC USA)" w:date="2016-02-01T20:22:00Z">
        <w:r>
          <w:t xml:space="preserve">FALSE (0) if </w:t>
        </w:r>
        <w:r>
          <w:rPr>
            <w:b/>
          </w:rPr>
          <w:t>VAL()</w:t>
        </w:r>
        <w:r>
          <w:t xml:space="preserve"> would generate a run-time error.</w:t>
        </w:r>
      </w:ins>
      <w:ins w:id="628" w:author="Sammartano, Marc (BIC USA)" w:date="2016-02-01T20:34:00Z">
        <w:r w:rsidR="00943FCD">
          <w:br/>
        </w:r>
      </w:ins>
      <w:ins w:id="629" w:author="Sammartano, Marc (BIC USA)" w:date="2016-02-01T20:29:00Z">
        <w:r w:rsidR="003372D1">
          <w:t>For example,</w:t>
        </w:r>
      </w:ins>
      <w:ins w:id="630" w:author="Sammartano, Marc (BIC USA)" w:date="2016-02-01T20:31:00Z">
        <w:r w:rsidR="003372D1">
          <w:t xml:space="preserve"> </w:t>
        </w:r>
        <w:r w:rsidR="003372D1">
          <w:rPr>
            <w:b/>
          </w:rPr>
          <w:t>VAL("name")</w:t>
        </w:r>
        <w:r w:rsidR="003372D1">
          <w:t xml:space="preserve"> generates a run-time error, but</w:t>
        </w:r>
      </w:ins>
      <w:ins w:id="631" w:author="Sammartano, Marc (BIC USA)" w:date="2016-02-01T20:29:00Z">
        <w:r w:rsidR="003372D1">
          <w:t xml:space="preserve"> </w:t>
        </w:r>
        <w:r w:rsidR="003372D1">
          <w:rPr>
            <w:b/>
          </w:rPr>
          <w:t>IS_NUMBER("name")</w:t>
        </w:r>
        <w:r w:rsidR="003372D1">
          <w:t xml:space="preserve"> returns FALSE.</w:t>
        </w:r>
      </w:ins>
    </w:p>
    <w:p w:rsidR="003372D1" w:rsidRPr="00C90773" w:rsidRDefault="003372D1" w:rsidP="003372D1">
      <w:pPr>
        <w:rPr>
          <w:ins w:id="632" w:author="Sammartano, Marc (BIC USA)" w:date="2016-02-01T20:18:00Z"/>
        </w:rPr>
      </w:pPr>
      <w:ins w:id="633" w:author="Sammartano, Marc (BIC USA)" w:date="2016-02-01T20:24:00Z">
        <w:r>
          <w:t xml:space="preserve">If </w:t>
        </w:r>
        <w:r w:rsidRPr="003372D1">
          <w:rPr>
            <w:b/>
          </w:rPr>
          <w:t>VAL()</w:t>
        </w:r>
        <w:r>
          <w:t xml:space="preserve"> would report a syntax error, </w:t>
        </w:r>
      </w:ins>
      <w:ins w:id="634" w:author="Sammartano, Marc (BIC USA)" w:date="2016-02-01T20:25:00Z">
        <w:r w:rsidRPr="003372D1">
          <w:rPr>
            <w:b/>
          </w:rPr>
          <w:t>IS_NUMBER()</w:t>
        </w:r>
        <w:r>
          <w:t xml:space="preserve"> reports a syntax error.</w:t>
        </w:r>
      </w:ins>
      <w:ins w:id="635" w:author="Sammartano, Marc (BIC USA)" w:date="2016-02-01T20:34:00Z">
        <w:r>
          <w:br/>
        </w:r>
      </w:ins>
      <w:ins w:id="636" w:author="Sammartano, Marc (BIC USA)" w:date="2016-02-01T20:28:00Z">
        <w:r>
          <w:t xml:space="preserve">For example, </w:t>
        </w:r>
      </w:ins>
      <w:ins w:id="637" w:author="Sammartano, Marc (BIC USA)" w:date="2016-02-01T20:32:00Z">
        <w:r w:rsidRPr="003372D1">
          <w:rPr>
            <w:b/>
          </w:rPr>
          <w:t>IS_NUMBER()</w:t>
        </w:r>
      </w:ins>
      <w:ins w:id="638" w:author="Sammartano, Marc (BIC USA)" w:date="2016-02-01T20:33:00Z">
        <w:r>
          <w:t xml:space="preserve">, </w:t>
        </w:r>
      </w:ins>
      <w:ins w:id="639" w:author="Sammartano, Marc (BIC USA)" w:date="2016-02-01T20:29:00Z">
        <w:r w:rsidRPr="003372D1">
          <w:rPr>
            <w:b/>
          </w:rPr>
          <w:t>IS_NUMBER(num)</w:t>
        </w:r>
      </w:ins>
      <w:ins w:id="640" w:author="Sammartano, Marc (BIC USA)" w:date="2016-02-01T20:33:00Z">
        <w:r>
          <w:t xml:space="preserve">, </w:t>
        </w:r>
      </w:ins>
      <w:ins w:id="641" w:author="Sammartano, Marc (BIC USA)" w:date="2016-02-01T20:29:00Z">
        <w:r>
          <w:t>and</w:t>
        </w:r>
        <w:r w:rsidRPr="003372D1">
          <w:rPr>
            <w:b/>
          </w:rPr>
          <w:t xml:space="preserve"> </w:t>
        </w:r>
      </w:ins>
      <w:ins w:id="642" w:author="Sammartano, Marc (BIC USA)" w:date="2016-02-01T20:28:00Z">
        <w:r w:rsidRPr="003372D1">
          <w:rPr>
            <w:b/>
          </w:rPr>
          <w:t>IS_NUMBER(5)</w:t>
        </w:r>
        <w:r>
          <w:t xml:space="preserve"> </w:t>
        </w:r>
      </w:ins>
      <w:ins w:id="643" w:author="Sammartano, Marc (BIC USA)" w:date="2016-02-01T20:33:00Z">
        <w:r>
          <w:t>are</w:t>
        </w:r>
      </w:ins>
      <w:ins w:id="644" w:author="Sammartano, Marc (BIC USA)" w:date="2016-02-01T20:28:00Z">
        <w:r>
          <w:t xml:space="preserve"> syntax error</w:t>
        </w:r>
      </w:ins>
      <w:ins w:id="645" w:author="Sammartano, Marc (BIC USA)" w:date="2016-02-01T20:33:00Z">
        <w:r>
          <w:t>s</w:t>
        </w:r>
      </w:ins>
      <w:ins w:id="646" w:author="Sammartano, Marc (BIC USA)" w:date="2016-02-01T20:28:00Z">
        <w:r>
          <w:t>.</w:t>
        </w:r>
      </w:ins>
    </w:p>
    <w:p w:rsidR="003F798B" w:rsidRPr="00D1460F" w:rsidRDefault="00EF672D" w:rsidP="00EB1F62">
      <w:pPr>
        <w:pStyle w:val="Heading2"/>
      </w:pPr>
      <w:bookmarkStart w:id="647" w:name="_Toc444179967"/>
      <w:r w:rsidRPr="00D1460F">
        <w:t>LEN(</w:t>
      </w:r>
      <w:r w:rsidR="007202D6" w:rsidRPr="00D1460F">
        <w:t>&lt;sexp&gt;</w:t>
      </w:r>
      <w:r w:rsidR="003F798B" w:rsidRPr="00D1460F">
        <w:t>)</w:t>
      </w:r>
      <w:bookmarkEnd w:id="647"/>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648" w:name="_Toc444179968"/>
      <w:r w:rsidRPr="00FB766E">
        <w:t>HEX(&lt;sexp&gt;)</w:t>
      </w:r>
      <w:bookmarkEnd w:id="648"/>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ins w:id="649" w:author="Sammartano, Marc (BIC USA)" w:date="2016-02-01T18:18:00Z">
        <w:r w:rsidR="00BB0438">
          <w:t xml:space="preserve"> The </w:t>
        </w:r>
      </w:ins>
      <w:ins w:id="650" w:author="Sammartano, Marc (BIC USA)" w:date="2016-02-01T18:20:00Z">
        <w:r w:rsidR="00BB0438">
          <w:t xml:space="preserve">characters of the </w:t>
        </w:r>
      </w:ins>
      <w:ins w:id="651" w:author="Sammartano, Marc (BIC USA)" w:date="2016-02-01T18:18:00Z">
        <w:r w:rsidR="00BB0438">
          <w:t xml:space="preserve">string can </w:t>
        </w:r>
      </w:ins>
      <w:ins w:id="652" w:author="Sammartano, Marc (BIC USA)" w:date="2016-02-01T18:20:00Z">
        <w:r w:rsidR="00BB0438">
          <w:t xml:space="preserve">be </w:t>
        </w:r>
      </w:ins>
      <w:ins w:id="653" w:author="Sammartano, Marc (BIC USA)" w:date="2016-02-01T18:18:00Z">
        <w:r w:rsidR="00BB0438">
          <w:t xml:space="preserve">only hexadecimal digits (0-9, a-h, </w:t>
        </w:r>
      </w:ins>
      <w:ins w:id="654" w:author="Sammartano, Marc (BIC USA)" w:date="2016-02-01T18:19:00Z">
        <w:r w:rsidR="00BB0438">
          <w:t xml:space="preserve">or </w:t>
        </w:r>
      </w:ins>
      <w:ins w:id="655" w:author="Sammartano, Marc (BIC USA)" w:date="2016-02-01T18:18:00Z">
        <w:r w:rsidR="00BB0438">
          <w:t>A-H)</w:t>
        </w:r>
      </w:ins>
      <w:ins w:id="656" w:author="Sammartano, Marc (BIC USA)" w:date="2016-02-01T18:20:00Z">
        <w:r w:rsidR="00BB0438">
          <w:t>, with an optional leading sign ("+" or "-")</w:t>
        </w:r>
      </w:ins>
      <w:ins w:id="657" w:author="Sammartano, Marc (BIC USA)" w:date="2016-02-01T18:19:00Z">
        <w:r w:rsidR="00BB0438">
          <w:t>, or the function generates a runtime error.</w:t>
        </w:r>
      </w:ins>
    </w:p>
    <w:p w:rsidR="007D0BE8" w:rsidRDefault="007D0BE8" w:rsidP="00EB1F62">
      <w:pPr>
        <w:pStyle w:val="Heading2"/>
      </w:pPr>
      <w:bookmarkStart w:id="658" w:name="_Toc444179969"/>
      <w:r>
        <w:t>OCT(&lt;sexp&gt;)</w:t>
      </w:r>
      <w:bookmarkEnd w:id="658"/>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ins w:id="659" w:author="Sammartano, Marc (BIC USA)" w:date="2016-02-01T18:21:00Z">
        <w:r w:rsidR="00BB0438">
          <w:t xml:space="preserve"> The characters of the string can be only octal digits (0-</w:t>
        </w:r>
      </w:ins>
      <w:ins w:id="660" w:author="Sammartano, Marc (BIC USA)" w:date="2016-02-01T18:22:00Z">
        <w:r w:rsidR="00BB0438">
          <w:t>7</w:t>
        </w:r>
      </w:ins>
      <w:ins w:id="661" w:author="Sammartano, Marc (BIC USA)" w:date="2016-02-01T18:21:00Z">
        <w:r w:rsidR="00BB0438">
          <w:t>), with an optional leading sign ("+" or "-"), or the function generates a runtime error.</w:t>
        </w:r>
      </w:ins>
    </w:p>
    <w:p w:rsidR="007D0BE8" w:rsidRDefault="007D0BE8" w:rsidP="00EB1F62">
      <w:pPr>
        <w:pStyle w:val="Heading2"/>
      </w:pPr>
      <w:bookmarkStart w:id="662" w:name="_Toc444179970"/>
      <w:r>
        <w:t>BIN(&lt;sexp&gt;)</w:t>
      </w:r>
      <w:bookmarkEnd w:id="662"/>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ins w:id="663" w:author="Sammartano, Marc (BIC USA)" w:date="2016-02-01T18:22:00Z">
        <w:r w:rsidR="00BB0438">
          <w:t xml:space="preserve"> The characters of the string can be only binary digits (0 or 1), with an optional leading sign ("+" or "-"), or the function generates a runtime error.</w:t>
        </w:r>
      </w:ins>
    </w:p>
    <w:p w:rsidR="00A64EFA" w:rsidRDefault="00CD2EA5" w:rsidP="00EB1F62">
      <w:pPr>
        <w:pStyle w:val="Heading2"/>
      </w:pPr>
      <w:bookmarkStart w:id="664" w:name="_Toc444179971"/>
      <w:r>
        <w:t>SHIFT</w:t>
      </w:r>
      <w:r w:rsidR="00A64EFA">
        <w:t>(&lt;value_nexp&gt;, &lt;bits_nexp&gt;)</w:t>
      </w:r>
      <w:bookmarkEnd w:id="664"/>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665" w:name="_Toc444179972"/>
      <w:r>
        <w:lastRenderedPageBreak/>
        <w:t>ASCII(&lt;sexp&gt;</w:t>
      </w:r>
      <w:r w:rsidR="00FB430A">
        <w:t>{, &lt;index_nexp&gt;}</w:t>
      </w:r>
      <w:r>
        <w:t>)</w:t>
      </w:r>
      <w:bookmarkEnd w:id="665"/>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w:t>
      </w:r>
      <w:r w:rsidRPr="001B0869">
        <w:rPr>
          <w:b/>
        </w:rPr>
        <w:t>ASCII()</w:t>
      </w:r>
      <w:r>
        <w:t xml:space="preserve"> returns invalid values; use </w:t>
      </w:r>
      <w:r w:rsidRPr="001B0869">
        <w:rPr>
          <w:b/>
        </w:rPr>
        <w:t>UCODE()</w:t>
      </w:r>
      <w:r>
        <w:t xml:space="preserve"> instead.</w:t>
      </w:r>
    </w:p>
    <w:p w:rsidR="004D4233" w:rsidRDefault="004D4233" w:rsidP="004D4233">
      <w:pPr>
        <w:pStyle w:val="Heading2"/>
      </w:pPr>
      <w:bookmarkStart w:id="666" w:name="_Toc444179973"/>
      <w:r>
        <w:t>UCODE(&lt;sexp&gt;</w:t>
      </w:r>
      <w:r w:rsidR="00FB430A">
        <w:t>{, &lt;index_nexp&gt;}</w:t>
      </w:r>
      <w:r>
        <w:t>)</w:t>
      </w:r>
      <w:bookmarkEnd w:id="666"/>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w:t>
      </w:r>
      <w:r w:rsidRPr="001B0869">
        <w:rPr>
          <w:b/>
        </w:rPr>
        <w:t>ASCII()</w:t>
      </w:r>
      <w:r>
        <w:t>.</w:t>
      </w:r>
    </w:p>
    <w:p w:rsidR="007F792C" w:rsidRPr="00D1460F" w:rsidRDefault="007F792C" w:rsidP="00EB1F62">
      <w:pPr>
        <w:pStyle w:val="Heading2"/>
        <w:rPr>
          <w:rFonts w:eastAsia="Times New Roman"/>
        </w:rPr>
      </w:pPr>
      <w:bookmarkStart w:id="667" w:name="_Toc444179974"/>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667"/>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668" w:name="_Toc444179975"/>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668"/>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669" w:name="_Toc444179976"/>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669"/>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670" w:name="_Toc444179977"/>
      <w:r>
        <w:lastRenderedPageBreak/>
        <w:t>G</w:t>
      </w:r>
      <w:r w:rsidR="00AB2F8A">
        <w:t>R</w:t>
      </w:r>
      <w:r w:rsidR="00CD2EA5">
        <w:t>_</w:t>
      </w:r>
      <w:r w:rsidR="00AB2F8A">
        <w:t>COLLISION</w:t>
      </w:r>
      <w:r w:rsidR="008545F3">
        <w:t>(&lt;object_1_nvar&gt;, &lt;object_2_n</w:t>
      </w:r>
      <w:r>
        <w:t>va</w:t>
      </w:r>
      <w:r w:rsidR="008545F3">
        <w:t>r&gt;)</w:t>
      </w:r>
      <w:bookmarkEnd w:id="670"/>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671" w:name="_Toc444179978"/>
      <w:r>
        <w:t>B</w:t>
      </w:r>
      <w:r w:rsidR="00AB2F8A">
        <w:t>ACKGROUND</w:t>
      </w:r>
      <w:r>
        <w:t>()</w:t>
      </w:r>
      <w:bookmarkEnd w:id="671"/>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672" w:name="_Toc444179979"/>
      <w:r>
        <w:t>Time</w:t>
      </w:r>
      <w:r w:rsidRPr="00D1460F">
        <w:t xml:space="preserve"> Functions</w:t>
      </w:r>
      <w:bookmarkEnd w:id="672"/>
    </w:p>
    <w:p w:rsidR="00E61DD6" w:rsidRDefault="00E61DD6" w:rsidP="00E61DD6">
      <w:pPr>
        <w:pStyle w:val="Heading2"/>
      </w:pPr>
      <w:bookmarkStart w:id="673" w:name="_Toc444179980"/>
      <w:r>
        <w:t>CLOCK()</w:t>
      </w:r>
      <w:bookmarkEnd w:id="673"/>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674" w:name="_Toc444179981"/>
      <w:r>
        <w:t>TIME()</w:t>
      </w:r>
      <w:bookmarkEnd w:id="674"/>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675" w:name="_Toc444179982"/>
      <w:r>
        <w:lastRenderedPageBreak/>
        <w:t>TIME(&lt;year_exp&gt;, &lt;month_exp&gt;, &lt;day_exp&gt;, &lt;hour_exp&gt;, &lt;minute_exp&gt;, &lt;second_exp&gt;)</w:t>
      </w:r>
      <w:bookmarkEnd w:id="67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676" w:name="_Toc444179983"/>
      <w:r w:rsidRPr="00D1460F">
        <w:t>String Functions</w:t>
      </w:r>
      <w:bookmarkEnd w:id="676"/>
    </w:p>
    <w:p w:rsidR="00633A72" w:rsidRDefault="001505BE" w:rsidP="00EB1F62">
      <w:pPr>
        <w:pStyle w:val="Heading2"/>
      </w:pPr>
      <w:bookmarkStart w:id="677" w:name="_Toc444179984"/>
      <w:r>
        <w:t>GETERROR</w:t>
      </w:r>
      <w:r w:rsidR="00633A72">
        <w:t>$()</w:t>
      </w:r>
      <w:bookmarkEnd w:id="677"/>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pPr>
        <w:rPr>
          <w:ins w:id="678" w:author="Sammartano, Marc (BIC USA)" w:date="2016-02-29T14:56:00Z"/>
        </w:rPr>
      </w:pPr>
      <w:r>
        <w:t xml:space="preserve">Return </w:t>
      </w:r>
      <w:del w:id="679" w:author="Sammartano, Marc (BIC USA)" w:date="2016-02-29T14:35:00Z">
        <w:r w:rsidDel="00315E02">
          <w:delText>the error</w:delText>
        </w:r>
      </w:del>
      <w:del w:id="680" w:author="Sammartano, Marc (BIC USA)" w:date="2016-02-29T14:36:00Z">
        <w:r w:rsidDel="009A164C">
          <w:delText xml:space="preserve"> message that was not printed due to an </w:delText>
        </w:r>
        <w:r w:rsidR="00F5651B" w:rsidDel="009A164C">
          <w:delText>"</w:delText>
        </w:r>
        <w:r w:rsidDel="009A164C">
          <w:delText>onError</w:delText>
        </w:r>
        <w:r w:rsidR="00F5651B" w:rsidDel="009A164C">
          <w:delText>"</w:delText>
        </w:r>
        <w:r w:rsidDel="009A164C">
          <w:delText xml:space="preserve"> intercept</w:delText>
        </w:r>
      </w:del>
      <w:ins w:id="681" w:author="Sammartano, Marc (BIC USA)" w:date="2016-02-29T14:36:00Z">
        <w:r w:rsidR="009A164C">
          <w:t>information about</w:t>
        </w:r>
      </w:ins>
      <w:ins w:id="682" w:author="Sammartano, Marc (BIC USA)" w:date="2016-02-29T14:56:00Z">
        <w:r w:rsidR="00FA1F69">
          <w:t xml:space="preserve"> a possible error condition</w:t>
        </w:r>
      </w:ins>
      <w:r>
        <w:t>.</w:t>
      </w:r>
    </w:p>
    <w:p w:rsidR="00FA1F69" w:rsidRDefault="00FA1F69" w:rsidP="00633A72">
      <w:pPr>
        <w:rPr>
          <w:ins w:id="683" w:author="Sammartano, Marc (BIC USA)" w:date="2016-02-29T14:58:00Z"/>
        </w:rPr>
      </w:pPr>
      <w:ins w:id="684" w:author="Sammartano, Marc (BIC USA)" w:date="2016-02-29T14:56:00Z">
        <w:r>
          <w:t>An error that stop</w:t>
        </w:r>
      </w:ins>
      <w:ins w:id="685" w:author="Sammartano, Marc (BIC USA)" w:date="2016-02-29T14:57:00Z">
        <w:r>
          <w:t>s</w:t>
        </w:r>
      </w:ins>
      <w:ins w:id="686" w:author="Sammartano, Marc (BIC USA)" w:date="2016-02-29T14:56:00Z">
        <w:r>
          <w:t xml:space="preserve"> your program writes an error message</w:t>
        </w:r>
      </w:ins>
      <w:ins w:id="687" w:author="Sammartano, Marc (BIC USA)" w:date="2016-02-29T14:57:00Z">
        <w:r>
          <w:t xml:space="preserve"> to the Console</w:t>
        </w:r>
      </w:ins>
      <w:ins w:id="688" w:author="Sammartano, Marc (BIC USA)" w:date="2016-02-29T14:56:00Z">
        <w:r>
          <w:t xml:space="preserve">. If you </w:t>
        </w:r>
      </w:ins>
      <w:ins w:id="689" w:author="Sammartano, Marc (BIC USA)" w:date="2016-02-29T14:57:00Z">
        <w:r>
          <w:t xml:space="preserve">trap the error with the </w:t>
        </w:r>
        <w:r w:rsidRPr="005F04CF">
          <w:rPr>
            <w:b/>
          </w:rPr>
          <w:t>OnError:</w:t>
        </w:r>
        <w:r>
          <w:t xml:space="preserve"> interrupt label,</w:t>
        </w:r>
      </w:ins>
      <w:ins w:id="690" w:author="Sammartano, Marc (BIC USA)" w:date="2016-02-29T14:58:00Z">
        <w:r>
          <w:t xml:space="preserve"> your program does not stop and the error is not printed. </w:t>
        </w:r>
      </w:ins>
      <w:ins w:id="691" w:author="Sammartano, Marc (BIC USA)" w:date="2016-02-29T15:20:00Z">
        <w:r w:rsidR="005F04CF">
          <w:t>You can u</w:t>
        </w:r>
      </w:ins>
      <w:ins w:id="692" w:author="Sammartano, Marc (BIC USA)" w:date="2016-02-29T14:57:00Z">
        <w:r>
          <w:t xml:space="preserve">se </w:t>
        </w:r>
      </w:ins>
      <w:ins w:id="693" w:author="Sammartano, Marc (BIC USA)" w:date="2016-02-29T14:58:00Z">
        <w:r>
          <w:rPr>
            <w:b/>
          </w:rPr>
          <w:t>GETERROR$()</w:t>
        </w:r>
        <w:r>
          <w:t xml:space="preserve"> to retrieve the error message.</w:t>
        </w:r>
      </w:ins>
    </w:p>
    <w:p w:rsidR="00EA123B" w:rsidRDefault="00FA1F69" w:rsidP="00FA1F69">
      <w:pPr>
        <w:rPr>
          <w:ins w:id="694" w:author="Sammartano, Marc (BIC USA)" w:date="2016-02-29T15:06:00Z"/>
        </w:rPr>
      </w:pPr>
      <w:ins w:id="695" w:author="Sammartano, Marc (BIC USA)" w:date="2016-02-29T14:59:00Z">
        <w:r>
          <w:t>Certain commands can report errors without stopping your program.</w:t>
        </w:r>
      </w:ins>
      <w:ins w:id="696" w:author="Sammartano, Marc (BIC USA)" w:date="2016-02-29T15:00:00Z">
        <w:r>
          <w:t xml:space="preserve"> </w:t>
        </w:r>
      </w:ins>
      <w:ins w:id="697" w:author="Sammartano, Marc (BIC USA)" w:date="2016-02-29T15:06:00Z">
        <w:r w:rsidR="00EA123B">
          <w:t xml:space="preserve">These commands include </w:t>
        </w:r>
        <w:r w:rsidR="00EA123B" w:rsidRPr="00EA123B">
          <w:rPr>
            <w:b/>
          </w:rPr>
          <w:t>Audio.load</w:t>
        </w:r>
        <w:r w:rsidR="00EA123B">
          <w:t xml:space="preserve">, </w:t>
        </w:r>
        <w:r w:rsidR="00EA123B" w:rsidRPr="00EA123B">
          <w:rPr>
            <w:b/>
          </w:rPr>
          <w:t>Byte.open</w:t>
        </w:r>
        <w:r w:rsidR="00EA123B">
          <w:t xml:space="preserve">, </w:t>
        </w:r>
        <w:r w:rsidR="00EA123B" w:rsidRPr="00EA123B">
          <w:rPr>
            <w:b/>
          </w:rPr>
          <w:t>Text.open</w:t>
        </w:r>
        <w:r w:rsidR="00EA123B">
          <w:t xml:space="preserve">, </w:t>
        </w:r>
        <w:r w:rsidR="00EA123B" w:rsidRPr="00EA123B">
          <w:rPr>
            <w:b/>
          </w:rPr>
          <w:t>Font.load</w:t>
        </w:r>
        <w:r w:rsidR="00EA123B">
          <w:t xml:space="preserve">, </w:t>
        </w:r>
        <w:r w:rsidR="00EA123B" w:rsidRPr="00EA123B">
          <w:rPr>
            <w:b/>
          </w:rPr>
          <w:t>GPS.open</w:t>
        </w:r>
        <w:r w:rsidR="00EA123B">
          <w:t xml:space="preserve">, </w:t>
        </w:r>
        <w:r w:rsidR="00EA123B" w:rsidRPr="00EA123B">
          <w:rPr>
            <w:b/>
          </w:rPr>
          <w:t>GrabFile</w:t>
        </w:r>
        <w:r w:rsidR="00EA123B">
          <w:t xml:space="preserve">, </w:t>
        </w:r>
        <w:r w:rsidR="00EA123B" w:rsidRPr="00EA123B">
          <w:rPr>
            <w:b/>
          </w:rPr>
          <w:t>GrabURL</w:t>
        </w:r>
        <w:r w:rsidR="00EA123B">
          <w:t xml:space="preserve">, </w:t>
        </w:r>
        <w:r w:rsidR="00EA123B" w:rsidRPr="00EA123B">
          <w:rPr>
            <w:b/>
          </w:rPr>
          <w:t>Gr.get.type</w:t>
        </w:r>
        <w:r w:rsidR="00EA123B">
          <w:t>, and any command that can create a bitmap.</w:t>
        </w:r>
      </w:ins>
    </w:p>
    <w:p w:rsidR="00FA1F69" w:rsidRPr="00FA1F69" w:rsidRDefault="00FA1F69" w:rsidP="00FA1F69">
      <w:ins w:id="698" w:author="Sammartano, Marc (BIC USA)" w:date="2016-02-29T15:01:00Z">
        <w:r>
          <w:t xml:space="preserve">When </w:t>
        </w:r>
      </w:ins>
      <w:ins w:id="699" w:author="Sammartano, Marc (BIC USA)" w:date="2016-02-29T15:05:00Z">
        <w:r>
          <w:t xml:space="preserve">you run </w:t>
        </w:r>
      </w:ins>
      <w:ins w:id="700" w:author="Sammartano, Marc (BIC USA)" w:date="2016-02-29T15:01:00Z">
        <w:r>
          <w:t xml:space="preserve">one of these </w:t>
        </w:r>
      </w:ins>
      <w:ins w:id="701" w:author="Sammartano, Marc (BIC USA)" w:date="2016-02-29T15:05:00Z">
        <w:r>
          <w:t>commands</w:t>
        </w:r>
      </w:ins>
      <w:ins w:id="702" w:author="Sammartano, Marc (BIC USA)" w:date="2016-02-29T15:01:00Z">
        <w:r>
          <w:t xml:space="preserve">, you can call </w:t>
        </w:r>
        <w:r>
          <w:rPr>
            <w:b/>
          </w:rPr>
          <w:t>GETERROR$()</w:t>
        </w:r>
        <w:r>
          <w:t xml:space="preserve"> to retrieve information about the error</w:t>
        </w:r>
      </w:ins>
      <w:ins w:id="703" w:author="Sammartano, Marc (BIC USA)" w:date="2016-02-29T15:02:00Z">
        <w:r>
          <w:t xml:space="preserve"> state</w:t>
        </w:r>
      </w:ins>
      <w:ins w:id="704" w:author="Sammartano, Marc (BIC USA)" w:date="2016-02-29T15:03:00Z">
        <w:r>
          <w:t xml:space="preserve">. For example, if </w:t>
        </w:r>
        <w:r>
          <w:rPr>
            <w:b/>
          </w:rPr>
          <w:t>Text.open</w:t>
        </w:r>
        <w:r>
          <w:t xml:space="preserve"> cannot open a file, it sets the file pointer to -1, and writes a </w:t>
        </w:r>
      </w:ins>
      <w:ins w:id="705" w:author="Sammartano, Marc (BIC USA)" w:date="2016-02-29T15:05:00Z">
        <w:r>
          <w:rPr>
            <w:b/>
          </w:rPr>
          <w:t>GETERROR$()</w:t>
        </w:r>
      </w:ins>
      <w:ins w:id="706" w:author="Sammartano, Marc (BIC USA)" w:date="2016-02-29T15:03:00Z">
        <w:r>
          <w:t xml:space="preserve"> message</w:t>
        </w:r>
      </w:ins>
      <w:ins w:id="707" w:author="Sammartano, Marc (BIC USA)" w:date="2016-02-29T15:04:00Z">
        <w:r>
          <w:t xml:space="preserve"> such as "&lt;filename&gt; not found"</w:t>
        </w:r>
      </w:ins>
      <w:ins w:id="708" w:author="Sammartano, Marc (BIC USA)" w:date="2016-02-29T15:03:00Z">
        <w:r>
          <w:t>. If no error o</w:t>
        </w:r>
        <w:r w:rsidR="005F04CF">
          <w:t>ccurred</w:t>
        </w:r>
        <w:r>
          <w:t xml:space="preserve">, </w:t>
        </w:r>
        <w:r>
          <w:rPr>
            <w:b/>
          </w:rPr>
          <w:t>GETERROR$()</w:t>
        </w:r>
        <w:r>
          <w:t xml:space="preserve"> returns the string "No error".</w:t>
        </w:r>
      </w:ins>
    </w:p>
    <w:p w:rsidR="00633A72" w:rsidRPr="00633A72" w:rsidRDefault="006150A2" w:rsidP="00633A72">
      <w:del w:id="709" w:author="Sammartano, Marc (BIC USA)" w:date="2016-02-29T15:16:00Z">
        <w:r w:rsidDel="005F04CF">
          <w:delText>This function can also be used to get an</w:delText>
        </w:r>
      </w:del>
      <w:ins w:id="710" w:author="Sammartano, Marc (BIC USA)" w:date="2016-02-29T15:16:00Z">
        <w:r w:rsidR="005F04CF">
          <w:t>Because there are commands that clear the</w:t>
        </w:r>
      </w:ins>
      <w:r>
        <w:t xml:space="preserve"> error message</w:t>
      </w:r>
      <w:del w:id="711" w:author="Sammartano, Marc (BIC USA)" w:date="2016-02-29T15:17:00Z">
        <w:r w:rsidDel="005F04CF">
          <w:delText xml:space="preserve"> </w:delText>
        </w:r>
      </w:del>
      <w:del w:id="712" w:author="Sammartano, Marc (BIC USA)" w:date="2016-02-29T14:33:00Z">
        <w:r w:rsidDel="00315E02">
          <w:delText>when</w:delText>
        </w:r>
      </w:del>
      <w:del w:id="713" w:author="Sammartano, Marc (BIC USA)" w:date="2016-02-29T15:17:00Z">
        <w:r w:rsidDel="005F04CF">
          <w:delText xml:space="preserve"> </w:delText>
        </w:r>
        <w:r w:rsidDel="005F04CF">
          <w:rPr>
            <w:b/>
          </w:rPr>
          <w:delText>Text.open</w:delText>
        </w:r>
      </w:del>
      <w:r>
        <w:t xml:space="preserve">, </w:t>
      </w:r>
      <w:ins w:id="714" w:author="Sammartano, Marc (BIC USA)" w:date="2016-02-29T15:17:00Z">
        <w:r w:rsidR="005F04CF">
          <w:t xml:space="preserve">you should not expect </w:t>
        </w:r>
      </w:ins>
      <w:ins w:id="715" w:author="Sammartano, Marc (BIC USA)" w:date="2016-02-29T15:18:00Z">
        <w:r w:rsidR="005F04CF">
          <w:rPr>
            <w:b/>
          </w:rPr>
          <w:t>GETERROR$()</w:t>
        </w:r>
        <w:r w:rsidR="005F04CF">
          <w:t xml:space="preserve"> to retain its message</w:t>
        </w:r>
      </w:ins>
      <w:del w:id="716" w:author="Sammartano, Marc (BIC USA)" w:date="2016-02-29T15:17:00Z">
        <w:r w:rsidDel="005F04CF">
          <w:rPr>
            <w:b/>
          </w:rPr>
          <w:delText>Byte.open</w:delText>
        </w:r>
        <w:r w:rsidDel="005F04CF">
          <w:delText xml:space="preserve">, or </w:delText>
        </w:r>
      </w:del>
      <w:del w:id="717" w:author="Sammartano, Marc (BIC USA)" w:date="2016-02-29T14:34:00Z">
        <w:r w:rsidDel="00315E02">
          <w:rPr>
            <w:b/>
          </w:rPr>
          <w:delText>GPS.OPEN</w:delText>
        </w:r>
      </w:del>
      <w:del w:id="718" w:author="Sammartano, Marc (BIC USA)" w:date="2016-02-29T15:17:00Z">
        <w:r w:rsidDel="005F04CF">
          <w:delText xml:space="preserve"> </w:delText>
        </w:r>
      </w:del>
      <w:del w:id="719" w:author="Sammartano, Marc (BIC USA)" w:date="2016-02-29T14:34:00Z">
        <w:r w:rsidDel="00315E02">
          <w:delText>fails</w:delText>
        </w:r>
      </w:del>
      <w:ins w:id="720" w:author="Sammartano, Marc (BIC USA)" w:date="2016-02-29T15:18:00Z">
        <w:r w:rsidR="005F04CF">
          <w:t>. Capture the message in a variable as soon as possible, and do</w:t>
        </w:r>
      </w:ins>
      <w:ins w:id="721" w:author="Sammartano, Marc (BIC USA)" w:date="2016-02-29T15:21:00Z">
        <w:r w:rsidR="005F04CF">
          <w:t xml:space="preserve"> </w:t>
        </w:r>
      </w:ins>
      <w:ins w:id="722" w:author="Sammartano, Marc (BIC USA)" w:date="2016-02-29T15:18:00Z">
        <w:r w:rsidR="005F04CF">
          <w:t>n</w:t>
        </w:r>
      </w:ins>
      <w:ins w:id="723" w:author="Sammartano, Marc (BIC USA)" w:date="2016-02-29T15:21:00Z">
        <w:r w:rsidR="005F04CF">
          <w:t>o</w:t>
        </w:r>
      </w:ins>
      <w:ins w:id="724" w:author="Sammartano, Marc (BIC USA)" w:date="2016-02-29T15:19:00Z">
        <w:r w:rsidR="005F04CF">
          <w:t xml:space="preserve">t call </w:t>
        </w:r>
        <w:r w:rsidR="005F04CF">
          <w:rPr>
            <w:b/>
          </w:rPr>
          <w:t>GETERROR$()</w:t>
        </w:r>
        <w:r w:rsidR="005F04CF">
          <w:t xml:space="preserve"> again for the same error</w:t>
        </w:r>
      </w:ins>
      <w:r>
        <w:t>.</w:t>
      </w:r>
    </w:p>
    <w:p w:rsidR="00EF672D" w:rsidRPr="001A7162" w:rsidRDefault="00EF672D" w:rsidP="001A7162">
      <w:pPr>
        <w:pStyle w:val="Heading2"/>
        <w:rPr>
          <w:szCs w:val="20"/>
        </w:rPr>
      </w:pPr>
      <w:bookmarkStart w:id="725" w:name="_Toc444179985"/>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725"/>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726" w:name="_Toc444179986"/>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726"/>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727" w:name="_Toc444179987"/>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727"/>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728" w:name="_Toc444179988"/>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728"/>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lastRenderedPageBreak/>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729" w:name="_Toc444179989"/>
      <w:r>
        <w:rPr>
          <w:rFonts w:eastAsia="Times New Roman"/>
        </w:rPr>
        <w:t>REPLACE$(&lt;sexp&gt;, &lt;argument_sexp&gt;, &lt;replace_sexp&gt;)</w:t>
      </w:r>
      <w:bookmarkEnd w:id="729"/>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730" w:name="_Toc444179990"/>
      <w:r>
        <w:rPr>
          <w:szCs w:val="20"/>
        </w:rPr>
        <w:t>TRIM</w:t>
      </w:r>
      <w:r w:rsidRPr="001A7162">
        <w:rPr>
          <w:szCs w:val="20"/>
        </w:rPr>
        <w:t>$</w:t>
      </w:r>
      <w:r w:rsidRPr="001A7162">
        <w:t>(</w:t>
      </w:r>
      <w:r>
        <w:t>&lt;s</w:t>
      </w:r>
      <w:r w:rsidRPr="001A7162">
        <w:t>exp&gt;</w:t>
      </w:r>
      <w:r>
        <w:t>{, &lt;test_sexp&gt;}</w:t>
      </w:r>
      <w:r w:rsidRPr="001A7162">
        <w:t>)</w:t>
      </w:r>
      <w:bookmarkEnd w:id="730"/>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731" w:name="_Toc444179991"/>
      <w:r>
        <w:rPr>
          <w:szCs w:val="20"/>
        </w:rPr>
        <w:t>LTRIM</w:t>
      </w:r>
      <w:r w:rsidRPr="001A7162">
        <w:rPr>
          <w:szCs w:val="20"/>
        </w:rPr>
        <w:t>$</w:t>
      </w:r>
      <w:r w:rsidRPr="001A7162">
        <w:t>(</w:t>
      </w:r>
      <w:r>
        <w:t>&lt;s</w:t>
      </w:r>
      <w:r w:rsidRPr="001A7162">
        <w:t>exp&gt;</w:t>
      </w:r>
      <w:r>
        <w:t>{, &lt;test_sexp&gt;}</w:t>
      </w:r>
      <w:r w:rsidRPr="001A7162">
        <w:t>)</w:t>
      </w:r>
      <w:bookmarkEnd w:id="731"/>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732" w:name="_Toc444179992"/>
      <w:r>
        <w:rPr>
          <w:szCs w:val="20"/>
        </w:rPr>
        <w:t>RTRIM</w:t>
      </w:r>
      <w:r w:rsidRPr="001A7162">
        <w:rPr>
          <w:szCs w:val="20"/>
        </w:rPr>
        <w:t>$</w:t>
      </w:r>
      <w:r w:rsidRPr="001A7162">
        <w:t>(</w:t>
      </w:r>
      <w:r>
        <w:t>&lt;s</w:t>
      </w:r>
      <w:r w:rsidRPr="001A7162">
        <w:t>exp&gt;</w:t>
      </w:r>
      <w:r>
        <w:t>{, &lt;test_sexp&gt;}</w:t>
      </w:r>
      <w:r w:rsidRPr="001A7162">
        <w:t>)</w:t>
      </w:r>
      <w:bookmarkEnd w:id="732"/>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733" w:name="_Toc444179993"/>
      <w:r w:rsidRPr="000A24BA">
        <w:rPr>
          <w:rFonts w:eastAsia="Times New Roman"/>
        </w:rPr>
        <w:t>WORD$(&lt;source_sexp&gt;, &lt;n_nexp&gt; {, &lt;</w:t>
      </w:r>
      <w:r w:rsidR="009503FB">
        <w:rPr>
          <w:rFonts w:eastAsia="Times New Roman"/>
        </w:rPr>
        <w:t>test</w:t>
      </w:r>
      <w:r w:rsidRPr="000A24BA">
        <w:rPr>
          <w:rFonts w:eastAsia="Times New Roman"/>
        </w:rPr>
        <w:t>_sexp&gt;})</w:t>
      </w:r>
      <w:bookmarkEnd w:id="733"/>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lastRenderedPageBreak/>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734" w:name="_Toc444179994"/>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734"/>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c>
          <w:tcPr>
            <w:tcW w:w="1260" w:type="dxa"/>
          </w:tcPr>
          <w:p w:rsidR="00313091" w:rsidRPr="002C2F6D" w:rsidRDefault="00313091" w:rsidP="00D05C80">
            <w:pPr>
              <w:jc w:val="center"/>
              <w:rPr>
                <w:b/>
              </w:rPr>
            </w:pPr>
            <w:r>
              <w:rPr>
                <w:b/>
              </w:rPr>
              <w:t>Type</w:t>
            </w:r>
          </w:p>
        </w:tc>
        <w:tc>
          <w:tcPr>
            <w:tcW w:w="1260" w:type="dxa"/>
          </w:tcPr>
          <w:p w:rsidR="00313091" w:rsidRDefault="004C23CF" w:rsidP="00D05C80">
            <w:pPr>
              <w:jc w:val="center"/>
              <w:rPr>
                <w:b/>
              </w:rPr>
            </w:pPr>
            <w:r>
              <w:rPr>
                <w:b/>
              </w:rPr>
              <w:t>Qualifier</w:t>
            </w:r>
          </w:p>
        </w:tc>
        <w:tc>
          <w:tcPr>
            <w:tcW w:w="1080" w:type="dxa"/>
          </w:tcPr>
          <w:p w:rsidR="00313091" w:rsidRDefault="00313091" w:rsidP="00D05C80">
            <w:pPr>
              <w:jc w:val="center"/>
              <w:rPr>
                <w:b/>
              </w:rPr>
            </w:pPr>
            <w:r>
              <w:rPr>
                <w:b/>
              </w:rPr>
              <w:t>Default</w:t>
            </w:r>
          </w:p>
        </w:tc>
        <w:tc>
          <w:tcPr>
            <w:tcW w:w="5850" w:type="dxa"/>
          </w:tcPr>
          <w:p w:rsidR="00313091" w:rsidRDefault="00313091" w:rsidP="00D05C80">
            <w:pPr>
              <w:jc w:val="center"/>
              <w:rPr>
                <w:b/>
              </w:rPr>
            </w:pPr>
            <w:r>
              <w:rPr>
                <w:b/>
              </w:rPr>
              <w:t>Result</w:t>
            </w:r>
          </w:p>
        </w:tc>
      </w:tr>
      <w:tr w:rsidR="00313091" w:rsidRPr="005B3879" w:rsidTr="00313091">
        <w:tc>
          <w:tcPr>
            <w:tcW w:w="1260" w:type="dxa"/>
          </w:tcPr>
          <w:p w:rsidR="00313091" w:rsidRPr="005B3879" w:rsidRDefault="00313091" w:rsidP="00D05C80">
            <w:pPr>
              <w:jc w:val="center"/>
            </w:pPr>
            <w:r w:rsidRPr="005B3879">
              <w:t>"</w:t>
            </w:r>
            <w:r>
              <w:t>ENCRYPT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 (empty)</w:t>
            </w:r>
          </w:p>
        </w:tc>
        <w:tc>
          <w:tcPr>
            <w:tcW w:w="5850" w:type="dxa"/>
          </w:tcPr>
          <w:p w:rsidR="00313091" w:rsidRPr="00313091" w:rsidRDefault="00313091" w:rsidP="003A37FE">
            <w:r>
              <w:t>Encrypts the source string using the password parameter. 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was</w:t>
            </w:r>
            <w:r>
              <w:t xml:space="preserve"> as the </w:t>
            </w:r>
            <w:r>
              <w:rPr>
                <w:b/>
              </w:rPr>
              <w:t>ENCRYPT</w:t>
            </w:r>
            <w:r>
              <w:t xml:space="preserve"> command.</w:t>
            </w:r>
          </w:p>
        </w:tc>
      </w:tr>
      <w:tr w:rsidR="00313091" w:rsidRPr="005B3879" w:rsidTr="00313091">
        <w:tc>
          <w:tcPr>
            <w:tcW w:w="1260" w:type="dxa"/>
          </w:tcPr>
          <w:p w:rsidR="00313091" w:rsidRPr="005B3879" w:rsidRDefault="00313091" w:rsidP="00D05C80">
            <w:pPr>
              <w:jc w:val="center"/>
            </w:pPr>
            <w:r w:rsidRPr="005B3879">
              <w:t>"</w:t>
            </w:r>
            <w:r>
              <w:t>DECRYPT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w:t>
            </w:r>
          </w:p>
        </w:tc>
        <w:tc>
          <w:tcPr>
            <w:tcW w:w="5850" w:type="dxa"/>
          </w:tcPr>
          <w:p w:rsidR="00313091" w:rsidRPr="005B3879" w:rsidRDefault="00313091" w:rsidP="00A138D2">
            <w:r>
              <w:t>Same as type "ENCRYPT".</w:t>
            </w:r>
          </w:p>
        </w:tc>
      </w:tr>
      <w:tr w:rsidR="00313091" w:rsidRPr="005B3879" w:rsidTr="00313091">
        <w:tc>
          <w:tcPr>
            <w:tcW w:w="1260" w:type="dxa"/>
          </w:tcPr>
          <w:p w:rsidR="00313091" w:rsidRPr="005B3879" w:rsidRDefault="00313091" w:rsidP="00313091">
            <w:pPr>
              <w:jc w:val="center"/>
            </w:pPr>
            <w:r>
              <w:t>"URL"</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313091" w:rsidP="00954422">
            <w:r>
              <w:t xml:space="preserve">Encodes the source string using the format required by HTML </w:t>
            </w:r>
            <w:hyperlink r:id="rId19"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313091">
        <w:tc>
          <w:tcPr>
            <w:tcW w:w="1260" w:type="dxa"/>
          </w:tcPr>
          <w:p w:rsidR="00313091" w:rsidRPr="005B3879" w:rsidRDefault="00313091" w:rsidP="00313091">
            <w:pPr>
              <w:jc w:val="center"/>
            </w:pPr>
            <w:r>
              <w:t>"BASE64"</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A039B7" w:rsidP="00954422">
            <w:r>
              <w:t xml:space="preserve">Encodes the source string into the Base64 representation of binary data. </w:t>
            </w:r>
            <w:r w:rsidR="00954422">
              <w:t>S</w:t>
            </w:r>
            <w:r w:rsidR="003C1B1C">
              <w:t xml:space="preserve">ee RFCs </w:t>
            </w:r>
            <w:hyperlink r:id="rId20" w:history="1">
              <w:r w:rsidR="003C1B1C" w:rsidRPr="003C1B1C">
                <w:rPr>
                  <w:rStyle w:val="Hyperlink"/>
                </w:rPr>
                <w:t>2045</w:t>
              </w:r>
            </w:hyperlink>
            <w:r w:rsidR="003C1B1C">
              <w:t xml:space="preserve"> and </w:t>
            </w:r>
            <w:hyperlink r:id="rId21"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t>If you supply the qualifier, whether password or charset, it IS case-sensitive.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954422">
        <w:t xml:space="preserve">For </w:t>
      </w:r>
      <w:r w:rsidR="004C23CF">
        <w:t>encryption,</w:t>
      </w:r>
      <w:r w:rsidR="00954422">
        <w:t xml:space="preserve"> the byte stream is always </w:t>
      </w:r>
      <w:r w:rsidR="00545781">
        <w:t xml:space="preserve">converted using </w:t>
      </w:r>
      <w:r w:rsidR="00954422">
        <w:t xml:space="preserve">UTF-8. </w:t>
      </w:r>
      <w:r>
        <w:t xml:space="preserve">Users of URL-encoded strings generally expect </w:t>
      </w:r>
      <w:r w:rsidR="00556426">
        <w:t>UTF-8</w:t>
      </w:r>
      <w:r w:rsidR="00954422">
        <w:t>, too,</w:t>
      </w:r>
      <w:r w:rsidR="00556426">
        <w:t xml:space="preserve"> so that is the default behavior if you omit the optional charset parameter, but you can specify a different character encoding.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This is the format returned by the </w:t>
      </w:r>
      <w:r>
        <w:rPr>
          <w:b/>
        </w:rPr>
        <w:t>Byte.read.buffer</w:t>
      </w:r>
      <w:r>
        <w:t xml:space="preserve"> command, for example.</w:t>
      </w:r>
      <w:r w:rsidR="002A130A">
        <w:t xml:space="preserve"> A buffer string is a special use of the BASIC! string</w:t>
      </w:r>
      <w:r w:rsidR="00714346">
        <w:t xml:space="preserve"> in which each 16-</w:t>
      </w:r>
      <w:r w:rsidR="002A130A">
        <w:t>b</w:t>
      </w:r>
      <w:r>
        <w:t>it</w:t>
      </w:r>
      <w:r w:rsidR="00714346">
        <w:t xml:space="preserve"> character consists of one byte of 0 and </w:t>
      </w:r>
      <w:r w:rsidR="002A130A">
        <w:t>one byte of data.</w:t>
      </w:r>
      <w:r>
        <w:t xml:space="preserve">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735" w:name="_Toc444179995"/>
      <w:r>
        <w:t>DE</w:t>
      </w:r>
      <w:r w:rsidR="004623ED">
        <w:t>CODE$(&lt;type_sexp&gt;, {&lt;</w:t>
      </w:r>
      <w:r w:rsidR="00C809B3">
        <w:t>qualifier_sexp</w:t>
      </w:r>
      <w:r w:rsidR="004623ED">
        <w:t>&gt;}</w:t>
      </w:r>
      <w:r>
        <w:t>, &lt;source_sexp&gt;)</w:t>
      </w:r>
      <w:bookmarkEnd w:id="735"/>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the string &lt;source_sexp&gt; that was encoded in one of several ways, as specified by the &lt;type_sexp&gt;. The &lt;qualifier_sexp&gt; usage depends on the type. </w:t>
      </w:r>
      <w:r w:rsidR="00280036">
        <w:t xml:space="preserve">The type and qualifier </w:t>
      </w:r>
      <w:r w:rsidR="00280036">
        <w:lastRenderedPageBreak/>
        <w:t>parameters 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2"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3" w:history="1">
              <w:r w:rsidRPr="003C1B1C">
                <w:rPr>
                  <w:rStyle w:val="Hyperlink"/>
                </w:rPr>
                <w:t>2045</w:t>
              </w:r>
            </w:hyperlink>
            <w:r>
              <w:t xml:space="preserve"> and </w:t>
            </w:r>
            <w:hyperlink r:id="rId24"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Pr="004C23CF" w:rsidRDefault="00F70D72" w:rsidP="00F70D72">
      <w:r>
        <w:t>If a Base64 string was encoded from binary data, the resulting BASIC! string will be a buffer string. When</w:t>
      </w:r>
      <w:r w:rsidR="00714346">
        <w:t xml:space="preserve"> a string is</w:t>
      </w:r>
      <w:r>
        <w:t xml:space="preserve"> used as a buffer, one byte of data is written into the lower 8 bits of each 16-bit character, and the upper 8 bits are 0. You can extract the binary data from the string, one byte at a time, using the </w:t>
      </w:r>
      <w:r w:rsidRPr="00F70D72">
        <w:rPr>
          <w:b/>
        </w:rPr>
        <w:t>ASCII()</w:t>
      </w:r>
      <w:r>
        <w:t xml:space="preserve"> or </w:t>
      </w:r>
      <w:r w:rsidRPr="00F70D72">
        <w:rPr>
          <w:b/>
        </w:rPr>
        <w:t>UCODE()</w:t>
      </w:r>
      <w:r>
        <w:t xml:space="preserve"> functions.</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736" w:name="_Toc444179996"/>
      <w:r>
        <w:t>ENCODE$(&lt;charset_sexp&gt;, &lt;source_sexp&gt;)</w:t>
      </w:r>
      <w:bookmarkEnd w:id="736"/>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737" w:name="_Toc444179997"/>
      <w:r>
        <w:lastRenderedPageBreak/>
        <w:t>DECODE$(&lt;charset_sexp&gt;, &lt;buffer_sexp&gt;)</w:t>
      </w:r>
      <w:bookmarkEnd w:id="737"/>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738" w:name="_Toc444179998"/>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738"/>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739" w:name="_Toc444179999"/>
      <w:r w:rsidRPr="00D1460F">
        <w:rPr>
          <w:rFonts w:eastAsia="Times New Roman"/>
        </w:rPr>
        <w:t>LOWER$(</w:t>
      </w:r>
      <w:r w:rsidRPr="00D1460F">
        <w:t>&lt;sexp&gt;</w:t>
      </w:r>
      <w:r w:rsidR="00EF672D" w:rsidRPr="00D1460F">
        <w:rPr>
          <w:rFonts w:eastAsia="Times New Roman"/>
        </w:rPr>
        <w:t>)</w:t>
      </w:r>
      <w:bookmarkEnd w:id="739"/>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740" w:name="_Toc444180000"/>
      <w:r w:rsidRPr="00D1460F">
        <w:rPr>
          <w:rFonts w:eastAsia="Times New Roman"/>
        </w:rPr>
        <w:t>UPPER$(</w:t>
      </w:r>
      <w:r w:rsidR="00CA49F0" w:rsidRPr="00D1460F">
        <w:t>&lt;sexp&gt;</w:t>
      </w:r>
      <w:r w:rsidR="00AF288A">
        <w:rPr>
          <w:rFonts w:eastAsia="Times New Roman"/>
        </w:rPr>
        <w:t>)</w:t>
      </w:r>
      <w:bookmarkEnd w:id="740"/>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741" w:name="_Toc444180001"/>
      <w:r>
        <w:rPr>
          <w:rFonts w:eastAsia="Times New Roman"/>
        </w:rPr>
        <w:t>VERSION$()</w:t>
      </w:r>
      <w:bookmarkEnd w:id="741"/>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742" w:name="_Toc444180002"/>
      <w:r>
        <w:rPr>
          <w:rFonts w:eastAsia="Times New Roman"/>
        </w:rPr>
        <w:t>INT$(&lt;nexp&gt;)</w:t>
      </w:r>
      <w:bookmarkEnd w:id="742"/>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743" w:name="_Toc444180003"/>
      <w:r>
        <w:rPr>
          <w:rFonts w:eastAsia="Times New Roman"/>
        </w:rPr>
        <w:t>HEX$(&lt;nexp&gt;)</w:t>
      </w:r>
      <w:bookmarkEnd w:id="743"/>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744" w:name="_Toc444180004"/>
      <w:r>
        <w:lastRenderedPageBreak/>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744"/>
    </w:p>
    <w:p w:rsidR="007D0BE8" w:rsidRDefault="007D0BE8" w:rsidP="007D0BE8">
      <w:r>
        <w:t>Returns a string representing the octal representation of the numeric expression.</w:t>
      </w:r>
    </w:p>
    <w:p w:rsidR="007D0BE8" w:rsidRDefault="007D0BE8" w:rsidP="00EB1F62">
      <w:pPr>
        <w:pStyle w:val="Heading2"/>
      </w:pPr>
      <w:bookmarkStart w:id="745" w:name="_Toc444180005"/>
      <w:r>
        <w:t>BIN$(&lt;nexp&gt;)</w:t>
      </w:r>
      <w:bookmarkEnd w:id="745"/>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746" w:name="_Toc444180006"/>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746"/>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5"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747" w:name="_Toc444180007"/>
      <w:r>
        <w:t>Locale</w:t>
      </w:r>
      <w:r w:rsidR="004544DB">
        <w:t xml:space="preserve"> expression</w:t>
      </w:r>
      <w:bookmarkEnd w:id="747"/>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lastRenderedPageBreak/>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748" w:name="_Toc444180008"/>
      <w:r>
        <w:t>Format expression</w:t>
      </w:r>
      <w:bookmarkEnd w:id="748"/>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lastRenderedPageBreak/>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lastRenderedPageBreak/>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lastRenderedPageBreak/>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749" w:name="_Toc444180009"/>
      <w:r>
        <w:t>Integer values</w:t>
      </w:r>
      <w:bookmarkEnd w:id="749"/>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750" w:name="_Toc444180010"/>
      <w:r>
        <w:t>FORMAT_USING$(&lt;locale_sexp&gt;, &lt;format_sexp&gt;</w:t>
      </w:r>
      <w:r w:rsidR="00B23E47">
        <w:t xml:space="preserve"> { </w:t>
      </w:r>
      <w:r>
        <w:t>, &lt;exp&gt;</w:t>
      </w:r>
      <w:r w:rsidR="00B23E47">
        <w:t>}</w:t>
      </w:r>
      <w:r w:rsidR="00C66F8A">
        <w:t>...</w:t>
      </w:r>
      <w:r>
        <w:t>)</w:t>
      </w:r>
      <w:bookmarkEnd w:id="750"/>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751" w:name="_Toc44418001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751"/>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lastRenderedPageBreak/>
              <w:t>(after decimal point)</w:t>
            </w:r>
          </w:p>
        </w:tc>
        <w:tc>
          <w:tcPr>
            <w:tcW w:w="7668" w:type="dxa"/>
          </w:tcPr>
          <w:p w:rsidR="00B07586" w:rsidRDefault="0044453F" w:rsidP="0044453F">
            <w:r w:rsidRPr="00D1460F">
              <w:lastRenderedPageBreak/>
              <w:t xml:space="preserve">Each "#" </w:t>
            </w:r>
            <w:r>
              <w:t>is</w:t>
            </w:r>
            <w:r w:rsidRPr="00D1460F">
              <w:t xml:space="preserve"> replaced by a digit from the number. If there are more "#" characters </w:t>
            </w:r>
            <w:r w:rsidRPr="00D1460F">
              <w:lastRenderedPageBreak/>
              <w:t>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lastRenderedPageBreak/>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752" w:name="_Toc444180012"/>
      <w:r>
        <w:t>Notes</w:t>
      </w:r>
      <w:bookmarkEnd w:id="752"/>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753" w:name="_Toc444180013"/>
      <w:r>
        <w:t>Examples</w:t>
      </w:r>
      <w:bookmarkEnd w:id="753"/>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754" w:name="_Toc444180014"/>
      <w:r>
        <w:lastRenderedPageBreak/>
        <w:t>User</w:t>
      </w:r>
      <w:r w:rsidR="00E34BE5">
        <w:t>-</w:t>
      </w:r>
      <w:r>
        <w:t>Defined Functions</w:t>
      </w:r>
      <w:bookmarkEnd w:id="754"/>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F11A10" w:rsidRDefault="00F11A10" w:rsidP="002418A0">
      <w:pPr>
        <w:rPr>
          <w:ins w:id="755" w:author="Sammartano, Marc (BIC USA)" w:date="2016-02-25T16:12:00Z"/>
        </w:rPr>
      </w:pPr>
      <w:ins w:id="756" w:author="Sammartano, Marc (BIC USA)" w:date="2016-02-25T16:12:00Z">
        <w:r>
          <w:t xml:space="preserve">You may define a function with the same name as a built-in function. </w:t>
        </w:r>
      </w:ins>
      <w:ins w:id="757" w:author="Sammartano, Marc (BIC USA)" w:date="2016-02-25T16:13:00Z">
        <w:r>
          <w:t>The User-Defined</w:t>
        </w:r>
      </w:ins>
      <w:ins w:id="758" w:author="Sammartano, Marc (BIC USA)" w:date="2016-02-25T16:12:00Z">
        <w:r>
          <w:t xml:space="preserve"> </w:t>
        </w:r>
      </w:ins>
      <w:ins w:id="759" w:author="Sammartano, Marc (BIC USA)" w:date="2016-02-25T16:13:00Z">
        <w:r>
          <w:t>F</w:t>
        </w:r>
      </w:ins>
      <w:ins w:id="760" w:author="Sammartano, Marc (BIC USA)" w:date="2016-02-25T16:12:00Z">
        <w:r>
          <w:t>unction always overrides the built-in function, and the built-in function is not accessible.</w:t>
        </w:r>
      </w:ins>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761" w:name="_Toc444180015"/>
      <w:r>
        <w:t>Variable Scope</w:t>
      </w:r>
      <w:bookmarkEnd w:id="761"/>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762" w:name="_Toc444180016"/>
      <w:r>
        <w:t>Data Structures in User-Defined Functions</w:t>
      </w:r>
      <w:bookmarkEnd w:id="762"/>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763" w:name="_Toc444180017"/>
      <w:r>
        <w:lastRenderedPageBreak/>
        <w:t>Commands</w:t>
      </w:r>
      <w:bookmarkEnd w:id="763"/>
    </w:p>
    <w:p w:rsidR="002418A0" w:rsidRDefault="002418A0" w:rsidP="005F4916">
      <w:pPr>
        <w:pStyle w:val="Heading3"/>
      </w:pPr>
      <w:bookmarkStart w:id="764" w:name="_Toc444180018"/>
      <w:r>
        <w:t>Fn.def name|name$( {nvar}|{svar}|Array[]|Array$[]</w:t>
      </w:r>
      <w:r w:rsidR="002341F5">
        <w:t xml:space="preserve">, </w:t>
      </w:r>
      <w:r w:rsidR="001F060B">
        <w:t>...</w:t>
      </w:r>
      <w:r w:rsidR="002341F5">
        <w:t xml:space="preserve"> {nvar}|{svar}|Array[]|Array$[])</w:t>
      </w:r>
      <w:bookmarkEnd w:id="764"/>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B4B07" w:rsidRDefault="00A80749" w:rsidP="002341F5">
      <w:pPr>
        <w:rPr>
          <w:ins w:id="765" w:author="Sammartano, Marc (BIC USA)" w:date="2016-02-25T16:30:00Z"/>
        </w:rPr>
      </w:pPr>
      <w:r>
        <w:t>Begins the definition of a function. This command names the function and lists the parameters, if any.</w:t>
      </w:r>
    </w:p>
    <w:p w:rsidR="00AB4B07" w:rsidRDefault="00AB4B07" w:rsidP="002341F5">
      <w:pPr>
        <w:rPr>
          <w:ins w:id="766" w:author="Sammartano, Marc (BIC USA)" w:date="2016-02-25T16:28:00Z"/>
        </w:rPr>
      </w:pPr>
      <w:ins w:id="767" w:author="Sammartano, Marc (BIC USA)" w:date="2016-02-25T16:29:00Z">
        <w:r>
          <w:t>If the function name ends with the $ character then the function will return a string</w:t>
        </w:r>
      </w:ins>
      <w:ins w:id="768" w:author="Sammartano, Marc (BIC USA)" w:date="2016-02-25T16:31:00Z">
        <w:r>
          <w:t>,</w:t>
        </w:r>
      </w:ins>
      <w:ins w:id="769" w:author="Sammartano, Marc (BIC USA)" w:date="2016-02-25T16:29:00Z">
        <w:r>
          <w:t xml:space="preserve"> otherwise it will return a number.</w:t>
        </w:r>
      </w:ins>
      <w:ins w:id="770" w:author="Sammartano, Marc (BIC USA)" w:date="2016-02-25T16:30:00Z">
        <w:r>
          <w:t xml:space="preserve"> </w:t>
        </w:r>
        <w:r w:rsidRPr="002341F5">
          <w:t>The parameter list can contain as</w:t>
        </w:r>
        <w:r>
          <w:t xml:space="preserve"> many parameters as needed, or none at all. The parameters may </w:t>
        </w:r>
        <w:r w:rsidRPr="002341F5">
          <w:t>be numeric or st</w:t>
        </w:r>
        <w:r>
          <w:t>r</w:t>
        </w:r>
        <w:r w:rsidRPr="002341F5">
          <w:t>ing, scalar or array.</w:t>
        </w:r>
      </w:ins>
    </w:p>
    <w:p w:rsidR="00A80749" w:rsidRDefault="00A80749" w:rsidP="002341F5">
      <w:del w:id="771" w:author="Sammartano, Marc (BIC USA)" w:date="2016-02-25T16:28:00Z">
        <w:r w:rsidDel="00AB4B07">
          <w:delText xml:space="preserve"> </w:delText>
        </w:r>
      </w:del>
      <w:r>
        <w:t xml:space="preserve">Your program must execute </w:t>
      </w:r>
      <w:r w:rsidRPr="00A80749">
        <w:rPr>
          <w:b/>
        </w:rPr>
        <w:t>Fn.def</w:t>
      </w:r>
      <w:r>
        <w:t xml:space="preserve"> before it tries to call the named function. Your program must not </w:t>
      </w:r>
      <w:ins w:id="772" w:author="Sammartano, Marc (BIC USA)" w:date="2016-02-25T16:15:00Z">
        <w:r w:rsidR="0076653F">
          <w:t xml:space="preserve">attempt to </w:t>
        </w:r>
      </w:ins>
      <w:del w:id="773" w:author="Sammartano, Marc (BIC USA)" w:date="2016-02-25T16:18:00Z">
        <w:r w:rsidDel="0076653F">
          <w:delText>execu</w:delText>
        </w:r>
      </w:del>
      <w:ins w:id="774" w:author="Sammartano, Marc (BIC USA)" w:date="2016-02-25T16:18:00Z">
        <w:r w:rsidR="0076653F">
          <w:t>crea</w:t>
        </w:r>
      </w:ins>
      <w:r>
        <w:t xml:space="preserve">te more than one </w:t>
      </w:r>
      <w:del w:id="775" w:author="Sammartano, Marc (BIC USA)" w:date="2016-02-25T16:18:00Z">
        <w:r w:rsidRPr="00A80749" w:rsidDel="0076653F">
          <w:rPr>
            <w:b/>
          </w:rPr>
          <w:delText>Fn.def</w:delText>
        </w:r>
        <w:r w:rsidDel="0076653F">
          <w:delText xml:space="preserve"> for</w:delText>
        </w:r>
      </w:del>
      <w:ins w:id="776" w:author="Sammartano, Marc (BIC USA)" w:date="2016-02-25T16:18:00Z">
        <w:r w:rsidR="0076653F">
          <w:t>function with</w:t>
        </w:r>
      </w:ins>
      <w:r>
        <w:t xml:space="preserve"> the same </w:t>
      </w:r>
      <w:del w:id="777" w:author="Sammartano, Marc (BIC USA)" w:date="2016-02-25T16:18:00Z">
        <w:r w:rsidDel="0076653F">
          <w:delText xml:space="preserve">function </w:delText>
        </w:r>
      </w:del>
      <w:r>
        <w:t xml:space="preserve">name, or the same </w:t>
      </w:r>
      <w:del w:id="778" w:author="Sammartano, Marc (BIC USA)" w:date="2016-02-25T16:18:00Z">
        <w:r w:rsidRPr="00A80749" w:rsidDel="0076653F">
          <w:rPr>
            <w:b/>
          </w:rPr>
          <w:delText>Fn.def</w:delText>
        </w:r>
      </w:del>
      <w:ins w:id="779" w:author="Sammartano, Marc (BIC USA)" w:date="2016-02-25T16:18:00Z">
        <w:r w:rsidR="0076653F" w:rsidRPr="0076653F">
          <w:t>function</w:t>
        </w:r>
      </w:ins>
      <w:r>
        <w:t xml:space="preserve"> more than once.</w:t>
      </w:r>
      <w:ins w:id="780" w:author="Sammartano, Marc (BIC USA)" w:date="2016-02-25T16:19:00Z">
        <w:r w:rsidR="0076653F">
          <w:t xml:space="preserve"> However, you may override a built-in function by defining your own function with the same name.</w:t>
        </w:r>
      </w:ins>
    </w:p>
    <w:p w:rsidR="002341F5" w:rsidDel="00AB4B07" w:rsidRDefault="002341F5" w:rsidP="002341F5">
      <w:pPr>
        <w:rPr>
          <w:del w:id="781" w:author="Sammartano, Marc (BIC USA)" w:date="2016-02-25T16:30:00Z"/>
        </w:rPr>
      </w:pPr>
      <w:del w:id="782" w:author="Sammartano, Marc (BIC USA)" w:date="2016-02-25T16:30:00Z">
        <w:r w:rsidDel="00AB4B07">
          <w:delText>If the function name ends with the $ character then the function will return a string otherwise it will return a number.</w:delText>
        </w:r>
      </w:del>
    </w:p>
    <w:p w:rsidR="002341F5" w:rsidRPr="002341F5" w:rsidDel="006D7008" w:rsidRDefault="002341F5" w:rsidP="002341F5">
      <w:pPr>
        <w:rPr>
          <w:del w:id="783" w:author="Sammartano, Marc (BIC USA)" w:date="2016-01-12T13:37:00Z"/>
        </w:rPr>
      </w:pPr>
      <w:del w:id="784" w:author="Sammartano, Marc (BIC USA)" w:date="2016-02-25T16:30:00Z">
        <w:r w:rsidRPr="002341F5" w:rsidDel="00AB4B07">
          <w:delText>The parameter list can contain as</w:delText>
        </w:r>
        <w:r w:rsidDel="00AB4B07">
          <w:delText xml:space="preserve"> many parameters as needed</w:delText>
        </w:r>
        <w:r w:rsidR="005A67BD" w:rsidDel="00AB4B07">
          <w:delText>, or none at all</w:delText>
        </w:r>
        <w:r w:rsidDel="00AB4B07">
          <w:delText xml:space="preserve">. The parameters may </w:delText>
        </w:r>
        <w:r w:rsidRPr="002341F5" w:rsidDel="00AB4B07">
          <w:delText>be numeric or st</w:delText>
        </w:r>
        <w:r w:rsidDel="00AB4B07">
          <w:delText>r</w:delText>
        </w:r>
        <w:r w:rsidRPr="002341F5" w:rsidDel="00AB4B07">
          <w:delText xml:space="preserve">ing, </w:delText>
        </w:r>
        <w:r w:rsidR="00A62136" w:rsidRPr="002341F5" w:rsidDel="00AB4B07">
          <w:delText>scalar</w:delText>
        </w:r>
        <w:r w:rsidRPr="002341F5" w:rsidDel="00AB4B07">
          <w:delText xml:space="preserve"> or array.</w:delText>
        </w:r>
      </w:del>
    </w:p>
    <w:p w:rsidR="002341F5" w:rsidRDefault="002341F5" w:rsidP="002341F5">
      <w:r>
        <w:t>The following are all valid:</w:t>
      </w:r>
    </w:p>
    <w:p w:rsidR="002341F5" w:rsidRPr="004D67FF" w:rsidDel="0076653F" w:rsidRDefault="002341F5" w:rsidP="007B2223">
      <w:pPr>
        <w:pStyle w:val="Codeexample"/>
        <w:rPr>
          <w:del w:id="785" w:author="Sammartano, Marc (BIC USA)" w:date="2016-02-25T16:20:00Z"/>
          <w:rFonts w:ascii="Letter Gothic" w:hAnsi="Letter Gothic"/>
          <w:b w:val="0"/>
        </w:rPr>
      </w:pPr>
      <w:del w:id="786" w:author="Sammartano, Marc (BIC USA)" w:date="2016-01-12T13:37:00Z">
        <w:r w:rsidRPr="004D67FF" w:rsidDel="006D7008">
          <w:rPr>
            <w:rFonts w:ascii="Letter Gothic" w:hAnsi="Letter Gothic"/>
            <w:b w:val="0"/>
          </w:rPr>
          <w:delText>fn</w:delText>
        </w:r>
      </w:del>
      <w:del w:id="787" w:author="Sammartano, Marc (BIC USA)" w:date="2016-02-25T16:20:00Z">
        <w:r w:rsidRPr="004D67FF" w:rsidDel="0076653F">
          <w:rPr>
            <w:rFonts w:ascii="Letter Gothic" w:hAnsi="Letter Gothic"/>
            <w:b w:val="0"/>
          </w:rPr>
          <w:delText>.</w:delText>
        </w:r>
      </w:del>
      <w:del w:id="788" w:author="Sammartano, Marc (BIC USA)" w:date="2016-01-12T13:37:00Z">
        <w:r w:rsidRPr="004D67FF" w:rsidDel="006D7008">
          <w:rPr>
            <w:rFonts w:ascii="Letter Gothic" w:hAnsi="Letter Gothic"/>
            <w:b w:val="0"/>
          </w:rPr>
          <w:delText>def</w:delText>
        </w:r>
      </w:del>
      <w:del w:id="789" w:author="Sammartano, Marc (BIC USA)" w:date="2016-02-25T16:20:00Z">
        <w:r w:rsidRPr="004D67FF" w:rsidDel="0076653F">
          <w:rPr>
            <w:rFonts w:ascii="Letter Gothic" w:hAnsi="Letter Gothic"/>
            <w:b w:val="0"/>
          </w:rPr>
          <w:delText xml:space="preserve"> pi()</w:delText>
        </w:r>
      </w:del>
    </w:p>
    <w:p w:rsidR="002341F5" w:rsidRPr="004D67FF" w:rsidRDefault="002341F5" w:rsidP="007B2223">
      <w:pPr>
        <w:pStyle w:val="Codeexample"/>
        <w:rPr>
          <w:rFonts w:ascii="Letter Gothic" w:hAnsi="Letter Gothic"/>
          <w:b w:val="0"/>
        </w:rPr>
      </w:pPr>
      <w:del w:id="790" w:author="Sammartano, Marc (BIC USA)" w:date="2016-01-12T13:37:00Z">
        <w:r w:rsidRPr="004D67FF" w:rsidDel="006D7008">
          <w:rPr>
            <w:rFonts w:ascii="Letter Gothic" w:hAnsi="Letter Gothic"/>
            <w:b w:val="0"/>
          </w:rPr>
          <w:delText>fn</w:delText>
        </w:r>
      </w:del>
      <w:ins w:id="791" w:author="Sammartano, Marc (BIC USA)" w:date="2016-01-12T13:37:00Z">
        <w:r w:rsidR="006D7008">
          <w:rPr>
            <w:rFonts w:ascii="Letter Gothic" w:hAnsi="Letter Gothic"/>
            <w:b w:val="0"/>
          </w:rPr>
          <w:t>FN</w:t>
        </w:r>
      </w:ins>
      <w:r w:rsidRPr="004D67FF">
        <w:rPr>
          <w:rFonts w:ascii="Letter Gothic" w:hAnsi="Letter Gothic"/>
          <w:b w:val="0"/>
        </w:rPr>
        <w:t>.</w:t>
      </w:r>
      <w:ins w:id="792" w:author="Sammartano, Marc (BIC USA)" w:date="2016-01-12T13:38:00Z">
        <w:r w:rsidR="006D7008">
          <w:rPr>
            <w:rFonts w:ascii="Letter Gothic" w:hAnsi="Letter Gothic"/>
            <w:b w:val="0"/>
          </w:rPr>
          <w:t>DEF</w:t>
        </w:r>
      </w:ins>
      <w:del w:id="793" w:author="Sammartano, Marc (BIC USA)" w:date="2016-01-12T13:37:00Z">
        <w:r w:rsidRPr="004D67FF" w:rsidDel="006D7008">
          <w:rPr>
            <w:rFonts w:ascii="Letter Gothic" w:hAnsi="Letter Gothic"/>
            <w:b w:val="0"/>
          </w:rPr>
          <w:delText>def</w:delText>
        </w:r>
      </w:del>
      <w:r w:rsidRPr="004D67FF">
        <w:rPr>
          <w:rFonts w:ascii="Letter Gothic" w:hAnsi="Letter Gothic"/>
          <w:b w:val="0"/>
        </w:rPr>
        <w:t xml:space="preserve"> cut$(a$, left, right)</w:t>
      </w:r>
    </w:p>
    <w:p w:rsidR="002341F5" w:rsidRPr="004D67FF" w:rsidRDefault="002341F5" w:rsidP="007B2223">
      <w:pPr>
        <w:pStyle w:val="Codeexample"/>
        <w:rPr>
          <w:rFonts w:ascii="Letter Gothic" w:hAnsi="Letter Gothic"/>
          <w:b w:val="0"/>
        </w:rPr>
      </w:pPr>
      <w:del w:id="794" w:author="Sammartano, Marc (BIC USA)" w:date="2016-01-12T13:37:00Z">
        <w:r w:rsidRPr="004D67FF" w:rsidDel="006D7008">
          <w:rPr>
            <w:rFonts w:ascii="Letter Gothic" w:hAnsi="Letter Gothic"/>
            <w:b w:val="0"/>
          </w:rPr>
          <w:delText>fn</w:delText>
        </w:r>
      </w:del>
      <w:ins w:id="795" w:author="Sammartano, Marc (BIC USA)" w:date="2016-01-12T13:38:00Z">
        <w:r w:rsidR="006D7008">
          <w:rPr>
            <w:rFonts w:ascii="Letter Gothic" w:hAnsi="Letter Gothic"/>
            <w:b w:val="0"/>
          </w:rPr>
          <w:t>FN</w:t>
        </w:r>
      </w:ins>
      <w:r w:rsidRPr="004D67FF">
        <w:rPr>
          <w:rFonts w:ascii="Letter Gothic" w:hAnsi="Letter Gothic"/>
          <w:b w:val="0"/>
        </w:rPr>
        <w:t>.</w:t>
      </w:r>
      <w:ins w:id="796" w:author="Sammartano, Marc (BIC USA)" w:date="2016-01-12T13:38:00Z">
        <w:r w:rsidR="006D7008">
          <w:rPr>
            <w:rFonts w:ascii="Letter Gothic" w:hAnsi="Letter Gothic"/>
            <w:b w:val="0"/>
          </w:rPr>
          <w:t>DEF</w:t>
        </w:r>
      </w:ins>
      <w:del w:id="797" w:author="Sammartano, Marc (BIC USA)" w:date="2016-01-12T13:37:00Z">
        <w:r w:rsidRPr="004D67FF" w:rsidDel="006D7008">
          <w:rPr>
            <w:rFonts w:ascii="Letter Gothic" w:hAnsi="Letter Gothic"/>
            <w:b w:val="0"/>
          </w:rPr>
          <w:delText>def</w:delText>
        </w:r>
      </w:del>
      <w:r w:rsidRPr="004D67FF">
        <w:rPr>
          <w:rFonts w:ascii="Letter Gothic" w:hAnsi="Letter Gothic"/>
          <w:b w:val="0"/>
        </w:rPr>
        <w:t xml:space="preserve"> sum(a, b, </w:t>
      </w:r>
      <w:del w:id="798" w:author="Sammartano, Marc (BIC USA)" w:date="2016-02-25T16:32:00Z">
        <w:r w:rsidRPr="004D67FF" w:rsidDel="00AB4B07">
          <w:rPr>
            <w:rFonts w:ascii="Letter Gothic" w:hAnsi="Letter Gothic"/>
            <w:b w:val="0"/>
          </w:rPr>
          <w:delText>b</w:delText>
        </w:r>
      </w:del>
      <w:ins w:id="799" w:author="Sammartano, Marc (BIC USA)" w:date="2016-02-25T16:32:00Z">
        <w:r w:rsidR="00AB4B07">
          <w:rPr>
            <w:rFonts w:ascii="Letter Gothic" w:hAnsi="Letter Gothic"/>
            <w:b w:val="0"/>
          </w:rPr>
          <w:t>c</w:t>
        </w:r>
      </w:ins>
      <w:r w:rsidRPr="004D67FF">
        <w:rPr>
          <w:rFonts w:ascii="Letter Gothic" w:hAnsi="Letter Gothic"/>
          <w:b w:val="0"/>
        </w:rPr>
        <w:t>, d, e, f, g, h, i, j)</w:t>
      </w:r>
    </w:p>
    <w:p w:rsidR="0076653F" w:rsidRDefault="002341F5" w:rsidP="007B2223">
      <w:pPr>
        <w:pStyle w:val="Codeexample"/>
        <w:rPr>
          <w:ins w:id="800" w:author="Sammartano, Marc (BIC USA)" w:date="2016-02-25T16:22:00Z"/>
          <w:rFonts w:ascii="Letter Gothic" w:hAnsi="Letter Gothic"/>
          <w:b w:val="0"/>
        </w:rPr>
      </w:pPr>
      <w:del w:id="801" w:author="Sammartano, Marc (BIC USA)" w:date="2016-01-12T13:37:00Z">
        <w:r w:rsidRPr="004D67FF" w:rsidDel="006D7008">
          <w:rPr>
            <w:rFonts w:ascii="Letter Gothic" w:hAnsi="Letter Gothic"/>
            <w:b w:val="0"/>
          </w:rPr>
          <w:delText>fn</w:delText>
        </w:r>
      </w:del>
      <w:ins w:id="802" w:author="Sammartano, Marc (BIC USA)" w:date="2016-01-12T13:38:00Z">
        <w:r w:rsidR="006D7008">
          <w:rPr>
            <w:rFonts w:ascii="Letter Gothic" w:hAnsi="Letter Gothic"/>
            <w:b w:val="0"/>
          </w:rPr>
          <w:t>FN</w:t>
        </w:r>
      </w:ins>
      <w:r w:rsidRPr="004D67FF">
        <w:rPr>
          <w:rFonts w:ascii="Letter Gothic" w:hAnsi="Letter Gothic"/>
          <w:b w:val="0"/>
        </w:rPr>
        <w:t>.</w:t>
      </w:r>
      <w:ins w:id="803" w:author="Sammartano, Marc (BIC USA)" w:date="2016-01-12T13:38:00Z">
        <w:r w:rsidR="006D7008">
          <w:rPr>
            <w:rFonts w:ascii="Letter Gothic" w:hAnsi="Letter Gothic"/>
            <w:b w:val="0"/>
          </w:rPr>
          <w:t>DEF</w:t>
        </w:r>
      </w:ins>
      <w:del w:id="804" w:author="Sammartano, Marc (BIC USA)" w:date="2016-01-12T13:37:00Z">
        <w:r w:rsidRPr="004D67FF" w:rsidDel="006D7008">
          <w:rPr>
            <w:rFonts w:ascii="Letter Gothic" w:hAnsi="Letter Gothic"/>
            <w:b w:val="0"/>
          </w:rPr>
          <w:delText>def</w:delText>
        </w:r>
      </w:del>
      <w:r w:rsidRPr="004D67FF">
        <w:rPr>
          <w:rFonts w:ascii="Letter Gothic" w:hAnsi="Letter Gothic"/>
          <w:b w:val="0"/>
        </w:rPr>
        <w:t xml:space="preserve"> sort(v$[], direction)</w:t>
      </w:r>
    </w:p>
    <w:p w:rsidR="002341F5" w:rsidRPr="004D67FF" w:rsidRDefault="0076653F" w:rsidP="007B2223">
      <w:pPr>
        <w:pStyle w:val="Codeexample"/>
        <w:rPr>
          <w:b w:val="0"/>
        </w:rPr>
      </w:pPr>
      <w:ins w:id="805" w:author="Sammartano, Marc (BIC USA)" w:date="2016-02-25T16:22:00Z">
        <w:r>
          <w:rPr>
            <w:rFonts w:ascii="Letter Gothic" w:hAnsi="Letter Gothic"/>
            <w:b w:val="0"/>
          </w:rPr>
          <w:t>FN.DEF pi()</w:t>
        </w:r>
        <w:r>
          <w:rPr>
            <w:rFonts w:ascii="Letter Gothic" w:hAnsi="Letter Gothic"/>
            <w:b w:val="0"/>
          </w:rPr>
          <w:tab/>
        </w:r>
        <w:r>
          <w:rPr>
            <w:rFonts w:ascii="Letter Gothic" w:hAnsi="Letter Gothic"/>
            <w:b w:val="0"/>
          </w:rPr>
          <w:tab/>
        </w:r>
        <w:r>
          <w:rPr>
            <w:rFonts w:ascii="Letter Gothic" w:hAnsi="Letter Gothic"/>
            <w:b w:val="0"/>
          </w:rPr>
          <w:tab/>
          <w:t xml:space="preserve">% overrides built-in, you can make </w:t>
        </w:r>
      </w:ins>
      <w:ins w:id="806" w:author="Sammartano, Marc (BIC USA)" w:date="2016-02-25T16:25:00Z">
        <w:r w:rsidRPr="00AB4B07">
          <w:rPr>
            <w:rFonts w:asciiTheme="minorHAnsi" w:hAnsiTheme="minorHAnsi"/>
            <w:b w:val="0"/>
          </w:rPr>
          <w:t>π</w:t>
        </w:r>
        <w:r w:rsidR="00AB4B07">
          <w:rPr>
            <w:rFonts w:ascii="Letter Gothic" w:hAnsi="Letter Gothic"/>
            <w:b w:val="0"/>
          </w:rPr>
          <w:t xml:space="preserve"> = 3!</w:t>
        </w:r>
      </w:ins>
    </w:p>
    <w:p w:rsidR="006D7008" w:rsidRDefault="006D7008" w:rsidP="002341F5">
      <w:pPr>
        <w:rPr>
          <w:ins w:id="807" w:author="Sammartano, Marc (BIC USA)" w:date="2016-01-12T13:33:00Z"/>
        </w:rPr>
      </w:pPr>
      <w:ins w:id="808" w:author="Sammartano, Marc (BIC USA)" w:date="2016-01-12T13:33:00Z">
        <w:r>
          <w:t>Parameters create variables visible</w:t>
        </w:r>
      </w:ins>
      <w:ins w:id="809" w:author="Sammartano, Marc (BIC USA)" w:date="2016-01-12T13:36:00Z">
        <w:r>
          <w:t xml:space="preserve"> only</w:t>
        </w:r>
      </w:ins>
      <w:ins w:id="810" w:author="Sammartano, Marc (BIC USA)" w:date="2016-01-12T13:33:00Z">
        <w:r>
          <w:t xml:space="preserve"> inside the function. They can be used like other variables </w:t>
        </w:r>
      </w:ins>
      <w:ins w:id="811" w:author="Sammartano, Marc (BIC USA)" w:date="2016-01-12T13:35:00Z">
        <w:r>
          <w:t xml:space="preserve">created inside the function </w:t>
        </w:r>
      </w:ins>
      <w:ins w:id="812" w:author="Sammartano, Marc (BIC USA)" w:date="2016-01-12T13:33:00Z">
        <w:r>
          <w:t>(see Variable Scope, above).</w:t>
        </w:r>
      </w:ins>
    </w:p>
    <w:p w:rsidR="00D3543D" w:rsidRDefault="00D3543D" w:rsidP="002341F5">
      <w:r>
        <w:t>There are two type</w:t>
      </w:r>
      <w:r w:rsidR="005A67BD">
        <w:t>s</w:t>
      </w:r>
      <w:r>
        <w:t xml:space="preserve"> of parameters: call by reference and call by value. Call by value means that the calling variable value (or expression) </w:t>
      </w:r>
      <w:del w:id="813" w:author="Sammartano, Marc (BIC USA)" w:date="2016-01-12T13:39:00Z">
        <w:r w:rsidDel="006D7008">
          <w:delText>will be</w:delText>
        </w:r>
      </w:del>
      <w:ins w:id="814" w:author="Sammartano, Marc (BIC USA)" w:date="2016-01-12T13:39:00Z">
        <w:r w:rsidR="006D7008">
          <w:t>is</w:t>
        </w:r>
      </w:ins>
      <w:r>
        <w:t xml:space="preserve"> copied into the called variable. Changes made to the called variable within the function </w:t>
      </w:r>
      <w:del w:id="815" w:author="Sammartano, Marc (BIC USA)" w:date="2016-01-12T13:39:00Z">
        <w:r w:rsidDel="006D7008">
          <w:delText>will</w:delText>
        </w:r>
      </w:del>
      <w:ins w:id="816" w:author="Sammartano, Marc (BIC USA)" w:date="2016-01-12T13:39:00Z">
        <w:r w:rsidR="006D7008">
          <w:t>do</w:t>
        </w:r>
      </w:ins>
      <w:r>
        <w:t xml:space="preserve"> not affect the value of the calling variable. Call by reference means that the calling variable value </w:t>
      </w:r>
      <w:del w:id="817" w:author="Sammartano, Marc (BIC USA)" w:date="2016-01-12T13:39:00Z">
        <w:r w:rsidDel="006D7008">
          <w:delText>will be</w:delText>
        </w:r>
      </w:del>
      <w:ins w:id="818" w:author="Sammartano, Marc (BIC USA)" w:date="2016-01-12T13:39:00Z">
        <w:r w:rsidR="006D7008">
          <w:t>is</w:t>
        </w:r>
      </w:ins>
      <w:r>
        <w:t xml:space="preserv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t>
      </w:r>
      <w:del w:id="819" w:author="Sammartano, Marc (BIC USA)" w:date="2016-01-12T13:40:00Z">
        <w:r w:rsidR="00D3543D" w:rsidDel="006D7008">
          <w:delText>will be</w:delText>
        </w:r>
      </w:del>
      <w:ins w:id="820" w:author="Sammartano, Marc (BIC USA)" w:date="2016-01-12T13:40:00Z">
        <w:r w:rsidR="006D7008">
          <w:t>is</w:t>
        </w:r>
      </w:ins>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t>
      </w:r>
      <w:del w:id="821" w:author="Sammartano, Marc (BIC USA)" w:date="2016-01-12T13:40:00Z">
        <w:r w:rsidR="00D3543D" w:rsidDel="006D7008">
          <w:delText>will be</w:delText>
        </w:r>
      </w:del>
      <w:ins w:id="822" w:author="Sammartano, Marc (BIC USA)" w:date="2016-01-12T13:40:00Z">
        <w:r w:rsidR="006D7008">
          <w:t>is</w:t>
        </w:r>
      </w:ins>
      <w:r w:rsidR="00D3543D">
        <w:t xml:space="preserv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w:t>
      </w:r>
      <w:ins w:id="823" w:author="Sammartano, Marc (BIC USA)" w:date="2016-01-12T13:38:00Z">
        <w:r w:rsidR="006D7008">
          <w:rPr>
            <w:rFonts w:ascii="Letter Gothic" w:hAnsi="Letter Gothic"/>
            <w:b w:val="0"/>
          </w:rPr>
          <w:t>N</w:t>
        </w:r>
      </w:ins>
      <w:del w:id="824" w:author="Sammartano, Marc (BIC USA)" w:date="2016-01-12T13:38:00Z">
        <w:r w:rsidRPr="004D67FF" w:rsidDel="006D7008">
          <w:rPr>
            <w:rFonts w:ascii="Letter Gothic" w:hAnsi="Letter Gothic"/>
            <w:b w:val="0"/>
          </w:rPr>
          <w:delText>n</w:delText>
        </w:r>
      </w:del>
      <w:r w:rsidRPr="004D67FF">
        <w:rPr>
          <w:rFonts w:ascii="Letter Gothic" w:hAnsi="Letter Gothic"/>
          <w:b w:val="0"/>
        </w:rPr>
        <w:t>.</w:t>
      </w:r>
      <w:ins w:id="825" w:author="Sammartano, Marc (BIC USA)" w:date="2016-01-12T13:38:00Z">
        <w:r w:rsidR="006D7008">
          <w:rPr>
            <w:rFonts w:ascii="Letter Gothic" w:hAnsi="Letter Gothic"/>
            <w:b w:val="0"/>
          </w:rPr>
          <w:t>DEF</w:t>
        </w:r>
      </w:ins>
      <w:del w:id="826" w:author="Sammartano, Marc (BIC USA)" w:date="2016-01-12T13:38:00Z">
        <w:r w:rsidRPr="004D67FF" w:rsidDel="006D7008">
          <w:rPr>
            <w:rFonts w:ascii="Letter Gothic" w:hAnsi="Letter Gothic"/>
            <w:b w:val="0"/>
          </w:rPr>
          <w:delText>def</w:delText>
        </w:r>
      </w:del>
      <w:r w:rsidRPr="004D67FF">
        <w:rPr>
          <w:rFonts w:ascii="Letter Gothic" w:hAnsi="Letter Gothic"/>
          <w:b w:val="0"/>
        </w:rPr>
        <w:t xml:space="preserve">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del w:id="827" w:author="Sammartano, Marc (BIC USA)" w:date="2016-01-12T13:38:00Z">
        <w:r w:rsidRPr="004D67FF" w:rsidDel="006D7008">
          <w:rPr>
            <w:rFonts w:ascii="Letter Gothic" w:hAnsi="Letter Gothic"/>
            <w:b w:val="0"/>
          </w:rPr>
          <w:delText>fn</w:delText>
        </w:r>
      </w:del>
      <w:ins w:id="828" w:author="Sammartano, Marc (BIC USA)" w:date="2016-01-12T13:38:00Z">
        <w:r w:rsidR="006D7008">
          <w:rPr>
            <w:rFonts w:ascii="Letter Gothic" w:hAnsi="Letter Gothic"/>
            <w:b w:val="0"/>
          </w:rPr>
          <w:t>FN</w:t>
        </w:r>
      </w:ins>
      <w:r w:rsidRPr="004D67FF">
        <w:rPr>
          <w:rFonts w:ascii="Letter Gothic" w:hAnsi="Letter Gothic"/>
          <w:b w:val="0"/>
        </w:rPr>
        <w:t>.</w:t>
      </w:r>
      <w:ins w:id="829" w:author="Sammartano, Marc (BIC USA)" w:date="2016-01-12T13:38:00Z">
        <w:r w:rsidR="006D7008">
          <w:rPr>
            <w:rFonts w:ascii="Letter Gothic" w:hAnsi="Letter Gothic"/>
            <w:b w:val="0"/>
          </w:rPr>
          <w:t>RTN</w:t>
        </w:r>
      </w:ins>
      <w:del w:id="830" w:author="Sammartano, Marc (BIC USA)" w:date="2016-01-12T13:38:00Z">
        <w:r w:rsidRPr="004D67FF" w:rsidDel="006D7008">
          <w:rPr>
            <w:rFonts w:ascii="Letter Gothic" w:hAnsi="Letter Gothic"/>
            <w:b w:val="0"/>
          </w:rPr>
          <w:delText>rtn</w:delText>
        </w:r>
      </w:del>
      <w:r w:rsidRPr="004D67FF">
        <w:rPr>
          <w:rFonts w:ascii="Letter Gothic" w:hAnsi="Letter Gothic"/>
          <w:b w:val="0"/>
        </w:rPr>
        <w:t xml:space="preserve"> a</w:t>
      </w:r>
    </w:p>
    <w:p w:rsidR="001A520F" w:rsidRPr="004D67FF" w:rsidRDefault="001A520F" w:rsidP="007B2223">
      <w:pPr>
        <w:pStyle w:val="Codeexample"/>
        <w:rPr>
          <w:rFonts w:ascii="Letter Gothic" w:hAnsi="Letter Gothic"/>
          <w:b w:val="0"/>
        </w:rPr>
      </w:pPr>
      <w:del w:id="831" w:author="Sammartano, Marc (BIC USA)" w:date="2016-01-12T13:38:00Z">
        <w:r w:rsidRPr="004D67FF" w:rsidDel="006D7008">
          <w:rPr>
            <w:rFonts w:ascii="Letter Gothic" w:hAnsi="Letter Gothic"/>
            <w:b w:val="0"/>
          </w:rPr>
          <w:delText>fn</w:delText>
        </w:r>
      </w:del>
      <w:ins w:id="832" w:author="Sammartano, Marc (BIC USA)" w:date="2016-01-12T13:38:00Z">
        <w:r w:rsidR="006D7008">
          <w:rPr>
            <w:rFonts w:ascii="Letter Gothic" w:hAnsi="Letter Gothic"/>
            <w:b w:val="0"/>
          </w:rPr>
          <w:t>FN</w:t>
        </w:r>
      </w:ins>
      <w:r w:rsidRPr="004D67FF">
        <w:rPr>
          <w:rFonts w:ascii="Letter Gothic" w:hAnsi="Letter Gothic"/>
          <w:b w:val="0"/>
        </w:rPr>
        <w:t>.</w:t>
      </w:r>
      <w:ins w:id="833" w:author="Sammartano, Marc (BIC USA)" w:date="2016-01-12T13:38:00Z">
        <w:r w:rsidR="006D7008">
          <w:rPr>
            <w:rFonts w:ascii="Letter Gothic" w:hAnsi="Letter Gothic"/>
            <w:b w:val="0"/>
          </w:rPr>
          <w:t>END</w:t>
        </w:r>
      </w:ins>
      <w:del w:id="834" w:author="Sammartano, Marc (BIC USA)" w:date="2016-01-12T13:38:00Z">
        <w:r w:rsidRPr="004D67FF" w:rsidDel="006D7008">
          <w:rPr>
            <w:rFonts w:ascii="Letter Gothic" w:hAnsi="Letter Gothic"/>
            <w:b w:val="0"/>
          </w:rPr>
          <w:delText>end</w:delText>
        </w:r>
      </w:del>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del w:id="835" w:author="Sammartano, Marc (BIC USA)" w:date="2016-01-12T13:38:00Z">
        <w:r w:rsidRPr="004D67FF" w:rsidDel="006D7008">
          <w:rPr>
            <w:rFonts w:ascii="Letter Gothic" w:hAnsi="Letter Gothic"/>
            <w:b w:val="0"/>
          </w:rPr>
          <w:delText>print</w:delText>
        </w:r>
      </w:del>
      <w:ins w:id="836" w:author="Sammartano, Marc (BIC USA)" w:date="2016-01-12T13:38:00Z">
        <w:r w:rsidR="006D7008">
          <w:rPr>
            <w:rFonts w:ascii="Letter Gothic" w:hAnsi="Letter Gothic"/>
            <w:b w:val="0"/>
          </w:rPr>
          <w:t>PRINT</w:t>
        </w:r>
      </w:ins>
      <w:r w:rsidRPr="004D67FF">
        <w:rPr>
          <w:rFonts w:ascii="Letter Gothic" w:hAnsi="Letter Gothic"/>
          <w:b w:val="0"/>
        </w:rPr>
        <w:t xml:space="preserve">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del w:id="837" w:author="Sammartano, Marc (BIC USA)" w:date="2016-01-12T13:38:00Z">
        <w:r w:rsidRPr="004D67FF" w:rsidDel="006D7008">
          <w:rPr>
            <w:rFonts w:ascii="Letter Gothic" w:hAnsi="Letter Gothic"/>
            <w:b w:val="0"/>
          </w:rPr>
          <w:delText>print</w:delText>
        </w:r>
      </w:del>
      <w:ins w:id="838" w:author="Sammartano, Marc (BIC USA)" w:date="2016-01-12T13:38:00Z">
        <w:r w:rsidR="006D7008">
          <w:rPr>
            <w:rFonts w:ascii="Letter Gothic" w:hAnsi="Letter Gothic"/>
            <w:b w:val="0"/>
          </w:rPr>
          <w:t>PRINT</w:t>
        </w:r>
      </w:ins>
      <w:r w:rsidRPr="004D67FF">
        <w:rPr>
          <w:rFonts w:ascii="Letter Gothic" w:hAnsi="Letter Gothic"/>
          <w:b w:val="0"/>
        </w:rPr>
        <w:t xml:space="preserve">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w:t>
      </w:r>
      <w:del w:id="839" w:author="Sammartano, Marc (BIC USA)" w:date="2016-01-12T13:40:00Z">
        <w:r w:rsidRPr="002341F5" w:rsidDel="006D7008">
          <w:delText xml:space="preserve">of </w:delText>
        </w:r>
      </w:del>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w:t>
      </w:r>
      <w:ins w:id="840" w:author="Sammartano, Marc (BIC USA)" w:date="2016-01-12T13:38:00Z">
        <w:r w:rsidR="006D7008">
          <w:rPr>
            <w:rFonts w:ascii="Letter Gothic" w:hAnsi="Letter Gothic"/>
            <w:b w:val="0"/>
          </w:rPr>
          <w:t>N</w:t>
        </w:r>
      </w:ins>
      <w:del w:id="841" w:author="Sammartano, Marc (BIC USA)" w:date="2016-01-12T13:38:00Z">
        <w:r w:rsidRPr="004D67FF" w:rsidDel="006D7008">
          <w:rPr>
            <w:rFonts w:ascii="Letter Gothic" w:hAnsi="Letter Gothic"/>
            <w:b w:val="0"/>
          </w:rPr>
          <w:delText>n</w:delText>
        </w:r>
      </w:del>
      <w:r w:rsidRPr="004D67FF">
        <w:rPr>
          <w:rFonts w:ascii="Letter Gothic" w:hAnsi="Letter Gothic"/>
          <w:b w:val="0"/>
        </w:rPr>
        <w:t>.</w:t>
      </w:r>
      <w:ins w:id="842" w:author="Sammartano, Marc (BIC USA)" w:date="2016-01-12T13:38:00Z">
        <w:r w:rsidR="006D7008">
          <w:rPr>
            <w:rFonts w:ascii="Letter Gothic" w:hAnsi="Letter Gothic"/>
            <w:b w:val="0"/>
          </w:rPr>
          <w:t>DEF</w:t>
        </w:r>
      </w:ins>
      <w:del w:id="843" w:author="Sammartano, Marc (BIC USA)" w:date="2016-01-12T13:38:00Z">
        <w:r w:rsidRPr="004D67FF" w:rsidDel="006D7008">
          <w:rPr>
            <w:rFonts w:ascii="Letter Gothic" w:hAnsi="Letter Gothic"/>
            <w:b w:val="0"/>
          </w:rPr>
          <w:delText>def</w:delText>
        </w:r>
      </w:del>
      <w:r w:rsidRPr="004D67FF">
        <w:rPr>
          <w:rFonts w:ascii="Letter Gothic" w:hAnsi="Letter Gothic"/>
          <w:b w:val="0"/>
        </w:rPr>
        <w:t xml:space="preserve">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del w:id="844" w:author="Sammartano, Marc (BIC USA)" w:date="2016-01-12T13:39:00Z">
        <w:r w:rsidRPr="004D67FF" w:rsidDel="006D7008">
          <w:rPr>
            <w:rFonts w:ascii="Letter Gothic" w:hAnsi="Letter Gothic"/>
            <w:b w:val="0"/>
          </w:rPr>
          <w:delText>fn</w:delText>
        </w:r>
      </w:del>
      <w:ins w:id="845" w:author="Sammartano, Marc (BIC USA)" w:date="2016-01-12T13:39:00Z">
        <w:r w:rsidR="006D7008">
          <w:rPr>
            <w:rFonts w:ascii="Letter Gothic" w:hAnsi="Letter Gothic"/>
            <w:b w:val="0"/>
          </w:rPr>
          <w:t>FN</w:t>
        </w:r>
      </w:ins>
      <w:r w:rsidRPr="004D67FF">
        <w:rPr>
          <w:rFonts w:ascii="Letter Gothic" w:hAnsi="Letter Gothic"/>
          <w:b w:val="0"/>
        </w:rPr>
        <w:t>.</w:t>
      </w:r>
      <w:ins w:id="846" w:author="Sammartano, Marc (BIC USA)" w:date="2016-01-12T13:39:00Z">
        <w:r w:rsidR="006D7008">
          <w:rPr>
            <w:rFonts w:ascii="Letter Gothic" w:hAnsi="Letter Gothic"/>
            <w:b w:val="0"/>
          </w:rPr>
          <w:t>RTN</w:t>
        </w:r>
      </w:ins>
      <w:del w:id="847" w:author="Sammartano, Marc (BIC USA)" w:date="2016-01-12T13:39:00Z">
        <w:r w:rsidRPr="004D67FF" w:rsidDel="006D7008">
          <w:rPr>
            <w:rFonts w:ascii="Letter Gothic" w:hAnsi="Letter Gothic"/>
            <w:b w:val="0"/>
          </w:rPr>
          <w:delText>rtn</w:delText>
        </w:r>
      </w:del>
      <w:r w:rsidRPr="004D67FF">
        <w:rPr>
          <w:rFonts w:ascii="Letter Gothic" w:hAnsi="Letter Gothic"/>
          <w:b w:val="0"/>
        </w:rPr>
        <w:t xml:space="preserve"> a[1]</w:t>
      </w:r>
    </w:p>
    <w:p w:rsidR="001A520F" w:rsidRPr="004D67FF" w:rsidRDefault="001A520F" w:rsidP="007B2223">
      <w:pPr>
        <w:pStyle w:val="Codeexample"/>
        <w:rPr>
          <w:rFonts w:ascii="Letter Gothic" w:hAnsi="Letter Gothic"/>
          <w:b w:val="0"/>
        </w:rPr>
      </w:pPr>
      <w:del w:id="848" w:author="Sammartano, Marc (BIC USA)" w:date="2016-01-12T13:39:00Z">
        <w:r w:rsidRPr="004D67FF" w:rsidDel="006D7008">
          <w:rPr>
            <w:rFonts w:ascii="Letter Gothic" w:hAnsi="Letter Gothic"/>
            <w:b w:val="0"/>
          </w:rPr>
          <w:delText>fn</w:delText>
        </w:r>
      </w:del>
      <w:ins w:id="849" w:author="Sammartano, Marc (BIC USA)" w:date="2016-01-12T13:39:00Z">
        <w:r w:rsidR="006D7008">
          <w:rPr>
            <w:rFonts w:ascii="Letter Gothic" w:hAnsi="Letter Gothic"/>
            <w:b w:val="0"/>
          </w:rPr>
          <w:t>FN</w:t>
        </w:r>
      </w:ins>
      <w:r w:rsidRPr="004D67FF">
        <w:rPr>
          <w:rFonts w:ascii="Letter Gothic" w:hAnsi="Letter Gothic"/>
          <w:b w:val="0"/>
        </w:rPr>
        <w:t>.</w:t>
      </w:r>
      <w:ins w:id="850" w:author="Sammartano, Marc (BIC USA)" w:date="2016-01-12T13:39:00Z">
        <w:r w:rsidR="006D7008">
          <w:rPr>
            <w:rFonts w:ascii="Letter Gothic" w:hAnsi="Letter Gothic"/>
            <w:b w:val="0"/>
          </w:rPr>
          <w:t>END</w:t>
        </w:r>
      </w:ins>
      <w:del w:id="851" w:author="Sammartano, Marc (BIC USA)" w:date="2016-01-12T13:39:00Z">
        <w:r w:rsidRPr="004D67FF" w:rsidDel="006D7008">
          <w:rPr>
            <w:rFonts w:ascii="Letter Gothic" w:hAnsi="Letter Gothic"/>
            <w:b w:val="0"/>
          </w:rPr>
          <w:delText>end</w:delText>
        </w:r>
      </w:del>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del w:id="852" w:author="Sammartano, Marc (BIC USA)" w:date="2016-01-12T13:39:00Z">
        <w:r w:rsidRPr="004D67FF" w:rsidDel="006D7008">
          <w:rPr>
            <w:rFonts w:ascii="Letter Gothic" w:hAnsi="Letter Gothic"/>
            <w:b w:val="0"/>
          </w:rPr>
          <w:delText>dim</w:delText>
        </w:r>
      </w:del>
      <w:ins w:id="853" w:author="Sammartano, Marc (BIC USA)" w:date="2016-01-12T13:39:00Z">
        <w:r w:rsidR="006D7008">
          <w:rPr>
            <w:rFonts w:ascii="Letter Gothic" w:hAnsi="Letter Gothic"/>
            <w:b w:val="0"/>
          </w:rPr>
          <w:t>DIM</w:t>
        </w:r>
      </w:ins>
      <w:r w:rsidRPr="004D67FF">
        <w:rPr>
          <w:rFonts w:ascii="Letter Gothic" w:hAnsi="Letter Gothic"/>
          <w:b w:val="0"/>
        </w:rPr>
        <w:t xml:space="preserve">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del w:id="854" w:author="Sammartano, Marc (BIC USA)" w:date="2016-01-12T13:39:00Z">
        <w:r w:rsidRPr="004D67FF" w:rsidDel="006D7008">
          <w:rPr>
            <w:rFonts w:ascii="Letter Gothic" w:hAnsi="Letter Gothic"/>
            <w:b w:val="0"/>
          </w:rPr>
          <w:delText>print</w:delText>
        </w:r>
      </w:del>
      <w:ins w:id="855" w:author="Sammartano, Marc (BIC USA)" w:date="2016-01-12T13:39:00Z">
        <w:r w:rsidR="006D7008">
          <w:rPr>
            <w:rFonts w:ascii="Letter Gothic" w:hAnsi="Letter Gothic"/>
            <w:b w:val="0"/>
          </w:rPr>
          <w:t>PRINT</w:t>
        </w:r>
      </w:ins>
      <w:r w:rsidRPr="004D67FF">
        <w:rPr>
          <w:rFonts w:ascii="Letter Gothic" w:hAnsi="Letter Gothic"/>
          <w:b w:val="0"/>
        </w:rPr>
        <w:t xml:space="preserve"> test(a[]), a[1]  %</w:t>
      </w:r>
      <w:del w:id="856" w:author="Sammartano, Marc (BIC USA)" w:date="2016-01-12T13:39:00Z">
        <w:r w:rsidR="001A520F" w:rsidRPr="004D67FF" w:rsidDel="006D7008">
          <w:rPr>
            <w:rFonts w:ascii="Letter Gothic" w:hAnsi="Letter Gothic"/>
            <w:b w:val="0"/>
          </w:rPr>
          <w:delText>will</w:delText>
        </w:r>
      </w:del>
      <w:r w:rsidR="001A520F" w:rsidRPr="004D67FF">
        <w:rPr>
          <w:rFonts w:ascii="Letter Gothic" w:hAnsi="Letter Gothic"/>
          <w:b w:val="0"/>
        </w:rPr>
        <w:t xml:space="preserve"> print</w:t>
      </w:r>
      <w:ins w:id="857" w:author="Sammartano, Marc (BIC USA)" w:date="2016-01-12T13:39:00Z">
        <w:r w:rsidR="006D7008">
          <w:rPr>
            <w:rFonts w:ascii="Letter Gothic" w:hAnsi="Letter Gothic"/>
            <w:b w:val="0"/>
          </w:rPr>
          <w:t>s</w:t>
        </w:r>
      </w:ins>
      <w:r w:rsidR="001A520F" w:rsidRPr="004D67FF">
        <w:rPr>
          <w:rFonts w:ascii="Letter Gothic" w:hAnsi="Letter Gothic"/>
          <w:b w:val="0"/>
        </w:rPr>
        <w: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858" w:name="_Toc444180019"/>
      <w:r>
        <w:t>Fn.rtn</w:t>
      </w:r>
      <w:r w:rsidR="00A1178A">
        <w:t xml:space="preserve"> &lt;sexp&gt;|&lt;nexp&gt;</w:t>
      </w:r>
      <w:bookmarkEnd w:id="858"/>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859" w:name="_Toc444180020"/>
      <w:r>
        <w:t>Fn.end</w:t>
      </w:r>
      <w:bookmarkEnd w:id="859"/>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860" w:name="_Toc444180021"/>
      <w:r>
        <w:t>Call &lt;user_defined_function&gt;</w:t>
      </w:r>
      <w:bookmarkEnd w:id="860"/>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lastRenderedPageBreak/>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861" w:name="_Toc444180022"/>
      <w:r>
        <w:t>Program Control Commands</w:t>
      </w:r>
      <w:bookmarkEnd w:id="861"/>
    </w:p>
    <w:p w:rsidR="00364E69" w:rsidRDefault="00737EB3" w:rsidP="00EB1F62">
      <w:pPr>
        <w:pStyle w:val="Heading2"/>
      </w:pPr>
      <w:bookmarkStart w:id="862" w:name="_Toc444180023"/>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862"/>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863" w:name="_Toc444180024"/>
      <w:r>
        <w:t>If</w:t>
      </w:r>
      <w:r w:rsidR="00854349">
        <w:t xml:space="preserve"> /</w:t>
      </w:r>
      <w:r>
        <w:t xml:space="preserve"> Then</w:t>
      </w:r>
      <w:r w:rsidR="00E34BE5">
        <w:t xml:space="preserve"> </w:t>
      </w:r>
      <w:r w:rsidR="00854349">
        <w:t>/</w:t>
      </w:r>
      <w:r>
        <w:t xml:space="preserve"> Else</w:t>
      </w:r>
      <w:bookmarkEnd w:id="863"/>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lastRenderedPageBreak/>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864" w:name="_Toc444180025"/>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864"/>
      <w:r w:rsidR="00520661" w:rsidRPr="00674A65">
        <w:fldChar w:fldCharType="begin"/>
      </w:r>
      <w:r>
        <w:instrText xml:space="preserve"> XE "For </w:instrText>
      </w:r>
      <w:del w:id="865" w:author="Sammartano, Marc (BIC USA)" w:date="2016-02-22T14:00:00Z">
        <w:r w:rsidDel="004D3DDB">
          <w:delInstrText>-</w:delInstrText>
        </w:r>
      </w:del>
      <w:ins w:id="866" w:author="Sammartano, Marc (BIC USA)" w:date="2016-02-22T14:02:00Z">
        <w:r w:rsidR="004D3DDB">
          <w:instrText>&lt;</w:instrText>
        </w:r>
      </w:ins>
      <w:ins w:id="867" w:author="Sammartano, Marc (BIC USA)" w:date="2016-02-22T14:01:00Z">
        <w:r w:rsidR="004D3DDB">
          <w:instrText>n</w:instrText>
        </w:r>
      </w:ins>
      <w:ins w:id="868" w:author="Sammartano, Marc (BIC USA)" w:date="2016-02-22T14:02:00Z">
        <w:r w:rsidR="004D3DDB">
          <w:instrText>var&gt;</w:instrText>
        </w:r>
      </w:ins>
      <w:ins w:id="869" w:author="Sammartano, Marc (BIC USA)" w:date="2016-02-22T14:01:00Z">
        <w:r w:rsidR="004D3DDB">
          <w:instrText xml:space="preserve"> = </w:instrText>
        </w:r>
      </w:ins>
      <w:ins w:id="870" w:author="Sammartano, Marc (BIC USA)" w:date="2016-02-22T14:02:00Z">
        <w:r w:rsidR="004D3DDB">
          <w:instrText>&lt;n</w:instrText>
        </w:r>
      </w:ins>
      <w:ins w:id="871" w:author="Sammartano, Marc (BIC USA)" w:date="2016-02-22T14:00:00Z">
        <w:r w:rsidR="004D3DDB">
          <w:instrText>exp</w:instrText>
        </w:r>
      </w:ins>
      <w:ins w:id="872" w:author="Sammartano, Marc (BIC USA)" w:date="2016-02-22T14:02:00Z">
        <w:r w:rsidR="004D3DDB">
          <w:instrText>&gt;</w:instrText>
        </w:r>
      </w:ins>
      <w:r>
        <w:instrText xml:space="preserve"> To </w:instrText>
      </w:r>
      <w:del w:id="873" w:author="Sammartano, Marc (BIC USA)" w:date="2016-02-22T14:01:00Z">
        <w:r w:rsidDel="004D3DDB">
          <w:delInstrText>-</w:delInstrText>
        </w:r>
      </w:del>
      <w:ins w:id="874" w:author="Sammartano, Marc (BIC USA)" w:date="2016-02-22T14:02:00Z">
        <w:r w:rsidR="004D3DDB">
          <w:instrText>&lt;n</w:instrText>
        </w:r>
      </w:ins>
      <w:ins w:id="875" w:author="Sammartano, Marc (BIC USA)" w:date="2016-02-22T14:01:00Z">
        <w:r w:rsidR="004D3DDB">
          <w:instrText>exp</w:instrText>
        </w:r>
      </w:ins>
      <w:ins w:id="876" w:author="Sammartano, Marc (BIC USA)" w:date="2016-02-22T14:02:00Z">
        <w:r w:rsidR="004D3DDB">
          <w:instrText>&gt;</w:instrText>
        </w:r>
      </w:ins>
      <w:r>
        <w:instrText xml:space="preserve"> </w:instrText>
      </w:r>
      <w:ins w:id="877" w:author="Sammartano, Marc (BIC USA)" w:date="2016-02-22T14:02:00Z">
        <w:r w:rsidR="004D3DDB">
          <w:instrText>{</w:instrText>
        </w:r>
      </w:ins>
      <w:r>
        <w:instrText xml:space="preserve">Step </w:instrText>
      </w:r>
      <w:ins w:id="878" w:author="Sammartano, Marc (BIC USA)" w:date="2016-02-22T14:02:00Z">
        <w:r w:rsidR="004D3DDB">
          <w:instrText xml:space="preserve">&lt;nexp&gt;} </w:instrText>
        </w:r>
      </w:ins>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del w:id="879" w:author="Sammartano, Marc (BIC USA)" w:date="2016-02-22T13:57:00Z">
        <w:r w:rsidRPr="00674A65" w:rsidDel="004D3DDB">
          <w:delText>{</w:delText>
        </w:r>
        <w:r w:rsidR="00F454BB" w:rsidRPr="00674A65" w:rsidDel="004D3DDB">
          <w:delText>S</w:delText>
        </w:r>
        <w:r w:rsidR="00C107C7" w:rsidDel="004D3DDB">
          <w:delText>TEP</w:delText>
        </w:r>
        <w:r w:rsidR="00F454BB" w:rsidRPr="00674A65" w:rsidDel="004D3DDB">
          <w:delText xml:space="preserve"> &lt;nexp_</w:delText>
        </w:r>
        <w:r w:rsidR="002E1B0B" w:rsidRPr="00674A65" w:rsidDel="004D3DDB">
          <w:delText>3</w:delText>
        </w:r>
        <w:r w:rsidR="00F454BB" w:rsidRPr="00674A65" w:rsidDel="004D3DDB">
          <w:delText>&gt;</w:delText>
        </w:r>
        <w:r w:rsidRPr="00674A65" w:rsidDel="004D3DDB">
          <w:delText>} is optional and</w:delText>
        </w:r>
        <w:r w:rsidR="002E1B0B" w:rsidRPr="00674A65" w:rsidDel="004D3DDB">
          <w:delText xml:space="preserve"> may be omitted. If omitted the</w:delText>
        </w:r>
        <w:r w:rsidR="007F4DB0" w:rsidRPr="00674A65" w:rsidDel="004D3DDB">
          <w:delText>n the</w:delText>
        </w:r>
        <w:r w:rsidR="002E1B0B" w:rsidRPr="00674A65" w:rsidDel="004D3DDB">
          <w:delText xml:space="preserve"> </w:delText>
        </w:r>
        <w:r w:rsidR="00CC374E" w:rsidRPr="00C107C7" w:rsidDel="004D3DDB">
          <w:rPr>
            <w:b/>
          </w:rPr>
          <w:delText>Step</w:delText>
        </w:r>
        <w:r w:rsidR="00796245" w:rsidRPr="00674A65" w:rsidDel="004D3DDB">
          <w:delText xml:space="preserve"> </w:delText>
        </w:r>
        <w:r w:rsidR="007D14F2" w:rsidRPr="00674A65" w:rsidDel="004D3DDB">
          <w:delText xml:space="preserve">value </w:delText>
        </w:r>
      </w:del>
      <w:del w:id="880" w:author="Sammartano, Marc (BIC USA)" w:date="2016-02-22T13:56:00Z">
        <w:r w:rsidR="007D14F2" w:rsidRPr="00674A65" w:rsidDel="004D3DDB">
          <w:delText>will be</w:delText>
        </w:r>
      </w:del>
      <w:del w:id="881" w:author="Sammartano, Marc (BIC USA)" w:date="2016-02-22T13:57:00Z">
        <w:r w:rsidR="007D14F2" w:rsidRPr="00674A65" w:rsidDel="004D3DDB">
          <w:delText xml:space="preserve"> 1.</w:delText>
        </w:r>
      </w:del>
      <w:ins w:id="882" w:author="Sammartano, Marc (BIC USA)" w:date="2016-02-22T13:58:00Z">
        <w:r w:rsidR="004D3DDB">
          <w:t>Initially,</w:t>
        </w:r>
      </w:ins>
      <w:r w:rsidR="00BB5FF4">
        <w:t xml:space="preserve"> </w:t>
      </w:r>
      <w:r w:rsidR="00AC64BE" w:rsidRPr="00674A65">
        <w:t xml:space="preserve">&lt;nvar&gt; </w:t>
      </w:r>
      <w:del w:id="883" w:author="Sammartano, Marc (BIC USA)" w:date="2016-02-22T13:58:00Z">
        <w:r w:rsidR="00AC64BE" w:rsidRPr="00674A65" w:rsidDel="004D3DDB">
          <w:delText>will</w:delText>
        </w:r>
        <w:r w:rsidR="00F454BB" w:rsidRPr="00674A65" w:rsidDel="004D3DDB">
          <w:delText xml:space="preserve"> be</w:delText>
        </w:r>
      </w:del>
      <w:ins w:id="884" w:author="Sammartano, Marc (BIC USA)" w:date="2016-02-22T13:58:00Z">
        <w:r w:rsidR="004D3DDB">
          <w:t>is</w:t>
        </w:r>
      </w:ins>
      <w:r w:rsidR="00F454BB" w:rsidRPr="00674A65">
        <w:t xml:space="preserve"> assigned the value of &lt;nexp_</w:t>
      </w:r>
      <w:r w:rsidR="00AC64BE" w:rsidRPr="00674A65">
        <w:t>1</w:t>
      </w:r>
      <w:r w:rsidR="00F454BB" w:rsidRPr="00674A65">
        <w:t>&gt;</w:t>
      </w:r>
      <w:del w:id="885" w:author="Sammartano, Marc (BIC USA)" w:date="2016-02-22T13:59:00Z">
        <w:r w:rsidR="00AC64BE" w:rsidRPr="00674A65" w:rsidDel="004D3DDB">
          <w:delText>.</w:delText>
        </w:r>
      </w:del>
      <w:r w:rsidR="00BB5FF4">
        <w:t xml:space="preserve"> </w:t>
      </w:r>
      <w:ins w:id="886" w:author="Sammartano, Marc (BIC USA)" w:date="2016-02-22T13:59:00Z">
        <w:r w:rsidR="004D3DDB">
          <w:t>and</w:t>
        </w:r>
      </w:ins>
      <w:del w:id="887" w:author="Sammartano, Marc (BIC USA)" w:date="2016-02-22T13:58:00Z">
        <w:r w:rsidR="002E1B0B" w:rsidRPr="00674A65" w:rsidDel="004D3DDB">
          <w:delText>&lt;n</w:delText>
        </w:r>
        <w:r w:rsidR="00F454BB" w:rsidRPr="00674A65" w:rsidDel="004D3DDB">
          <w:delText>var&gt; will be</w:delText>
        </w:r>
      </w:del>
      <w:r w:rsidR="00F454BB" w:rsidRPr="00674A65">
        <w:t xml:space="preserve"> compared to &lt;nexp_2&gt;</w:t>
      </w:r>
      <w:r w:rsidR="002E1B0B" w:rsidRPr="00674A65">
        <w:t>.</w:t>
      </w:r>
      <w:ins w:id="888" w:author="Sammartano, Marc (BIC USA)" w:date="2016-02-22T13:57:00Z">
        <w:r w:rsidR="004D3DDB">
          <w:t xml:space="preserve"> </w:t>
        </w:r>
        <w:r w:rsidR="004D3DDB" w:rsidRPr="00674A65">
          <w:t>{S</w:t>
        </w:r>
        <w:r w:rsidR="004D3DDB">
          <w:t>TEP</w:t>
        </w:r>
        <w:r w:rsidR="004D3DDB" w:rsidRPr="00674A65">
          <w:t xml:space="preserve"> &lt;nexp_3&gt;} is optional and may be omitted. If omitted then the </w:t>
        </w:r>
        <w:r w:rsidR="004D3DDB" w:rsidRPr="00C107C7">
          <w:rPr>
            <w:b/>
          </w:rPr>
          <w:t>Step</w:t>
        </w:r>
        <w:r w:rsidR="004D3DDB" w:rsidRPr="00674A65">
          <w:t xml:space="preserve"> value </w:t>
        </w:r>
        <w:r w:rsidR="004D3DDB">
          <w:t>is</w:t>
        </w:r>
        <w:r w:rsidR="004D3DDB" w:rsidRPr="00674A65">
          <w:t xml:space="preserve"> 1.</w:t>
        </w:r>
      </w:ins>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t>
      </w:r>
      <w:del w:id="889" w:author="Sammartano, Marc (BIC USA)" w:date="2016-02-22T14:03:00Z">
        <w:r w:rsidRPr="00674A65" w:rsidDel="004D3DDB">
          <w:delText>will be</w:delText>
        </w:r>
      </w:del>
      <w:ins w:id="890" w:author="Sammartano, Marc (BIC USA)" w:date="2016-02-22T14:03:00Z">
        <w:r w:rsidR="004D3DDB">
          <w:t>are</w:t>
        </w:r>
      </w:ins>
      <w:r w:rsidRPr="00674A65">
        <w:t xml:space="preserv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t>
      </w:r>
      <w:del w:id="891" w:author="Sammartano, Marc (BIC USA)" w:date="2016-02-22T14:03:00Z">
        <w:r w:rsidRPr="00674A65" w:rsidDel="004D3DDB">
          <w:delText>will b</w:delText>
        </w:r>
      </w:del>
      <w:del w:id="892" w:author="Sammartano, Marc (BIC USA)" w:date="2016-02-22T14:04:00Z">
        <w:r w:rsidRPr="00674A65" w:rsidDel="004D3DDB">
          <w:delText>e</w:delText>
        </w:r>
      </w:del>
      <w:ins w:id="893" w:author="Sammartano, Marc (BIC USA)" w:date="2016-02-22T14:04:00Z">
        <w:r w:rsidR="004D3DDB">
          <w:t>are</w:t>
        </w:r>
      </w:ins>
      <w:r w:rsidRPr="00674A65">
        <w:t xml:space="preserve"> executed.</w:t>
      </w:r>
    </w:p>
    <w:p w:rsidR="00796245" w:rsidRPr="007D3AF2" w:rsidRDefault="00796245" w:rsidP="00A33ED2">
      <w:r>
        <w:t xml:space="preserve">When the </w:t>
      </w:r>
      <w:r w:rsidRPr="00517080">
        <w:rPr>
          <w:b/>
        </w:rPr>
        <w:t>Next</w:t>
      </w:r>
      <w:r>
        <w:t xml:space="preserve"> statement is executed, &lt;nvar&gt; </w:t>
      </w:r>
      <w:del w:id="894" w:author="Sammartano, Marc (BIC USA)" w:date="2016-02-22T14:04:00Z">
        <w:r w:rsidDel="004D3DDB">
          <w:delText>will be</w:delText>
        </w:r>
      </w:del>
      <w:ins w:id="895" w:author="Sammartano, Marc (BIC USA)" w:date="2016-02-22T14:04:00Z">
        <w:r w:rsidR="004D3DDB">
          <w:t>is</w:t>
        </w:r>
      </w:ins>
      <w:r>
        <w:t xml:space="preserve"> incremented or decremented by the </w:t>
      </w:r>
      <w:r w:rsidR="009725B4" w:rsidRPr="00517080">
        <w:rPr>
          <w:b/>
        </w:rPr>
        <w:t>Step</w:t>
      </w:r>
      <w:r w:rsidR="009725B4">
        <w:t xml:space="preserve"> </w:t>
      </w:r>
      <w:r w:rsidR="00003B09">
        <w:t xml:space="preserve">value </w:t>
      </w:r>
      <w:r>
        <w:t xml:space="preserve">and the test </w:t>
      </w:r>
      <w:del w:id="896" w:author="Sammartano, Marc (BIC USA)" w:date="2016-02-22T14:04:00Z">
        <w:r w:rsidDel="004D3DDB">
          <w:delText>will be</w:delText>
        </w:r>
      </w:del>
      <w:ins w:id="897" w:author="Sammartano, Marc (BIC USA)" w:date="2016-02-22T14:04:00Z">
        <w:r w:rsidR="004D3DDB">
          <w:t>is</w:t>
        </w:r>
      </w:ins>
      <w:r>
        <w:t xml:space="preserv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ins w:id="898" w:author="Sammartano, Marc (BIC USA)" w:date="2016-02-22T14:23:00Z">
        <w:r w:rsidR="007D3AF2">
          <w:t xml:space="preserve"> Each time, &lt;nvar&gt; is compared to the original value of &lt;nexp_2&gt;; it is not re-evaluated with each </w:t>
        </w:r>
        <w:r w:rsidR="007D3AF2">
          <w:rPr>
            <w:b/>
          </w:rPr>
          <w:t>Next</w:t>
        </w:r>
        <w:r w:rsidR="007D3AF2">
          <w:t>.</w:t>
        </w:r>
      </w:ins>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w:t>
      </w:r>
      <w:ins w:id="899" w:author="Sammartano, Marc (BIC USA)" w:date="2016-03-24T18:46:00Z">
        <w:r w:rsidR="002C415E">
          <w:t>BASIC!</w:t>
        </w:r>
      </w:ins>
      <w:del w:id="900" w:author="Sammartano, Marc (BIC USA)" w:date="2016-03-24T18:46:00Z">
        <w:r w:rsidDel="002C415E">
          <w:delText>the interpreter</w:delText>
        </w:r>
      </w:del>
      <w:r>
        <w:t xml:space="preserve">. Remember that the interpreter does not see any spaces you put between variables and keywords. </w:t>
      </w:r>
      <w:r>
        <w:rPr>
          <w:b/>
        </w:rPr>
        <w:t>FOR a TO m</w:t>
      </w:r>
      <w:r>
        <w:t xml:space="preserve"> is seen as </w:t>
      </w:r>
      <w:r>
        <w:rPr>
          <w:b/>
        </w:rPr>
        <w:t>foratom</w:t>
      </w:r>
      <w:r>
        <w:t xml:space="preserve">. If there is any possibility of confusion, use parentheses to tell </w:t>
      </w:r>
      <w:ins w:id="901" w:author="Sammartano, Marc (BIC USA)" w:date="2016-03-24T18:47:00Z">
        <w:r w:rsidR="002C415E">
          <w:t>BASIC!</w:t>
        </w:r>
      </w:ins>
      <w:del w:id="902" w:author="Sammartano, Marc (BIC USA)" w:date="2016-03-24T18:47:00Z">
        <w:r w:rsidDel="002C415E">
          <w:delText>the interpreter</w:delText>
        </w:r>
      </w:del>
      <w:r>
        <w:t xml:space="preserve">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lastRenderedPageBreak/>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A744E5" w:rsidP="00A33ED2">
      <w:del w:id="903" w:author="Sammartano, Marc (BIC USA)" w:date="2016-02-22T14:05:00Z">
        <w:r w:rsidDel="004D3DDB">
          <w:delText>You</w:delText>
        </w:r>
      </w:del>
      <w:del w:id="904" w:author="Sammartano, Marc (BIC USA)" w:date="2016-02-22T14:06:00Z">
        <w:r w:rsidDel="004D3DDB">
          <w:delText xml:space="preserve"> can</w:delText>
        </w:r>
      </w:del>
      <w:ins w:id="905" w:author="Sammartano, Marc (BIC USA)" w:date="2016-02-22T14:06:00Z">
        <w:r w:rsidR="004D3DDB">
          <w:t>It is possible to</w:t>
        </w:r>
      </w:ins>
      <w:r>
        <w:t xml:space="preserve"> exit a </w:t>
      </w:r>
      <w:r w:rsidRPr="00A744E5">
        <w:rPr>
          <w:b/>
        </w:rPr>
        <w:t>For</w:t>
      </w:r>
      <w:r>
        <w:t xml:space="preserve"> </w:t>
      </w:r>
      <w:r w:rsidRPr="00A744E5">
        <w:t>loop</w:t>
      </w:r>
      <w:r>
        <w:t xml:space="preserve"> without </w:t>
      </w:r>
      <w:r>
        <w:rPr>
          <w:b/>
        </w:rPr>
        <w:t>Next</w:t>
      </w:r>
      <w:r>
        <w:t xml:space="preserve"> or </w:t>
      </w:r>
      <w:r>
        <w:rPr>
          <w:b/>
        </w:rPr>
        <w:t>F_N.break</w:t>
      </w:r>
      <w:r w:rsidR="00A81E2C">
        <w:t xml:space="preserve">. However, this can </w:t>
      </w:r>
      <w:r>
        <w:t xml:space="preserve">create </w:t>
      </w:r>
      <w:r w:rsidR="00A81E2C">
        <w:t>subtle logic errors</w:t>
      </w:r>
      <w:r>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t>and did not leave it cleanly, BASIC! shows a run-time error: "Program ended with FOR without NEXT".</w:t>
      </w:r>
    </w:p>
    <w:p w:rsidR="00915AC3" w:rsidRDefault="00915AC3" w:rsidP="00915AC3">
      <w:pPr>
        <w:pStyle w:val="Heading2"/>
      </w:pPr>
      <w:bookmarkStart w:id="906" w:name="_Toc444180026"/>
      <w:r>
        <w:t>F_N.continue</w:t>
      </w:r>
      <w:bookmarkEnd w:id="906"/>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907" w:name="_Toc444180027"/>
      <w:r>
        <w:t>F_</w:t>
      </w:r>
      <w:r w:rsidR="00915AC3">
        <w:t>N</w:t>
      </w:r>
      <w:r>
        <w:t>.break</w:t>
      </w:r>
      <w:bookmarkEnd w:id="907"/>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908" w:name="_Toc444180028"/>
      <w:r>
        <w:t>While</w:t>
      </w:r>
      <w:r w:rsidR="00DB389E">
        <w:t xml:space="preserve"> &lt;lexp&gt;</w:t>
      </w:r>
      <w:r w:rsidR="00C760EB">
        <w:t xml:space="preserve"> </w:t>
      </w:r>
      <w:r w:rsidR="009611B1">
        <w:t>/</w:t>
      </w:r>
      <w:r>
        <w:t xml:space="preserve"> Repeat</w:t>
      </w:r>
      <w:bookmarkEnd w:id="908"/>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909" w:name="_Toc444180029"/>
      <w:r>
        <w:t>W_R.continue</w:t>
      </w:r>
      <w:bookmarkEnd w:id="909"/>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910" w:name="_Toc444180030"/>
      <w:r>
        <w:t>W_</w:t>
      </w:r>
      <w:r w:rsidR="00915AC3">
        <w:t>R</w:t>
      </w:r>
      <w:r>
        <w:t>.break</w:t>
      </w:r>
      <w:bookmarkEnd w:id="910"/>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911" w:name="_Toc444180031"/>
      <w:r>
        <w:t xml:space="preserve">Do </w:t>
      </w:r>
      <w:r w:rsidR="009611B1">
        <w:t>/</w:t>
      </w:r>
      <w:r>
        <w:t xml:space="preserve"> Until</w:t>
      </w:r>
      <w:r w:rsidR="00BA0F9C">
        <w:t xml:space="preserve"> </w:t>
      </w:r>
      <w:r w:rsidR="00DB389E">
        <w:t>&lt;lexp&gt;</w:t>
      </w:r>
      <w:bookmarkEnd w:id="911"/>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lastRenderedPageBreak/>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912" w:name="_Toc444180032"/>
      <w:r>
        <w:t>D_U.continue</w:t>
      </w:r>
      <w:bookmarkEnd w:id="912"/>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913" w:name="_Toc444180033"/>
      <w:r>
        <w:t>D_</w:t>
      </w:r>
      <w:r w:rsidR="00915AC3">
        <w:t>U</w:t>
      </w:r>
      <w:r>
        <w:t>.break</w:t>
      </w:r>
      <w:bookmarkEnd w:id="913"/>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914" w:name="_Toc444180034"/>
      <w:r>
        <w:t xml:space="preserve">Labels, </w:t>
      </w:r>
      <w:r w:rsidR="004957D3">
        <w:t xml:space="preserve">GOTO, </w:t>
      </w:r>
      <w:r w:rsidR="0073447D">
        <w:t>GOSUB</w:t>
      </w:r>
      <w:r w:rsidR="004957D3">
        <w:t>, and RETURN</w:t>
      </w:r>
      <w:r>
        <w:t>: Traditional BASIC</w:t>
      </w:r>
      <w:bookmarkEnd w:id="914"/>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915" w:name="_Toc444180035"/>
      <w:r>
        <w:lastRenderedPageBreak/>
        <w:t>Label</w:t>
      </w:r>
      <w:bookmarkEnd w:id="915"/>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916" w:name="_Toc444180036"/>
      <w:r>
        <w:t>GoTo &lt;label&gt;</w:t>
      </w:r>
      <w:bookmarkEnd w:id="916"/>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917" w:name="_Toc444180037"/>
      <w:r>
        <w:t>GoTo &lt;index_nexp&gt;, &lt;label&gt;...</w:t>
      </w:r>
      <w:bookmarkEnd w:id="917"/>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918" w:name="_Toc444180038"/>
      <w:r>
        <w:t>GoSub &lt;label&gt;</w:t>
      </w:r>
      <w:r w:rsidR="00854349">
        <w:t xml:space="preserve"> /</w:t>
      </w:r>
      <w:r>
        <w:t xml:space="preserve"> Return</w:t>
      </w:r>
      <w:bookmarkEnd w:id="918"/>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lastRenderedPageBreak/>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919" w:name="_Toc444180039"/>
      <w:r>
        <w:t>GoSub &lt;index_nexp&gt;, &lt;label&gt;...</w:t>
      </w:r>
      <w:r w:rsidR="009611B1">
        <w:t xml:space="preserve"> / Return</w:t>
      </w:r>
      <w:bookmarkEnd w:id="919"/>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920" w:name="_Toc444180040"/>
      <w:r>
        <w:t>Using Source Code f</w:t>
      </w:r>
      <w:r w:rsidR="000A743C">
        <w:t>rom Multiple Files</w:t>
      </w:r>
      <w:bookmarkEnd w:id="920"/>
    </w:p>
    <w:p w:rsidR="00391A64" w:rsidRDefault="00391A64" w:rsidP="000A743C">
      <w:pPr>
        <w:pStyle w:val="Heading3"/>
      </w:pPr>
      <w:bookmarkStart w:id="921" w:name="_Toc444180041"/>
      <w:r>
        <w:t>Include FilePath</w:t>
      </w:r>
      <w:bookmarkEnd w:id="921"/>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lastRenderedPageBreak/>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922" w:name="_Toc444180042"/>
      <w:r>
        <w:t>Run &lt;filename_sexp&gt; {,</w:t>
      </w:r>
      <w:r w:rsidR="0029334D">
        <w:t xml:space="preserve"> &lt;data_sexp&gt;}</w:t>
      </w:r>
      <w:bookmarkEnd w:id="922"/>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923" w:name="_Toc444180043"/>
      <w:r>
        <w:t>Switch Commands</w:t>
      </w:r>
      <w:bookmarkEnd w:id="923"/>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ins w:id="924" w:author="Sammartano, Marc (BIC USA)" w:date="2016-02-25T15:01:00Z">
        <w:r w:rsidR="006807B6">
          <w:rPr>
            <w:rFonts w:ascii="Letter Gothic" w:hAnsi="Letter Gothic"/>
            <w:sz w:val="20"/>
            <w:szCs w:val="20"/>
          </w:rPr>
          <w:t>, 4</w:t>
        </w:r>
      </w:ins>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w:t>
      </w:r>
      <w:del w:id="925" w:author="Sammartano, Marc (BIC USA)" w:date="2016-02-25T15:01:00Z">
        <w:r w:rsidRPr="00731361" w:rsidDel="006807B6">
          <w:rPr>
            <w:rFonts w:ascii="Letter Gothic" w:hAnsi="Letter Gothic"/>
            <w:sz w:val="20"/>
            <w:szCs w:val="20"/>
          </w:rPr>
          <w:delText>3</w:delText>
        </w:r>
      </w:del>
      <w:ins w:id="926" w:author="Sammartano, Marc (BIC USA)" w:date="2016-02-25T15:01:00Z">
        <w:r w:rsidR="006807B6">
          <w:rPr>
            <w:rFonts w:ascii="Letter Gothic" w:hAnsi="Letter Gothic"/>
            <w:sz w:val="20"/>
            <w:szCs w:val="20"/>
          </w:rPr>
          <w:t>&lt; 0</w:t>
        </w:r>
      </w:ins>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lastRenderedPageBreak/>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Default="004921BA" w:rsidP="00C0513E">
      <w:pPr>
        <w:spacing w:after="0"/>
        <w:ind w:left="720"/>
        <w:rPr>
          <w:ins w:id="927" w:author="Sammartano, Marc (BIC USA)" w:date="2016-02-25T14:12:00Z"/>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1104F5" w:rsidRPr="00EA4758" w:rsidRDefault="001104F5" w:rsidP="001104F5">
      <w:pPr>
        <w:spacing w:before="120"/>
        <w:rPr>
          <w:ins w:id="928" w:author="Sammartano, Marc (BIC USA)" w:date="2016-03-24T18:18:00Z"/>
        </w:rPr>
      </w:pPr>
      <w:ins w:id="929" w:author="Sammartano, Marc (BIC USA)" w:date="2016-03-24T18:17:00Z">
        <w:r>
          <w:t xml:space="preserve">The </w:t>
        </w:r>
      </w:ins>
      <w:ins w:id="930" w:author="Sammartano, Marc (BIC USA)" w:date="2016-03-24T19:08:00Z">
        <w:r w:rsidR="00E50ADB">
          <w:t xml:space="preserve">value of the </w:t>
        </w:r>
      </w:ins>
      <w:ins w:id="931" w:author="Sammartano, Marc (BIC USA)" w:date="2016-03-24T18:17:00Z">
        <w:r>
          <w:t xml:space="preserve">argument of </w:t>
        </w:r>
        <w:r>
          <w:rPr>
            <w:b/>
          </w:rPr>
          <w:t>Sw.begin</w:t>
        </w:r>
        <w:r>
          <w:t xml:space="preserve"> is compared to the </w:t>
        </w:r>
      </w:ins>
      <w:ins w:id="932" w:author="Sammartano, Marc (BIC USA)" w:date="2016-03-24T18:18:00Z">
        <w:r>
          <w:t xml:space="preserve">argument of each </w:t>
        </w:r>
      </w:ins>
      <w:ins w:id="933" w:author="Sammartano, Marc (BIC USA)" w:date="2016-03-24T18:19:00Z">
        <w:r>
          <w:rPr>
            <w:b/>
          </w:rPr>
          <w:t>Sw.case</w:t>
        </w:r>
        <w:r>
          <w:t xml:space="preserve"> in order. If </w:t>
        </w:r>
      </w:ins>
      <w:ins w:id="934" w:author="Sammartano, Marc (BIC USA)" w:date="2016-03-24T19:08:00Z">
        <w:r w:rsidR="00E50ADB">
          <w:t xml:space="preserve">any </w:t>
        </w:r>
      </w:ins>
      <w:ins w:id="935" w:author="Sammartano, Marc (BIC USA)" w:date="2016-03-24T19:09:00Z">
        <w:r w:rsidR="00E50ADB">
          <w:rPr>
            <w:b/>
          </w:rPr>
          <w:t>Sw.case</w:t>
        </w:r>
        <w:r w:rsidR="00E50ADB">
          <w:t xml:space="preserve"> </w:t>
        </w:r>
      </w:ins>
      <w:ins w:id="936" w:author="Sammartano, Marc (BIC USA)" w:date="2016-03-24T18:20:00Z">
        <w:r>
          <w:t>match</w:t>
        </w:r>
      </w:ins>
      <w:ins w:id="937" w:author="Sammartano, Marc (BIC USA)" w:date="2016-03-24T19:09:00Z">
        <w:r w:rsidR="00E50ADB">
          <w:t xml:space="preserve">es the </w:t>
        </w:r>
        <w:r w:rsidR="00E50ADB">
          <w:rPr>
            <w:b/>
          </w:rPr>
          <w:t>Sw.begin</w:t>
        </w:r>
      </w:ins>
      <w:ins w:id="938" w:author="Sammartano, Marc (BIC USA)" w:date="2016-03-24T18:20:00Z">
        <w:r>
          <w:t xml:space="preserve">, </w:t>
        </w:r>
      </w:ins>
      <w:ins w:id="939" w:author="Sammartano, Marc (BIC USA)" w:date="2016-03-24T19:09:00Z">
        <w:r w:rsidR="00E50ADB">
          <w:t xml:space="preserve">the </w:t>
        </w:r>
      </w:ins>
      <w:ins w:id="940" w:author="Sammartano, Marc (BIC USA)" w:date="2016-03-24T18:20:00Z">
        <w:r>
          <w:t xml:space="preserve">statements following the matching </w:t>
        </w:r>
        <w:r>
          <w:rPr>
            <w:b/>
          </w:rPr>
          <w:t>Sw.case</w:t>
        </w:r>
        <w:r>
          <w:t xml:space="preserve"> </w:t>
        </w:r>
      </w:ins>
      <w:ins w:id="941" w:author="Sammartano, Marc (BIC USA)" w:date="2016-03-24T19:09:00Z">
        <w:r w:rsidR="00E50ADB">
          <w:t xml:space="preserve">is </w:t>
        </w:r>
      </w:ins>
      <w:ins w:id="942" w:author="Sammartano, Marc (BIC USA)" w:date="2016-03-24T18:20:00Z">
        <w:r>
          <w:t xml:space="preserve">executed; if no </w:t>
        </w:r>
      </w:ins>
      <w:ins w:id="943" w:author="Sammartano, Marc (BIC USA)" w:date="2016-03-24T18:21:00Z">
        <w:r>
          <w:rPr>
            <w:b/>
          </w:rPr>
          <w:t>Sw.case</w:t>
        </w:r>
        <w:r>
          <w:t xml:space="preserve"> matches, the statements after </w:t>
        </w:r>
        <w:r>
          <w:rPr>
            <w:b/>
          </w:rPr>
          <w:t>Sw.default</w:t>
        </w:r>
        <w:r>
          <w:t xml:space="preserve"> are executed.</w:t>
        </w:r>
      </w:ins>
      <w:ins w:id="944" w:author="Sammartano, Marc (BIC USA)" w:date="2016-03-24T18:22:00Z">
        <w:r>
          <w:t xml:space="preserve"> Once </w:t>
        </w:r>
      </w:ins>
      <w:ins w:id="945" w:author="Sammartano, Marc (BIC USA)" w:date="2016-03-24T18:47:00Z">
        <w:r w:rsidR="002C415E">
          <w:t>BASIC!</w:t>
        </w:r>
      </w:ins>
      <w:ins w:id="946" w:author="Sammartano, Marc (BIC USA)" w:date="2016-03-24T18:22:00Z">
        <w:r>
          <w:t xml:space="preserve"> starts to execute the statements of a </w:t>
        </w:r>
      </w:ins>
      <w:ins w:id="947" w:author="Sammartano, Marc (BIC USA)" w:date="2016-03-24T18:23:00Z">
        <w:r>
          <w:rPr>
            <w:b/>
          </w:rPr>
          <w:t>Sw.case</w:t>
        </w:r>
        <w:r>
          <w:t xml:space="preserve"> or </w:t>
        </w:r>
        <w:r>
          <w:rPr>
            <w:b/>
          </w:rPr>
          <w:t>Sw.default</w:t>
        </w:r>
        <w:r>
          <w:t xml:space="preserve">, it continues </w:t>
        </w:r>
        <w:r w:rsidR="00EA4758">
          <w:t>execution until it finds</w:t>
        </w:r>
        <w:r>
          <w:t xml:space="preserve"> a </w:t>
        </w:r>
        <w:r>
          <w:rPr>
            <w:b/>
          </w:rPr>
          <w:t>Sw.break</w:t>
        </w:r>
        <w:r>
          <w:t xml:space="preserve"> or the </w:t>
        </w:r>
        <w:r>
          <w:rPr>
            <w:b/>
          </w:rPr>
          <w:t>Sw.end</w:t>
        </w:r>
        <w:r>
          <w:t>, ignoring any</w:t>
        </w:r>
      </w:ins>
      <w:ins w:id="948" w:author="Sammartano, Marc (BIC USA)" w:date="2016-03-24T18:40:00Z">
        <w:r w:rsidR="00CC0FAA">
          <w:t xml:space="preserve"> other</w:t>
        </w:r>
      </w:ins>
      <w:ins w:id="949" w:author="Sammartano, Marc (BIC USA)" w:date="2016-03-24T18:23:00Z">
        <w:r>
          <w:t xml:space="preserve"> </w:t>
        </w:r>
        <w:r>
          <w:rPr>
            <w:b/>
          </w:rPr>
          <w:t>Sw.case</w:t>
        </w:r>
      </w:ins>
      <w:ins w:id="950" w:author="Sammartano, Marc (BIC USA)" w:date="2016-03-24T18:24:00Z">
        <w:r>
          <w:t xml:space="preserve"> or </w:t>
        </w:r>
        <w:r>
          <w:rPr>
            <w:b/>
          </w:rPr>
          <w:t>Sw.default</w:t>
        </w:r>
        <w:r>
          <w:t xml:space="preserve"> it may encounter.</w:t>
        </w:r>
      </w:ins>
      <w:ins w:id="951" w:author="Sammartano, Marc (BIC USA)" w:date="2016-03-24T18:25:00Z">
        <w:r w:rsidR="00EA4758">
          <w:t xml:space="preserve"> </w:t>
        </w:r>
        <w:r w:rsidR="00EA4758">
          <w:rPr>
            <w:b/>
          </w:rPr>
          <w:t>Sw.break</w:t>
        </w:r>
      </w:ins>
      <w:ins w:id="952" w:author="Sammartano, Marc (BIC USA)" w:date="2016-03-24T18:26:00Z">
        <w:r w:rsidR="00EA4758">
          <w:t xml:space="preserve"> causes a jump to the </w:t>
        </w:r>
        <w:r w:rsidR="00EA4758">
          <w:rPr>
            <w:b/>
          </w:rPr>
          <w:t>Sw.end</w:t>
        </w:r>
        <w:r w:rsidR="00EA4758">
          <w:t>.</w:t>
        </w:r>
      </w:ins>
    </w:p>
    <w:p w:rsidR="00D75C2C" w:rsidRDefault="00D75C2C" w:rsidP="00D75C2C">
      <w:pPr>
        <w:pStyle w:val="NoSpacing"/>
        <w:rPr>
          <w:ins w:id="953" w:author="Sammartano, Marc (BIC USA)" w:date="2016-02-25T14:12:00Z"/>
        </w:rPr>
      </w:pPr>
      <w:ins w:id="954" w:author="Sammartano, Marc (BIC USA)" w:date="2016-02-25T14:12:00Z">
        <w:r>
          <w:t>In th</w:t>
        </w:r>
      </w:ins>
      <w:ins w:id="955" w:author="Sammartano, Marc (BIC USA)" w:date="2016-03-24T18:17:00Z">
        <w:r w:rsidR="001104F5">
          <w:t>e</w:t>
        </w:r>
      </w:ins>
      <w:ins w:id="956" w:author="Sammartano, Marc (BIC USA)" w:date="2016-02-25T14:12:00Z">
        <w:r>
          <w:t xml:space="preserve"> example</w:t>
        </w:r>
      </w:ins>
      <w:ins w:id="957" w:author="Sammartano, Marc (BIC USA)" w:date="2016-02-25T14:13:00Z">
        <w:r>
          <w:t>:</w:t>
        </w:r>
      </w:ins>
    </w:p>
    <w:p w:rsidR="00D75C2C" w:rsidRDefault="00D75C2C" w:rsidP="00D75C2C">
      <w:pPr>
        <w:pStyle w:val="ListParagraph"/>
        <w:numPr>
          <w:ilvl w:val="0"/>
          <w:numId w:val="45"/>
        </w:numPr>
        <w:rPr>
          <w:ins w:id="958" w:author="Sammartano, Marc (BIC USA)" w:date="2016-02-25T14:14:00Z"/>
        </w:rPr>
      </w:pPr>
      <w:ins w:id="959" w:author="Sammartano, Marc (BIC USA)" w:date="2016-02-25T14:12:00Z">
        <w:r>
          <w:t xml:space="preserve">if the value of </w:t>
        </w:r>
        <w:r>
          <w:rPr>
            <w:b/>
          </w:rPr>
          <w:t>a</w:t>
        </w:r>
        <w:r>
          <w:t xml:space="preserve"> is 1, then &lt;statement1&gt; through &lt;statement2&gt; </w:t>
        </w:r>
        <w:r w:rsidR="000B4792">
          <w:t>execute</w:t>
        </w:r>
      </w:ins>
    </w:p>
    <w:p w:rsidR="00D75C2C" w:rsidRDefault="00D75C2C" w:rsidP="00D75C2C">
      <w:pPr>
        <w:pStyle w:val="ListParagraph"/>
        <w:numPr>
          <w:ilvl w:val="0"/>
          <w:numId w:val="45"/>
        </w:numPr>
        <w:rPr>
          <w:ins w:id="960" w:author="Sammartano, Marc (BIC USA)" w:date="2016-02-25T14:14:00Z"/>
        </w:rPr>
      </w:pPr>
      <w:ins w:id="961" w:author="Sammartano, Marc (BIC USA)" w:date="2016-02-25T14:14:00Z">
        <w:r>
          <w:t xml:space="preserve">if the value of </w:t>
        </w:r>
        <w:r>
          <w:rPr>
            <w:b/>
          </w:rPr>
          <w:t>a</w:t>
        </w:r>
        <w:r>
          <w:t xml:space="preserve"> is 2</w:t>
        </w:r>
      </w:ins>
      <w:ins w:id="962" w:author="Sammartano, Marc (BIC USA)" w:date="2016-02-25T15:01:00Z">
        <w:r w:rsidR="006807B6">
          <w:t xml:space="preserve"> or 4</w:t>
        </w:r>
      </w:ins>
      <w:ins w:id="963" w:author="Sammartano, Marc (BIC USA)" w:date="2016-02-25T14:14:00Z">
        <w:r>
          <w:t xml:space="preserve">, then &lt;statement3&gt; through &lt;statement4&gt; </w:t>
        </w:r>
        <w:r w:rsidR="000B4792">
          <w:t>execute</w:t>
        </w:r>
      </w:ins>
    </w:p>
    <w:p w:rsidR="00D75C2C" w:rsidRDefault="00D75C2C" w:rsidP="00D75C2C">
      <w:pPr>
        <w:pStyle w:val="ListParagraph"/>
        <w:numPr>
          <w:ilvl w:val="0"/>
          <w:numId w:val="45"/>
        </w:numPr>
        <w:rPr>
          <w:ins w:id="964" w:author="Sammartano, Marc (BIC USA)" w:date="2016-02-25T14:14:00Z"/>
        </w:rPr>
      </w:pPr>
      <w:ins w:id="965" w:author="Sammartano, Marc (BIC USA)" w:date="2016-02-25T14:14:00Z">
        <w:r>
          <w:t xml:space="preserve">if the value of </w:t>
        </w:r>
        <w:r>
          <w:rPr>
            <w:b/>
          </w:rPr>
          <w:t>a</w:t>
        </w:r>
        <w:r>
          <w:t xml:space="preserve"> is </w:t>
        </w:r>
      </w:ins>
      <w:ins w:id="966" w:author="Sammartano, Marc (BIC USA)" w:date="2016-02-25T15:03:00Z">
        <w:r w:rsidR="006807B6">
          <w:t>less than 0</w:t>
        </w:r>
      </w:ins>
      <w:ins w:id="967" w:author="Sammartano, Marc (BIC USA)" w:date="2016-02-25T14:14:00Z">
        <w:r>
          <w:t xml:space="preserve">, then &lt;statement5&gt; through &lt;statement6&gt; </w:t>
        </w:r>
        <w:r w:rsidR="000B4792">
          <w:t>execute</w:t>
        </w:r>
      </w:ins>
    </w:p>
    <w:p w:rsidR="00D75C2C" w:rsidRPr="00D75C2C" w:rsidRDefault="00D75C2C" w:rsidP="00D75C2C">
      <w:pPr>
        <w:pStyle w:val="ListParagraph"/>
        <w:numPr>
          <w:ilvl w:val="0"/>
          <w:numId w:val="45"/>
        </w:numPr>
      </w:pPr>
      <w:ins w:id="968" w:author="Sammartano, Marc (BIC USA)" w:date="2016-02-25T14:14:00Z">
        <w:r>
          <w:t xml:space="preserve">if </w:t>
        </w:r>
        <w:r>
          <w:rPr>
            <w:b/>
          </w:rPr>
          <w:t>a</w:t>
        </w:r>
        <w:r>
          <w:t xml:space="preserve"> </w:t>
        </w:r>
      </w:ins>
      <w:ins w:id="969" w:author="Sammartano, Marc (BIC USA)" w:date="2016-02-25T15:03:00Z">
        <w:r w:rsidR="006807B6">
          <w:t>has any other value (3, or more than 4)</w:t>
        </w:r>
      </w:ins>
      <w:ins w:id="970" w:author="Sammartano, Marc (BIC USA)" w:date="2016-02-25T14:14:00Z">
        <w:r w:rsidR="000B4792">
          <w:t xml:space="preserve"> then &lt;statement7&gt; executes</w:t>
        </w:r>
        <w:r>
          <w:t>.</w:t>
        </w:r>
      </w:ins>
    </w:p>
    <w:p w:rsidR="0028068E" w:rsidRPr="00E75BBF" w:rsidRDefault="00E75BBF" w:rsidP="00E75BBF">
      <w:pPr>
        <w:rPr>
          <w:ins w:id="971" w:author="Sammartano, Marc (BIC USA)" w:date="2016-03-24T17:49:00Z"/>
        </w:rPr>
      </w:pPr>
      <w:bookmarkStart w:id="972" w:name="_Toc444180044"/>
      <w:ins w:id="973" w:author="Sammartano, Marc (BIC USA)" w:date="2016-03-24T17:59:00Z">
        <w:r>
          <w:t xml:space="preserve">A </w:t>
        </w:r>
        <w:r>
          <w:rPr>
            <w:b/>
          </w:rPr>
          <w:t>Sw.begin</w:t>
        </w:r>
        <w:r>
          <w:t xml:space="preserve"> must be followed by a </w:t>
        </w:r>
        <w:r>
          <w:rPr>
            <w:b/>
          </w:rPr>
          <w:t>Sw.end</w:t>
        </w:r>
        <w:r>
          <w:t>, and all</w:t>
        </w:r>
      </w:ins>
      <w:ins w:id="974" w:author="Sammartano, Marc (BIC USA)" w:date="2016-03-24T18:08:00Z">
        <w:r w:rsidR="00304EB8">
          <w:t xml:space="preserve"> of the</w:t>
        </w:r>
      </w:ins>
      <w:ins w:id="975" w:author="Sammartano, Marc (BIC USA)" w:date="2016-03-24T17:59:00Z">
        <w:r>
          <w:t xml:space="preserve"> </w:t>
        </w:r>
        <w:r>
          <w:rPr>
            <w:b/>
          </w:rPr>
          <w:t>Sw.case</w:t>
        </w:r>
        <w:r>
          <w:t xml:space="preserve"> and the </w:t>
        </w:r>
        <w:r>
          <w:rPr>
            <w:b/>
          </w:rPr>
          <w:t>Sw.default</w:t>
        </w:r>
        <w:r>
          <w:t xml:space="preserve"> (if there is one) for the same switch must appear between them</w:t>
        </w:r>
      </w:ins>
      <w:ins w:id="976" w:author="Sammartano, Marc (BIC USA)" w:date="2016-03-24T18:03:00Z">
        <w:r>
          <w:t xml:space="preserve">. </w:t>
        </w:r>
        <w:r w:rsidR="00CC0FAA">
          <w:t>A set of s</w:t>
        </w:r>
        <w:r>
          <w:t>witch commands is treated as a single unit</w:t>
        </w:r>
      </w:ins>
      <w:ins w:id="977" w:author="Sammartano, Marc (BIC USA)" w:date="2016-03-24T17:59:00Z">
        <w:r>
          <w:t>, just as if BASIC! were compiled.</w:t>
        </w:r>
      </w:ins>
    </w:p>
    <w:p w:rsidR="00265345" w:rsidRDefault="00265345" w:rsidP="005F4916">
      <w:pPr>
        <w:pStyle w:val="Heading3"/>
      </w:pPr>
      <w:r>
        <w:t xml:space="preserve">Nesting Switch </w:t>
      </w:r>
      <w:r w:rsidR="0088530E">
        <w:t>Operations</w:t>
      </w:r>
      <w:bookmarkEnd w:id="972"/>
    </w:p>
    <w:p w:rsidR="00CC0FAA" w:rsidRDefault="0088530E" w:rsidP="00304EB8">
      <w:pPr>
        <w:rPr>
          <w:ins w:id="978" w:author="Sammartano, Marc (BIC USA)" w:date="2016-03-24T18:36:00Z"/>
        </w:rPr>
      </w:pPr>
      <w:r>
        <w:t>Switch</w:t>
      </w:r>
      <w:ins w:id="979" w:author="Sammartano, Marc (BIC USA)" w:date="2016-03-24T18:05:00Z">
        <w:r w:rsidR="00304EB8">
          <w:t>es</w:t>
        </w:r>
      </w:ins>
      <w:r>
        <w:t xml:space="preserve"> </w:t>
      </w:r>
      <w:del w:id="980" w:author="Sammartano, Marc (BIC USA)" w:date="2016-03-24T18:05:00Z">
        <w:r w:rsidDel="00304EB8">
          <w:delText xml:space="preserve">operation </w:delText>
        </w:r>
      </w:del>
      <w:r>
        <w:t xml:space="preserve">can </w:t>
      </w:r>
      <w:del w:id="981" w:author="Sammartano, Marc (BIC USA)" w:date="2016-03-24T18:05:00Z">
        <w:r w:rsidDel="00304EB8">
          <w:delText xml:space="preserve">NOT </w:delText>
        </w:r>
      </w:del>
      <w:r>
        <w:t xml:space="preserve">be nested. </w:t>
      </w:r>
      <w:ins w:id="982" w:author="Sammartano, Marc (BIC USA)" w:date="2016-03-24T18:36:00Z">
        <w:r w:rsidR="00CC0FAA">
          <w:t xml:space="preserve">The block of statements following a </w:t>
        </w:r>
        <w:r w:rsidR="00CC0FAA">
          <w:rPr>
            <w:b/>
          </w:rPr>
          <w:t>Sw.case</w:t>
        </w:r>
        <w:r w:rsidR="00CC0FAA">
          <w:t xml:space="preserve"> or </w:t>
        </w:r>
        <w:r w:rsidR="00CC0FAA">
          <w:rPr>
            <w:b/>
          </w:rPr>
          <w:t>Sw.default</w:t>
        </w:r>
        <w:r w:rsidR="00CC0FAA">
          <w:t xml:space="preserve"> may include a full set of switch commands. The nested switch begins with another </w:t>
        </w:r>
        <w:r w:rsidR="00CC0FAA">
          <w:rPr>
            <w:b/>
          </w:rPr>
          <w:t>Sw.begin</w:t>
        </w:r>
        <w:r w:rsidR="00CC0FAA">
          <w:t xml:space="preserve"> and ends with another </w:t>
        </w:r>
        <w:r w:rsidR="00CC0FAA">
          <w:rPr>
            <w:b/>
          </w:rPr>
          <w:t>Sw.end</w:t>
        </w:r>
        <w:r w:rsidR="00CC0FAA">
          <w:t xml:space="preserve">, with its own </w:t>
        </w:r>
        <w:r w:rsidR="00CC0FAA">
          <w:rPr>
            <w:b/>
          </w:rPr>
          <w:t>Sw.case</w:t>
        </w:r>
        <w:r w:rsidR="00CC0FAA">
          <w:t xml:space="preserve"> and </w:t>
        </w:r>
        <w:r w:rsidR="00CC0FAA">
          <w:rPr>
            <w:b/>
          </w:rPr>
          <w:t>Sw.default</w:t>
        </w:r>
        <w:r w:rsidR="00CC0FAA">
          <w:t xml:space="preserve"> statements in between. You can nest other switches inside nested switches, for as many levels as you want.</w:t>
        </w:r>
      </w:ins>
    </w:p>
    <w:p w:rsidR="0088530E" w:rsidRPr="00EA4758" w:rsidRDefault="0088530E" w:rsidP="00304EB8">
      <w:del w:id="983" w:author="Sammartano, Marc (BIC USA)" w:date="2016-03-24T18:36:00Z">
        <w:r w:rsidDel="00CC0FAA">
          <w:delText>Do not program</w:delText>
        </w:r>
      </w:del>
      <w:ins w:id="984" w:author="Sammartano, Marc (BIC USA)" w:date="2016-03-24T18:36:00Z">
        <w:r w:rsidR="00CC0FAA">
          <w:t>If you prefer, you may put the</w:t>
        </w:r>
      </w:ins>
      <w:ins w:id="985" w:author="Sammartano, Marc (BIC USA)" w:date="2016-03-24T18:37:00Z">
        <w:r w:rsidR="00CC0FAA">
          <w:t xml:space="preserve"> inner</w:t>
        </w:r>
      </w:ins>
      <w:r>
        <w:t xml:space="preserve"> switch operations </w:t>
      </w:r>
      <w:del w:id="986" w:author="Sammartano, Marc (BIC USA)" w:date="2016-03-24T18:38:00Z">
        <w:r w:rsidDel="00CC0FAA">
          <w:delText>within other switch operations</w:delText>
        </w:r>
      </w:del>
      <w:ins w:id="987" w:author="Sammartano, Marc (BIC USA)" w:date="2016-03-24T18:38:00Z">
        <w:r w:rsidR="00CC0FAA">
          <w:t xml:space="preserve">in a labeled </w:t>
        </w:r>
        <w:r w:rsidR="00CC0FAA">
          <w:rPr>
            <w:b/>
          </w:rPr>
          <w:t>Gosub</w:t>
        </w:r>
        <w:r w:rsidR="00CC0FAA">
          <w:t xml:space="preserve"> routine or a User-defined Function, and put the </w:t>
        </w:r>
        <w:r w:rsidR="00CC0FAA">
          <w:rPr>
            <w:b/>
          </w:rPr>
          <w:t>Gosub</w:t>
        </w:r>
        <w:r w:rsidR="00CC0FAA">
          <w:t xml:space="preserve"> or function call in the </w:t>
        </w:r>
        <w:r w:rsidR="00CC0FAA">
          <w:rPr>
            <w:b/>
          </w:rPr>
          <w:t>Sw.case</w:t>
        </w:r>
        <w:r w:rsidR="00CC0FAA">
          <w:t xml:space="preserve"> or </w:t>
        </w:r>
        <w:r w:rsidR="00CC0FAA">
          <w:rPr>
            <w:b/>
          </w:rPr>
          <w:t>Sw.default</w:t>
        </w:r>
        <w:r w:rsidR="00CC0FAA">
          <w:t xml:space="preserve"> block. This may make your code easier to read, and it will also make the initial scan of the switch a little faster</w:t>
        </w:r>
      </w:ins>
      <w:r>
        <w:t>.</w:t>
      </w:r>
    </w:p>
    <w:p w:rsidR="004921BA" w:rsidRDefault="00265345" w:rsidP="005F4916">
      <w:pPr>
        <w:pStyle w:val="Heading3"/>
      </w:pPr>
      <w:bookmarkStart w:id="988" w:name="_Toc444180045"/>
      <w:r>
        <w:t>Sw.begin &lt;</w:t>
      </w:r>
      <w:del w:id="989" w:author="Sammartano, Marc (BIC USA)" w:date="2016-02-25T14:17:00Z">
        <w:r w:rsidDel="000B4792">
          <w:delText>n</w:delText>
        </w:r>
      </w:del>
      <w:r>
        <w:t>exp&gt;</w:t>
      </w:r>
      <w:del w:id="990" w:author="Sammartano, Marc (BIC USA)" w:date="2016-02-25T14:17:00Z">
        <w:r w:rsidDel="000B4792">
          <w:delText>|&lt;sexp&gt;</w:delText>
        </w:r>
      </w:del>
      <w:bookmarkEnd w:id="988"/>
      <w:r w:rsidR="00520661">
        <w:fldChar w:fldCharType="begin"/>
      </w:r>
      <w:r w:rsidR="0088530E">
        <w:instrText xml:space="preserve"> XE "</w:instrText>
      </w:r>
      <w:r w:rsidR="0088530E" w:rsidRPr="00955305">
        <w:instrText>Sw.begin &lt;</w:instrText>
      </w:r>
      <w:del w:id="991" w:author="Sammartano, Marc (BIC USA)" w:date="2016-02-25T14:17:00Z">
        <w:r w:rsidR="0088530E" w:rsidRPr="00955305" w:rsidDel="000B4792">
          <w:delInstrText>n</w:delInstrText>
        </w:r>
      </w:del>
      <w:r w:rsidR="0088530E" w:rsidRPr="00955305">
        <w:instrText>exp&gt;</w:instrText>
      </w:r>
      <w:del w:id="992" w:author="Sammartano, Marc (BIC USA)" w:date="2016-02-25T14:17:00Z">
        <w:r w:rsidR="0088530E" w:rsidRPr="00955305" w:rsidDel="000B4792">
          <w:delInstrText>|&lt;sexp&gt;</w:delInstrText>
        </w:r>
      </w:del>
      <w:r w:rsidR="0088530E">
        <w:instrText xml:space="preserve">" </w:instrText>
      </w:r>
      <w:r w:rsidR="00520661">
        <w:fldChar w:fldCharType="end"/>
      </w:r>
    </w:p>
    <w:p w:rsidR="00B30AA7" w:rsidRPr="002C415E" w:rsidRDefault="003B538A" w:rsidP="00D04A62">
      <w:r>
        <w:t>Begins</w:t>
      </w:r>
      <w:r w:rsidR="00535476">
        <w:t xml:space="preserve"> a switch operation</w:t>
      </w:r>
      <w:ins w:id="993" w:author="Sammartano, Marc (BIC USA)" w:date="2016-03-24T19:05:00Z">
        <w:r w:rsidR="001449A8">
          <w:t>.</w:t>
        </w:r>
      </w:ins>
      <w:ins w:id="994" w:author="Sammartano, Marc (BIC USA)" w:date="2016-03-24T19:04:00Z">
        <w:r w:rsidR="001449A8" w:rsidRPr="001449A8">
          <w:t xml:space="preserve"> </w:t>
        </w:r>
        <w:r w:rsidR="001449A8">
          <w:t xml:space="preserve">BASIC! scans forward until it reaches a </w:t>
        </w:r>
        <w:r w:rsidR="001449A8">
          <w:rPr>
            <w:b/>
          </w:rPr>
          <w:t>Sw.end</w:t>
        </w:r>
        <w:r w:rsidR="001449A8">
          <w:t xml:space="preserve">, locating all </w:t>
        </w:r>
        <w:r w:rsidR="001449A8">
          <w:rPr>
            <w:b/>
          </w:rPr>
          <w:t>Sw.case</w:t>
        </w:r>
        <w:r w:rsidR="001449A8">
          <w:t xml:space="preserve">, </w:t>
        </w:r>
        <w:r w:rsidR="001449A8">
          <w:rPr>
            <w:b/>
          </w:rPr>
          <w:t>Sw.break</w:t>
        </w:r>
        <w:r w:rsidR="001449A8">
          <w:t xml:space="preserve">, and </w:t>
        </w:r>
        <w:r w:rsidR="001449A8">
          <w:rPr>
            <w:b/>
          </w:rPr>
          <w:t>Sw.default</w:t>
        </w:r>
        <w:r w:rsidR="001449A8">
          <w:t xml:space="preserve"> statements between the </w:t>
        </w:r>
        <w:r w:rsidR="001449A8">
          <w:rPr>
            <w:b/>
          </w:rPr>
          <w:t>Sw.begin</w:t>
        </w:r>
        <w:r w:rsidR="001449A8">
          <w:t xml:space="preserve"> and the </w:t>
        </w:r>
        <w:r w:rsidR="001449A8">
          <w:rPr>
            <w:b/>
          </w:rPr>
          <w:t>Sw.end</w:t>
        </w:r>
      </w:ins>
      <w:r w:rsidR="00535476">
        <w:t>.</w:t>
      </w:r>
    </w:p>
    <w:p w:rsidR="00B30AA7" w:rsidRPr="00D1333D" w:rsidRDefault="00B30AA7" w:rsidP="00D04A62">
      <w:r>
        <w:t xml:space="preserve">The </w:t>
      </w:r>
      <w:ins w:id="995" w:author="Sammartano, Marc (BIC USA)" w:date="2016-02-25T14:18:00Z">
        <w:r w:rsidR="000B4792">
          <w:t>numeric</w:t>
        </w:r>
      </w:ins>
      <w:del w:id="996" w:author="Sammartano, Marc (BIC USA)" w:date="2016-02-25T14:18:00Z">
        <w:r w:rsidDel="000B4792">
          <w:delText>&lt;nexp&gt;</w:delText>
        </w:r>
      </w:del>
      <w:r>
        <w:t xml:space="preserve"> or </w:t>
      </w:r>
      <w:ins w:id="997" w:author="Sammartano, Marc (BIC USA)" w:date="2016-02-25T14:18:00Z">
        <w:r w:rsidR="000B4792">
          <w:t xml:space="preserve">string expression </w:t>
        </w:r>
      </w:ins>
      <w:r>
        <w:t>&lt;</w:t>
      </w:r>
      <w:del w:id="998" w:author="Sammartano, Marc (BIC USA)" w:date="2016-02-25T14:18:00Z">
        <w:r w:rsidDel="000B4792">
          <w:delText>s</w:delText>
        </w:r>
      </w:del>
      <w:r>
        <w:t xml:space="preserve">exp&gt; </w:t>
      </w:r>
      <w:del w:id="999" w:author="Sammartano, Marc (BIC USA)" w:date="2016-02-25T14:18:00Z">
        <w:r w:rsidDel="000B4792">
          <w:delText>will be</w:delText>
        </w:r>
      </w:del>
      <w:ins w:id="1000" w:author="Sammartano, Marc (BIC USA)" w:date="2016-02-25T14:18:00Z">
        <w:r w:rsidR="000B4792">
          <w:t>is</w:t>
        </w:r>
      </w:ins>
      <w:r>
        <w:t xml:space="preserve"> evaluated. </w:t>
      </w:r>
      <w:del w:id="1001" w:author="Sammartano, Marc (BIC USA)" w:date="2016-02-25T14:19:00Z">
        <w:r w:rsidDel="000B4792">
          <w:delText>The results</w:delText>
        </w:r>
      </w:del>
      <w:ins w:id="1002" w:author="Sammartano, Marc (BIC USA)" w:date="2016-02-25T14:19:00Z">
        <w:r w:rsidR="000B4792">
          <w:t>Its value</w:t>
        </w:r>
      </w:ins>
      <w:ins w:id="1003" w:author="Sammartano, Marc (BIC USA)" w:date="2016-03-24T19:01:00Z">
        <w:r w:rsidR="001449A8">
          <w:t xml:space="preserve"> is</w:t>
        </w:r>
      </w:ins>
      <w:del w:id="1004" w:author="Sammartano, Marc (BIC USA)" w:date="2016-03-24T19:01:00Z">
        <w:r w:rsidDel="001449A8">
          <w:delText xml:space="preserve"> will</w:delText>
        </w:r>
      </w:del>
      <w:r>
        <w:t xml:space="preserve"> then </w:t>
      </w:r>
      <w:del w:id="1005" w:author="Sammartano, Marc (BIC USA)" w:date="2016-03-24T19:01:00Z">
        <w:r w:rsidDel="001449A8">
          <w:delText xml:space="preserve">be </w:delText>
        </w:r>
      </w:del>
      <w:r>
        <w:t>compared t</w:t>
      </w:r>
      <w:ins w:id="1006" w:author="Sammartano, Marc (BIC USA)" w:date="2016-02-25T14:19:00Z">
        <w:r w:rsidR="000B4792">
          <w:t>o t</w:t>
        </w:r>
      </w:ins>
      <w:r>
        <w:t xml:space="preserve">he </w:t>
      </w:r>
      <w:del w:id="1007" w:author="Sammartano, Marc (BIC USA)" w:date="2016-02-25T14:19:00Z">
        <w:r w:rsidDel="000B4792">
          <w:delText>&lt;</w:delText>
        </w:r>
        <w:r w:rsidR="005102B9" w:rsidDel="000B4792">
          <w:delText>n</w:delText>
        </w:r>
      </w:del>
      <w:r w:rsidR="005102B9">
        <w:t>exp</w:t>
      </w:r>
      <w:ins w:id="1008" w:author="Sammartano, Marc (BIC USA)" w:date="2016-02-25T14:19:00Z">
        <w:r w:rsidR="00E50ADB">
          <w:t>ression</w:t>
        </w:r>
      </w:ins>
      <w:ins w:id="1009" w:author="Sammartano, Marc (BIC USA)" w:date="2016-03-24T19:30:00Z">
        <w:r w:rsidR="00B534D0">
          <w:t>(s)</w:t>
        </w:r>
      </w:ins>
      <w:del w:id="1010" w:author="Sammartano, Marc (BIC USA)" w:date="2016-02-25T14:19:00Z">
        <w:r w:rsidDel="000B4792">
          <w:delText>&gt; or &lt;</w:delText>
        </w:r>
        <w:r w:rsidR="005102B9" w:rsidDel="000B4792">
          <w:delText>sexp</w:delText>
        </w:r>
        <w:r w:rsidDel="000B4792">
          <w:delText>&gt;</w:delText>
        </w:r>
      </w:del>
      <w:r w:rsidR="00731361">
        <w:t xml:space="preserve"> </w:t>
      </w:r>
      <w:r>
        <w:t xml:space="preserve">in </w:t>
      </w:r>
      <w:del w:id="1011" w:author="Sammartano, Marc (BIC USA)" w:date="2016-03-24T19:13:00Z">
        <w:r w:rsidDel="00E50ADB">
          <w:delText>the</w:delText>
        </w:r>
      </w:del>
      <w:ins w:id="1012" w:author="Sammartano, Marc (BIC USA)" w:date="2016-03-24T19:13:00Z">
        <w:r w:rsidR="00E50ADB">
          <w:t>each</w:t>
        </w:r>
      </w:ins>
      <w:r>
        <w:t xml:space="preserve"> </w:t>
      </w:r>
      <w:r w:rsidR="00731361" w:rsidRPr="00731361">
        <w:rPr>
          <w:b/>
        </w:rPr>
        <w:t>S</w:t>
      </w:r>
      <w:r w:rsidR="003B538A" w:rsidRPr="00731361">
        <w:rPr>
          <w:b/>
        </w:rPr>
        <w:t>w.</w:t>
      </w:r>
      <w:r w:rsidRPr="00731361">
        <w:rPr>
          <w:b/>
        </w:rPr>
        <w:t>case</w:t>
      </w:r>
      <w:r>
        <w:t xml:space="preserve"> statement</w:t>
      </w:r>
      <w:del w:id="1013" w:author="Sammartano, Marc (BIC USA)" w:date="2016-03-24T19:13:00Z">
        <w:r w:rsidDel="00E50ADB">
          <w:delText>s</w:delText>
        </w:r>
      </w:del>
      <w:ins w:id="1014" w:author="Sammartano, Marc (BIC USA)" w:date="2016-03-24T19:13:00Z">
        <w:r w:rsidR="00E50ADB">
          <w:t>, in order</w:t>
        </w:r>
      </w:ins>
      <w:r>
        <w:t>.</w:t>
      </w:r>
      <w:ins w:id="1015" w:author="Sammartano, Marc (BIC USA)" w:date="2016-03-24T19:30:00Z">
        <w:r w:rsidR="00B534D0">
          <w:t xml:space="preserve"> BASIC! </w:t>
        </w:r>
      </w:ins>
      <w:ins w:id="1016" w:author="Sammartano, Marc (BIC USA)" w:date="2016-03-24T19:35:00Z">
        <w:r w:rsidR="00B534D0">
          <w:t>uses to result of the compare</w:t>
        </w:r>
      </w:ins>
      <w:ins w:id="1017" w:author="Sammartano, Marc (BIC USA)" w:date="2016-03-24T19:47:00Z">
        <w:r w:rsidR="00D1333D">
          <w:t>s</w:t>
        </w:r>
      </w:ins>
      <w:ins w:id="1018" w:author="Sammartano, Marc (BIC USA)" w:date="2016-03-24T19:35:00Z">
        <w:r w:rsidR="00B534D0">
          <w:t xml:space="preserve"> to decide which statement to execute next</w:t>
        </w:r>
      </w:ins>
      <w:ins w:id="1019" w:author="Sammartano, Marc (BIC USA)" w:date="2016-03-24T19:47:00Z">
        <w:r w:rsidR="00D1333D">
          <w:t>.</w:t>
        </w:r>
      </w:ins>
    </w:p>
    <w:tbl>
      <w:tblPr>
        <w:tblStyle w:val="GridTable1Light"/>
        <w:tblW w:w="0" w:type="auto"/>
        <w:tblInd w:w="198" w:type="dxa"/>
        <w:tblLook w:val="04A0" w:firstRow="1" w:lastRow="0" w:firstColumn="1" w:lastColumn="0" w:noHBand="0" w:noVBand="1"/>
      </w:tblPr>
      <w:tblGrid>
        <w:gridCol w:w="5400"/>
        <w:gridCol w:w="3240"/>
      </w:tblGrid>
      <w:tr w:rsidR="009C74EC" w:rsidTr="00564F21">
        <w:trPr>
          <w:cnfStyle w:val="100000000000" w:firstRow="1" w:lastRow="0" w:firstColumn="0" w:lastColumn="0" w:oddVBand="0" w:evenVBand="0" w:oddHBand="0" w:evenHBand="0" w:firstRowFirstColumn="0" w:firstRowLastColumn="0" w:lastRowFirstColumn="0" w:lastRowLastColumn="0"/>
          <w:ins w:id="1020" w:author="Sammartano, Marc (BIC USA)" w:date="2016-03-24T19:38:00Z"/>
        </w:trPr>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pPr>
              <w:rPr>
                <w:ins w:id="1021" w:author="Sammartano, Marc (BIC USA)" w:date="2016-03-24T19:38:00Z"/>
              </w:rPr>
            </w:pPr>
            <w:ins w:id="1022" w:author="Sammartano, Marc (BIC USA)" w:date="2016-03-24T19:38:00Z">
              <w:r>
                <w:t>IF this condition is met</w:t>
              </w:r>
            </w:ins>
            <w:ins w:id="1023" w:author="Sammartano, Marc (BIC USA)" w:date="2016-03-24T19:39:00Z">
              <w:r>
                <w:t>:</w:t>
              </w:r>
            </w:ins>
          </w:p>
        </w:tc>
        <w:tc>
          <w:tcPr>
            <w:tcW w:w="3240" w:type="dxa"/>
          </w:tcPr>
          <w:p w:rsidR="009C74EC" w:rsidRDefault="009C74EC" w:rsidP="009C74EC">
            <w:pPr>
              <w:cnfStyle w:val="100000000000" w:firstRow="1" w:lastRow="0" w:firstColumn="0" w:lastColumn="0" w:oddVBand="0" w:evenVBand="0" w:oddHBand="0" w:evenHBand="0" w:firstRowFirstColumn="0" w:firstRowLastColumn="0" w:lastRowFirstColumn="0" w:lastRowLastColumn="0"/>
              <w:rPr>
                <w:ins w:id="1024" w:author="Sammartano, Marc (BIC USA)" w:date="2016-03-24T19:38:00Z"/>
              </w:rPr>
            </w:pPr>
            <w:ins w:id="1025" w:author="Sammartano, Marc (BIC USA)" w:date="2016-03-24T19:40:00Z">
              <w:r>
                <w:t>THEN j</w:t>
              </w:r>
            </w:ins>
            <w:ins w:id="1026" w:author="Sammartano, Marc (BIC USA)" w:date="2016-03-24T19:39:00Z">
              <w:r>
                <w:t>ump to the statement</w:t>
              </w:r>
            </w:ins>
          </w:p>
        </w:tc>
      </w:tr>
      <w:tr w:rsidR="009C74EC" w:rsidTr="00564F21">
        <w:trPr>
          <w:ins w:id="1027" w:author="Sammartano, Marc (BIC USA)" w:date="2016-03-24T19:38:00Z"/>
        </w:trPr>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ins w:id="1028" w:author="Sammartano, Marc (BIC USA)" w:date="2016-03-24T19:38:00Z"/>
                <w:b w:val="0"/>
              </w:rPr>
            </w:pPr>
            <w:ins w:id="1029" w:author="Sammartano, Marc (BIC USA)" w:date="2016-03-24T19:39:00Z">
              <w:r w:rsidRPr="009C74EC">
                <w:rPr>
                  <w:b w:val="0"/>
                </w:rPr>
                <w:t xml:space="preserve">One or more </w:t>
              </w:r>
              <w:r>
                <w:t>Sw.Case</w:t>
              </w:r>
            </w:ins>
            <w:ins w:id="1030" w:author="Sammartano, Marc (BIC USA)" w:date="2016-03-24T19:40:00Z">
              <w:r>
                <w:rPr>
                  <w:b w:val="0"/>
                </w:rPr>
                <w:t xml:space="preserve"> </w:t>
              </w:r>
            </w:ins>
            <w:ins w:id="1031" w:author="Sammartano, Marc (BIC USA)" w:date="2016-03-24T19:56:00Z">
              <w:r w:rsidR="00564F21">
                <w:rPr>
                  <w:b w:val="0"/>
                </w:rPr>
                <w:t xml:space="preserve">statement(s) </w:t>
              </w:r>
            </w:ins>
            <w:ins w:id="1032" w:author="Sammartano, Marc (BIC USA)" w:date="2016-03-24T19:40:00Z">
              <w:r>
                <w:rPr>
                  <w:b w:val="0"/>
                </w:rPr>
                <w:t xml:space="preserve">match the </w:t>
              </w:r>
              <w:r>
                <w:t>Sw.Begin</w:t>
              </w:r>
            </w:ins>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rPr>
                <w:ins w:id="1033" w:author="Sammartano, Marc (BIC USA)" w:date="2016-03-24T19:38:00Z"/>
              </w:rPr>
            </w:pPr>
            <w:ins w:id="1034" w:author="Sammartano, Marc (BIC USA)" w:date="2016-03-24T19:42:00Z">
              <w:r>
                <w:t>a</w:t>
              </w:r>
            </w:ins>
            <w:ins w:id="1035" w:author="Sammartano, Marc (BIC USA)" w:date="2016-03-24T19:40:00Z">
              <w:r>
                <w:t xml:space="preserve">fter </w:t>
              </w:r>
            </w:ins>
            <w:ins w:id="1036" w:author="Sammartano, Marc (BIC USA)" w:date="2016-03-24T19:42:00Z">
              <w:r>
                <w:t>t</w:t>
              </w:r>
            </w:ins>
            <w:ins w:id="1037" w:author="Sammartano, Marc (BIC USA)" w:date="2016-03-24T19:40:00Z">
              <w:r>
                <w:t xml:space="preserve">he </w:t>
              </w:r>
              <w:r w:rsidRPr="00564F21">
                <w:rPr>
                  <w:i/>
                </w:rPr>
                <w:t>first</w:t>
              </w:r>
              <w:r>
                <w:t xml:space="preserve"> matching </w:t>
              </w:r>
              <w:r>
                <w:rPr>
                  <w:b/>
                </w:rPr>
                <w:t>Sw.case</w:t>
              </w:r>
            </w:ins>
            <w:ins w:id="1038" w:author="Sammartano, Marc (BIC USA)" w:date="2016-03-24T19:43:00Z">
              <w:r>
                <w:t>.</w:t>
              </w:r>
            </w:ins>
          </w:p>
        </w:tc>
      </w:tr>
      <w:tr w:rsidR="009C74EC" w:rsidTr="00564F21">
        <w:trPr>
          <w:ins w:id="1039" w:author="Sammartano, Marc (BIC USA)" w:date="2016-03-24T19:38:00Z"/>
        </w:trPr>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ins w:id="1040" w:author="Sammartano, Marc (BIC USA)" w:date="2016-03-24T19:38:00Z"/>
                <w:b w:val="0"/>
              </w:rPr>
            </w:pPr>
            <w:ins w:id="1041" w:author="Sammartano, Marc (BIC USA)" w:date="2016-03-24T19:41:00Z">
              <w:r>
                <w:rPr>
                  <w:b w:val="0"/>
                </w:rPr>
                <w:t xml:space="preserve">No </w:t>
              </w:r>
              <w:r>
                <w:t>Sw.Case</w:t>
              </w:r>
              <w:r>
                <w:rPr>
                  <w:b w:val="0"/>
                </w:rPr>
                <w:t xml:space="preserve"> </w:t>
              </w:r>
            </w:ins>
            <w:ins w:id="1042" w:author="Sammartano, Marc (BIC USA)" w:date="2016-03-24T19:42:00Z">
              <w:r>
                <w:rPr>
                  <w:b w:val="0"/>
                </w:rPr>
                <w:t xml:space="preserve">matches </w:t>
              </w:r>
            </w:ins>
            <w:ins w:id="1043" w:author="Sammartano, Marc (BIC USA)" w:date="2016-03-24T19:41:00Z">
              <w:r>
                <w:t>AND</w:t>
              </w:r>
              <w:r>
                <w:rPr>
                  <w:b w:val="0"/>
                </w:rPr>
                <w:t xml:space="preserve"> a </w:t>
              </w:r>
              <w:r>
                <w:t>Sw.default</w:t>
              </w:r>
              <w:r>
                <w:rPr>
                  <w:b w:val="0"/>
                </w:rPr>
                <w:t xml:space="preserve"> exists</w:t>
              </w:r>
            </w:ins>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rPr>
                <w:ins w:id="1044" w:author="Sammartano, Marc (BIC USA)" w:date="2016-03-24T19:38:00Z"/>
              </w:rPr>
            </w:pPr>
            <w:ins w:id="1045" w:author="Sammartano, Marc (BIC USA)" w:date="2016-03-24T19:42:00Z">
              <w:r>
                <w:t>after t</w:t>
              </w:r>
            </w:ins>
            <w:ins w:id="1046" w:author="Sammartano, Marc (BIC USA)" w:date="2016-03-24T19:41:00Z">
              <w:r>
                <w:t xml:space="preserve">he </w:t>
              </w:r>
              <w:r>
                <w:rPr>
                  <w:b/>
                </w:rPr>
                <w:t>Sw.default</w:t>
              </w:r>
            </w:ins>
            <w:ins w:id="1047" w:author="Sammartano, Marc (BIC USA)" w:date="2016-03-24T19:43:00Z">
              <w:r>
                <w:t>.</w:t>
              </w:r>
            </w:ins>
          </w:p>
        </w:tc>
      </w:tr>
      <w:tr w:rsidR="009C74EC" w:rsidTr="00564F21">
        <w:trPr>
          <w:ins w:id="1048" w:author="Sammartano, Marc (BIC USA)" w:date="2016-03-24T19:38:00Z"/>
        </w:trPr>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pPr>
              <w:rPr>
                <w:ins w:id="1049" w:author="Sammartano, Marc (BIC USA)" w:date="2016-03-24T19:38:00Z"/>
              </w:rPr>
            </w:pPr>
            <w:ins w:id="1050" w:author="Sammartano, Marc (BIC USA)" w:date="2016-03-24T19:42:00Z">
              <w:r>
                <w:rPr>
                  <w:b w:val="0"/>
                </w:rPr>
                <w:t xml:space="preserve">No </w:t>
              </w:r>
              <w:r>
                <w:t>Sw.Case</w:t>
              </w:r>
              <w:r>
                <w:rPr>
                  <w:b w:val="0"/>
                </w:rPr>
                <w:t xml:space="preserve"> matches </w:t>
              </w:r>
              <w:r>
                <w:t>AND</w:t>
              </w:r>
              <w:r>
                <w:rPr>
                  <w:b w:val="0"/>
                </w:rPr>
                <w:t xml:space="preserve"> no </w:t>
              </w:r>
              <w:r>
                <w:t>Sw.default</w:t>
              </w:r>
              <w:r>
                <w:rPr>
                  <w:b w:val="0"/>
                </w:rPr>
                <w:t xml:space="preserve"> exists</w:t>
              </w:r>
            </w:ins>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rPr>
                <w:ins w:id="1051" w:author="Sammartano, Marc (BIC USA)" w:date="2016-03-24T19:38:00Z"/>
              </w:rPr>
            </w:pPr>
            <w:ins w:id="1052" w:author="Sammartano, Marc (BIC USA)" w:date="2016-03-24T19:42:00Z">
              <w:r>
                <w:t xml:space="preserve">after the </w:t>
              </w:r>
              <w:r>
                <w:rPr>
                  <w:b/>
                </w:rPr>
                <w:t>Sw.end</w:t>
              </w:r>
            </w:ins>
            <w:ins w:id="1053" w:author="Sammartano, Marc (BIC USA)" w:date="2016-03-24T19:43:00Z">
              <w:r>
                <w:t>.</w:t>
              </w:r>
            </w:ins>
          </w:p>
        </w:tc>
      </w:tr>
    </w:tbl>
    <w:p w:rsidR="00535476" w:rsidRPr="00535476" w:rsidRDefault="00B30AA7" w:rsidP="00CD78F9">
      <w:pPr>
        <w:spacing w:before="120"/>
      </w:pPr>
      <w:del w:id="1054" w:author="Sammartano, Marc (BIC USA)" w:date="2016-03-24T20:10:00Z">
        <w:r w:rsidDel="00CD78F9">
          <w:lastRenderedPageBreak/>
          <w:delText>If &lt;</w:delText>
        </w:r>
        <w:r w:rsidR="005102B9" w:rsidDel="00CD78F9">
          <w:delText>begin_</w:delText>
        </w:r>
        <w:r w:rsidDel="00CD78F9">
          <w:delText>nexp&gt; = &lt;</w:delText>
        </w:r>
        <w:r w:rsidR="005102B9" w:rsidDel="00CD78F9">
          <w:delText>case_nexp</w:delText>
        </w:r>
        <w:r w:rsidDel="00CD78F9">
          <w:delText>&gt; or if &lt;</w:delText>
        </w:r>
        <w:r w:rsidR="005102B9" w:rsidDel="00CD78F9">
          <w:delText>begin_</w:delText>
        </w:r>
        <w:r w:rsidDel="00CD78F9">
          <w:delText>sexp&gt; = &lt;</w:delText>
        </w:r>
        <w:r w:rsidR="005102B9" w:rsidDel="00CD78F9">
          <w:delText>case_sexp</w:delText>
        </w:r>
        <w:r w:rsidDel="00CD78F9">
          <w:delText>&gt; then the statement following t</w:delText>
        </w:r>
      </w:del>
      <w:ins w:id="1055" w:author="Sammartano, Marc (BIC USA)" w:date="2016-03-24T20:10:00Z">
        <w:r w:rsidR="00CD78F9">
          <w:t>T</w:t>
        </w:r>
      </w:ins>
      <w:r>
        <w:t>he</w:t>
      </w:r>
      <w:ins w:id="1056" w:author="Sammartano, Marc (BIC USA)" w:date="2016-03-24T20:10:00Z">
        <w:r w:rsidR="00CD78F9">
          <w:t>re</w:t>
        </w:r>
      </w:ins>
      <w:r>
        <w:t xml:space="preserve"> </w:t>
      </w:r>
      <w:ins w:id="1057" w:author="Sammartano, Marc (BIC USA)" w:date="2016-03-24T20:10:00Z">
        <w:r w:rsidR="00CD78F9">
          <w:t xml:space="preserve">are two forms of </w:t>
        </w:r>
      </w:ins>
      <w:r w:rsidR="00731361" w:rsidRPr="00731361">
        <w:rPr>
          <w:b/>
        </w:rPr>
        <w:t>S</w:t>
      </w:r>
      <w:r w:rsidRPr="00731361">
        <w:rPr>
          <w:b/>
        </w:rPr>
        <w:t>w.case</w:t>
      </w:r>
      <w:del w:id="1058" w:author="Sammartano, Marc (BIC USA)" w:date="2016-03-24T20:10:00Z">
        <w:r w:rsidDel="00CD78F9">
          <w:delText xml:space="preserve"> will be executed</w:delText>
        </w:r>
      </w:del>
      <w:ins w:id="1059" w:author="Sammartano, Marc (BIC USA)" w:date="2016-03-24T20:10:00Z">
        <w:r w:rsidR="00CD78F9">
          <w:t>.</w:t>
        </w:r>
      </w:ins>
      <w:ins w:id="1060" w:author="Sammartano, Marc (BIC USA)" w:date="2016-03-24T20:09:00Z">
        <w:r w:rsidR="00CD78F9">
          <w:t xml:space="preserve"> </w:t>
        </w:r>
      </w:ins>
      <w:ins w:id="1061" w:author="Sammartano, Marc (BIC USA)" w:date="2016-03-24T20:12:00Z">
        <w:r w:rsidR="00CD78F9">
          <w:t xml:space="preserve">You may freely mix both forms. </w:t>
        </w:r>
      </w:ins>
      <w:ins w:id="1062" w:author="Sammartano, Marc (BIC USA)" w:date="2016-03-24T20:10:00Z">
        <w:r w:rsidR="00CD78F9">
          <w:t>E</w:t>
        </w:r>
      </w:ins>
      <w:ins w:id="1063" w:author="Sammartano, Marc (BIC USA)" w:date="2016-03-24T20:09:00Z">
        <w:r w:rsidR="00CD78F9">
          <w:t xml:space="preserve">ach form defines what it means to "match" </w:t>
        </w:r>
        <w:r w:rsidR="00CD78F9">
          <w:rPr>
            <w:b/>
          </w:rPr>
          <w:t>Sw.begin</w:t>
        </w:r>
      </w:ins>
      <w:ins w:id="1064" w:author="Sammartano, Marc (BIC USA)" w:date="2016-03-24T20:11:00Z">
        <w:r w:rsidR="00CD78F9">
          <w:t>. Only the first</w:t>
        </w:r>
      </w:ins>
      <w:ins w:id="1065" w:author="Sammartano, Marc (BIC USA)" w:date="2016-03-24T20:12:00Z">
        <w:r w:rsidR="00CD78F9">
          <w:t xml:space="preserve"> matching</w:t>
        </w:r>
      </w:ins>
      <w:ins w:id="1066" w:author="Sammartano, Marc (BIC USA)" w:date="2016-03-24T20:11:00Z">
        <w:r w:rsidR="00CD78F9">
          <w:t xml:space="preserve"> </w:t>
        </w:r>
        <w:r w:rsidR="00CD78F9">
          <w:rPr>
            <w:b/>
          </w:rPr>
          <w:t>Sw.case</w:t>
        </w:r>
        <w:r w:rsidR="00CD78F9">
          <w:t xml:space="preserve"> </w:t>
        </w:r>
      </w:ins>
      <w:ins w:id="1067" w:author="Sammartano, Marc (BIC USA)" w:date="2016-03-24T20:13:00Z">
        <w:r w:rsidR="00CD78F9">
          <w:t>has any effect</w:t>
        </w:r>
      </w:ins>
      <w:r>
        <w:t>.</w:t>
      </w:r>
    </w:p>
    <w:p w:rsidR="00B30AA7" w:rsidRDefault="00265345" w:rsidP="005F4916">
      <w:pPr>
        <w:pStyle w:val="Heading3"/>
      </w:pPr>
      <w:bookmarkStart w:id="1068" w:name="_Toc444180046"/>
      <w:r>
        <w:t>Sw.case &lt;</w:t>
      </w:r>
      <w:del w:id="1069" w:author="Sammartano, Marc (BIC USA)" w:date="2016-02-25T14:20:00Z">
        <w:r w:rsidR="001B3211" w:rsidDel="000B4792">
          <w:delText>n</w:delText>
        </w:r>
      </w:del>
      <w:r w:rsidR="001B3211">
        <w:t>exp</w:t>
      </w:r>
      <w:r>
        <w:t>&gt;</w:t>
      </w:r>
      <w:ins w:id="1070" w:author="Sammartano, Marc (BIC USA)" w:date="2016-02-25T14:57:00Z">
        <w:r w:rsidR="007A606B">
          <w:t>,</w:t>
        </w:r>
      </w:ins>
      <w:ins w:id="1071" w:author="Sammartano, Marc (BIC USA)" w:date="2016-02-25T14:58:00Z">
        <w:r w:rsidR="006807B6">
          <w:t xml:space="preserve"> </w:t>
        </w:r>
      </w:ins>
      <w:ins w:id="1072" w:author="Sammartano, Marc (BIC USA)" w:date="2016-02-25T14:56:00Z">
        <w:r w:rsidR="007A606B">
          <w:t>...</w:t>
        </w:r>
      </w:ins>
      <w:del w:id="1073" w:author="Sammartano, Marc (BIC USA)" w:date="2016-02-25T14:20:00Z">
        <w:r w:rsidDel="000B4792">
          <w:delText>|&lt;</w:delText>
        </w:r>
        <w:r w:rsidR="001B3211" w:rsidDel="000B4792">
          <w:delText>sexp</w:delText>
        </w:r>
        <w:r w:rsidDel="000B4792">
          <w:delText>&gt;</w:delText>
        </w:r>
      </w:del>
      <w:bookmarkEnd w:id="1068"/>
      <w:r w:rsidR="00520661">
        <w:fldChar w:fldCharType="begin"/>
      </w:r>
      <w:r w:rsidR="003B538A">
        <w:instrText xml:space="preserve"> XE "</w:instrText>
      </w:r>
      <w:r w:rsidR="003B538A" w:rsidRPr="00F10C9A">
        <w:instrText>Sw.case &lt;</w:instrText>
      </w:r>
      <w:del w:id="1074" w:author="Sammartano, Marc (BIC USA)" w:date="2016-02-25T14:20:00Z">
        <w:r w:rsidR="003B538A" w:rsidRPr="00F10C9A" w:rsidDel="000B4792">
          <w:delInstrText>n</w:delInstrText>
        </w:r>
      </w:del>
      <w:r w:rsidR="000B4495">
        <w:instrText>exp</w:instrText>
      </w:r>
      <w:r w:rsidR="000B4495" w:rsidRPr="00F10C9A" w:rsidDel="000B4495">
        <w:instrText xml:space="preserve"> </w:instrText>
      </w:r>
      <w:r w:rsidR="003B538A" w:rsidRPr="00F10C9A">
        <w:instrText>&gt;</w:instrText>
      </w:r>
      <w:ins w:id="1075" w:author="Sammartano, Marc (BIC USA)" w:date="2016-02-25T14:58:00Z">
        <w:r w:rsidR="006807B6">
          <w:instrText>, ...</w:instrText>
        </w:r>
      </w:ins>
      <w:del w:id="1076" w:author="Sammartano, Marc (BIC USA)" w:date="2016-02-25T14:20:00Z">
        <w:r w:rsidR="003B538A" w:rsidRPr="00F10C9A" w:rsidDel="000B4792">
          <w:delInstrText>|&lt;s</w:delInstrText>
        </w:r>
        <w:r w:rsidR="000B4495" w:rsidDel="000B4792">
          <w:delInstrText>exp</w:delInstrText>
        </w:r>
        <w:r w:rsidR="003B538A" w:rsidRPr="00F10C9A" w:rsidDel="000B4792">
          <w:delInstrText>&gt;</w:delInstrText>
        </w:r>
      </w:del>
      <w:r w:rsidR="003B538A">
        <w:instrText xml:space="preserve">" </w:instrText>
      </w:r>
      <w:r w:rsidR="00520661">
        <w:fldChar w:fldCharType="end"/>
      </w:r>
    </w:p>
    <w:p w:rsidR="003B538A" w:rsidRPr="00EC20AD" w:rsidRDefault="00D1333D" w:rsidP="00D04A62">
      <w:ins w:id="1077" w:author="Sammartano, Marc (BIC USA)" w:date="2016-03-24T19:49:00Z">
        <w:r>
          <w:t xml:space="preserve">This form of </w:t>
        </w:r>
      </w:ins>
      <w:ins w:id="1078" w:author="Sammartano, Marc (BIC USA)" w:date="2016-03-24T19:50:00Z">
        <w:r>
          <w:rPr>
            <w:b/>
          </w:rPr>
          <w:t>Sw.</w:t>
        </w:r>
        <w:r w:rsidRPr="00D1333D">
          <w:rPr>
            <w:b/>
          </w:rPr>
          <w:t>case</w:t>
        </w:r>
        <w:r>
          <w:t xml:space="preserve"> provides a list of one or more expressions. </w:t>
        </w:r>
      </w:ins>
      <w:ins w:id="1079" w:author="Sammartano, Marc (BIC USA)" w:date="2016-03-24T19:55:00Z">
        <w:r>
          <w:t>A</w:t>
        </w:r>
      </w:ins>
      <w:ins w:id="1080" w:author="Sammartano, Marc (BIC USA)" w:date="2016-03-24T19:50:00Z">
        <w:r>
          <w:t xml:space="preserve"> </w:t>
        </w:r>
        <w:r>
          <w:rPr>
            <w:b/>
          </w:rPr>
          <w:t>Sw.case</w:t>
        </w:r>
        <w:r>
          <w:t xml:space="preserve"> </w:t>
        </w:r>
      </w:ins>
      <w:ins w:id="1081" w:author="Sammartano, Marc (BIC USA)" w:date="2016-03-24T19:55:00Z">
        <w:r>
          <w:t xml:space="preserve">of this form </w:t>
        </w:r>
      </w:ins>
      <w:ins w:id="1082" w:author="Sammartano, Marc (BIC USA)" w:date="2016-03-24T19:50:00Z">
        <w:r>
          <w:t xml:space="preserve">matches the </w:t>
        </w:r>
        <w:r>
          <w:rPr>
            <w:b/>
          </w:rPr>
          <w:t>Sw.begin</w:t>
        </w:r>
        <w:r w:rsidRPr="00D1333D">
          <w:t xml:space="preserve"> </w:t>
        </w:r>
      </w:ins>
      <w:ins w:id="1083" w:author="Sammartano, Marc (BIC USA)" w:date="2016-03-24T19:51:00Z">
        <w:r>
          <w:t xml:space="preserve">if the value of at least one of the expressions </w:t>
        </w:r>
      </w:ins>
      <w:ins w:id="1084" w:author="Sammartano, Marc (BIC USA)" w:date="2016-03-24T19:52:00Z">
        <w:r w:rsidRPr="00D1333D">
          <w:rPr>
            <w:i/>
          </w:rPr>
          <w:t>exactly equals</w:t>
        </w:r>
        <w:r>
          <w:t xml:space="preserve"> </w:t>
        </w:r>
      </w:ins>
      <w:ins w:id="1085" w:author="Sammartano, Marc (BIC USA)" w:date="2016-03-24T19:51:00Z">
        <w:r w:rsidRPr="00D1333D">
          <w:t>the</w:t>
        </w:r>
        <w:r>
          <w:t xml:space="preserve"> value of the </w:t>
        </w:r>
        <w:r>
          <w:rPr>
            <w:b/>
          </w:rPr>
          <w:t>Sw.begin</w:t>
        </w:r>
        <w:r w:rsidRPr="00D1333D">
          <w:t xml:space="preserve"> </w:t>
        </w:r>
        <w:r>
          <w:t xml:space="preserve">parameter. </w:t>
        </w:r>
      </w:ins>
      <w:r w:rsidR="003B538A">
        <w:t xml:space="preserve">The type of </w:t>
      </w:r>
      <w:ins w:id="1086" w:author="Sammartano, Marc (BIC USA)" w:date="2016-02-25T14:25:00Z">
        <w:r w:rsidR="000B4792">
          <w:t>the</w:t>
        </w:r>
      </w:ins>
      <w:ins w:id="1087" w:author="Sammartano, Marc (BIC USA)" w:date="2016-02-25T14:59:00Z">
        <w:r w:rsidR="006807B6">
          <w:t xml:space="preserve"> </w:t>
        </w:r>
        <w:r w:rsidR="006807B6">
          <w:rPr>
            <w:b/>
          </w:rPr>
          <w:t>Sw.begin</w:t>
        </w:r>
        <w:r w:rsidR="006807B6">
          <w:t xml:space="preserve"> and </w:t>
        </w:r>
        <w:r w:rsidR="006807B6">
          <w:rPr>
            <w:b/>
          </w:rPr>
          <w:t>Sw.case</w:t>
        </w:r>
      </w:ins>
      <w:ins w:id="1088" w:author="Sammartano, Marc (BIC USA)" w:date="2016-02-25T14:25:00Z">
        <w:r w:rsidR="000B4792">
          <w:t xml:space="preserve"> </w:t>
        </w:r>
      </w:ins>
      <w:r w:rsidR="003B538A">
        <w:t>parameter</w:t>
      </w:r>
      <w:ins w:id="1089" w:author="Sammartano, Marc (BIC USA)" w:date="2016-03-24T19:49:00Z">
        <w:r>
          <w:t>(</w:t>
        </w:r>
      </w:ins>
      <w:ins w:id="1090" w:author="Sammartano, Marc (BIC USA)" w:date="2016-02-25T14:25:00Z">
        <w:r w:rsidR="000B4792">
          <w:t>s</w:t>
        </w:r>
      </w:ins>
      <w:ins w:id="1091" w:author="Sammartano, Marc (BIC USA)" w:date="2016-03-24T19:49:00Z">
        <w:r>
          <w:t>)</w:t>
        </w:r>
      </w:ins>
      <w:r w:rsidR="003B538A">
        <w:t xml:space="preserve">, numeric or string, </w:t>
      </w:r>
      <w:del w:id="1092" w:author="Sammartano, Marc (BIC USA)" w:date="2016-02-25T14:26:00Z">
        <w:r w:rsidR="003B538A" w:rsidDel="000B4792">
          <w:delText xml:space="preserve">in </w:delText>
        </w:r>
        <w:r w:rsidR="00731361" w:rsidRPr="00731361" w:rsidDel="000B4792">
          <w:rPr>
            <w:b/>
          </w:rPr>
          <w:delText>S</w:delText>
        </w:r>
        <w:r w:rsidR="003B538A" w:rsidRPr="00731361" w:rsidDel="000B4792">
          <w:rPr>
            <w:b/>
          </w:rPr>
          <w:delText>w.case</w:delText>
        </w:r>
        <w:r w:rsidR="003B538A" w:rsidDel="000B4792">
          <w:delText xml:space="preserve"> </w:delText>
        </w:r>
      </w:del>
      <w:r w:rsidR="003B538A">
        <w:t>must match</w:t>
      </w:r>
      <w:del w:id="1093" w:author="Sammartano, Marc (BIC USA)" w:date="2016-02-25T14:26:00Z">
        <w:r w:rsidR="003B538A" w:rsidDel="000B4792">
          <w:delText xml:space="preserve"> the expression type of the </w:delText>
        </w:r>
        <w:r w:rsidR="00731361" w:rsidRPr="00731361" w:rsidDel="000B4792">
          <w:rPr>
            <w:b/>
          </w:rPr>
          <w:delText>S</w:delText>
        </w:r>
        <w:r w:rsidR="003B538A" w:rsidRPr="00731361" w:rsidDel="000B4792">
          <w:rPr>
            <w:b/>
          </w:rPr>
          <w:delText>w.begin</w:delText>
        </w:r>
        <w:r w:rsidR="003B538A" w:rsidDel="000B4792">
          <w:delText xml:space="preserve"> statement</w:delText>
        </w:r>
      </w:del>
      <w:r w:rsidR="003B538A">
        <w:t>.</w:t>
      </w:r>
    </w:p>
    <w:p w:rsidR="00265345" w:rsidDel="00564F21" w:rsidRDefault="00B30AA7" w:rsidP="00D04A62">
      <w:pPr>
        <w:rPr>
          <w:del w:id="1094" w:author="Sammartano, Marc (BIC USA)" w:date="2016-03-24T19:58:00Z"/>
        </w:rPr>
      </w:pPr>
      <w:del w:id="1095" w:author="Sammartano, Marc (BIC USA)" w:date="2016-03-24T19:58:00Z">
        <w:r w:rsidDel="00564F21">
          <w:delText xml:space="preserve">If multiple </w:delText>
        </w:r>
        <w:r w:rsidR="00731361" w:rsidRPr="00731361" w:rsidDel="00564F21">
          <w:rPr>
            <w:b/>
          </w:rPr>
          <w:delText>S</w:delText>
        </w:r>
        <w:r w:rsidRPr="00731361" w:rsidDel="00564F21">
          <w:rPr>
            <w:b/>
          </w:rPr>
          <w:delText>w.case</w:delText>
        </w:r>
        <w:r w:rsidDel="00564F21">
          <w:delText xml:space="preserve"> statements </w:delText>
        </w:r>
      </w:del>
      <w:del w:id="1096" w:author="Sammartano, Marc (BIC USA)" w:date="2016-02-25T14:31:00Z">
        <w:r w:rsidDel="00EC20AD">
          <w:delText>have</w:delText>
        </w:r>
      </w:del>
      <w:del w:id="1097" w:author="Sammartano, Marc (BIC USA)" w:date="2016-03-24T19:58:00Z">
        <w:r w:rsidDel="00564F21">
          <w:delText xml:space="preserve"> the </w:delText>
        </w:r>
      </w:del>
      <w:del w:id="1098" w:author="Sammartano, Marc (BIC USA)" w:date="2016-02-25T14:31:00Z">
        <w:r w:rsidDel="00EC20AD">
          <w:delText>same</w:delText>
        </w:r>
      </w:del>
      <w:del w:id="1099" w:author="Sammartano, Marc (BIC USA)" w:date="2016-03-24T19:58:00Z">
        <w:r w:rsidDel="00564F21">
          <w:delText xml:space="preserve"> parameter</w:delText>
        </w:r>
        <w:r w:rsidR="003B538A" w:rsidDel="00564F21">
          <w:delText>,</w:delText>
        </w:r>
        <w:r w:rsidDel="00564F21">
          <w:delText xml:space="preserve"> only the first </w:delText>
        </w:r>
        <w:r w:rsidR="00731361" w:rsidRPr="00731361" w:rsidDel="00564F21">
          <w:rPr>
            <w:b/>
          </w:rPr>
          <w:delText>S</w:delText>
        </w:r>
        <w:r w:rsidRPr="00731361" w:rsidDel="00564F21">
          <w:rPr>
            <w:b/>
          </w:rPr>
          <w:delText>w.case</w:delText>
        </w:r>
        <w:r w:rsidDel="00564F21">
          <w:delText xml:space="preserve"> </w:delText>
        </w:r>
      </w:del>
      <w:del w:id="1100" w:author="Sammartano, Marc (BIC USA)" w:date="2016-02-25T14:32:00Z">
        <w:r w:rsidDel="00EC20AD">
          <w:delText xml:space="preserve">with the matching parameter </w:delText>
        </w:r>
      </w:del>
      <w:del w:id="1101" w:author="Sammartano, Marc (BIC USA)" w:date="2016-03-24T19:58:00Z">
        <w:r w:rsidDel="00564F21">
          <w:delText xml:space="preserve">will </w:delText>
        </w:r>
      </w:del>
      <w:del w:id="1102" w:author="Sammartano, Marc (BIC USA)" w:date="2016-02-25T14:30:00Z">
        <w:r w:rsidDel="00EC20AD">
          <w:delText xml:space="preserve">be </w:delText>
        </w:r>
      </w:del>
      <w:del w:id="1103" w:author="Sammartano, Marc (BIC USA)" w:date="2016-03-24T19:58:00Z">
        <w:r w:rsidDel="00564F21">
          <w:delText>execute</w:delText>
        </w:r>
      </w:del>
      <w:del w:id="1104" w:author="Sammartano, Marc (BIC USA)" w:date="2016-02-25T14:30:00Z">
        <w:r w:rsidDel="00EC20AD">
          <w:delText>d</w:delText>
        </w:r>
      </w:del>
      <w:del w:id="1105" w:author="Sammartano, Marc (BIC USA)" w:date="2016-03-24T19:58:00Z">
        <w:r w:rsidR="00A86763" w:rsidDel="00564F21">
          <w:delText>.</w:delText>
        </w:r>
      </w:del>
    </w:p>
    <w:p w:rsidR="00EC20AD" w:rsidRDefault="00EC20AD" w:rsidP="00EC20AD">
      <w:pPr>
        <w:pStyle w:val="Heading3"/>
        <w:rPr>
          <w:ins w:id="1106" w:author="Sammartano, Marc (BIC USA)" w:date="2016-02-25T14:33:00Z"/>
        </w:rPr>
      </w:pPr>
      <w:bookmarkStart w:id="1107" w:name="_Toc444180047"/>
      <w:ins w:id="1108" w:author="Sammartano, Marc (BIC USA)" w:date="2016-02-25T14:33:00Z">
        <w:r>
          <w:t>Sw.case &lt;op&gt;&lt;exp&gt;</w:t>
        </w:r>
        <w:bookmarkEnd w:id="1107"/>
        <w:r>
          <w:fldChar w:fldCharType="begin"/>
        </w:r>
        <w:r>
          <w:instrText xml:space="preserve"> XE "</w:instrText>
        </w:r>
        <w:r w:rsidRPr="00F10C9A">
          <w:instrText xml:space="preserve">Sw.case </w:instrText>
        </w:r>
        <w:r>
          <w:instrText>&lt;op&gt;</w:instrText>
        </w:r>
        <w:r w:rsidRPr="00F10C9A">
          <w:instrText>&lt;</w:instrText>
        </w:r>
        <w:r>
          <w:instrText>exp</w:instrText>
        </w:r>
        <w:r w:rsidRPr="00F10C9A" w:rsidDel="000B4495">
          <w:instrText xml:space="preserve"> </w:instrText>
        </w:r>
        <w:r w:rsidRPr="00F10C9A">
          <w:instrText>&gt;</w:instrText>
        </w:r>
        <w:r>
          <w:instrText xml:space="preserve">" </w:instrText>
        </w:r>
        <w:r>
          <w:fldChar w:fldCharType="end"/>
        </w:r>
      </w:ins>
    </w:p>
    <w:p w:rsidR="00CD78F9" w:rsidRDefault="00EC20AD" w:rsidP="00CD78F9">
      <w:pPr>
        <w:spacing w:after="0"/>
        <w:rPr>
          <w:ins w:id="1109" w:author="Sammartano, Marc (BIC USA)" w:date="2016-03-24T20:07:00Z"/>
        </w:rPr>
      </w:pPr>
      <w:ins w:id="1110" w:author="Sammartano, Marc (BIC USA)" w:date="2016-02-25T14:36:00Z">
        <w:r>
          <w:t xml:space="preserve">The first </w:t>
        </w:r>
      </w:ins>
      <w:ins w:id="1111" w:author="Sammartano, Marc (BIC USA)" w:date="2016-02-25T14:34:00Z">
        <w:r>
          <w:t xml:space="preserve">form of </w:t>
        </w:r>
      </w:ins>
      <w:ins w:id="1112" w:author="Sammartano, Marc (BIC USA)" w:date="2016-02-25T14:35:00Z">
        <w:r>
          <w:rPr>
            <w:b/>
          </w:rPr>
          <w:t>Sw.case</w:t>
        </w:r>
      </w:ins>
      <w:ins w:id="1113" w:author="Sammartano, Marc (BIC USA)" w:date="2016-02-25T14:36:00Z">
        <w:r>
          <w:t xml:space="preserve">, above, matches the </w:t>
        </w:r>
        <w:r>
          <w:rPr>
            <w:b/>
          </w:rPr>
          <w:t>Sw.begin</w:t>
        </w:r>
        <w:r w:rsidRPr="00EC20AD">
          <w:t xml:space="preserve"> </w:t>
        </w:r>
        <w:r>
          <w:t xml:space="preserve">if the </w:t>
        </w:r>
      </w:ins>
      <w:ins w:id="1114" w:author="Sammartano, Marc (BIC USA)" w:date="2016-02-25T14:37:00Z">
        <w:r w:rsidR="005A51FD">
          <w:t>value</w:t>
        </w:r>
      </w:ins>
      <w:ins w:id="1115" w:author="Sammartano, Marc (BIC USA)" w:date="2016-02-25T14:36:00Z">
        <w:r>
          <w:t xml:space="preserve"> of </w:t>
        </w:r>
      </w:ins>
      <w:ins w:id="1116" w:author="Sammartano, Marc (BIC USA)" w:date="2016-03-24T20:06:00Z">
        <w:r w:rsidR="00CD78F9">
          <w:t xml:space="preserve">any </w:t>
        </w:r>
      </w:ins>
      <w:ins w:id="1117" w:author="Sammartano, Marc (BIC USA)" w:date="2016-03-24T20:05:00Z">
        <w:r w:rsidR="00564F21">
          <w:t>of its</w:t>
        </w:r>
      </w:ins>
      <w:ins w:id="1118" w:author="Sammartano, Marc (BIC USA)" w:date="2016-02-25T14:36:00Z">
        <w:r>
          <w:t xml:space="preserve"> </w:t>
        </w:r>
      </w:ins>
      <w:ins w:id="1119" w:author="Sammartano, Marc (BIC USA)" w:date="2016-02-25T14:37:00Z">
        <w:r w:rsidR="005A51FD">
          <w:t>parameter</w:t>
        </w:r>
      </w:ins>
      <w:ins w:id="1120" w:author="Sammartano, Marc (BIC USA)" w:date="2016-03-24T20:06:00Z">
        <w:r w:rsidR="00CD78F9">
          <w:t>s</w:t>
        </w:r>
      </w:ins>
      <w:ins w:id="1121" w:author="Sammartano, Marc (BIC USA)" w:date="2016-02-25T14:36:00Z">
        <w:r>
          <w:t xml:space="preserve"> </w:t>
        </w:r>
        <w:r w:rsidRPr="00564F21">
          <w:rPr>
            <w:i/>
          </w:rPr>
          <w:t>equa</w:t>
        </w:r>
      </w:ins>
      <w:ins w:id="1122" w:author="Sammartano, Marc (BIC USA)" w:date="2016-02-25T15:18:00Z">
        <w:r w:rsidR="005A51FD" w:rsidRPr="00564F21">
          <w:rPr>
            <w:i/>
          </w:rPr>
          <w:t>ls</w:t>
        </w:r>
        <w:r w:rsidR="005A51FD">
          <w:t xml:space="preserve"> the</w:t>
        </w:r>
      </w:ins>
      <w:ins w:id="1123" w:author="Sammartano, Marc (BIC USA)" w:date="2016-02-25T14:36:00Z">
        <w:r>
          <w:t xml:space="preserve"> </w:t>
        </w:r>
      </w:ins>
      <w:ins w:id="1124" w:author="Sammartano, Marc (BIC USA)" w:date="2016-02-25T15:18:00Z">
        <w:r w:rsidR="005A51FD">
          <w:t xml:space="preserve">value of the </w:t>
        </w:r>
        <w:r w:rsidR="005A51FD" w:rsidRPr="005A51FD">
          <w:rPr>
            <w:b/>
          </w:rPr>
          <w:t>Sw.begin</w:t>
        </w:r>
        <w:r w:rsidR="005A51FD">
          <w:t xml:space="preserve"> parameter. </w:t>
        </w:r>
      </w:ins>
      <w:ins w:id="1125" w:author="Sammartano, Marc (BIC USA)" w:date="2016-02-25T14:37:00Z">
        <w:r>
          <w:t>This second form</w:t>
        </w:r>
      </w:ins>
      <w:ins w:id="1126" w:author="Sammartano, Marc (BIC USA)" w:date="2016-03-24T20:06:00Z">
        <w:r w:rsidR="00CD78F9">
          <w:t xml:space="preserve"> can take only one expression &lt;exp&gt;, but it</w:t>
        </w:r>
      </w:ins>
      <w:ins w:id="1127" w:author="Sammartano, Marc (BIC USA)" w:date="2016-02-25T14:37:00Z">
        <w:r>
          <w:t xml:space="preserve"> </w:t>
        </w:r>
        <w:r w:rsidR="00FB6567">
          <w:t xml:space="preserve">lets you </w:t>
        </w:r>
      </w:ins>
      <w:ins w:id="1128" w:author="Sammartano, Marc (BIC USA)" w:date="2016-02-25T14:38:00Z">
        <w:r w:rsidR="00FB6567">
          <w:t>specify a different logical operator</w:t>
        </w:r>
      </w:ins>
      <w:ins w:id="1129" w:author="Sammartano, Marc (BIC USA)" w:date="2016-02-25T15:16:00Z">
        <w:r w:rsidR="005A51FD">
          <w:t xml:space="preserve"> &lt;op&gt;</w:t>
        </w:r>
      </w:ins>
      <w:ins w:id="1130" w:author="Sammartano, Marc (BIC USA)" w:date="2016-02-25T14:38:00Z">
        <w:r w:rsidR="00FB6567">
          <w:t>.</w:t>
        </w:r>
      </w:ins>
      <w:ins w:id="1131" w:author="Sammartano, Marc (BIC USA)" w:date="2016-03-24T20:07:00Z">
        <w:r w:rsidR="00CD78F9" w:rsidRPr="00CD78F9">
          <w:t xml:space="preserve"> </w:t>
        </w:r>
        <w:r w:rsidR="00CD78F9">
          <w:t>You may use any of these comparison operators:</w:t>
        </w:r>
      </w:ins>
    </w:p>
    <w:p w:rsidR="00CD78F9" w:rsidRPr="00FB6567" w:rsidRDefault="00FB6567" w:rsidP="00CD78F9">
      <w:pPr>
        <w:pStyle w:val="Codeexample"/>
        <w:rPr>
          <w:ins w:id="1132" w:author="Sammartano, Marc (BIC USA)" w:date="2016-03-24T20:07:00Z"/>
          <w:rFonts w:ascii="Letter Gothic" w:hAnsi="Letter Gothic"/>
        </w:rPr>
      </w:pPr>
      <w:ins w:id="1133" w:author="Sammartano, Marc (BIC USA)" w:date="2016-02-25T14:38:00Z">
        <w:r>
          <w:t xml:space="preserve"> </w:t>
        </w:r>
      </w:ins>
      <w:ins w:id="1134" w:author="Sammartano, Marc (BIC USA)" w:date="2016-03-24T20:07:00Z">
        <w:r w:rsidR="00CD78F9" w:rsidRPr="00FB6567">
          <w:rPr>
            <w:rFonts w:ascii="Letter Gothic" w:hAnsi="Letter Gothic"/>
          </w:rPr>
          <w:t>&lt;   &lt;=   &gt;   &gt;=   &lt;&gt;</w:t>
        </w:r>
      </w:ins>
    </w:p>
    <w:p w:rsidR="00FB6567" w:rsidRDefault="00FB6567" w:rsidP="00446014">
      <w:pPr>
        <w:pStyle w:val="NoSpacing"/>
        <w:rPr>
          <w:ins w:id="1135" w:author="Sammartano, Marc (BIC USA)" w:date="2016-02-25T14:38:00Z"/>
        </w:rPr>
      </w:pPr>
      <w:ins w:id="1136" w:author="Sammartano, Marc (BIC USA)" w:date="2016-02-25T14:38:00Z">
        <w:r>
          <w:t>For example:</w:t>
        </w:r>
      </w:ins>
    </w:p>
    <w:p w:rsidR="00FB6567" w:rsidRPr="00FB6567" w:rsidRDefault="00587237" w:rsidP="00FB6567">
      <w:pPr>
        <w:pStyle w:val="Codeexample"/>
        <w:rPr>
          <w:ins w:id="1137" w:author="Sammartano, Marc (BIC USA)" w:date="2016-02-25T14:39:00Z"/>
          <w:rFonts w:ascii="Letter Gothic" w:hAnsi="Letter Gothic"/>
          <w:b w:val="0"/>
        </w:rPr>
      </w:pPr>
      <w:ins w:id="1138" w:author="Sammartano, Marc (BIC USA)" w:date="2016-03-24T20:44:00Z">
        <w:r>
          <w:rPr>
            <w:rFonts w:ascii="Letter Gothic" w:hAnsi="Letter Gothic"/>
            <w:b w:val="0"/>
          </w:rPr>
          <w:t>SW.BEGIN</w:t>
        </w:r>
      </w:ins>
      <w:ins w:id="1139" w:author="Sammartano, Marc (BIC USA)" w:date="2016-02-25T14:39:00Z">
        <w:r w:rsidR="00FB6567" w:rsidRPr="00FB6567">
          <w:rPr>
            <w:rFonts w:ascii="Letter Gothic" w:hAnsi="Letter Gothic"/>
            <w:b w:val="0"/>
          </w:rPr>
          <w:t xml:space="preserve"> a</w:t>
        </w:r>
      </w:ins>
    </w:p>
    <w:p w:rsidR="00FB6567" w:rsidRPr="00FB6567" w:rsidRDefault="00587237" w:rsidP="00FB6567">
      <w:pPr>
        <w:pStyle w:val="Codeexample"/>
        <w:rPr>
          <w:ins w:id="1140" w:author="Sammartano, Marc (BIC USA)" w:date="2016-02-25T14:38:00Z"/>
          <w:rFonts w:ascii="Letter Gothic" w:hAnsi="Letter Gothic"/>
          <w:b w:val="0"/>
        </w:rPr>
      </w:pPr>
      <w:ins w:id="1141" w:author="Sammartano, Marc (BIC USA)" w:date="2016-03-24T20:44:00Z">
        <w:r>
          <w:rPr>
            <w:rFonts w:ascii="Letter Gothic" w:hAnsi="Letter Gothic"/>
            <w:b w:val="0"/>
          </w:rPr>
          <w:t>SW.CASE</w:t>
        </w:r>
      </w:ins>
      <w:ins w:id="1142" w:author="Sammartano, Marc (BIC USA)" w:date="2016-02-25T14:39:00Z">
        <w:r w:rsidR="00FB6567" w:rsidRPr="00FB6567">
          <w:rPr>
            <w:rFonts w:ascii="Letter Gothic" w:hAnsi="Letter Gothic"/>
            <w:b w:val="0"/>
          </w:rPr>
          <w:t xml:space="preserve"> &lt; b</w:t>
        </w:r>
      </w:ins>
      <w:ins w:id="1143" w:author="Sammartano, Marc (BIC USA)" w:date="2016-03-24T20:18:00Z">
        <w:r w:rsidR="00446014">
          <w:rPr>
            <w:rFonts w:ascii="Letter Gothic" w:hAnsi="Letter Gothic"/>
            <w:b w:val="0"/>
          </w:rPr>
          <w:tab/>
        </w:r>
        <w:r w:rsidR="00446014">
          <w:rPr>
            <w:rFonts w:ascii="Letter Gothic" w:hAnsi="Letter Gothic"/>
            <w:b w:val="0"/>
          </w:rPr>
          <w:tab/>
          <w:t xml:space="preserve">% This </w:t>
        </w:r>
        <w:r w:rsidR="00446014" w:rsidRPr="00587237">
          <w:rPr>
            <w:rFonts w:ascii="Letter Gothic" w:hAnsi="Letter Gothic"/>
            <w:b w:val="0"/>
          </w:rPr>
          <w:t>S</w:t>
        </w:r>
      </w:ins>
      <w:ins w:id="1144" w:author="Sammartano, Marc (BIC USA)" w:date="2016-03-24T20:45:00Z">
        <w:r w:rsidRPr="00587237">
          <w:rPr>
            <w:rFonts w:ascii="Letter Gothic" w:hAnsi="Letter Gothic"/>
            <w:b w:val="0"/>
          </w:rPr>
          <w:t>W</w:t>
        </w:r>
      </w:ins>
      <w:ins w:id="1145" w:author="Sammartano, Marc (BIC USA)" w:date="2016-03-24T20:18:00Z">
        <w:r w:rsidR="00446014" w:rsidRPr="00587237">
          <w:rPr>
            <w:rFonts w:ascii="Letter Gothic" w:hAnsi="Letter Gothic"/>
            <w:b w:val="0"/>
          </w:rPr>
          <w:t>.</w:t>
        </w:r>
      </w:ins>
      <w:ins w:id="1146" w:author="Sammartano, Marc (BIC USA)" w:date="2016-03-24T20:45:00Z">
        <w:r w:rsidRPr="00587237">
          <w:rPr>
            <w:rFonts w:ascii="Letter Gothic" w:hAnsi="Letter Gothic"/>
            <w:b w:val="0"/>
          </w:rPr>
          <w:t>CASE</w:t>
        </w:r>
      </w:ins>
      <w:ins w:id="1147" w:author="Sammartano, Marc (BIC USA)" w:date="2016-03-24T20:18:00Z">
        <w:r w:rsidR="00446014">
          <w:rPr>
            <w:rFonts w:ascii="Letter Gothic" w:hAnsi="Letter Gothic"/>
            <w:b w:val="0"/>
          </w:rPr>
          <w:t xml:space="preserve"> matches if </w:t>
        </w:r>
        <w:r w:rsidR="00446014" w:rsidRPr="00446014">
          <w:rPr>
            <w:rFonts w:ascii="Letter Gothic" w:hAnsi="Letter Gothic"/>
          </w:rPr>
          <w:t>a &lt; b</w:t>
        </w:r>
      </w:ins>
    </w:p>
    <w:p w:rsidR="007A606B" w:rsidRDefault="00446014" w:rsidP="00446014">
      <w:pPr>
        <w:pStyle w:val="NoSpacing"/>
        <w:rPr>
          <w:ins w:id="1148" w:author="Sammartano, Marc (BIC USA)" w:date="2016-03-24T20:20:00Z"/>
        </w:rPr>
      </w:pPr>
      <w:ins w:id="1149" w:author="Sammartano, Marc (BIC USA)" w:date="2016-03-24T20:19:00Z">
        <w:r>
          <w:t xml:space="preserve">The expression &lt;exp&gt; may be arbitrarily complex. </w:t>
        </w:r>
      </w:ins>
      <w:ins w:id="1150" w:author="Sammartano, Marc (BIC USA)" w:date="2016-03-24T20:21:00Z">
        <w:r>
          <w:t xml:space="preserve">The whole expression is </w:t>
        </w:r>
      </w:ins>
      <w:ins w:id="1151" w:author="Sammartano, Marc (BIC USA)" w:date="2016-03-24T20:19:00Z">
        <w:r>
          <w:t>evaluated as</w:t>
        </w:r>
      </w:ins>
      <w:ins w:id="1152" w:author="Sammartano, Marc (BIC USA)" w:date="2016-03-24T20:21:00Z">
        <w:r>
          <w:t xml:space="preserve"> if written:</w:t>
        </w:r>
      </w:ins>
    </w:p>
    <w:p w:rsidR="00446014" w:rsidRDefault="00446014" w:rsidP="00446014">
      <w:pPr>
        <w:pStyle w:val="Codeexample"/>
        <w:rPr>
          <w:ins w:id="1153" w:author="Sammartano, Marc (BIC USA)" w:date="2016-03-24T20:22:00Z"/>
          <w:rFonts w:ascii="Letter Gothic" w:hAnsi="Letter Gothic"/>
          <w:b w:val="0"/>
        </w:rPr>
      </w:pPr>
      <w:ins w:id="1154" w:author="Sammartano, Marc (BIC USA)" w:date="2016-03-24T20:20:00Z">
        <w:r>
          <w:rPr>
            <w:rFonts w:ascii="Letter Gothic" w:hAnsi="Letter Gothic"/>
            <w:b w:val="0"/>
          </w:rPr>
          <w:t xml:space="preserve">&lt;value of </w:t>
        </w:r>
        <w:r w:rsidRPr="00446014">
          <w:rPr>
            <w:rFonts w:ascii="Letter Gothic" w:hAnsi="Letter Gothic"/>
          </w:rPr>
          <w:t>S</w:t>
        </w:r>
      </w:ins>
      <w:ins w:id="1155" w:author="Sammartano, Marc (BIC USA)" w:date="2016-03-24T20:45:00Z">
        <w:r w:rsidR="00587237">
          <w:rPr>
            <w:rFonts w:ascii="Letter Gothic" w:hAnsi="Letter Gothic"/>
          </w:rPr>
          <w:t>w</w:t>
        </w:r>
      </w:ins>
      <w:ins w:id="1156" w:author="Sammartano, Marc (BIC USA)" w:date="2016-03-24T20:20:00Z">
        <w:r w:rsidRPr="00446014">
          <w:rPr>
            <w:rFonts w:ascii="Letter Gothic" w:hAnsi="Letter Gothic"/>
          </w:rPr>
          <w:t>.</w:t>
        </w:r>
      </w:ins>
      <w:ins w:id="1157" w:author="Sammartano, Marc (BIC USA)" w:date="2016-03-24T20:45:00Z">
        <w:r w:rsidR="00587237">
          <w:rPr>
            <w:rFonts w:ascii="Letter Gothic" w:hAnsi="Letter Gothic"/>
          </w:rPr>
          <w:t>b</w:t>
        </w:r>
      </w:ins>
      <w:ins w:id="1158" w:author="Sammartano, Marc (BIC USA)" w:date="2016-03-24T20:20:00Z">
        <w:r w:rsidRPr="00446014">
          <w:rPr>
            <w:rFonts w:ascii="Letter Gothic" w:hAnsi="Letter Gothic"/>
          </w:rPr>
          <w:t>egin</w:t>
        </w:r>
        <w:r>
          <w:rPr>
            <w:rFonts w:ascii="Letter Gothic" w:hAnsi="Letter Gothic"/>
            <w:b w:val="0"/>
          </w:rPr>
          <w:t xml:space="preserve"> argument&gt; &lt;op&gt; &lt;exp&gt;</w:t>
        </w:r>
      </w:ins>
    </w:p>
    <w:p w:rsidR="00446014" w:rsidRPr="00446014" w:rsidRDefault="00446014" w:rsidP="00446014">
      <w:pPr>
        <w:rPr>
          <w:ins w:id="1159" w:author="Sammartano, Marc (BIC USA)" w:date="2016-02-25T14:33:00Z"/>
        </w:rPr>
      </w:pPr>
      <w:ins w:id="1160" w:author="Sammartano, Marc (BIC USA)" w:date="2016-03-24T20:22:00Z">
        <w:r>
          <w:t>Operator precedence is applied as usual.</w:t>
        </w:r>
      </w:ins>
    </w:p>
    <w:p w:rsidR="00B30AA7" w:rsidRDefault="00265345" w:rsidP="005F4916">
      <w:pPr>
        <w:pStyle w:val="Heading3"/>
      </w:pPr>
      <w:bookmarkStart w:id="1161" w:name="_Toc444180048"/>
      <w:r>
        <w:t>Sw.break</w:t>
      </w:r>
      <w:bookmarkEnd w:id="1161"/>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Del="00A22136" w:rsidRDefault="00D04A62" w:rsidP="00D04A62">
      <w:pPr>
        <w:rPr>
          <w:del w:id="1162" w:author="Sammartano, Marc (BIC USA)" w:date="2016-03-24T20:27:00Z"/>
        </w:rPr>
      </w:pPr>
      <w:del w:id="1163" w:author="Sammartano, Marc (BIC USA)" w:date="2016-03-24T20:23:00Z">
        <w:r w:rsidDel="00446014">
          <w:delText>Once a matching</w:delText>
        </w:r>
      </w:del>
      <w:ins w:id="1164" w:author="Sammartano, Marc (BIC USA)" w:date="2016-03-24T20:23:00Z">
        <w:r w:rsidR="00446014">
          <w:t>This statement may be used to terminate the block of statements that follows</w:t>
        </w:r>
      </w:ins>
      <w:r>
        <w:t xml:space="preserve"> </w:t>
      </w:r>
      <w:r w:rsidR="00731361" w:rsidRPr="00731361">
        <w:rPr>
          <w:b/>
        </w:rPr>
        <w:t>S</w:t>
      </w:r>
      <w:r w:rsidRPr="00731361">
        <w:rPr>
          <w:b/>
        </w:rPr>
        <w:t>w.case</w:t>
      </w:r>
      <w:r>
        <w:t xml:space="preserve"> </w:t>
      </w:r>
      <w:ins w:id="1165" w:author="Sammartano, Marc (BIC USA)" w:date="2016-03-24T20:24:00Z">
        <w:r w:rsidR="00446014">
          <w:t xml:space="preserve">or </w:t>
        </w:r>
        <w:r w:rsidR="00446014">
          <w:rPr>
            <w:b/>
          </w:rPr>
          <w:t>Sw.default</w:t>
        </w:r>
        <w:r w:rsidR="00446014">
          <w:t xml:space="preserve">. </w:t>
        </w:r>
      </w:ins>
      <w:del w:id="1166" w:author="Sammartano, Marc (BIC USA)" w:date="2016-03-24T20:27:00Z">
        <w:r w:rsidDel="00A22136">
          <w:delText xml:space="preserve">has been found then the statements following the </w:delText>
        </w:r>
        <w:r w:rsidR="00731361" w:rsidRPr="00731361" w:rsidDel="00A22136">
          <w:rPr>
            <w:b/>
          </w:rPr>
          <w:delText>S</w:delText>
        </w:r>
        <w:r w:rsidRPr="00731361" w:rsidDel="00A22136">
          <w:rPr>
            <w:b/>
          </w:rPr>
          <w:delText>w.case</w:delText>
        </w:r>
        <w:r w:rsidDel="00A22136">
          <w:delText xml:space="preserve"> </w:delText>
        </w:r>
      </w:del>
      <w:del w:id="1167" w:author="Sammartano, Marc (BIC USA)" w:date="2016-02-25T15:11:00Z">
        <w:r w:rsidDel="006807B6">
          <w:delText>will be</w:delText>
        </w:r>
      </w:del>
      <w:del w:id="1168" w:author="Sammartano, Marc (BIC USA)" w:date="2016-03-24T20:27:00Z">
        <w:r w:rsidDel="00A22136">
          <w:delText xml:space="preserve"> executed until a </w:delText>
        </w:r>
        <w:r w:rsidR="00731361" w:rsidRPr="00731361" w:rsidDel="00A22136">
          <w:rPr>
            <w:b/>
          </w:rPr>
          <w:delText>S</w:delText>
        </w:r>
        <w:r w:rsidRPr="00731361" w:rsidDel="00A22136">
          <w:rPr>
            <w:b/>
          </w:rPr>
          <w:delText>w.break</w:delText>
        </w:r>
        <w:r w:rsidDel="00A22136">
          <w:delText xml:space="preserve"> is encountered.</w:delText>
        </w:r>
      </w:del>
    </w:p>
    <w:p w:rsidR="00D04A62" w:rsidRDefault="00D04A62" w:rsidP="00A22136">
      <w:del w:id="1169" w:author="Sammartano, Marc (BIC USA)" w:date="2016-03-24T20:27:00Z">
        <w:r w:rsidDel="00A22136">
          <w:delText>When t</w:delText>
        </w:r>
      </w:del>
      <w:ins w:id="1170" w:author="Sammartano, Marc (BIC USA)" w:date="2016-03-24T20:27:00Z">
        <w:r w:rsidR="00A22136">
          <w:t>T</w:t>
        </w:r>
      </w:ins>
      <w:r>
        <w:t xml:space="preserve">he </w:t>
      </w:r>
      <w:r w:rsidR="00731361" w:rsidRPr="00731361">
        <w:rPr>
          <w:b/>
        </w:rPr>
        <w:t>S</w:t>
      </w:r>
      <w:r w:rsidRPr="00731361">
        <w:rPr>
          <w:b/>
        </w:rPr>
        <w:t>w.break</w:t>
      </w:r>
      <w:r>
        <w:t xml:space="preserve"> </w:t>
      </w:r>
      <w:del w:id="1171" w:author="Sammartano, Marc (BIC USA)" w:date="2016-03-24T20:28:00Z">
        <w:r w:rsidDel="00A22136">
          <w:delText>is encountered then</w:delText>
        </w:r>
      </w:del>
      <w:ins w:id="1172" w:author="Sammartano, Marc (BIC USA)" w:date="2016-03-24T20:28:00Z">
        <w:r w:rsidR="00A22136">
          <w:t>causes</w:t>
        </w:r>
      </w:ins>
      <w:r>
        <w:t xml:space="preserve"> BASIC! </w:t>
      </w:r>
      <w:del w:id="1173" w:author="Sammartano, Marc (BIC USA)" w:date="2016-02-25T15:11:00Z">
        <w:r w:rsidDel="005A51FD">
          <w:delText>looks</w:delText>
        </w:r>
      </w:del>
      <w:ins w:id="1174" w:author="Sammartano, Marc (BIC USA)" w:date="2016-03-24T20:28:00Z">
        <w:r w:rsidR="00A22136">
          <w:t xml:space="preserve">to </w:t>
        </w:r>
      </w:ins>
      <w:ins w:id="1175" w:author="Sammartano, Marc (BIC USA)" w:date="2016-02-25T15:11:00Z">
        <w:r w:rsidR="005A51FD">
          <w:t>jump</w:t>
        </w:r>
      </w:ins>
      <w:r>
        <w:t xml:space="preserve"> for</w:t>
      </w:r>
      <w:ins w:id="1176" w:author="Sammartano, Marc (BIC USA)" w:date="2016-03-24T20:28:00Z">
        <w:r w:rsidR="00A22136">
          <w:t xml:space="preserve">ward </w:t>
        </w:r>
      </w:ins>
      <w:ins w:id="1177" w:author="Sammartano, Marc (BIC USA)" w:date="2016-02-25T15:11:00Z">
        <w:r w:rsidR="005A51FD">
          <w:t>to</w:t>
        </w:r>
      </w:ins>
      <w:r>
        <w:t xml:space="preserve"> the </w:t>
      </w:r>
      <w:r w:rsidR="00731361" w:rsidRPr="00731361">
        <w:rPr>
          <w:b/>
        </w:rPr>
        <w:t>S</w:t>
      </w:r>
      <w:r w:rsidRPr="00731361">
        <w:rPr>
          <w:b/>
        </w:rPr>
        <w:t>w.end</w:t>
      </w:r>
      <w:r>
        <w:t xml:space="preserve"> statement</w:t>
      </w:r>
      <w:del w:id="1178" w:author="Sammartano, Marc (BIC USA)" w:date="2016-03-24T20:28:00Z">
        <w:r w:rsidDel="00A22136">
          <w:delText xml:space="preserve">. Execution </w:delText>
        </w:r>
      </w:del>
      <w:del w:id="1179" w:author="Sammartano, Marc (BIC USA)" w:date="2016-02-25T15:11:00Z">
        <w:r w:rsidDel="005A51FD">
          <w:delText xml:space="preserve">will </w:delText>
        </w:r>
      </w:del>
      <w:del w:id="1180" w:author="Sammartano, Marc (BIC USA)" w:date="2016-03-24T20:28:00Z">
        <w:r w:rsidDel="00A22136">
          <w:delText xml:space="preserve">then resume with the statement following the </w:delText>
        </w:r>
        <w:r w:rsidR="00731361" w:rsidRPr="00731361" w:rsidDel="00A22136">
          <w:rPr>
            <w:b/>
          </w:rPr>
          <w:delText>S</w:delText>
        </w:r>
        <w:r w:rsidRPr="00731361" w:rsidDel="00A22136">
          <w:rPr>
            <w:b/>
          </w:rPr>
          <w:delText>w.end</w:delText>
        </w:r>
      </w:del>
      <w:ins w:id="1181" w:author="Sammartano, Marc (BIC USA)" w:date="2016-03-24T20:28:00Z">
        <w:r w:rsidR="00A22136">
          <w:t>, skipping everything between</w:t>
        </w:r>
      </w:ins>
      <w:r>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w:t>
      </w:r>
      <w:ins w:id="1182" w:author="Sammartano, Marc (BIC USA)" w:date="2016-03-24T20:26:00Z">
        <w:r w:rsidR="00A22136">
          <w:t xml:space="preserve">or </w:t>
        </w:r>
        <w:r w:rsidR="00A22136">
          <w:rPr>
            <w:b/>
          </w:rPr>
          <w:t>Sw.end</w:t>
        </w:r>
        <w:r w:rsidR="00A22136">
          <w:t xml:space="preserve"> </w:t>
        </w:r>
      </w:ins>
      <w:r>
        <w:t>is encountered</w:t>
      </w:r>
      <w:r w:rsidR="000B4495">
        <w:t>.</w:t>
      </w:r>
    </w:p>
    <w:p w:rsidR="00D04A62" w:rsidRDefault="00265345" w:rsidP="005F4916">
      <w:pPr>
        <w:pStyle w:val="Heading3"/>
      </w:pPr>
      <w:bookmarkStart w:id="1183" w:name="_Toc444180049"/>
      <w:r>
        <w:t>Sw.default</w:t>
      </w:r>
      <w:bookmarkEnd w:id="1183"/>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pPr>
        <w:rPr>
          <w:ins w:id="1184" w:author="Sammartano, Marc (BIC USA)" w:date="2016-03-24T20:41:00Z"/>
        </w:rPr>
      </w:pPr>
      <w:del w:id="1185" w:author="Sammartano, Marc (BIC USA)" w:date="2016-03-24T20:31:00Z">
        <w:r w:rsidDel="00A22136">
          <w:delText>If no matching</w:delText>
        </w:r>
      </w:del>
      <w:ins w:id="1186" w:author="Sammartano, Marc (BIC USA)" w:date="2016-03-24T20:31:00Z">
        <w:r w:rsidR="00A22136">
          <w:t>This statements acts like a</w:t>
        </w:r>
      </w:ins>
      <w:r>
        <w:t xml:space="preserve"> </w:t>
      </w:r>
      <w:r w:rsidR="00731361" w:rsidRPr="00731361">
        <w:rPr>
          <w:b/>
        </w:rPr>
        <w:t>S</w:t>
      </w:r>
      <w:r w:rsidRPr="00731361">
        <w:rPr>
          <w:b/>
        </w:rPr>
        <w:t>w.case</w:t>
      </w:r>
      <w:r>
        <w:t xml:space="preserve"> </w:t>
      </w:r>
      <w:ins w:id="1187" w:author="Sammartano, Marc (BIC USA)" w:date="2016-03-24T20:31:00Z">
        <w:r w:rsidR="00A22136">
          <w:t>that matches any value</w:t>
        </w:r>
      </w:ins>
      <w:ins w:id="1188" w:author="Sammartano, Marc (BIC USA)" w:date="2016-03-24T20:33:00Z">
        <w:r w:rsidR="00A22136">
          <w:t>. I</w:t>
        </w:r>
      </w:ins>
      <w:ins w:id="1189" w:author="Sammartano, Marc (BIC USA)" w:date="2016-03-24T20:31:00Z">
        <w:r w:rsidR="00A22136">
          <w:t xml:space="preserve">f any </w:t>
        </w:r>
      </w:ins>
      <w:ins w:id="1190" w:author="Sammartano, Marc (BIC USA)" w:date="2016-03-24T20:33:00Z">
        <w:r w:rsidR="00A22136">
          <w:rPr>
            <w:b/>
          </w:rPr>
          <w:t>Sw.case</w:t>
        </w:r>
        <w:r w:rsidR="00A22136" w:rsidRPr="00A22136">
          <w:t xml:space="preserve"> </w:t>
        </w:r>
        <w:r w:rsidR="00A22136">
          <w:t xml:space="preserve">matches the </w:t>
        </w:r>
      </w:ins>
      <w:ins w:id="1191" w:author="Sammartano, Marc (BIC USA)" w:date="2016-03-24T20:34:00Z">
        <w:r w:rsidR="00A22136">
          <w:rPr>
            <w:b/>
          </w:rPr>
          <w:t>Sw.begin</w:t>
        </w:r>
        <w:r w:rsidR="00587237">
          <w:t xml:space="preserve"> value,</w:t>
        </w:r>
      </w:ins>
      <w:del w:id="1192" w:author="Sammartano, Marc (BIC USA)" w:date="2016-03-24T20:38:00Z">
        <w:r w:rsidDel="00587237">
          <w:delText>is found</w:delText>
        </w:r>
      </w:del>
      <w:r>
        <w:t xml:space="preserve"> then the </w:t>
      </w:r>
      <w:r w:rsidR="00731361" w:rsidRPr="00731361">
        <w:rPr>
          <w:b/>
        </w:rPr>
        <w:t>S</w:t>
      </w:r>
      <w:r w:rsidRPr="00731361">
        <w:rPr>
          <w:b/>
        </w:rPr>
        <w:t>w.default</w:t>
      </w:r>
      <w:ins w:id="1193" w:author="Sammartano, Marc (BIC USA)" w:date="2016-03-24T20:38:00Z">
        <w:r w:rsidR="00587237" w:rsidRPr="00587237">
          <w:t xml:space="preserve"> is</w:t>
        </w:r>
        <w:r w:rsidR="00587237">
          <w:t xml:space="preserve"> ignored</w:t>
        </w:r>
      </w:ins>
      <w:r>
        <w:t xml:space="preserve">, </w:t>
      </w:r>
      <w:ins w:id="1194" w:author="Sammartano, Marc (BIC USA)" w:date="2016-03-24T20:37:00Z">
        <w:r w:rsidR="00587237">
          <w:t xml:space="preserve">even </w:t>
        </w:r>
      </w:ins>
      <w:r>
        <w:t xml:space="preserve">if </w:t>
      </w:r>
      <w:del w:id="1195" w:author="Sammartano, Marc (BIC USA)" w:date="2016-03-24T20:36:00Z">
        <w:r w:rsidDel="00587237">
          <w:delText xml:space="preserve">present, </w:delText>
        </w:r>
      </w:del>
      <w:del w:id="1196" w:author="Sammartano, Marc (BIC USA)" w:date="2016-02-25T15:12:00Z">
        <w:r w:rsidDel="005A51FD">
          <w:delText>will be</w:delText>
        </w:r>
      </w:del>
      <w:del w:id="1197" w:author="Sammartano, Marc (BIC USA)" w:date="2016-03-24T20:36:00Z">
        <w:r w:rsidDel="00587237">
          <w:delText xml:space="preserve"> e</w:delText>
        </w:r>
      </w:del>
      <w:del w:id="1198" w:author="Sammartano, Marc (BIC USA)" w:date="2016-03-24T20:37:00Z">
        <w:r w:rsidDel="00587237">
          <w:delText>xecuted. T</w:delText>
        </w:r>
      </w:del>
      <w:ins w:id="1199" w:author="Sammartano, Marc (BIC USA)" w:date="2016-03-24T20:37:00Z">
        <w:r w:rsidR="00587237">
          <w:t xml:space="preserve">the matching </w:t>
        </w:r>
        <w:r w:rsidR="00587237">
          <w:rPr>
            <w:b/>
          </w:rPr>
          <w:t>Sw.case</w:t>
        </w:r>
        <w:r w:rsidR="00587237">
          <w:t xml:space="preserve"> is after t</w:t>
        </w:r>
      </w:ins>
      <w:r>
        <w:t xml:space="preserve">he </w:t>
      </w:r>
      <w:r w:rsidR="00731361" w:rsidRPr="00731361">
        <w:rPr>
          <w:b/>
        </w:rPr>
        <w:t>S</w:t>
      </w:r>
      <w:r w:rsidRPr="00731361">
        <w:rPr>
          <w:b/>
        </w:rPr>
        <w:t>w.default</w:t>
      </w:r>
      <w:ins w:id="1200" w:author="Sammartano, Marc (BIC USA)" w:date="2016-03-24T20:36:00Z">
        <w:r w:rsidR="00A22136">
          <w:t>.</w:t>
        </w:r>
      </w:ins>
      <w:del w:id="1201" w:author="Sammartano, Marc (BIC USA)" w:date="2016-03-24T20:35:00Z">
        <w:r w:rsidDel="00A22136">
          <w:delText xml:space="preserve"> must be placed after all the </w:delText>
        </w:r>
        <w:r w:rsidR="00731361" w:rsidRPr="00731361" w:rsidDel="00A22136">
          <w:rPr>
            <w:b/>
          </w:rPr>
          <w:delText>S</w:delText>
        </w:r>
        <w:r w:rsidRPr="00731361" w:rsidDel="00A22136">
          <w:rPr>
            <w:b/>
          </w:rPr>
          <w:delText>w.case</w:delText>
        </w:r>
        <w:r w:rsidDel="00A22136">
          <w:delText xml:space="preserve"> statements</w:delText>
        </w:r>
      </w:del>
    </w:p>
    <w:p w:rsidR="00587237" w:rsidRPr="00587237" w:rsidRDefault="00587237" w:rsidP="00D04A62">
      <w:ins w:id="1202" w:author="Sammartano, Marc (BIC USA)" w:date="2016-03-24T20:42:00Z">
        <w:r>
          <w:t xml:space="preserve">A switch is not required to have a </w:t>
        </w:r>
        <w:r>
          <w:rPr>
            <w:b/>
          </w:rPr>
          <w:t>Sw.default</w:t>
        </w:r>
        <w:r w:rsidRPr="00587237">
          <w:t>, bu</w:t>
        </w:r>
        <w:r>
          <w:t>t it must not have more than one.</w:t>
        </w:r>
        <w:r w:rsidRPr="00587237">
          <w:t xml:space="preserve"> </w:t>
        </w:r>
      </w:ins>
      <w:ins w:id="1203" w:author="Sammartano, Marc (BIC USA)" w:date="2016-03-24T20:41:00Z">
        <w:r>
          <w:t xml:space="preserve">A second </w:t>
        </w:r>
        <w:r>
          <w:rPr>
            <w:b/>
          </w:rPr>
          <w:t>Sw.default</w:t>
        </w:r>
        <w:r>
          <w:t xml:space="preserve"> in the same switch is a syntax error.</w:t>
        </w:r>
      </w:ins>
    </w:p>
    <w:p w:rsidR="00D04A62" w:rsidRDefault="00265345" w:rsidP="005F4916">
      <w:pPr>
        <w:pStyle w:val="Heading3"/>
      </w:pPr>
      <w:bookmarkStart w:id="1204" w:name="_Toc444180050"/>
      <w:r>
        <w:lastRenderedPageBreak/>
        <w:t>Sw.end</w:t>
      </w:r>
      <w:bookmarkEnd w:id="1204"/>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1B4911" w:rsidRDefault="001B4911" w:rsidP="001B4911">
      <w:pPr>
        <w:pStyle w:val="Heading2"/>
        <w:rPr>
          <w:ins w:id="1205" w:author="Sammartano, Marc (BIC USA)" w:date="2016-03-03T13:15:00Z"/>
        </w:rPr>
      </w:pPr>
      <w:bookmarkStart w:id="1206" w:name="_Toc444180051"/>
      <w:ins w:id="1207" w:author="Sammartano, Marc (BIC USA)" w:date="2016-03-03T13:15:00Z">
        <w:r>
          <w:t>Interrupt Labels</w:t>
        </w:r>
      </w:ins>
      <w:ins w:id="1208" w:author="Sammartano, Marc (BIC USA)" w:date="2016-03-03T13:16:00Z">
        <w:r>
          <w:t xml:space="preserve"> (Event Handlers)</w:t>
        </w:r>
      </w:ins>
    </w:p>
    <w:p w:rsidR="001B4911" w:rsidRDefault="001B4911" w:rsidP="001B4911">
      <w:pPr>
        <w:rPr>
          <w:ins w:id="1209" w:author="Sammartano, Marc (BIC USA)" w:date="2016-03-03T13:20:00Z"/>
        </w:rPr>
      </w:pPr>
      <w:ins w:id="1210" w:author="Sammartano, Marc (BIC USA)" w:date="2016-03-03T13:18:00Z">
        <w:r>
          <w:t xml:space="preserve">You can perform physical actions that </w:t>
        </w:r>
      </w:ins>
      <w:ins w:id="1211" w:author="Sammartano, Marc (BIC USA)" w:date="2016-03-03T13:19:00Z">
        <w:r>
          <w:t xml:space="preserve">tell </w:t>
        </w:r>
      </w:ins>
      <w:ins w:id="1212" w:author="Sammartano, Marc (BIC USA)" w:date="2016-03-03T13:18:00Z">
        <w:r>
          <w:t xml:space="preserve">your BASIC! program to </w:t>
        </w:r>
      </w:ins>
      <w:ins w:id="1213" w:author="Sammartano, Marc (BIC USA)" w:date="2016-03-03T13:19:00Z">
        <w:r>
          <w:t xml:space="preserve">do something. </w:t>
        </w:r>
      </w:ins>
      <w:ins w:id="1214" w:author="Sammartano, Marc (BIC USA)" w:date="2016-03-03T13:18:00Z">
        <w:r>
          <w:t>When yo</w:t>
        </w:r>
        <w:r w:rsidR="005B4EF3">
          <w:t>u touch the screen</w:t>
        </w:r>
      </w:ins>
      <w:ins w:id="1215" w:author="Sammartano, Marc (BIC USA)" w:date="2016-03-03T13:39:00Z">
        <w:r w:rsidR="005B4EF3">
          <w:t xml:space="preserve"> or</w:t>
        </w:r>
      </w:ins>
      <w:ins w:id="1216" w:author="Sammartano, Marc (BIC USA)" w:date="2016-03-03T13:18:00Z">
        <w:r w:rsidR="005B4EF3">
          <w:t xml:space="preserve"> press a key</w:t>
        </w:r>
        <w:r>
          <w:t xml:space="preserve"> </w:t>
        </w:r>
      </w:ins>
      <w:ins w:id="1217" w:author="Sammartano, Marc (BIC USA)" w:date="2016-03-03T13:19:00Z">
        <w:r>
          <w:t xml:space="preserve">you cause an </w:t>
        </w:r>
        <w:r>
          <w:rPr>
            <w:i/>
          </w:rPr>
          <w:t>event</w:t>
        </w:r>
        <w:r>
          <w:t>.</w:t>
        </w:r>
      </w:ins>
      <w:ins w:id="1218" w:author="Sammartano, Marc (BIC USA)" w:date="2016-03-03T13:20:00Z">
        <w:r>
          <w:t xml:space="preserve"> These events are </w:t>
        </w:r>
        <w:r>
          <w:rPr>
            <w:i/>
          </w:rPr>
          <w:t>asynchronous</w:t>
        </w:r>
        <w:r>
          <w:t>, that is, they happen at times your program cannot predict.</w:t>
        </w:r>
      </w:ins>
      <w:ins w:id="1219" w:author="Sammartano, Marc (BIC USA)" w:date="2016-03-03T13:39:00Z">
        <w:r w:rsidR="005B4EF3">
          <w:t xml:space="preserve"> BASIC! detects some </w:t>
        </w:r>
      </w:ins>
      <w:ins w:id="1220" w:author="Sammartano, Marc (BIC USA)" w:date="2016-03-03T13:40:00Z">
        <w:r w:rsidR="005B4EF3">
          <w:t>events so your program can respond to them.</w:t>
        </w:r>
      </w:ins>
    </w:p>
    <w:p w:rsidR="00843992" w:rsidRDefault="001B4911" w:rsidP="00843992">
      <w:pPr>
        <w:spacing w:after="0"/>
        <w:rPr>
          <w:ins w:id="1221" w:author="Sammartano, Marc (BIC USA)" w:date="2016-03-03T13:29:00Z"/>
        </w:rPr>
      </w:pPr>
      <w:ins w:id="1222" w:author="Sammartano, Marc (BIC USA)" w:date="2016-03-03T13:20:00Z">
        <w:r>
          <w:t xml:space="preserve">BASIC! handles events as </w:t>
        </w:r>
      </w:ins>
      <w:ins w:id="1223" w:author="Sammartano, Marc (BIC USA)" w:date="2016-03-03T13:21:00Z">
        <w:r>
          <w:rPr>
            <w:i/>
          </w:rPr>
          <w:t>interrupts</w:t>
        </w:r>
        <w:r>
          <w:t xml:space="preserve">. </w:t>
        </w:r>
      </w:ins>
      <w:ins w:id="1224" w:author="Sammartano, Marc (BIC USA)" w:date="2016-03-03T13:27:00Z">
        <w:r w:rsidR="00843992">
          <w:t xml:space="preserve">Each event that BASIC! recognizes has a </w:t>
        </w:r>
      </w:ins>
      <w:ins w:id="1225" w:author="Sammartano, Marc (BIC USA)" w:date="2016-03-03T13:28:00Z">
        <w:r w:rsidR="00843992">
          <w:t xml:space="preserve">unique </w:t>
        </w:r>
        <w:r w:rsidR="00843992">
          <w:rPr>
            <w:i/>
          </w:rPr>
          <w:t>Interrupt Label</w:t>
        </w:r>
        <w:r w:rsidR="00843992">
          <w:t>.</w:t>
        </w:r>
      </w:ins>
      <w:ins w:id="1226" w:author="Sammartano, Marc (BIC USA)" w:date="2016-03-03T13:27:00Z">
        <w:r w:rsidR="00843992">
          <w:t xml:space="preserve"> When an event occurs, BASIC! looks for the Interrupt Label that matches the event.</w:t>
        </w:r>
      </w:ins>
    </w:p>
    <w:p w:rsidR="00843992" w:rsidRPr="002E66B0" w:rsidRDefault="001B4911" w:rsidP="002E66B0">
      <w:pPr>
        <w:pStyle w:val="ListParagraph"/>
        <w:numPr>
          <w:ilvl w:val="0"/>
          <w:numId w:val="49"/>
        </w:numPr>
        <w:rPr>
          <w:ins w:id="1227" w:author="Sammartano, Marc (BIC USA)" w:date="2016-03-03T13:30:00Z"/>
        </w:rPr>
      </w:pPr>
      <w:ins w:id="1228" w:author="Sammartano, Marc (BIC USA)" w:date="2016-03-03T13:22:00Z">
        <w:r w:rsidRPr="002E66B0">
          <w:t>If you have not written that Interrupt Label into your program, the event is ignored and your program goes on running as if nothing happened.</w:t>
        </w:r>
      </w:ins>
    </w:p>
    <w:p w:rsidR="001B4911" w:rsidRPr="002E66B0" w:rsidRDefault="001B4911" w:rsidP="002E66B0">
      <w:pPr>
        <w:pStyle w:val="ListParagraph"/>
        <w:numPr>
          <w:ilvl w:val="0"/>
          <w:numId w:val="49"/>
        </w:numPr>
        <w:rPr>
          <w:ins w:id="1229" w:author="Sammartano, Marc (BIC USA)" w:date="2016-03-03T13:31:00Z"/>
        </w:rPr>
      </w:pPr>
      <w:ins w:id="1230" w:author="Sammartano, Marc (BIC USA)" w:date="2016-03-03T13:23:00Z">
        <w:r w:rsidRPr="002E66B0">
          <w:t xml:space="preserve">If you have </w:t>
        </w:r>
      </w:ins>
      <w:ins w:id="1231" w:author="Sammartano, Marc (BIC USA)" w:date="2016-03-03T13:24:00Z">
        <w:r w:rsidRPr="002E66B0">
          <w:t xml:space="preserve">included the right </w:t>
        </w:r>
      </w:ins>
      <w:ins w:id="1232" w:author="Sammartano, Marc (BIC USA)" w:date="2016-03-03T13:23:00Z">
        <w:r w:rsidRPr="002E66B0">
          <w:t>Interrupt Label</w:t>
        </w:r>
      </w:ins>
      <w:ins w:id="1233" w:author="Sammartano, Marc (BIC USA)" w:date="2016-03-03T13:24:00Z">
        <w:r w:rsidRPr="002E66B0">
          <w:t xml:space="preserve"> for the event, BASIC! jumps to that label and continues execution </w:t>
        </w:r>
      </w:ins>
      <w:ins w:id="1234" w:author="Sammartano, Marc (BIC USA)" w:date="2016-03-03T13:30:00Z">
        <w:r w:rsidR="00843992" w:rsidRPr="002E66B0">
          <w:t>at the line after the label.</w:t>
        </w:r>
      </w:ins>
      <w:ins w:id="1235" w:author="Sammartano, Marc (BIC USA)" w:date="2016-03-03T13:31:00Z">
        <w:r w:rsidR="00843992" w:rsidRPr="002E66B0">
          <w:t xml:space="preserve"> This is called trapping the event.</w:t>
        </w:r>
      </w:ins>
    </w:p>
    <w:p w:rsidR="00FE5BD2" w:rsidRDefault="00FE5BD2" w:rsidP="00843992">
      <w:pPr>
        <w:rPr>
          <w:ins w:id="1236" w:author="Sammartano, Marc (BIC USA)" w:date="2016-03-03T14:27:00Z"/>
        </w:rPr>
      </w:pPr>
      <w:ins w:id="1237" w:author="Sammartano, Marc (BIC USA)" w:date="2016-03-03T14:27:00Z">
        <w:r>
          <w:t xml:space="preserve">BASIC! does not necessarily respond to the event as soon as it occurs. </w:t>
        </w:r>
      </w:ins>
      <w:ins w:id="1238" w:author="Sammartano, Marc (BIC USA)" w:date="2016-03-03T14:28:00Z">
        <w:r>
          <w:t>The statement that is executing when the event occurs is allowed to complete, then BASIC! jumps to the Interrupt Label.</w:t>
        </w:r>
      </w:ins>
    </w:p>
    <w:p w:rsidR="00843992" w:rsidRDefault="00843992" w:rsidP="00843992">
      <w:pPr>
        <w:rPr>
          <w:ins w:id="1239" w:author="Sammartano, Marc (BIC USA)" w:date="2016-03-03T13:48:00Z"/>
        </w:rPr>
      </w:pPr>
      <w:ins w:id="1240" w:author="Sammartano, Marc (BIC USA)" w:date="2016-03-03T13:32:00Z">
        <w:r>
          <w:t xml:space="preserve">When you use an Interrupt Label to trap an event, BASIC! </w:t>
        </w:r>
      </w:ins>
      <w:ins w:id="1241" w:author="Sammartano, Marc (BIC USA)" w:date="2016-03-03T13:46:00Z">
        <w:r w:rsidR="005B4EF3">
          <w:t xml:space="preserve">executes instructions until it finds a </w:t>
        </w:r>
        <w:r w:rsidR="005B4EF3">
          <w:rPr>
            <w:i/>
          </w:rPr>
          <w:t>Resume</w:t>
        </w:r>
        <w:r w:rsidR="005B4EF3">
          <w:t xml:space="preserve"> command that matches the Interrupt Label. </w:t>
        </w:r>
      </w:ins>
      <w:ins w:id="1242" w:author="Sammartano, Marc (BIC USA)" w:date="2016-03-03T13:54:00Z">
        <w:r w:rsidR="002E66B0">
          <w:t xml:space="preserve">During that </w:t>
        </w:r>
      </w:ins>
      <w:ins w:id="1243" w:author="Sammartano, Marc (BIC USA)" w:date="2016-03-03T14:00:00Z">
        <w:r w:rsidR="008A195F">
          <w:t>time,</w:t>
        </w:r>
      </w:ins>
      <w:ins w:id="1244" w:author="Sammartano, Marc (BIC USA)" w:date="2016-03-03T13:54:00Z">
        <w:r w:rsidR="002E66B0">
          <w:t xml:space="preserve"> it </w:t>
        </w:r>
      </w:ins>
      <w:ins w:id="1245" w:author="Sammartano, Marc (BIC USA)" w:date="2016-03-03T13:55:00Z">
        <w:r w:rsidR="002E66B0">
          <w:t>records other events but it does not respond to them.</w:t>
        </w:r>
      </w:ins>
      <w:ins w:id="1246" w:author="Sammartano, Marc (BIC USA)" w:date="2016-03-03T13:56:00Z">
        <w:r w:rsidR="002E66B0">
          <w:t xml:space="preserve"> T</w:t>
        </w:r>
      </w:ins>
      <w:ins w:id="1247" w:author="Sammartano, Marc (BIC USA)" w:date="2016-03-03T13:46:00Z">
        <w:r w:rsidR="005B4EF3">
          <w:t xml:space="preserve">he </w:t>
        </w:r>
      </w:ins>
      <w:ins w:id="1248" w:author="Sammartano, Marc (BIC USA)" w:date="2016-03-03T13:48:00Z">
        <w:r w:rsidR="005B4EF3">
          <w:t xml:space="preserve">block of </w:t>
        </w:r>
      </w:ins>
      <w:ins w:id="1249" w:author="Sammartano, Marc (BIC USA)" w:date="2016-03-03T13:46:00Z">
        <w:r w:rsidR="005B4EF3">
          <w:t xml:space="preserve">code between the Interrupt Label and the </w:t>
        </w:r>
      </w:ins>
      <w:ins w:id="1250" w:author="Sammartano, Marc (BIC USA)" w:date="2016-03-03T13:48:00Z">
        <w:r w:rsidR="005B4EF3">
          <w:t xml:space="preserve">matching </w:t>
        </w:r>
      </w:ins>
      <w:ins w:id="1251" w:author="Sammartano, Marc (BIC USA)" w:date="2016-03-03T13:47:00Z">
        <w:r w:rsidR="005B4EF3">
          <w:t xml:space="preserve">Resume may be called an </w:t>
        </w:r>
        <w:r w:rsidR="005B4EF3">
          <w:rPr>
            <w:i/>
          </w:rPr>
          <w:t>Interrupt Service Routine (ISR)</w:t>
        </w:r>
        <w:r w:rsidR="005B4EF3">
          <w:t xml:space="preserve"> or, if you prefer, an </w:t>
        </w:r>
        <w:r w:rsidR="005B4EF3">
          <w:rPr>
            <w:i/>
          </w:rPr>
          <w:t>Event Handler</w:t>
        </w:r>
      </w:ins>
      <w:ins w:id="1252" w:author="Sammartano, Marc (BIC USA)" w:date="2016-03-03T13:48:00Z">
        <w:r w:rsidR="005B4EF3">
          <w:t>.</w:t>
        </w:r>
      </w:ins>
    </w:p>
    <w:p w:rsidR="005B4EF3" w:rsidRDefault="002E66B0" w:rsidP="002E66B0">
      <w:pPr>
        <w:pStyle w:val="NoSpacing"/>
        <w:rPr>
          <w:ins w:id="1253" w:author="Sammartano, Marc (BIC USA)" w:date="2016-03-03T13:52:00Z"/>
        </w:rPr>
      </w:pPr>
      <w:ins w:id="1254" w:author="Sammartano, Marc (BIC USA)" w:date="2016-03-03T13:51:00Z">
        <w:r>
          <w:t>When</w:t>
        </w:r>
      </w:ins>
      <w:ins w:id="1255" w:author="Sammartano, Marc (BIC USA)" w:date="2016-03-03T13:50:00Z">
        <w:r>
          <w:t xml:space="preserve"> </w:t>
        </w:r>
      </w:ins>
      <w:ins w:id="1256" w:author="Sammartano, Marc (BIC USA)" w:date="2016-03-03T13:51:00Z">
        <w:r>
          <w:t xml:space="preserve">BASIC! </w:t>
        </w:r>
      </w:ins>
      <w:ins w:id="1257" w:author="Sammartano, Marc (BIC USA)" w:date="2016-03-03T13:53:00Z">
        <w:r>
          <w:t>executes the event</w:t>
        </w:r>
      </w:ins>
      <w:ins w:id="1258" w:author="Sammartano, Marc (BIC USA)" w:date="2016-03-03T13:54:00Z">
        <w:r>
          <w:t>’s Resume command</w:t>
        </w:r>
      </w:ins>
      <w:ins w:id="1259" w:author="Sammartano, Marc (BIC USA)" w:date="2016-03-03T13:56:00Z">
        <w:r>
          <w:t xml:space="preserve">, it </w:t>
        </w:r>
      </w:ins>
      <w:ins w:id="1260" w:author="Sammartano, Marc (BIC USA)" w:date="2016-03-03T13:52:00Z">
        <w:r>
          <w:t>resumes normal execution.</w:t>
        </w:r>
      </w:ins>
    </w:p>
    <w:p w:rsidR="008A195F" w:rsidRDefault="002E66B0" w:rsidP="002E66B0">
      <w:pPr>
        <w:pStyle w:val="ListParagraph"/>
        <w:numPr>
          <w:ilvl w:val="0"/>
          <w:numId w:val="50"/>
        </w:numPr>
        <w:rPr>
          <w:ins w:id="1261" w:author="Sammartano, Marc (BIC USA)" w:date="2016-03-03T14:00:00Z"/>
        </w:rPr>
      </w:pPr>
      <w:ins w:id="1262" w:author="Sammartano, Marc (BIC USA)" w:date="2016-03-03T13:57:00Z">
        <w:r>
          <w:t>BASIC! jumps back to where it was running when the interrupt occurred.</w:t>
        </w:r>
      </w:ins>
    </w:p>
    <w:p w:rsidR="002E66B0" w:rsidRDefault="008A195F" w:rsidP="002E66B0">
      <w:pPr>
        <w:pStyle w:val="ListParagraph"/>
        <w:numPr>
          <w:ilvl w:val="0"/>
          <w:numId w:val="50"/>
        </w:numPr>
        <w:rPr>
          <w:ins w:id="1263" w:author="Sammartano, Marc (BIC USA)" w:date="2016-03-03T14:01:00Z"/>
        </w:rPr>
      </w:pPr>
      <w:ins w:id="1264" w:author="Sammartano, Marc (BIC USA)" w:date="2016-03-03T14:00:00Z">
        <w:r>
          <w:t>BASIC! again responds to other events, including any that occurred while it was handling an event.</w:t>
        </w:r>
      </w:ins>
    </w:p>
    <w:p w:rsidR="008A195F" w:rsidRPr="005B4EF3" w:rsidRDefault="008A195F" w:rsidP="008A195F">
      <w:pPr>
        <w:rPr>
          <w:ins w:id="1265" w:author="Sammartano, Marc (BIC USA)" w:date="2016-03-03T13:15:00Z"/>
        </w:rPr>
      </w:pPr>
      <w:ins w:id="1266" w:author="Sammartano, Marc (BIC USA)" w:date="2016-03-03T14:02:00Z">
        <w:r>
          <w:t xml:space="preserve">An Interrupt Label looks </w:t>
        </w:r>
      </w:ins>
      <w:ins w:id="1267" w:author="Sammartano, Marc (BIC USA)" w:date="2016-03-03T14:03:00Z">
        <w:r>
          <w:t xml:space="preserve">and behaves </w:t>
        </w:r>
      </w:ins>
      <w:ins w:id="1268" w:author="Sammartano, Marc (BIC USA)" w:date="2016-03-03T14:02:00Z">
        <w:r>
          <w:t>just like any other label in BASIC!</w:t>
        </w:r>
      </w:ins>
      <w:ins w:id="1269" w:author="Sammartano, Marc (BIC USA)" w:date="2016-03-03T14:03:00Z">
        <w:r>
          <w:t xml:space="preserve">. However, you must not execute any of the </w:t>
        </w:r>
      </w:ins>
      <w:ins w:id="1270" w:author="Sammartano, Marc (BIC USA)" w:date="2016-03-03T14:02:00Z">
        <w:r>
          <w:t>Resume command</w:t>
        </w:r>
      </w:ins>
      <w:ins w:id="1271" w:author="Sammartano, Marc (BIC USA)" w:date="2016-03-03T14:04:00Z">
        <w:r>
          <w:t>s</w:t>
        </w:r>
      </w:ins>
      <w:ins w:id="1272" w:author="Sammartano, Marc (BIC USA)" w:date="2016-03-03T14:02:00Z">
        <w:r>
          <w:t xml:space="preserve"> </w:t>
        </w:r>
      </w:ins>
      <w:ins w:id="1273" w:author="Sammartano, Marc (BIC USA)" w:date="2016-03-03T14:04:00Z">
        <w:r>
          <w:t>except to finish an event’s handler.</w:t>
        </w:r>
      </w:ins>
    </w:p>
    <w:p w:rsidR="001C1A05" w:rsidRDefault="001C1A05" w:rsidP="001C1A05">
      <w:pPr>
        <w:pStyle w:val="Heading3"/>
        <w:rPr>
          <w:ins w:id="1274" w:author="Sammartano, Marc (BIC USA)" w:date="2016-03-03T15:49:00Z"/>
        </w:rPr>
      </w:pPr>
      <w:ins w:id="1275" w:author="Sammartano, Marc (BIC USA)" w:date="2016-03-03T15:49:00Z">
        <w:r>
          <w:t>All Interrupt Labels</w:t>
        </w:r>
      </w:ins>
    </w:p>
    <w:p w:rsidR="001C1A05" w:rsidRDefault="001C1A05" w:rsidP="001C1A05">
      <w:pPr>
        <w:rPr>
          <w:ins w:id="1276" w:author="Sammartano, Marc (BIC USA)" w:date="2016-03-03T15:49:00Z"/>
          <w:noProof/>
        </w:rPr>
      </w:pPr>
      <w:ins w:id="1277" w:author="Sammartano, Marc (BIC USA)" w:date="2016-03-03T15:49:00Z">
        <w:r w:rsidRPr="001C1A05">
          <w:t>BASIC! supports</w:t>
        </w:r>
        <w:r>
          <w:t xml:space="preserve"> trapping of</w:t>
        </w:r>
        <w:r w:rsidRPr="001C1A05">
          <w:t xml:space="preserve"> </w:t>
        </w:r>
        <w:r>
          <w:t>the following</w:t>
        </w:r>
        <w:r w:rsidRPr="001C1A05">
          <w:t xml:space="preserve"> </w:t>
        </w:r>
        <w:r>
          <w:t>events. These</w:t>
        </w:r>
        <w:r w:rsidRPr="001C1A05">
          <w:t xml:space="preserve"> interrupt labels </w:t>
        </w:r>
        <w:r>
          <w:t xml:space="preserve">and their Resume commands </w:t>
        </w:r>
        <w:r w:rsidRPr="001C1A05">
          <w:t xml:space="preserve">are described in </w:t>
        </w:r>
        <w:r>
          <w:t>various</w:t>
        </w:r>
        <w:r w:rsidRPr="001C1A05">
          <w:t xml:space="preserve"> parts of this</w:t>
        </w:r>
        <w:r>
          <w:rPr>
            <w:noProof/>
          </w:rPr>
          <w:t xml:space="preserve"> manual.</w:t>
        </w:r>
      </w:ins>
    </w:p>
    <w:p w:rsidR="001C1A05" w:rsidRPr="00D949C2" w:rsidRDefault="001C1A05" w:rsidP="001C1A05">
      <w:pPr>
        <w:pStyle w:val="ListParagraph"/>
        <w:numPr>
          <w:ilvl w:val="0"/>
          <w:numId w:val="51"/>
        </w:numPr>
        <w:rPr>
          <w:ins w:id="1278" w:author="Sammartano, Marc (BIC USA)" w:date="2016-03-03T15:55:00Z"/>
          <w:noProof/>
        </w:rPr>
      </w:pPr>
      <w:ins w:id="1279" w:author="Sammartano, Marc (BIC USA)" w:date="2016-03-03T15:49:00Z">
        <w:r w:rsidRPr="001C1A05">
          <w:rPr>
            <w:b/>
            <w:noProof/>
          </w:rPr>
          <w:t>OnBack</w:t>
        </w:r>
      </w:ins>
      <w:ins w:id="1280" w:author="Sammartano, Marc (BIC USA)" w:date="2016-03-03T16:11:00Z">
        <w:r w:rsidR="00F045C3">
          <w:rPr>
            <w:b/>
            <w:noProof/>
          </w:rPr>
          <w:t>g</w:t>
        </w:r>
      </w:ins>
      <w:ins w:id="1281" w:author="Sammartano, Marc (BIC USA)" w:date="2016-03-03T15:49:00Z">
        <w:r w:rsidRPr="001C1A05">
          <w:rPr>
            <w:b/>
            <w:noProof/>
          </w:rPr>
          <w:t>round:</w:t>
        </w:r>
        <w:r>
          <w:rPr>
            <w:noProof/>
          </w:rPr>
          <w:tab/>
        </w:r>
        <w:r w:rsidRPr="001C1A05">
          <w:rPr>
            <w:b/>
            <w:noProof/>
          </w:rPr>
          <w:t>Background.resume</w:t>
        </w:r>
      </w:ins>
    </w:p>
    <w:p w:rsidR="00D949C2" w:rsidRDefault="00D949C2" w:rsidP="001C1A05">
      <w:pPr>
        <w:pStyle w:val="ListParagraph"/>
        <w:numPr>
          <w:ilvl w:val="0"/>
          <w:numId w:val="51"/>
        </w:numPr>
        <w:rPr>
          <w:ins w:id="1282" w:author="Sammartano, Marc (BIC USA)" w:date="2016-03-03T15:49:00Z"/>
          <w:noProof/>
        </w:rPr>
      </w:pPr>
      <w:ins w:id="1283" w:author="Sammartano, Marc (BIC USA)" w:date="2016-03-03T15:55:00Z">
        <w:r>
          <w:rPr>
            <w:b/>
            <w:noProof/>
          </w:rPr>
          <w:t>OnBackKey:</w:t>
        </w:r>
        <w:r>
          <w:rPr>
            <w:noProof/>
          </w:rPr>
          <w:tab/>
        </w:r>
        <w:r>
          <w:rPr>
            <w:b/>
            <w:noProof/>
          </w:rPr>
          <w:t>Back.resume</w:t>
        </w:r>
      </w:ins>
    </w:p>
    <w:p w:rsidR="001C1A05" w:rsidRPr="00D949C2" w:rsidRDefault="001C1A05" w:rsidP="001C1A05">
      <w:pPr>
        <w:pStyle w:val="ListParagraph"/>
        <w:numPr>
          <w:ilvl w:val="0"/>
          <w:numId w:val="51"/>
        </w:numPr>
        <w:rPr>
          <w:ins w:id="1284" w:author="Sammartano, Marc (BIC USA)" w:date="2016-03-03T15:55:00Z"/>
          <w:noProof/>
        </w:rPr>
      </w:pPr>
      <w:ins w:id="1285" w:author="Sammartano, Marc (BIC USA)" w:date="2016-03-03T15:49:00Z">
        <w:r w:rsidRPr="001C1A05">
          <w:rPr>
            <w:b/>
            <w:noProof/>
          </w:rPr>
          <w:t>OnBtReadReady:</w:t>
        </w:r>
        <w:r>
          <w:rPr>
            <w:noProof/>
          </w:rPr>
          <w:tab/>
        </w:r>
        <w:r w:rsidRPr="003A1A0A">
          <w:rPr>
            <w:b/>
          </w:rPr>
          <w:t>B</w:t>
        </w:r>
        <w:r>
          <w:rPr>
            <w:b/>
          </w:rPr>
          <w:t>t.onReadReady.r</w:t>
        </w:r>
        <w:r w:rsidRPr="003A1A0A">
          <w:rPr>
            <w:b/>
          </w:rPr>
          <w:t>esume</w:t>
        </w:r>
      </w:ins>
    </w:p>
    <w:p w:rsidR="00D949C2" w:rsidRPr="00D949C2" w:rsidRDefault="00D949C2" w:rsidP="001C1A05">
      <w:pPr>
        <w:pStyle w:val="ListParagraph"/>
        <w:numPr>
          <w:ilvl w:val="0"/>
          <w:numId w:val="51"/>
        </w:numPr>
        <w:rPr>
          <w:ins w:id="1286" w:author="Sammartano, Marc (BIC USA)" w:date="2016-03-03T15:55:00Z"/>
          <w:noProof/>
        </w:rPr>
      </w:pPr>
      <w:ins w:id="1287" w:author="Sammartano, Marc (BIC USA)" w:date="2016-03-03T15:55:00Z">
        <w:r>
          <w:rPr>
            <w:b/>
          </w:rPr>
          <w:t>OnConsoleTouch:</w:t>
        </w:r>
        <w:r>
          <w:tab/>
        </w:r>
        <w:r>
          <w:rPr>
            <w:b/>
          </w:rPr>
          <w:t>ConsoleTouch.resume</w:t>
        </w:r>
      </w:ins>
    </w:p>
    <w:p w:rsidR="00D949C2" w:rsidRDefault="00D949C2" w:rsidP="001C1A05">
      <w:pPr>
        <w:pStyle w:val="ListParagraph"/>
        <w:numPr>
          <w:ilvl w:val="0"/>
          <w:numId w:val="51"/>
        </w:numPr>
        <w:rPr>
          <w:ins w:id="1288" w:author="Sammartano, Marc (BIC USA)" w:date="2016-03-03T15:49:00Z"/>
          <w:noProof/>
        </w:rPr>
      </w:pPr>
      <w:ins w:id="1289" w:author="Sammartano, Marc (BIC USA)" w:date="2016-03-03T15:56:00Z">
        <w:r>
          <w:rPr>
            <w:b/>
          </w:rPr>
          <w:t>OnError:</w:t>
        </w:r>
        <w:r>
          <w:tab/>
        </w:r>
        <w:r>
          <w:tab/>
          <w:t xml:space="preserve">None (not a true event, see </w:t>
        </w:r>
        <w:r>
          <w:rPr>
            <w:b/>
          </w:rPr>
          <w:t>OnError:</w:t>
        </w:r>
        <w:r>
          <w:t>, below)</w:t>
        </w:r>
      </w:ins>
    </w:p>
    <w:p w:rsidR="001C1A05" w:rsidRDefault="001C1A05" w:rsidP="001C1A05">
      <w:pPr>
        <w:pStyle w:val="ListParagraph"/>
        <w:numPr>
          <w:ilvl w:val="0"/>
          <w:numId w:val="51"/>
        </w:numPr>
        <w:rPr>
          <w:ins w:id="1290" w:author="Sammartano, Marc (BIC USA)" w:date="2016-03-03T15:49:00Z"/>
          <w:noProof/>
        </w:rPr>
      </w:pPr>
      <w:ins w:id="1291" w:author="Sammartano, Marc (BIC USA)" w:date="2016-03-03T15:49:00Z">
        <w:r w:rsidRPr="001C1A05">
          <w:rPr>
            <w:b/>
            <w:noProof/>
          </w:rPr>
          <w:t>OnGrTouch:</w:t>
        </w:r>
        <w:r>
          <w:rPr>
            <w:noProof/>
          </w:rPr>
          <w:tab/>
        </w:r>
        <w:r w:rsidRPr="001C1A05">
          <w:rPr>
            <w:b/>
            <w:noProof/>
          </w:rPr>
          <w:t>Gr.onGrTouch.resume</w:t>
        </w:r>
      </w:ins>
    </w:p>
    <w:p w:rsidR="001C1A05" w:rsidRPr="00D949C2" w:rsidRDefault="001C1A05" w:rsidP="001C1A05">
      <w:pPr>
        <w:pStyle w:val="ListParagraph"/>
        <w:numPr>
          <w:ilvl w:val="0"/>
          <w:numId w:val="51"/>
        </w:numPr>
        <w:rPr>
          <w:ins w:id="1292" w:author="Sammartano, Marc (BIC USA)" w:date="2016-03-03T15:56:00Z"/>
          <w:noProof/>
        </w:rPr>
      </w:pPr>
      <w:ins w:id="1293" w:author="Sammartano, Marc (BIC USA)" w:date="2016-03-03T15:49:00Z">
        <w:r w:rsidRPr="001C1A05">
          <w:rPr>
            <w:b/>
            <w:noProof/>
          </w:rPr>
          <w:t>OnKbChange:</w:t>
        </w:r>
        <w:r>
          <w:rPr>
            <w:noProof/>
          </w:rPr>
          <w:tab/>
        </w:r>
        <w:r w:rsidRPr="00E638BE">
          <w:rPr>
            <w:b/>
          </w:rPr>
          <w:t>Kb.resume</w:t>
        </w:r>
      </w:ins>
    </w:p>
    <w:p w:rsidR="00D949C2" w:rsidRPr="00D949C2" w:rsidRDefault="00D949C2" w:rsidP="001C1A05">
      <w:pPr>
        <w:pStyle w:val="ListParagraph"/>
        <w:numPr>
          <w:ilvl w:val="0"/>
          <w:numId w:val="51"/>
        </w:numPr>
        <w:rPr>
          <w:ins w:id="1294" w:author="Sammartano, Marc (BIC USA)" w:date="2016-03-03T15:56:00Z"/>
          <w:noProof/>
        </w:rPr>
      </w:pPr>
      <w:ins w:id="1295" w:author="Sammartano, Marc (BIC USA)" w:date="2016-03-03T15:56:00Z">
        <w:r>
          <w:rPr>
            <w:b/>
          </w:rPr>
          <w:t>OnKeyPress:</w:t>
        </w:r>
        <w:r>
          <w:tab/>
        </w:r>
        <w:r>
          <w:rPr>
            <w:b/>
          </w:rPr>
          <w:t>Key.resume</w:t>
        </w:r>
      </w:ins>
    </w:p>
    <w:p w:rsidR="00D949C2" w:rsidRPr="00D949C2" w:rsidRDefault="00D949C2" w:rsidP="001C1A05">
      <w:pPr>
        <w:pStyle w:val="ListParagraph"/>
        <w:numPr>
          <w:ilvl w:val="0"/>
          <w:numId w:val="51"/>
        </w:numPr>
        <w:rPr>
          <w:ins w:id="1296" w:author="Sammartano, Marc (BIC USA)" w:date="2016-03-03T15:57:00Z"/>
          <w:noProof/>
        </w:rPr>
      </w:pPr>
      <w:ins w:id="1297" w:author="Sammartano, Marc (BIC USA)" w:date="2016-03-03T15:57:00Z">
        <w:r>
          <w:rPr>
            <w:b/>
          </w:rPr>
          <w:t>OnLowMemory:</w:t>
        </w:r>
        <w:r>
          <w:tab/>
        </w:r>
        <w:r>
          <w:rPr>
            <w:b/>
          </w:rPr>
          <w:t>LowMemory.resume</w:t>
        </w:r>
      </w:ins>
    </w:p>
    <w:p w:rsidR="00D949C2" w:rsidRDefault="00D949C2" w:rsidP="001C1A05">
      <w:pPr>
        <w:pStyle w:val="ListParagraph"/>
        <w:numPr>
          <w:ilvl w:val="0"/>
          <w:numId w:val="51"/>
        </w:numPr>
        <w:rPr>
          <w:ins w:id="1298" w:author="Sammartano, Marc (BIC USA)" w:date="2016-03-03T15:49:00Z"/>
          <w:noProof/>
        </w:rPr>
      </w:pPr>
      <w:ins w:id="1299" w:author="Sammartano, Marc (BIC USA)" w:date="2016-03-03T15:57:00Z">
        <w:r>
          <w:rPr>
            <w:b/>
          </w:rPr>
          <w:t>OnMenuKey:</w:t>
        </w:r>
        <w:r>
          <w:tab/>
        </w:r>
        <w:r>
          <w:rPr>
            <w:b/>
          </w:rPr>
          <w:t>MenuKey.resume</w:t>
        </w:r>
      </w:ins>
    </w:p>
    <w:p w:rsidR="00D949C2" w:rsidRPr="00716E6B" w:rsidRDefault="001C1A05" w:rsidP="00D949C2">
      <w:pPr>
        <w:pStyle w:val="ListParagraph"/>
        <w:numPr>
          <w:ilvl w:val="0"/>
          <w:numId w:val="51"/>
        </w:numPr>
        <w:rPr>
          <w:ins w:id="1300" w:author="Sammartano, Marc (BIC USA)" w:date="2016-03-03T15:49:00Z"/>
          <w:noProof/>
        </w:rPr>
      </w:pPr>
      <w:ins w:id="1301" w:author="Sammartano, Marc (BIC USA)" w:date="2016-03-03T15:49:00Z">
        <w:r w:rsidRPr="001C1A05">
          <w:rPr>
            <w:b/>
            <w:noProof/>
          </w:rPr>
          <w:lastRenderedPageBreak/>
          <w:t>OnTimer:</w:t>
        </w:r>
        <w:r>
          <w:rPr>
            <w:noProof/>
          </w:rPr>
          <w:tab/>
        </w:r>
        <w:r>
          <w:rPr>
            <w:noProof/>
          </w:rPr>
          <w:tab/>
        </w:r>
        <w:r w:rsidR="00D949C2">
          <w:rPr>
            <w:b/>
          </w:rPr>
          <w:t>Timer.r</w:t>
        </w:r>
        <w:r w:rsidRPr="00B15EE4">
          <w:rPr>
            <w:b/>
          </w:rPr>
          <w:t>esume</w:t>
        </w:r>
      </w:ins>
    </w:p>
    <w:p w:rsidR="00737EB3" w:rsidRDefault="006A6394" w:rsidP="008A195F">
      <w:pPr>
        <w:pStyle w:val="Heading3"/>
      </w:pPr>
      <w:r>
        <w:t>On</w:t>
      </w:r>
      <w:r w:rsidR="00737EB3">
        <w:t>Error:</w:t>
      </w:r>
      <w:bookmarkEnd w:id="1206"/>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460314" w:rsidRDefault="00FE4E1B" w:rsidP="00460314">
      <w:pPr>
        <w:pStyle w:val="NoSpacing"/>
        <w:rPr>
          <w:ins w:id="1302" w:author="Sammartano, Marc (BIC USA)" w:date="2016-03-03T14:33:00Z"/>
        </w:rPr>
      </w:pPr>
      <w:ins w:id="1303" w:author="Sammartano, Marc (BIC USA)" w:date="2016-03-03T14:10:00Z">
        <w:r>
          <w:t>Special i</w:t>
        </w:r>
        <w:r w:rsidR="00F258B9">
          <w:t xml:space="preserve">nterrupt </w:t>
        </w:r>
      </w:ins>
      <w:ins w:id="1304" w:author="Sammartano, Marc (BIC USA)" w:date="2016-03-03T14:41:00Z">
        <w:r>
          <w:t>l</w:t>
        </w:r>
      </w:ins>
      <w:ins w:id="1305" w:author="Sammartano, Marc (BIC USA)" w:date="2016-03-03T14:10:00Z">
        <w:r w:rsidR="00F258B9">
          <w:t xml:space="preserve">abel </w:t>
        </w:r>
      </w:ins>
      <w:ins w:id="1306" w:author="Sammartano, Marc (BIC USA)" w:date="2016-03-03T14:11:00Z">
        <w:r w:rsidR="00F258B9">
          <w:t xml:space="preserve">that </w:t>
        </w:r>
      </w:ins>
      <w:ins w:id="1307" w:author="Sammartano, Marc (BIC USA)" w:date="2016-03-03T14:14:00Z">
        <w:r w:rsidR="00F258B9">
          <w:t>traps a</w:t>
        </w:r>
      </w:ins>
      <w:ins w:id="1308" w:author="Sammartano, Marc (BIC USA)" w:date="2016-03-03T14:11:00Z">
        <w:r w:rsidR="00F258B9">
          <w:t xml:space="preserve"> run-time error as</w:t>
        </w:r>
      </w:ins>
      <w:ins w:id="1309" w:author="Sammartano, Marc (BIC USA)" w:date="2016-03-03T14:15:00Z">
        <w:r w:rsidR="00F258B9">
          <w:t xml:space="preserve"> if it were</w:t>
        </w:r>
      </w:ins>
      <w:ins w:id="1310" w:author="Sammartano, Marc (BIC USA)" w:date="2016-03-03T14:11:00Z">
        <w:r w:rsidR="00F258B9">
          <w:t xml:space="preserve"> an event</w:t>
        </w:r>
      </w:ins>
      <w:ins w:id="1311" w:author="Sammartano, Marc (BIC USA)" w:date="2016-03-03T14:39:00Z">
        <w:r w:rsidR="00460314">
          <w:t>,</w:t>
        </w:r>
      </w:ins>
      <w:ins w:id="1312" w:author="Sammartano, Marc (BIC USA)" w:date="2016-03-03T14:33:00Z">
        <w:r w:rsidR="00460314">
          <w:t xml:space="preserve"> </w:t>
        </w:r>
        <w:r w:rsidR="00460314" w:rsidRPr="00460314">
          <w:t>except</w:t>
        </w:r>
      </w:ins>
      <w:ins w:id="1313" w:author="Sammartano, Marc (BIC USA)" w:date="2016-03-03T14:34:00Z">
        <w:r w:rsidR="00460314">
          <w:t xml:space="preserve"> that</w:t>
        </w:r>
      </w:ins>
      <w:ins w:id="1314" w:author="Sammartano, Marc (BIC USA)" w:date="2016-03-03T14:33:00Z">
        <w:r w:rsidR="00460314">
          <w:t>:</w:t>
        </w:r>
      </w:ins>
    </w:p>
    <w:p w:rsidR="00460314" w:rsidRDefault="00460314" w:rsidP="00460314">
      <w:pPr>
        <w:pStyle w:val="ListParagraph"/>
        <w:numPr>
          <w:ilvl w:val="0"/>
          <w:numId w:val="47"/>
        </w:numPr>
        <w:rPr>
          <w:ins w:id="1315" w:author="Sammartano, Marc (BIC USA)" w:date="2016-03-03T14:33:00Z"/>
        </w:rPr>
      </w:pPr>
      <w:ins w:id="1316" w:author="Sammartano, Marc (BIC USA)" w:date="2016-03-03T14:33:00Z">
        <w:r>
          <w:rPr>
            <w:b/>
          </w:rPr>
          <w:t>OnError:</w:t>
        </w:r>
        <w:r>
          <w:t xml:space="preserve"> has no </w:t>
        </w:r>
      </w:ins>
      <w:ins w:id="1317" w:author="Sammartano, Marc (BIC USA)" w:date="2016-03-03T14:39:00Z">
        <w:r>
          <w:t xml:space="preserve">matching </w:t>
        </w:r>
      </w:ins>
      <w:ins w:id="1318" w:author="Sammartano, Marc (BIC USA)" w:date="2016-03-03T14:33:00Z">
        <w:r w:rsidRPr="00460314">
          <w:t>Resume</w:t>
        </w:r>
        <w:r>
          <w:t xml:space="preserve"> command. You can use </w:t>
        </w:r>
        <w:r>
          <w:rPr>
            <w:b/>
          </w:rPr>
          <w:t>GoTo</w:t>
        </w:r>
        <w:r>
          <w:t xml:space="preserve"> to jump </w:t>
        </w:r>
      </w:ins>
      <w:ins w:id="1319" w:author="Sammartano, Marc (BIC USA)" w:date="2016-03-03T14:40:00Z">
        <w:r w:rsidR="00FE4E1B">
          <w:t>anywhere in</w:t>
        </w:r>
      </w:ins>
      <w:ins w:id="1320" w:author="Sammartano, Marc (BIC USA)" w:date="2016-03-03T14:33:00Z">
        <w:r>
          <w:t xml:space="preserve"> your program.</w:t>
        </w:r>
      </w:ins>
    </w:p>
    <w:p w:rsidR="00381716" w:rsidRPr="00381716" w:rsidRDefault="00381716" w:rsidP="00381716">
      <w:pPr>
        <w:pStyle w:val="ListParagraph"/>
        <w:numPr>
          <w:ilvl w:val="0"/>
          <w:numId w:val="47"/>
        </w:numPr>
        <w:rPr>
          <w:ins w:id="1321" w:author="Sammartano, Marc (BIC USA)" w:date="2016-03-03T15:02:00Z"/>
        </w:rPr>
      </w:pPr>
      <w:ins w:id="1322" w:author="Sammartano, Marc (BIC USA)" w:date="2016-03-03T15:02:00Z">
        <w:r>
          <w:rPr>
            <w:b/>
          </w:rPr>
          <w:t>OnError:</w:t>
        </w:r>
        <w:r>
          <w:t xml:space="preserve"> is not locked out by other interrupts.</w:t>
        </w:r>
      </w:ins>
    </w:p>
    <w:p w:rsidR="00460314" w:rsidRDefault="00460314" w:rsidP="00460314">
      <w:pPr>
        <w:pStyle w:val="ListParagraph"/>
        <w:numPr>
          <w:ilvl w:val="0"/>
          <w:numId w:val="47"/>
        </w:numPr>
        <w:rPr>
          <w:ins w:id="1323" w:author="Sammartano, Marc (BIC USA)" w:date="2016-03-03T14:33:00Z"/>
        </w:rPr>
      </w:pPr>
      <w:ins w:id="1324" w:author="Sammartano, Marc (BIC USA)" w:date="2016-03-03T14:33:00Z">
        <w:r>
          <w:rPr>
            <w:b/>
          </w:rPr>
          <w:t>OnError:</w:t>
        </w:r>
        <w:r>
          <w:t xml:space="preserve"> does not lock out other interrupts.</w:t>
        </w:r>
      </w:ins>
    </w:p>
    <w:p w:rsidR="00013165" w:rsidRPr="00602E79" w:rsidRDefault="006A6394" w:rsidP="006A6394">
      <w:r>
        <w:t xml:space="preserve">If </w:t>
      </w:r>
      <w:ins w:id="1325" w:author="Sammartano, Marc (BIC USA)" w:date="2016-03-03T14:17:00Z">
        <w:r w:rsidR="00F258B9">
          <w:t>a BASIC!</w:t>
        </w:r>
      </w:ins>
      <w:ins w:id="1326" w:author="Sammartano, Marc (BIC USA)" w:date="2016-03-03T14:16:00Z">
        <w:r w:rsidR="00F258B9">
          <w:t xml:space="preserve"> program does not have </w:t>
        </w:r>
      </w:ins>
      <w:r>
        <w:t xml:space="preserve">an </w:t>
      </w:r>
      <w:r w:rsidRPr="00AA4B93">
        <w:rPr>
          <w:b/>
        </w:rPr>
        <w:t>On</w:t>
      </w:r>
      <w:r w:rsidR="001C5330" w:rsidRPr="00AA4B93">
        <w:rPr>
          <w:b/>
        </w:rPr>
        <w:t>Error:</w:t>
      </w:r>
      <w:r w:rsidR="001C5330">
        <w:t xml:space="preserve"> </w:t>
      </w:r>
      <w:r>
        <w:t xml:space="preserve">label </w:t>
      </w:r>
      <w:del w:id="1327" w:author="Sammartano, Marc (BIC USA)" w:date="2016-03-03T14:23:00Z">
        <w:r w:rsidDel="00FE5BD2">
          <w:delText xml:space="preserve">is in a BASIC! </w:delText>
        </w:r>
        <w:r w:rsidR="001C5330" w:rsidDel="00FE5BD2">
          <w:delText>program</w:delText>
        </w:r>
        <w:r w:rsidDel="00FE5BD2">
          <w:delText xml:space="preserve"> then control will </w:delText>
        </w:r>
        <w:r w:rsidR="00A62136" w:rsidDel="00FE5BD2">
          <w:delText>pass</w:delText>
        </w:r>
        <w:r w:rsidDel="00FE5BD2">
          <w:delText xml:space="preserve"> to the statement following the </w:delText>
        </w:r>
        <w:r w:rsidRPr="00AA4B93" w:rsidDel="00FE5BD2">
          <w:rPr>
            <w:b/>
          </w:rPr>
          <w:delText>OnError:</w:delText>
        </w:r>
        <w:r w:rsidDel="00FE5BD2">
          <w:delText xml:space="preserve"> label whenever a </w:delText>
        </w:r>
        <w:r w:rsidR="00630D3C" w:rsidDel="00FE5BD2">
          <w:delText>run-time</w:delText>
        </w:r>
      </w:del>
      <w:ins w:id="1328" w:author="Sammartano, Marc (BIC USA)" w:date="2016-03-03T14:23:00Z">
        <w:r w:rsidR="00FE5BD2">
          <w:t>and an</w:t>
        </w:r>
      </w:ins>
      <w:r w:rsidR="00630D3C">
        <w:t xml:space="preserve"> error</w:t>
      </w:r>
      <w:r>
        <w:t xml:space="preserve"> occurs</w:t>
      </w:r>
      <w:ins w:id="1329" w:author="Sammartano, Marc (BIC USA)" w:date="2016-03-03T14:24:00Z">
        <w:r w:rsidR="00FE5BD2">
          <w:t xml:space="preserve"> while </w:t>
        </w:r>
      </w:ins>
      <w:ins w:id="1330" w:author="Sammartano, Marc (BIC USA)" w:date="2016-03-03T14:25:00Z">
        <w:r w:rsidR="00FE5BD2">
          <w:t>the</w:t>
        </w:r>
      </w:ins>
      <w:ins w:id="1331" w:author="Sammartano, Marc (BIC USA)" w:date="2016-03-03T14:24:00Z">
        <w:r w:rsidR="00FE5BD2">
          <w:t xml:space="preserve"> program is running, an error message is printed to the Output Console and </w:t>
        </w:r>
      </w:ins>
      <w:ins w:id="1332" w:author="Sammartano, Marc (BIC USA)" w:date="2016-03-03T14:25:00Z">
        <w:r w:rsidR="00FE5BD2">
          <w:t>the</w:t>
        </w:r>
      </w:ins>
      <w:ins w:id="1333" w:author="Sammartano, Marc (BIC USA)" w:date="2016-03-03T14:24:00Z">
        <w:r w:rsidR="00FE5BD2">
          <w:t xml:space="preserve"> program stops running</w:t>
        </w:r>
      </w:ins>
      <w:r>
        <w:t>.</w:t>
      </w:r>
    </w:p>
    <w:p w:rsidR="00E60108" w:rsidRDefault="00CD4149" w:rsidP="00460314">
      <w:ins w:id="1334" w:author="Sammartano, Marc (BIC USA)" w:date="2016-03-03T12:36:00Z">
        <w:r>
          <w:t xml:space="preserve">If </w:t>
        </w:r>
      </w:ins>
      <w:ins w:id="1335" w:author="Sammartano, Marc (BIC USA)" w:date="2016-03-03T14:30:00Z">
        <w:r w:rsidR="00460314">
          <w:t xml:space="preserve">the program does have an </w:t>
        </w:r>
        <w:r w:rsidR="00460314" w:rsidRPr="00AA4B93">
          <w:rPr>
            <w:b/>
          </w:rPr>
          <w:t>OnError:</w:t>
        </w:r>
        <w:r w:rsidR="00460314">
          <w:t xml:space="preserve"> label</w:t>
        </w:r>
      </w:ins>
      <w:ins w:id="1336" w:author="Sammartano, Marc (BIC USA)" w:date="2016-03-03T12:36:00Z">
        <w:r>
          <w:t xml:space="preserve">, BASIC! </w:t>
        </w:r>
      </w:ins>
      <w:ins w:id="1337" w:author="Sammartano, Marc (BIC USA)" w:date="2016-03-03T14:35:00Z">
        <w:r w:rsidR="00460314">
          <w:t>does not stop on an error. Instead,</w:t>
        </w:r>
      </w:ins>
      <w:ins w:id="1338" w:author="Sammartano, Marc (BIC USA)" w:date="2016-03-03T14:36:00Z">
        <w:r w:rsidR="00460314">
          <w:t xml:space="preserve"> </w:t>
        </w:r>
      </w:ins>
      <w:ins w:id="1339" w:author="Sammartano, Marc (BIC USA)" w:date="2016-03-24T18:48:00Z">
        <w:r w:rsidR="002C415E">
          <w:t>it</w:t>
        </w:r>
      </w:ins>
      <w:ins w:id="1340" w:author="Sammartano, Marc (BIC USA)" w:date="2016-03-03T14:31:00Z">
        <w:r w:rsidR="00460314">
          <w:t xml:space="preserve"> </w:t>
        </w:r>
      </w:ins>
      <w:ins w:id="1341" w:author="Sammartano, Marc (BIC USA)" w:date="2016-03-03T12:36:00Z">
        <w:r>
          <w:t>jumps t</w:t>
        </w:r>
      </w:ins>
      <w:ins w:id="1342" w:author="Sammartano, Marc (BIC USA)" w:date="2016-03-03T14:31:00Z">
        <w:r w:rsidR="00460314">
          <w:t xml:space="preserve">o </w:t>
        </w:r>
      </w:ins>
      <w:ins w:id="1343" w:author="Sammartano, Marc (BIC USA)" w:date="2016-03-03T14:35:00Z">
        <w:r w:rsidR="00460314">
          <w:t>the</w:t>
        </w:r>
      </w:ins>
      <w:ins w:id="1344" w:author="Sammartano, Marc (BIC USA)" w:date="2016-03-03T14:36:00Z">
        <w:r w:rsidR="00460314">
          <w:t xml:space="preserve"> </w:t>
        </w:r>
        <w:r w:rsidR="00460314" w:rsidRPr="00AA4B93">
          <w:rPr>
            <w:b/>
          </w:rPr>
          <w:t>OnError:</w:t>
        </w:r>
        <w:r w:rsidR="00460314">
          <w:t xml:space="preserve"> label </w:t>
        </w:r>
      </w:ins>
      <w:ins w:id="1345" w:author="Sammartano, Marc (BIC USA)" w:date="2016-03-03T14:35:00Z">
        <w:r w:rsidR="00460314">
          <w:t>(see "Interrupt Labels", above)</w:t>
        </w:r>
      </w:ins>
      <w:ins w:id="1346" w:author="Sammartano, Marc (BIC USA)" w:date="2016-03-03T12:36:00Z">
        <w:r>
          <w:t xml:space="preserve">. </w:t>
        </w:r>
      </w:ins>
      <w:r w:rsidR="00633A72">
        <w:t xml:space="preserve">The error message </w:t>
      </w:r>
      <w:del w:id="1347" w:author="Sammartano, Marc (BIC USA)" w:date="2016-03-02T18:36:00Z">
        <w:r w:rsidR="00633A72" w:rsidDel="00B35D12">
          <w:delText>that would have been printed will</w:delText>
        </w:r>
      </w:del>
      <w:ins w:id="1348" w:author="Sammartano, Marc (BIC USA)" w:date="2016-03-02T18:36:00Z">
        <w:r w:rsidR="00B35D12">
          <w:t>is</w:t>
        </w:r>
      </w:ins>
      <w:r w:rsidR="00633A72">
        <w:t xml:space="preserve"> not </w:t>
      </w:r>
      <w:del w:id="1349" w:author="Sammartano, Marc (BIC USA)" w:date="2016-03-02T18:36:00Z">
        <w:r w:rsidR="00633A72" w:rsidDel="00B35D12">
          <w:delText xml:space="preserve">be </w:delText>
        </w:r>
      </w:del>
      <w:r w:rsidR="00633A72">
        <w:t>printed</w:t>
      </w:r>
      <w:ins w:id="1350" w:author="Sammartano, Marc (BIC USA)" w:date="2016-03-02T18:36:00Z">
        <w:r w:rsidR="00B35D12">
          <w:t>, but it</w:t>
        </w:r>
      </w:ins>
      <w:del w:id="1351" w:author="Sammartano, Marc (BIC USA)" w:date="2016-03-02T18:36:00Z">
        <w:r w:rsidR="00633A72" w:rsidDel="00B35D12">
          <w:delText>. That error message</w:delText>
        </w:r>
      </w:del>
      <w:r w:rsidR="00633A72">
        <w:t xml:space="preserve"> can be retrieved by the </w:t>
      </w:r>
      <w:r w:rsidR="00776AF2">
        <w:rPr>
          <w:b/>
        </w:rPr>
        <w:t>GET</w:t>
      </w:r>
      <w:r w:rsidR="00633A72" w:rsidRPr="00AA4B93">
        <w:rPr>
          <w:b/>
        </w:rPr>
        <w:t>E</w:t>
      </w:r>
      <w:r w:rsidR="00776AF2">
        <w:rPr>
          <w:b/>
        </w:rPr>
        <w:t>RROR</w:t>
      </w:r>
      <w:r w:rsidR="00633A72" w:rsidRPr="00AA4B93">
        <w:rPr>
          <w:b/>
        </w:rPr>
        <w:t>$()</w:t>
      </w:r>
      <w:r w:rsidR="00633A72">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ins w:id="1352" w:author="Sammartano, Marc (BIC USA)" w:date="2016-03-03T15:21:00Z">
        <w:r w:rsidR="00AD14BF">
          <w:t xml:space="preserve"> </w:t>
        </w:r>
      </w:ins>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8D6085">
      <w:pPr>
        <w:pStyle w:val="Heading3"/>
      </w:pPr>
      <w:bookmarkStart w:id="1353" w:name="_Toc444180052"/>
      <w:r>
        <w:t>O</w:t>
      </w:r>
      <w:r w:rsidR="00B45975">
        <w:t>nConsoleTouch:</w:t>
      </w:r>
      <w:bookmarkEnd w:id="1353"/>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6B0416" w:rsidP="00E44D57">
      <w:ins w:id="1354" w:author="Sammartano, Marc (BIC USA)" w:date="2016-03-02T18:10:00Z">
        <w:r>
          <w:rPr>
            <w:rFonts w:ascii="Calibri" w:hAnsi="Calibri" w:cs="Calibri"/>
          </w:rPr>
          <w:t xml:space="preserve">Interrupt label that </w:t>
        </w:r>
      </w:ins>
      <w:ins w:id="1355" w:author="Sammartano, Marc (BIC USA)" w:date="2016-03-03T14:41:00Z">
        <w:r w:rsidR="00FE4E1B">
          <w:rPr>
            <w:rFonts w:ascii="Calibri" w:hAnsi="Calibri" w:cs="Calibri"/>
          </w:rPr>
          <w:t>traps a</w:t>
        </w:r>
      </w:ins>
      <w:ins w:id="1356" w:author="Sammartano, Marc (BIC USA)" w:date="2016-03-02T18:10:00Z">
        <w:r>
          <w:rPr>
            <w:rFonts w:ascii="Calibri" w:hAnsi="Calibri" w:cs="Calibri"/>
          </w:rPr>
          <w:t xml:space="preserve"> </w:t>
        </w:r>
      </w:ins>
      <w:ins w:id="1357" w:author="Sammartano, Marc (BIC USA)" w:date="2016-03-03T14:42:00Z">
        <w:r w:rsidR="00FE4E1B">
          <w:rPr>
            <w:rFonts w:ascii="Calibri" w:hAnsi="Calibri" w:cs="Calibri"/>
          </w:rPr>
          <w:t>t</w:t>
        </w:r>
      </w:ins>
      <w:del w:id="1358" w:author="Sammartano, Marc (BIC USA)" w:date="2016-03-02T18:10:00Z">
        <w:r w:rsidR="00B45975" w:rsidDel="006B0416">
          <w:delText>T</w:delText>
        </w:r>
      </w:del>
      <w:r w:rsidR="00B45975">
        <w:t>ap</w:t>
      </w:r>
      <w:del w:id="1359" w:author="Sammartano, Marc (BIC USA)" w:date="2016-03-02T18:10:00Z">
        <w:r w:rsidR="00B45975" w:rsidDel="006B0416">
          <w:delText>ping</w:delText>
        </w:r>
      </w:del>
      <w:r w:rsidR="00B45975">
        <w:t xml:space="preserve"> on a</w:t>
      </w:r>
      <w:del w:id="1360" w:author="Sammartano, Marc (BIC USA)" w:date="2016-03-02T18:10:00Z">
        <w:r w:rsidR="00B45975" w:rsidDel="006B0416">
          <w:delText>ny</w:delText>
        </w:r>
      </w:del>
      <w:r w:rsidR="00B45975">
        <w:t xml:space="preserve"> line </w:t>
      </w:r>
      <w:ins w:id="1361" w:author="Sammartano, Marc (BIC USA)" w:date="2016-03-02T18:10:00Z">
        <w:r>
          <w:t xml:space="preserve">printed </w:t>
        </w:r>
      </w:ins>
      <w:r w:rsidR="00B45975">
        <w:t xml:space="preserve">on the </w:t>
      </w:r>
      <w:del w:id="1362" w:author="Sammartano, Marc (BIC USA)" w:date="2016-03-02T18:10:00Z">
        <w:r w:rsidR="00B45975" w:rsidDel="006B0416">
          <w:delText>o</w:delText>
        </w:r>
      </w:del>
      <w:ins w:id="1363" w:author="Sammartano, Marc (BIC USA)" w:date="2016-03-02T18:10:00Z">
        <w:r>
          <w:t>O</w:t>
        </w:r>
      </w:ins>
      <w:r w:rsidR="00B45975">
        <w:t>utput Console</w:t>
      </w:r>
      <w:ins w:id="1364" w:author="Sammartano, Marc (BIC USA)" w:date="2016-03-03T15:19:00Z">
        <w:r w:rsidR="00A20903">
          <w:t>.</w:t>
        </w:r>
      </w:ins>
      <w:r w:rsidR="00B45975">
        <w:t xml:space="preserve"> </w:t>
      </w:r>
      <w:del w:id="1365" w:author="Sammartano, Marc (BIC USA)" w:date="2016-03-02T18:11:00Z">
        <w:r w:rsidR="00B45975" w:rsidDel="006B0416">
          <w:delText>that has text on it will cause control to be transferred</w:delText>
        </w:r>
      </w:del>
      <w:del w:id="1366" w:author="Sammartano, Marc (BIC USA)" w:date="2016-03-03T14:45:00Z">
        <w:r w:rsidR="00B45975" w:rsidDel="00FE4E1B">
          <w:delText xml:space="preserve"> to this</w:delText>
        </w:r>
      </w:del>
      <w:ins w:id="1367" w:author="Sammartano, Marc (BIC USA)" w:date="2016-03-03T15:20:00Z">
        <w:r w:rsidR="00AD14BF">
          <w:t>BASIC!</w:t>
        </w:r>
        <w:r w:rsidR="00AD14BF">
          <w:rPr>
            <w:rFonts w:ascii="Calibri" w:hAnsi="Calibri" w:cs="Calibri"/>
          </w:rPr>
          <w:t xml:space="preserve"> executes </w:t>
        </w:r>
      </w:ins>
      <w:ins w:id="1368" w:author="Sammartano, Marc (BIC USA)" w:date="2016-03-03T16:25:00Z">
        <w:r w:rsidR="00A542CB">
          <w:rPr>
            <w:rFonts w:ascii="Calibri" w:hAnsi="Calibri" w:cs="Calibri"/>
          </w:rPr>
          <w:t xml:space="preserve">the </w:t>
        </w:r>
      </w:ins>
      <w:ins w:id="1369" w:author="Sammartano, Marc (BIC USA)" w:date="2016-03-03T15:20:00Z">
        <w:r w:rsidR="00AD14BF">
          <w:rPr>
            <w:rFonts w:ascii="Calibri" w:hAnsi="Calibri" w:cs="Calibri"/>
          </w:rPr>
          <w:t xml:space="preserve">statements </w:t>
        </w:r>
      </w:ins>
      <w:ins w:id="1370" w:author="Sammartano, Marc (BIC USA)" w:date="2016-03-03T16:26:00Z">
        <w:r w:rsidR="00A542CB">
          <w:rPr>
            <w:rFonts w:ascii="Calibri" w:hAnsi="Calibri" w:cs="Calibri"/>
          </w:rPr>
          <w:t>following</w:t>
        </w:r>
      </w:ins>
      <w:ins w:id="1371" w:author="Sammartano, Marc (BIC USA)" w:date="2016-03-03T15:20:00Z">
        <w:r w:rsidR="00AD14BF">
          <w:rPr>
            <w:rFonts w:ascii="Calibri" w:hAnsi="Calibri" w:cs="Calibri"/>
          </w:rPr>
          <w:t xml:space="preserve"> the </w:t>
        </w:r>
        <w:r w:rsidR="00AD14BF">
          <w:rPr>
            <w:rFonts w:ascii="Calibri" w:hAnsi="Calibri" w:cs="Calibri"/>
            <w:b/>
          </w:rPr>
          <w:t>OnConsoleTouch:</w:t>
        </w:r>
      </w:ins>
      <w:r w:rsidR="00B45975">
        <w:t xml:space="preserve"> label</w:t>
      </w:r>
      <w:ins w:id="1372" w:author="Sammartano, Marc (BIC USA)" w:date="2016-03-03T14:46:00Z">
        <w:r w:rsidR="00FE4E1B">
          <w:rPr>
            <w:rFonts w:ascii="Calibri" w:hAnsi="Calibri" w:cs="Calibri"/>
          </w:rPr>
          <w:t xml:space="preserve"> </w:t>
        </w:r>
      </w:ins>
      <w:ins w:id="1373" w:author="Sammartano, Marc (BIC USA)" w:date="2016-03-02T18:12:00Z">
        <w:r>
          <w:rPr>
            <w:rFonts w:ascii="Calibri" w:hAnsi="Calibri" w:cs="Calibri"/>
          </w:rPr>
          <w:t xml:space="preserve">until it reaches </w:t>
        </w:r>
      </w:ins>
      <w:ins w:id="1374" w:author="Sammartano, Marc (BIC USA)" w:date="2016-03-02T18:13:00Z">
        <w:r>
          <w:rPr>
            <w:rFonts w:ascii="Calibri" w:hAnsi="Calibri" w:cs="Calibri"/>
          </w:rPr>
          <w:t>a</w:t>
        </w:r>
      </w:ins>
      <w:ins w:id="1375" w:author="Sammartano, Marc (BIC USA)" w:date="2016-03-02T18:12:00Z">
        <w:r>
          <w:rPr>
            <w:rFonts w:ascii="Calibri" w:hAnsi="Calibri" w:cs="Calibri"/>
          </w:rPr>
          <w:t xml:space="preserve"> </w:t>
        </w:r>
        <w:r>
          <w:rPr>
            <w:rFonts w:ascii="Calibri" w:hAnsi="Calibri" w:cs="Calibri"/>
            <w:b/>
            <w:bCs/>
          </w:rPr>
          <w:t>ConsoleTouch.resume</w:t>
        </w:r>
      </w:ins>
      <w:r w:rsidR="00B45975">
        <w:t xml:space="preserve">. </w:t>
      </w:r>
      <w:r w:rsidR="00B45975" w:rsidRPr="00672E64">
        <w:t>Note</w:t>
      </w:r>
      <w:r w:rsidR="00B45975">
        <w:t xml:space="preserve"> that</w:t>
      </w:r>
      <w:r w:rsidR="00F94791">
        <w:t xml:space="preserve"> </w:t>
      </w:r>
      <w:del w:id="1376" w:author="Sammartano, Marc (BIC USA)" w:date="2016-03-02T18:51:00Z">
        <w:r w:rsidR="00F94791" w:rsidDel="00E940EC">
          <w:delText>the</w:delText>
        </w:r>
      </w:del>
      <w:ins w:id="1377" w:author="Sammartano, Marc (BIC USA)" w:date="2016-03-02T18:51:00Z">
        <w:r w:rsidR="00E940EC">
          <w:t>you must</w:t>
        </w:r>
      </w:ins>
      <w:r w:rsidR="00B45975">
        <w:t xml:space="preserve"> touch </w:t>
      </w:r>
      <w:del w:id="1378" w:author="Sammartano, Marc (BIC USA)" w:date="2016-03-02T18:51:00Z">
        <w:r w:rsidR="00B45975" w:rsidDel="00E940EC">
          <w:delText xml:space="preserve">must be </w:delText>
        </w:r>
      </w:del>
      <w:r w:rsidR="00F94791">
        <w:t>a</w:t>
      </w:r>
      <w:del w:id="1379" w:author="Sammartano, Marc (BIC USA)" w:date="2016-03-02T18:07:00Z">
        <w:r w:rsidR="00F94791" w:rsidDel="006B0416">
          <w:delText>ny</w:delText>
        </w:r>
      </w:del>
      <w:del w:id="1380" w:author="Sammartano, Marc (BIC USA)" w:date="2016-03-02T18:13:00Z">
        <w:r w:rsidR="00B45975" w:rsidDel="006B0416">
          <w:delText xml:space="preserve"> </w:delText>
        </w:r>
      </w:del>
      <w:del w:id="1381" w:author="Sammartano, Marc (BIC USA)" w:date="2016-03-02T18:07:00Z">
        <w:r w:rsidR="00B45975" w:rsidDel="006B0416">
          <w:delText>printed</w:delText>
        </w:r>
      </w:del>
      <w:r w:rsidR="00B45975">
        <w:t xml:space="preserve"> line </w:t>
      </w:r>
      <w:ins w:id="1382" w:author="Sammartano, Marc (BIC USA)" w:date="2016-03-02T18:07:00Z">
        <w:r>
          <w:t xml:space="preserve">written by a </w:t>
        </w:r>
        <w:r w:rsidRPr="006B0416">
          <w:rPr>
            <w:b/>
          </w:rPr>
          <w:t>PRINT</w:t>
        </w:r>
        <w:r>
          <w:t xml:space="preserve"> command</w:t>
        </w:r>
      </w:ins>
      <w:ins w:id="1383" w:author="Sammartano, Marc (BIC USA)" w:date="2016-03-02T18:08:00Z">
        <w:r>
          <w:t xml:space="preserve">, </w:t>
        </w:r>
      </w:ins>
      <w:ins w:id="1384" w:author="Sammartano, Marc (BIC USA)" w:date="2016-03-02T18:13:00Z">
        <w:r>
          <w:t>although</w:t>
        </w:r>
      </w:ins>
      <w:ins w:id="1385" w:author="Sammartano, Marc (BIC USA)" w:date="2016-03-02T18:08:00Z">
        <w:r>
          <w:t xml:space="preserve"> it </w:t>
        </w:r>
      </w:ins>
      <w:ins w:id="1386" w:author="Sammartano, Marc (BIC USA)" w:date="2016-03-02T18:14:00Z">
        <w:r>
          <w:t>may be</w:t>
        </w:r>
      </w:ins>
      <w:ins w:id="1387" w:author="Sammartano, Marc (BIC USA)" w:date="2016-03-02T18:08:00Z">
        <w:r>
          <w:t xml:space="preserve"> blank</w:t>
        </w:r>
      </w:ins>
      <w:del w:id="1388" w:author="Sammartano, Marc (BIC USA)" w:date="2016-03-02T18:08:00Z">
        <w:r w:rsidR="00B45975" w:rsidDel="006B0416">
          <w:delText>of text</w:delText>
        </w:r>
      </w:del>
      <w:r w:rsidR="00B45975">
        <w:t xml:space="preserve">. </w:t>
      </w:r>
      <w:del w:id="1389" w:author="Sammartano, Marc (BIC USA)" w:date="2016-03-02T18:09:00Z">
        <w:r w:rsidR="00B45975" w:rsidDel="006B0416">
          <w:delText xml:space="preserve">It </w:delText>
        </w:r>
        <w:r w:rsidR="00F94791" w:rsidDel="006B0416">
          <w:delText>cannot</w:delText>
        </w:r>
        <w:r w:rsidR="00B45975" w:rsidDel="006B0416">
          <w:delText xml:space="preserve"> be an</w:delText>
        </w:r>
      </w:del>
      <w:ins w:id="1390" w:author="Sammartano, Marc (BIC USA)" w:date="2016-03-03T14:48:00Z">
        <w:r w:rsidR="00FE4E1B">
          <w:t>BASIC! Ignores any</w:t>
        </w:r>
      </w:ins>
      <w:ins w:id="1391" w:author="Sammartano, Marc (BIC USA)" w:date="2016-03-03T14:47:00Z">
        <w:r w:rsidR="00FE4E1B">
          <w:t xml:space="preserve"> t</w:t>
        </w:r>
      </w:ins>
      <w:ins w:id="1392" w:author="Sammartano, Marc (BIC USA)" w:date="2016-03-02T18:09:00Z">
        <w:r>
          <w:t>ouch</w:t>
        </w:r>
      </w:ins>
      <w:ins w:id="1393" w:author="Sammartano, Marc (BIC USA)" w:date="2016-03-03T14:47:00Z">
        <w:r w:rsidR="00FE4E1B">
          <w:t xml:space="preserve"> </w:t>
        </w:r>
      </w:ins>
      <w:ins w:id="1394" w:author="Sammartano, Marc (BIC USA)" w:date="2016-03-02T18:09:00Z">
        <w:r>
          <w:t>in the</w:t>
        </w:r>
      </w:ins>
      <w:r w:rsidR="00B45975">
        <w:t xml:space="preserve"> empty area of the screen</w:t>
      </w:r>
      <w:ins w:id="1395" w:author="Sammartano, Marc (BIC USA)" w:date="2016-03-03T14:48:00Z">
        <w:r w:rsidR="00FE4E1B">
          <w:t xml:space="preserve"> below the printed lines</w:t>
        </w:r>
      </w:ins>
      <w:r w:rsidR="00B45975">
        <w:t>.</w:t>
      </w:r>
    </w:p>
    <w:p w:rsidR="001F59AD" w:rsidRDefault="001F59AD" w:rsidP="00375401">
      <w:r>
        <w:t xml:space="preserve">After </w:t>
      </w:r>
      <w:ins w:id="1396" w:author="Sammartano, Marc (BIC USA)" w:date="2016-03-02T17:32:00Z">
        <w:r w:rsidR="00E44D57">
          <w:t xml:space="preserve">touching </w:t>
        </w:r>
      </w:ins>
      <w:r>
        <w:t xml:space="preserve">a Console </w:t>
      </w:r>
      <w:ins w:id="1397" w:author="Sammartano, Marc (BIC USA)" w:date="2016-03-02T17:32:00Z">
        <w:r w:rsidR="00E44D57">
          <w:t>line</w:t>
        </w:r>
      </w:ins>
      <w:del w:id="1398" w:author="Sammartano, Marc (BIC USA)" w:date="2016-03-02T17:32:00Z">
        <w:r w:rsidDel="00E44D57">
          <w:delText xml:space="preserve">touch </w:delText>
        </w:r>
      </w:del>
      <w:del w:id="1399" w:author="Sammartano, Marc (BIC USA)" w:date="2016-03-02T17:31:00Z">
        <w:r w:rsidDel="00E44D57">
          <w:delText>interrupt has occurred</w:delText>
        </w:r>
      </w:del>
      <w:r>
        <w:t xml:space="preserve">, you may use the </w:t>
      </w:r>
      <w:r w:rsidRPr="00AA4B93">
        <w:rPr>
          <w:b/>
        </w:rPr>
        <w:t>Console.Line.Touched</w:t>
      </w:r>
      <w:r>
        <w:t xml:space="preserve"> command to determine what line of text was touched.</w:t>
      </w:r>
    </w:p>
    <w:p w:rsidR="00B45975" w:rsidRDefault="00B45975" w:rsidP="00375401">
      <w:r>
        <w:t xml:space="preserve">This </w:t>
      </w:r>
      <w:del w:id="1400" w:author="Sammartano, Marc (BIC USA)" w:date="2016-03-03T14:49:00Z">
        <w:r w:rsidDel="00FE4E1B">
          <w:delText>interrupt</w:delText>
        </w:r>
      </w:del>
      <w:ins w:id="1401" w:author="Sammartano, Marc (BIC USA)" w:date="2016-03-03T14:49:00Z">
        <w:r w:rsidR="00FE4E1B">
          <w:t>label</w:t>
        </w:r>
      </w:ins>
      <w:r>
        <w:t xml:space="preserve"> allow</w:t>
      </w:r>
      <w:r w:rsidR="00CA1113">
        <w:t>s</w:t>
      </w:r>
      <w:r>
        <w:t xml:space="preserve"> the user to </w:t>
      </w:r>
      <w:del w:id="1402" w:author="Sammartano, Marc (BIC USA)" w:date="2016-03-03T14:49:00Z">
        <w:r w:rsidDel="00FE4E1B">
          <w:delText xml:space="preserve">asynchronously </w:delText>
        </w:r>
      </w:del>
      <w:r>
        <w:t xml:space="preserve">interrupt an executing BASIC! program </w:t>
      </w:r>
      <w:ins w:id="1403" w:author="Sammartano, Marc (BIC USA)" w:date="2016-03-02T17:23:00Z">
        <w:r w:rsidR="00672E64">
          <w:t xml:space="preserve">in Console mode </w:t>
        </w:r>
      </w:ins>
      <w:r>
        <w:t xml:space="preserve">(not in </w:t>
      </w:r>
      <w:del w:id="1404" w:author="Sammartano, Marc (BIC USA)" w:date="2016-03-03T14:49:00Z">
        <w:r w:rsidDel="00FE4E1B">
          <w:delText>g</w:delText>
        </w:r>
      </w:del>
      <w:ins w:id="1405" w:author="Sammartano, Marc (BIC USA)" w:date="2016-03-03T14:49:00Z">
        <w:r w:rsidR="00FE4E1B">
          <w:t>G</w:t>
        </w:r>
      </w:ins>
      <w:r>
        <w:t xml:space="preserve">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del w:id="1406" w:author="Sammartano, Marc (BIC USA)" w:date="2016-03-03T16:28:00Z">
        <w:r w:rsidDel="00A542CB">
          <w:delText>F</w:delText>
        </w:r>
      </w:del>
      <w:ins w:id="1407" w:author="Sammartano, Marc (BIC USA)" w:date="2016-03-03T16:28:00Z">
        <w:r w:rsidR="00A542CB">
          <w:t>T</w:t>
        </w:r>
      </w:ins>
      <w:r>
        <w:t>o</w:t>
      </w:r>
      <w:del w:id="1408" w:author="Sammartano, Marc (BIC USA)" w:date="2016-03-03T16:28:00Z">
        <w:r w:rsidDel="00A542CB">
          <w:delText>r</w:delText>
        </w:r>
      </w:del>
      <w:r>
        <w:t xml:space="preserve"> detect</w:t>
      </w:r>
      <w:del w:id="1409" w:author="Sammartano, Marc (BIC USA)" w:date="2016-03-03T16:29:00Z">
        <w:r w:rsidDel="00A542CB">
          <w:delText>ing</w:delText>
        </w:r>
      </w:del>
      <w:r>
        <w:t xml:space="preserve">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F94791" w:rsidRDefault="00622933" w:rsidP="005F4916">
      <w:pPr>
        <w:pStyle w:val="Heading3"/>
      </w:pPr>
      <w:bookmarkStart w:id="1410" w:name="_Toc444180053"/>
      <w:r>
        <w:t>C</w:t>
      </w:r>
      <w:r w:rsidR="00F94791">
        <w:t>onsoleTouch.</w:t>
      </w:r>
      <w:r w:rsidR="001B1CBE">
        <w:t>r</w:t>
      </w:r>
      <w:r w:rsidR="00F94791">
        <w:t>esume</w:t>
      </w:r>
      <w:bookmarkEnd w:id="1410"/>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 xml:space="preserve">Resumes execution at the point in the BASIC! program where the </w:t>
      </w:r>
      <w:del w:id="1411" w:author="Sammartano, Marc (BIC USA)" w:date="2016-03-02T17:29:00Z">
        <w:r w:rsidRPr="00E44D57" w:rsidDel="00E44D57">
          <w:delText>t</w:delText>
        </w:r>
      </w:del>
      <w:ins w:id="1412" w:author="Sammartano, Marc (BIC USA)" w:date="2016-03-02T17:29:00Z">
        <w:r w:rsidR="00E44D57" w:rsidRPr="00E44D57">
          <w:rPr>
            <w:b/>
          </w:rPr>
          <w:t>OnConsoleT</w:t>
        </w:r>
      </w:ins>
      <w:r w:rsidRPr="00E44D57">
        <w:rPr>
          <w:b/>
        </w:rPr>
        <w:t>ouch</w:t>
      </w:r>
      <w:ins w:id="1413" w:author="Sammartano, Marc (BIC USA)" w:date="2016-03-02T17:29:00Z">
        <w:r w:rsidR="00E44D57" w:rsidRPr="00E44D57">
          <w:rPr>
            <w:b/>
          </w:rPr>
          <w:t>:</w:t>
        </w:r>
      </w:ins>
      <w:r>
        <w:t xml:space="preserve"> </w:t>
      </w:r>
      <w:ins w:id="1414" w:author="Sammartano, Marc (BIC USA)" w:date="2016-03-02T17:29:00Z">
        <w:r w:rsidR="00E44D57">
          <w:t xml:space="preserve">interrupt </w:t>
        </w:r>
      </w:ins>
      <w:r>
        <w:t>occurred.</w:t>
      </w:r>
    </w:p>
    <w:p w:rsidR="00E10811" w:rsidRDefault="00E10811" w:rsidP="008D6085">
      <w:pPr>
        <w:pStyle w:val="Heading3"/>
      </w:pPr>
      <w:bookmarkStart w:id="1415" w:name="_Toc444180054"/>
      <w:r>
        <w:t>OnBackKey:</w:t>
      </w:r>
      <w:bookmarkEnd w:id="1415"/>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8D6085" w:rsidP="00E10811">
      <w:ins w:id="1416" w:author="Sammartano, Marc (BIC USA)" w:date="2016-03-03T14:56:00Z">
        <w:r>
          <w:t>Interrupt label that traps</w:t>
        </w:r>
      </w:ins>
      <w:del w:id="1417" w:author="Sammartano, Marc (BIC USA)" w:date="2016-03-03T14:56:00Z">
        <w:r w:rsidR="00E10811" w:rsidDel="008D6085">
          <w:delText>Pressing</w:delText>
        </w:r>
      </w:del>
      <w:r w:rsidR="00E10811">
        <w:t xml:space="preserve"> the </w:t>
      </w:r>
      <w:r w:rsidR="00D22D9C">
        <w:t>BACK key</w:t>
      </w:r>
      <w:del w:id="1418" w:author="Sammartano, Marc (BIC USA)" w:date="2016-03-03T15:15:00Z">
        <w:r w:rsidR="00E10811" w:rsidDel="00A20903">
          <w:delText xml:space="preserve"> normally halts program execution</w:delText>
        </w:r>
      </w:del>
      <w:r w:rsidR="00E10811">
        <w:t xml:space="preserve">. </w:t>
      </w:r>
      <w:ins w:id="1419" w:author="Sammartano, Marc (BIC USA)" w:date="2016-03-03T15:15:00Z">
        <w:r w:rsidR="00A20903">
          <w:t xml:space="preserve">BASIC! executes the statements </w:t>
        </w:r>
      </w:ins>
      <w:ins w:id="1420" w:author="Sammartano, Marc (BIC USA)" w:date="2016-03-03T15:30:00Z">
        <w:r w:rsidR="00A40522">
          <w:t>following</w:t>
        </w:r>
      </w:ins>
      <w:ins w:id="1421" w:author="Sammartano, Marc (BIC USA)" w:date="2016-03-03T15:15:00Z">
        <w:r w:rsidR="00A20903">
          <w:t xml:space="preserve"> t</w:t>
        </w:r>
      </w:ins>
      <w:del w:id="1422" w:author="Sammartano, Marc (BIC USA)" w:date="2016-03-03T15:15:00Z">
        <w:r w:rsidR="00E10811" w:rsidDel="00A20903">
          <w:delText>T</w:delText>
        </w:r>
      </w:del>
      <w:r w:rsidR="00E10811">
        <w:t xml:space="preserve">he </w:t>
      </w:r>
      <w:r w:rsidR="00E10811" w:rsidRPr="00CA1113">
        <w:rPr>
          <w:b/>
        </w:rPr>
        <w:t>OnBackKey:</w:t>
      </w:r>
      <w:r w:rsidR="00E10811">
        <w:t xml:space="preserve"> label </w:t>
      </w:r>
      <w:ins w:id="1423" w:author="Sammartano, Marc (BIC USA)" w:date="2016-03-03T15:16:00Z">
        <w:r w:rsidR="00A20903">
          <w:t xml:space="preserve">until it reaches a </w:t>
        </w:r>
        <w:r w:rsidR="00A20903">
          <w:rPr>
            <w:b/>
          </w:rPr>
          <w:t>Back.resume</w:t>
        </w:r>
        <w:r w:rsidR="00A20903" w:rsidRPr="00A20903">
          <w:t>.</w:t>
        </w:r>
        <w:r w:rsidR="00A20903">
          <w:t xml:space="preserve"> If a BASIC! program does not have an</w:t>
        </w:r>
      </w:ins>
      <w:del w:id="1424" w:author="Sammartano, Marc (BIC USA)" w:date="2016-03-03T14:58:00Z">
        <w:r w:rsidR="00E10811" w:rsidDel="008D6085">
          <w:delText xml:space="preserve">will intercept the </w:delText>
        </w:r>
        <w:r w:rsidR="00D22D9C" w:rsidDel="008D6085">
          <w:delText>BACK key</w:delText>
        </w:r>
        <w:r w:rsidR="00E10811" w:rsidDel="008D6085">
          <w:delText xml:space="preserve"> event and transfer control to the statement following</w:delText>
        </w:r>
      </w:del>
      <w:r w:rsidR="00E10811">
        <w:t xml:space="preserve"> </w:t>
      </w:r>
      <w:r w:rsidR="00E10811" w:rsidRPr="00CA1113">
        <w:rPr>
          <w:b/>
        </w:rPr>
        <w:t>OnBackKey:</w:t>
      </w:r>
      <w:ins w:id="1425" w:author="Sammartano, Marc (BIC USA)" w:date="2016-03-03T15:17:00Z">
        <w:r w:rsidR="00A20903">
          <w:t xml:space="preserve"> label, the BACK key normally halts program execution</w:t>
        </w:r>
      </w:ins>
      <w:r w:rsidR="00CA1113">
        <w:t>.</w:t>
      </w:r>
    </w:p>
    <w:p w:rsidR="00E10811" w:rsidRDefault="006B6AFC" w:rsidP="00E10811">
      <w:r>
        <w:lastRenderedPageBreak/>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w:t>
      </w:r>
      <w:ins w:id="1426" w:author="Sammartano, Marc (BIC USA)" w:date="2016-03-03T15:23:00Z">
        <w:r w:rsidR="00AD14BF">
          <w:t xml:space="preserve">Android Settings or </w:t>
        </w:r>
      </w:ins>
      <w:r w:rsidR="0032652A">
        <w:t>a task killer application).</w:t>
      </w:r>
    </w:p>
    <w:p w:rsidR="00914C24" w:rsidRDefault="00914C24" w:rsidP="005F4916">
      <w:pPr>
        <w:pStyle w:val="Heading3"/>
      </w:pPr>
      <w:bookmarkStart w:id="1427" w:name="_Toc444180055"/>
      <w:r>
        <w:t>Back.resume</w:t>
      </w:r>
      <w:bookmarkEnd w:id="1427"/>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del w:id="1428" w:author="Sammartano, Marc (BIC USA)" w:date="2016-03-03T14:54:00Z">
        <w:r w:rsidDel="008D6085">
          <w:delText xml:space="preserve">If a </w:delText>
        </w:r>
        <w:r w:rsidR="00D22D9C" w:rsidDel="008D6085">
          <w:delText>BACK key</w:delText>
        </w:r>
        <w:r w:rsidDel="008D6085">
          <w:delText xml:space="preserve"> </w:delText>
        </w:r>
        <w:r w:rsidR="0084078B" w:rsidDel="008D6085">
          <w:delText>tap</w:delText>
        </w:r>
        <w:r w:rsidDel="008D6085">
          <w:delText xml:space="preserve"> has been trapped by </w:delText>
        </w:r>
        <w:r w:rsidRPr="00AA4B93" w:rsidDel="008D6085">
          <w:rPr>
            <w:b/>
          </w:rPr>
          <w:delText>OnBackKey</w:delText>
        </w:r>
        <w:r w:rsidR="00375401" w:rsidRPr="00AA4B93" w:rsidDel="008D6085">
          <w:rPr>
            <w:b/>
          </w:rPr>
          <w:delText>:</w:delText>
        </w:r>
        <w:r w:rsidDel="008D6085">
          <w:delText xml:space="preserve"> then the </w:delText>
        </w:r>
        <w:r w:rsidR="00AA4B93" w:rsidRPr="00AA4B93" w:rsidDel="008D6085">
          <w:rPr>
            <w:b/>
          </w:rPr>
          <w:delText>B</w:delText>
        </w:r>
        <w:r w:rsidRPr="00AA4B93" w:rsidDel="008D6085">
          <w:rPr>
            <w:b/>
          </w:rPr>
          <w:delText>ack.resume</w:delText>
        </w:r>
        <w:r w:rsidDel="008D6085">
          <w:delText xml:space="preserve"> will cause the program to </w:delText>
        </w:r>
      </w:del>
      <w:del w:id="1429" w:author="Sammartano, Marc (BIC USA)" w:date="2016-03-03T14:53:00Z">
        <w:r w:rsidDel="008D6085">
          <w:delText>r</w:delText>
        </w:r>
      </w:del>
      <w:ins w:id="1430" w:author="Sammartano, Marc (BIC USA)" w:date="2016-03-03T14:53:00Z">
        <w:r w:rsidR="008D6085">
          <w:t>R</w:t>
        </w:r>
      </w:ins>
      <w:r>
        <w:t>esume</w:t>
      </w:r>
      <w:ins w:id="1431" w:author="Sammartano, Marc (BIC USA)" w:date="2016-03-03T14:53:00Z">
        <w:r w:rsidR="008D6085">
          <w:t>s execution</w:t>
        </w:r>
      </w:ins>
      <w:r>
        <w:t xml:space="preserve"> at the point </w:t>
      </w:r>
      <w:ins w:id="1432" w:author="Sammartano, Marc (BIC USA)" w:date="2016-03-03T14:53:00Z">
        <w:r w:rsidR="008D6085">
          <w:t xml:space="preserve">in the BASIC! program </w:t>
        </w:r>
      </w:ins>
      <w:r>
        <w:t xml:space="preserve">where the </w:t>
      </w:r>
      <w:del w:id="1433" w:author="Sammartano, Marc (BIC USA)" w:date="2016-03-03T14:54:00Z">
        <w:r w:rsidR="00D22D9C" w:rsidDel="008D6085">
          <w:delText>BACK key</w:delText>
        </w:r>
        <w:r w:rsidDel="008D6085">
          <w:delText xml:space="preserve"> was </w:delText>
        </w:r>
        <w:r w:rsidR="0084078B" w:rsidDel="008D6085">
          <w:delText>tapped</w:delText>
        </w:r>
      </w:del>
      <w:ins w:id="1434" w:author="Sammartano, Marc (BIC USA)" w:date="2016-03-03T14:54:00Z">
        <w:r w:rsidR="008D6085">
          <w:rPr>
            <w:b/>
          </w:rPr>
          <w:t>OnBackKey:</w:t>
        </w:r>
        <w:r w:rsidR="008D6085">
          <w:t xml:space="preserve"> interrupt occurred</w:t>
        </w:r>
      </w:ins>
      <w:r>
        <w:t>.</w:t>
      </w:r>
    </w:p>
    <w:p w:rsidR="00F378FD" w:rsidRDefault="00F378FD" w:rsidP="008D6085">
      <w:pPr>
        <w:pStyle w:val="Heading3"/>
      </w:pPr>
      <w:bookmarkStart w:id="1435" w:name="_Toc444180056"/>
      <w:r>
        <w:t>OnMenuKey:</w:t>
      </w:r>
      <w:bookmarkEnd w:id="1435"/>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I</w:t>
      </w:r>
      <w:ins w:id="1436" w:author="Sammartano, Marc (BIC USA)" w:date="2016-03-03T15:03:00Z">
        <w:r w:rsidR="00381716">
          <w:t>nterrupt</w:t>
        </w:r>
      </w:ins>
      <w:del w:id="1437" w:author="Sammartano, Marc (BIC USA)" w:date="2016-03-03T15:03:00Z">
        <w:r w:rsidDel="00381716">
          <w:delText>f this</w:delText>
        </w:r>
      </w:del>
      <w:r>
        <w:t xml:space="preserve"> label </w:t>
      </w:r>
      <w:del w:id="1438" w:author="Sammartano, Marc (BIC USA)" w:date="2016-03-03T15:03:00Z">
        <w:r w:rsidDel="00381716">
          <w:delText>is in the program and the user</w:delText>
        </w:r>
      </w:del>
      <w:ins w:id="1439" w:author="Sammartano, Marc (BIC USA)" w:date="2016-03-03T15:03:00Z">
        <w:r w:rsidR="00381716">
          <w:t>that</w:t>
        </w:r>
      </w:ins>
      <w:r>
        <w:t xml:space="preserve"> </w:t>
      </w:r>
      <w:r w:rsidR="00C16B63">
        <w:t>t</w:t>
      </w:r>
      <w:ins w:id="1440" w:author="Sammartano, Marc (BIC USA)" w:date="2016-03-03T15:03:00Z">
        <w:r w:rsidR="00381716">
          <w:t>r</w:t>
        </w:r>
      </w:ins>
      <w:r w:rsidR="00C16B63">
        <w:t>ap</w:t>
      </w:r>
      <w:r>
        <w:t>s the M</w:t>
      </w:r>
      <w:r w:rsidR="00AA4B93">
        <w:t>ENU</w:t>
      </w:r>
      <w:r>
        <w:t xml:space="preserve"> key</w:t>
      </w:r>
      <w:del w:id="1441" w:author="Sammartano, Marc (BIC USA)" w:date="2016-03-03T15:08:00Z">
        <w:r w:rsidDel="00381716">
          <w:delText>,</w:delText>
        </w:r>
      </w:del>
      <w:del w:id="1442" w:author="Sammartano, Marc (BIC USA)" w:date="2016-03-03T15:24:00Z">
        <w:r w:rsidDel="00AD14BF">
          <w:delText xml:space="preserve"> the </w:delText>
        </w:r>
      </w:del>
      <w:del w:id="1443" w:author="Sammartano, Marc (BIC USA)" w:date="2016-03-03T15:10:00Z">
        <w:r w:rsidDel="00A20903">
          <w:delText xml:space="preserve">currently running program will be </w:delText>
        </w:r>
        <w:r w:rsidR="00D87F5A" w:rsidDel="00A20903">
          <w:delText>interrupted</w:delText>
        </w:r>
      </w:del>
      <w:r w:rsidR="00D87F5A">
        <w:t xml:space="preserve">. </w:t>
      </w:r>
      <w:ins w:id="1444" w:author="Sammartano, Marc (BIC USA)" w:date="2016-03-03T15:24:00Z">
        <w:r w:rsidR="00AD14BF">
          <w:t>BASIC!</w:t>
        </w:r>
        <w:r w:rsidR="00AD14BF">
          <w:rPr>
            <w:rFonts w:ascii="Calibri" w:hAnsi="Calibri" w:cs="Calibri"/>
          </w:rPr>
          <w:t xml:space="preserve"> executes</w:t>
        </w:r>
        <w:r w:rsidR="00AD14BF">
          <w:t xml:space="preserve"> t</w:t>
        </w:r>
      </w:ins>
      <w:del w:id="1445" w:author="Sammartano, Marc (BIC USA)" w:date="2016-03-03T15:24:00Z">
        <w:r w:rsidR="00D87F5A" w:rsidDel="00AD14BF">
          <w:delText>T</w:delText>
        </w:r>
      </w:del>
      <w:r w:rsidR="00D87F5A">
        <w:t>he statements following th</w:t>
      </w:r>
      <w:del w:id="1446" w:author="Sammartano, Marc (BIC USA)" w:date="2016-03-03T15:29:00Z">
        <w:r w:rsidR="00D87F5A" w:rsidDel="00AD14BF">
          <w:delText>is</w:delText>
        </w:r>
      </w:del>
      <w:ins w:id="1447" w:author="Sammartano, Marc (BIC USA)" w:date="2016-03-03T15:29:00Z">
        <w:r w:rsidR="00AD14BF">
          <w:rPr>
            <w:rFonts w:ascii="Calibri" w:hAnsi="Calibri" w:cs="Calibri"/>
          </w:rPr>
          <w:t xml:space="preserve">e </w:t>
        </w:r>
        <w:r w:rsidR="00AD14BF">
          <w:rPr>
            <w:b/>
          </w:rPr>
          <w:t>OnMenuKey</w:t>
        </w:r>
        <w:r w:rsidR="00AD14BF">
          <w:rPr>
            <w:rFonts w:ascii="Calibri" w:hAnsi="Calibri" w:cs="Calibri"/>
            <w:b/>
          </w:rPr>
          <w:t>:</w:t>
        </w:r>
      </w:ins>
      <w:r w:rsidR="00D87F5A">
        <w:t xml:space="preserve"> label </w:t>
      </w:r>
      <w:del w:id="1448" w:author="Sammartano, Marc (BIC USA)" w:date="2016-03-03T15:10:00Z">
        <w:r w:rsidR="00D87F5A" w:rsidDel="00A20903">
          <w:delText>will be executed</w:delText>
        </w:r>
      </w:del>
      <w:ins w:id="1449" w:author="Sammartano, Marc (BIC USA)" w:date="2016-03-03T15:25:00Z">
        <w:r w:rsidR="00AD14BF">
          <w:rPr>
            <w:rFonts w:ascii="Calibri" w:hAnsi="Calibri" w:cs="Calibri"/>
          </w:rPr>
          <w:t xml:space="preserve">until it reaches a </w:t>
        </w:r>
        <w:r w:rsidR="00AD14BF" w:rsidRPr="00AA4B93">
          <w:rPr>
            <w:b/>
          </w:rPr>
          <w:t>MenuKey</w:t>
        </w:r>
        <w:r w:rsidR="00AD14BF">
          <w:rPr>
            <w:rFonts w:ascii="Calibri" w:hAnsi="Calibri" w:cs="Calibri"/>
            <w:b/>
            <w:bCs/>
          </w:rPr>
          <w:t>.resume</w:t>
        </w:r>
      </w:ins>
      <w:r w:rsidR="00D87F5A">
        <w:t>.</w:t>
      </w:r>
    </w:p>
    <w:p w:rsidR="00D87F5A" w:rsidRDefault="00D87F5A" w:rsidP="005F4916">
      <w:pPr>
        <w:pStyle w:val="Heading3"/>
      </w:pPr>
      <w:bookmarkStart w:id="1450" w:name="_Toc444180057"/>
      <w:r>
        <w:t>MenuKey.</w:t>
      </w:r>
      <w:r w:rsidR="001F060B">
        <w:t>r</w:t>
      </w:r>
      <w:r>
        <w:t>esume</w:t>
      </w:r>
      <w:bookmarkEnd w:id="1450"/>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del w:id="1451" w:author="Sammartano, Marc (BIC USA)" w:date="2016-03-03T15:12:00Z">
        <w:r w:rsidDel="00A20903">
          <w:delText>If a M</w:delText>
        </w:r>
        <w:r w:rsidR="00AA4B93" w:rsidDel="00A20903">
          <w:delText>ENU</w:delText>
        </w:r>
        <w:r w:rsidDel="00A20903">
          <w:delText xml:space="preserve"> key </w:delText>
        </w:r>
        <w:r w:rsidR="0084078B" w:rsidDel="00A20903">
          <w:delText>tap</w:delText>
        </w:r>
        <w:r w:rsidDel="00A20903">
          <w:delText xml:space="preserve"> has been trapped by </w:delText>
        </w:r>
        <w:r w:rsidRPr="00AA4B93" w:rsidDel="00A20903">
          <w:rPr>
            <w:b/>
          </w:rPr>
          <w:delText>OnMenuKey</w:delText>
        </w:r>
        <w:r w:rsidR="00375401" w:rsidRPr="00AA4B93" w:rsidDel="00A20903">
          <w:rPr>
            <w:b/>
          </w:rPr>
          <w:delText>:</w:delText>
        </w:r>
        <w:r w:rsidDel="00A20903">
          <w:delText xml:space="preserve"> then </w:delText>
        </w:r>
        <w:r w:rsidR="00375401" w:rsidRPr="00AA4B93" w:rsidDel="00A20903">
          <w:rPr>
            <w:b/>
          </w:rPr>
          <w:delText>M</w:delText>
        </w:r>
        <w:r w:rsidRPr="00AA4B93" w:rsidDel="00A20903">
          <w:rPr>
            <w:b/>
          </w:rPr>
          <w:delText>enu</w:delText>
        </w:r>
        <w:r w:rsidR="00375401" w:rsidRPr="00AA4B93" w:rsidDel="00A20903">
          <w:rPr>
            <w:b/>
          </w:rPr>
          <w:delText>Key</w:delText>
        </w:r>
        <w:r w:rsidRPr="00AA4B93" w:rsidDel="00A20903">
          <w:rPr>
            <w:b/>
          </w:rPr>
          <w:delText>.resume</w:delText>
        </w:r>
        <w:r w:rsidDel="00A20903">
          <w:delText xml:space="preserve"> will cause the program to </w:delText>
        </w:r>
      </w:del>
      <w:del w:id="1452" w:author="Sammartano, Marc (BIC USA)" w:date="2016-03-03T15:10:00Z">
        <w:r w:rsidDel="00A20903">
          <w:delText>r</w:delText>
        </w:r>
      </w:del>
      <w:ins w:id="1453" w:author="Sammartano, Marc (BIC USA)" w:date="2016-03-03T15:10:00Z">
        <w:r w:rsidR="00A20903">
          <w:t>R</w:t>
        </w:r>
      </w:ins>
      <w:r>
        <w:t>esume</w:t>
      </w:r>
      <w:ins w:id="1454" w:author="Sammartano, Marc (BIC USA)" w:date="2016-03-03T15:10:00Z">
        <w:r w:rsidR="00A20903">
          <w:t>s execution</w:t>
        </w:r>
      </w:ins>
      <w:r>
        <w:t xml:space="preserve"> at the point </w:t>
      </w:r>
      <w:ins w:id="1455" w:author="Sammartano, Marc (BIC USA)" w:date="2016-03-03T15:10:00Z">
        <w:r w:rsidR="00A20903">
          <w:t xml:space="preserve">in the BASIC! program </w:t>
        </w:r>
      </w:ins>
      <w:r>
        <w:t xml:space="preserve">where the </w:t>
      </w:r>
      <w:del w:id="1456" w:author="Sammartano, Marc (BIC USA)" w:date="2016-03-03T15:11:00Z">
        <w:r w:rsidDel="00A20903">
          <w:delText>M</w:delText>
        </w:r>
        <w:r w:rsidR="00AA4B93" w:rsidDel="00A20903">
          <w:delText>ENU</w:delText>
        </w:r>
        <w:r w:rsidDel="00A20903">
          <w:delText xml:space="preserve"> key was </w:delText>
        </w:r>
        <w:r w:rsidR="0084078B" w:rsidDel="00A20903">
          <w:delText>tapped</w:delText>
        </w:r>
      </w:del>
      <w:ins w:id="1457" w:author="Sammartano, Marc (BIC USA)" w:date="2016-03-03T15:11:00Z">
        <w:r w:rsidR="00A20903">
          <w:rPr>
            <w:b/>
          </w:rPr>
          <w:t>OnMenuKey:</w:t>
        </w:r>
        <w:r w:rsidR="00A20903">
          <w:t xml:space="preserve"> interrupt occurred</w:t>
        </w:r>
      </w:ins>
      <w:r>
        <w:t>.</w:t>
      </w:r>
    </w:p>
    <w:p w:rsidR="00716E6B" w:rsidRDefault="00716E6B" w:rsidP="00A20903">
      <w:pPr>
        <w:pStyle w:val="Heading3"/>
      </w:pPr>
      <w:bookmarkStart w:id="1458" w:name="_Toc444180058"/>
      <w:r>
        <w:t>OnKeyPress:</w:t>
      </w:r>
      <w:bookmarkEnd w:id="1458"/>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I</w:t>
      </w:r>
      <w:ins w:id="1459" w:author="Sammartano, Marc (BIC USA)" w:date="2016-03-03T15:12:00Z">
        <w:r w:rsidR="00A20903">
          <w:t>nterrupt</w:t>
        </w:r>
      </w:ins>
      <w:del w:id="1460" w:author="Sammartano, Marc (BIC USA)" w:date="2016-03-03T15:12:00Z">
        <w:r w:rsidDel="00A20903">
          <w:delText>f this</w:delText>
        </w:r>
      </w:del>
      <w:r>
        <w:t xml:space="preserve"> label </w:t>
      </w:r>
      <w:del w:id="1461" w:author="Sammartano, Marc (BIC USA)" w:date="2016-03-03T15:12:00Z">
        <w:r w:rsidDel="00A20903">
          <w:delText>is in the program and</w:delText>
        </w:r>
      </w:del>
      <w:del w:id="1462" w:author="Sammartano, Marc (BIC USA)" w:date="2016-03-03T15:13:00Z">
        <w:r w:rsidDel="00A20903">
          <w:delText xml:space="preserve"> the user</w:delText>
        </w:r>
      </w:del>
      <w:ins w:id="1463" w:author="Sammartano, Marc (BIC USA)" w:date="2016-03-03T15:13:00Z">
        <w:r w:rsidR="00A20903">
          <w:t>that traps a</w:t>
        </w:r>
      </w:ins>
      <w:r>
        <w:t xml:space="preserve"> </w:t>
      </w:r>
      <w:r w:rsidR="00C16B63">
        <w:t>tap</w:t>
      </w:r>
      <w:del w:id="1464" w:author="Sammartano, Marc (BIC USA)" w:date="2016-03-03T15:13:00Z">
        <w:r w:rsidDel="00A20903">
          <w:delText>s</w:delText>
        </w:r>
      </w:del>
      <w:ins w:id="1465" w:author="Sammartano, Marc (BIC USA)" w:date="2016-03-03T15:13:00Z">
        <w:r w:rsidR="00A20903">
          <w:t xml:space="preserve"> on</w:t>
        </w:r>
      </w:ins>
      <w:r>
        <w:t xml:space="preserve"> any</w:t>
      </w:r>
      <w:r w:rsidR="00375401">
        <w:t xml:space="preserve"> key</w:t>
      </w:r>
      <w:del w:id="1466" w:author="Sammartano, Marc (BIC USA)" w:date="2016-03-03T15:25:00Z">
        <w:r w:rsidDel="00AD14BF">
          <w:delText>, the currently running program will be interrupted</w:delText>
        </w:r>
      </w:del>
      <w:r>
        <w:t xml:space="preserve">. </w:t>
      </w:r>
      <w:ins w:id="1467" w:author="Sammartano, Marc (BIC USA)" w:date="2016-03-03T15:25:00Z">
        <w:r w:rsidR="00AD14BF">
          <w:t>BASIC! executes t</w:t>
        </w:r>
      </w:ins>
      <w:del w:id="1468" w:author="Sammartano, Marc (BIC USA)" w:date="2016-03-03T15:25:00Z">
        <w:r w:rsidDel="00AD14BF">
          <w:delText>T</w:delText>
        </w:r>
      </w:del>
      <w:r>
        <w:t>he statements following th</w:t>
      </w:r>
      <w:del w:id="1469" w:author="Sammartano, Marc (BIC USA)" w:date="2016-03-03T15:31:00Z">
        <w:r w:rsidDel="00A40522">
          <w:delText>is</w:delText>
        </w:r>
      </w:del>
      <w:ins w:id="1470" w:author="Sammartano, Marc (BIC USA)" w:date="2016-03-03T15:31:00Z">
        <w:r w:rsidR="00A40522">
          <w:t xml:space="preserve">e </w:t>
        </w:r>
        <w:r w:rsidR="00A40522">
          <w:rPr>
            <w:b/>
          </w:rPr>
          <w:t>OnKeyPress:</w:t>
        </w:r>
      </w:ins>
      <w:r>
        <w:t xml:space="preserve"> label </w:t>
      </w:r>
      <w:del w:id="1471" w:author="Sammartano, Marc (BIC USA)" w:date="2016-03-03T15:31:00Z">
        <w:r w:rsidDel="00A40522">
          <w:delText>will be executed</w:delText>
        </w:r>
      </w:del>
      <w:ins w:id="1472" w:author="Sammartano, Marc (BIC USA)" w:date="2016-03-03T15:31:00Z">
        <w:r w:rsidR="00A40522">
          <w:t xml:space="preserve">until it reaches a </w:t>
        </w:r>
      </w:ins>
      <w:ins w:id="1473" w:author="Sammartano, Marc (BIC USA)" w:date="2016-03-03T15:32:00Z">
        <w:r w:rsidR="00A40522">
          <w:rPr>
            <w:b/>
          </w:rPr>
          <w:t>Key.resume</w:t>
        </w:r>
      </w:ins>
      <w:r>
        <w:t>.</w:t>
      </w:r>
    </w:p>
    <w:p w:rsidR="00716E6B" w:rsidRDefault="00716E6B" w:rsidP="005F4916">
      <w:pPr>
        <w:pStyle w:val="Heading3"/>
      </w:pPr>
      <w:bookmarkStart w:id="1474" w:name="_Toc444180059"/>
      <w:r>
        <w:t>Key.</w:t>
      </w:r>
      <w:r w:rsidR="001B1CBE">
        <w:t>r</w:t>
      </w:r>
      <w:r>
        <w:t>esume</w:t>
      </w:r>
      <w:bookmarkEnd w:id="1474"/>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del w:id="1475" w:author="Sammartano, Marc (BIC USA)" w:date="2016-03-03T15:32:00Z">
        <w:r w:rsidDel="00A40522">
          <w:delText xml:space="preserve">If a key </w:delText>
        </w:r>
        <w:r w:rsidR="0084078B" w:rsidDel="00A40522">
          <w:delText>tap</w:delText>
        </w:r>
        <w:r w:rsidDel="00A40522">
          <w:delText xml:space="preserve"> has been trapped by </w:delText>
        </w:r>
        <w:r w:rsidRPr="00CA1113" w:rsidDel="00A40522">
          <w:rPr>
            <w:b/>
          </w:rPr>
          <w:delText>OnKey</w:delText>
        </w:r>
        <w:r w:rsidR="00375401" w:rsidRPr="00CA1113" w:rsidDel="00A40522">
          <w:rPr>
            <w:b/>
          </w:rPr>
          <w:delText>Press:</w:delText>
        </w:r>
        <w:r w:rsidDel="00A40522">
          <w:delText xml:space="preserve"> then </w:delText>
        </w:r>
        <w:r w:rsidR="005E290C" w:rsidRPr="00CA1113" w:rsidDel="00A40522">
          <w:rPr>
            <w:b/>
          </w:rPr>
          <w:delText>K</w:delText>
        </w:r>
        <w:r w:rsidRPr="00CA1113" w:rsidDel="00A40522">
          <w:rPr>
            <w:b/>
          </w:rPr>
          <w:delText>ey.resume</w:delText>
        </w:r>
        <w:r w:rsidDel="00A40522">
          <w:delText xml:space="preserve"> will cause the program to r</w:delText>
        </w:r>
      </w:del>
      <w:ins w:id="1476" w:author="Sammartano, Marc (BIC USA)" w:date="2016-03-03T15:32:00Z">
        <w:r w:rsidR="00A40522">
          <w:t>R</w:t>
        </w:r>
      </w:ins>
      <w:r>
        <w:t>esume</w:t>
      </w:r>
      <w:ins w:id="1477" w:author="Sammartano, Marc (BIC USA)" w:date="2016-03-03T15:32:00Z">
        <w:r w:rsidR="00A40522">
          <w:t>s execution</w:t>
        </w:r>
      </w:ins>
      <w:r>
        <w:t xml:space="preserve"> at the point </w:t>
      </w:r>
      <w:ins w:id="1478" w:author="Sammartano, Marc (BIC USA)" w:date="2016-03-03T15:32:00Z">
        <w:r w:rsidR="00A40522">
          <w:t xml:space="preserve">in the BASIC! program </w:t>
        </w:r>
      </w:ins>
      <w:r>
        <w:t xml:space="preserve">where the </w:t>
      </w:r>
      <w:del w:id="1479" w:author="Sammartano, Marc (BIC USA)" w:date="2016-03-03T15:32:00Z">
        <w:r w:rsidDel="00A40522">
          <w:delText xml:space="preserve">key was </w:delText>
        </w:r>
        <w:r w:rsidR="0084078B" w:rsidDel="00A40522">
          <w:delText>tapped</w:delText>
        </w:r>
      </w:del>
      <w:ins w:id="1480" w:author="Sammartano, Marc (BIC USA)" w:date="2016-03-03T15:32:00Z">
        <w:r w:rsidR="00A40522">
          <w:rPr>
            <w:b/>
          </w:rPr>
          <w:t>OnKeyPress:</w:t>
        </w:r>
      </w:ins>
      <w:ins w:id="1481" w:author="Sammartano, Marc (BIC USA)" w:date="2016-03-03T15:33:00Z">
        <w:r w:rsidR="00A40522">
          <w:t xml:space="preserve"> interrupt occurred</w:t>
        </w:r>
      </w:ins>
      <w:r>
        <w:t>.</w:t>
      </w:r>
    </w:p>
    <w:p w:rsidR="003F5BEC" w:rsidRDefault="003F5BEC" w:rsidP="00A40522">
      <w:pPr>
        <w:pStyle w:val="Heading3"/>
      </w:pPr>
      <w:bookmarkStart w:id="1482" w:name="_Toc444180060"/>
      <w:r>
        <w:t>OnLowMemory:</w:t>
      </w:r>
      <w:bookmarkEnd w:id="1482"/>
      <w:r>
        <w:fldChar w:fldCharType="begin"/>
      </w:r>
      <w:r>
        <w:instrText xml:space="preserve"> XE "</w:instrText>
      </w:r>
      <w:r w:rsidRPr="00620DDE">
        <w:instrText>On</w:instrText>
      </w:r>
      <w:ins w:id="1483" w:author="Sammartano, Marc (BIC USA)" w:date="2016-01-12T14:51:00Z">
        <w:r w:rsidR="003806A7">
          <w:instrText>LowMemory</w:instrText>
        </w:r>
      </w:ins>
      <w:del w:id="1484" w:author="Sammartano, Marc (BIC USA)" w:date="2016-01-12T14:51:00Z">
        <w:r w:rsidRPr="00620DDE" w:rsidDel="003806A7">
          <w:delInstrText>KeyPress</w:delInstrText>
        </w:r>
      </w:del>
      <w:r w:rsidRPr="00620DDE">
        <w:instrText>\:</w:instrText>
      </w:r>
      <w:r>
        <w:instrText xml:space="preserve">" </w:instrText>
      </w:r>
      <w:r>
        <w:fldChar w:fldCharType="end"/>
      </w:r>
    </w:p>
    <w:p w:rsidR="003F5BEC" w:rsidRPr="003F5BEC" w:rsidRDefault="00A40522" w:rsidP="003F5BEC">
      <w:ins w:id="1485" w:author="Sammartano, Marc (BIC USA)" w:date="2016-03-03T15:35:00Z">
        <w:r>
          <w:t>Interrupt label that t</w:t>
        </w:r>
      </w:ins>
      <w:del w:id="1486" w:author="Sammartano, Marc (BIC USA)" w:date="2016-03-03T15:35:00Z">
        <w:r w:rsidR="002B79CE" w:rsidDel="00A40522">
          <w:delText>T</w:delText>
        </w:r>
      </w:del>
      <w:r w:rsidR="002B79CE">
        <w:t>raps</w:t>
      </w:r>
      <w:r w:rsidR="003F5BEC">
        <w:t xml:space="preserve"> the Android "low memory" warning</w:t>
      </w:r>
      <w:ins w:id="1487" w:author="Sammartano, Marc (BIC USA)" w:date="2016-03-03T15:36:00Z">
        <w:r>
          <w:t>.</w:t>
        </w:r>
      </w:ins>
      <w:r w:rsidR="003F5BEC">
        <w:t xml:space="preserve"> </w:t>
      </w:r>
      <w:del w:id="1488" w:author="Sammartano, Marc (BIC USA)" w:date="2016-03-03T15:36:00Z">
        <w:r w:rsidR="003F5BEC" w:rsidDel="00A40522">
          <w:delText>and runs</w:delText>
        </w:r>
      </w:del>
      <w:ins w:id="1489" w:author="Sammartano, Marc (BIC USA)" w:date="2016-03-03T15:36:00Z">
        <w:r>
          <w:t>BASIC! executes</w:t>
        </w:r>
      </w:ins>
      <w:r w:rsidR="003F5BEC">
        <w:t xml:space="preserve"> the program lines between the </w:t>
      </w:r>
      <w:r w:rsidR="003F5BEC">
        <w:rPr>
          <w:b/>
        </w:rPr>
        <w:t>OnLowMemory:</w:t>
      </w:r>
      <w:r w:rsidR="003F5BEC">
        <w:t xml:space="preserve"> interrupt label and the </w:t>
      </w:r>
      <w:r w:rsidR="003F5BEC">
        <w:rPr>
          <w:b/>
        </w:rPr>
        <w:t>LowMemory.resume</w:t>
      </w:r>
      <w:r w:rsidR="003F5BEC">
        <w:t xml:space="preserve"> command.</w:t>
      </w:r>
    </w:p>
    <w:p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rsidR="003F5BEC" w:rsidRDefault="003F5BEC" w:rsidP="003F5BEC">
      <w:pPr>
        <w:pStyle w:val="Heading3"/>
      </w:pPr>
      <w:bookmarkStart w:id="1490" w:name="_Toc444180061"/>
      <w:r>
        <w:t>LowMemory.resume</w:t>
      </w:r>
      <w:bookmarkEnd w:id="1490"/>
      <w:r>
        <w:fldChar w:fldCharType="begin"/>
      </w:r>
      <w:r>
        <w:instrText xml:space="preserve"> XE "</w:instrText>
      </w:r>
      <w:del w:id="1491" w:author="Sammartano, Marc (BIC USA)" w:date="2016-01-12T14:51:00Z">
        <w:r w:rsidRPr="00620DDE" w:rsidDel="003806A7">
          <w:delInstrText>Key</w:delInstrText>
        </w:r>
      </w:del>
      <w:ins w:id="1492" w:author="Sammartano, Marc (BIC USA)" w:date="2016-01-12T14:51:00Z">
        <w:r w:rsidR="003806A7">
          <w:instrText>LowMemory</w:instrText>
        </w:r>
      </w:ins>
      <w:r w:rsidRPr="00620DDE">
        <w:instrText>.</w:instrText>
      </w:r>
      <w:r>
        <w:instrText>r</w:instrText>
      </w:r>
      <w:r w:rsidRPr="00620DDE">
        <w:instrText>esume</w:instrText>
      </w:r>
      <w:r>
        <w:instrText xml:space="preserve">" </w:instrText>
      </w:r>
      <w:r>
        <w:fldChar w:fldCharType="end"/>
      </w:r>
    </w:p>
    <w:p w:rsidR="00A40522" w:rsidRPr="00716E6B" w:rsidRDefault="003F5BEC" w:rsidP="001C1A05">
      <w:del w:id="1493" w:author="Sammartano, Marc (BIC USA)" w:date="2016-03-03T15:34:00Z">
        <w:r w:rsidDel="00A40522">
          <w:delText xml:space="preserve">If </w:delText>
        </w:r>
        <w:r w:rsidR="002B79CE" w:rsidDel="00A40522">
          <w:delText xml:space="preserve">an Android "low memory" warning </w:delText>
        </w:r>
        <w:r w:rsidDel="00A40522">
          <w:delText xml:space="preserve">has been trapped by </w:delText>
        </w:r>
        <w:r w:rsidR="002B79CE" w:rsidDel="00A40522">
          <w:rPr>
            <w:b/>
          </w:rPr>
          <w:delText>OnLowMemory</w:delText>
        </w:r>
        <w:r w:rsidRPr="00CA1113" w:rsidDel="00A40522">
          <w:rPr>
            <w:b/>
          </w:rPr>
          <w:delText>:</w:delText>
        </w:r>
        <w:r w:rsidDel="00A40522">
          <w:delText xml:space="preserve"> then </w:delText>
        </w:r>
        <w:r w:rsidR="002B79CE" w:rsidRPr="002B79CE" w:rsidDel="00A40522">
          <w:rPr>
            <w:b/>
          </w:rPr>
          <w:delText>LowMemory</w:delText>
        </w:r>
        <w:r w:rsidRPr="002B79CE" w:rsidDel="00A40522">
          <w:rPr>
            <w:b/>
          </w:rPr>
          <w:delText>.resume</w:delText>
        </w:r>
        <w:r w:rsidDel="00A40522">
          <w:delText xml:space="preserve"> will cause the program to r</w:delText>
        </w:r>
      </w:del>
      <w:ins w:id="1494" w:author="Sammartano, Marc (BIC USA)" w:date="2016-03-03T15:34:00Z">
        <w:r w:rsidR="00A40522">
          <w:t>R</w:t>
        </w:r>
      </w:ins>
      <w:r>
        <w:t>esume</w:t>
      </w:r>
      <w:ins w:id="1495" w:author="Sammartano, Marc (BIC USA)" w:date="2016-03-03T15:34:00Z">
        <w:r w:rsidR="00A40522">
          <w:t>s execution</w:t>
        </w:r>
      </w:ins>
      <w:r>
        <w:t xml:space="preserve"> at the point </w:t>
      </w:r>
      <w:ins w:id="1496" w:author="Sammartano, Marc (BIC USA)" w:date="2016-03-03T15:34:00Z">
        <w:r w:rsidR="00A40522">
          <w:t xml:space="preserve">in the BASIC! program </w:t>
        </w:r>
      </w:ins>
      <w:r>
        <w:t xml:space="preserve">where the </w:t>
      </w:r>
      <w:del w:id="1497" w:author="Sammartano, Marc (BIC USA)" w:date="2016-03-03T15:34:00Z">
        <w:r w:rsidR="002B79CE" w:rsidDel="00A40522">
          <w:delText>warning was received</w:delText>
        </w:r>
      </w:del>
      <w:ins w:id="1498" w:author="Sammartano, Marc (BIC USA)" w:date="2016-03-03T15:34:00Z">
        <w:r w:rsidR="00A40522">
          <w:rPr>
            <w:b/>
          </w:rPr>
          <w:t>OnLowMemory:</w:t>
        </w:r>
        <w:r w:rsidR="00A40522">
          <w:t xml:space="preserve"> interrupt occured</w:t>
        </w:r>
      </w:ins>
      <w:r>
        <w:t>.</w:t>
      </w:r>
    </w:p>
    <w:p w:rsidR="00D91C25" w:rsidRDefault="00DB4176" w:rsidP="00EB1F62">
      <w:pPr>
        <w:pStyle w:val="Heading2"/>
      </w:pPr>
      <w:bookmarkStart w:id="1499" w:name="_Toc444180062"/>
      <w:r>
        <w:lastRenderedPageBreak/>
        <w:t>End{ &lt;msg_sexp&gt;</w:t>
      </w:r>
      <w:r w:rsidRPr="00DB4176">
        <w:t>}</w:t>
      </w:r>
      <w:bookmarkEnd w:id="1499"/>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 xml:space="preserve">rints a message and stops the execution of the program. </w:t>
      </w:r>
      <w:ins w:id="1500" w:author="Sammartano, Marc (BIC USA)" w:date="2016-03-03T15:53:00Z">
        <w:r w:rsidR="00D949C2">
          <w:t xml:space="preserve">The default message in "END". </w:t>
        </w:r>
      </w:ins>
      <w:r w:rsidR="00DB4176">
        <w:t xml:space="preserve">You can use the optional &lt;msg_sexp&gt; argument to specify </w:t>
      </w:r>
      <w:del w:id="1501" w:author="Sammartano, Marc (BIC USA)" w:date="2016-03-03T15:53:00Z">
        <w:r w:rsidR="00DB4176" w:rsidDel="00D949C2">
          <w:delText>the</w:delText>
        </w:r>
      </w:del>
      <w:ins w:id="1502" w:author="Sammartano, Marc (BIC USA)" w:date="2016-03-03T15:53:00Z">
        <w:r w:rsidR="00D949C2">
          <w:t>a different</w:t>
        </w:r>
      </w:ins>
      <w:r w:rsidR="00DB4176">
        <w:t xml:space="preserve"> message.</w:t>
      </w:r>
      <w:del w:id="1503" w:author="Sammartano, Marc (BIC USA)" w:date="2016-03-03T15:53:00Z">
        <w:r w:rsidR="00DB4176" w:rsidDel="00D949C2">
          <w:delText xml:space="preserve"> If you don't, the default message is "END".</w:delText>
        </w:r>
      </w:del>
      <w:r w:rsidR="00DB4176">
        <w:t xml:space="preserve">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1504" w:name="_Toc444180063"/>
      <w:r>
        <w:t>Exit</w:t>
      </w:r>
      <w:bookmarkEnd w:id="1504"/>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1505" w:name="_Toc444180064"/>
      <w:r>
        <w:t>READ – DATA</w:t>
      </w:r>
      <w:r w:rsidR="005757F3">
        <w:t xml:space="preserve"> – </w:t>
      </w:r>
      <w:r w:rsidR="00A64D40">
        <w:t>RESTORE</w:t>
      </w:r>
      <w:r>
        <w:t xml:space="preserve"> Commands</w:t>
      </w:r>
      <w:bookmarkEnd w:id="1505"/>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1506" w:name="_Toc444180065"/>
      <w:r>
        <w:t>Read.data &lt;number&gt;|&lt;string&gt;</w:t>
      </w:r>
      <w:r w:rsidR="001F65EF">
        <w:t>{,&lt;number&gt;|&lt;string&gt;</w:t>
      </w:r>
      <w:r w:rsidR="00254A25">
        <w:t>...</w:t>
      </w:r>
      <w:r w:rsidR="001F65EF">
        <w:t>,&lt;number&gt;|&lt;string&gt;}</w:t>
      </w:r>
      <w:bookmarkEnd w:id="1506"/>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1507" w:name="_Toc444180066"/>
      <w:r>
        <w:t>Read.next</w:t>
      </w:r>
      <w:r w:rsidR="00DC6D33">
        <w:t xml:space="preserve"> &lt;var&gt;,</w:t>
      </w:r>
      <w:r w:rsidR="00196AF1">
        <w:t xml:space="preserve"> </w:t>
      </w:r>
      <w:r w:rsidR="00254A25">
        <w:t>...</w:t>
      </w:r>
      <w:bookmarkEnd w:id="1507"/>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1508" w:name="_Toc444180067"/>
      <w:r>
        <w:t>Read.from &lt;nexp&gt;</w:t>
      </w:r>
      <w:bookmarkEnd w:id="1508"/>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1509" w:name="_Toc444180068"/>
      <w:r>
        <w:lastRenderedPageBreak/>
        <w:t>Debug Commands</w:t>
      </w:r>
      <w:bookmarkEnd w:id="1509"/>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1510" w:name="_Toc444180069"/>
      <w:r>
        <w:t>Debug.on</w:t>
      </w:r>
      <w:bookmarkEnd w:id="1510"/>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1511" w:name="_Toc444180070"/>
      <w:r>
        <w:t>Debug.off</w:t>
      </w:r>
      <w:bookmarkEnd w:id="1511"/>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1512" w:name="_Toc444180071"/>
      <w:r>
        <w:t>Debug.echo.on</w:t>
      </w:r>
      <w:bookmarkEnd w:id="1512"/>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CE45D3" w:rsidRDefault="00CE45D3" w:rsidP="00CE45D3">
      <w:pPr>
        <w:pStyle w:val="Heading2"/>
        <w:rPr>
          <w:ins w:id="1513" w:author="Sammartano, Marc (BIC USA)" w:date="2016-01-26T12:55:00Z"/>
        </w:rPr>
      </w:pPr>
      <w:bookmarkStart w:id="1514" w:name="_Toc444180072"/>
      <w:ins w:id="1515" w:author="Sammartano, Marc (BIC USA)" w:date="2016-01-26T12:55:00Z">
        <w:r>
          <w:t>Echo.on</w:t>
        </w:r>
        <w:bookmarkEnd w:id="1514"/>
        <w:r>
          <w:fldChar w:fldCharType="begin"/>
        </w:r>
        <w:r>
          <w:instrText xml:space="preserve"> XE "</w:instrText>
        </w:r>
        <w:r w:rsidRPr="003E4027">
          <w:instrText>Echo.on</w:instrText>
        </w:r>
        <w:r>
          <w:instrText xml:space="preserve">" </w:instrText>
        </w:r>
        <w:r>
          <w:fldChar w:fldCharType="end"/>
        </w:r>
      </w:ins>
    </w:p>
    <w:p w:rsidR="00CE45D3" w:rsidRPr="006719A2" w:rsidRDefault="00CE45D3" w:rsidP="00CE45D3">
      <w:pPr>
        <w:rPr>
          <w:ins w:id="1516" w:author="Sammartano, Marc (BIC USA)" w:date="2016-01-26T12:55:00Z"/>
        </w:rPr>
      </w:pPr>
      <w:ins w:id="1517" w:author="Sammartano, Marc (BIC USA)" w:date="2016-01-26T12:55:00Z">
        <w:r>
          <w:t>Same as debug.echo.on. See debug.echo.on for details.</w:t>
        </w:r>
      </w:ins>
    </w:p>
    <w:p w:rsidR="00096DF7" w:rsidRDefault="00096DF7" w:rsidP="00EB1F62">
      <w:pPr>
        <w:pStyle w:val="Heading2"/>
      </w:pPr>
      <w:bookmarkStart w:id="1518" w:name="_Toc444180073"/>
      <w:r>
        <w:t>Debug.echo.off</w:t>
      </w:r>
      <w:bookmarkEnd w:id="1518"/>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CE45D3" w:rsidRDefault="00CE45D3" w:rsidP="00CE45D3">
      <w:pPr>
        <w:pStyle w:val="Heading2"/>
        <w:rPr>
          <w:ins w:id="1519" w:author="Sammartano, Marc (BIC USA)" w:date="2016-01-26T12:55:00Z"/>
        </w:rPr>
      </w:pPr>
      <w:bookmarkStart w:id="1520" w:name="_Toc444180074"/>
      <w:ins w:id="1521" w:author="Sammartano, Marc (BIC USA)" w:date="2016-01-26T12:55:00Z">
        <w:r>
          <w:t>Echo.off</w:t>
        </w:r>
        <w:bookmarkEnd w:id="1520"/>
        <w:r>
          <w:fldChar w:fldCharType="begin"/>
        </w:r>
        <w:r>
          <w:instrText xml:space="preserve"> XE "</w:instrText>
        </w:r>
        <w:r w:rsidRPr="003E4027">
          <w:instrText>Echo.off</w:instrText>
        </w:r>
        <w:r>
          <w:instrText xml:space="preserve">" </w:instrText>
        </w:r>
        <w:r>
          <w:fldChar w:fldCharType="end"/>
        </w:r>
      </w:ins>
    </w:p>
    <w:p w:rsidR="00CE45D3" w:rsidRPr="006719A2" w:rsidRDefault="00CE45D3" w:rsidP="00CE45D3">
      <w:pPr>
        <w:rPr>
          <w:ins w:id="1522" w:author="Sammartano, Marc (BIC USA)" w:date="2016-01-26T12:55:00Z"/>
        </w:rPr>
      </w:pPr>
      <w:ins w:id="1523" w:author="Sammartano, Marc (BIC USA)" w:date="2016-01-26T12:55:00Z">
        <w:r>
          <w:t>Same as debug.echo.off. See debug.echo.off for details.</w:t>
        </w:r>
      </w:ins>
    </w:p>
    <w:p w:rsidR="00096DF7" w:rsidRDefault="00096DF7" w:rsidP="00EB1F62">
      <w:pPr>
        <w:pStyle w:val="Heading2"/>
      </w:pPr>
      <w:bookmarkStart w:id="1524" w:name="_Toc444180075"/>
      <w:r>
        <w:t>Debug.print</w:t>
      </w:r>
      <w:bookmarkEnd w:id="1524"/>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1525" w:name="_Toc444180076"/>
      <w:r>
        <w:t>Debug.dump.scalars</w:t>
      </w:r>
      <w:bookmarkEnd w:id="1525"/>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1526" w:name="_Toc444180077"/>
      <w:r>
        <w:lastRenderedPageBreak/>
        <w:t>Debug.dump.array Array[]</w:t>
      </w:r>
      <w:bookmarkEnd w:id="1526"/>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527" w:name="_Toc444180078"/>
      <w:r>
        <w:t>Debug.dump.bundle &lt;bundlePtr_nexp&gt;</w:t>
      </w:r>
      <w:bookmarkEnd w:id="1527"/>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528" w:name="_Toc444180079"/>
      <w:r>
        <w:t>Debug.dump.list &lt;listPtr_nexp&gt;</w:t>
      </w:r>
      <w:bookmarkEnd w:id="1528"/>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1529" w:name="_Toc444180080"/>
      <w:r>
        <w:t>Debug.dump.stack &lt;stackPtr_nexp&gt;</w:t>
      </w:r>
      <w:bookmarkEnd w:id="1529"/>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530" w:name="_Toc444180081"/>
      <w:r w:rsidRPr="00CD5746">
        <w:t>Debug.show.scalars</w:t>
      </w:r>
      <w:bookmarkEnd w:id="1530"/>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1" w:name="_Toc444180082"/>
      <w:r w:rsidRPr="00CD5746">
        <w:t>Debug.show.array Array[]</w:t>
      </w:r>
      <w:bookmarkEnd w:id="1531"/>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2" w:name="_Toc444180083"/>
      <w:r w:rsidRPr="00CD5746">
        <w:t>Debug.show.bundle &lt;bundlePtr_nexp&gt;</w:t>
      </w:r>
      <w:bookmarkEnd w:id="1532"/>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3" w:name="_Toc444180084"/>
      <w:r w:rsidRPr="00CD5746">
        <w:t>Debug.show.list &lt;listPtr_nexp&gt;</w:t>
      </w:r>
      <w:bookmarkEnd w:id="1533"/>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4" w:name="_Toc444180085"/>
      <w:r w:rsidRPr="00CD5746">
        <w:lastRenderedPageBreak/>
        <w:t>Debug.show.stack &lt;stackPtr_nexp&gt;</w:t>
      </w:r>
      <w:bookmarkEnd w:id="1534"/>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5" w:name="_Toc444180086"/>
      <w:r w:rsidRPr="00CD5746">
        <w:t xml:space="preserve">Debug.watch var, </w:t>
      </w:r>
      <w:r w:rsidR="00254A25">
        <w:t>...</w:t>
      </w:r>
      <w:bookmarkEnd w:id="1535"/>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536" w:name="_Toc444180087"/>
      <w:r w:rsidRPr="00CD5746">
        <w:t>Debug.show.watch</w:t>
      </w:r>
      <w:bookmarkEnd w:id="1536"/>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7" w:name="_Toc444180088"/>
      <w:r w:rsidRPr="00CD5746">
        <w:t>Debug.show.program</w:t>
      </w:r>
      <w:bookmarkEnd w:id="1537"/>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1538" w:name="_Toc444180089"/>
      <w:r w:rsidRPr="00CD5746">
        <w:t>Debug.show</w:t>
      </w:r>
      <w:bookmarkEnd w:id="1538"/>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1539" w:name="_Toc444180090"/>
      <w:r>
        <w:t>Fonts</w:t>
      </w:r>
      <w:bookmarkEnd w:id="1539"/>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lastRenderedPageBreak/>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1540" w:name="_Toc444180091"/>
      <w:r>
        <w:t>Font</w:t>
      </w:r>
      <w:r w:rsidRPr="00CD5746">
        <w:t>.</w:t>
      </w:r>
      <w:r>
        <w:t>load &lt;font_ptr_nvar&gt;, &lt;filename_sexp&gt;</w:t>
      </w:r>
      <w:bookmarkEnd w:id="1540"/>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r>
        <w:t xml:space="preserve">If the font file can not be loaded, the pointer will be set to -1. You can call the </w:t>
      </w:r>
      <w:r w:rsidRPr="006B2707">
        <w:rPr>
          <w:b/>
        </w:rPr>
        <w:t>GETERROR$()</w:t>
      </w:r>
      <w:r>
        <w:t xml:space="preserve"> function to get an error message.</w:t>
      </w:r>
    </w:p>
    <w:p w:rsidR="009A1037" w:rsidRDefault="009A1037" w:rsidP="009A1037">
      <w:pPr>
        <w:pStyle w:val="Heading2"/>
      </w:pPr>
      <w:bookmarkStart w:id="1541" w:name="_Toc444180092"/>
      <w:r>
        <w:t>Font</w:t>
      </w:r>
      <w:r w:rsidRPr="00CD5746">
        <w:t>.</w:t>
      </w:r>
      <w:r>
        <w:t xml:space="preserve">delete </w:t>
      </w:r>
      <w:r w:rsidR="00F733A7">
        <w:t>{</w:t>
      </w:r>
      <w:r>
        <w:t>&lt;font_ptr_n</w:t>
      </w:r>
      <w:r w:rsidR="00CE41D9">
        <w:t>exp</w:t>
      </w:r>
      <w:r>
        <w:t>&gt;</w:t>
      </w:r>
      <w:r w:rsidR="00F733A7">
        <w:t>}</w:t>
      </w:r>
      <w:bookmarkEnd w:id="1541"/>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1542" w:name="_Toc444180093"/>
      <w:r>
        <w:t>Font</w:t>
      </w:r>
      <w:r w:rsidRPr="00CD5746">
        <w:t>.</w:t>
      </w:r>
      <w:r>
        <w:t>clear</w:t>
      </w:r>
      <w:bookmarkEnd w:id="1542"/>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1543" w:name="_Toc444180094"/>
      <w:r>
        <w:t>Console I/O</w:t>
      </w:r>
      <w:bookmarkEnd w:id="1543"/>
    </w:p>
    <w:p w:rsidR="00D91C25" w:rsidRDefault="00645E12" w:rsidP="00EB1F62">
      <w:pPr>
        <w:pStyle w:val="Heading2"/>
      </w:pPr>
      <w:bookmarkStart w:id="1544" w:name="_Toc444180095"/>
      <w:r>
        <w:t>Output Console</w:t>
      </w:r>
      <w:bookmarkEnd w:id="1544"/>
    </w:p>
    <w:p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331386" w:rsidRDefault="00D91C25" w:rsidP="00176F87">
      <w:pPr>
        <w:pStyle w:val="Heading3"/>
        <w:spacing w:before="0"/>
      </w:pPr>
      <w:bookmarkStart w:id="1545" w:name="_Toc444180096"/>
      <w:r w:rsidRPr="00D91C25">
        <w:lastRenderedPageBreak/>
        <w:t>Print</w:t>
      </w:r>
      <w:r w:rsidR="00184DA5">
        <w:t xml:space="preserve"> </w:t>
      </w:r>
      <w:r w:rsidR="008451C1">
        <w:t>{</w:t>
      </w:r>
      <w:r w:rsidR="00184DA5">
        <w:t>&lt;exp&gt; {,|;}</w:t>
      </w:r>
      <w:r w:rsidR="00A46A88">
        <w:t>}</w:t>
      </w:r>
      <w:r w:rsidR="00184DA5">
        <w:t xml:space="preserve"> ...</w:t>
      </w:r>
      <w:bookmarkEnd w:id="1545"/>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1546" w:name="_Toc444180097"/>
      <w:r>
        <w:t>?</w:t>
      </w:r>
      <w:r w:rsidR="007A7950">
        <w:t xml:space="preserve"> {&lt;exp&gt; {,|;}} ...</w:t>
      </w:r>
      <w:bookmarkEnd w:id="1546"/>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1547" w:name="_Toc444180098"/>
      <w:r w:rsidRPr="00D91C25">
        <w:t>Print</w:t>
      </w:r>
      <w:r>
        <w:t xml:space="preserve"> with User-Defined Functions</w:t>
      </w:r>
      <w:bookmarkEnd w:id="1547"/>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0D4623" w:rsidRDefault="000D4623" w:rsidP="000D4623">
      <w:pPr>
        <w:pStyle w:val="Heading3"/>
      </w:pPr>
      <w:bookmarkStart w:id="1548" w:name="_Toc444180099"/>
      <w:r>
        <w:lastRenderedPageBreak/>
        <w:t>Cls</w:t>
      </w:r>
      <w:bookmarkEnd w:id="1548"/>
      <w:r>
        <w:fldChar w:fldCharType="begin"/>
      </w:r>
      <w:r>
        <w:instrText xml:space="preserve"> XE "</w:instrText>
      </w:r>
      <w:r w:rsidRPr="002E6C8B">
        <w:instrText>C</w:instrText>
      </w:r>
      <w:r>
        <w:instrText xml:space="preserve">ls" </w:instrText>
      </w:r>
      <w:r>
        <w:fldChar w:fldCharType="end"/>
      </w:r>
    </w:p>
    <w:p w:rsidR="000D4623" w:rsidRPr="00B05D5F" w:rsidRDefault="000D4623" w:rsidP="000D4623">
      <w:r>
        <w:t>Clears the Output Console screen.</w:t>
      </w:r>
    </w:p>
    <w:p w:rsidR="000D4623" w:rsidRDefault="000D4623" w:rsidP="003F1311">
      <w:pPr>
        <w:pStyle w:val="Heading3"/>
      </w:pPr>
      <w:bookmarkStart w:id="1549" w:name="_Toc444180100"/>
      <w:r>
        <w:t>Console.front</w:t>
      </w:r>
      <w:bookmarkEnd w:id="1549"/>
      <w:r>
        <w:fldChar w:fldCharType="begin"/>
      </w:r>
      <w:r>
        <w:instrText xml:space="preserve"> XE "</w:instrText>
      </w:r>
      <w:r w:rsidRPr="000B4495">
        <w:instrText xml:space="preserve"> </w:instrText>
      </w:r>
      <w:r>
        <w:instrText xml:space="preserve">Console.front" </w:instrText>
      </w:r>
      <w:r>
        <w:fldChar w:fldCharType="end"/>
      </w:r>
    </w:p>
    <w:p w:rsidR="000D4623" w:rsidRDefault="00533264" w:rsidP="000D4623">
      <w:r>
        <w:t>Brings the Output Console to the front where the user can see it.</w:t>
      </w:r>
    </w:p>
    <w:p w:rsidR="00533264" w:rsidRDefault="00533264" w:rsidP="000D4623">
      <w:r>
        <w:t>If BASIC! is running in the background with no screen visible, this command brings it to the foreground. If you have a different application running in the foreground, it will be pushed to the background.</w:t>
      </w:r>
    </w:p>
    <w:p w:rsidR="00533264" w:rsidRPr="000D4623" w:rsidRDefault="00533264" w:rsidP="000D4623">
      <w:r>
        <w:t>If BASIC! is running in the foreground, but the Graphics or HTML screen is in the foreground, this command brings the Console to the foreground. BASIC! remains in Graphics or HTML mode.</w:t>
      </w:r>
    </w:p>
    <w:p w:rsidR="003F1311" w:rsidRDefault="003F1311" w:rsidP="003F1311">
      <w:pPr>
        <w:pStyle w:val="Heading3"/>
      </w:pPr>
      <w:bookmarkStart w:id="1550" w:name="_Toc444180101"/>
      <w:r>
        <w:t>Console.line.count &lt;count_nvar&gt;</w:t>
      </w:r>
      <w:bookmarkEnd w:id="1550"/>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1551" w:name="_Toc444180102"/>
      <w:r>
        <w:t>Console.line.text &lt;line_nexp&gt;</w:t>
      </w:r>
      <w:r w:rsidR="000B4495">
        <w:t>, &lt;text_svar&gt;</w:t>
      </w:r>
      <w:bookmarkEnd w:id="1551"/>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1552" w:name="_Toc444180103"/>
      <w:r>
        <w:t>Console.line.touched &lt;line_nvar&gt;</w:t>
      </w:r>
      <w:r w:rsidR="000B4495">
        <w:t xml:space="preserve"> {, &lt;press_lvar&gt;}</w:t>
      </w:r>
      <w:bookmarkEnd w:id="1552"/>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rsidR="004654DD" w:rsidRDefault="004654DD" w:rsidP="005F4916">
      <w:pPr>
        <w:pStyle w:val="Heading3"/>
      </w:pPr>
      <w:bookmarkStart w:id="1553" w:name="_Toc444180104"/>
      <w:r>
        <w:t>Console.save &lt;filename_sexp&gt;</w:t>
      </w:r>
      <w:bookmarkEnd w:id="1553"/>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pPr>
      <w:bookmarkStart w:id="1554" w:name="_Toc444180105"/>
      <w:r>
        <w:t>Console.title { &lt;title_sexp&gt;}</w:t>
      </w:r>
      <w:bookmarkEnd w:id="1554"/>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rsidR="000D4623" w:rsidRPr="00B05D5F" w:rsidRDefault="000D4623" w:rsidP="000D4623">
      <w:r>
        <w:t>Changes the title of the console window. If the &lt;title_sexp&gt; parameter is omitted, the title is changed to the default title, "BASIC! Program Output".</w:t>
      </w:r>
    </w:p>
    <w:p w:rsidR="00D91C25" w:rsidRDefault="00A8233B" w:rsidP="00EB1F62">
      <w:pPr>
        <w:pStyle w:val="Heading2"/>
      </w:pPr>
      <w:bookmarkStart w:id="1555" w:name="_Toc444180106"/>
      <w:r>
        <w:t xml:space="preserve">User </w:t>
      </w:r>
      <w:r w:rsidR="00D91C25">
        <w:t>Input</w:t>
      </w:r>
      <w:r w:rsidR="006C56BC">
        <w:t xml:space="preserve"> and Interaction</w:t>
      </w:r>
      <w:bookmarkEnd w:id="1555"/>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lastRenderedPageBreak/>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1556" w:name="_Toc444180107"/>
      <w:r>
        <w:t>Dialog.m</w:t>
      </w:r>
      <w:r w:rsidR="00BD0BBD">
        <w:t>essage {&lt;title_sexp&gt;}, {&lt;message_sexp&gt;}, &lt;selection_nvar&gt; {, &lt;button1_sexp&gt;{, &lt;button2_sexp&gt;{, &lt;button3_sexp&gt;}}}</w:t>
      </w:r>
      <w:bookmarkEnd w:id="1556"/>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1557" w:name="_Toc444180108"/>
      <w:r>
        <w:lastRenderedPageBreak/>
        <w:t>Dialog.s</w:t>
      </w:r>
      <w:r w:rsidR="00ED539B">
        <w:t>elect &lt;selection_nvar&gt;, &lt;Array$[]&gt;|&lt;list_nexp&gt; {,&lt;title_sexp&gt;}</w:t>
      </w:r>
      <w:bookmarkEnd w:id="1557"/>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1558" w:name="_Toc444180109"/>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1558"/>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lastRenderedPageBreak/>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r w:rsidR="00601001" w:rsidRPr="00601001">
        <w:t xml:space="preserve"> </w:t>
      </w:r>
      <w:r w:rsidR="00601001">
        <w:t>(see Optional Parameters)</w:t>
      </w:r>
      <w:r>
        <w:t>.</w:t>
      </w:r>
    </w:p>
    <w:p w:rsidR="00D91C25" w:rsidRDefault="00D91C25" w:rsidP="005F4916">
      <w:pPr>
        <w:pStyle w:val="Heading3"/>
      </w:pPr>
      <w:bookmarkStart w:id="1559" w:name="_Toc444180110"/>
      <w:r>
        <w:t>Inkey$</w:t>
      </w:r>
      <w:r w:rsidR="00D1460F">
        <w:t xml:space="preserve"> &lt;svar&gt;</w:t>
      </w:r>
      <w:bookmarkEnd w:id="1559"/>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1560" w:name="_Toc444180111"/>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1560"/>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1561" w:name="_Toc444180112"/>
      <w:r>
        <w:t>Select &lt;selection_nvar&gt;, &lt;Array$[]&gt;|&lt;list_nexp&gt; {,&lt;title_sexp&gt; {, &lt;message_sexp&gt; } } {,&lt;press_lvar&gt; }</w:t>
      </w:r>
      <w:bookmarkEnd w:id="1561"/>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lastRenderedPageBreak/>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r>
        <w:t>Use commas to indicate omitted optional parameters (see Optional Parameters).</w:t>
      </w:r>
    </w:p>
    <w:p w:rsidR="007B5B5A" w:rsidRDefault="006E0666" w:rsidP="005F4916">
      <w:pPr>
        <w:pStyle w:val="Heading3"/>
        <w:rPr>
          <w:rFonts w:eastAsia="Times New Roman"/>
        </w:rPr>
      </w:pPr>
      <w:bookmarkStart w:id="1562" w:name="_Toc444180113"/>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1562"/>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1732BB" w:rsidP="006D1B99">
      <w:pPr>
        <w:pStyle w:val="Codeexample"/>
        <w:rPr>
          <w:rFonts w:ascii="Letter Gothic" w:hAnsi="Letter Gothic"/>
          <w:b w:val="0"/>
        </w:rPr>
      </w:pPr>
      <w:ins w:id="1563" w:author="Sammartano, Marc (BIC USA)" w:date="2016-01-12T12:26:00Z">
        <w:r>
          <w:rPr>
            <w:rFonts w:ascii="Letter Gothic" w:hAnsi="Letter Gothic"/>
            <w:b w:val="0"/>
          </w:rPr>
          <w:t>GRABFILE</w:t>
        </w:r>
      </w:ins>
      <w:del w:id="1564" w:author="Sammartano, Marc (BIC USA)" w:date="2016-01-12T12:26:00Z">
        <w:r w:rsidR="00F5620B" w:rsidRPr="0096220C" w:rsidDel="001732BB">
          <w:rPr>
            <w:rFonts w:ascii="Letter Gothic" w:hAnsi="Letter Gothic"/>
            <w:b w:val="0"/>
          </w:rPr>
          <w:delText>grabfile</w:delText>
        </w:r>
      </w:del>
      <w:r w:rsidR="00F5620B" w:rsidRPr="0096220C">
        <w:rPr>
          <w:rFonts w:ascii="Letter Gothic" w:hAnsi="Letter Gothic"/>
          <w:b w:val="0"/>
        </w:rPr>
        <w:t xml:space="preserve"> s$, "../source/</w:t>
      </w:r>
      <w:r w:rsidR="004A1077" w:rsidRPr="0096220C">
        <w:rPr>
          <w:rFonts w:ascii="Letter Gothic" w:hAnsi="Letter Gothic"/>
          <w:b w:val="0"/>
        </w:rPr>
        <w:t xml:space="preserve"> Sample_Programs</w:t>
      </w:r>
      <w:r w:rsidR="00F5620B" w:rsidRPr="0096220C">
        <w:rPr>
          <w:rFonts w:ascii="Letter Gothic" w:hAnsi="Letter Gothic"/>
          <w:b w:val="0"/>
        </w:rPr>
        <w:t>/f01_commands.bas"</w:t>
      </w:r>
    </w:p>
    <w:p w:rsidR="006D1B99" w:rsidRPr="0096220C" w:rsidRDefault="001732BB" w:rsidP="006D1B99">
      <w:pPr>
        <w:pStyle w:val="Codeexample"/>
        <w:rPr>
          <w:rFonts w:ascii="Letter Gothic" w:hAnsi="Letter Gothic"/>
          <w:b w:val="0"/>
        </w:rPr>
      </w:pPr>
      <w:ins w:id="1565" w:author="Sammartano, Marc (BIC USA)" w:date="2016-01-12T12:27:00Z">
        <w:r>
          <w:rPr>
            <w:rFonts w:ascii="Letter Gothic" w:hAnsi="Letter Gothic"/>
            <w:b w:val="0"/>
          </w:rPr>
          <w:t>TEXT.INPUT</w:t>
        </w:r>
      </w:ins>
      <w:del w:id="1566" w:author="Sammartano, Marc (BIC USA)" w:date="2016-01-12T12:27:00Z">
        <w:r w:rsidR="00F5620B" w:rsidRPr="0096220C" w:rsidDel="001732BB">
          <w:rPr>
            <w:rFonts w:ascii="Letter Gothic" w:hAnsi="Letter Gothic"/>
            <w:b w:val="0"/>
          </w:rPr>
          <w:delText>text.input</w:delText>
        </w:r>
      </w:del>
      <w:r w:rsidR="00F5620B" w:rsidRPr="0096220C">
        <w:rPr>
          <w:rFonts w:ascii="Letter Gothic" w:hAnsi="Letter Gothic"/>
          <w:b w:val="0"/>
        </w:rPr>
        <w:t xml:space="preserve"> r$,s$</w:t>
      </w:r>
    </w:p>
    <w:p w:rsidR="006D1B99" w:rsidRPr="0096220C" w:rsidRDefault="001732BB" w:rsidP="006D1B99">
      <w:pPr>
        <w:pStyle w:val="Codeexample"/>
        <w:rPr>
          <w:rFonts w:ascii="Letter Gothic" w:hAnsi="Letter Gothic"/>
          <w:b w:val="0"/>
        </w:rPr>
      </w:pPr>
      <w:ins w:id="1567" w:author="Sammartano, Marc (BIC USA)" w:date="2016-01-12T12:27:00Z">
        <w:r>
          <w:rPr>
            <w:rFonts w:ascii="Letter Gothic" w:hAnsi="Letter Gothic"/>
            <w:b w:val="0"/>
          </w:rPr>
          <w:t>PRINT</w:t>
        </w:r>
      </w:ins>
      <w:del w:id="1568" w:author="Sammartano, Marc (BIC USA)" w:date="2016-01-12T12:27:00Z">
        <w:r w:rsidR="00F5620B" w:rsidRPr="0096220C" w:rsidDel="001732BB">
          <w:rPr>
            <w:rFonts w:ascii="Letter Gothic" w:hAnsi="Letter Gothic"/>
            <w:b w:val="0"/>
          </w:rPr>
          <w:delText>print</w:delText>
        </w:r>
      </w:del>
      <w:r w:rsidR="00F5620B" w:rsidRPr="0096220C">
        <w:rPr>
          <w:rFonts w:ascii="Letter Gothic" w:hAnsi="Letter Gothic"/>
          <w:b w:val="0"/>
        </w:rPr>
        <w:t xml:space="preserve"> r$</w:t>
      </w:r>
    </w:p>
    <w:p w:rsidR="00F5620B" w:rsidRPr="0096220C" w:rsidRDefault="001732BB" w:rsidP="006D1B99">
      <w:pPr>
        <w:pStyle w:val="Codeexample"/>
        <w:rPr>
          <w:rFonts w:ascii="Letter Gothic" w:hAnsi="Letter Gothic"/>
          <w:b w:val="0"/>
        </w:rPr>
      </w:pPr>
      <w:ins w:id="1569" w:author="Sammartano, Marc (BIC USA)" w:date="2016-01-12T12:27:00Z">
        <w:r>
          <w:rPr>
            <w:rFonts w:ascii="Letter Gothic" w:hAnsi="Letter Gothic"/>
            <w:b w:val="0"/>
          </w:rPr>
          <w:t>END</w:t>
        </w:r>
      </w:ins>
      <w:del w:id="1570" w:author="Sammartano, Marc (BIC USA)" w:date="2016-01-12T12:27:00Z">
        <w:r w:rsidR="00F5620B" w:rsidRPr="0096220C" w:rsidDel="001732BB">
          <w:rPr>
            <w:rFonts w:ascii="Letter Gothic" w:hAnsi="Letter Gothic"/>
            <w:b w:val="0"/>
          </w:rPr>
          <w:delText>end</w:delText>
        </w:r>
      </w:del>
    </w:p>
    <w:p w:rsidR="00833CF8" w:rsidRDefault="00833CF8" w:rsidP="005F4916">
      <w:pPr>
        <w:pStyle w:val="Heading3"/>
      </w:pPr>
      <w:bookmarkStart w:id="1571" w:name="_Toc444180114"/>
      <w:r w:rsidRPr="00833CF8">
        <w:t>TGet &lt;result_svar&gt;</w:t>
      </w:r>
      <w:r>
        <w:t>, &lt;prompt_sexp&gt; {, &lt;title_sexp&gt;</w:t>
      </w:r>
      <w:r w:rsidRPr="00833CF8">
        <w:t>}</w:t>
      </w:r>
      <w:bookmarkEnd w:id="1571"/>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1572" w:name="_Toc444180115"/>
      <w:r>
        <w:t>Kb.hide</w:t>
      </w:r>
      <w:bookmarkEnd w:id="1572"/>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lastRenderedPageBreak/>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1573" w:name="_Toc444180116"/>
      <w:r>
        <w:t>Kb.show</w:t>
      </w:r>
      <w:bookmarkEnd w:id="1573"/>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1574" w:name="_Toc444180117"/>
      <w:r>
        <w:t>Kb.</w:t>
      </w:r>
      <w:r w:rsidR="00194BF8">
        <w:t>toggle</w:t>
      </w:r>
      <w:bookmarkEnd w:id="1574"/>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1575" w:name="_Toc444180118"/>
      <w:r>
        <w:t>Kb.showing &lt;lvar&gt;</w:t>
      </w:r>
      <w:bookmarkEnd w:id="1575"/>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1576" w:name="_Toc444180119"/>
      <w:r>
        <w:t>OnKbChange:</w:t>
      </w:r>
      <w:bookmarkEnd w:id="1576"/>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lastRenderedPageBreak/>
        <w:t xml:space="preserve">If you have an </w:t>
      </w:r>
      <w:r w:rsidRPr="00087C85">
        <w:rPr>
          <w:b/>
        </w:rPr>
        <w:t>OnKbChange:</w:t>
      </w:r>
      <w:r>
        <w:t xml:space="preserve"> interrupt label in your program, </w:t>
      </w:r>
      <w:r w:rsidR="002252D3">
        <w:t xml:space="preserve">then </w:t>
      </w:r>
      <w:r w:rsidR="00E638BE">
        <w:t>when the keyboard changes as just described</w:t>
      </w:r>
      <w:ins w:id="1577" w:author="Sammartano, Marc (BIC USA)" w:date="2016-03-03T16:33:00Z">
        <w:r w:rsidR="00603024">
          <w:t>,</w:t>
        </w:r>
      </w:ins>
      <w:r w:rsidR="00E638BE">
        <w:t xml:space="preserve"> BASIC! interrupts </w:t>
      </w:r>
      <w:del w:id="1578" w:author="Sammartano, Marc (BIC USA)" w:date="2016-03-03T16:32:00Z">
        <w:r w:rsidR="00E638BE" w:rsidDel="00603024">
          <w:delText xml:space="preserve">the execution of </w:delText>
        </w:r>
      </w:del>
      <w:r w:rsidR="00E638BE">
        <w:t xml:space="preserve">your program and </w:t>
      </w:r>
      <w:del w:id="1579" w:author="Sammartano, Marc (BIC USA)" w:date="2016-03-03T16:32:00Z">
        <w:r w:rsidR="00E638BE" w:rsidDel="00603024">
          <w:delText>transfers con</w:delText>
        </w:r>
      </w:del>
      <w:del w:id="1580" w:author="Sammartano, Marc (BIC USA)" w:date="2016-03-03T16:33:00Z">
        <w:r w:rsidR="00E638BE" w:rsidDel="00603024">
          <w:delText>trol to</w:delText>
        </w:r>
      </w:del>
      <w:ins w:id="1581" w:author="Sammartano, Marc (BIC USA)" w:date="2016-03-03T16:33:00Z">
        <w:r w:rsidR="00603024">
          <w:t>executes</w:t>
        </w:r>
      </w:ins>
      <w:r w:rsidR="00E638BE">
        <w:t xml:space="preserve"> the </w:t>
      </w:r>
      <w:del w:id="1582" w:author="Sammartano, Marc (BIC USA)" w:date="2016-03-03T16:33:00Z">
        <w:r w:rsidR="00E638BE" w:rsidDel="00603024">
          <w:delText>command</w:delText>
        </w:r>
      </w:del>
      <w:ins w:id="1583" w:author="Sammartano, Marc (BIC USA)" w:date="2016-03-03T16:33:00Z">
        <w:r w:rsidR="00603024">
          <w:t>statements</w:t>
        </w:r>
      </w:ins>
      <w:r w:rsidR="00E638BE">
        <w:t xml:space="preserve">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1584" w:name="_Toc444180120"/>
      <w:r>
        <w:t>Kb.resume</w:t>
      </w:r>
      <w:bookmarkEnd w:id="1584"/>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1585" w:name="_Toc444180121"/>
      <w:r>
        <w:t>The Soft Keyboard and the BACK Key</w:t>
      </w:r>
      <w:bookmarkEnd w:id="1585"/>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1586" w:name="_Toc444180122"/>
      <w:r>
        <w:t>Working with Files</w:t>
      </w:r>
      <w:bookmarkEnd w:id="1586"/>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1587" w:name="_Toc444180123"/>
      <w:r>
        <w:t>Paths Explained</w:t>
      </w:r>
      <w:bookmarkEnd w:id="1587"/>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lastRenderedPageBreak/>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56EC7">
      <w:pPr>
        <w:pStyle w:val="ListParagraph"/>
        <w:numPr>
          <w:ilvl w:val="0"/>
          <w:numId w:val="14"/>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56EC7">
      <w:pPr>
        <w:pStyle w:val="ListParagraph"/>
        <w:numPr>
          <w:ilvl w:val="0"/>
          <w:numId w:val="14"/>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56EC7">
      <w:pPr>
        <w:pStyle w:val="ListParagraph"/>
        <w:numPr>
          <w:ilvl w:val="0"/>
          <w:numId w:val="14"/>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1588" w:name="_Toc444180124"/>
      <w:r>
        <w:t>Paths and Case-sensitivity</w:t>
      </w:r>
      <w:bookmarkEnd w:id="1588"/>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1589" w:name="_Toc444180125"/>
      <w:r>
        <w:lastRenderedPageBreak/>
        <w:t>Mark and Mark Limit</w:t>
      </w:r>
      <w:bookmarkEnd w:id="1589"/>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1590" w:name="_Toc444180126"/>
      <w:r>
        <w:t>File Commands</w:t>
      </w:r>
      <w:bookmarkEnd w:id="1590"/>
    </w:p>
    <w:p w:rsidR="00C70574" w:rsidRDefault="00C70574" w:rsidP="00EB1F62">
      <w:pPr>
        <w:pStyle w:val="Heading2"/>
      </w:pPr>
      <w:bookmarkStart w:id="1591" w:name="_Toc444180127"/>
      <w:r>
        <w:t>File.</w:t>
      </w:r>
      <w:r w:rsidR="000B4495">
        <w:t>d</w:t>
      </w:r>
      <w:r>
        <w:t xml:space="preserve">elete </w:t>
      </w:r>
      <w:r w:rsidR="00792AD4">
        <w:t>&lt;lvar&gt;</w:t>
      </w:r>
      <w:r>
        <w:t>, &lt;</w:t>
      </w:r>
      <w:r w:rsidR="000B4495">
        <w:t>p</w:t>
      </w:r>
      <w:r>
        <w:t>ath_sexp&gt;</w:t>
      </w:r>
      <w:bookmarkEnd w:id="1591"/>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1592" w:name="_Toc444180128"/>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1592"/>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del w:id="1593" w:author="Sammartano, Marc (BIC USA)" w:date="2016-02-03T18:52:00Z">
        <w:r w:rsidDel="00CA0730">
          <w:delText>This command r</w:delText>
        </w:r>
      </w:del>
      <w:ins w:id="1594" w:author="Sammartano, Marc (BIC USA)" w:date="2016-02-03T18:52:00Z">
        <w:r w:rsidR="00CA0730">
          <w:t>R</w:t>
        </w:r>
      </w:ins>
      <w:r>
        <w:t>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del w:id="1595" w:author="Sammartano, Marc (BIC USA)" w:date="2016-02-03T18:51:00Z">
        <w:r w:rsidR="00545323" w:rsidDel="0016677E">
          <w:delText>, which must not already exist</w:delText>
        </w:r>
      </w:del>
      <w:r w:rsidR="00F454BB">
        <w:t>.</w:t>
      </w:r>
      <w:r w:rsidR="008E2479">
        <w:t xml:space="preserve"> The </w:t>
      </w:r>
      <w:r w:rsidR="00C744B1">
        <w:t>array is</w:t>
      </w:r>
      <w:r w:rsidR="008E2479">
        <w:t xml:space="preserve"> sorted alphabetically with the directories at the top of the list.</w:t>
      </w:r>
      <w:ins w:id="1596" w:author="Sammartano, Marc (BIC USA)" w:date="2016-02-03T18:51:00Z">
        <w:r w:rsidR="00CA0730">
          <w:t xml:space="preserve"> If the array exists, it is overwritten. Otherwise a new array is created. The result is always a one-dimensional array</w:t>
        </w:r>
      </w:ins>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r>
        <w:rPr>
          <w:b/>
        </w:rPr>
        <w:t>Dir</w:t>
      </w:r>
      <w:r>
        <w:t xml:space="preserve"> is a valid alias for this command.</w:t>
      </w:r>
    </w:p>
    <w:p w:rsidR="00C70574" w:rsidRDefault="00C70574" w:rsidP="00EB1F62">
      <w:pPr>
        <w:pStyle w:val="Heading2"/>
      </w:pPr>
      <w:bookmarkStart w:id="1597" w:name="_Toc444180129"/>
      <w:r>
        <w:t>File.</w:t>
      </w:r>
      <w:r w:rsidR="000B4495">
        <w:t>e</w:t>
      </w:r>
      <w:r>
        <w:t>xists &lt;</w:t>
      </w:r>
      <w:r w:rsidR="00BA0F9C">
        <w:t>l</w:t>
      </w:r>
      <w:r>
        <w:t>var&gt;, &lt;</w:t>
      </w:r>
      <w:r w:rsidR="000B4495">
        <w:t>p</w:t>
      </w:r>
      <w:r>
        <w:t>ath_sexp&gt;</w:t>
      </w:r>
      <w:bookmarkEnd w:id="1597"/>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del w:id="1598" w:author="Sammartano, Marc (BIC USA)" w:date="2016-02-03T18:52:00Z">
        <w:r w:rsidDel="00CA0730">
          <w:delText>This command r</w:delText>
        </w:r>
      </w:del>
      <w:ins w:id="1599" w:author="Sammartano, Marc (BIC USA)" w:date="2016-02-03T18:52:00Z">
        <w:r w:rsidR="00CA0730">
          <w:t>R</w:t>
        </w:r>
      </w:ins>
      <w:r>
        <w:t>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1600" w:name="_Toc444180130"/>
      <w:r>
        <w:t>File.</w:t>
      </w:r>
      <w:r w:rsidR="000B4495">
        <w:t>m</w:t>
      </w:r>
      <w:r w:rsidR="002D4A72">
        <w:t>kdir</w:t>
      </w:r>
      <w:r w:rsidR="00C56F97">
        <w:t xml:space="preserve"> &lt;</w:t>
      </w:r>
      <w:r w:rsidR="000B4495">
        <w:t>p</w:t>
      </w:r>
      <w:r w:rsidR="00C56F97">
        <w:t>ath_sexp</w:t>
      </w:r>
      <w:r w:rsidR="00EF35E8">
        <w:t>&gt;</w:t>
      </w:r>
      <w:bookmarkEnd w:id="1600"/>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rsidR="00C56F97" w:rsidRDefault="00C56F97" w:rsidP="00156EC7">
      <w:pPr>
        <w:pStyle w:val="ListParagraph"/>
        <w:numPr>
          <w:ilvl w:val="0"/>
          <w:numId w:val="32"/>
        </w:numPr>
      </w:pPr>
      <w:r>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rsidR="00EA6104" w:rsidRPr="00EA6104" w:rsidRDefault="00EA6104" w:rsidP="00EA6104">
      <w:r>
        <w:rPr>
          <w:b/>
        </w:rPr>
        <w:t>Mkdir</w:t>
      </w:r>
      <w:r>
        <w:t xml:space="preserve"> is a valid alias for this command.</w:t>
      </w:r>
    </w:p>
    <w:p w:rsidR="002D4A72" w:rsidRDefault="00766F4F" w:rsidP="00EB1F62">
      <w:pPr>
        <w:pStyle w:val="Heading2"/>
      </w:pPr>
      <w:bookmarkStart w:id="1601" w:name="_Toc444180131"/>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1601"/>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r w:rsidR="009A2D50">
        <w:t>r</w:t>
      </w:r>
      <w:r>
        <w:t>ename operation can not only change the name of a file or a directory, it can also move the file or directory to another directory.</w:t>
      </w:r>
    </w:p>
    <w:p w:rsidR="00DF6D7A" w:rsidRDefault="00DF6D7A" w:rsidP="007A3059">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lastRenderedPageBreak/>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r>
        <w:rPr>
          <w:b/>
        </w:rPr>
        <w:t>Rename</w:t>
      </w:r>
      <w:r>
        <w:t xml:space="preserve"> is a valid alias for this command.</w:t>
      </w:r>
    </w:p>
    <w:p w:rsidR="00385DE4" w:rsidRDefault="00385DE4" w:rsidP="00EB1F62">
      <w:pPr>
        <w:pStyle w:val="Heading2"/>
      </w:pPr>
      <w:bookmarkStart w:id="1602" w:name="_Toc444180132"/>
      <w:r>
        <w:t>File.</w:t>
      </w:r>
      <w:r w:rsidR="000B4495">
        <w:t>r</w:t>
      </w:r>
      <w:r>
        <w:t>oot &lt;svar&gt;</w:t>
      </w:r>
      <w:bookmarkEnd w:id="1602"/>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1603" w:name="_Toc444180133"/>
      <w:r>
        <w:t>File.</w:t>
      </w:r>
      <w:r w:rsidR="000B4495">
        <w:t>s</w:t>
      </w:r>
      <w:r>
        <w:t>ize &lt;size_nvar&gt;, &lt;</w:t>
      </w:r>
      <w:r w:rsidR="000B4495">
        <w:t>p</w:t>
      </w:r>
      <w:r>
        <w:t>ath_sexp&gt;</w:t>
      </w:r>
      <w:bookmarkEnd w:id="1603"/>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 xml:space="preserve">ath_sexp&gt; </w:t>
      </w:r>
      <w:del w:id="1604" w:author="Sammartano, Marc (BIC USA)" w:date="2016-02-03T18:53:00Z">
        <w:r w:rsidDel="00CA0730">
          <w:delText>will be</w:delText>
        </w:r>
      </w:del>
      <w:ins w:id="1605" w:author="Sammartano, Marc (BIC USA)" w:date="2016-02-03T18:53:00Z">
        <w:r w:rsidR="00CA0730">
          <w:t>is</w:t>
        </w:r>
      </w:ins>
      <w:r>
        <w:t xml:space="preserve"> returned in &lt;size_nvar&gt;.</w:t>
      </w:r>
      <w:r w:rsidR="006D0694">
        <w:t xml:space="preserve"> If there is no file at &lt;</w:t>
      </w:r>
      <w:r w:rsidR="000B4495">
        <w:t>p</w:t>
      </w:r>
      <w:r w:rsidR="006D0694">
        <w:t>ath_sexp&gt;, th</w:t>
      </w:r>
      <w:ins w:id="1606" w:author="Sammartano, Marc (BIC USA)" w:date="2016-02-03T18:53:00Z">
        <w:r w:rsidR="00CA0730">
          <w:t>is</w:t>
        </w:r>
      </w:ins>
      <w:del w:id="1607" w:author="Sammartano, Marc (BIC USA)" w:date="2016-02-03T18:53:00Z">
        <w:r w:rsidR="006D0694" w:rsidDel="00CA0730">
          <w:delText>e</w:delText>
        </w:r>
      </w:del>
      <w:r w:rsidR="006D0694">
        <w:t xml:space="preserve"> </w:t>
      </w:r>
      <w:del w:id="1608" w:author="Sammartano, Marc (BIC USA)" w:date="2016-02-03T18:53:00Z">
        <w:r w:rsidR="006D0694" w:rsidDel="00CA0730">
          <w:delText>system</w:delText>
        </w:r>
      </w:del>
      <w:ins w:id="1609" w:author="Sammartano, Marc (BIC USA)" w:date="2016-02-03T18:53:00Z">
        <w:r w:rsidR="00CA0730">
          <w:t>command</w:t>
        </w:r>
      </w:ins>
      <w:r w:rsidR="006D0694">
        <w:t xml:space="preserve"> </w:t>
      </w:r>
      <w:del w:id="1610" w:author="Sammartano, Marc (BIC USA)" w:date="2016-02-03T18:53:00Z">
        <w:r w:rsidR="006D0694" w:rsidDel="00CA0730">
          <w:delText xml:space="preserve">will </w:delText>
        </w:r>
      </w:del>
      <w:r w:rsidR="006D0694">
        <w:t>generate</w:t>
      </w:r>
      <w:ins w:id="1611" w:author="Sammartano, Marc (BIC USA)" w:date="2016-02-03T18:53:00Z">
        <w:r w:rsidR="00CA0730">
          <w:t>s</w:t>
        </w:r>
      </w:ins>
      <w:r w:rsidR="006D0694">
        <w:t xml:space="preserve"> a run-time error.</w:t>
      </w:r>
    </w:p>
    <w:p w:rsidR="006A59CE" w:rsidRDefault="006A59CE" w:rsidP="006A59CE">
      <w:r>
        <w:t xml:space="preserve">The </w:t>
      </w:r>
      <w:ins w:id="1612" w:author="Sammartano, Marc (BIC USA)" w:date="2016-02-03T18:55:00Z">
        <w:r w:rsidR="00CA0730">
          <w:t xml:space="preserve">&lt;path_sexp&gt; is appended to the </w:t>
        </w:r>
      </w:ins>
      <w:r>
        <w:t>default path</w:t>
      </w:r>
      <w:ins w:id="1613" w:author="Sammartano, Marc (BIC USA)" w:date="2016-02-03T18:55:00Z">
        <w:r w:rsidR="00CA0730">
          <w:t>,</w:t>
        </w:r>
      </w:ins>
      <w:del w:id="1614" w:author="Sammartano, Marc (BIC USA)" w:date="2016-02-03T18:55:00Z">
        <w:r w:rsidDel="00CA0730">
          <w:delText xml:space="preserve"> is</w:delText>
        </w:r>
      </w:del>
      <w:r>
        <w:t xml:space="preserve">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1615" w:name="_Toc444180134"/>
      <w:r>
        <w:t>File.type &lt;type_</w:t>
      </w:r>
      <w:r w:rsidR="00BD2E33">
        <w:t>s</w:t>
      </w:r>
      <w:r>
        <w:t>var&gt;, &lt;path_sexp&gt;</w:t>
      </w:r>
      <w:bookmarkEnd w:id="1615"/>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1616" w:name="_Toc444180135"/>
      <w:r>
        <w:t>Text File I/O</w:t>
      </w:r>
      <w:bookmarkEnd w:id="1616"/>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1617" w:name="_Toc444180136"/>
      <w:r>
        <w:t>Text.open</w:t>
      </w:r>
      <w:r w:rsidR="000F6104">
        <w:t xml:space="preserve"> {r|w|a}, &lt;</w:t>
      </w:r>
      <w:r w:rsidR="000B4495">
        <w:t>f</w:t>
      </w:r>
      <w:r w:rsidR="000F6104">
        <w:t>ile_table</w:t>
      </w:r>
      <w:r w:rsidR="00CD065B">
        <w:t>_nvar&gt;, &lt;</w:t>
      </w:r>
      <w:r w:rsidR="000B4495">
        <w:t>p</w:t>
      </w:r>
      <w:r w:rsidR="00CD065B">
        <w:t>ath_sexp&gt;</w:t>
      </w:r>
      <w:bookmarkEnd w:id="1617"/>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lastRenderedPageBreak/>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1618" w:name="_Toc444180137"/>
      <w:r>
        <w:t>Text.close &lt;</w:t>
      </w:r>
      <w:r w:rsidR="000B4495">
        <w:t>f</w:t>
      </w:r>
      <w:r>
        <w:t>ile_table_n</w:t>
      </w:r>
      <w:r w:rsidR="00896CFC">
        <w:t>exp</w:t>
      </w:r>
      <w:r>
        <w:t>&gt;</w:t>
      </w:r>
      <w:bookmarkEnd w:id="1618"/>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1619" w:name="_Toc444180138"/>
      <w:r>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1619"/>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1620" w:name="_Toc444180139"/>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1620"/>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lastRenderedPageBreak/>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1621" w:name="_Toc444180140"/>
      <w:r>
        <w:t>Text.eof &lt;file_table_nexp&gt;, &lt;lvar&gt;</w:t>
      </w:r>
      <w:bookmarkEnd w:id="1621"/>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1622" w:name="_Toc444180141"/>
      <w:r>
        <w:t>Text.position.get &lt;</w:t>
      </w:r>
      <w:r w:rsidR="000B4495">
        <w:t>f</w:t>
      </w:r>
      <w:r>
        <w:t>ile_table_</w:t>
      </w:r>
      <w:r w:rsidR="00AC56F2">
        <w:t>n</w:t>
      </w:r>
      <w:r w:rsidR="00896CFC">
        <w:t>exp</w:t>
      </w:r>
      <w:r w:rsidR="00AC56F2">
        <w:t>&gt;, &lt;position_nvar&gt;</w:t>
      </w:r>
      <w:bookmarkEnd w:id="1622"/>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1623" w:name="_Toc444180142"/>
      <w:r>
        <w:t>Text.position.set &lt;</w:t>
      </w:r>
      <w:r w:rsidR="000B4495">
        <w:t>f</w:t>
      </w:r>
      <w:r>
        <w:t>ile_table_n</w:t>
      </w:r>
      <w:r w:rsidR="00896CFC">
        <w:t>exp</w:t>
      </w:r>
      <w:r>
        <w:t>&gt;, &lt;position_nexp&gt;</w:t>
      </w:r>
      <w:bookmarkEnd w:id="1623"/>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1624" w:name="_Toc444180143"/>
      <w:r>
        <w:t>Text.position.mark {{&lt;file_table_n</w:t>
      </w:r>
      <w:r w:rsidR="00896CFC">
        <w:t>exp</w:t>
      </w:r>
      <w:r>
        <w:t>&gt;}{, &lt;</w:t>
      </w:r>
      <w:r w:rsidR="00896CFC">
        <w:t>marklimit</w:t>
      </w:r>
      <w:r>
        <w:t>_nexp&gt;}}</w:t>
      </w:r>
      <w:bookmarkEnd w:id="1624"/>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lastRenderedPageBreak/>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1625" w:name="_Toc444180144"/>
      <w:r>
        <w:t>GrabURL &lt;result_svar&gt;,</w:t>
      </w:r>
      <w:r w:rsidR="00EA6E3B">
        <w:t xml:space="preserve"> </w:t>
      </w:r>
      <w:r>
        <w:t>&lt;url_sexp&gt;</w:t>
      </w:r>
      <w:r w:rsidR="00042FF1">
        <w:t>{, &lt;timeout_nexp&gt;</w:t>
      </w:r>
      <w:r w:rsidR="00042FF1" w:rsidRPr="00042FF1">
        <w:t>}</w:t>
      </w:r>
      <w:bookmarkEnd w:id="1625"/>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042FF1">
      <w:del w:id="1626" w:author="Sammartano, Marc (BIC USA)" w:date="2016-01-25T17:21:00Z">
        <w:r w:rsidDel="00A93F05">
          <w:delText>T</w:delText>
        </w:r>
      </w:del>
      <w:ins w:id="1627" w:author="Sammartano, Marc (BIC USA)" w:date="2016-01-25T17:21:00Z">
        <w:r w:rsidR="00A93F05">
          <w:t>Copies t</w:t>
        </w:r>
      </w:ins>
      <w:r w:rsidRPr="008F6B1A">
        <w:t xml:space="preserve">he </w:t>
      </w:r>
      <w:r>
        <w:t>entire source text</w:t>
      </w:r>
      <w:r w:rsidRPr="008F6B1A">
        <w:t xml:space="preserve"> of the </w:t>
      </w:r>
      <w:del w:id="1628" w:author="Sammartano, Marc (BIC USA)" w:date="2016-01-25T17:23:00Z">
        <w:r w:rsidRPr="008F6B1A" w:rsidDel="00A93F05">
          <w:delText>Internet</w:delText>
        </w:r>
        <w:r w:rsidDel="00A93F05">
          <w:delText xml:space="preserve"> </w:delText>
        </w:r>
      </w:del>
      <w:r w:rsidRPr="008F6B1A">
        <w:t xml:space="preserve">URL </w:t>
      </w:r>
      <w:r>
        <w:t>&lt;url_sexp&gt;</w:t>
      </w:r>
      <w:r w:rsidRPr="008F6B1A">
        <w:t xml:space="preserve"> </w:t>
      </w:r>
      <w:del w:id="1629" w:author="Sammartano, Marc (BIC USA)" w:date="2016-01-25T17:22:00Z">
        <w:r w:rsidDel="00A93F05">
          <w:delText xml:space="preserve">is copied </w:delText>
        </w:r>
      </w:del>
      <w:r w:rsidRPr="008F6B1A">
        <w:t>to the</w:t>
      </w:r>
      <w:ins w:id="1630" w:author="Sammartano, Marc (BIC USA)" w:date="2016-01-25T17:22:00Z">
        <w:r w:rsidR="00A93F05">
          <w:t xml:space="preserve"> string variable</w:t>
        </w:r>
      </w:ins>
      <w:r w:rsidRPr="008F6B1A">
        <w:t xml:space="preserve"> </w:t>
      </w:r>
      <w:r>
        <w:t>&lt;result_svar&gt;</w:t>
      </w:r>
      <w:del w:id="1631" w:author="Sammartano, Marc (BIC USA)" w:date="2016-01-25T17:22:00Z">
        <w:r w:rsidDel="00A93F05">
          <w:delText xml:space="preserve"> string</w:delText>
        </w:r>
      </w:del>
      <w:r>
        <w:t xml:space="preserve">. The </w:t>
      </w:r>
      <w:del w:id="1632" w:author="Sammartano, Marc (BIC USA)" w:date="2016-01-25T17:27:00Z">
        <w:r w:rsidRPr="00EF53E1" w:rsidDel="00600084">
          <w:rPr>
            <w:b/>
          </w:rPr>
          <w:delText>Split</w:delText>
        </w:r>
        <w:r w:rsidDel="00600084">
          <w:delText xml:space="preserve"> command can then be used to split the &lt;result_svar&gt; into an array of lines</w:delText>
        </w:r>
      </w:del>
      <w:ins w:id="1633" w:author="Sammartano, Marc (BIC USA)" w:date="2016-01-25T17:34:00Z">
        <w:r w:rsidR="00600084">
          <w:t xml:space="preserve">URL may specify an Internet resource or a local file. If the URL does not exist or the data cannot be read, the &lt;result_svar&gt; is set to the empty string, "", and you can use the </w:t>
        </w:r>
        <w:r w:rsidR="00600084">
          <w:rPr>
            <w:b/>
          </w:rPr>
          <w:t>GETERROR$()</w:t>
        </w:r>
        <w:r w:rsidR="00600084">
          <w:t xml:space="preserve"> function to get more information</w:t>
        </w:r>
      </w:ins>
      <w:r>
        <w:t>.</w:t>
      </w:r>
    </w:p>
    <w:p w:rsidR="00042FF1" w:rsidRDefault="00042FF1" w:rsidP="00042FF1">
      <w:pPr>
        <w:rPr>
          <w:ins w:id="1634" w:author="Sammartano, Marc (BIC USA)" w:date="2016-01-25T17:34:00Z"/>
        </w:rPr>
      </w:pPr>
      <w:r>
        <w:t xml:space="preserve">If the optional &lt;timeout_nexp&gt; parameter is non-zero, it specifies a timeout in milliseconds. This is meaningful only if the URL names a </w:t>
      </w:r>
      <w:del w:id="1635" w:author="Sammartano, Marc (BIC USA)" w:date="2016-01-25T17:30:00Z">
        <w:r w:rsidDel="00600084">
          <w:delText>file</w:delText>
        </w:r>
      </w:del>
      <w:ins w:id="1636" w:author="Sammartano, Marc (BIC USA)" w:date="2016-01-25T17:30:00Z">
        <w:r w:rsidR="00600084">
          <w:t>resource</w:t>
        </w:r>
      </w:ins>
      <w:r>
        <w:t xml:space="preserve"> on a remote host. If the timeout time elapses and host does not connect or does not return any data, </w:t>
      </w:r>
      <w:r w:rsidRPr="00EF53E1">
        <w:rPr>
          <w:b/>
        </w:rPr>
        <w:t>G</w:t>
      </w:r>
      <w:del w:id="1637" w:author="Sammartano, Marc (BIC USA)" w:date="2016-01-25T17:30:00Z">
        <w:r w:rsidRPr="00EF53E1" w:rsidDel="00600084">
          <w:rPr>
            <w:b/>
          </w:rPr>
          <w:delText>rabU</w:delText>
        </w:r>
      </w:del>
      <w:ins w:id="1638" w:author="Sammartano, Marc (BIC USA)" w:date="2016-01-25T17:30:00Z">
        <w:r w:rsidR="00600084">
          <w:rPr>
            <w:b/>
          </w:rPr>
          <w:t>ETERRO</w:t>
        </w:r>
      </w:ins>
      <w:r w:rsidRPr="00EF53E1">
        <w:rPr>
          <w:b/>
        </w:rPr>
        <w:t>R</w:t>
      </w:r>
      <w:ins w:id="1639" w:author="Sammartano, Marc (BIC USA)" w:date="2016-01-25T17:30:00Z">
        <w:r w:rsidR="00600084">
          <w:rPr>
            <w:b/>
          </w:rPr>
          <w:t>$</w:t>
        </w:r>
      </w:ins>
      <w:del w:id="1640" w:author="Sammartano, Marc (BIC USA)" w:date="2016-01-25T17:30:00Z">
        <w:r w:rsidRPr="00EF53E1" w:rsidDel="00600084">
          <w:rPr>
            <w:b/>
          </w:rPr>
          <w:delText>L</w:delText>
        </w:r>
      </w:del>
      <w:r>
        <w:t xml:space="preserve"> reports a socket timeout</w:t>
      </w:r>
      <w:del w:id="1641" w:author="Sammartano, Marc (BIC USA)" w:date="2016-01-25T17:30:00Z">
        <w:r w:rsidDel="00600084">
          <w:delText xml:space="preserve"> run-time error</w:delText>
        </w:r>
      </w:del>
      <w:r>
        <w:t>.</w:t>
      </w:r>
    </w:p>
    <w:p w:rsidR="00600084" w:rsidRPr="00600084" w:rsidRDefault="001521CE" w:rsidP="00042FF1">
      <w:pPr>
        <w:rPr>
          <w:ins w:id="1642" w:author="Sammartano, Marc (BIC USA)" w:date="2016-01-25T17:07:00Z"/>
        </w:rPr>
      </w:pPr>
      <w:ins w:id="1643" w:author="Sammartano, Marc (BIC USA)" w:date="2016-01-25T17:38:00Z">
        <w:r>
          <w:t xml:space="preserve">If the named resource is empty, the &lt;result_svar&gt; is empty, "", and </w:t>
        </w:r>
        <w:r>
          <w:rPr>
            <w:b/>
          </w:rPr>
          <w:t>GETERROR$()</w:t>
        </w:r>
        <w:r w:rsidRPr="00317954">
          <w:t xml:space="preserve"> returns </w:t>
        </w:r>
        <w:r>
          <w:t>"No error"</w:t>
        </w:r>
      </w:ins>
      <w:ins w:id="1644" w:author="Sammartano, Marc (BIC USA)" w:date="2016-01-25T17:36:00Z">
        <w:r w:rsidR="00600084">
          <w:t>.</w:t>
        </w:r>
      </w:ins>
    </w:p>
    <w:p w:rsidR="00317954" w:rsidRPr="008F6B1A" w:rsidRDefault="00317954" w:rsidP="00042FF1">
      <w:ins w:id="1645" w:author="Sammartano, Marc (BIC USA)" w:date="2016-01-25T17:08:00Z">
        <w:r>
          <w:t xml:space="preserve">The </w:t>
        </w:r>
        <w:r w:rsidRPr="00EF53E1">
          <w:rPr>
            <w:b/>
          </w:rPr>
          <w:t>Split</w:t>
        </w:r>
        <w:r>
          <w:t xml:space="preserve"> command can be used to split the &lt;result_svar&gt; into an array of lines.</w:t>
        </w:r>
      </w:ins>
    </w:p>
    <w:p w:rsidR="00753F23" w:rsidRDefault="00753F23" w:rsidP="00EB1F62">
      <w:pPr>
        <w:pStyle w:val="Heading2"/>
      </w:pPr>
      <w:bookmarkStart w:id="1646" w:name="_Toc444180145"/>
      <w:r>
        <w:t>GrabFile &lt;result_svar&gt;,</w:t>
      </w:r>
      <w:r w:rsidR="00EA6E3B">
        <w:t xml:space="preserve"> </w:t>
      </w:r>
      <w:r>
        <w:t>&lt;path_sexp&gt;</w:t>
      </w:r>
      <w:r w:rsidR="004815F0">
        <w:t>{, &lt;</w:t>
      </w:r>
      <w:r w:rsidR="000B4495">
        <w:t>u</w:t>
      </w:r>
      <w:r w:rsidR="004815F0">
        <w:t>nicode_flag_lexp&gt;</w:t>
      </w:r>
      <w:r w:rsidR="004815F0" w:rsidRPr="004815F0">
        <w:t>}</w:t>
      </w:r>
      <w:bookmarkEnd w:id="1646"/>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A93F05" w:rsidRDefault="004815F0" w:rsidP="004815F0">
      <w:pPr>
        <w:rPr>
          <w:ins w:id="1647" w:author="Sammartano, Marc (BIC USA)" w:date="2016-01-25T17:18:00Z"/>
        </w:rPr>
      </w:pPr>
      <w:del w:id="1648" w:author="Sammartano, Marc (BIC USA)" w:date="2016-01-25T17:16:00Z">
        <w:r w:rsidDel="00317954">
          <w:delText>T</w:delText>
        </w:r>
      </w:del>
      <w:ins w:id="1649" w:author="Sammartano, Marc (BIC USA)" w:date="2016-01-25T17:17:00Z">
        <w:r w:rsidR="00A93F05">
          <w:t xml:space="preserve">Copies </w:t>
        </w:r>
      </w:ins>
      <w:ins w:id="1650" w:author="Sammartano, Marc (BIC USA)" w:date="2016-01-25T17:16:00Z">
        <w:r w:rsidR="00317954">
          <w:t>t</w:t>
        </w:r>
      </w:ins>
      <w:r>
        <w:t xml:space="preserve">he entire contents of the file at &lt;path_sexp&gt; </w:t>
      </w:r>
      <w:del w:id="1651" w:author="Sammartano, Marc (BIC USA)" w:date="2016-01-25T17:16:00Z">
        <w:r w:rsidDel="00317954">
          <w:delText xml:space="preserve">will be copied </w:delText>
        </w:r>
      </w:del>
      <w:r>
        <w:t xml:space="preserve">to the </w:t>
      </w:r>
      <w:ins w:id="1652" w:author="Sammartano, Marc (BIC USA)" w:date="2016-01-25T17:16:00Z">
        <w:r w:rsidR="00317954">
          <w:t xml:space="preserve">string variable </w:t>
        </w:r>
      </w:ins>
      <w:r>
        <w:t>&lt;result_svar&gt;</w:t>
      </w:r>
      <w:del w:id="1653" w:author="Sammartano, Marc (BIC USA)" w:date="2016-01-25T17:16:00Z">
        <w:r w:rsidDel="00317954">
          <w:delText xml:space="preserve"> string</w:delText>
        </w:r>
      </w:del>
      <w:r>
        <w:t xml:space="preserve">.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w:t>
      </w:r>
    </w:p>
    <w:p w:rsidR="00A93F05" w:rsidRDefault="00A93F05" w:rsidP="004815F0">
      <w:pPr>
        <w:rPr>
          <w:ins w:id="1654" w:author="Sammartano, Marc (BIC USA)" w:date="2016-01-25T17:19:00Z"/>
        </w:rPr>
      </w:pPr>
      <w:ins w:id="1655" w:author="Sammartano, Marc (BIC USA)" w:date="2016-01-25T17:18:00Z">
        <w:r>
          <w:t xml:space="preserve">If the file does not exist or cannot be opened, the &lt;result_svar&gt; is set to the empty string, "", and you can use the </w:t>
        </w:r>
        <w:r>
          <w:rPr>
            <w:b/>
          </w:rPr>
          <w:t>GETERROR$()</w:t>
        </w:r>
        <w:r>
          <w:t xml:space="preserve"> function to get more information.</w:t>
        </w:r>
      </w:ins>
      <w:r w:rsidR="004815F0">
        <w:t xml:space="preserve"> </w:t>
      </w:r>
      <w:ins w:id="1656" w:author="Sammartano, Marc (BIC USA)" w:date="2016-01-25T17:19:00Z">
        <w:r>
          <w:t xml:space="preserve">If the file is empty, the &lt;result_svar&gt; is an empty string, "", but </w:t>
        </w:r>
        <w:r>
          <w:rPr>
            <w:b/>
          </w:rPr>
          <w:t>GETERROR$()</w:t>
        </w:r>
        <w:r w:rsidRPr="00317954">
          <w:t xml:space="preserve"> returns </w:t>
        </w:r>
        <w:r>
          <w:t>"No error".</w:t>
        </w:r>
      </w:ins>
    </w:p>
    <w:p w:rsidR="00225C1D" w:rsidRPr="00225C1D" w:rsidDel="00317954" w:rsidRDefault="004815F0" w:rsidP="004815F0">
      <w:pPr>
        <w:rPr>
          <w:del w:id="1657" w:author="Sammartano, Marc (BIC USA)" w:date="2016-01-25T17:15:00Z"/>
        </w:rPr>
      </w:pPr>
      <w:r>
        <w:t xml:space="preserve">For text files, either ASCII or Unicode, the </w:t>
      </w:r>
      <w:r w:rsidRPr="00287148">
        <w:rPr>
          <w:b/>
        </w:rPr>
        <w:t>Split</w:t>
      </w:r>
      <w:r>
        <w:t xml:space="preserve"> command can </w:t>
      </w:r>
      <w:del w:id="1658" w:author="Sammartano, Marc (BIC USA)" w:date="2016-01-25T17:19:00Z">
        <w:r w:rsidDel="00A93F05">
          <w:delText xml:space="preserve">then </w:delText>
        </w:r>
      </w:del>
      <w:r>
        <w:t>be used to split the &lt;result_svar&gt; into an array of lines.</w:t>
      </w:r>
      <w:ins w:id="1659" w:author="Sammartano, Marc (BIC USA)" w:date="2016-01-25T17:20:00Z">
        <w:r w:rsidR="00A93F05">
          <w:t xml:space="preserve"> </w:t>
        </w:r>
      </w:ins>
    </w:p>
    <w:p w:rsidR="00753F23" w:rsidRDefault="00753F23" w:rsidP="00753F23">
      <w:del w:id="1660" w:author="Sammartano, Marc (BIC USA)" w:date="2016-01-25T17:15:00Z">
        <w:r w:rsidDel="00317954">
          <w:delText>Th</w:delText>
        </w:r>
      </w:del>
      <w:del w:id="1661" w:author="Sammartano, Marc (BIC USA)" w:date="2016-01-25T17:14:00Z">
        <w:r w:rsidDel="00317954">
          <w:delText>e</w:delText>
        </w:r>
      </w:del>
      <w:del w:id="1662" w:author="Sammartano, Marc (BIC USA)" w:date="2016-01-25T17:15:00Z">
        <w:r w:rsidDel="00317954">
          <w:delText xml:space="preserve"> command</w:delText>
        </w:r>
      </w:del>
      <w:ins w:id="1663" w:author="Sammartano, Marc (BIC USA)" w:date="2016-01-25T17:20:00Z">
        <w:r w:rsidR="00A93F05">
          <w:rPr>
            <w:b/>
          </w:rPr>
          <w:t>GrabFile</w:t>
        </w:r>
      </w:ins>
      <w:r>
        <w:t xml:space="preserve"> c</w:t>
      </w:r>
      <w:ins w:id="1664" w:author="Sammartano, Marc (BIC USA)" w:date="2016-01-25T17:14:00Z">
        <w:r w:rsidR="00317954">
          <w:t>an</w:t>
        </w:r>
      </w:ins>
      <w:del w:id="1665" w:author="Sammartano, Marc (BIC USA)" w:date="2016-01-25T17:14:00Z">
        <w:r w:rsidDel="00317954">
          <w:delText>ould</w:delText>
        </w:r>
      </w:del>
      <w:r>
        <w:t xml:space="preserve"> </w:t>
      </w:r>
      <w:ins w:id="1666" w:author="Sammartano, Marc (BIC USA)" w:date="2016-01-25T17:15:00Z">
        <w:r w:rsidR="00317954">
          <w:t xml:space="preserve">also </w:t>
        </w:r>
      </w:ins>
      <w:r>
        <w:t xml:space="preserve">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G</w:t>
      </w:r>
      <w:ins w:id="1667" w:author="Sammartano, Marc (BIC USA)" w:date="2016-01-25T17:21:00Z">
        <w:r w:rsidR="00A93F05">
          <w:rPr>
            <w:rFonts w:ascii="Letter Gothic" w:hAnsi="Letter Gothic"/>
            <w:b w:val="0"/>
          </w:rPr>
          <w:t>RAB</w:t>
        </w:r>
      </w:ins>
      <w:del w:id="1668" w:author="Sammartano, Marc (BIC USA)" w:date="2016-01-25T17:21:00Z">
        <w:r w:rsidRPr="00EF53E1" w:rsidDel="00A93F05">
          <w:rPr>
            <w:rFonts w:ascii="Letter Gothic" w:hAnsi="Letter Gothic"/>
            <w:b w:val="0"/>
          </w:rPr>
          <w:delText>rab</w:delText>
        </w:r>
      </w:del>
      <w:r w:rsidRPr="00EF53E1">
        <w:rPr>
          <w:rFonts w:ascii="Letter Gothic" w:hAnsi="Letter Gothic"/>
          <w:b w:val="0"/>
        </w:rPr>
        <w:t>F</w:t>
      </w:r>
      <w:ins w:id="1669" w:author="Sammartano, Marc (BIC USA)" w:date="2016-01-25T17:21:00Z">
        <w:r w:rsidR="00A93F05">
          <w:rPr>
            <w:rFonts w:ascii="Letter Gothic" w:hAnsi="Letter Gothic"/>
            <w:b w:val="0"/>
          </w:rPr>
          <w:t>ILE</w:t>
        </w:r>
      </w:ins>
      <w:del w:id="1670" w:author="Sammartano, Marc (BIC USA)" w:date="2016-01-25T17:21:00Z">
        <w:r w:rsidRPr="00EF53E1" w:rsidDel="00A93F05">
          <w:rPr>
            <w:rFonts w:ascii="Letter Gothic" w:hAnsi="Letter Gothic"/>
            <w:b w:val="0"/>
          </w:rPr>
          <w:delText>ile</w:delText>
        </w:r>
      </w:del>
      <w:r w:rsidRPr="00EF53E1">
        <w:rPr>
          <w:rFonts w:ascii="Letter Gothic" w:hAnsi="Letter Gothic"/>
          <w:b w:val="0"/>
        </w:rPr>
        <w:t xml:space="preserv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w:t>
      </w:r>
      <w:ins w:id="1671" w:author="Sammartano, Marc (BIC USA)" w:date="2016-01-25T17:21:00Z">
        <w:r w:rsidR="00A93F05">
          <w:rPr>
            <w:rFonts w:ascii="Letter Gothic" w:hAnsi="Letter Gothic"/>
            <w:b w:val="0"/>
          </w:rPr>
          <w:t>EXT</w:t>
        </w:r>
      </w:ins>
      <w:del w:id="1672" w:author="Sammartano, Marc (BIC USA)" w:date="2016-01-25T17:21:00Z">
        <w:r w:rsidRPr="00EF53E1" w:rsidDel="00A93F05">
          <w:rPr>
            <w:rFonts w:ascii="Letter Gothic" w:hAnsi="Letter Gothic"/>
            <w:b w:val="0"/>
          </w:rPr>
          <w:delText>ext</w:delText>
        </w:r>
      </w:del>
      <w:r w:rsidRPr="00EF53E1">
        <w:rPr>
          <w:rFonts w:ascii="Letter Gothic" w:hAnsi="Letter Gothic"/>
          <w:b w:val="0"/>
        </w:rPr>
        <w:t>.</w:t>
      </w:r>
      <w:ins w:id="1673" w:author="Sammartano, Marc (BIC USA)" w:date="2016-01-25T17:21:00Z">
        <w:r w:rsidR="00A93F05">
          <w:rPr>
            <w:rFonts w:ascii="Letter Gothic" w:hAnsi="Letter Gothic"/>
            <w:b w:val="0"/>
          </w:rPr>
          <w:t>INPUT</w:t>
        </w:r>
      </w:ins>
      <w:del w:id="1674" w:author="Sammartano, Marc (BIC USA)" w:date="2016-01-25T17:21:00Z">
        <w:r w:rsidR="00EA6E3B" w:rsidRPr="00EF53E1" w:rsidDel="00A93F05">
          <w:rPr>
            <w:rFonts w:ascii="Letter Gothic" w:hAnsi="Letter Gothic"/>
            <w:b w:val="0"/>
          </w:rPr>
          <w:delText>i</w:delText>
        </w:r>
        <w:r w:rsidR="00753F23" w:rsidRPr="00EF53E1" w:rsidDel="00A93F05">
          <w:rPr>
            <w:rFonts w:ascii="Letter Gothic" w:hAnsi="Letter Gothic"/>
            <w:b w:val="0"/>
          </w:rPr>
          <w:delText>nput</w:delText>
        </w:r>
      </w:del>
      <w:r w:rsidR="00753F23" w:rsidRPr="00EF53E1">
        <w:rPr>
          <w:rFonts w:ascii="Letter Gothic" w:hAnsi="Letter Gothic"/>
          <w:b w:val="0"/>
        </w:rPr>
        <w:t xml:space="preserve"> EditedText$, text$</w:t>
      </w:r>
    </w:p>
    <w:p w:rsidR="002D4A72" w:rsidRDefault="002D4A72" w:rsidP="00E33967">
      <w:pPr>
        <w:pStyle w:val="Heading1"/>
      </w:pPr>
      <w:bookmarkStart w:id="1675" w:name="_Toc444180146"/>
      <w:r>
        <w:t>Byte File I/O</w:t>
      </w:r>
      <w:bookmarkEnd w:id="1675"/>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rsidR="00163607" w:rsidRDefault="002D4A72" w:rsidP="00EB1F62">
      <w:pPr>
        <w:pStyle w:val="Heading2"/>
      </w:pPr>
      <w:bookmarkStart w:id="1676" w:name="_Toc444180147"/>
      <w:r>
        <w:lastRenderedPageBreak/>
        <w:t>Byte.open</w:t>
      </w:r>
      <w:r w:rsidR="00163607">
        <w:t xml:space="preserve"> {r|w</w:t>
      </w:r>
      <w:r w:rsidR="005F7072">
        <w:t>|a</w:t>
      </w:r>
      <w:r w:rsidR="00163607">
        <w:t>}, &lt;</w:t>
      </w:r>
      <w:r w:rsidR="000B4495">
        <w:t>f</w:t>
      </w:r>
      <w:r w:rsidR="00163607">
        <w:t>ile_table_nvar&gt;, &lt;</w:t>
      </w:r>
      <w:r w:rsidR="000B4495">
        <w:t>p</w:t>
      </w:r>
      <w:r w:rsidR="00163607">
        <w:t>ath_sexp&gt;</w:t>
      </w:r>
      <w:bookmarkEnd w:id="1676"/>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000" w:type="dxa"/>
        <w:tblInd w:w="288" w:type="dxa"/>
        <w:tblLook w:val="04A0" w:firstRow="1" w:lastRow="0" w:firstColumn="1" w:lastColumn="0" w:noHBand="0" w:noVBand="1"/>
      </w:tblPr>
      <w:tblGrid>
        <w:gridCol w:w="1245"/>
        <w:gridCol w:w="1064"/>
        <w:gridCol w:w="6691"/>
      </w:tblGrid>
      <w:tr w:rsidR="00AC4920" w:rsidRPr="002C2F6D" w:rsidTr="00E16833">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691" w:type="dxa"/>
          </w:tcPr>
          <w:p w:rsidR="00AC4920" w:rsidRDefault="00AC4920" w:rsidP="00064566">
            <w:pPr>
              <w:jc w:val="center"/>
              <w:rPr>
                <w:b/>
              </w:rPr>
            </w:pPr>
            <w:r>
              <w:rPr>
                <w:b/>
              </w:rPr>
              <w:t>Notes</w:t>
            </w:r>
          </w:p>
        </w:tc>
      </w:tr>
      <w:tr w:rsidR="00AC4920" w:rsidRPr="005B3879" w:rsidTr="00E16833">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691" w:type="dxa"/>
          </w:tcPr>
          <w:p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rsidTr="00E16833">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691" w:type="dxa"/>
          </w:tcPr>
          <w:p w:rsidR="00AC4920" w:rsidRDefault="00CB01B3" w:rsidP="00E16833">
            <w:r>
              <w:t xml:space="preserve">File exists: </w:t>
            </w:r>
            <w:r w:rsidR="00AC4920">
              <w:t>Write from the start of the file. Writes over any existing data.</w:t>
            </w:r>
            <w:r w:rsidR="00E16833">
              <w:br/>
              <w:t>File does not exist: Creates a new file. Writes from the start of the file.</w:t>
            </w:r>
          </w:p>
        </w:tc>
      </w:tr>
      <w:tr w:rsidR="00AC4920" w:rsidRPr="005B3879" w:rsidTr="00E16833">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691" w:type="dxa"/>
          </w:tcPr>
          <w:p w:rsidR="00AC4920" w:rsidRDefault="00E16833" w:rsidP="00E16833">
            <w:r>
              <w:t xml:space="preserve">File exists: </w:t>
            </w:r>
            <w:r w:rsidR="00AC4920">
              <w:t>Writing starts after the last line in the file.</w:t>
            </w:r>
            <w:r>
              <w:br/>
              <w:t>File does not exist: Creates a new file. Writes from the start of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AC545C" w:rsidRDefault="00AC545C" w:rsidP="00AC545C">
      <w:pPr>
        <w:pStyle w:val="Heading2"/>
      </w:pPr>
      <w:bookmarkStart w:id="1677" w:name="_Toc444180148"/>
      <w:r>
        <w:t>Byte.close &lt;</w:t>
      </w:r>
      <w:r w:rsidR="000B4495">
        <w:t>f</w:t>
      </w:r>
      <w:r>
        <w:t>ile_table_n</w:t>
      </w:r>
      <w:r w:rsidR="00876EDA">
        <w:t>exp</w:t>
      </w:r>
      <w:r>
        <w:t>&gt;</w:t>
      </w:r>
      <w:bookmarkEnd w:id="1677"/>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1678" w:name="_Toc444180149"/>
      <w:r>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1678"/>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1679" w:name="_Toc444180150"/>
      <w:r>
        <w:lastRenderedPageBreak/>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1679"/>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rsidR="0001043A" w:rsidRDefault="0001043A" w:rsidP="00156EC7">
      <w:pPr>
        <w:pStyle w:val="ListParagraph"/>
        <w:numPr>
          <w:ilvl w:val="0"/>
          <w:numId w:val="31"/>
        </w:numPr>
      </w:pPr>
      <w:r>
        <w:t xml:space="preserve">String parameters: the command writes the entire string to the file. Each character of the string is written as a single byte. See </w:t>
      </w:r>
      <w:r>
        <w:rPr>
          <w:b/>
        </w:rPr>
        <w:t>Byte.write.buffer</w:t>
      </w:r>
      <w:r>
        <w:t xml:space="preserve"> for more information.</w:t>
      </w:r>
    </w:p>
    <w:p w:rsidR="003F5F52" w:rsidRDefault="0001043A" w:rsidP="00156EC7">
      <w:pPr>
        <w:pStyle w:val="ListParagraph"/>
        <w:numPr>
          <w:ilvl w:val="0"/>
          <w:numId w:val="31"/>
        </w:numPr>
      </w:pPr>
      <w:r>
        <w:t>If you have both numeric and string parameters, you may have only one string, and it must be last.</w:t>
      </w:r>
    </w:p>
    <w:p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rsidR="002B5743" w:rsidRDefault="001511EC" w:rsidP="002B5743">
      <w:pPr>
        <w:spacing w:after="0"/>
      </w:pPr>
      <w:r>
        <w:t>E</w:t>
      </w:r>
      <w:r w:rsidR="002B5743">
        <w:t>xample</w:t>
      </w:r>
      <w:r>
        <w:t>s</w:t>
      </w:r>
      <w:r w:rsidR="002B5743">
        <w:t>:</w:t>
      </w:r>
    </w:p>
    <w:p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rsidR="00E16833" w:rsidRDefault="00E16833" w:rsidP="00E16833">
      <w:pPr>
        <w:pStyle w:val="Heading2"/>
      </w:pPr>
      <w:bookmarkStart w:id="1680" w:name="_Toc444180151"/>
      <w:r>
        <w:t>Byte.read.number &lt;file_table_nexp&gt;</w:t>
      </w:r>
      <w:r w:rsidR="001511EC">
        <w:t xml:space="preserve"> {</w:t>
      </w:r>
      <w:r>
        <w:t>,&lt;nvar&gt;</w:t>
      </w:r>
      <w:r w:rsidR="001511EC">
        <w:t>...}</w:t>
      </w:r>
      <w:bookmarkEnd w:id="1680"/>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rsidR="00E16833" w:rsidRDefault="009B062F" w:rsidP="009B062F">
      <w:r>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rsidR="00E16833" w:rsidRDefault="00E16833" w:rsidP="00E16833">
      <w:pPr>
        <w:pStyle w:val="Heading2"/>
      </w:pPr>
      <w:bookmarkStart w:id="1681" w:name="_Toc444180152"/>
      <w:r>
        <w:t>Byte.write.</w:t>
      </w:r>
      <w:r w:rsidR="009B062F">
        <w:t>number</w:t>
      </w:r>
      <w:r>
        <w:t xml:space="preserve"> &lt;file_table_nexp&gt;</w:t>
      </w:r>
      <w:r w:rsidR="007C1B22">
        <w:t xml:space="preserve"> {</w:t>
      </w:r>
      <w:r>
        <w:t>,&lt;nexp&gt;</w:t>
      </w:r>
      <w:r w:rsidR="007C1B22">
        <w:t>}...</w:t>
      </w:r>
      <w:bookmarkEnd w:id="1681"/>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rsidR="00C964AD" w:rsidRDefault="00C964AD" w:rsidP="00EB1F62">
      <w:pPr>
        <w:pStyle w:val="Heading2"/>
      </w:pPr>
      <w:bookmarkStart w:id="1682" w:name="_Toc444180153"/>
      <w:r>
        <w:t>Byte.read.buffer &lt;</w:t>
      </w:r>
      <w:r w:rsidR="000B4495">
        <w:t>f</w:t>
      </w:r>
      <w:r>
        <w:t>ile_table_n</w:t>
      </w:r>
      <w:r w:rsidR="00876EDA">
        <w:t>exp</w:t>
      </w:r>
      <w:r>
        <w:t>&gt;, &lt;count_nexp&gt;, &lt;buffer_svar&gt;</w:t>
      </w:r>
      <w:bookmarkEnd w:id="1682"/>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rsidR="003C1B1C" w:rsidRDefault="003C1B1C" w:rsidP="00892BDE">
      <w:r>
        <w:lastRenderedPageBreak/>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rsidR="001D70BF" w:rsidRDefault="001D70BF" w:rsidP="00EB1F62">
      <w:pPr>
        <w:pStyle w:val="Heading2"/>
      </w:pPr>
      <w:bookmarkStart w:id="1683" w:name="_Toc444180154"/>
      <w:r>
        <w:t>Byte.write.buffer &lt;</w:t>
      </w:r>
      <w:r w:rsidR="000B4495">
        <w:t>f</w:t>
      </w:r>
      <w:r>
        <w:t>ile_table_n</w:t>
      </w:r>
      <w:r w:rsidR="00876EDA">
        <w:t>exp</w:t>
      </w:r>
      <w:r>
        <w:t>&gt;, &lt;</w:t>
      </w:r>
      <w:r w:rsidR="00FE3C2C">
        <w:t>buffer_</w:t>
      </w:r>
      <w:r>
        <w:t>sexp&gt;</w:t>
      </w:r>
      <w:bookmarkEnd w:id="1683"/>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rsidR="00740C03" w:rsidRDefault="00740C03" w:rsidP="00740C03">
      <w:pPr>
        <w:pStyle w:val="Heading2"/>
      </w:pPr>
      <w:bookmarkStart w:id="1684" w:name="_Toc444180155"/>
      <w:r>
        <w:t>Byte.eof &lt;file_table_nexp&gt;, &lt;lvar&gt;</w:t>
      </w:r>
      <w:bookmarkEnd w:id="1684"/>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1685" w:name="_Toc444180156"/>
      <w:r>
        <w:t>Byte.position.get &lt;</w:t>
      </w:r>
      <w:r w:rsidR="000B4495">
        <w:t>f</w:t>
      </w:r>
      <w:r>
        <w:t>ile_table_n</w:t>
      </w:r>
      <w:r w:rsidR="00876EDA">
        <w:t>exp</w:t>
      </w:r>
      <w:r>
        <w:t>&gt;, &lt;position_</w:t>
      </w:r>
      <w:r w:rsidR="008333B7">
        <w:t>nvar</w:t>
      </w:r>
      <w:r>
        <w:t>&gt;</w:t>
      </w:r>
      <w:bookmarkEnd w:id="1685"/>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1686" w:name="_Toc444180157"/>
      <w:r>
        <w:t>Byte.position.set &lt;</w:t>
      </w:r>
      <w:r w:rsidR="000B4495">
        <w:t>f</w:t>
      </w:r>
      <w:r>
        <w:t>ile_table_n</w:t>
      </w:r>
      <w:r w:rsidR="00876EDA">
        <w:t>exp</w:t>
      </w:r>
      <w:r>
        <w:t>&gt;, &lt;position_nexp&gt;</w:t>
      </w:r>
      <w:bookmarkEnd w:id="1686"/>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1687" w:name="_Toc444180158"/>
      <w:r>
        <w:t>Byte.position.mark {{&lt;file_table_nexp&gt;}{, &lt;marklimit_nexp&gt;}}</w:t>
      </w:r>
      <w:bookmarkEnd w:id="1687"/>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lastRenderedPageBreak/>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1688" w:name="_Toc444180159"/>
      <w:r>
        <w:t>Byte.truncate &lt;file_table_nexp&gt;,&lt;length_nexp&gt;</w:t>
      </w:r>
      <w:bookmarkEnd w:id="1688"/>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1689" w:name="_Toc444180160"/>
      <w:r>
        <w:t>Byte.copy &lt;</w:t>
      </w:r>
      <w:r w:rsidR="000B4495">
        <w:t>f</w:t>
      </w:r>
      <w:r>
        <w:t>ile_table_n</w:t>
      </w:r>
      <w:r w:rsidR="00876EDA">
        <w:t>exp</w:t>
      </w:r>
      <w:r>
        <w:t>&gt;,&lt;output_file_s</w:t>
      </w:r>
      <w:r w:rsidR="00876EDA">
        <w:t>exp</w:t>
      </w:r>
      <w:r>
        <w:t>&gt;</w:t>
      </w:r>
      <w:bookmarkEnd w:id="1689"/>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1690" w:name="_Toc444180161"/>
      <w:r>
        <w:t>HTML</w:t>
      </w:r>
      <w:bookmarkEnd w:id="1690"/>
    </w:p>
    <w:p w:rsidR="00470A5E" w:rsidRDefault="00470A5E" w:rsidP="00EB1F62">
      <w:pPr>
        <w:pStyle w:val="Heading2"/>
      </w:pPr>
      <w:bookmarkStart w:id="1691" w:name="_Toc444180162"/>
      <w:r>
        <w:t>Introduction</w:t>
      </w:r>
      <w:bookmarkEnd w:id="1691"/>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1692" w:name="_Toc444180163"/>
      <w:r>
        <w:lastRenderedPageBreak/>
        <w:t xml:space="preserve">HTML </w:t>
      </w:r>
      <w:r w:rsidR="0054670D">
        <w:t>Commands</w:t>
      </w:r>
      <w:bookmarkEnd w:id="1692"/>
    </w:p>
    <w:p w:rsidR="0054670D" w:rsidRDefault="0054670D" w:rsidP="005F4916">
      <w:pPr>
        <w:pStyle w:val="Heading3"/>
      </w:pPr>
      <w:bookmarkStart w:id="1693" w:name="_Toc444180164"/>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1693"/>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1694" w:name="_Toc444180165"/>
      <w:r>
        <w:t>Html.orientation &lt;nexp&gt;</w:t>
      </w:r>
      <w:bookmarkEnd w:id="1694"/>
      <w:r>
        <w:fldChar w:fldCharType="begin"/>
      </w:r>
      <w:r>
        <w:instrText xml:space="preserve"> XE "Html</w:instrText>
      </w:r>
      <w:r w:rsidRPr="00584997">
        <w:instrText>.orientation &lt;nexp&gt;</w:instrText>
      </w:r>
      <w:r>
        <w:instrText xml:space="preserve">" </w:instrText>
      </w:r>
      <w:r>
        <w:fldChar w:fldCharType="end"/>
      </w:r>
    </w:p>
    <w:p w:rsidR="00A550EE" w:rsidRDefault="0006591D" w:rsidP="002473BF">
      <w:pPr>
        <w:pStyle w:val="NoSpacing"/>
      </w:pPr>
      <w:r>
        <w:t>The value of the &lt;nexp&gt; sets the orientation of screen as follows:</w:t>
      </w:r>
    </w:p>
    <w:p w:rsidR="00A550EE" w:rsidRDefault="00A550EE" w:rsidP="002473BF">
      <w:pPr>
        <w:pStyle w:val="ListParagraph"/>
      </w:pPr>
      <w:r>
        <w:t>-1 = Orientation depends upon the sensors.</w:t>
      </w:r>
    </w:p>
    <w:p w:rsidR="00A550EE" w:rsidRDefault="00A550EE" w:rsidP="002473BF">
      <w:pPr>
        <w:pStyle w:val="ListParagraph"/>
      </w:pPr>
      <w:r>
        <w:t xml:space="preserve"> 0 = Orientation is forced to Landscape.</w:t>
      </w:r>
    </w:p>
    <w:p w:rsidR="002473BF" w:rsidRDefault="00A550EE" w:rsidP="002473BF">
      <w:pPr>
        <w:pStyle w:val="ListParagraph"/>
        <w:rPr>
          <w:ins w:id="1695" w:author="Sammartano, Marc (BIC USA)" w:date="2016-01-26T17:18:00Z"/>
        </w:rPr>
      </w:pPr>
      <w:r>
        <w:t xml:space="preserve"> 1 = Orientation is forced to Portrait.</w:t>
      </w:r>
    </w:p>
    <w:p w:rsidR="002473BF" w:rsidRDefault="002473BF" w:rsidP="002473BF">
      <w:pPr>
        <w:pStyle w:val="ListParagraph"/>
        <w:rPr>
          <w:ins w:id="1696" w:author="Sammartano, Marc (BIC USA)" w:date="2016-01-26T17:18:00Z"/>
        </w:rPr>
      </w:pPr>
      <w:ins w:id="1697" w:author="Sammartano, Marc (BIC USA)" w:date="2016-01-26T17:18:00Z">
        <w:r>
          <w:t xml:space="preserve"> 2 = Orientation is forced to Reverse Landscape.</w:t>
        </w:r>
      </w:ins>
    </w:p>
    <w:p w:rsidR="002473BF" w:rsidRDefault="002473BF" w:rsidP="002473BF">
      <w:pPr>
        <w:pStyle w:val="ListParagraph"/>
        <w:rPr>
          <w:ins w:id="1698" w:author="Sammartano, Marc (BIC USA)" w:date="2016-01-26T17:18:00Z"/>
        </w:rPr>
      </w:pPr>
      <w:ins w:id="1699" w:author="Sammartano, Marc (BIC USA)" w:date="2016-01-26T17:18:00Z">
        <w:r>
          <w:t xml:space="preserve"> 3 = Orientation is forced to Reverse Portrait.</w:t>
        </w:r>
      </w:ins>
    </w:p>
    <w:p w:rsidR="00A550EE" w:rsidRDefault="00A550EE" w:rsidP="002473BF">
      <w:pPr>
        <w:pStyle w:val="ListParagraph"/>
      </w:pPr>
    </w:p>
    <w:p w:rsidR="004E1D15" w:rsidRDefault="004E1D15" w:rsidP="005F4916">
      <w:pPr>
        <w:pStyle w:val="Heading3"/>
      </w:pPr>
      <w:bookmarkStart w:id="1700" w:name="_Toc444180166"/>
      <w:r>
        <w:t>Html.load.url &lt;file_sexp&gt;</w:t>
      </w:r>
      <w:bookmarkEnd w:id="1700"/>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lastRenderedPageBreak/>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1701" w:name="_Toc444180167"/>
      <w:r>
        <w:t>H</w:t>
      </w:r>
      <w:r w:rsidR="000A44ED">
        <w:t>tml.load.string &lt;html_sexp&gt;</w:t>
      </w:r>
      <w:bookmarkEnd w:id="1701"/>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1702" w:name="_Toc444180168"/>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1702"/>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1703" w:name="_Toc444180169"/>
      <w:r>
        <w:t>Html.get.datalink &lt;data_svar&gt;</w:t>
      </w:r>
      <w:bookmarkEnd w:id="1703"/>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1704" w:name="_Toc444180170"/>
      <w:r>
        <w:t>Html.go.back</w:t>
      </w:r>
      <w:bookmarkEnd w:id="1704"/>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1705" w:name="_Toc444180171"/>
      <w:r>
        <w:t>Html.go.forward</w:t>
      </w:r>
      <w:bookmarkEnd w:id="1705"/>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1706" w:name="_Toc444180172"/>
      <w:r>
        <w:t>Html.close</w:t>
      </w:r>
      <w:bookmarkEnd w:id="1706"/>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1707" w:name="_Toc444180173"/>
      <w:r>
        <w:t>Html.clear.cache</w:t>
      </w:r>
      <w:bookmarkEnd w:id="1707"/>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1708" w:name="_Toc444180174"/>
      <w:r>
        <w:t>H</w:t>
      </w:r>
      <w:r w:rsidR="00E95C98">
        <w:t>tml</w:t>
      </w:r>
      <w:r>
        <w:t>.clear.history</w:t>
      </w:r>
      <w:bookmarkEnd w:id="1708"/>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1709" w:name="_Toc444180175"/>
      <w:r>
        <w:t>Related Commands</w:t>
      </w:r>
      <w:bookmarkEnd w:id="1709"/>
    </w:p>
    <w:p w:rsidR="009D6C4F" w:rsidRDefault="009D6C4F" w:rsidP="009D6C4F">
      <w:pPr>
        <w:pStyle w:val="Heading3"/>
      </w:pPr>
      <w:bookmarkStart w:id="1710" w:name="_Toc444180176"/>
      <w:r>
        <w:t>Browse &lt;url_sexp&gt;</w:t>
      </w:r>
      <w:bookmarkEnd w:id="1710"/>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6"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lastRenderedPageBreak/>
        <w:t>Note: You can also use the HTML commands to display (and interact with) web pages located on your device or on the web.</w:t>
      </w:r>
    </w:p>
    <w:p w:rsidR="009D6C4F" w:rsidRDefault="009D6C4F" w:rsidP="00B85F06">
      <w:pPr>
        <w:pStyle w:val="Heading3"/>
      </w:pPr>
      <w:bookmarkStart w:id="1711" w:name="_Toc444180177"/>
      <w:r>
        <w:t>Http.post &lt;url_sexp&gt;, &lt;list_nexp&gt;, &lt;result_svar&gt;</w:t>
      </w:r>
      <w:bookmarkEnd w:id="1711"/>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1712" w:name="_Toc444180178"/>
      <w:r>
        <w:t>TCP</w:t>
      </w:r>
      <w:r w:rsidR="008952BE">
        <w:t>/IP Sockets</w:t>
      </w:r>
      <w:bookmarkEnd w:id="1712"/>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7"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1713" w:name="_Toc444180179"/>
      <w:r>
        <w:lastRenderedPageBreak/>
        <w:t xml:space="preserve">TCP/IP </w:t>
      </w:r>
      <w:r w:rsidR="00D65DA8">
        <w:t xml:space="preserve">Client </w:t>
      </w:r>
      <w:r>
        <w:t>Socket Commands</w:t>
      </w:r>
      <w:bookmarkEnd w:id="1713"/>
    </w:p>
    <w:p w:rsidR="00DD1527" w:rsidRDefault="00DD1527" w:rsidP="005F4916">
      <w:pPr>
        <w:pStyle w:val="Heading3"/>
      </w:pPr>
      <w:bookmarkStart w:id="1714" w:name="_Toc444180180"/>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1714"/>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1715" w:name="_Toc444180181"/>
      <w:r>
        <w:t>Socket.client.status &lt;status_nvar&gt;</w:t>
      </w:r>
      <w:bookmarkEnd w:id="1715"/>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1716" w:name="_Toc444180182"/>
      <w:r>
        <w:t>S</w:t>
      </w:r>
      <w:r w:rsidR="00CB062B">
        <w:t>ocket.client.server.ip &lt;svar&gt;</w:t>
      </w:r>
      <w:bookmarkEnd w:id="1716"/>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1717" w:name="_Toc444180183"/>
      <w:r>
        <w:t>Socket.client.read.line &lt;line_svar&gt;</w:t>
      </w:r>
      <w:bookmarkEnd w:id="1717"/>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1718" w:name="_Toc444180184"/>
      <w:r>
        <w:t>Socket.client.read.ready &lt;nvar&gt;</w:t>
      </w:r>
      <w:bookmarkEnd w:id="1718"/>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1719" w:name="_Toc444180185"/>
      <w:r>
        <w:t>Socket.client.read.file &lt;f</w:t>
      </w:r>
      <w:r w:rsidR="00FD5E7C">
        <w:t>ile</w:t>
      </w:r>
      <w:r>
        <w:t>_nexp&gt;</w:t>
      </w:r>
      <w:bookmarkEnd w:id="1719"/>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lastRenderedPageBreak/>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1720" w:name="_Toc444180186"/>
      <w:r>
        <w:t>Socket.client.write.line &lt;line_sexp&gt;</w:t>
      </w:r>
      <w:bookmarkEnd w:id="1720"/>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1721" w:name="_Toc444180187"/>
      <w:r>
        <w:t>Socket.client.write.bytes &lt;sexp&gt;</w:t>
      </w:r>
      <w:bookmarkEnd w:id="1721"/>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1722" w:name="_Toc444180188"/>
      <w:r>
        <w:t>Socket.client.write.file &lt;f</w:t>
      </w:r>
      <w:r w:rsidR="00DB0C94">
        <w:t>ile</w:t>
      </w:r>
      <w:r>
        <w:t>_nexp&gt;</w:t>
      </w:r>
      <w:bookmarkEnd w:id="1722"/>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1723" w:name="_Toc444180189"/>
      <w:r>
        <w:t>S</w:t>
      </w:r>
      <w:r w:rsidR="00CB062B">
        <w:t>ocket.client.close</w:t>
      </w:r>
      <w:bookmarkEnd w:id="1723"/>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1724" w:name="_Toc444180190"/>
      <w:r>
        <w:t>TCP/IP Server Socket Commands</w:t>
      </w:r>
      <w:bookmarkEnd w:id="1724"/>
    </w:p>
    <w:p w:rsidR="0037623F" w:rsidRDefault="0037623F" w:rsidP="005F4916">
      <w:pPr>
        <w:pStyle w:val="Heading3"/>
      </w:pPr>
      <w:bookmarkStart w:id="1725" w:name="_Toc444180191"/>
      <w:r>
        <w:t>Socket.my</w:t>
      </w:r>
      <w:r w:rsidR="005E290C">
        <w:t>IP</w:t>
      </w:r>
      <w:r>
        <w:t xml:space="preserve"> &lt;svar&gt;</w:t>
      </w:r>
      <w:bookmarkEnd w:id="1725"/>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w:t>
      </w:r>
      <w:ins w:id="1726" w:author="Sammartano, Marc (BIC USA)" w:date="2016-02-09T10:00:00Z">
        <w:r w:rsidR="009B6751">
          <w:t>s</w:t>
        </w:r>
      </w:ins>
      <w:r>
        <w:t xml:space="preserve"> the IP of the device in </w:t>
      </w:r>
      <w:ins w:id="1727" w:author="Sammartano, Marc (BIC USA)" w:date="2016-02-09T09:59:00Z">
        <w:r w:rsidR="00D13DDE">
          <w:t xml:space="preserve">string variable </w:t>
        </w:r>
      </w:ins>
      <w:r>
        <w:t>&lt;svar&gt;.</w:t>
      </w:r>
      <w:ins w:id="1728" w:author="Sammartano, Marc (BIC USA)" w:date="2016-02-09T09:59:00Z">
        <w:r w:rsidR="00D13DDE">
          <w:t xml:space="preserve"> If the device has no active IP address, the returned value is the empty string </w:t>
        </w:r>
      </w:ins>
      <w:ins w:id="1729" w:author="Sammartano, Marc (BIC USA)" w:date="2016-02-09T10:00:00Z">
        <w:r w:rsidR="00D13DDE">
          <w:t>"".</w:t>
        </w:r>
      </w:ins>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28"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D13DDE" w:rsidRDefault="00D13DDE" w:rsidP="00D13DDE">
      <w:pPr>
        <w:pStyle w:val="Heading3"/>
        <w:rPr>
          <w:ins w:id="1730" w:author="Sammartano, Marc (BIC USA)" w:date="2016-02-09T09:58:00Z"/>
        </w:rPr>
      </w:pPr>
      <w:bookmarkStart w:id="1731" w:name="_Toc444180192"/>
      <w:ins w:id="1732" w:author="Sammartano, Marc (BIC USA)" w:date="2016-02-09T09:57:00Z">
        <w:r>
          <w:t>Socket.myIP &lt;array$[]&gt;{, &lt;n</w:t>
        </w:r>
      </w:ins>
      <w:ins w:id="1733" w:author="Sammartano, Marc (BIC USA)" w:date="2016-02-09T09:58:00Z">
        <w:r>
          <w:t>var</w:t>
        </w:r>
      </w:ins>
      <w:ins w:id="1734" w:author="Sammartano, Marc (BIC USA)" w:date="2016-02-09T09:57:00Z">
        <w:r>
          <w:t>&gt;}</w:t>
        </w:r>
        <w:bookmarkEnd w:id="1731"/>
        <w:r>
          <w:fldChar w:fldCharType="begin"/>
        </w:r>
        <w:r>
          <w:instrText xml:space="preserve"> XE "</w:instrText>
        </w:r>
        <w:r w:rsidRPr="00CE2B5E">
          <w:instrText>Socket.my</w:instrText>
        </w:r>
        <w:r>
          <w:instrText>IP &lt;array$[]&gt;{, &lt;n</w:instrText>
        </w:r>
      </w:ins>
      <w:ins w:id="1735" w:author="Sammartano, Marc (BIC USA)" w:date="2016-02-09T09:58:00Z">
        <w:r>
          <w:instrText>var</w:instrText>
        </w:r>
      </w:ins>
      <w:ins w:id="1736" w:author="Sammartano, Marc (BIC USA)" w:date="2016-02-09T09:57:00Z">
        <w:r>
          <w:instrText xml:space="preserve">&gt;} </w:instrText>
        </w:r>
        <w:r>
          <w:fldChar w:fldCharType="end"/>
        </w:r>
      </w:ins>
    </w:p>
    <w:p w:rsidR="00D13DDE" w:rsidRDefault="00D13DDE" w:rsidP="00D13DDE">
      <w:pPr>
        <w:rPr>
          <w:ins w:id="1737" w:author="Sammartano, Marc (BIC USA)" w:date="2016-02-09T09:58:00Z"/>
        </w:rPr>
      </w:pPr>
      <w:ins w:id="1738" w:author="Sammartano, Marc (BIC USA)" w:date="2016-02-09T09:58:00Z">
        <w:r>
          <w:t xml:space="preserve">Returns all active IP addresses of the device in the string array &lt;array$[]&gt;. If you provide the optional </w:t>
        </w:r>
      </w:ins>
      <w:ins w:id="1739" w:author="Sammartano, Marc (BIC USA)" w:date="2016-02-09T10:09:00Z">
        <w:r w:rsidR="009B6751">
          <w:t xml:space="preserve">address-count </w:t>
        </w:r>
      </w:ins>
      <w:ins w:id="1740" w:author="Sammartano, Marc (BIC USA)" w:date="2016-02-09T09:58:00Z">
        <w:r>
          <w:t>variable &lt;nvar&gt;, it is set to the number of active IP addresses.</w:t>
        </w:r>
      </w:ins>
    </w:p>
    <w:p w:rsidR="00D13DDE" w:rsidRDefault="00D13DDE" w:rsidP="00D13DDE">
      <w:pPr>
        <w:rPr>
          <w:ins w:id="1741" w:author="Sammartano, Marc (BIC USA)" w:date="2016-02-09T10:03:00Z"/>
        </w:rPr>
      </w:pPr>
      <w:ins w:id="1742" w:author="Sammartano, Marc (BIC USA)" w:date="2016-02-09T09:59:00Z">
        <w:r>
          <w:t>If the</w:t>
        </w:r>
      </w:ins>
      <w:ins w:id="1743" w:author="Sammartano, Marc (BIC USA)" w:date="2016-02-09T10:01:00Z">
        <w:r w:rsidR="009B6751">
          <w:t xml:space="preserve"> device has</w:t>
        </w:r>
      </w:ins>
      <w:ins w:id="1744" w:author="Sammartano, Marc (BIC USA)" w:date="2016-02-09T09:59:00Z">
        <w:r>
          <w:t xml:space="preserve"> no active </w:t>
        </w:r>
      </w:ins>
      <w:ins w:id="1745" w:author="Sammartano, Marc (BIC USA)" w:date="2016-02-09T10:01:00Z">
        <w:r w:rsidR="009B6751">
          <w:t xml:space="preserve">IP address, the array has a single element, the empty string </w:t>
        </w:r>
      </w:ins>
      <w:ins w:id="1746" w:author="Sammartano, Marc (BIC USA)" w:date="2016-02-09T10:02:00Z">
        <w:r w:rsidR="009B6751">
          <w:t xml:space="preserve">"", and the </w:t>
        </w:r>
      </w:ins>
      <w:ins w:id="1747" w:author="Sammartano, Marc (BIC USA)" w:date="2016-02-09T10:03:00Z">
        <w:r w:rsidR="009B6751">
          <w:t xml:space="preserve">address-count in </w:t>
        </w:r>
      </w:ins>
      <w:ins w:id="1748" w:author="Sammartano, Marc (BIC USA)" w:date="2016-02-09T10:02:00Z">
        <w:r w:rsidR="009B6751">
          <w:t>&lt;nvar&gt; is 0.</w:t>
        </w:r>
      </w:ins>
      <w:ins w:id="1749" w:author="Sammartano, Marc (BIC USA)" w:date="2016-02-09T10:09:00Z">
        <w:r w:rsidR="009B6751">
          <w:t xml:space="preserve"> In this case only, the address-count is not the same as the array length.</w:t>
        </w:r>
      </w:ins>
    </w:p>
    <w:p w:rsidR="009B6751" w:rsidRPr="00D13DDE" w:rsidRDefault="009B6751" w:rsidP="00D13DDE">
      <w:pPr>
        <w:rPr>
          <w:ins w:id="1750" w:author="Sammartano, Marc (BIC USA)" w:date="2016-02-09T09:57:00Z"/>
        </w:rPr>
      </w:pPr>
      <w:ins w:id="1751" w:author="Sammartano, Marc (BIC USA)" w:date="2016-02-09T10:03:00Z">
        <w:r>
          <w:t xml:space="preserve">Most devices usually have zero or one IP address. It is possible to have more than one. For example, after </w:t>
        </w:r>
      </w:ins>
      <w:ins w:id="1752" w:author="Sammartano, Marc (BIC USA)" w:date="2016-02-09T10:04:00Z">
        <w:r>
          <w:t xml:space="preserve">enabling a WiFi connection, there may still be an active </w:t>
        </w:r>
      </w:ins>
      <w:ins w:id="1753" w:author="Sammartano, Marc (BIC USA)" w:date="2016-02-09T10:05:00Z">
        <w:r>
          <w:t>cellular data connection.</w:t>
        </w:r>
      </w:ins>
      <w:ins w:id="1754" w:author="Sammartano, Marc (BIC USA)" w:date="2016-02-09T10:07:00Z">
        <w:r>
          <w:t xml:space="preserve"> Normally this connection shuts down after a short time, but </w:t>
        </w:r>
      </w:ins>
      <w:ins w:id="1755" w:author="Sammartano, Marc (BIC USA)" w:date="2016-02-09T10:08:00Z">
        <w:r>
          <w:t>in some cases it may remain open.</w:t>
        </w:r>
      </w:ins>
    </w:p>
    <w:p w:rsidR="006B7DC7" w:rsidRDefault="006B7DC7" w:rsidP="005F4916">
      <w:pPr>
        <w:pStyle w:val="Heading3"/>
      </w:pPr>
      <w:bookmarkStart w:id="1756" w:name="_Toc444180193"/>
      <w:r>
        <w:lastRenderedPageBreak/>
        <w:t>Socket.server.create &lt;port_nexp&gt;</w:t>
      </w:r>
      <w:bookmarkEnd w:id="175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1757" w:name="_Toc444180194"/>
      <w:r>
        <w:t>Socket.server.connect</w:t>
      </w:r>
      <w:r w:rsidR="00795B6C">
        <w:t xml:space="preserve"> </w:t>
      </w:r>
      <w:r w:rsidR="00795B6C" w:rsidRPr="00795B6C">
        <w:t>{&lt;wait_</w:t>
      </w:r>
      <w:r w:rsidR="00C128F2">
        <w:t>l</w:t>
      </w:r>
      <w:r w:rsidR="00795B6C" w:rsidRPr="00795B6C">
        <w:t>exp&gt;}</w:t>
      </w:r>
      <w:bookmarkEnd w:id="1757"/>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1758" w:name="_Toc444180195"/>
      <w:r>
        <w:t>Socket.server.status &lt;status_nvar&gt;</w:t>
      </w:r>
      <w:bookmarkEnd w:id="1758"/>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1759" w:name="_Toc444180196"/>
      <w:r>
        <w:t>Socket.server.read.line &lt;svar&gt;</w:t>
      </w:r>
      <w:bookmarkEnd w:id="1759"/>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1760" w:name="_Toc444180197"/>
      <w:r>
        <w:t>Socket.server.read.ready &lt;nvar&gt;</w:t>
      </w:r>
      <w:bookmarkEnd w:id="1760"/>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1761" w:name="_Toc444180198"/>
      <w:r>
        <w:t>Socket.server.write.line &lt;</w:t>
      </w:r>
      <w:r w:rsidR="00DB0C94">
        <w:t>line_</w:t>
      </w:r>
      <w:r>
        <w:t>sexp&gt;</w:t>
      </w:r>
      <w:bookmarkEnd w:id="1761"/>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1762" w:name="_Toc444180199"/>
      <w:r>
        <w:t>Socket.server.write.bytes &lt;sexp&gt;</w:t>
      </w:r>
      <w:bookmarkEnd w:id="1762"/>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w:t>
      </w:r>
      <w:r w:rsidR="00B4434A">
        <w:lastRenderedPageBreak/>
        <w:t>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1763" w:name="_Toc444180200"/>
      <w:r>
        <w:t>Socket.server.write.file &lt;f</w:t>
      </w:r>
      <w:r w:rsidR="00FD5E7C">
        <w:t>ile</w:t>
      </w:r>
      <w:r>
        <w:t>_nexp&gt;</w:t>
      </w:r>
      <w:bookmarkEnd w:id="1763"/>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1764" w:name="_Toc444180201"/>
      <w:r w:rsidRPr="00AD2D2D">
        <w:t>Socket.server.read.file &lt;f</w:t>
      </w:r>
      <w:r w:rsidR="000B604B">
        <w:t>ile</w:t>
      </w:r>
      <w:r w:rsidRPr="00AD2D2D">
        <w:t>_nexp&gt;</w:t>
      </w:r>
      <w:bookmarkEnd w:id="1764"/>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1765" w:name="_Toc444180202"/>
      <w:r>
        <w:t>Socket.server.disconnect</w:t>
      </w:r>
      <w:bookmarkEnd w:id="1765"/>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1766" w:name="_Toc444180203"/>
      <w:r>
        <w:t>Socket.server.close</w:t>
      </w:r>
      <w:bookmarkEnd w:id="1766"/>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1767" w:name="_Toc444180204"/>
      <w:r>
        <w:t>Socket.server.client.ip &lt;nvar&gt;</w:t>
      </w:r>
      <w:bookmarkEnd w:id="1767"/>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1768" w:name="_Toc444180205"/>
      <w:r>
        <w:t>FTP</w:t>
      </w:r>
      <w:r w:rsidR="0081367E">
        <w:t xml:space="preserve"> Client</w:t>
      </w:r>
      <w:bookmarkEnd w:id="1768"/>
    </w:p>
    <w:p w:rsidR="000039BC" w:rsidRDefault="000039BC" w:rsidP="000039BC">
      <w:r>
        <w:t>These FTP commands implement a FTP Client</w:t>
      </w:r>
    </w:p>
    <w:p w:rsidR="000039BC" w:rsidRDefault="003A4712" w:rsidP="00EB1F62">
      <w:pPr>
        <w:pStyle w:val="Heading2"/>
      </w:pPr>
      <w:bookmarkStart w:id="1769" w:name="_Toc444180206"/>
      <w:r w:rsidRPr="004B7016">
        <w:t>Ftp.open</w:t>
      </w:r>
      <w:r w:rsidR="00A049E1">
        <w:t xml:space="preserve"> &lt;url_sexp&gt;, &lt;port_nexp&gt;, &lt;user_sexp&gt;, &lt;pw_sexp&gt;</w:t>
      </w:r>
      <w:bookmarkEnd w:id="1769"/>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216A49" w:rsidP="007B2223">
      <w:pPr>
        <w:pStyle w:val="Codeexample"/>
      </w:pPr>
      <w:hyperlink r:id="rId29" w:history="1">
        <w:r w:rsidR="00A049E1" w:rsidRPr="00A049E1">
          <w:t>ftp.open</w:t>
        </w:r>
      </w:hyperlink>
      <w:r w:rsidR="00A049E1" w:rsidRPr="00A049E1">
        <w:t xml:space="preserve"> </w:t>
      </w:r>
      <w:r w:rsidR="00F5651B">
        <w:t>"</w:t>
      </w:r>
      <w:hyperlink r:id="rId30"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1770" w:name="_Toc444180207"/>
      <w:r>
        <w:t>Ftp.</w:t>
      </w:r>
      <w:r w:rsidR="00434FE2">
        <w:t>c</w:t>
      </w:r>
      <w:r w:rsidR="00FB227D">
        <w:t>lose</w:t>
      </w:r>
      <w:bookmarkEnd w:id="1770"/>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216A49" w:rsidP="00EB1F62">
      <w:pPr>
        <w:pStyle w:val="Heading2"/>
      </w:pPr>
      <w:hyperlink r:id="rId31" w:history="1">
        <w:bookmarkStart w:id="1771" w:name="_Toc444180208"/>
        <w:r w:rsidR="003A4712">
          <w:t>Ftp.</w:t>
        </w:r>
        <w:r w:rsidR="00A049E1" w:rsidRPr="00A049E1">
          <w:t>put</w:t>
        </w:r>
      </w:hyperlink>
      <w:r w:rsidR="00A63278">
        <w:t xml:space="preserve"> &lt;source_sexp&gt;, &lt;destination_sexp&gt;</w:t>
      </w:r>
      <w:bookmarkEnd w:id="1771"/>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lastRenderedPageBreak/>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216A49" w:rsidP="00EB1F62">
      <w:pPr>
        <w:pStyle w:val="Heading2"/>
      </w:pPr>
      <w:hyperlink r:id="rId32" w:history="1">
        <w:bookmarkStart w:id="1772" w:name="_Toc444180209"/>
        <w:r w:rsidR="003A4712">
          <w:t>Ftp.</w:t>
        </w:r>
        <w:r w:rsidR="00A049E1" w:rsidRPr="00A049E1">
          <w:t>get</w:t>
        </w:r>
      </w:hyperlink>
      <w:r w:rsidR="00A63278">
        <w:t xml:space="preserve"> &lt;source_sexp&gt;, &lt;destination_sexp&gt;</w:t>
      </w:r>
      <w:bookmarkEnd w:id="1772"/>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216A49" w:rsidP="00EB1F62">
      <w:pPr>
        <w:pStyle w:val="Heading2"/>
      </w:pPr>
      <w:hyperlink r:id="rId33" w:history="1">
        <w:bookmarkStart w:id="1773" w:name="_Toc444180210"/>
        <w:r w:rsidR="003A4712">
          <w:t>Ftp.</w:t>
        </w:r>
        <w:r w:rsidR="00A049E1" w:rsidRPr="00A049E1">
          <w:t>dir</w:t>
        </w:r>
      </w:hyperlink>
      <w:r w:rsidR="0034592D">
        <w:t xml:space="preserve"> &lt;list_n</w:t>
      </w:r>
      <w:r w:rsidR="005F6213">
        <w:t>var&gt;</w:t>
      </w:r>
      <w:r w:rsidR="00EB7A4A">
        <w:t xml:space="preserve"> {,&lt;dirmark_sexp&gt;}</w:t>
      </w:r>
      <w:bookmarkEnd w:id="1773"/>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216A49" w:rsidP="00EB1F62">
      <w:pPr>
        <w:pStyle w:val="Heading2"/>
      </w:pPr>
      <w:hyperlink r:id="rId34" w:history="1">
        <w:bookmarkStart w:id="1774" w:name="_Toc444180211"/>
        <w:r w:rsidR="003A4712">
          <w:t>Ftp.</w:t>
        </w:r>
        <w:r w:rsidR="00A049E1" w:rsidRPr="00A049E1">
          <w:t>cd</w:t>
        </w:r>
      </w:hyperlink>
      <w:r w:rsidR="005F6213">
        <w:t xml:space="preserve"> &lt;</w:t>
      </w:r>
      <w:r w:rsidR="00682711">
        <w:t>new_directory_sexp&gt;</w:t>
      </w:r>
      <w:bookmarkEnd w:id="1774"/>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216A49" w:rsidP="00EB1F62">
      <w:pPr>
        <w:pStyle w:val="Heading2"/>
      </w:pPr>
      <w:hyperlink r:id="rId35" w:history="1">
        <w:bookmarkStart w:id="1775" w:name="_Toc444180212"/>
        <w:r w:rsidR="003A4712">
          <w:t>Ftp.</w:t>
        </w:r>
        <w:r w:rsidR="00A049E1" w:rsidRPr="00A049E1">
          <w:t>rename</w:t>
        </w:r>
      </w:hyperlink>
      <w:r w:rsidR="00682711">
        <w:t xml:space="preserve"> &lt;old_filename_sexp&gt;, &lt;new_filename_sexp&gt;</w:t>
      </w:r>
      <w:bookmarkEnd w:id="1775"/>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216A49" w:rsidP="00EB1F62">
      <w:pPr>
        <w:pStyle w:val="Heading2"/>
      </w:pPr>
      <w:hyperlink r:id="rId36" w:history="1">
        <w:bookmarkStart w:id="1776" w:name="_Toc444180213"/>
        <w:r w:rsidR="003A4712">
          <w:t>Ftp.</w:t>
        </w:r>
        <w:r w:rsidR="00A049E1" w:rsidRPr="00A049E1">
          <w:t>delete</w:t>
        </w:r>
      </w:hyperlink>
      <w:r w:rsidR="00682711">
        <w:t xml:space="preserve"> &lt;filename_sexp&gt;</w:t>
      </w:r>
      <w:bookmarkEnd w:id="1776"/>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216A49" w:rsidP="00EB1F62">
      <w:pPr>
        <w:pStyle w:val="Heading2"/>
      </w:pPr>
      <w:hyperlink r:id="rId37" w:history="1">
        <w:bookmarkStart w:id="1777" w:name="_Toc444180214"/>
        <w:r w:rsidR="003A4712">
          <w:t>Ftp.</w:t>
        </w:r>
        <w:r w:rsidR="00A049E1" w:rsidRPr="00A049E1">
          <w:t>rmdir</w:t>
        </w:r>
      </w:hyperlink>
      <w:r w:rsidR="00682711">
        <w:t xml:space="preserve"> &lt;directory_sexp&gt;</w:t>
      </w:r>
      <w:bookmarkEnd w:id="1777"/>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216A49" w:rsidP="00EB1F62">
      <w:pPr>
        <w:pStyle w:val="Heading2"/>
      </w:pPr>
      <w:hyperlink r:id="rId38" w:history="1">
        <w:bookmarkStart w:id="1778" w:name="_Toc444180215"/>
        <w:r w:rsidR="003A4712">
          <w:t>Ftp.</w:t>
        </w:r>
        <w:r w:rsidR="00A049E1" w:rsidRPr="00A049E1">
          <w:t>mkdir</w:t>
        </w:r>
      </w:hyperlink>
      <w:r w:rsidR="00682711">
        <w:t xml:space="preserve"> &lt;directory_sexp&gt;</w:t>
      </w:r>
      <w:bookmarkEnd w:id="1778"/>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1779" w:name="_Toc444180216"/>
      <w:r>
        <w:t>Bluetooth</w:t>
      </w:r>
      <w:bookmarkEnd w:id="177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1780" w:name="_Toc444180217"/>
      <w:r>
        <w:t>B</w:t>
      </w:r>
      <w:r w:rsidR="00D50FDC">
        <w:t>t.open</w:t>
      </w:r>
      <w:r w:rsidR="00296C24">
        <w:t xml:space="preserve"> {0|1}</w:t>
      </w:r>
      <w:bookmarkEnd w:id="1780"/>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lastRenderedPageBreak/>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1781" w:name="_Toc444180218"/>
      <w:r>
        <w:t>Bt.close</w:t>
      </w:r>
      <w:bookmarkEnd w:id="178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1782" w:name="_Toc444180219"/>
      <w:r>
        <w:t>Bt.connect</w:t>
      </w:r>
      <w:r w:rsidR="00296C24">
        <w:t xml:space="preserve"> {0|1}</w:t>
      </w:r>
      <w:bookmarkEnd w:id="178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1783" w:name="_Toc444180220"/>
      <w:r>
        <w:t>Bt.disconnect</w:t>
      </w:r>
      <w:bookmarkEnd w:id="1783"/>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1784" w:name="_Toc444180221"/>
      <w:r>
        <w:t>Bt.reconnect</w:t>
      </w:r>
      <w:bookmarkEnd w:id="1784"/>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1785" w:name="_Toc444180222"/>
      <w:r>
        <w:t xml:space="preserve">Bt.status </w:t>
      </w:r>
      <w:r w:rsidR="003A1A0A">
        <w:t>{{</w:t>
      </w:r>
      <w:r>
        <w:t>&lt;</w:t>
      </w:r>
      <w:r w:rsidR="009622C0">
        <w:t>connect</w:t>
      </w:r>
      <w:r w:rsidR="003A1A0A">
        <w:t>_</w:t>
      </w:r>
      <w:r>
        <w:t>var&gt;</w:t>
      </w:r>
      <w:r w:rsidR="003A1A0A">
        <w:t>}{, &lt;name_svar&gt;}{, &lt;address_svar&gt;}}</w:t>
      </w:r>
      <w:bookmarkEnd w:id="1785"/>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lastRenderedPageBreak/>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1786" w:name="_Toc444180223"/>
      <w:r>
        <w:t xml:space="preserve">Bt.write </w:t>
      </w:r>
      <w:r w:rsidR="00237A2A">
        <w:t>{</w:t>
      </w:r>
      <w:r w:rsidR="003C1FB8">
        <w:t>&lt;exp&gt; {,|;}</w:t>
      </w:r>
      <w:r w:rsidR="00237A2A">
        <w:t>}</w:t>
      </w:r>
      <w:r w:rsidR="003C1FB8">
        <w:t xml:space="preserve"> ...</w:t>
      </w:r>
      <w:bookmarkEnd w:id="1786"/>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1787" w:name="_Toc444180224"/>
      <w:r>
        <w:t>Bt.read.ready &lt;nvar&gt;</w:t>
      </w:r>
      <w:bookmarkEnd w:id="178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1788" w:name="_Toc444180225"/>
      <w:r>
        <w:t>OnB</w:t>
      </w:r>
      <w:r w:rsidR="00010A3E">
        <w:t>t</w:t>
      </w:r>
      <w:r>
        <w:t>ReadReady:</w:t>
      </w:r>
      <w:bookmarkEnd w:id="178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F045C3" w:rsidP="00D50FDC">
      <w:ins w:id="1789" w:author="Sammartano, Marc (BIC USA)" w:date="2016-03-03T16:13:00Z">
        <w:r>
          <w:t>Interrupt label that traps the arrival of a message received on the Bluetooth channel</w:t>
        </w:r>
      </w:ins>
      <w:ins w:id="1790" w:author="Sammartano, Marc (BIC USA)" w:date="2016-03-03T16:15:00Z">
        <w:r>
          <w:t xml:space="preserve"> (see "Interrupt Labels")</w:t>
        </w:r>
      </w:ins>
      <w:ins w:id="1791" w:author="Sammartano, Marc (BIC USA)" w:date="2016-03-03T16:13:00Z">
        <w:r>
          <w:t xml:space="preserve">. </w:t>
        </w:r>
      </w:ins>
      <w:r w:rsidR="00771D2B">
        <w:t xml:space="preserve">If a Bluetooth </w:t>
      </w:r>
      <w:del w:id="1792" w:author="Sammartano, Marc (BIC USA)" w:date="2016-03-03T16:14:00Z">
        <w:r w:rsidR="00771D2B" w:rsidDel="00F045C3">
          <w:delText xml:space="preserve">received </w:delText>
        </w:r>
      </w:del>
      <w:r w:rsidR="00771D2B">
        <w:t>message is ready (</w:t>
      </w:r>
      <w:r w:rsidR="00771D2B" w:rsidRPr="003A1A0A">
        <w:rPr>
          <w:b/>
        </w:rPr>
        <w:t>B</w:t>
      </w:r>
      <w:r w:rsidR="00DB7920" w:rsidRPr="003A1A0A">
        <w:rPr>
          <w:b/>
        </w:rPr>
        <w:t>t</w:t>
      </w:r>
      <w:r w:rsidR="00771D2B" w:rsidRPr="003A1A0A">
        <w:rPr>
          <w:b/>
        </w:rPr>
        <w:t>.</w:t>
      </w:r>
      <w:r w:rsidR="00DB7920" w:rsidRPr="003A1A0A">
        <w:rPr>
          <w:b/>
        </w:rPr>
        <w:t>read</w:t>
      </w:r>
      <w:r w:rsidR="00771D2B" w:rsidRPr="003A1A0A">
        <w:rPr>
          <w:b/>
        </w:rPr>
        <w:t>.</w:t>
      </w:r>
      <w:r w:rsidR="00DB7920" w:rsidRPr="003A1A0A">
        <w:rPr>
          <w:b/>
        </w:rPr>
        <w:t>ready</w:t>
      </w:r>
      <w:r w:rsidR="00771D2B">
        <w:t xml:space="preserve"> </w:t>
      </w:r>
      <w:r w:rsidR="00F378FD">
        <w:t>would</w:t>
      </w:r>
      <w:r w:rsidR="00771D2B">
        <w:t xml:space="preserve"> return a </w:t>
      </w:r>
      <w:r w:rsidR="00F378FD">
        <w:t>non-zero</w:t>
      </w:r>
      <w:r w:rsidR="00771D2B">
        <w:t xml:space="preserve"> value) </w:t>
      </w:r>
      <w:del w:id="1793" w:author="Sammartano, Marc (BIC USA)" w:date="2016-03-03T16:16:00Z">
        <w:r w:rsidR="00F378FD" w:rsidDel="00F045C3">
          <w:delText>the currently running program will be interrupted and</w:delText>
        </w:r>
      </w:del>
      <w:ins w:id="1794" w:author="Sammartano, Marc (BIC USA)" w:date="2016-03-03T16:16:00Z">
        <w:r>
          <w:t>BASIC!</w:t>
        </w:r>
      </w:ins>
      <w:r w:rsidR="00F378FD">
        <w:t xml:space="preserve"> execut</w:t>
      </w:r>
      <w:ins w:id="1795" w:author="Sammartano, Marc (BIC USA)" w:date="2016-03-03T16:16:00Z">
        <w:r>
          <w:t>es</w:t>
        </w:r>
      </w:ins>
      <w:del w:id="1796" w:author="Sammartano, Marc (BIC USA)" w:date="2016-03-03T16:16:00Z">
        <w:r w:rsidR="00F378FD" w:rsidDel="00F045C3">
          <w:delText>ion will resume at</w:delText>
        </w:r>
      </w:del>
      <w:r w:rsidR="00F378FD">
        <w:t xml:space="preserve"> the statement</w:t>
      </w:r>
      <w:ins w:id="1797" w:author="Sammartano, Marc (BIC USA)" w:date="2016-03-03T16:16:00Z">
        <w:r>
          <w:t>s</w:t>
        </w:r>
      </w:ins>
      <w:r w:rsidR="00F378FD">
        <w:t xml:space="preserve"> after th</w:t>
      </w:r>
      <w:ins w:id="1798" w:author="Sammartano, Marc (BIC USA)" w:date="2016-03-03T16:16:00Z">
        <w:r>
          <w:t>e</w:t>
        </w:r>
      </w:ins>
      <w:del w:id="1799" w:author="Sammartano, Marc (BIC USA)" w:date="2016-03-03T16:16:00Z">
        <w:r w:rsidR="00F378FD" w:rsidDel="00F045C3">
          <w:delText>is</w:delText>
        </w:r>
      </w:del>
      <w:ins w:id="1800" w:author="Sammartano, Marc (BIC USA)" w:date="2016-03-03T16:16:00Z">
        <w:r>
          <w:rPr>
            <w:b/>
          </w:rPr>
          <w:t>OnBtReady:</w:t>
        </w:r>
      </w:ins>
      <w:r w:rsidR="00F378FD">
        <w:t xml:space="preserve"> label</w:t>
      </w:r>
      <w:ins w:id="1801" w:author="Sammartano, Marc (BIC USA)" w:date="2016-03-03T16:17:00Z">
        <w:r>
          <w:t>, where</w:t>
        </w:r>
      </w:ins>
      <w:del w:id="1802" w:author="Sammartano, Marc (BIC USA)" w:date="2016-03-03T16:17:00Z">
        <w:r w:rsidR="00F378FD" w:rsidDel="00F045C3">
          <w:delText>.</w:delText>
        </w:r>
      </w:del>
      <w:r w:rsidR="00F378FD">
        <w:t xml:space="preserve"> </w:t>
      </w:r>
      <w:del w:id="1803" w:author="Sammartano, Marc (BIC USA)" w:date="2016-03-03T16:17:00Z">
        <w:r w:rsidR="00F378FD" w:rsidDel="00F045C3">
          <w:delText>Y</w:delText>
        </w:r>
      </w:del>
      <w:ins w:id="1804" w:author="Sammartano, Marc (BIC USA)" w:date="2016-03-03T16:17:00Z">
        <w:r>
          <w:t>y</w:t>
        </w:r>
      </w:ins>
      <w:r w:rsidR="00F378FD">
        <w:t xml:space="preserve">ou can </w:t>
      </w:r>
      <w:del w:id="1805" w:author="Sammartano, Marc (BIC USA)" w:date="2016-03-03T16:17:00Z">
        <w:r w:rsidR="00F378FD" w:rsidDel="00F045C3">
          <w:delText xml:space="preserve">then </w:delText>
        </w:r>
      </w:del>
      <w:r w:rsidR="00F378FD">
        <w:t xml:space="preserve">read and handle the message. When done, </w:t>
      </w:r>
      <w:del w:id="1806" w:author="Sammartano, Marc (BIC USA)" w:date="2016-03-03T16:17:00Z">
        <w:r w:rsidR="00F378FD" w:rsidDel="00F045C3">
          <w:delText xml:space="preserve">you can </w:delText>
        </w:r>
      </w:del>
      <w:r w:rsidR="00F378FD">
        <w:t xml:space="preserve">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1807" w:name="_Toc444180226"/>
      <w:r>
        <w:lastRenderedPageBreak/>
        <w:t>Bt.onRead</w:t>
      </w:r>
      <w:r w:rsidR="00F378FD">
        <w:t>Ready.</w:t>
      </w:r>
      <w:r w:rsidR="00A052E9">
        <w:t>r</w:t>
      </w:r>
      <w:r w:rsidR="00F378FD">
        <w:t>esume</w:t>
      </w:r>
      <w:bookmarkEnd w:id="1807"/>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 xml:space="preserve">Resumes </w:t>
      </w:r>
      <w:del w:id="1808" w:author="Sammartano, Marc (BIC USA)" w:date="2016-03-03T16:20:00Z">
        <w:r w:rsidDel="00F045C3">
          <w:delText>the running</w:delText>
        </w:r>
      </w:del>
      <w:ins w:id="1809" w:author="Sammartano, Marc (BIC USA)" w:date="2016-03-03T16:20:00Z">
        <w:r w:rsidR="00F045C3">
          <w:t>execution</w:t>
        </w:r>
      </w:ins>
      <w:ins w:id="1810" w:author="Sammartano, Marc (BIC USA)" w:date="2016-03-03T16:21:00Z">
        <w:r w:rsidR="00A542CB">
          <w:t xml:space="preserve"> at the point</w:t>
        </w:r>
      </w:ins>
      <w:r>
        <w:t xml:space="preserve"> </w:t>
      </w:r>
      <w:del w:id="1811" w:author="Sammartano, Marc (BIC USA)" w:date="2016-03-03T16:21:00Z">
        <w:r w:rsidDel="00A542CB">
          <w:delText>of</w:delText>
        </w:r>
      </w:del>
      <w:ins w:id="1812" w:author="Sammartano, Marc (BIC USA)" w:date="2016-03-03T16:21:00Z">
        <w:r w:rsidR="00A542CB">
          <w:t>in</w:t>
        </w:r>
      </w:ins>
      <w:r>
        <w:t xml:space="preserve"> the program </w:t>
      </w:r>
      <w:del w:id="1813" w:author="Sammartano, Marc (BIC USA)" w:date="2016-03-03T16:21:00Z">
        <w:r w:rsidDel="00A542CB">
          <w:delText xml:space="preserve">at the location </w:delText>
        </w:r>
      </w:del>
      <w:r>
        <w:t>where it was interrupted by the Bluetooth Read Ready event.</w:t>
      </w:r>
    </w:p>
    <w:p w:rsidR="00C30E86" w:rsidRDefault="00C30E86" w:rsidP="00EB1F62">
      <w:pPr>
        <w:pStyle w:val="Heading2"/>
      </w:pPr>
      <w:bookmarkStart w:id="1814" w:name="_Toc444180227"/>
      <w:r>
        <w:t>Bt.read.bytes &lt;svar&gt;</w:t>
      </w:r>
      <w:bookmarkEnd w:id="181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1815" w:name="_Toc444180228"/>
      <w:r>
        <w:t>Bt.device.name &lt;svar&gt;</w:t>
      </w:r>
      <w:bookmarkEnd w:id="1815"/>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1816" w:name="_Toc444180229"/>
      <w:r>
        <w:t>Bt.set.</w:t>
      </w:r>
      <w:r w:rsidR="00A052E9">
        <w:t>UUID</w:t>
      </w:r>
      <w:r>
        <w:t xml:space="preserve"> &lt;sexp&gt;</w:t>
      </w:r>
      <w:bookmarkEnd w:id="1816"/>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216A49" w:rsidP="0001590A">
      <w:pPr>
        <w:ind w:left="720"/>
      </w:pPr>
      <w:hyperlink r:id="rId39" w:history="1">
        <w:r w:rsidR="00833D3B">
          <w:rPr>
            <w:rStyle w:val="Hyperlink"/>
          </w:rPr>
          <w:t>http://farwestab.wordpress.com/2011/02/05/some-tips-on-android-and-bluetooth/</w:t>
        </w:r>
      </w:hyperlink>
    </w:p>
    <w:p w:rsidR="00012250" w:rsidRDefault="00012250" w:rsidP="00012250">
      <w:pPr>
        <w:pStyle w:val="Heading1"/>
      </w:pPr>
      <w:bookmarkStart w:id="1817" w:name="_Toc444180230"/>
      <w:r>
        <w:t>Communication: Phone and Text</w:t>
      </w:r>
      <w:bookmarkEnd w:id="1817"/>
    </w:p>
    <w:p w:rsidR="00012250" w:rsidRDefault="00012250" w:rsidP="00012250">
      <w:pPr>
        <w:pStyle w:val="Heading2"/>
      </w:pPr>
      <w:bookmarkStart w:id="1818" w:name="_Toc444180231"/>
      <w:r>
        <w:t>Email.send &lt;recipient_sexp&gt;, &lt;subject_sexp&gt;, &lt;body_sexp&gt;</w:t>
      </w:r>
      <w:bookmarkEnd w:id="1818"/>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1819" w:name="_Toc444180232"/>
      <w:r>
        <w:t>MyPhoneNumber &lt;svar&gt;</w:t>
      </w:r>
      <w:bookmarkEnd w:id="1819"/>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1820" w:name="_Toc444180233"/>
      <w:r>
        <w:lastRenderedPageBreak/>
        <w:t>Phone.call &lt;sexp&gt;</w:t>
      </w:r>
      <w:bookmarkEnd w:id="1820"/>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1821" w:name="_Toc444180234"/>
      <w:r>
        <w:t>Phone.dial &lt;sexp&gt;</w:t>
      </w:r>
      <w:bookmarkEnd w:id="1821"/>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1822" w:name="_Toc444180235"/>
      <w:r>
        <w:t>Phone.rcv.init</w:t>
      </w:r>
      <w:bookmarkEnd w:id="1822"/>
      <w:r>
        <w:fldChar w:fldCharType="begin"/>
      </w:r>
      <w:r>
        <w:instrText xml:space="preserve"> XE "</w:instrText>
      </w:r>
      <w:r w:rsidRPr="009F3C9E">
        <w:instrText>Phone.rcv.init</w:instrText>
      </w:r>
      <w:r>
        <w:instrText xml:space="preserve">" </w:instrText>
      </w:r>
      <w:r>
        <w:fldChar w:fldCharType="end"/>
      </w:r>
    </w:p>
    <w:p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rsidR="00012250" w:rsidRDefault="00012250" w:rsidP="00012250">
      <w:pPr>
        <w:pStyle w:val="Heading2"/>
      </w:pPr>
      <w:bookmarkStart w:id="1823" w:name="_Toc444180236"/>
      <w:r>
        <w:t>Phone.rcv.next &lt;state_nvar&gt;, &lt;number_svar&gt;</w:t>
      </w:r>
      <w:bookmarkEnd w:id="1823"/>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1824" w:name="_Toc444180237"/>
      <w:r>
        <w:t>Sms.send &lt;number_sexp&gt;, &lt;message_sexp&gt;</w:t>
      </w:r>
      <w:bookmarkEnd w:id="1824"/>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1825" w:name="_Toc444180238"/>
      <w:r>
        <w:t>Sms.rcv.init</w:t>
      </w:r>
      <w:bookmarkEnd w:id="1825"/>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1826" w:name="_Toc444180239"/>
      <w:r>
        <w:t>Sms.rcv.next &lt;svar&gt;</w:t>
      </w:r>
      <w:bookmarkEnd w:id="1826"/>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lastRenderedPageBreak/>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1827" w:name="_Toc444180240"/>
      <w:r>
        <w:t>Time and Timers</w:t>
      </w:r>
      <w:bookmarkEnd w:id="1827"/>
    </w:p>
    <w:p w:rsidR="008C272E" w:rsidRDefault="008C272E" w:rsidP="008C272E">
      <w:pPr>
        <w:pStyle w:val="Heading2"/>
      </w:pPr>
      <w:bookmarkStart w:id="1828" w:name="_Toc444180241"/>
      <w:r>
        <w:t>Time and TimeZone Commands</w:t>
      </w:r>
      <w:bookmarkEnd w:id="1828"/>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1829" w:name="_Toc444180242"/>
      <w:r>
        <w:t>Time {&lt;time_nexp&gt;,} Year$, Month$, Day$, Hour$, Minute$, Second$, WeekDay, isDST</w:t>
      </w:r>
      <w:bookmarkEnd w:id="1829"/>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lastRenderedPageBreak/>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1830" w:name="_Toc444180243"/>
      <w:r>
        <w:t>TimeZone.set { &lt;tz_sexp&gt; }</w:t>
      </w:r>
      <w:bookmarkEnd w:id="1830"/>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1831" w:name="_Toc444180244"/>
      <w:r>
        <w:t>TimeZone.get &lt;tz_svar&gt;</w:t>
      </w:r>
      <w:bookmarkEnd w:id="1831"/>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1832" w:name="_Toc444180245"/>
      <w:r>
        <w:t>TimeZone.list &lt;tz_list_pointer_nexp&gt;</w:t>
      </w:r>
      <w:bookmarkEnd w:id="1832"/>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1833" w:name="_Toc444180246"/>
      <w:r>
        <w:t>Timer Interrupt and Commands</w:t>
      </w:r>
      <w:bookmarkEnd w:id="1833"/>
    </w:p>
    <w:p w:rsidR="008C272E" w:rsidRDefault="008C272E" w:rsidP="008C272E">
      <w:r>
        <w:t>You can set a timer that will interrupt the execution of your program at some set time interval. When th</w:t>
      </w:r>
      <w:ins w:id="1834" w:author="Sammartano, Marc (BIC USA)" w:date="2016-03-03T16:38:00Z">
        <w:r w:rsidR="00603024">
          <w:t xml:space="preserve">e timer expires, </w:t>
        </w:r>
      </w:ins>
      <w:del w:id="1835" w:author="Sammartano, Marc (BIC USA)" w:date="2016-03-03T16:38:00Z">
        <w:r w:rsidDel="00603024">
          <w:delText>is interrupt occurs program execution will transfer to</w:delText>
        </w:r>
      </w:del>
      <w:ins w:id="1836" w:author="Sammartano, Marc (BIC USA)" w:date="2016-03-03T16:38:00Z">
        <w:r w:rsidR="00603024">
          <w:t>BASIC! jumps to</w:t>
        </w:r>
      </w:ins>
      <w:r>
        <w:t xml:space="preserve"> the statements following the </w:t>
      </w:r>
      <w:del w:id="1837" w:author="Sammartano, Marc (BIC USA)" w:date="2016-03-03T16:49:00Z">
        <w:r w:rsidRPr="001D1DC2" w:rsidDel="002C4C87">
          <w:rPr>
            <w:b/>
          </w:rPr>
          <w:delText>o</w:delText>
        </w:r>
      </w:del>
      <w:ins w:id="1838" w:author="Sammartano, Marc (BIC USA)" w:date="2016-03-03T16:49:00Z">
        <w:r w:rsidR="002C4C87">
          <w:rPr>
            <w:b/>
          </w:rPr>
          <w:t>O</w:t>
        </w:r>
      </w:ins>
      <w:r w:rsidRPr="001D1DC2">
        <w:rPr>
          <w:b/>
        </w:rPr>
        <w:t>nTimer:</w:t>
      </w:r>
      <w:r>
        <w:t xml:space="preserve"> label. When you have done whatever you need to do to handle this Timer event, you use the </w:t>
      </w:r>
      <w:r w:rsidRPr="001D1DC2">
        <w:rPr>
          <w:b/>
        </w:rPr>
        <w:t>Timer.</w:t>
      </w:r>
      <w:del w:id="1839" w:author="Sammartano, Marc (BIC USA)" w:date="2016-03-03T16:47:00Z">
        <w:r w:rsidRPr="001D1DC2" w:rsidDel="002C4C87">
          <w:rPr>
            <w:b/>
          </w:rPr>
          <w:delText>R</w:delText>
        </w:r>
      </w:del>
      <w:ins w:id="1840" w:author="Sammartano, Marc (BIC USA)" w:date="2016-03-03T16:47:00Z">
        <w:r w:rsidR="002C4C87">
          <w:rPr>
            <w:b/>
          </w:rPr>
          <w:t>r</w:t>
        </w:r>
      </w:ins>
      <w:r w:rsidRPr="001D1DC2">
        <w:rPr>
          <w:b/>
        </w:rPr>
        <w:t>esume</w:t>
      </w:r>
      <w:r>
        <w:t xml:space="preserve"> command to resume </w:t>
      </w:r>
      <w:del w:id="1841" w:author="Sammartano, Marc (BIC USA)" w:date="2016-03-03T16:39:00Z">
        <w:r w:rsidDel="00603024">
          <w:delText xml:space="preserve">the </w:delText>
        </w:r>
      </w:del>
      <w:r>
        <w:t>execution of the program at the point where the timer interrupt occurred.</w:t>
      </w:r>
    </w:p>
    <w:p w:rsidR="008C272E" w:rsidRDefault="008C272E" w:rsidP="008C272E">
      <w:r>
        <w:t xml:space="preserve">The timer cannot interrupt an executing command. When the timer expires, </w:t>
      </w:r>
      <w:del w:id="1842" w:author="Sammartano, Marc (BIC USA)" w:date="2016-03-03T16:40:00Z">
        <w:r w:rsidDel="00603024">
          <w:delText xml:space="preserve">it arms the interrupt. When </w:delText>
        </w:r>
      </w:del>
      <w:r>
        <w:t xml:space="preserve">the current command </w:t>
      </w:r>
      <w:ins w:id="1843" w:author="Sammartano, Marc (BIC USA)" w:date="2016-03-03T16:40:00Z">
        <w:r w:rsidR="00603024">
          <w:t xml:space="preserve">is allowed to </w:t>
        </w:r>
      </w:ins>
      <w:r>
        <w:t>complete</w:t>
      </w:r>
      <w:ins w:id="1844" w:author="Sammartano, Marc (BIC USA)" w:date="2016-03-03T16:41:00Z">
        <w:r w:rsidR="00603024">
          <w:t>.</w:t>
        </w:r>
      </w:ins>
      <w:del w:id="1845" w:author="Sammartano, Marc (BIC USA)" w:date="2016-03-03T16:41:00Z">
        <w:r w:rsidDel="00603024">
          <w:delText>s,</w:delText>
        </w:r>
        <w:r w:rsidDel="002C4C87">
          <w:delText xml:space="preserve"> the timer triggers, transferring control to</w:delText>
        </w:r>
      </w:del>
      <w:ins w:id="1846" w:author="Sammartano, Marc (BIC USA)" w:date="2016-03-03T16:41:00Z">
        <w:r w:rsidR="002C4C87">
          <w:t xml:space="preserve"> Then</w:t>
        </w:r>
      </w:ins>
      <w:r>
        <w:t xml:space="preserve"> the timer interrupt code after the </w:t>
      </w:r>
      <w:del w:id="1847" w:author="Sammartano, Marc (BIC USA)" w:date="2016-03-03T16:49:00Z">
        <w:r w:rsidRPr="00B15EE4" w:rsidDel="002C4C87">
          <w:rPr>
            <w:b/>
          </w:rPr>
          <w:delText>o</w:delText>
        </w:r>
      </w:del>
      <w:ins w:id="1848" w:author="Sammartano, Marc (BIC USA)" w:date="2016-03-03T16:49:00Z">
        <w:r w:rsidR="002C4C87">
          <w:rPr>
            <w:b/>
          </w:rPr>
          <w:t>O</w:t>
        </w:r>
      </w:ins>
      <w:r w:rsidRPr="00B15EE4">
        <w:rPr>
          <w:b/>
        </w:rPr>
        <w:t>nTimer:</w:t>
      </w:r>
      <w:r>
        <w:t xml:space="preserve"> label</w:t>
      </w:r>
      <w:ins w:id="1849" w:author="Sammartano, Marc (BIC USA)" w:date="2016-03-03T16:41:00Z">
        <w:r w:rsidR="002C4C87">
          <w:t xml:space="preserve"> executes</w:t>
        </w:r>
      </w:ins>
      <w:r>
        <w:t xml:space="preserve">. If the current command takes a long time to finish, it may appear that your </w:t>
      </w:r>
      <w:del w:id="1850" w:author="Sammartano, Marc (BIC USA)" w:date="2016-03-03T16:43:00Z">
        <w:r w:rsidDel="002C4C87">
          <w:delText>interrupt</w:delText>
        </w:r>
      </w:del>
      <w:ins w:id="1851" w:author="Sammartano, Marc (BIC USA)" w:date="2016-03-03T16:43:00Z">
        <w:r w:rsidR="002C4C87">
          <w:t>timer</w:t>
        </w:r>
      </w:ins>
      <w:r>
        <w:t xml:space="preserve"> is late.</w:t>
      </w:r>
    </w:p>
    <w:p w:rsidR="008C272E" w:rsidRDefault="008C272E" w:rsidP="008C272E">
      <w:r>
        <w:t xml:space="preserve">The </w:t>
      </w:r>
      <w:del w:id="1852" w:author="Sammartano, Marc (BIC USA)" w:date="2016-03-03T16:52:00Z">
        <w:r w:rsidDel="00BD7694">
          <w:delText>trigger disables the</w:delText>
        </w:r>
      </w:del>
      <w:ins w:id="1853" w:author="Sammartano, Marc (BIC USA)" w:date="2016-03-03T16:52:00Z">
        <w:r w:rsidR="00BD7694">
          <w:t>timer cannot</w:t>
        </w:r>
      </w:ins>
      <w:r>
        <w:t xml:space="preserve"> interrupt</w:t>
      </w:r>
      <w:ins w:id="1854" w:author="Sammartano, Marc (BIC USA)" w:date="2016-03-03T16:52:00Z">
        <w:r w:rsidR="00BD7694">
          <w:t xml:space="preserve"> another interrupt</w:t>
        </w:r>
      </w:ins>
      <w:ins w:id="1855" w:author="Sammartano, Marc (BIC USA)" w:date="2016-03-03T16:57:00Z">
        <w:r w:rsidR="00BD7694">
          <w:t xml:space="preserve">. If the timer expires while any interrupt event handler is running, the </w:t>
        </w:r>
        <w:r w:rsidR="00BD7694">
          <w:rPr>
            <w:b/>
          </w:rPr>
          <w:t>OnTimer:</w:t>
        </w:r>
        <w:r w:rsidR="00BD7694">
          <w:t xml:space="preserve"> interrupt will be delayed</w:t>
        </w:r>
      </w:ins>
      <w:r>
        <w:t xml:space="preserve">. </w:t>
      </w:r>
      <w:ins w:id="1856" w:author="Sammartano, Marc (BIC USA)" w:date="2016-03-03T16:58:00Z">
        <w:r w:rsidR="00BD7694">
          <w:t xml:space="preserve">If </w:t>
        </w:r>
      </w:ins>
      <w:del w:id="1857" w:author="Sammartano, Marc (BIC USA)" w:date="2016-03-03T16:58:00Z">
        <w:r w:rsidDel="00BD7694">
          <w:delText>Ano</w:delText>
        </w:r>
      </w:del>
      <w:r>
        <w:t>the</w:t>
      </w:r>
      <w:del w:id="1858" w:author="Sammartano, Marc (BIC USA)" w:date="2016-03-03T16:58:00Z">
        <w:r w:rsidDel="00BD7694">
          <w:delText>r</w:delText>
        </w:r>
      </w:del>
      <w:r>
        <w:t xml:space="preserve"> timer expir</w:t>
      </w:r>
      <w:ins w:id="1859" w:author="Sammartano, Marc (BIC USA)" w:date="2016-03-03T16:58:00Z">
        <w:r w:rsidR="00BD7694">
          <w:t>es</w:t>
        </w:r>
      </w:ins>
      <w:del w:id="1860" w:author="Sammartano, Marc (BIC USA)" w:date="2016-03-03T16:59:00Z">
        <w:r w:rsidDel="00BD7694">
          <w:delText>ation cannot arm</w:delText>
        </w:r>
      </w:del>
      <w:ins w:id="1861" w:author="Sammartano, Marc (BIC USA)" w:date="2016-03-03T16:59:00Z">
        <w:r w:rsidR="00BD7694">
          <w:t xml:space="preserve"> while</w:t>
        </w:r>
      </w:ins>
      <w:r>
        <w:t xml:space="preserve"> the </w:t>
      </w:r>
      <w:ins w:id="1862" w:author="Sammartano, Marc (BIC USA)" w:date="2016-03-03T16:59:00Z">
        <w:r w:rsidR="00BD7694">
          <w:rPr>
            <w:b/>
          </w:rPr>
          <w:t>OnTimer:</w:t>
        </w:r>
        <w:r w:rsidR="00BD7694">
          <w:t xml:space="preserve"> </w:t>
        </w:r>
      </w:ins>
      <w:r>
        <w:t xml:space="preserve">interrupt </w:t>
      </w:r>
      <w:ins w:id="1863" w:author="Sammartano, Marc (BIC USA)" w:date="2016-03-03T16:59:00Z">
        <w:r w:rsidR="00BD7694">
          <w:t>handler is running,</w:t>
        </w:r>
      </w:ins>
      <w:del w:id="1864" w:author="Sammartano, Marc (BIC USA)" w:date="2016-03-03T16:59:00Z">
        <w:r w:rsidDel="00BD7694">
          <w:delText>unless a Timer.</w:delText>
        </w:r>
      </w:del>
      <w:del w:id="1865" w:author="Sammartano, Marc (BIC USA)" w:date="2016-03-03T16:47:00Z">
        <w:r w:rsidDel="002C4C87">
          <w:delText>R</w:delText>
        </w:r>
      </w:del>
      <w:del w:id="1866" w:author="Sammartano, Marc (BIC USA)" w:date="2016-03-03T16:59:00Z">
        <w:r w:rsidDel="00BD7694">
          <w:delText>esume first enables</w:delText>
        </w:r>
      </w:del>
      <w:r>
        <w:t xml:space="preserve"> the </w:t>
      </w:r>
      <w:ins w:id="1867" w:author="Sammartano, Marc (BIC USA)" w:date="2016-03-03T17:00:00Z">
        <w:r w:rsidR="00BD7694">
          <w:t>timer event will be lost</w:t>
        </w:r>
      </w:ins>
      <w:del w:id="1868" w:author="Sammartano, Marc (BIC USA)" w:date="2016-03-03T17:00:00Z">
        <w:r w:rsidDel="00BD7694">
          <w:delText>interrupt</w:delText>
        </w:r>
      </w:del>
      <w:r>
        <w:t xml:space="preserve">. The </w:t>
      </w:r>
      <w:del w:id="1869" w:author="Sammartano, Marc (BIC USA)" w:date="2016-03-03T16:54:00Z">
        <w:r w:rsidDel="00BD7694">
          <w:delText>t</w:delText>
        </w:r>
      </w:del>
      <w:ins w:id="1870" w:author="Sammartano, Marc (BIC USA)" w:date="2016-03-03T16:54:00Z">
        <w:r w:rsidR="00BD7694" w:rsidRPr="00BD7694">
          <w:rPr>
            <w:b/>
          </w:rPr>
          <w:t>OnT</w:t>
        </w:r>
      </w:ins>
      <w:r w:rsidRPr="00BD7694">
        <w:rPr>
          <w:b/>
        </w:rPr>
        <w:t>imer</w:t>
      </w:r>
      <w:ins w:id="1871" w:author="Sammartano, Marc (BIC USA)" w:date="2016-03-03T16:54:00Z">
        <w:r w:rsidR="00BD7694" w:rsidRPr="00BD7694">
          <w:rPr>
            <w:b/>
          </w:rPr>
          <w:t>:</w:t>
        </w:r>
      </w:ins>
      <w:r>
        <w:t xml:space="preserve"> interrupt code must exit by running </w:t>
      </w:r>
      <w:r w:rsidRPr="00B15EE4">
        <w:rPr>
          <w:b/>
        </w:rPr>
        <w:t>Timer.</w:t>
      </w:r>
      <w:del w:id="1872" w:author="Sammartano, Marc (BIC USA)" w:date="2016-03-03T16:47:00Z">
        <w:r w:rsidRPr="00B15EE4" w:rsidDel="002C4C87">
          <w:rPr>
            <w:b/>
          </w:rPr>
          <w:delText>R</w:delText>
        </w:r>
      </w:del>
      <w:ins w:id="1873" w:author="Sammartano, Marc (BIC USA)" w:date="2016-03-03T16:47:00Z">
        <w:r w:rsidR="002C4C87">
          <w:rPr>
            <w:b/>
          </w:rPr>
          <w:t>r</w:t>
        </w:r>
      </w:ins>
      <w:r w:rsidRPr="00B15EE4">
        <w:rPr>
          <w:b/>
        </w:rPr>
        <w:t>esume</w:t>
      </w:r>
      <w:r>
        <w:t xml:space="preserve">, or the </w:t>
      </w:r>
      <w:ins w:id="1874" w:author="Sammartano, Marc (BIC USA)" w:date="2016-03-03T16:54:00Z">
        <w:r w:rsidR="00BD7694">
          <w:t xml:space="preserve">timer </w:t>
        </w:r>
      </w:ins>
      <w:r>
        <w:t>interrupt can occur only once.</w:t>
      </w:r>
    </w:p>
    <w:p w:rsidR="008C272E" w:rsidRDefault="008C272E" w:rsidP="008C272E">
      <w:pPr>
        <w:pStyle w:val="Heading3"/>
      </w:pPr>
      <w:bookmarkStart w:id="1875" w:name="_Toc444180247"/>
      <w:r>
        <w:lastRenderedPageBreak/>
        <w:t>Timer.set &lt;interval_nexp&gt;</w:t>
      </w:r>
      <w:bookmarkEnd w:id="1875"/>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w:t>
      </w:r>
      <w:ins w:id="1876" w:author="Sammartano, Marc (BIC USA)" w:date="2016-03-03T16:50:00Z">
        <w:r w:rsidR="002C4C87">
          <w:t xml:space="preserve">also </w:t>
        </w:r>
      </w:ins>
      <w:r>
        <w:t xml:space="preserve">contain an </w:t>
      </w:r>
      <w:del w:id="1877" w:author="Sammartano, Marc (BIC USA)" w:date="2016-03-03T16:49:00Z">
        <w:r w:rsidRPr="00B15EE4" w:rsidDel="002C4C87">
          <w:rPr>
            <w:b/>
          </w:rPr>
          <w:delText>o</w:delText>
        </w:r>
      </w:del>
      <w:ins w:id="1878" w:author="Sammartano, Marc (BIC USA)" w:date="2016-03-03T16:49:00Z">
        <w:r w:rsidR="002C4C87">
          <w:rPr>
            <w:b/>
          </w:rPr>
          <w:t>O</w:t>
        </w:r>
      </w:ins>
      <w:r w:rsidRPr="00B15EE4">
        <w:rPr>
          <w:b/>
        </w:rPr>
        <w:t>nTimer:</w:t>
      </w:r>
      <w:r>
        <w:t xml:space="preserve"> label</w:t>
      </w:r>
      <w:del w:id="1879" w:author="Sammartano, Marc (BIC USA)" w:date="2016-03-03T16:50:00Z">
        <w:r w:rsidDel="002C4C87">
          <w:delText xml:space="preserve"> when this command is executed</w:delText>
        </w:r>
      </w:del>
      <w:r>
        <w:t>.</w:t>
      </w:r>
    </w:p>
    <w:p w:rsidR="008C272E" w:rsidRDefault="008C272E" w:rsidP="008C272E">
      <w:pPr>
        <w:pStyle w:val="Heading3"/>
      </w:pPr>
      <w:bookmarkStart w:id="1880" w:name="_Toc444180248"/>
      <w:r>
        <w:t>OnTimer:</w:t>
      </w:r>
      <w:bookmarkEnd w:id="1880"/>
      <w:r>
        <w:fldChar w:fldCharType="begin"/>
      </w:r>
      <w:r>
        <w:instrText xml:space="preserve"> XE "O</w:instrText>
      </w:r>
      <w:r w:rsidRPr="002A3BBA">
        <w:instrText>nTimer\:</w:instrText>
      </w:r>
      <w:r>
        <w:instrText xml:space="preserve">" </w:instrText>
      </w:r>
      <w:r>
        <w:fldChar w:fldCharType="end"/>
      </w:r>
    </w:p>
    <w:p w:rsidR="008C272E" w:rsidRDefault="008C272E" w:rsidP="008C272E">
      <w:del w:id="1881" w:author="Sammartano, Marc (BIC USA)" w:date="2016-03-03T17:01:00Z">
        <w:r w:rsidDel="0036421F">
          <w:delText>The</w:delText>
        </w:r>
      </w:del>
      <w:ins w:id="1882" w:author="Sammartano, Marc (BIC USA)" w:date="2016-03-03T17:01:00Z">
        <w:r w:rsidR="0036421F">
          <w:t>Interrupt</w:t>
        </w:r>
      </w:ins>
      <w:r>
        <w:t xml:space="preserve"> label </w:t>
      </w:r>
      <w:del w:id="1883" w:author="Sammartano, Marc (BIC USA)" w:date="2016-03-03T17:01:00Z">
        <w:r w:rsidDel="0036421F">
          <w:delText>after which</w:delText>
        </w:r>
      </w:del>
      <w:ins w:id="1884" w:author="Sammartano, Marc (BIC USA)" w:date="2016-03-03T17:02:00Z">
        <w:r w:rsidR="0036421F">
          <w:t>for</w:t>
        </w:r>
      </w:ins>
      <w:r>
        <w:t xml:space="preserve"> the timer interrupt</w:t>
      </w:r>
      <w:del w:id="1885" w:author="Sammartano, Marc (BIC USA)" w:date="2016-03-03T17:13:00Z">
        <w:r w:rsidDel="00C85481">
          <w:delText xml:space="preserve"> code</w:delText>
        </w:r>
      </w:del>
      <w:del w:id="1886" w:author="Sammartano, Marc (BIC USA)" w:date="2016-03-03T17:03:00Z">
        <w:r w:rsidDel="0036421F">
          <w:delText xml:space="preserve"> will be placed</w:delText>
        </w:r>
      </w:del>
      <w:r>
        <w:t>.</w:t>
      </w:r>
      <w:ins w:id="1887" w:author="Sammartano, Marc (BIC USA)" w:date="2016-03-03T17:03:00Z">
        <w:r w:rsidR="0036421F">
          <w:t xml:space="preserve"> (See "Interrupt Labels" and "Timer Interrupts and Commands".</w:t>
        </w:r>
      </w:ins>
      <w:ins w:id="1888" w:author="Sammartano, Marc (BIC USA)" w:date="2016-03-03T17:13:00Z">
        <w:r w:rsidR="00C85481">
          <w:t>)</w:t>
        </w:r>
      </w:ins>
    </w:p>
    <w:p w:rsidR="008C272E" w:rsidRDefault="008C272E" w:rsidP="008C272E">
      <w:pPr>
        <w:pStyle w:val="Heading3"/>
      </w:pPr>
      <w:bookmarkStart w:id="1889" w:name="_Toc444180249"/>
      <w:r>
        <w:t>Timer.resume</w:t>
      </w:r>
      <w:bookmarkEnd w:id="1889"/>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del w:id="1890" w:author="Sammartano, Marc (BIC USA)" w:date="2016-03-03T17:14:00Z">
        <w:r w:rsidDel="00C85481">
          <w:delText>Causes program execution to r</w:delText>
        </w:r>
      </w:del>
      <w:ins w:id="1891" w:author="Sammartano, Marc (BIC USA)" w:date="2016-03-03T17:14:00Z">
        <w:r w:rsidR="00C85481">
          <w:t>R</w:t>
        </w:r>
      </w:ins>
      <w:r>
        <w:t>esume</w:t>
      </w:r>
      <w:ins w:id="1892" w:author="Sammartano, Marc (BIC USA)" w:date="2016-03-03T17:14:00Z">
        <w:r w:rsidR="00C85481">
          <w:t>s</w:t>
        </w:r>
      </w:ins>
      <w:r>
        <w:t xml:space="preserve"> </w:t>
      </w:r>
      <w:ins w:id="1893" w:author="Sammartano, Marc (BIC USA)" w:date="2016-03-03T17:14:00Z">
        <w:r w:rsidR="00C85481">
          <w:t xml:space="preserve">execution </w:t>
        </w:r>
      </w:ins>
      <w:r>
        <w:t xml:space="preserve">at the point </w:t>
      </w:r>
      <w:ins w:id="1894" w:author="Sammartano, Marc (BIC USA)" w:date="2016-03-03T17:14:00Z">
        <w:r w:rsidR="00C85481">
          <w:t xml:space="preserve">in the BASIC! program </w:t>
        </w:r>
      </w:ins>
      <w:r>
        <w:t xml:space="preserve">where the </w:t>
      </w:r>
      <w:del w:id="1895" w:author="Sammartano, Marc (BIC USA)" w:date="2016-03-03T17:14:00Z">
        <w:r w:rsidDel="00C85481">
          <w:delText>t</w:delText>
        </w:r>
      </w:del>
      <w:ins w:id="1896" w:author="Sammartano, Marc (BIC USA)" w:date="2016-03-03T17:14:00Z">
        <w:r w:rsidR="00C85481" w:rsidRPr="00C85481">
          <w:rPr>
            <w:b/>
          </w:rPr>
          <w:t>OnT</w:t>
        </w:r>
      </w:ins>
      <w:r w:rsidRPr="00C85481">
        <w:rPr>
          <w:b/>
        </w:rPr>
        <w:t>imer</w:t>
      </w:r>
      <w:ins w:id="1897" w:author="Sammartano, Marc (BIC USA)" w:date="2016-03-03T17:14:00Z">
        <w:r w:rsidR="00C85481" w:rsidRPr="00C85481">
          <w:rPr>
            <w:b/>
          </w:rPr>
          <w:t>:</w:t>
        </w:r>
      </w:ins>
      <w:r>
        <w:t xml:space="preserve"> interrupt occurred.</w:t>
      </w:r>
    </w:p>
    <w:p w:rsidR="008C272E" w:rsidRDefault="008C272E" w:rsidP="008C272E">
      <w:pPr>
        <w:pStyle w:val="Heading3"/>
      </w:pPr>
      <w:bookmarkStart w:id="1898" w:name="_Toc444180250"/>
      <w:r>
        <w:t>Timer.clear</w:t>
      </w:r>
      <w:bookmarkEnd w:id="1898"/>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1899" w:name="_Toc444180251"/>
      <w:r>
        <w:t>Sample Code</w:t>
      </w:r>
      <w:bookmarkEnd w:id="1899"/>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8C272E" w:rsidDel="00322AA4" w:rsidRDefault="008C272E" w:rsidP="008C272E">
      <w:pPr>
        <w:pStyle w:val="Heading1"/>
        <w:rPr>
          <w:del w:id="1900" w:author="Sammartano, Marc (BIC USA)" w:date="2016-01-26T13:02:00Z"/>
        </w:rPr>
      </w:pPr>
      <w:del w:id="1901" w:author="Sammartano, Marc (BIC USA)" w:date="2016-01-26T13:02:00Z">
        <w:r w:rsidDel="00322AA4">
          <w:delText>Miscellaneous Commands</w:delText>
        </w:r>
      </w:del>
    </w:p>
    <w:p w:rsidR="00917BFD" w:rsidRPr="00917BFD" w:rsidRDefault="00917BFD" w:rsidP="00CE45D3">
      <w:pPr>
        <w:pStyle w:val="Heading1"/>
      </w:pPr>
      <w:bookmarkStart w:id="1902" w:name="_Toc444180252"/>
      <w:r>
        <w:t>Clipboard</w:t>
      </w:r>
      <w:bookmarkEnd w:id="1902"/>
    </w:p>
    <w:p w:rsidR="00917BFD" w:rsidRPr="004414D8" w:rsidRDefault="00917BFD" w:rsidP="00CE45D3">
      <w:pPr>
        <w:pStyle w:val="Heading2"/>
      </w:pPr>
      <w:bookmarkStart w:id="1903" w:name="_Toc444180253"/>
      <w:r w:rsidRPr="004414D8">
        <w:t>Clipboard.get</w:t>
      </w:r>
      <w:r w:rsidR="00794F1D" w:rsidRPr="004414D8">
        <w:t xml:space="preserve"> &lt;svar&gt;</w:t>
      </w:r>
      <w:bookmarkEnd w:id="1903"/>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CE45D3">
      <w:pPr>
        <w:pStyle w:val="Heading2"/>
      </w:pPr>
      <w:bookmarkStart w:id="1904" w:name="_Toc444180254"/>
      <w:r>
        <w:t>Clipboard.put</w:t>
      </w:r>
      <w:r w:rsidR="00794F1D">
        <w:t xml:space="preserve"> &lt;sexp&gt;</w:t>
      </w:r>
      <w:bookmarkEnd w:id="1904"/>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Del="00CE45D3" w:rsidRDefault="006719A2" w:rsidP="00EB1F62">
      <w:pPr>
        <w:pStyle w:val="Heading2"/>
        <w:rPr>
          <w:del w:id="1905" w:author="Sammartano, Marc (BIC USA)" w:date="2016-01-26T12:55:00Z"/>
        </w:rPr>
      </w:pPr>
      <w:del w:id="1906" w:author="Sammartano, Marc (BIC USA)" w:date="2016-01-26T12:55:00Z">
        <w:r w:rsidDel="00CE45D3">
          <w:delText>Echo.on</w:delText>
        </w:r>
        <w:r w:rsidR="00520661" w:rsidDel="00CE45D3">
          <w:rPr>
            <w:b w:val="0"/>
            <w:bCs w:val="0"/>
          </w:rPr>
          <w:fldChar w:fldCharType="begin"/>
        </w:r>
        <w:r w:rsidDel="00CE45D3">
          <w:delInstrText xml:space="preserve"> XE "</w:delInstrText>
        </w:r>
        <w:r w:rsidRPr="003E4027" w:rsidDel="00CE45D3">
          <w:delInstrText>Echo.on</w:delInstrText>
        </w:r>
        <w:r w:rsidDel="00CE45D3">
          <w:delInstrText xml:space="preserve">" </w:delInstrText>
        </w:r>
        <w:r w:rsidR="00520661" w:rsidDel="00CE45D3">
          <w:rPr>
            <w:b w:val="0"/>
            <w:bCs w:val="0"/>
          </w:rPr>
          <w:fldChar w:fldCharType="end"/>
        </w:r>
      </w:del>
    </w:p>
    <w:p w:rsidR="006719A2" w:rsidRPr="006719A2" w:rsidDel="00CE45D3" w:rsidRDefault="00096DF7" w:rsidP="006719A2">
      <w:pPr>
        <w:rPr>
          <w:del w:id="1907" w:author="Sammartano, Marc (BIC USA)" w:date="2016-01-26T12:55:00Z"/>
        </w:rPr>
      </w:pPr>
      <w:del w:id="1908" w:author="Sammartano, Marc (BIC USA)" w:date="2016-01-26T12:55:00Z">
        <w:r w:rsidDel="00CE45D3">
          <w:delText>Same as debug.echo.on. See debug.echo.on for details.</w:delText>
        </w:r>
      </w:del>
    </w:p>
    <w:p w:rsidR="006719A2" w:rsidDel="00CE45D3" w:rsidRDefault="006719A2" w:rsidP="00EB1F62">
      <w:pPr>
        <w:pStyle w:val="Heading2"/>
        <w:rPr>
          <w:del w:id="1909" w:author="Sammartano, Marc (BIC USA)" w:date="2016-01-26T12:55:00Z"/>
        </w:rPr>
      </w:pPr>
      <w:del w:id="1910" w:author="Sammartano, Marc (BIC USA)" w:date="2016-01-26T12:55:00Z">
        <w:r w:rsidDel="00CE45D3">
          <w:lastRenderedPageBreak/>
          <w:delText>Echo.off</w:delText>
        </w:r>
        <w:r w:rsidR="00520661" w:rsidDel="00CE45D3">
          <w:rPr>
            <w:b w:val="0"/>
            <w:bCs w:val="0"/>
          </w:rPr>
          <w:fldChar w:fldCharType="begin"/>
        </w:r>
        <w:r w:rsidDel="00CE45D3">
          <w:delInstrText xml:space="preserve"> XE "</w:delInstrText>
        </w:r>
        <w:r w:rsidRPr="003E4027" w:rsidDel="00CE45D3">
          <w:delInstrText>Echo.off</w:delInstrText>
        </w:r>
        <w:r w:rsidDel="00CE45D3">
          <w:delInstrText xml:space="preserve">" </w:delInstrText>
        </w:r>
        <w:r w:rsidR="00520661" w:rsidDel="00CE45D3">
          <w:rPr>
            <w:b w:val="0"/>
            <w:bCs w:val="0"/>
          </w:rPr>
          <w:fldChar w:fldCharType="end"/>
        </w:r>
      </w:del>
    </w:p>
    <w:p w:rsidR="006719A2" w:rsidRPr="006719A2" w:rsidDel="00CE45D3" w:rsidRDefault="00096DF7" w:rsidP="006719A2">
      <w:pPr>
        <w:rPr>
          <w:del w:id="1911" w:author="Sammartano, Marc (BIC USA)" w:date="2016-01-26T12:55:00Z"/>
        </w:rPr>
      </w:pPr>
      <w:del w:id="1912" w:author="Sammartano, Marc (BIC USA)" w:date="2016-01-26T12:55:00Z">
        <w:r w:rsidDel="00CE45D3">
          <w:delText>Same as debug.echo.off. See debug.echo.off for details.</w:delText>
        </w:r>
      </w:del>
    </w:p>
    <w:p w:rsidR="00917BFD" w:rsidRDefault="00917BFD" w:rsidP="00CE45D3">
      <w:pPr>
        <w:pStyle w:val="Heading1"/>
      </w:pPr>
      <w:bookmarkStart w:id="1913" w:name="_Toc444180255"/>
      <w:r>
        <w:t>Encryption</w:t>
      </w:r>
      <w:bookmarkEnd w:id="1913"/>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CE45D3">
      <w:pPr>
        <w:pStyle w:val="Heading2"/>
      </w:pPr>
      <w:bookmarkStart w:id="1914" w:name="_Toc444180256"/>
      <w:r>
        <w:t>Encrypt</w:t>
      </w:r>
      <w:r w:rsidR="00794F1D">
        <w:t xml:space="preserve"> </w:t>
      </w:r>
      <w:r w:rsidR="00556426">
        <w:t>{</w:t>
      </w:r>
      <w:r w:rsidR="00794F1D">
        <w:t>&lt;pw_sexp&gt;</w:t>
      </w:r>
      <w:r w:rsidR="00556426">
        <w:t>}</w:t>
      </w:r>
      <w:r w:rsidR="00794F1D">
        <w:t>, &lt;source_sexp&gt;, &lt;encrypted_</w:t>
      </w:r>
      <w:r w:rsidR="008F6B1A">
        <w:t>svar&gt;</w:t>
      </w:r>
      <w:bookmarkEnd w:id="1914"/>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t>The password parameter is optional, but its comma is required. Omitting the password is the same as using an empty string, "".</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CE45D3">
      <w:pPr>
        <w:pStyle w:val="Heading2"/>
      </w:pPr>
      <w:bookmarkStart w:id="1915" w:name="_Toc444180257"/>
      <w:r>
        <w:t>Decrypt</w:t>
      </w:r>
      <w:r w:rsidR="008F6B1A">
        <w:t xml:space="preserve"> &lt;pw_sexp&gt;, &lt;encrypted_s</w:t>
      </w:r>
      <w:r w:rsidR="004623ED">
        <w:t>exp</w:t>
      </w:r>
      <w:r w:rsidR="008F6B1A">
        <w:t>&gt;, &lt;decrypted_svar&gt;</w:t>
      </w:r>
      <w:bookmarkEnd w:id="1915"/>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t>The password parameter is optional, but its comma is required. Omitting the password is the same as using an empty string, "".</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CE45D3">
      <w:pPr>
        <w:pStyle w:val="Heading1"/>
      </w:pPr>
      <w:bookmarkStart w:id="1916" w:name="_Toc444180258"/>
      <w:r>
        <w:t>Ringer</w:t>
      </w:r>
      <w:bookmarkEnd w:id="1916"/>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CE45D3">
      <w:pPr>
        <w:pStyle w:val="Heading2"/>
      </w:pPr>
      <w:bookmarkStart w:id="1917" w:name="_Toc444180259"/>
      <w:r>
        <w:lastRenderedPageBreak/>
        <w:t>Ringer.get.mode &lt;nvar&gt;</w:t>
      </w:r>
      <w:bookmarkEnd w:id="1917"/>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CE45D3">
      <w:pPr>
        <w:pStyle w:val="Heading2"/>
      </w:pPr>
      <w:bookmarkStart w:id="1918" w:name="_Toc444180260"/>
      <w:r>
        <w:t>Ringer.set.mode &lt;n</w:t>
      </w:r>
      <w:r w:rsidR="00554E83">
        <w:t>exp</w:t>
      </w:r>
      <w:r>
        <w:t>&gt;</w:t>
      </w:r>
      <w:bookmarkEnd w:id="1918"/>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CE45D3">
      <w:pPr>
        <w:pStyle w:val="Heading2"/>
      </w:pPr>
      <w:bookmarkStart w:id="1919" w:name="_Toc444180261"/>
      <w:r>
        <w:t>Ringer.get.volume &lt;</w:t>
      </w:r>
      <w:r w:rsidR="008837AF">
        <w:t>vol_</w:t>
      </w:r>
      <w:r>
        <w:t>nvar&gt; { , &lt;max_</w:t>
      </w:r>
      <w:r w:rsidR="008837AF">
        <w:t>n</w:t>
      </w:r>
      <w:r>
        <w:t>var&gt; }</w:t>
      </w:r>
      <w:bookmarkEnd w:id="1919"/>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CE45D3">
      <w:pPr>
        <w:pStyle w:val="Heading2"/>
      </w:pPr>
      <w:bookmarkStart w:id="1920" w:name="_Toc444180262"/>
      <w:r>
        <w:t>Ringer.</w:t>
      </w:r>
      <w:r w:rsidR="00F32843">
        <w:t>s</w:t>
      </w:r>
      <w:r>
        <w:t>et.volume &lt;n</w:t>
      </w:r>
      <w:r w:rsidR="001A2A2D">
        <w:t>exp</w:t>
      </w:r>
      <w:r>
        <w:t>&gt;</w:t>
      </w:r>
      <w:bookmarkEnd w:id="1920"/>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CE45D3">
      <w:pPr>
        <w:pStyle w:val="Heading1"/>
      </w:pPr>
      <w:bookmarkStart w:id="1921" w:name="_Toc444180263"/>
      <w:r>
        <w:t>String Operations</w:t>
      </w:r>
      <w:bookmarkEnd w:id="1921"/>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CE45D3">
      <w:pPr>
        <w:pStyle w:val="Heading2"/>
      </w:pPr>
      <w:bookmarkStart w:id="1922" w:name="_Toc444180264"/>
      <w:r>
        <w:t>Join &lt;source_array$[]&gt;</w:t>
      </w:r>
      <w:r w:rsidRPr="000818E1">
        <w:t>, &lt;</w:t>
      </w:r>
      <w:r>
        <w:t>result_svar&gt; {, &lt;separator_sexp&gt;{, &lt;wrapper_sexp}</w:t>
      </w:r>
      <w:r w:rsidRPr="000818E1">
        <w:t>}</w:t>
      </w:r>
      <w:bookmarkEnd w:id="1922"/>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CE45D3">
      <w:pPr>
        <w:pStyle w:val="Heading2"/>
      </w:pPr>
      <w:bookmarkStart w:id="1923" w:name="_Toc444180265"/>
      <w:r>
        <w:t>Join.all &lt;source_array$[]&gt;</w:t>
      </w:r>
      <w:r w:rsidRPr="000818E1">
        <w:t xml:space="preserve">, </w:t>
      </w:r>
      <w:r w:rsidR="000548D0" w:rsidRPr="000818E1">
        <w:t>&lt;</w:t>
      </w:r>
      <w:r w:rsidR="000548D0">
        <w:t>result_svar&gt; {, &lt;separator_sexp&gt;{, &lt;wrapper_sexp}</w:t>
      </w:r>
      <w:r w:rsidRPr="000818E1">
        <w:t>}</w:t>
      </w:r>
      <w:bookmarkEnd w:id="1923"/>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lastRenderedPageBreak/>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CE45D3">
      <w:pPr>
        <w:pStyle w:val="Heading2"/>
      </w:pPr>
      <w:bookmarkStart w:id="1924" w:name="_Toc444180266"/>
      <w:r>
        <w:t>Split &lt;result_array$[]&gt;</w:t>
      </w:r>
      <w:r w:rsidRPr="000818E1">
        <w:t>, &lt;</w:t>
      </w:r>
      <w:r>
        <w:t>sexp&gt; {, &lt;test_sexp&gt;</w:t>
      </w:r>
      <w:r w:rsidRPr="000818E1">
        <w:t>}</w:t>
      </w:r>
      <w:bookmarkEnd w:id="1924"/>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CE45D3">
      <w:pPr>
        <w:pStyle w:val="Heading2"/>
      </w:pPr>
      <w:bookmarkStart w:id="1925" w:name="_Toc444180267"/>
      <w:r>
        <w:t>Split.all &lt;result_array$[]&gt;</w:t>
      </w:r>
      <w:r w:rsidRPr="000818E1">
        <w:t>, &lt;</w:t>
      </w:r>
      <w:r>
        <w:t>sexp&gt; {, &lt;test_sexp&gt;</w:t>
      </w:r>
      <w:r w:rsidRPr="000818E1">
        <w:t>}</w:t>
      </w:r>
      <w:bookmarkEnd w:id="1925"/>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8D0D96" w:rsidRDefault="00674334" w:rsidP="00043279">
      <w:pPr>
        <w:rPr>
          <w:ins w:id="1926" w:author="Sammartano, Marc (BIC USA)" w:date="2016-02-03T19:04:00Z"/>
        </w:rPr>
      </w:pPr>
      <w:r>
        <w:t>Split</w:t>
      </w:r>
      <w:ins w:id="1927" w:author="Sammartano, Marc (BIC USA)" w:date="2016-02-03T19:06:00Z">
        <w:r w:rsidR="008D0D96">
          <w:t>s</w:t>
        </w:r>
      </w:ins>
      <w:r>
        <w:t xml:space="preserve">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w:t>
      </w:r>
      <w:ins w:id="1928" w:author="Sammartano, Marc (BIC USA)" w:date="2016-02-03T19:05:00Z">
        <w:r w:rsidR="008D0D96">
          <w:t xml:space="preserve">The array is specified without an index. </w:t>
        </w:r>
      </w:ins>
      <w:ins w:id="1929" w:author="Sammartano, Marc (BIC USA)" w:date="2016-02-03T19:04:00Z">
        <w:r w:rsidR="008D0D96">
          <w:t>If the array exists, it is overwritten. Otherwise a new array is created. The result is always a one-dimensional array.</w:t>
        </w:r>
      </w:ins>
    </w:p>
    <w:p w:rsidR="00043279" w:rsidRDefault="00043279" w:rsidP="00043279">
      <w:r>
        <w:t xml:space="preserve">The string is split at each location where &lt;test_sexp&gt; occurs. The &lt;test_sexp&gt; occurrences </w:t>
      </w:r>
      <w:r w:rsidR="00674334">
        <w:t>are</w:t>
      </w:r>
      <w:r>
        <w:t xml:space="preserve"> removed from the result strings. </w:t>
      </w:r>
      <w:r w:rsidRPr="000818E1">
        <w:t>The &lt;text_sexp&gt;</w:t>
      </w:r>
      <w:r>
        <w:t xml:space="preserve"> parameter</w:t>
      </w:r>
      <w:r w:rsidRPr="000818E1">
        <w:t xml:space="preserve"> is optional; if it is not given, the string is split on whitespace.</w:t>
      </w:r>
      <w:ins w:id="1930" w:author="Sammartano, Marc (BIC USA)" w:date="2016-02-03T19:12:00Z">
        <w:r w:rsidR="00786799">
          <w:t xml:space="preserve"> Omitting the parameter is equivalent to specifying </w:t>
        </w:r>
      </w:ins>
      <w:ins w:id="1931" w:author="Sammartano, Marc (BIC USA)" w:date="2016-02-03T19:13:00Z">
        <w:r w:rsidR="00786799">
          <w:t>"\\s+".</w:t>
        </w:r>
      </w:ins>
    </w:p>
    <w:p w:rsidR="00043279" w:rsidDel="008D0D96" w:rsidRDefault="00043279" w:rsidP="00043279">
      <w:pPr>
        <w:rPr>
          <w:del w:id="1932" w:author="Sammartano, Marc (BIC USA)" w:date="2016-02-03T19:10:00Z"/>
        </w:rPr>
      </w:pPr>
      <w:del w:id="1933" w:author="Sammartano, Marc (BIC USA)" w:date="2016-02-03T19:10:00Z">
        <w:r w:rsidDel="008D0D96">
          <w:delText>The &lt;result_array$[]&gt; is specified without an index. The array must not have been previously dimensioned.</w:delText>
        </w:r>
      </w:del>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216A49" w:rsidP="00043279">
      <w:pPr>
        <w:ind w:left="720"/>
      </w:pPr>
      <w:hyperlink r:id="rId40" w:history="1">
        <w:r w:rsidR="00043279" w:rsidRPr="0001590A">
          <w:rPr>
            <w:rStyle w:val="Hyperlink"/>
          </w:rPr>
          <w:t>http://developer.android.com/reference/java/util/regex/Pattern.html</w:t>
        </w:r>
      </w:hyperlink>
    </w:p>
    <w:p w:rsidR="00CE45D3" w:rsidRDefault="00CE45D3" w:rsidP="00CE45D3">
      <w:pPr>
        <w:pStyle w:val="Heading1"/>
        <w:rPr>
          <w:ins w:id="1934" w:author="Sammartano, Marc (BIC USA)" w:date="2016-01-26T13:01:00Z"/>
        </w:rPr>
      </w:pPr>
      <w:bookmarkStart w:id="1935" w:name="_Toc444180268"/>
      <w:ins w:id="1936" w:author="Sammartano, Marc (BIC USA)" w:date="2016-01-26T13:01:00Z">
        <w:r>
          <w:lastRenderedPageBreak/>
          <w:t>Speech Conversion</w:t>
        </w:r>
        <w:bookmarkEnd w:id="1935"/>
      </w:ins>
    </w:p>
    <w:p w:rsidR="000039BC" w:rsidRDefault="000039BC" w:rsidP="00EB1F62">
      <w:pPr>
        <w:pStyle w:val="Heading2"/>
      </w:pPr>
      <w:bookmarkStart w:id="1937" w:name="_Toc444180269"/>
      <w:r>
        <w:t>Text To Speech</w:t>
      </w:r>
      <w:bookmarkEnd w:id="1937"/>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216A49" w:rsidRDefault="00216A49" w:rsidP="00216A49">
      <w:pPr>
        <w:rPr>
          <w:ins w:id="1938" w:author="Sammartano, Marc (BIC USA)" w:date="2016-03-25T22:02:00Z"/>
        </w:rPr>
      </w:pPr>
      <w:bookmarkStart w:id="1939" w:name="_Toc444180270"/>
      <w:ins w:id="1940" w:author="Sammartano, Marc (BIC USA)" w:date="2016-03-25T22:02:00Z">
        <w:r>
          <w:t xml:space="preserve">Most speech engines limit the number of characters they </w:t>
        </w:r>
      </w:ins>
      <w:ins w:id="1941" w:author="Sammartano, Marc (BIC USA)" w:date="2016-03-25T22:03:00Z">
        <w:r>
          <w:t xml:space="preserve">are able to </w:t>
        </w:r>
      </w:ins>
      <w:ins w:id="1942" w:author="Sammartano, Marc (BIC USA)" w:date="2016-03-25T22:02:00Z">
        <w:r>
          <w:t xml:space="preserve">speak. </w:t>
        </w:r>
      </w:ins>
      <w:ins w:id="1943" w:author="Sammartano, Marc (BIC USA)" w:date="2016-03-25T22:04:00Z">
        <w:r>
          <w:t xml:space="preserve">The limit is </w:t>
        </w:r>
        <w:r w:rsidR="00FB2BCD">
          <w:t>not the same for all devices or</w:t>
        </w:r>
        <w:r>
          <w:t xml:space="preserve"> all speech engines, but it is typically around 4000 characters. </w:t>
        </w:r>
      </w:ins>
      <w:ins w:id="1944" w:author="Sammartano, Marc (BIC USA)" w:date="2016-03-25T22:06:00Z">
        <w:r>
          <w:t>I</w:t>
        </w:r>
      </w:ins>
      <w:ins w:id="1945" w:author="Sammartano, Marc (BIC USA)" w:date="2016-03-25T22:05:00Z">
        <w:r>
          <w:t>f you exceed the limit, most engines fail silently:</w:t>
        </w:r>
      </w:ins>
      <w:ins w:id="1946" w:author="Sammartano, Marc (BIC USA)" w:date="2016-03-25T22:07:00Z">
        <w:r>
          <w:t xml:space="preserve"> you don’t get an error message, but you don’t get any speech output, either.</w:t>
        </w:r>
      </w:ins>
      <w:ins w:id="1947" w:author="Sammartano, Marc (BIC USA)" w:date="2016-03-25T22:06:00Z">
        <w:r>
          <w:t xml:space="preserve"> </w:t>
        </w:r>
      </w:ins>
    </w:p>
    <w:p w:rsidR="000039BC" w:rsidRDefault="000039BC" w:rsidP="005F4916">
      <w:pPr>
        <w:pStyle w:val="Heading3"/>
      </w:pPr>
      <w:r>
        <w:t>T</w:t>
      </w:r>
      <w:r w:rsidR="00170659">
        <w:t>TS</w:t>
      </w:r>
      <w:r>
        <w:t>.init</w:t>
      </w:r>
      <w:bookmarkEnd w:id="1939"/>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1948" w:name="_Toc444180271"/>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1948"/>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1949" w:name="_Toc444180272"/>
      <w:r>
        <w:t>T</w:t>
      </w:r>
      <w:r w:rsidR="00170659">
        <w:t>TS</w:t>
      </w:r>
      <w:r>
        <w:t>.speak.toFile &lt;sexp&gt; {,</w:t>
      </w:r>
      <w:r w:rsidR="00D85978">
        <w:t xml:space="preserve"> </w:t>
      </w:r>
      <w:r>
        <w:t>&lt;path_sexp&gt;}</w:t>
      </w:r>
      <w:bookmarkEnd w:id="1949"/>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1950" w:name="_Toc444180273"/>
      <w:r>
        <w:t>T</w:t>
      </w:r>
      <w:r w:rsidR="00170659">
        <w:t>TS</w:t>
      </w:r>
      <w:r>
        <w:t>.stop</w:t>
      </w:r>
      <w:bookmarkEnd w:id="1950"/>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1951" w:name="_Toc444180274"/>
      <w:r>
        <w:lastRenderedPageBreak/>
        <w:t>Speech To Text (Voice Recognition)</w:t>
      </w:r>
      <w:bookmarkEnd w:id="1951"/>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1952" w:name="_Toc444180275"/>
      <w:r>
        <w:t>S</w:t>
      </w:r>
      <w:r w:rsidR="00170659">
        <w:t>TT</w:t>
      </w:r>
      <w:r>
        <w:t>.</w:t>
      </w:r>
      <w:r w:rsidR="004A7CF1">
        <w:t>listen</w:t>
      </w:r>
      <w:r w:rsidR="00170659">
        <w:t xml:space="preserve"> {&lt;prompt_sexp&gt;}</w:t>
      </w:r>
      <w:bookmarkEnd w:id="1952"/>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1953" w:name="_Toc444180276"/>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1953"/>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lastRenderedPageBreak/>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CE45D3" w:rsidRDefault="00CE45D3" w:rsidP="00322AA4">
      <w:pPr>
        <w:pStyle w:val="Heading1"/>
        <w:rPr>
          <w:ins w:id="1954" w:author="Sammartano, Marc (BIC USA)" w:date="2016-01-26T12:52:00Z"/>
        </w:rPr>
      </w:pPr>
      <w:bookmarkStart w:id="1955" w:name="_Toc444180277"/>
      <w:ins w:id="1956" w:author="Sammartano, Marc (BIC USA)" w:date="2016-01-26T12:52:00Z">
        <w:r>
          <w:t>Informat</w:t>
        </w:r>
        <w:r w:rsidRPr="00CE45D3">
          <w:rPr>
            <w:rStyle w:val="Heading1Char"/>
          </w:rPr>
          <w:t>i</w:t>
        </w:r>
        <w:r>
          <w:t>on About Your Android Device</w:t>
        </w:r>
        <w:bookmarkEnd w:id="1955"/>
      </w:ins>
    </w:p>
    <w:p w:rsidR="009368A8" w:rsidRDefault="009368A8" w:rsidP="00EB1F62">
      <w:pPr>
        <w:pStyle w:val="Heading2"/>
      </w:pPr>
      <w:bookmarkStart w:id="1957" w:name="_Toc444180278"/>
      <w:r>
        <w:t>Device &lt;svar&gt;</w:t>
      </w:r>
      <w:bookmarkEnd w:id="1957"/>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E91442" w:rsidRPr="009368A8" w:rsidRDefault="00C4704D" w:rsidP="000960B5">
      <w:r>
        <w:lastRenderedPageBreak/>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1958" w:name="_Toc444180279"/>
      <w:r>
        <w:t>Device &lt;n</w:t>
      </w:r>
      <w:ins w:id="1959" w:author="Sammartano, Marc (BIC USA)" w:date="2016-01-26T13:17:00Z">
        <w:r w:rsidR="00526973">
          <w:t>exp</w:t>
        </w:r>
      </w:ins>
      <w:del w:id="1960" w:author="Sammartano, Marc (BIC USA)" w:date="2016-01-26T13:17:00Z">
        <w:r w:rsidDel="00526973">
          <w:delText>var</w:delText>
        </w:r>
      </w:del>
      <w:r>
        <w:t>&gt;</w:t>
      </w:r>
      <w:r w:rsidR="003C7D79">
        <w:t>|&lt;n</w:t>
      </w:r>
      <w:ins w:id="1961" w:author="Sammartano, Marc (BIC USA)" w:date="2016-01-26T13:17:00Z">
        <w:r w:rsidR="00526973">
          <w:t>var</w:t>
        </w:r>
      </w:ins>
      <w:del w:id="1962" w:author="Sammartano, Marc (BIC USA)" w:date="2016-01-26T13:17:00Z">
        <w:r w:rsidR="003C7D79" w:rsidDel="00526973">
          <w:delText>exp</w:delText>
        </w:r>
      </w:del>
      <w:r w:rsidR="003C7D79">
        <w:t>&gt;</w:t>
      </w:r>
      <w:bookmarkEnd w:id="1958"/>
      <w:r>
        <w:fldChar w:fldCharType="begin"/>
      </w:r>
      <w:r>
        <w:instrText xml:space="preserve"> XE "Device &lt;n</w:instrText>
      </w:r>
      <w:ins w:id="1963" w:author="Sammartano, Marc (BIC USA)" w:date="2016-01-26T13:17:00Z">
        <w:r w:rsidR="00526973">
          <w:instrText>exp</w:instrText>
        </w:r>
      </w:ins>
      <w:del w:id="1964" w:author="Sammartano, Marc (BIC USA)" w:date="2016-01-26T13:17:00Z">
        <w:r w:rsidRPr="006C2C8A" w:rsidDel="00526973">
          <w:delInstrText>var</w:delInstrText>
        </w:r>
      </w:del>
      <w:r w:rsidRPr="006C2C8A">
        <w:instrText>&gt;</w:instrText>
      </w:r>
      <w:r w:rsidR="003C7D79">
        <w:instrText>|&lt;n</w:instrText>
      </w:r>
      <w:ins w:id="1965" w:author="Sammartano, Marc (BIC USA)" w:date="2016-01-26T13:17:00Z">
        <w:r w:rsidR="00526973">
          <w:instrText>var</w:instrText>
        </w:r>
      </w:ins>
      <w:del w:id="1966" w:author="Sammartano, Marc (BIC USA)" w:date="2016-01-26T13:17:00Z">
        <w:r w:rsidR="003C7D79" w:rsidDel="00526973">
          <w:delInstrText>exp</w:delInstrText>
        </w:r>
      </w:del>
      <w:r w:rsidR="003C7D79">
        <w:instrText>&gt;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322AA4" w:rsidRDefault="00322AA4" w:rsidP="00322AA4">
      <w:pPr>
        <w:pStyle w:val="Heading2"/>
        <w:rPr>
          <w:moveTo w:id="1967" w:author="Sammartano, Marc (BIC USA)" w:date="2016-01-26T13:03:00Z"/>
        </w:rPr>
      </w:pPr>
      <w:bookmarkStart w:id="1968" w:name="_Toc444180280"/>
      <w:moveToRangeStart w:id="1969" w:author="Sammartano, Marc (BIC USA)" w:date="2016-01-26T13:03:00Z" w:name="move441576751"/>
      <w:moveTo w:id="1970" w:author="Sammartano, Marc (BIC USA)" w:date="2016-01-26T13:03:00Z">
        <w:r>
          <w:t>Phone.info &lt;n</w:t>
        </w:r>
      </w:moveTo>
      <w:ins w:id="1971" w:author="Sammartano, Marc (BIC USA)" w:date="2016-01-26T13:17:00Z">
        <w:r w:rsidR="00526973">
          <w:t>exp</w:t>
        </w:r>
      </w:ins>
      <w:moveTo w:id="1972" w:author="Sammartano, Marc (BIC USA)" w:date="2016-01-26T13:03:00Z">
        <w:del w:id="1973" w:author="Sammartano, Marc (BIC USA)" w:date="2016-01-26T13:17:00Z">
          <w:r w:rsidDel="00526973">
            <w:delText>var</w:delText>
          </w:r>
        </w:del>
        <w:r>
          <w:t>&gt;|&lt;n</w:t>
        </w:r>
      </w:moveTo>
      <w:ins w:id="1974" w:author="Sammartano, Marc (BIC USA)" w:date="2016-01-26T13:17:00Z">
        <w:r w:rsidR="00526973">
          <w:t>var</w:t>
        </w:r>
      </w:ins>
      <w:moveTo w:id="1975" w:author="Sammartano, Marc (BIC USA)" w:date="2016-01-26T13:03:00Z">
        <w:del w:id="1976" w:author="Sammartano, Marc (BIC USA)" w:date="2016-01-26T13:17:00Z">
          <w:r w:rsidDel="00526973">
            <w:delText>exp</w:delText>
          </w:r>
        </w:del>
        <w:r>
          <w:t>&gt;</w:t>
        </w:r>
        <w:bookmarkEnd w:id="1968"/>
        <w:r>
          <w:fldChar w:fldCharType="begin"/>
        </w:r>
        <w:r>
          <w:instrText xml:space="preserve"> XE "Phone.info &lt;n</w:instrText>
        </w:r>
      </w:moveTo>
      <w:ins w:id="1977" w:author="Sammartano, Marc (BIC USA)" w:date="2016-01-26T13:17:00Z">
        <w:r w:rsidR="00526973">
          <w:instrText>exp</w:instrText>
        </w:r>
      </w:ins>
      <w:moveTo w:id="1978" w:author="Sammartano, Marc (BIC USA)" w:date="2016-01-26T13:03:00Z">
        <w:del w:id="1979" w:author="Sammartano, Marc (BIC USA)" w:date="2016-01-26T13:17:00Z">
          <w:r w:rsidRPr="006C2C8A" w:rsidDel="00526973">
            <w:delInstrText>var</w:delInstrText>
          </w:r>
        </w:del>
        <w:r w:rsidRPr="006C2C8A">
          <w:instrText>&gt;</w:instrText>
        </w:r>
        <w:r>
          <w:instrText>|&lt;n</w:instrText>
        </w:r>
      </w:moveTo>
      <w:ins w:id="1980" w:author="Sammartano, Marc (BIC USA)" w:date="2016-01-26T13:17:00Z">
        <w:r w:rsidR="00526973">
          <w:instrText>var</w:instrText>
        </w:r>
      </w:ins>
      <w:moveTo w:id="1981" w:author="Sammartano, Marc (BIC USA)" w:date="2016-01-26T13:03:00Z">
        <w:del w:id="1982" w:author="Sammartano, Marc (BIC USA)" w:date="2016-01-26T13:17:00Z">
          <w:r w:rsidDel="00526973">
            <w:delInstrText>exp</w:delInstrText>
          </w:r>
        </w:del>
        <w:r>
          <w:instrText xml:space="preserve">&gt;" </w:instrText>
        </w:r>
        <w:r>
          <w:fldChar w:fldCharType="end"/>
        </w:r>
      </w:moveTo>
    </w:p>
    <w:p w:rsidR="00322AA4" w:rsidRDefault="00322AA4" w:rsidP="00322AA4">
      <w:pPr>
        <w:rPr>
          <w:moveTo w:id="1983" w:author="Sammartano, Marc (BIC USA)" w:date="2016-01-26T13:03:00Z"/>
        </w:rPr>
      </w:pPr>
      <w:moveTo w:id="1984" w:author="Sammartano, Marc (BIC USA)" w:date="2016-01-26T13:03:00Z">
        <w:r>
          <w:t>Returns information about the telephony radio in your Android device, if it has one. The information is placed in a Bundle. If you provide a variable that is not a valid Bundle pointer, the command creates a new Bundle and returns the Bundle pointer in your variable. Otherwise it writes into the Bundle your variable or expression points to.</w:t>
        </w:r>
      </w:moveTo>
    </w:p>
    <w:p w:rsidR="00322AA4" w:rsidRDefault="00322AA4" w:rsidP="00322AA4">
      <w:pPr>
        <w:keepNext/>
        <w:rPr>
          <w:moveTo w:id="1985" w:author="Sammartano, Marc (BIC USA)" w:date="2016-01-26T13:03:00Z"/>
        </w:rPr>
      </w:pPr>
      <w:moveTo w:id="1986" w:author="Sammartano, Marc (BIC USA)" w:date="2016-01-26T13:03:00Z">
        <w:r>
          <w:lastRenderedPageBreak/>
          <w:t>The Bundle keys and possible values are in the table below. Each entry’s type is either N (Numeric) or S (String).</w:t>
        </w:r>
      </w:moveTo>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moveTo w:id="1987" w:author="Sammartano, Marc (BIC USA)" w:date="2016-01-26T13:03:00Z"/>
                <w:b/>
              </w:rPr>
            </w:pPr>
            <w:moveTo w:id="1988" w:author="Sammartano, Marc (BIC USA)" w:date="2016-01-26T13:03:00Z">
              <w:r>
                <w:rPr>
                  <w:b/>
                </w:rPr>
                <w:t>Key</w:t>
              </w:r>
            </w:moveTo>
          </w:p>
        </w:tc>
        <w:tc>
          <w:tcPr>
            <w:tcW w:w="663" w:type="dxa"/>
          </w:tcPr>
          <w:p w:rsidR="00322AA4" w:rsidRDefault="00322AA4" w:rsidP="00B6277C">
            <w:pPr>
              <w:keepNext/>
              <w:jc w:val="center"/>
              <w:rPr>
                <w:moveTo w:id="1989" w:author="Sammartano, Marc (BIC USA)" w:date="2016-01-26T13:03:00Z"/>
                <w:b/>
              </w:rPr>
            </w:pPr>
            <w:moveTo w:id="1990" w:author="Sammartano, Marc (BIC USA)" w:date="2016-01-26T13:03:00Z">
              <w:r>
                <w:rPr>
                  <w:b/>
                </w:rPr>
                <w:t>Type</w:t>
              </w:r>
            </w:moveTo>
          </w:p>
        </w:tc>
        <w:tc>
          <w:tcPr>
            <w:tcW w:w="3207" w:type="dxa"/>
          </w:tcPr>
          <w:p w:rsidR="00322AA4" w:rsidRPr="002C2F6D" w:rsidRDefault="00322AA4" w:rsidP="00B6277C">
            <w:pPr>
              <w:keepNext/>
              <w:jc w:val="center"/>
              <w:rPr>
                <w:moveTo w:id="1991" w:author="Sammartano, Marc (BIC USA)" w:date="2016-01-26T13:03:00Z"/>
                <w:b/>
              </w:rPr>
            </w:pPr>
            <w:moveTo w:id="1992" w:author="Sammartano, Marc (BIC USA)" w:date="2016-01-26T13:03:00Z">
              <w:r>
                <w:rPr>
                  <w:b/>
                </w:rPr>
                <w:t>Values</w:t>
              </w:r>
            </w:moveTo>
          </w:p>
        </w:tc>
        <w:tc>
          <w:tcPr>
            <w:tcW w:w="2790" w:type="dxa"/>
          </w:tcPr>
          <w:p w:rsidR="00322AA4" w:rsidRDefault="00322AA4" w:rsidP="00B6277C">
            <w:pPr>
              <w:keepNext/>
              <w:jc w:val="center"/>
              <w:rPr>
                <w:moveTo w:id="1993" w:author="Sammartano, Marc (BIC USA)" w:date="2016-01-26T13:03:00Z"/>
                <w:b/>
              </w:rPr>
            </w:pPr>
            <w:moveTo w:id="1994" w:author="Sammartano, Marc (BIC USA)" w:date="2016-01-26T13:03:00Z">
              <w:r>
                <w:rPr>
                  <w:b/>
                </w:rPr>
                <w:t>Meaning</w:t>
              </w:r>
            </w:moveTo>
          </w:p>
        </w:tc>
        <w:tc>
          <w:tcPr>
            <w:tcW w:w="1344" w:type="dxa"/>
          </w:tcPr>
          <w:p w:rsidR="00322AA4" w:rsidRPr="00D966DA" w:rsidRDefault="00322AA4" w:rsidP="00B6277C">
            <w:pPr>
              <w:keepNext/>
              <w:jc w:val="center"/>
              <w:rPr>
                <w:moveTo w:id="1995" w:author="Sammartano, Marc (BIC USA)" w:date="2016-01-26T13:03:00Z"/>
              </w:rPr>
            </w:pPr>
            <w:moveTo w:id="1996" w:author="Sammartano, Marc (BIC USA)" w:date="2016-01-26T13:03:00Z">
              <w:r>
                <w:rPr>
                  <w:b/>
                </w:rPr>
                <w:t>Example</w:t>
              </w:r>
            </w:moveTo>
          </w:p>
        </w:tc>
      </w:tr>
      <w:tr w:rsidR="00322AA4" w:rsidRPr="002C2F6D" w:rsidTr="00B6277C">
        <w:trPr>
          <w:trHeight w:val="302"/>
          <w:jc w:val="center"/>
        </w:trPr>
        <w:tc>
          <w:tcPr>
            <w:tcW w:w="1524" w:type="dxa"/>
            <w:vAlign w:val="center"/>
          </w:tcPr>
          <w:p w:rsidR="00322AA4" w:rsidRPr="001839EC" w:rsidRDefault="00322AA4" w:rsidP="00B6277C">
            <w:pPr>
              <w:keepNext/>
              <w:jc w:val="center"/>
              <w:rPr>
                <w:moveTo w:id="1997" w:author="Sammartano, Marc (BIC USA)" w:date="2016-01-26T13:03:00Z"/>
                <w:b/>
              </w:rPr>
            </w:pPr>
            <w:moveTo w:id="1998" w:author="Sammartano, Marc (BIC USA)" w:date="2016-01-26T13:03:00Z">
              <w:r>
                <w:rPr>
                  <w:b/>
                </w:rPr>
                <w:t>PhoneType</w:t>
              </w:r>
            </w:moveTo>
          </w:p>
        </w:tc>
        <w:tc>
          <w:tcPr>
            <w:tcW w:w="663" w:type="dxa"/>
            <w:vAlign w:val="center"/>
          </w:tcPr>
          <w:p w:rsidR="00322AA4" w:rsidRDefault="00322AA4" w:rsidP="00B6277C">
            <w:pPr>
              <w:keepNext/>
              <w:jc w:val="center"/>
              <w:rPr>
                <w:moveTo w:id="1999" w:author="Sammartano, Marc (BIC USA)" w:date="2016-01-26T13:03:00Z"/>
              </w:rPr>
            </w:pPr>
            <w:moveTo w:id="2000" w:author="Sammartano, Marc (BIC USA)" w:date="2016-01-26T13:03:00Z">
              <w:r>
                <w:t>S</w:t>
              </w:r>
            </w:moveTo>
          </w:p>
        </w:tc>
        <w:tc>
          <w:tcPr>
            <w:tcW w:w="3207" w:type="dxa"/>
            <w:vAlign w:val="center"/>
          </w:tcPr>
          <w:p w:rsidR="00322AA4" w:rsidRPr="005B3879" w:rsidRDefault="00322AA4" w:rsidP="00B6277C">
            <w:pPr>
              <w:keepNext/>
              <w:jc w:val="center"/>
              <w:rPr>
                <w:moveTo w:id="2001" w:author="Sammartano, Marc (BIC USA)" w:date="2016-01-26T13:03:00Z"/>
              </w:rPr>
            </w:pPr>
            <w:moveTo w:id="2002" w:author="Sammartano, Marc (BIC USA)" w:date="2016-01-26T13:03:00Z">
              <w:r w:rsidRPr="001839EC">
                <w:rPr>
                  <w:b/>
                </w:rPr>
                <w:t>GSM</w:t>
              </w:r>
              <w:r>
                <w:t xml:space="preserve">, </w:t>
              </w:r>
              <w:r w:rsidRPr="001839EC">
                <w:rPr>
                  <w:b/>
                </w:rPr>
                <w:t>CDMA</w:t>
              </w:r>
              <w:r>
                <w:t xml:space="preserve">, </w:t>
              </w:r>
              <w:r w:rsidRPr="001839EC">
                <w:rPr>
                  <w:b/>
                </w:rPr>
                <w:t>SIP</w:t>
              </w:r>
              <w:r>
                <w:t xml:space="preserve">, or </w:t>
              </w:r>
              <w:r w:rsidRPr="001839EC">
                <w:rPr>
                  <w:b/>
                </w:rPr>
                <w:t>None</w:t>
              </w:r>
            </w:moveTo>
          </w:p>
        </w:tc>
        <w:tc>
          <w:tcPr>
            <w:tcW w:w="2790" w:type="dxa"/>
            <w:vAlign w:val="center"/>
          </w:tcPr>
          <w:p w:rsidR="00322AA4" w:rsidRDefault="00322AA4" w:rsidP="00B6277C">
            <w:pPr>
              <w:keepNext/>
              <w:rPr>
                <w:moveTo w:id="2003" w:author="Sammartano, Marc (BIC USA)" w:date="2016-01-26T13:03:00Z"/>
              </w:rPr>
            </w:pPr>
            <w:moveTo w:id="2004" w:author="Sammartano, Marc (BIC USA)" w:date="2016-01-26T13:03:00Z">
              <w:r>
                <w:t>Type of phone radio in this device</w:t>
              </w:r>
            </w:moveTo>
          </w:p>
        </w:tc>
        <w:tc>
          <w:tcPr>
            <w:tcW w:w="1344" w:type="dxa"/>
            <w:vAlign w:val="center"/>
          </w:tcPr>
          <w:p w:rsidR="00322AA4" w:rsidRPr="005B3879" w:rsidRDefault="00322AA4" w:rsidP="00B6277C">
            <w:pPr>
              <w:keepNext/>
              <w:jc w:val="center"/>
              <w:rPr>
                <w:moveTo w:id="2005" w:author="Sammartano, Marc (BIC USA)" w:date="2016-01-26T13:03:00Z"/>
              </w:rPr>
            </w:pPr>
            <w:moveTo w:id="2006" w:author="Sammartano, Marc (BIC USA)" w:date="2016-01-26T13:03:00Z">
              <w:r>
                <w:t>GSM</w:t>
              </w:r>
            </w:moveTo>
          </w:p>
        </w:tc>
      </w:tr>
      <w:tr w:rsidR="00322AA4" w:rsidRPr="002C2F6D" w:rsidTr="00B6277C">
        <w:trPr>
          <w:trHeight w:val="302"/>
          <w:jc w:val="center"/>
        </w:trPr>
        <w:tc>
          <w:tcPr>
            <w:tcW w:w="1524" w:type="dxa"/>
            <w:vAlign w:val="center"/>
          </w:tcPr>
          <w:p w:rsidR="00322AA4" w:rsidRPr="001839EC" w:rsidRDefault="00322AA4" w:rsidP="00B6277C">
            <w:pPr>
              <w:keepNext/>
              <w:jc w:val="center"/>
              <w:rPr>
                <w:moveTo w:id="2007" w:author="Sammartano, Marc (BIC USA)" w:date="2016-01-26T13:03:00Z"/>
                <w:b/>
              </w:rPr>
            </w:pPr>
            <w:moveTo w:id="2008" w:author="Sammartano, Marc (BIC USA)" w:date="2016-01-26T13:03:00Z">
              <w:r>
                <w:rPr>
                  <w:b/>
                </w:rPr>
                <w:t>NetworkType</w:t>
              </w:r>
            </w:moveTo>
          </w:p>
        </w:tc>
        <w:tc>
          <w:tcPr>
            <w:tcW w:w="663" w:type="dxa"/>
            <w:vAlign w:val="center"/>
          </w:tcPr>
          <w:p w:rsidR="00322AA4" w:rsidRDefault="00322AA4" w:rsidP="00B6277C">
            <w:pPr>
              <w:keepNext/>
              <w:jc w:val="center"/>
              <w:rPr>
                <w:moveTo w:id="2009" w:author="Sammartano, Marc (BIC USA)" w:date="2016-01-26T13:03:00Z"/>
              </w:rPr>
            </w:pPr>
            <w:moveTo w:id="2010" w:author="Sammartano, Marc (BIC USA)" w:date="2016-01-26T13:03:00Z">
              <w:r>
                <w:t>S</w:t>
              </w:r>
            </w:moveTo>
          </w:p>
        </w:tc>
        <w:tc>
          <w:tcPr>
            <w:tcW w:w="3207" w:type="dxa"/>
            <w:vAlign w:val="center"/>
          </w:tcPr>
          <w:p w:rsidR="00322AA4" w:rsidRDefault="00322AA4" w:rsidP="00B6277C">
            <w:pPr>
              <w:keepNext/>
              <w:jc w:val="center"/>
              <w:rPr>
                <w:moveTo w:id="2011" w:author="Sammartano, Marc (BIC USA)" w:date="2016-01-26T13:03:00Z"/>
              </w:rPr>
            </w:pPr>
            <w:moveTo w:id="2012" w:author="Sammartano, Marc (BIC USA)" w:date="2016-01-26T13:03:00Z">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moveTo>
          </w:p>
          <w:p w:rsidR="00322AA4" w:rsidRPr="00E4362C" w:rsidRDefault="00322AA4" w:rsidP="00B6277C">
            <w:pPr>
              <w:keepNext/>
              <w:jc w:val="center"/>
              <w:rPr>
                <w:moveTo w:id="2013" w:author="Sammartano, Marc (BIC USA)" w:date="2016-01-26T13:03:00Z"/>
              </w:rPr>
            </w:pPr>
            <w:moveTo w:id="2014" w:author="Sammartano, Marc (BIC USA)" w:date="2016-01-26T13:03:00Z">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moveTo>
          </w:p>
        </w:tc>
        <w:tc>
          <w:tcPr>
            <w:tcW w:w="2790" w:type="dxa"/>
            <w:vAlign w:val="center"/>
          </w:tcPr>
          <w:p w:rsidR="00322AA4" w:rsidRDefault="00322AA4" w:rsidP="00B6277C">
            <w:pPr>
              <w:keepNext/>
              <w:rPr>
                <w:moveTo w:id="2015" w:author="Sammartano, Marc (BIC USA)" w:date="2016-01-26T13:03:00Z"/>
              </w:rPr>
            </w:pPr>
            <w:moveTo w:id="2016" w:author="Sammartano, Marc (BIC USA)" w:date="2016-01-26T13:03:00Z">
              <w:r>
                <w:t>Network type of the current data connection</w:t>
              </w:r>
            </w:moveTo>
          </w:p>
        </w:tc>
        <w:tc>
          <w:tcPr>
            <w:tcW w:w="1344" w:type="dxa"/>
            <w:vAlign w:val="center"/>
          </w:tcPr>
          <w:p w:rsidR="00322AA4" w:rsidRPr="005B3879" w:rsidRDefault="00322AA4" w:rsidP="00B6277C">
            <w:pPr>
              <w:keepNext/>
              <w:jc w:val="center"/>
              <w:rPr>
                <w:moveTo w:id="2017" w:author="Sammartano, Marc (BIC USA)" w:date="2016-01-26T13:03:00Z"/>
              </w:rPr>
            </w:pPr>
            <w:moveTo w:id="2018" w:author="Sammartano, Marc (BIC USA)" w:date="2016-01-26T13:03:00Z">
              <w:r>
                <w:t>LTE</w:t>
              </w:r>
            </w:moveTo>
          </w:p>
        </w:tc>
      </w:tr>
    </w:tbl>
    <w:p w:rsidR="00322AA4" w:rsidRDefault="00322AA4" w:rsidP="00322AA4">
      <w:pPr>
        <w:spacing w:before="120"/>
        <w:rPr>
          <w:moveTo w:id="2019" w:author="Sammartano, Marc (BIC USA)" w:date="2016-01-26T13:03:00Z"/>
        </w:rPr>
      </w:pPr>
      <w:moveTo w:id="2020" w:author="Sammartano, Marc (BIC USA)" w:date="2016-01-26T13:03:00Z">
        <w:r>
          <w:t xml:space="preserve">The </w:t>
        </w:r>
        <w:r w:rsidRPr="005313DA">
          <w:rPr>
            <w:b/>
          </w:rPr>
          <w:t>PhoneType</w:t>
        </w:r>
        <w:r>
          <w:t xml:space="preserve"> is the same as that returned by the </w:t>
        </w:r>
        <w:r w:rsidRPr="005313DA">
          <w:rPr>
            <w:b/>
          </w:rPr>
          <w:t>Device</w:t>
        </w:r>
        <w:r>
          <w:t xml:space="preserve"> command. It is static.</w:t>
        </w:r>
      </w:moveTo>
    </w:p>
    <w:p w:rsidR="00322AA4" w:rsidRDefault="00322AA4" w:rsidP="00322AA4">
      <w:pPr>
        <w:keepNext/>
        <w:spacing w:before="120"/>
        <w:rPr>
          <w:moveTo w:id="2021" w:author="Sammartano, Marc (BIC USA)" w:date="2016-01-26T13:03:00Z"/>
        </w:rPr>
      </w:pPr>
      <w:moveTo w:id="2022" w:author="Sammartano, Marc (BIC USA)" w:date="2016-01-26T13:03:00Z">
        <w:r>
          <w:t xml:space="preserve">If the </w:t>
        </w:r>
        <w:r w:rsidRPr="005313DA">
          <w:rPr>
            <w:b/>
          </w:rPr>
          <w:t>PhoneType</w:t>
        </w:r>
        <w:r>
          <w:t xml:space="preserve"> is </w:t>
        </w:r>
        <w:r w:rsidRPr="005313DA">
          <w:rPr>
            <w:b/>
          </w:rPr>
          <w:t>GSM</w:t>
        </w:r>
        <w:r>
          <w:t xml:space="preserve"> and the phone is registered to a network, the </w:t>
        </w:r>
        <w:r w:rsidRPr="005313DA">
          <w:rPr>
            <w:b/>
          </w:rPr>
          <w:t>Phone.info</w:t>
        </w:r>
        <w:r>
          <w:t xml:space="preserve"> command also returns the following items in the Bundle:</w:t>
        </w:r>
      </w:moveTo>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moveTo w:id="2023" w:author="Sammartano, Marc (BIC USA)" w:date="2016-01-26T13:03:00Z"/>
                <w:b/>
              </w:rPr>
            </w:pPr>
            <w:moveTo w:id="2024" w:author="Sammartano, Marc (BIC USA)" w:date="2016-01-26T13:03:00Z">
              <w:r>
                <w:rPr>
                  <w:b/>
                </w:rPr>
                <w:t>Key</w:t>
              </w:r>
            </w:moveTo>
          </w:p>
        </w:tc>
        <w:tc>
          <w:tcPr>
            <w:tcW w:w="663" w:type="dxa"/>
          </w:tcPr>
          <w:p w:rsidR="00322AA4" w:rsidRDefault="00322AA4" w:rsidP="00B6277C">
            <w:pPr>
              <w:keepNext/>
              <w:jc w:val="center"/>
              <w:rPr>
                <w:moveTo w:id="2025" w:author="Sammartano, Marc (BIC USA)" w:date="2016-01-26T13:03:00Z"/>
                <w:b/>
              </w:rPr>
            </w:pPr>
            <w:moveTo w:id="2026" w:author="Sammartano, Marc (BIC USA)" w:date="2016-01-26T13:03:00Z">
              <w:r>
                <w:rPr>
                  <w:b/>
                </w:rPr>
                <w:t>Type</w:t>
              </w:r>
            </w:moveTo>
          </w:p>
        </w:tc>
        <w:tc>
          <w:tcPr>
            <w:tcW w:w="3207" w:type="dxa"/>
          </w:tcPr>
          <w:p w:rsidR="00322AA4" w:rsidRPr="002C2F6D" w:rsidRDefault="00322AA4" w:rsidP="00B6277C">
            <w:pPr>
              <w:keepNext/>
              <w:jc w:val="center"/>
              <w:rPr>
                <w:moveTo w:id="2027" w:author="Sammartano, Marc (BIC USA)" w:date="2016-01-26T13:03:00Z"/>
                <w:b/>
              </w:rPr>
            </w:pPr>
            <w:moveTo w:id="2028" w:author="Sammartano, Marc (BIC USA)" w:date="2016-01-26T13:03:00Z">
              <w:r>
                <w:rPr>
                  <w:b/>
                </w:rPr>
                <w:t>Values</w:t>
              </w:r>
            </w:moveTo>
          </w:p>
        </w:tc>
        <w:tc>
          <w:tcPr>
            <w:tcW w:w="2790" w:type="dxa"/>
          </w:tcPr>
          <w:p w:rsidR="00322AA4" w:rsidRDefault="00322AA4" w:rsidP="00B6277C">
            <w:pPr>
              <w:keepNext/>
              <w:jc w:val="center"/>
              <w:rPr>
                <w:moveTo w:id="2029" w:author="Sammartano, Marc (BIC USA)" w:date="2016-01-26T13:03:00Z"/>
                <w:b/>
              </w:rPr>
            </w:pPr>
            <w:moveTo w:id="2030" w:author="Sammartano, Marc (BIC USA)" w:date="2016-01-26T13:03:00Z">
              <w:r>
                <w:rPr>
                  <w:b/>
                </w:rPr>
                <w:t>Meaning</w:t>
              </w:r>
            </w:moveTo>
          </w:p>
        </w:tc>
        <w:tc>
          <w:tcPr>
            <w:tcW w:w="1344" w:type="dxa"/>
          </w:tcPr>
          <w:p w:rsidR="00322AA4" w:rsidRPr="00D966DA" w:rsidRDefault="00322AA4" w:rsidP="00B6277C">
            <w:pPr>
              <w:keepNext/>
              <w:jc w:val="center"/>
              <w:rPr>
                <w:moveTo w:id="2031" w:author="Sammartano, Marc (BIC USA)" w:date="2016-01-26T13:03:00Z"/>
              </w:rPr>
            </w:pPr>
            <w:moveTo w:id="2032" w:author="Sammartano, Marc (BIC USA)" w:date="2016-01-26T13:03:00Z">
              <w:r>
                <w:rPr>
                  <w:b/>
                </w:rPr>
                <w:t>Example</w:t>
              </w:r>
            </w:moveTo>
          </w:p>
        </w:tc>
      </w:tr>
      <w:tr w:rsidR="00322AA4" w:rsidRPr="002C2F6D" w:rsidTr="00B6277C">
        <w:trPr>
          <w:trHeight w:val="302"/>
          <w:jc w:val="center"/>
        </w:trPr>
        <w:tc>
          <w:tcPr>
            <w:tcW w:w="1524" w:type="dxa"/>
            <w:vAlign w:val="center"/>
          </w:tcPr>
          <w:p w:rsidR="00322AA4" w:rsidRPr="001839EC" w:rsidRDefault="00322AA4" w:rsidP="00B6277C">
            <w:pPr>
              <w:keepNext/>
              <w:jc w:val="center"/>
              <w:rPr>
                <w:moveTo w:id="2033" w:author="Sammartano, Marc (BIC USA)" w:date="2016-01-26T13:03:00Z"/>
                <w:b/>
              </w:rPr>
            </w:pPr>
            <w:moveTo w:id="2034" w:author="Sammartano, Marc (BIC USA)" w:date="2016-01-26T13:03:00Z">
              <w:r>
                <w:rPr>
                  <w:b/>
                </w:rPr>
                <w:t>CID</w:t>
              </w:r>
            </w:moveTo>
          </w:p>
        </w:tc>
        <w:tc>
          <w:tcPr>
            <w:tcW w:w="663" w:type="dxa"/>
            <w:vAlign w:val="center"/>
          </w:tcPr>
          <w:p w:rsidR="00322AA4" w:rsidRDefault="00322AA4" w:rsidP="00B6277C">
            <w:pPr>
              <w:keepNext/>
              <w:jc w:val="center"/>
              <w:rPr>
                <w:moveTo w:id="2035" w:author="Sammartano, Marc (BIC USA)" w:date="2016-01-26T13:03:00Z"/>
              </w:rPr>
            </w:pPr>
            <w:moveTo w:id="2036" w:author="Sammartano, Marc (BIC USA)" w:date="2016-01-26T13:03:00Z">
              <w:r>
                <w:t>N</w:t>
              </w:r>
            </w:moveTo>
          </w:p>
        </w:tc>
        <w:tc>
          <w:tcPr>
            <w:tcW w:w="3207" w:type="dxa"/>
            <w:vAlign w:val="center"/>
          </w:tcPr>
          <w:p w:rsidR="00322AA4" w:rsidRPr="005313DA" w:rsidRDefault="00322AA4" w:rsidP="00B6277C">
            <w:pPr>
              <w:keepNext/>
              <w:jc w:val="center"/>
              <w:rPr>
                <w:moveTo w:id="2037" w:author="Sammartano, Marc (BIC USA)" w:date="2016-01-26T13:03:00Z"/>
              </w:rPr>
            </w:pPr>
            <w:moveTo w:id="2038" w:author="Sammartano, Marc (BIC USA)" w:date="2016-01-26T13:03:00Z">
              <w:r>
                <w:t>A positive number</w:t>
              </w:r>
              <w:r>
                <w:br/>
                <w:t>or -1 if CID is unknown</w:t>
              </w:r>
            </w:moveTo>
          </w:p>
        </w:tc>
        <w:tc>
          <w:tcPr>
            <w:tcW w:w="2790" w:type="dxa"/>
            <w:vAlign w:val="center"/>
          </w:tcPr>
          <w:p w:rsidR="00322AA4" w:rsidRDefault="00322AA4" w:rsidP="00B6277C">
            <w:pPr>
              <w:keepNext/>
              <w:rPr>
                <w:moveTo w:id="2039" w:author="Sammartano, Marc (BIC USA)" w:date="2016-01-26T13:03:00Z"/>
              </w:rPr>
            </w:pPr>
            <w:moveTo w:id="2040" w:author="Sammartano, Marc (BIC USA)" w:date="2016-01-26T13:03:00Z">
              <w:r>
                <w:t>GSM Cell ID</w:t>
              </w:r>
            </w:moveTo>
          </w:p>
        </w:tc>
        <w:tc>
          <w:tcPr>
            <w:tcW w:w="1344" w:type="dxa"/>
            <w:vAlign w:val="center"/>
          </w:tcPr>
          <w:p w:rsidR="00322AA4" w:rsidRPr="005B3879" w:rsidRDefault="00322AA4" w:rsidP="00B6277C">
            <w:pPr>
              <w:keepNext/>
              <w:jc w:val="center"/>
              <w:rPr>
                <w:moveTo w:id="2041" w:author="Sammartano, Marc (BIC USA)" w:date="2016-01-26T13:03:00Z"/>
              </w:rPr>
            </w:pPr>
            <w:moveTo w:id="2042" w:author="Sammartano, Marc (BIC USA)" w:date="2016-01-26T13:03:00Z">
              <w:r>
                <w:t>342298497</w:t>
              </w:r>
            </w:moveTo>
          </w:p>
        </w:tc>
      </w:tr>
      <w:tr w:rsidR="00322AA4" w:rsidRPr="002C2F6D" w:rsidTr="00B6277C">
        <w:trPr>
          <w:trHeight w:val="302"/>
          <w:jc w:val="center"/>
        </w:trPr>
        <w:tc>
          <w:tcPr>
            <w:tcW w:w="1524" w:type="dxa"/>
            <w:vAlign w:val="center"/>
          </w:tcPr>
          <w:p w:rsidR="00322AA4" w:rsidRPr="001839EC" w:rsidRDefault="00322AA4" w:rsidP="00B6277C">
            <w:pPr>
              <w:keepNext/>
              <w:jc w:val="center"/>
              <w:rPr>
                <w:moveTo w:id="2043" w:author="Sammartano, Marc (BIC USA)" w:date="2016-01-26T13:03:00Z"/>
                <w:b/>
              </w:rPr>
            </w:pPr>
            <w:moveTo w:id="2044" w:author="Sammartano, Marc (BIC USA)" w:date="2016-01-26T13:03:00Z">
              <w:r>
                <w:rPr>
                  <w:b/>
                </w:rPr>
                <w:t>LAC</w:t>
              </w:r>
            </w:moveTo>
          </w:p>
        </w:tc>
        <w:tc>
          <w:tcPr>
            <w:tcW w:w="663" w:type="dxa"/>
            <w:vAlign w:val="center"/>
          </w:tcPr>
          <w:p w:rsidR="00322AA4" w:rsidRDefault="00322AA4" w:rsidP="00B6277C">
            <w:pPr>
              <w:keepNext/>
              <w:jc w:val="center"/>
              <w:rPr>
                <w:moveTo w:id="2045" w:author="Sammartano, Marc (BIC USA)" w:date="2016-01-26T13:03:00Z"/>
              </w:rPr>
            </w:pPr>
            <w:moveTo w:id="2046" w:author="Sammartano, Marc (BIC USA)" w:date="2016-01-26T13:03:00Z">
              <w:r>
                <w:t>N</w:t>
              </w:r>
            </w:moveTo>
          </w:p>
        </w:tc>
        <w:tc>
          <w:tcPr>
            <w:tcW w:w="3207" w:type="dxa"/>
            <w:vAlign w:val="center"/>
          </w:tcPr>
          <w:p w:rsidR="00322AA4" w:rsidRPr="00E4362C" w:rsidRDefault="00322AA4" w:rsidP="00B6277C">
            <w:pPr>
              <w:keepNext/>
              <w:jc w:val="center"/>
              <w:rPr>
                <w:moveTo w:id="2047" w:author="Sammartano, Marc (BIC USA)" w:date="2016-01-26T13:03:00Z"/>
              </w:rPr>
            </w:pPr>
            <w:moveTo w:id="2048" w:author="Sammartano, Marc (BIC USA)" w:date="2016-01-26T13:03:00Z">
              <w:r>
                <w:t>A positive number</w:t>
              </w:r>
              <w:r>
                <w:br/>
                <w:t>or -1 if LAC is unknown</w:t>
              </w:r>
            </w:moveTo>
          </w:p>
        </w:tc>
        <w:tc>
          <w:tcPr>
            <w:tcW w:w="2790" w:type="dxa"/>
            <w:vAlign w:val="center"/>
          </w:tcPr>
          <w:p w:rsidR="00322AA4" w:rsidRDefault="00322AA4" w:rsidP="00B6277C">
            <w:pPr>
              <w:keepNext/>
              <w:rPr>
                <w:moveTo w:id="2049" w:author="Sammartano, Marc (BIC USA)" w:date="2016-01-26T13:03:00Z"/>
              </w:rPr>
            </w:pPr>
            <w:moveTo w:id="2050" w:author="Sammartano, Marc (BIC USA)" w:date="2016-01-26T13:03:00Z">
              <w:r>
                <w:t>GSM Location Area Code</w:t>
              </w:r>
            </w:moveTo>
          </w:p>
        </w:tc>
        <w:tc>
          <w:tcPr>
            <w:tcW w:w="1344" w:type="dxa"/>
            <w:vAlign w:val="center"/>
          </w:tcPr>
          <w:p w:rsidR="00322AA4" w:rsidRPr="005B3879" w:rsidRDefault="00322AA4" w:rsidP="00B6277C">
            <w:pPr>
              <w:keepNext/>
              <w:jc w:val="center"/>
              <w:rPr>
                <w:moveTo w:id="2051" w:author="Sammartano, Marc (BIC USA)" w:date="2016-01-26T13:03:00Z"/>
              </w:rPr>
            </w:pPr>
            <w:moveTo w:id="2052" w:author="Sammartano, Marc (BIC USA)" w:date="2016-01-26T13:03:00Z">
              <w:r>
                <w:t>11090</w:t>
              </w:r>
            </w:moveTo>
          </w:p>
        </w:tc>
      </w:tr>
      <w:tr w:rsidR="00322AA4" w:rsidRPr="002C2F6D" w:rsidTr="00B6277C">
        <w:trPr>
          <w:trHeight w:val="302"/>
          <w:jc w:val="center"/>
        </w:trPr>
        <w:tc>
          <w:tcPr>
            <w:tcW w:w="1524" w:type="dxa"/>
            <w:vAlign w:val="center"/>
          </w:tcPr>
          <w:p w:rsidR="00322AA4" w:rsidRPr="001839EC" w:rsidRDefault="00322AA4" w:rsidP="00B6277C">
            <w:pPr>
              <w:keepNext/>
              <w:jc w:val="center"/>
              <w:rPr>
                <w:moveTo w:id="2053" w:author="Sammartano, Marc (BIC USA)" w:date="2016-01-26T13:03:00Z"/>
                <w:b/>
              </w:rPr>
            </w:pPr>
            <w:moveTo w:id="2054" w:author="Sammartano, Marc (BIC USA)" w:date="2016-01-26T13:03:00Z">
              <w:r>
                <w:rPr>
                  <w:b/>
                </w:rPr>
                <w:t>MCC/MNC</w:t>
              </w:r>
            </w:moveTo>
          </w:p>
        </w:tc>
        <w:tc>
          <w:tcPr>
            <w:tcW w:w="663" w:type="dxa"/>
            <w:vAlign w:val="center"/>
          </w:tcPr>
          <w:p w:rsidR="00322AA4" w:rsidRDefault="00322AA4" w:rsidP="00B6277C">
            <w:pPr>
              <w:keepNext/>
              <w:jc w:val="center"/>
              <w:rPr>
                <w:moveTo w:id="2055" w:author="Sammartano, Marc (BIC USA)" w:date="2016-01-26T13:03:00Z"/>
              </w:rPr>
            </w:pPr>
            <w:moveTo w:id="2056" w:author="Sammartano, Marc (BIC USA)" w:date="2016-01-26T13:03:00Z">
              <w:r>
                <w:t>S</w:t>
              </w:r>
            </w:moveTo>
          </w:p>
        </w:tc>
        <w:tc>
          <w:tcPr>
            <w:tcW w:w="3207" w:type="dxa"/>
            <w:vAlign w:val="center"/>
          </w:tcPr>
          <w:p w:rsidR="00322AA4" w:rsidRPr="00E4362C" w:rsidRDefault="00322AA4" w:rsidP="00B6277C">
            <w:pPr>
              <w:keepNext/>
              <w:jc w:val="center"/>
              <w:rPr>
                <w:moveTo w:id="2057" w:author="Sammartano, Marc (BIC USA)" w:date="2016-01-26T13:03:00Z"/>
              </w:rPr>
            </w:pPr>
            <w:moveTo w:id="2058" w:author="Sammartano, Marc (BIC USA)" w:date="2016-01-26T13:03:00Z">
              <w:r>
                <w:t>String of 5 or 6 decimal digits</w:t>
              </w:r>
            </w:moveTo>
          </w:p>
        </w:tc>
        <w:tc>
          <w:tcPr>
            <w:tcW w:w="2790" w:type="dxa"/>
            <w:vAlign w:val="center"/>
          </w:tcPr>
          <w:p w:rsidR="00322AA4" w:rsidRDefault="00322AA4" w:rsidP="00B6277C">
            <w:pPr>
              <w:keepNext/>
              <w:rPr>
                <w:moveTo w:id="2059" w:author="Sammartano, Marc (BIC USA)" w:date="2016-01-26T13:03:00Z"/>
              </w:rPr>
            </w:pPr>
            <w:moveTo w:id="2060" w:author="Sammartano, Marc (BIC USA)" w:date="2016-01-26T13:03:00Z">
              <w:r>
                <w:t>The "numeric name" of the registered network operator</w:t>
              </w:r>
            </w:moveTo>
          </w:p>
        </w:tc>
        <w:tc>
          <w:tcPr>
            <w:tcW w:w="1344" w:type="dxa"/>
            <w:vAlign w:val="center"/>
          </w:tcPr>
          <w:p w:rsidR="00322AA4" w:rsidRPr="005B3879" w:rsidRDefault="00322AA4" w:rsidP="00B6277C">
            <w:pPr>
              <w:keepNext/>
              <w:jc w:val="center"/>
              <w:rPr>
                <w:moveTo w:id="2061" w:author="Sammartano, Marc (BIC USA)" w:date="2016-01-26T13:03:00Z"/>
              </w:rPr>
            </w:pPr>
            <w:moveTo w:id="2062" w:author="Sammartano, Marc (BIC USA)" w:date="2016-01-26T13:03:00Z">
              <w:r>
                <w:t>310260</w:t>
              </w:r>
            </w:moveTo>
          </w:p>
        </w:tc>
      </w:tr>
      <w:tr w:rsidR="00322AA4" w:rsidRPr="002C2F6D" w:rsidTr="00B6277C">
        <w:trPr>
          <w:trHeight w:val="302"/>
          <w:jc w:val="center"/>
        </w:trPr>
        <w:tc>
          <w:tcPr>
            <w:tcW w:w="1524" w:type="dxa"/>
            <w:vAlign w:val="center"/>
          </w:tcPr>
          <w:p w:rsidR="00322AA4" w:rsidRPr="001839EC" w:rsidRDefault="00322AA4" w:rsidP="00B6277C">
            <w:pPr>
              <w:keepNext/>
              <w:jc w:val="center"/>
              <w:rPr>
                <w:moveTo w:id="2063" w:author="Sammartano, Marc (BIC USA)" w:date="2016-01-26T13:03:00Z"/>
                <w:b/>
              </w:rPr>
            </w:pPr>
            <w:moveTo w:id="2064" w:author="Sammartano, Marc (BIC USA)" w:date="2016-01-26T13:03:00Z">
              <w:r>
                <w:rPr>
                  <w:b/>
                </w:rPr>
                <w:t>Operator</w:t>
              </w:r>
            </w:moveTo>
          </w:p>
        </w:tc>
        <w:tc>
          <w:tcPr>
            <w:tcW w:w="663" w:type="dxa"/>
            <w:vAlign w:val="center"/>
          </w:tcPr>
          <w:p w:rsidR="00322AA4" w:rsidRDefault="00322AA4" w:rsidP="00B6277C">
            <w:pPr>
              <w:keepNext/>
              <w:jc w:val="center"/>
              <w:rPr>
                <w:moveTo w:id="2065" w:author="Sammartano, Marc (BIC USA)" w:date="2016-01-26T13:03:00Z"/>
              </w:rPr>
            </w:pPr>
            <w:moveTo w:id="2066" w:author="Sammartano, Marc (BIC USA)" w:date="2016-01-26T13:03:00Z">
              <w:r>
                <w:t>N</w:t>
              </w:r>
            </w:moveTo>
          </w:p>
        </w:tc>
        <w:tc>
          <w:tcPr>
            <w:tcW w:w="3207" w:type="dxa"/>
            <w:vAlign w:val="center"/>
          </w:tcPr>
          <w:p w:rsidR="00322AA4" w:rsidRPr="00E4362C" w:rsidRDefault="00322AA4" w:rsidP="00B6277C">
            <w:pPr>
              <w:keepNext/>
              <w:jc w:val="center"/>
              <w:rPr>
                <w:moveTo w:id="2067" w:author="Sammartano, Marc (BIC USA)" w:date="2016-01-26T13:03:00Z"/>
              </w:rPr>
            </w:pPr>
            <w:moveTo w:id="2068" w:author="Sammartano, Marc (BIC USA)" w:date="2016-01-26T13:03:00Z">
              <w:r>
                <w:t>A name string</w:t>
              </w:r>
            </w:moveTo>
          </w:p>
        </w:tc>
        <w:tc>
          <w:tcPr>
            <w:tcW w:w="2790" w:type="dxa"/>
            <w:vAlign w:val="center"/>
          </w:tcPr>
          <w:p w:rsidR="00322AA4" w:rsidRDefault="00322AA4" w:rsidP="00B6277C">
            <w:pPr>
              <w:keepNext/>
              <w:rPr>
                <w:moveTo w:id="2069" w:author="Sammartano, Marc (BIC USA)" w:date="2016-01-26T13:03:00Z"/>
              </w:rPr>
            </w:pPr>
            <w:moveTo w:id="2070" w:author="Sammartano, Marc (BIC USA)" w:date="2016-01-26T13:03:00Z">
              <w:r>
                <w:t>The name of the operator of the registered network</w:t>
              </w:r>
            </w:moveTo>
          </w:p>
        </w:tc>
        <w:tc>
          <w:tcPr>
            <w:tcW w:w="1344" w:type="dxa"/>
            <w:vAlign w:val="center"/>
          </w:tcPr>
          <w:p w:rsidR="00322AA4" w:rsidRPr="005B3879" w:rsidRDefault="00322AA4" w:rsidP="00B6277C">
            <w:pPr>
              <w:keepNext/>
              <w:jc w:val="center"/>
              <w:rPr>
                <w:moveTo w:id="2071" w:author="Sammartano, Marc (BIC USA)" w:date="2016-01-26T13:03:00Z"/>
              </w:rPr>
            </w:pPr>
            <w:moveTo w:id="2072" w:author="Sammartano, Marc (BIC USA)" w:date="2016-01-26T13:03:00Z">
              <w:r>
                <w:t>T-Mobile</w:t>
              </w:r>
            </w:moveTo>
          </w:p>
        </w:tc>
      </w:tr>
    </w:tbl>
    <w:p w:rsidR="00322AA4" w:rsidRDefault="00322AA4" w:rsidP="00322AA4">
      <w:pPr>
        <w:spacing w:before="120"/>
        <w:rPr>
          <w:moveTo w:id="2073" w:author="Sammartano, Marc (BIC USA)" w:date="2016-01-26T13:03:00Z"/>
        </w:rPr>
      </w:pPr>
      <w:moveTo w:id="2074" w:author="Sammartano, Marc (BIC USA)" w:date="2016-01-26T13:03:00Z">
        <w:r>
          <w:t>The "numeric name" is made up of the Mobile Country Code (MCC) and Mobile Network Code (MNC).</w:t>
        </w:r>
      </w:moveTo>
    </w:p>
    <w:p w:rsidR="00322AA4" w:rsidRDefault="00322AA4" w:rsidP="00322AA4">
      <w:pPr>
        <w:keepNext/>
        <w:spacing w:before="120"/>
        <w:rPr>
          <w:moveTo w:id="2075" w:author="Sammartano, Marc (BIC USA)" w:date="2016-01-26T13:03:00Z"/>
        </w:rPr>
      </w:pPr>
      <w:moveTo w:id="2076" w:author="Sammartano, Marc (BIC USA)" w:date="2016-01-26T13:03:00Z">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moveTo>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22AA4" w:rsidRPr="002C2F6D" w:rsidTr="00B6277C">
        <w:trPr>
          <w:trHeight w:val="302"/>
          <w:jc w:val="center"/>
        </w:trPr>
        <w:tc>
          <w:tcPr>
            <w:tcW w:w="1423" w:type="dxa"/>
          </w:tcPr>
          <w:p w:rsidR="00322AA4" w:rsidRPr="002C2F6D" w:rsidRDefault="00322AA4" w:rsidP="00B6277C">
            <w:pPr>
              <w:keepNext/>
              <w:jc w:val="center"/>
              <w:rPr>
                <w:moveTo w:id="2077" w:author="Sammartano, Marc (BIC USA)" w:date="2016-01-26T13:03:00Z"/>
                <w:b/>
              </w:rPr>
            </w:pPr>
            <w:moveTo w:id="2078" w:author="Sammartano, Marc (BIC USA)" w:date="2016-01-26T13:03:00Z">
              <w:r>
                <w:rPr>
                  <w:b/>
                </w:rPr>
                <w:t>Key</w:t>
              </w:r>
            </w:moveTo>
          </w:p>
        </w:tc>
        <w:tc>
          <w:tcPr>
            <w:tcW w:w="720" w:type="dxa"/>
          </w:tcPr>
          <w:p w:rsidR="00322AA4" w:rsidRDefault="00322AA4" w:rsidP="00B6277C">
            <w:pPr>
              <w:keepNext/>
              <w:jc w:val="center"/>
              <w:rPr>
                <w:moveTo w:id="2079" w:author="Sammartano, Marc (BIC USA)" w:date="2016-01-26T13:03:00Z"/>
                <w:b/>
              </w:rPr>
            </w:pPr>
            <w:moveTo w:id="2080" w:author="Sammartano, Marc (BIC USA)" w:date="2016-01-26T13:03:00Z">
              <w:r>
                <w:rPr>
                  <w:b/>
                </w:rPr>
                <w:t>Type</w:t>
              </w:r>
            </w:moveTo>
          </w:p>
        </w:tc>
        <w:tc>
          <w:tcPr>
            <w:tcW w:w="3240" w:type="dxa"/>
          </w:tcPr>
          <w:p w:rsidR="00322AA4" w:rsidRPr="002C2F6D" w:rsidRDefault="00322AA4" w:rsidP="00B6277C">
            <w:pPr>
              <w:keepNext/>
              <w:jc w:val="center"/>
              <w:rPr>
                <w:moveTo w:id="2081" w:author="Sammartano, Marc (BIC USA)" w:date="2016-01-26T13:03:00Z"/>
                <w:b/>
              </w:rPr>
            </w:pPr>
            <w:moveTo w:id="2082" w:author="Sammartano, Marc (BIC USA)" w:date="2016-01-26T13:03:00Z">
              <w:r>
                <w:rPr>
                  <w:b/>
                </w:rPr>
                <w:t>Values</w:t>
              </w:r>
            </w:moveTo>
          </w:p>
        </w:tc>
        <w:tc>
          <w:tcPr>
            <w:tcW w:w="4122" w:type="dxa"/>
          </w:tcPr>
          <w:p w:rsidR="00322AA4" w:rsidRDefault="00322AA4" w:rsidP="00B6277C">
            <w:pPr>
              <w:keepNext/>
              <w:jc w:val="center"/>
              <w:rPr>
                <w:moveTo w:id="2083" w:author="Sammartano, Marc (BIC USA)" w:date="2016-01-26T13:03:00Z"/>
                <w:b/>
              </w:rPr>
            </w:pPr>
            <w:moveTo w:id="2084" w:author="Sammartano, Marc (BIC USA)" w:date="2016-01-26T13:03:00Z">
              <w:r>
                <w:rPr>
                  <w:b/>
                </w:rPr>
                <w:t>Meaning</w:t>
              </w:r>
            </w:moveTo>
          </w:p>
        </w:tc>
      </w:tr>
      <w:tr w:rsidR="00322AA4" w:rsidRPr="002C2F6D" w:rsidTr="00B6277C">
        <w:trPr>
          <w:trHeight w:val="302"/>
          <w:jc w:val="center"/>
        </w:trPr>
        <w:tc>
          <w:tcPr>
            <w:tcW w:w="1423" w:type="dxa"/>
            <w:vAlign w:val="center"/>
          </w:tcPr>
          <w:p w:rsidR="00322AA4" w:rsidRPr="001839EC" w:rsidRDefault="00322AA4" w:rsidP="00B6277C">
            <w:pPr>
              <w:keepNext/>
              <w:jc w:val="center"/>
              <w:rPr>
                <w:moveTo w:id="2085" w:author="Sammartano, Marc (BIC USA)" w:date="2016-01-26T13:03:00Z"/>
                <w:b/>
              </w:rPr>
            </w:pPr>
            <w:moveTo w:id="2086" w:author="Sammartano, Marc (BIC USA)" w:date="2016-01-26T13:03:00Z">
              <w:r>
                <w:rPr>
                  <w:b/>
                </w:rPr>
                <w:t>BaseID</w:t>
              </w:r>
            </w:moveTo>
          </w:p>
        </w:tc>
        <w:tc>
          <w:tcPr>
            <w:tcW w:w="720" w:type="dxa"/>
            <w:vAlign w:val="center"/>
          </w:tcPr>
          <w:p w:rsidR="00322AA4" w:rsidRDefault="00322AA4" w:rsidP="00B6277C">
            <w:pPr>
              <w:keepNext/>
              <w:jc w:val="center"/>
              <w:rPr>
                <w:moveTo w:id="2087" w:author="Sammartano, Marc (BIC USA)" w:date="2016-01-26T13:03:00Z"/>
              </w:rPr>
            </w:pPr>
            <w:moveTo w:id="2088" w:author="Sammartano, Marc (BIC USA)" w:date="2016-01-26T13:03:00Z">
              <w:r>
                <w:t>N</w:t>
              </w:r>
            </w:moveTo>
          </w:p>
        </w:tc>
        <w:tc>
          <w:tcPr>
            <w:tcW w:w="3240" w:type="dxa"/>
            <w:vAlign w:val="center"/>
          </w:tcPr>
          <w:p w:rsidR="00322AA4" w:rsidRPr="005313DA" w:rsidRDefault="00322AA4" w:rsidP="00B6277C">
            <w:pPr>
              <w:keepNext/>
              <w:jc w:val="center"/>
              <w:rPr>
                <w:moveTo w:id="2089" w:author="Sammartano, Marc (BIC USA)" w:date="2016-01-26T13:03:00Z"/>
              </w:rPr>
            </w:pPr>
            <w:moveTo w:id="2090" w:author="Sammartano, Marc (BIC USA)" w:date="2016-01-26T13:03:00Z">
              <w:r>
                <w:t>A positive number</w:t>
              </w:r>
              <w:r>
                <w:br/>
                <w:t>or -1 if BaseID is unknown</w:t>
              </w:r>
            </w:moveTo>
          </w:p>
        </w:tc>
        <w:tc>
          <w:tcPr>
            <w:tcW w:w="4122" w:type="dxa"/>
            <w:vAlign w:val="center"/>
          </w:tcPr>
          <w:p w:rsidR="00322AA4" w:rsidRDefault="00322AA4" w:rsidP="00B6277C">
            <w:pPr>
              <w:keepNext/>
              <w:rPr>
                <w:moveTo w:id="2091" w:author="Sammartano, Marc (BIC USA)" w:date="2016-01-26T13:03:00Z"/>
              </w:rPr>
            </w:pPr>
            <w:moveTo w:id="2092" w:author="Sammartano, Marc (BIC USA)" w:date="2016-01-26T13:03:00Z">
              <w:r>
                <w:t>CDMA base station identification number</w:t>
              </w:r>
            </w:moveTo>
          </w:p>
        </w:tc>
      </w:tr>
      <w:tr w:rsidR="00322AA4" w:rsidRPr="002C2F6D" w:rsidTr="00B6277C">
        <w:trPr>
          <w:trHeight w:val="302"/>
          <w:jc w:val="center"/>
        </w:trPr>
        <w:tc>
          <w:tcPr>
            <w:tcW w:w="1423" w:type="dxa"/>
            <w:vAlign w:val="center"/>
          </w:tcPr>
          <w:p w:rsidR="00322AA4" w:rsidRPr="001839EC" w:rsidRDefault="00322AA4" w:rsidP="00B6277C">
            <w:pPr>
              <w:keepNext/>
              <w:jc w:val="center"/>
              <w:rPr>
                <w:moveTo w:id="2093" w:author="Sammartano, Marc (BIC USA)" w:date="2016-01-26T13:03:00Z"/>
                <w:b/>
              </w:rPr>
            </w:pPr>
            <w:moveTo w:id="2094" w:author="Sammartano, Marc (BIC USA)" w:date="2016-01-26T13:03:00Z">
              <w:r>
                <w:rPr>
                  <w:b/>
                </w:rPr>
                <w:t>NetworkID</w:t>
              </w:r>
            </w:moveTo>
          </w:p>
        </w:tc>
        <w:tc>
          <w:tcPr>
            <w:tcW w:w="720" w:type="dxa"/>
            <w:vAlign w:val="center"/>
          </w:tcPr>
          <w:p w:rsidR="00322AA4" w:rsidRDefault="00322AA4" w:rsidP="00B6277C">
            <w:pPr>
              <w:keepNext/>
              <w:jc w:val="center"/>
              <w:rPr>
                <w:moveTo w:id="2095" w:author="Sammartano, Marc (BIC USA)" w:date="2016-01-26T13:03:00Z"/>
              </w:rPr>
            </w:pPr>
            <w:moveTo w:id="2096" w:author="Sammartano, Marc (BIC USA)" w:date="2016-01-26T13:03:00Z">
              <w:r>
                <w:t>N</w:t>
              </w:r>
            </w:moveTo>
          </w:p>
        </w:tc>
        <w:tc>
          <w:tcPr>
            <w:tcW w:w="3240" w:type="dxa"/>
            <w:vAlign w:val="center"/>
          </w:tcPr>
          <w:p w:rsidR="00322AA4" w:rsidRPr="00E4362C" w:rsidRDefault="00322AA4" w:rsidP="00B6277C">
            <w:pPr>
              <w:keepNext/>
              <w:jc w:val="center"/>
              <w:rPr>
                <w:moveTo w:id="2097" w:author="Sammartano, Marc (BIC USA)" w:date="2016-01-26T13:03:00Z"/>
              </w:rPr>
            </w:pPr>
            <w:moveTo w:id="2098" w:author="Sammartano, Marc (BIC USA)" w:date="2016-01-26T13:03:00Z">
              <w:r>
                <w:t>A positive number</w:t>
              </w:r>
              <w:r>
                <w:br/>
                <w:t>or -1 if NetworkID is unknown</w:t>
              </w:r>
            </w:moveTo>
          </w:p>
        </w:tc>
        <w:tc>
          <w:tcPr>
            <w:tcW w:w="4122" w:type="dxa"/>
            <w:vAlign w:val="center"/>
          </w:tcPr>
          <w:p w:rsidR="00322AA4" w:rsidRDefault="00322AA4" w:rsidP="00B6277C">
            <w:pPr>
              <w:keepNext/>
              <w:rPr>
                <w:moveTo w:id="2099" w:author="Sammartano, Marc (BIC USA)" w:date="2016-01-26T13:03:00Z"/>
              </w:rPr>
            </w:pPr>
            <w:moveTo w:id="2100" w:author="Sammartano, Marc (BIC USA)" w:date="2016-01-26T13:03:00Z">
              <w:r>
                <w:t>CDMA network identification number</w:t>
              </w:r>
            </w:moveTo>
          </w:p>
        </w:tc>
      </w:tr>
      <w:tr w:rsidR="00322AA4" w:rsidRPr="002C2F6D" w:rsidTr="00B6277C">
        <w:trPr>
          <w:trHeight w:val="302"/>
          <w:jc w:val="center"/>
        </w:trPr>
        <w:tc>
          <w:tcPr>
            <w:tcW w:w="1423" w:type="dxa"/>
            <w:vAlign w:val="center"/>
          </w:tcPr>
          <w:p w:rsidR="00322AA4" w:rsidRPr="001839EC" w:rsidRDefault="00322AA4" w:rsidP="00B6277C">
            <w:pPr>
              <w:jc w:val="center"/>
              <w:rPr>
                <w:moveTo w:id="2101" w:author="Sammartano, Marc (BIC USA)" w:date="2016-01-26T13:03:00Z"/>
                <w:b/>
              </w:rPr>
            </w:pPr>
            <w:moveTo w:id="2102" w:author="Sammartano, Marc (BIC USA)" w:date="2016-01-26T13:03:00Z">
              <w:r>
                <w:rPr>
                  <w:b/>
                </w:rPr>
                <w:t>SystemID</w:t>
              </w:r>
            </w:moveTo>
          </w:p>
        </w:tc>
        <w:tc>
          <w:tcPr>
            <w:tcW w:w="720" w:type="dxa"/>
            <w:vAlign w:val="center"/>
          </w:tcPr>
          <w:p w:rsidR="00322AA4" w:rsidRDefault="00322AA4" w:rsidP="00B6277C">
            <w:pPr>
              <w:jc w:val="center"/>
              <w:rPr>
                <w:moveTo w:id="2103" w:author="Sammartano, Marc (BIC USA)" w:date="2016-01-26T13:03:00Z"/>
              </w:rPr>
            </w:pPr>
            <w:moveTo w:id="2104" w:author="Sammartano, Marc (BIC USA)" w:date="2016-01-26T13:03:00Z">
              <w:r>
                <w:t>N</w:t>
              </w:r>
            </w:moveTo>
          </w:p>
        </w:tc>
        <w:tc>
          <w:tcPr>
            <w:tcW w:w="3240" w:type="dxa"/>
            <w:vAlign w:val="center"/>
          </w:tcPr>
          <w:p w:rsidR="00322AA4" w:rsidRPr="00E4362C" w:rsidRDefault="00322AA4" w:rsidP="00B6277C">
            <w:pPr>
              <w:jc w:val="center"/>
              <w:rPr>
                <w:moveTo w:id="2105" w:author="Sammartano, Marc (BIC USA)" w:date="2016-01-26T13:03:00Z"/>
              </w:rPr>
            </w:pPr>
            <w:moveTo w:id="2106" w:author="Sammartano, Marc (BIC USA)" w:date="2016-01-26T13:03:00Z">
              <w:r>
                <w:t>A positive number</w:t>
              </w:r>
              <w:r>
                <w:br/>
                <w:t>or -1 if SystemID is unknown</w:t>
              </w:r>
            </w:moveTo>
          </w:p>
        </w:tc>
        <w:tc>
          <w:tcPr>
            <w:tcW w:w="4122" w:type="dxa"/>
            <w:vAlign w:val="center"/>
          </w:tcPr>
          <w:p w:rsidR="00322AA4" w:rsidRDefault="00322AA4" w:rsidP="00B6277C">
            <w:pPr>
              <w:rPr>
                <w:moveTo w:id="2107" w:author="Sammartano, Marc (BIC USA)" w:date="2016-01-26T13:03:00Z"/>
              </w:rPr>
            </w:pPr>
            <w:moveTo w:id="2108" w:author="Sammartano, Marc (BIC USA)" w:date="2016-01-26T13:03:00Z">
              <w:r>
                <w:t>CDMA system identification number</w:t>
              </w:r>
            </w:moveTo>
          </w:p>
        </w:tc>
      </w:tr>
    </w:tbl>
    <w:p w:rsidR="00322AA4" w:rsidRDefault="00322AA4" w:rsidP="00322AA4">
      <w:pPr>
        <w:rPr>
          <w:moveTo w:id="2109" w:author="Sammartano, Marc (BIC USA)" w:date="2016-01-26T13:03:00Z"/>
        </w:rPr>
      </w:pPr>
    </w:p>
    <w:p w:rsidR="00322AA4" w:rsidRDefault="00322AA4" w:rsidP="00322AA4">
      <w:pPr>
        <w:rPr>
          <w:moveTo w:id="2110" w:author="Sammartano, Marc (BIC USA)" w:date="2016-01-26T13:03:00Z"/>
        </w:rPr>
      </w:pPr>
      <w:moveTo w:id="2111" w:author="Sammartano, Marc (BIC USA)" w:date="2016-01-26T13:03:00Z">
        <w:r>
          <w:t xml:space="preserve">If your program has executed </w:t>
        </w:r>
        <w:r>
          <w:rPr>
            <w:b/>
          </w:rPr>
          <w:t>Phone.rcv.init</w:t>
        </w:r>
        <w:r>
          <w:t xml:space="preserve">, then </w:t>
        </w:r>
        <w:r>
          <w:rPr>
            <w:b/>
          </w:rPr>
          <w:t>Phone.info</w:t>
        </w:r>
        <w:r>
          <w:t xml:space="preserve"> may be able to report the strength of the signal connecting your phone to the cell tower. If the signal strength is available, </w:t>
        </w:r>
        <w:r w:rsidRPr="00235EE9">
          <w:rPr>
            <w:b/>
          </w:rPr>
          <w:t>Phone.info</w:t>
        </w:r>
        <w:r>
          <w:t xml:space="preserve"> </w:t>
        </w:r>
        <w:r w:rsidRPr="00235EE9">
          <w:t>will</w:t>
        </w:r>
        <w:r>
          <w:t xml:space="preserve"> try to report it in one or two of the following bundle keys (the first three are mutually exclusive):</w:t>
        </w:r>
      </w:moveTo>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322AA4" w:rsidRPr="002C2F6D" w:rsidTr="00B6277C">
        <w:trPr>
          <w:trHeight w:val="302"/>
          <w:jc w:val="center"/>
        </w:trPr>
        <w:tc>
          <w:tcPr>
            <w:tcW w:w="1423" w:type="dxa"/>
          </w:tcPr>
          <w:p w:rsidR="00322AA4" w:rsidRPr="002C2F6D" w:rsidRDefault="00322AA4" w:rsidP="00B6277C">
            <w:pPr>
              <w:keepNext/>
              <w:jc w:val="center"/>
              <w:rPr>
                <w:moveTo w:id="2112" w:author="Sammartano, Marc (BIC USA)" w:date="2016-01-26T13:03:00Z"/>
                <w:b/>
              </w:rPr>
            </w:pPr>
            <w:moveTo w:id="2113" w:author="Sammartano, Marc (BIC USA)" w:date="2016-01-26T13:03:00Z">
              <w:r>
                <w:rPr>
                  <w:b/>
                </w:rPr>
                <w:lastRenderedPageBreak/>
                <w:t>Key</w:t>
              </w:r>
            </w:moveTo>
          </w:p>
        </w:tc>
        <w:tc>
          <w:tcPr>
            <w:tcW w:w="720" w:type="dxa"/>
          </w:tcPr>
          <w:p w:rsidR="00322AA4" w:rsidRDefault="00322AA4" w:rsidP="00B6277C">
            <w:pPr>
              <w:keepNext/>
              <w:jc w:val="center"/>
              <w:rPr>
                <w:moveTo w:id="2114" w:author="Sammartano, Marc (BIC USA)" w:date="2016-01-26T13:03:00Z"/>
                <w:b/>
              </w:rPr>
            </w:pPr>
            <w:moveTo w:id="2115" w:author="Sammartano, Marc (BIC USA)" w:date="2016-01-26T13:03:00Z">
              <w:r>
                <w:rPr>
                  <w:b/>
                </w:rPr>
                <w:t>Type</w:t>
              </w:r>
            </w:moveTo>
          </w:p>
        </w:tc>
        <w:tc>
          <w:tcPr>
            <w:tcW w:w="2880" w:type="dxa"/>
          </w:tcPr>
          <w:p w:rsidR="00322AA4" w:rsidRPr="002C2F6D" w:rsidRDefault="00322AA4" w:rsidP="00B6277C">
            <w:pPr>
              <w:keepNext/>
              <w:jc w:val="center"/>
              <w:rPr>
                <w:moveTo w:id="2116" w:author="Sammartano, Marc (BIC USA)" w:date="2016-01-26T13:03:00Z"/>
                <w:b/>
              </w:rPr>
            </w:pPr>
            <w:moveTo w:id="2117" w:author="Sammartano, Marc (BIC USA)" w:date="2016-01-26T13:03:00Z">
              <w:r>
                <w:rPr>
                  <w:b/>
                </w:rPr>
                <w:t>Values</w:t>
              </w:r>
            </w:moveTo>
          </w:p>
        </w:tc>
        <w:tc>
          <w:tcPr>
            <w:tcW w:w="4482" w:type="dxa"/>
          </w:tcPr>
          <w:p w:rsidR="00322AA4" w:rsidRDefault="00322AA4" w:rsidP="00B6277C">
            <w:pPr>
              <w:keepNext/>
              <w:jc w:val="center"/>
              <w:rPr>
                <w:moveTo w:id="2118" w:author="Sammartano, Marc (BIC USA)" w:date="2016-01-26T13:03:00Z"/>
                <w:b/>
              </w:rPr>
            </w:pPr>
            <w:moveTo w:id="2119" w:author="Sammartano, Marc (BIC USA)" w:date="2016-01-26T13:03:00Z">
              <w:r>
                <w:rPr>
                  <w:b/>
                </w:rPr>
                <w:t>Meaning</w:t>
              </w:r>
            </w:moveTo>
          </w:p>
        </w:tc>
      </w:tr>
      <w:tr w:rsidR="00322AA4" w:rsidRPr="002C2F6D" w:rsidTr="00B6277C">
        <w:trPr>
          <w:trHeight w:val="302"/>
          <w:jc w:val="center"/>
        </w:trPr>
        <w:tc>
          <w:tcPr>
            <w:tcW w:w="1423" w:type="dxa"/>
            <w:vAlign w:val="center"/>
          </w:tcPr>
          <w:p w:rsidR="00322AA4" w:rsidRPr="001839EC" w:rsidRDefault="00322AA4" w:rsidP="00B6277C">
            <w:pPr>
              <w:keepNext/>
              <w:jc w:val="center"/>
              <w:rPr>
                <w:moveTo w:id="2120" w:author="Sammartano, Marc (BIC USA)" w:date="2016-01-26T13:03:00Z"/>
                <w:b/>
              </w:rPr>
            </w:pPr>
            <w:moveTo w:id="2121" w:author="Sammartano, Marc (BIC USA)" w:date="2016-01-26T13:03:00Z">
              <w:r>
                <w:rPr>
                  <w:b/>
                </w:rPr>
                <w:t>SignalLevel</w:t>
              </w:r>
            </w:moveTo>
          </w:p>
        </w:tc>
        <w:tc>
          <w:tcPr>
            <w:tcW w:w="720" w:type="dxa"/>
            <w:vAlign w:val="center"/>
          </w:tcPr>
          <w:p w:rsidR="00322AA4" w:rsidRDefault="00322AA4" w:rsidP="00B6277C">
            <w:pPr>
              <w:keepNext/>
              <w:jc w:val="center"/>
              <w:rPr>
                <w:moveTo w:id="2122" w:author="Sammartano, Marc (BIC USA)" w:date="2016-01-26T13:03:00Z"/>
              </w:rPr>
            </w:pPr>
            <w:moveTo w:id="2123" w:author="Sammartano, Marc (BIC USA)" w:date="2016-01-26T13:03:00Z">
              <w:r>
                <w:t>N</w:t>
              </w:r>
            </w:moveTo>
          </w:p>
        </w:tc>
        <w:tc>
          <w:tcPr>
            <w:tcW w:w="2880" w:type="dxa"/>
            <w:vAlign w:val="center"/>
          </w:tcPr>
          <w:p w:rsidR="00322AA4" w:rsidRPr="005313DA" w:rsidRDefault="00322AA4" w:rsidP="00B6277C">
            <w:pPr>
              <w:keepNext/>
              <w:jc w:val="center"/>
              <w:rPr>
                <w:moveTo w:id="2124" w:author="Sammartano, Marc (BIC USA)" w:date="2016-01-26T13:03:00Z"/>
              </w:rPr>
            </w:pPr>
            <w:moveTo w:id="2125" w:author="Sammartano, Marc (BIC USA)" w:date="2016-01-26T13:03:00Z">
              <w:r>
                <w:t>A positive number 0 - 4</w:t>
              </w:r>
            </w:moveTo>
          </w:p>
        </w:tc>
        <w:tc>
          <w:tcPr>
            <w:tcW w:w="4482" w:type="dxa"/>
            <w:vAlign w:val="center"/>
          </w:tcPr>
          <w:p w:rsidR="00322AA4" w:rsidRDefault="00322AA4" w:rsidP="00B6277C">
            <w:pPr>
              <w:keepNext/>
              <w:rPr>
                <w:moveTo w:id="2126" w:author="Sammartano, Marc (BIC USA)" w:date="2016-01-26T13:03:00Z"/>
              </w:rPr>
            </w:pPr>
            <w:moveTo w:id="2127" w:author="Sammartano, Marc (BIC USA)" w:date="2016-01-26T13:03:00Z">
              <w:r>
                <w:t>General measure of signal quality as shown in status bar. Higher is better.</w:t>
              </w:r>
            </w:moveTo>
          </w:p>
        </w:tc>
      </w:tr>
      <w:tr w:rsidR="00322AA4" w:rsidRPr="002C2F6D" w:rsidTr="00B6277C">
        <w:trPr>
          <w:trHeight w:val="302"/>
          <w:jc w:val="center"/>
        </w:trPr>
        <w:tc>
          <w:tcPr>
            <w:tcW w:w="1423" w:type="dxa"/>
            <w:vAlign w:val="center"/>
          </w:tcPr>
          <w:p w:rsidR="00322AA4" w:rsidRPr="001839EC" w:rsidRDefault="00322AA4" w:rsidP="00B6277C">
            <w:pPr>
              <w:keepNext/>
              <w:jc w:val="center"/>
              <w:rPr>
                <w:moveTo w:id="2128" w:author="Sammartano, Marc (BIC USA)" w:date="2016-01-26T13:03:00Z"/>
                <w:b/>
              </w:rPr>
            </w:pPr>
            <w:moveTo w:id="2129" w:author="Sammartano, Marc (BIC USA)" w:date="2016-01-26T13:03:00Z">
              <w:r>
                <w:rPr>
                  <w:b/>
                </w:rPr>
                <w:t>GsmSignal</w:t>
              </w:r>
            </w:moveTo>
          </w:p>
        </w:tc>
        <w:tc>
          <w:tcPr>
            <w:tcW w:w="720" w:type="dxa"/>
            <w:vAlign w:val="center"/>
          </w:tcPr>
          <w:p w:rsidR="00322AA4" w:rsidRDefault="00322AA4" w:rsidP="00B6277C">
            <w:pPr>
              <w:keepNext/>
              <w:jc w:val="center"/>
              <w:rPr>
                <w:moveTo w:id="2130" w:author="Sammartano, Marc (BIC USA)" w:date="2016-01-26T13:03:00Z"/>
              </w:rPr>
            </w:pPr>
            <w:moveTo w:id="2131" w:author="Sammartano, Marc (BIC USA)" w:date="2016-01-26T13:03:00Z">
              <w:r>
                <w:t>N</w:t>
              </w:r>
            </w:moveTo>
          </w:p>
        </w:tc>
        <w:tc>
          <w:tcPr>
            <w:tcW w:w="2880" w:type="dxa"/>
            <w:vAlign w:val="center"/>
          </w:tcPr>
          <w:p w:rsidR="00322AA4" w:rsidRPr="00E4362C" w:rsidRDefault="00322AA4" w:rsidP="00B6277C">
            <w:pPr>
              <w:keepNext/>
              <w:jc w:val="center"/>
              <w:rPr>
                <w:moveTo w:id="2132" w:author="Sammartano, Marc (BIC USA)" w:date="2016-01-26T13:03:00Z"/>
              </w:rPr>
            </w:pPr>
            <w:moveTo w:id="2133" w:author="Sammartano, Marc (BIC USA)" w:date="2016-01-26T13:03:00Z">
              <w:r>
                <w:t>A positive number, 0 - 31</w:t>
              </w:r>
              <w:r>
                <w:br/>
                <w:t>or 99 if unknown</w:t>
              </w:r>
            </w:moveTo>
          </w:p>
        </w:tc>
        <w:tc>
          <w:tcPr>
            <w:tcW w:w="4482" w:type="dxa"/>
            <w:vAlign w:val="center"/>
          </w:tcPr>
          <w:p w:rsidR="00322AA4" w:rsidRDefault="00322AA4" w:rsidP="00B6277C">
            <w:pPr>
              <w:keepNext/>
              <w:rPr>
                <w:moveTo w:id="2134" w:author="Sammartano, Marc (BIC USA)" w:date="2016-01-26T13:03:00Z"/>
              </w:rPr>
            </w:pPr>
            <w:moveTo w:id="2135" w:author="Sammartano, Marc (BIC USA)" w:date="2016-01-26T13:03:00Z">
              <w:r>
                <w:t>"SignalLevel" unavailable, phone type is GSM,</w:t>
              </w:r>
              <w:r>
                <w:br/>
                <w:t>get GSM level instead.</w:t>
              </w:r>
            </w:moveTo>
          </w:p>
        </w:tc>
      </w:tr>
      <w:tr w:rsidR="00322AA4" w:rsidRPr="002C2F6D" w:rsidTr="00B6277C">
        <w:trPr>
          <w:trHeight w:val="302"/>
          <w:jc w:val="center"/>
        </w:trPr>
        <w:tc>
          <w:tcPr>
            <w:tcW w:w="1423" w:type="dxa"/>
            <w:vAlign w:val="center"/>
          </w:tcPr>
          <w:p w:rsidR="00322AA4" w:rsidRPr="001839EC" w:rsidRDefault="00322AA4" w:rsidP="00B6277C">
            <w:pPr>
              <w:jc w:val="center"/>
              <w:rPr>
                <w:moveTo w:id="2136" w:author="Sammartano, Marc (BIC USA)" w:date="2016-01-26T13:03:00Z"/>
                <w:b/>
              </w:rPr>
            </w:pPr>
            <w:moveTo w:id="2137" w:author="Sammartano, Marc (BIC USA)" w:date="2016-01-26T13:03:00Z">
              <w:r>
                <w:rPr>
                  <w:b/>
                </w:rPr>
                <w:t>CdmaDbm</w:t>
              </w:r>
            </w:moveTo>
          </w:p>
        </w:tc>
        <w:tc>
          <w:tcPr>
            <w:tcW w:w="720" w:type="dxa"/>
            <w:vAlign w:val="center"/>
          </w:tcPr>
          <w:p w:rsidR="00322AA4" w:rsidRDefault="00322AA4" w:rsidP="00B6277C">
            <w:pPr>
              <w:jc w:val="center"/>
              <w:rPr>
                <w:moveTo w:id="2138" w:author="Sammartano, Marc (BIC USA)" w:date="2016-01-26T13:03:00Z"/>
              </w:rPr>
            </w:pPr>
            <w:moveTo w:id="2139" w:author="Sammartano, Marc (BIC USA)" w:date="2016-01-26T13:03:00Z">
              <w:r>
                <w:t>N</w:t>
              </w:r>
            </w:moveTo>
          </w:p>
        </w:tc>
        <w:tc>
          <w:tcPr>
            <w:tcW w:w="2880" w:type="dxa"/>
            <w:vAlign w:val="center"/>
          </w:tcPr>
          <w:p w:rsidR="00322AA4" w:rsidRPr="00E4362C" w:rsidRDefault="00322AA4" w:rsidP="00B6277C">
            <w:pPr>
              <w:jc w:val="center"/>
              <w:rPr>
                <w:moveTo w:id="2140" w:author="Sammartano, Marc (BIC USA)" w:date="2016-01-26T13:03:00Z"/>
              </w:rPr>
            </w:pPr>
            <w:moveTo w:id="2141" w:author="Sammartano, Marc (BIC USA)" w:date="2016-01-26T13:03:00Z">
              <w:r>
                <w:t>A negative number, typically</w:t>
              </w:r>
              <w:r>
                <w:br/>
                <w:t>-90 (strong) to -105 (weak)</w:t>
              </w:r>
            </w:moveTo>
          </w:p>
        </w:tc>
        <w:tc>
          <w:tcPr>
            <w:tcW w:w="4482" w:type="dxa"/>
            <w:vAlign w:val="center"/>
          </w:tcPr>
          <w:p w:rsidR="00322AA4" w:rsidRDefault="00322AA4" w:rsidP="00B6277C">
            <w:pPr>
              <w:rPr>
                <w:moveTo w:id="2142" w:author="Sammartano, Marc (BIC USA)" w:date="2016-01-26T13:03:00Z"/>
              </w:rPr>
            </w:pPr>
            <w:moveTo w:id="2143" w:author="Sammartano, Marc (BIC USA)" w:date="2016-01-26T13:03:00Z">
              <w:r>
                <w:t>"SignalLevel" unavailable, phone type is CDMA, get raw power level in dBm instead.</w:t>
              </w:r>
            </w:moveTo>
          </w:p>
        </w:tc>
      </w:tr>
      <w:tr w:rsidR="00322AA4" w:rsidRPr="002C2F6D" w:rsidTr="008E3EF5">
        <w:trPr>
          <w:trHeight w:val="503"/>
          <w:jc w:val="center"/>
        </w:trPr>
        <w:tc>
          <w:tcPr>
            <w:tcW w:w="1423" w:type="dxa"/>
            <w:vAlign w:val="center"/>
          </w:tcPr>
          <w:p w:rsidR="00322AA4" w:rsidRPr="001839EC" w:rsidRDefault="00322AA4" w:rsidP="00B6277C">
            <w:pPr>
              <w:jc w:val="center"/>
              <w:rPr>
                <w:moveTo w:id="2144" w:author="Sammartano, Marc (BIC USA)" w:date="2016-01-26T13:03:00Z"/>
                <w:b/>
              </w:rPr>
            </w:pPr>
            <w:moveTo w:id="2145" w:author="Sammartano, Marc (BIC USA)" w:date="2016-01-26T13:03:00Z">
              <w:r>
                <w:rPr>
                  <w:b/>
                </w:rPr>
                <w:t>SignalASU</w:t>
              </w:r>
            </w:moveTo>
          </w:p>
        </w:tc>
        <w:tc>
          <w:tcPr>
            <w:tcW w:w="720" w:type="dxa"/>
            <w:vAlign w:val="center"/>
          </w:tcPr>
          <w:p w:rsidR="00322AA4" w:rsidRDefault="00322AA4" w:rsidP="00B6277C">
            <w:pPr>
              <w:jc w:val="center"/>
              <w:rPr>
                <w:moveTo w:id="2146" w:author="Sammartano, Marc (BIC USA)" w:date="2016-01-26T13:03:00Z"/>
              </w:rPr>
            </w:pPr>
            <w:moveTo w:id="2147" w:author="Sammartano, Marc (BIC USA)" w:date="2016-01-26T13:03:00Z">
              <w:r>
                <w:t>N</w:t>
              </w:r>
            </w:moveTo>
          </w:p>
        </w:tc>
        <w:tc>
          <w:tcPr>
            <w:tcW w:w="2880" w:type="dxa"/>
            <w:vAlign w:val="center"/>
          </w:tcPr>
          <w:p w:rsidR="00322AA4" w:rsidRPr="00E4362C" w:rsidRDefault="00322AA4" w:rsidP="00B6277C">
            <w:pPr>
              <w:jc w:val="center"/>
              <w:rPr>
                <w:moveTo w:id="2148" w:author="Sammartano, Marc (BIC USA)" w:date="2016-01-26T13:03:00Z"/>
              </w:rPr>
            </w:pPr>
            <w:moveTo w:id="2149" w:author="Sammartano, Marc (BIC USA)" w:date="2016-01-26T13:03:00Z">
              <w:r>
                <w:t>0 - 31, 99 (most)</w:t>
              </w:r>
              <w:r>
                <w:br/>
                <w:t>0 - 97, 99 (LTE)</w:t>
              </w:r>
            </w:moveTo>
          </w:p>
        </w:tc>
        <w:tc>
          <w:tcPr>
            <w:tcW w:w="4482" w:type="dxa"/>
            <w:vAlign w:val="center"/>
          </w:tcPr>
          <w:p w:rsidR="00322AA4" w:rsidRDefault="00322AA4" w:rsidP="00B6277C">
            <w:pPr>
              <w:rPr>
                <w:moveTo w:id="2150" w:author="Sammartano, Marc (BIC USA)" w:date="2016-01-26T13:03:00Z"/>
              </w:rPr>
            </w:pPr>
            <w:moveTo w:id="2151" w:author="Sammartano, Marc (BIC USA)" w:date="2016-01-26T13:03:00Z">
              <w:r>
                <w:t>"Arbitrary Strength Units",</w:t>
              </w:r>
              <w:r>
                <w:br/>
                <w:t>range depends on network type.</w:t>
              </w:r>
            </w:moveTo>
          </w:p>
        </w:tc>
      </w:tr>
    </w:tbl>
    <w:p w:rsidR="00322AA4" w:rsidRDefault="00322AA4" w:rsidP="00322AA4">
      <w:pPr>
        <w:rPr>
          <w:moveTo w:id="2152" w:author="Sammartano, Marc (BIC USA)" w:date="2016-01-26T13:03:00Z"/>
        </w:rPr>
      </w:pPr>
      <w:moveTo w:id="2153" w:author="Sammartano, Marc (BIC USA)" w:date="2016-01-26T13:03:00Z">
        <w:r>
          <w:t>This information is not available on some Android devices, depending on the device manufacturer and your wireless carrier.</w:t>
        </w:r>
      </w:moveTo>
    </w:p>
    <w:p w:rsidR="00322AA4" w:rsidRDefault="00322AA4" w:rsidP="00322AA4">
      <w:pPr>
        <w:pStyle w:val="Heading2"/>
        <w:rPr>
          <w:ins w:id="2154" w:author="Sammartano, Marc (BIC USA)" w:date="2016-01-26T13:24:00Z"/>
        </w:rPr>
      </w:pPr>
      <w:bookmarkStart w:id="2155" w:name="_Toc444180281"/>
      <w:moveToRangeEnd w:id="1969"/>
      <w:ins w:id="2156" w:author="Sammartano, Marc (BIC USA)" w:date="2016-01-26T13:12:00Z">
        <w:r>
          <w:t>Screen</w:t>
        </w:r>
      </w:ins>
      <w:ins w:id="2157" w:author="Sammartano, Marc (BIC USA)" w:date="2016-01-26T13:04:00Z">
        <w:r>
          <w:t xml:space="preserve"> </w:t>
        </w:r>
      </w:ins>
      <w:ins w:id="2158" w:author="Sammartano, Marc (BIC USA)" w:date="2016-01-26T13:27:00Z">
        <w:r w:rsidR="001E5272">
          <w:t>rotation</w:t>
        </w:r>
      </w:ins>
      <w:ins w:id="2159" w:author="Sammartano, Marc (BIC USA)" w:date="2016-02-12T11:14:00Z">
        <w:r w:rsidR="007E7471">
          <w:t>,</w:t>
        </w:r>
      </w:ins>
      <w:ins w:id="2160" w:author="Sammartano, Marc (BIC USA)" w:date="2016-01-26T13:21:00Z">
        <w:r w:rsidR="001E5272">
          <w:t xml:space="preserve"> size[],</w:t>
        </w:r>
        <w:r w:rsidR="00526973">
          <w:t xml:space="preserve"> realsize</w:t>
        </w:r>
      </w:ins>
      <w:ins w:id="2161" w:author="Sammartano, Marc (BIC USA)" w:date="2016-01-26T13:26:00Z">
        <w:r w:rsidR="001E5272">
          <w:t>[], dens</w:t>
        </w:r>
      </w:ins>
      <w:ins w:id="2162" w:author="Sammartano, Marc (BIC USA)" w:date="2016-01-26T13:28:00Z">
        <w:r w:rsidR="001E5272">
          <w:t>ity</w:t>
        </w:r>
      </w:ins>
      <w:bookmarkEnd w:id="2155"/>
      <w:ins w:id="2163" w:author="Sammartano, Marc (BIC USA)" w:date="2016-01-26T13:04:00Z">
        <w:r>
          <w:fldChar w:fldCharType="begin"/>
        </w:r>
        <w:r>
          <w:instrText xml:space="preserve"> XE "Screen </w:instrText>
        </w:r>
      </w:ins>
      <w:ins w:id="2164" w:author="Sammartano, Marc (BIC USA)" w:date="2016-01-26T13:23:00Z">
        <w:r w:rsidR="001E5272">
          <w:instrText>rot</w:instrText>
        </w:r>
      </w:ins>
      <w:ins w:id="2165" w:author="Sammartano, Marc (BIC USA)" w:date="2016-01-26T13:27:00Z">
        <w:r w:rsidR="001E5272">
          <w:instrText>ation</w:instrText>
        </w:r>
      </w:ins>
      <w:ins w:id="2166" w:author="Sammartano, Marc (BIC USA)" w:date="2016-02-12T11:14:00Z">
        <w:r w:rsidR="007E7471">
          <w:instrText>,</w:instrText>
        </w:r>
      </w:ins>
      <w:ins w:id="2167" w:author="Sammartano, Marc (BIC USA)" w:date="2016-01-26T13:23:00Z">
        <w:r w:rsidR="001E5272">
          <w:instrText xml:space="preserve"> </w:instrText>
        </w:r>
      </w:ins>
      <w:ins w:id="2168" w:author="Sammartano, Marc (BIC USA)" w:date="2016-01-26T13:27:00Z">
        <w:r w:rsidR="001E5272">
          <w:instrText>size[]</w:instrText>
        </w:r>
      </w:ins>
      <w:ins w:id="2169" w:author="Sammartano, Marc (BIC USA)" w:date="2016-01-26T13:23:00Z">
        <w:r w:rsidR="001E5272">
          <w:instrText>, realsize</w:instrText>
        </w:r>
      </w:ins>
      <w:ins w:id="2170" w:author="Sammartano, Marc (BIC USA)" w:date="2016-01-26T13:27:00Z">
        <w:r w:rsidR="001E5272">
          <w:instrText>[], density</w:instrText>
        </w:r>
      </w:ins>
      <w:ins w:id="2171" w:author="Sammartano, Marc (BIC USA)" w:date="2016-01-26T13:04:00Z">
        <w:r>
          <w:instrText xml:space="preserve">" </w:instrText>
        </w:r>
        <w:r>
          <w:fldChar w:fldCharType="end"/>
        </w:r>
      </w:ins>
    </w:p>
    <w:p w:rsidR="00916928" w:rsidRDefault="001E5272" w:rsidP="008E3EF5">
      <w:pPr>
        <w:pStyle w:val="NoSpacing"/>
        <w:rPr>
          <w:ins w:id="2172" w:author="Sammartano, Marc (BIC USA)" w:date="2016-01-26T13:28:00Z"/>
        </w:rPr>
      </w:pPr>
      <w:ins w:id="2173" w:author="Sammartano, Marc (BIC USA)" w:date="2016-01-26T13:24:00Z">
        <w:r>
          <w:t xml:space="preserve">Returns </w:t>
        </w:r>
      </w:ins>
      <w:ins w:id="2174" w:author="Sammartano, Marc (BIC USA)" w:date="2016-01-26T13:29:00Z">
        <w:r>
          <w:t xml:space="preserve">information </w:t>
        </w:r>
      </w:ins>
      <w:ins w:id="2175" w:author="Sammartano, Marc (BIC USA)" w:date="2016-01-26T13:24:00Z">
        <w:r>
          <w:t xml:space="preserve">about </w:t>
        </w:r>
      </w:ins>
      <w:ins w:id="2176" w:author="Sammartano, Marc (BIC USA)" w:date="2016-01-26T13:29:00Z">
        <w:r>
          <w:t>your screen</w:t>
        </w:r>
      </w:ins>
      <w:ins w:id="2177" w:author="Sammartano, Marc (BIC USA)" w:date="2016-01-26T13:28:00Z">
        <w:r w:rsidR="00916928">
          <w:t>.</w:t>
        </w:r>
      </w:ins>
    </w:p>
    <w:p w:rsidR="00916928" w:rsidRDefault="00916928" w:rsidP="00D97320">
      <w:pPr>
        <w:pStyle w:val="ListParagraph"/>
        <w:numPr>
          <w:ilvl w:val="0"/>
          <w:numId w:val="41"/>
        </w:numPr>
        <w:rPr>
          <w:ins w:id="2178" w:author="Sammartano, Marc (BIC USA)" w:date="2016-01-26T13:32:00Z"/>
        </w:rPr>
      </w:pPr>
      <w:ins w:id="2179" w:author="Sammartano, Marc (BIC USA)" w:date="2016-01-26T13:32:00Z">
        <w:r>
          <w:t>P</w:t>
        </w:r>
        <w:r w:rsidR="001E5272">
          <w:t xml:space="preserve">rovide numeric variables to get the </w:t>
        </w:r>
        <w:r w:rsidR="00194199">
          <w:t>rota</w:t>
        </w:r>
        <w:r>
          <w:t>tion and density of the screen.</w:t>
        </w:r>
      </w:ins>
    </w:p>
    <w:p w:rsidR="00783B59" w:rsidRDefault="00916928" w:rsidP="00D97320">
      <w:pPr>
        <w:pStyle w:val="ListParagraph"/>
        <w:numPr>
          <w:ilvl w:val="0"/>
          <w:numId w:val="41"/>
        </w:numPr>
        <w:rPr>
          <w:ins w:id="2180" w:author="Sammartano, Marc (BIC USA)" w:date="2016-01-26T13:33:00Z"/>
        </w:rPr>
      </w:pPr>
      <w:ins w:id="2181" w:author="Sammartano, Marc (BIC USA)" w:date="2016-01-26T14:14:00Z">
        <w:r>
          <w:t>P</w:t>
        </w:r>
      </w:ins>
      <w:ins w:id="2182" w:author="Sammartano, Marc (BIC USA)" w:date="2016-01-26T13:32:00Z">
        <w:r w:rsidR="00194199">
          <w:t xml:space="preserve">rovide numeric array variables to get the </w:t>
        </w:r>
      </w:ins>
      <w:ins w:id="2183" w:author="Sammartano, Marc (BIC USA)" w:date="2016-01-26T13:56:00Z">
        <w:r w:rsidR="00783B59">
          <w:t>"</w:t>
        </w:r>
      </w:ins>
      <w:ins w:id="2184" w:author="Sammartano, Marc (BIC USA)" w:date="2016-01-26T13:46:00Z">
        <w:r w:rsidR="00522218">
          <w:t>application</w:t>
        </w:r>
      </w:ins>
      <w:ins w:id="2185" w:author="Sammartano, Marc (BIC USA)" w:date="2016-01-26T13:33:00Z">
        <w:r w:rsidR="00194199">
          <w:t xml:space="preserve"> </w:t>
        </w:r>
      </w:ins>
      <w:ins w:id="2186" w:author="Sammartano, Marc (BIC USA)" w:date="2016-01-26T13:32:00Z">
        <w:r w:rsidR="00194199">
          <w:t>size</w:t>
        </w:r>
      </w:ins>
      <w:ins w:id="2187" w:author="Sammartano, Marc (BIC USA)" w:date="2016-01-26T13:56:00Z">
        <w:r w:rsidR="00783B59">
          <w:t>"</w:t>
        </w:r>
      </w:ins>
      <w:ins w:id="2188" w:author="Sammartano, Marc (BIC USA)" w:date="2016-01-26T13:32:00Z">
        <w:r w:rsidR="00194199">
          <w:t xml:space="preserve"> and </w:t>
        </w:r>
      </w:ins>
      <w:ins w:id="2189" w:author="Sammartano, Marc (BIC USA)" w:date="2016-01-26T13:56:00Z">
        <w:r w:rsidR="00783B59">
          <w:t>"</w:t>
        </w:r>
      </w:ins>
      <w:ins w:id="2190" w:author="Sammartano, Marc (BIC USA)" w:date="2016-01-26T13:33:00Z">
        <w:r w:rsidR="00194199">
          <w:t>real size</w:t>
        </w:r>
      </w:ins>
      <w:ins w:id="2191" w:author="Sammartano, Marc (BIC USA)" w:date="2016-01-26T13:56:00Z">
        <w:r w:rsidR="00783B59">
          <w:t>"</w:t>
        </w:r>
      </w:ins>
      <w:ins w:id="2192" w:author="Sammartano, Marc (BIC USA)" w:date="2016-01-26T13:33:00Z">
        <w:r w:rsidR="00783B59">
          <w:t xml:space="preserve"> of the screen.</w:t>
        </w:r>
      </w:ins>
      <w:ins w:id="2193" w:author="Sammartano, Marc (BIC USA)" w:date="2016-01-26T13:56:00Z">
        <w:r w:rsidR="008E3EF5">
          <w:br/>
        </w:r>
      </w:ins>
      <w:ins w:id="2194" w:author="Sammartano, Marc (BIC USA)" w:date="2016-01-26T13:57:00Z">
        <w:r w:rsidR="00783B59">
          <w:t xml:space="preserve">A size is returned as two values, width </w:t>
        </w:r>
      </w:ins>
      <w:ins w:id="2195" w:author="Sammartano, Marc (BIC USA)" w:date="2016-01-26T14:17:00Z">
        <w:r w:rsidR="008E3EF5">
          <w:t xml:space="preserve">first </w:t>
        </w:r>
      </w:ins>
      <w:ins w:id="2196" w:author="Sammartano, Marc (BIC USA)" w:date="2016-01-26T13:57:00Z">
        <w:r w:rsidR="00783B59">
          <w:t>and height</w:t>
        </w:r>
      </w:ins>
      <w:ins w:id="2197" w:author="Sammartano, Marc (BIC USA)" w:date="2016-01-26T14:17:00Z">
        <w:r w:rsidR="008E3EF5">
          <w:t xml:space="preserve"> second</w:t>
        </w:r>
      </w:ins>
      <w:ins w:id="2198" w:author="Sammartano, Marc (BIC USA)" w:date="2016-01-26T13:57:00Z">
        <w:r w:rsidR="00783B59">
          <w:t>, in a two-element array.</w:t>
        </w:r>
      </w:ins>
      <w:ins w:id="2199" w:author="Sammartano, Marc (BIC USA)" w:date="2016-02-03T18:57:00Z">
        <w:r w:rsidR="00CA0730" w:rsidRPr="00CA0730">
          <w:t xml:space="preserve"> </w:t>
        </w:r>
        <w:r w:rsidR="00CA0730">
          <w:t>If the array exists, it is overwritten. Otherwise a new array is created.</w:t>
        </w:r>
      </w:ins>
    </w:p>
    <w:p w:rsidR="00783B59" w:rsidRDefault="001E5272" w:rsidP="001E5272">
      <w:pPr>
        <w:rPr>
          <w:ins w:id="2200" w:author="Sammartano, Marc (BIC USA)" w:date="2016-01-26T14:04:00Z"/>
        </w:rPr>
      </w:pPr>
      <w:ins w:id="2201" w:author="Sammartano, Marc (BIC USA)" w:date="2016-01-26T13:28:00Z">
        <w:r>
          <w:t>All parameters are optional</w:t>
        </w:r>
      </w:ins>
      <w:ins w:id="2202" w:author="Sammartano, Marc (BIC USA)" w:date="2016-01-26T13:30:00Z">
        <w:r>
          <w:t>. Use commas to indicate omitted parameters (see Optional Parameters).</w:t>
        </w:r>
      </w:ins>
    </w:p>
    <w:p w:rsidR="00194199" w:rsidRDefault="00194199" w:rsidP="00916928">
      <w:pPr>
        <w:rPr>
          <w:ins w:id="2203" w:author="Sammartano, Marc (BIC USA)" w:date="2016-01-26T14:09:00Z"/>
        </w:rPr>
      </w:pPr>
      <w:ins w:id="2204" w:author="Sammartano, Marc (BIC USA)" w:date="2016-01-26T13:35:00Z">
        <w:r>
          <w:rPr>
            <w:b/>
          </w:rPr>
          <w:t>rotation</w:t>
        </w:r>
        <w:r>
          <w:t xml:space="preserve">: </w:t>
        </w:r>
      </w:ins>
      <w:ins w:id="2205" w:author="Sammartano, Marc (BIC USA)" w:date="2016-01-26T13:52:00Z">
        <w:r w:rsidR="00522218">
          <w:t>T</w:t>
        </w:r>
      </w:ins>
      <w:ins w:id="2206" w:author="Sammartano, Marc (BIC USA)" w:date="2016-01-26T13:36:00Z">
        <w:r>
          <w:t>he current orientation of your screen</w:t>
        </w:r>
      </w:ins>
      <w:ins w:id="2207" w:author="Sammartano, Marc (BIC USA)" w:date="2016-01-26T14:08:00Z">
        <w:r w:rsidR="00916928">
          <w:t xml:space="preserve"> relative to</w:t>
        </w:r>
      </w:ins>
      <w:ins w:id="2208" w:author="Sammartano, Marc (BIC USA)" w:date="2016-01-26T13:38:00Z">
        <w:r>
          <w:t xml:space="preserve"> the "natural" orientation of your device. </w:t>
        </w:r>
      </w:ins>
      <w:ins w:id="2209" w:author="Sammartano, Marc (BIC USA)" w:date="2016-01-26T13:39:00Z">
        <w:r>
          <w:t>The natural orientation may be portrait or landscape, as defined by the manufacturer.</w:t>
        </w:r>
      </w:ins>
      <w:ins w:id="2210" w:author="Sammartano, Marc (BIC USA)" w:date="2016-01-26T14:09:00Z">
        <w:r w:rsidR="00916928">
          <w:t xml:space="preserve"> The return value is a number from </w:t>
        </w:r>
      </w:ins>
      <w:ins w:id="2211" w:author="Sammartano, Marc (BIC USA)" w:date="2016-01-26T14:12:00Z">
        <w:r w:rsidR="00916928">
          <w:t>0</w:t>
        </w:r>
      </w:ins>
      <w:ins w:id="2212" w:author="Sammartano, Marc (BIC USA)" w:date="2016-01-26T14:09:00Z">
        <w:r w:rsidR="00916928">
          <w:t xml:space="preserve"> to </w:t>
        </w:r>
      </w:ins>
      <w:ins w:id="2213" w:author="Sammartano, Marc (BIC USA)" w:date="2016-01-26T14:12:00Z">
        <w:r w:rsidR="00916928">
          <w:t>3. Multiply by 90 to get the rotation in degrees</w:t>
        </w:r>
      </w:ins>
      <w:ins w:id="2214" w:author="Sammartano, Marc (BIC USA)" w:date="2016-01-26T14:13:00Z">
        <w:r w:rsidR="00916928">
          <w:t xml:space="preserve"> clockwise</w:t>
        </w:r>
      </w:ins>
      <w:ins w:id="2215" w:author="Sammartano, Marc (BIC USA)" w:date="2016-01-26T14:12:00Z">
        <w:r w:rsidR="00916928">
          <w:t>.</w:t>
        </w:r>
      </w:ins>
    </w:p>
    <w:p w:rsidR="00194199" w:rsidRDefault="00522218" w:rsidP="001E5272">
      <w:pPr>
        <w:rPr>
          <w:ins w:id="2216" w:author="Sammartano, Marc (BIC USA)" w:date="2016-01-26T13:45:00Z"/>
        </w:rPr>
      </w:pPr>
      <w:ins w:id="2217" w:author="Sammartano, Marc (BIC USA)" w:date="2016-01-26T13:52:00Z">
        <w:r>
          <w:rPr>
            <w:b/>
          </w:rPr>
          <w:t>s</w:t>
        </w:r>
      </w:ins>
      <w:ins w:id="2218" w:author="Sammartano, Marc (BIC USA)" w:date="2016-01-26T13:35:00Z">
        <w:r w:rsidR="00194199">
          <w:rPr>
            <w:b/>
          </w:rPr>
          <w:t>ize</w:t>
        </w:r>
      </w:ins>
      <w:ins w:id="2219" w:author="Sammartano, Marc (BIC USA)" w:date="2016-01-26T13:52:00Z">
        <w:r>
          <w:rPr>
            <w:b/>
          </w:rPr>
          <w:t>[]</w:t>
        </w:r>
      </w:ins>
      <w:ins w:id="2220" w:author="Sammartano, Marc (BIC USA)" w:date="2016-01-26T13:35:00Z">
        <w:r w:rsidR="00194199">
          <w:t xml:space="preserve">: </w:t>
        </w:r>
      </w:ins>
      <w:ins w:id="2221" w:author="Sammartano, Marc (BIC USA)" w:date="2016-01-26T13:52:00Z">
        <w:r>
          <w:t>T</w:t>
        </w:r>
      </w:ins>
      <w:ins w:id="2222" w:author="Sammartano, Marc (BIC USA)" w:date="2016-01-26T13:42:00Z">
        <w:r w:rsidR="00194199">
          <w:t>he size of the screen in pixels</w:t>
        </w:r>
      </w:ins>
      <w:ins w:id="2223" w:author="Sammartano, Marc (BIC USA)" w:date="2016-01-26T13:46:00Z">
        <w:r>
          <w:t xml:space="preserve"> available for applications. This</w:t>
        </w:r>
      </w:ins>
      <w:ins w:id="2224" w:author="Sammartano, Marc (BIC USA)" w:date="2016-01-26T13:45:00Z">
        <w:r>
          <w:t xml:space="preserve"> exclud</w:t>
        </w:r>
      </w:ins>
      <w:ins w:id="2225" w:author="Sammartano, Marc (BIC USA)" w:date="2016-01-26T13:46:00Z">
        <w:r>
          <w:t>es</w:t>
        </w:r>
      </w:ins>
      <w:ins w:id="2226" w:author="Sammartano, Marc (BIC USA)" w:date="2016-01-26T13:45:00Z">
        <w:r>
          <w:t xml:space="preserve"> system decorations.</w:t>
        </w:r>
      </w:ins>
      <w:ins w:id="2227" w:author="Sammartano, Marc (BIC USA)" w:date="2016-01-26T14:05:00Z">
        <w:r w:rsidR="00783B59">
          <w:t xml:space="preserve"> </w:t>
        </w:r>
        <w:r w:rsidR="00916928">
          <w:t>The width and height values reflect the current screen orientation.</w:t>
        </w:r>
      </w:ins>
    </w:p>
    <w:p w:rsidR="00522218" w:rsidRPr="00522218" w:rsidRDefault="00522218" w:rsidP="001E5272">
      <w:pPr>
        <w:rPr>
          <w:ins w:id="2228" w:author="Sammartano, Marc (BIC USA)" w:date="2016-01-26T13:26:00Z"/>
        </w:rPr>
      </w:pPr>
      <w:ins w:id="2229" w:author="Sammartano, Marc (BIC USA)" w:date="2016-01-26T13:52:00Z">
        <w:r>
          <w:rPr>
            <w:b/>
          </w:rPr>
          <w:t>r</w:t>
        </w:r>
      </w:ins>
      <w:ins w:id="2230" w:author="Sammartano, Marc (BIC USA)" w:date="2016-01-26T13:45:00Z">
        <w:r>
          <w:rPr>
            <w:b/>
          </w:rPr>
          <w:t>ealsize</w:t>
        </w:r>
      </w:ins>
      <w:ins w:id="2231" w:author="Sammartano, Marc (BIC USA)" w:date="2016-01-26T13:52:00Z">
        <w:r>
          <w:rPr>
            <w:b/>
          </w:rPr>
          <w:t>[]</w:t>
        </w:r>
      </w:ins>
      <w:ins w:id="2232" w:author="Sammartano, Marc (BIC USA)" w:date="2016-01-26T13:45:00Z">
        <w:r>
          <w:t xml:space="preserve">: The </w:t>
        </w:r>
      </w:ins>
      <w:ins w:id="2233" w:author="Sammartano, Marc (BIC USA)" w:date="2016-01-26T14:05:00Z">
        <w:r w:rsidR="00783B59">
          <w:t xml:space="preserve">current </w:t>
        </w:r>
      </w:ins>
      <w:ins w:id="2234" w:author="Sammartano, Marc (BIC USA)" w:date="2016-01-26T13:46:00Z">
        <w:r>
          <w:t xml:space="preserve">real </w:t>
        </w:r>
      </w:ins>
      <w:ins w:id="2235" w:author="Sammartano, Marc (BIC USA)" w:date="2016-01-26T13:45:00Z">
        <w:r>
          <w:t>size of the screen in pixels, including system decorations</w:t>
        </w:r>
      </w:ins>
      <w:ins w:id="2236" w:author="Sammartano, Marc (BIC USA)" w:date="2016-01-26T13:52:00Z">
        <w:r>
          <w:t>.</w:t>
        </w:r>
      </w:ins>
      <w:ins w:id="2237" w:author="Sammartano, Marc (BIC USA)" w:date="2016-01-26T13:53:00Z">
        <w:r>
          <w:t xml:space="preserve"> </w:t>
        </w:r>
      </w:ins>
      <w:ins w:id="2238" w:author="Sammartano, Marc (BIC USA)" w:date="2016-01-26T13:49:00Z">
        <w:r>
          <w:t xml:space="preserve">NOTE: this value is available only on devices running Android version 4.2 or later. On other devices, </w:t>
        </w:r>
      </w:ins>
      <w:ins w:id="2239" w:author="Sammartano, Marc (BIC USA)" w:date="2016-01-26T13:54:00Z">
        <w:r>
          <w:t xml:space="preserve">the values will be the same as in the </w:t>
        </w:r>
        <w:r>
          <w:rPr>
            <w:b/>
          </w:rPr>
          <w:t>size[]</w:t>
        </w:r>
        <w:r>
          <w:t xml:space="preserve"> array parameter.</w:t>
        </w:r>
      </w:ins>
    </w:p>
    <w:p w:rsidR="001E5272" w:rsidRPr="001E5272" w:rsidRDefault="00194199" w:rsidP="001E5272">
      <w:pPr>
        <w:rPr>
          <w:ins w:id="2240" w:author="Sammartano, Marc (BIC USA)" w:date="2016-01-26T13:15:00Z"/>
        </w:rPr>
      </w:pPr>
      <w:ins w:id="2241" w:author="Sammartano, Marc (BIC USA)" w:date="2016-01-26T13:26:00Z">
        <w:r w:rsidRPr="00194199">
          <w:rPr>
            <w:b/>
          </w:rPr>
          <w:t>d</w:t>
        </w:r>
        <w:r w:rsidR="001E5272" w:rsidRPr="00194199">
          <w:rPr>
            <w:b/>
          </w:rPr>
          <w:t>ensity</w:t>
        </w:r>
      </w:ins>
      <w:ins w:id="2242" w:author="Sammartano, Marc (BIC USA)" w:date="2016-01-26T13:33:00Z">
        <w:r>
          <w:t>:</w:t>
        </w:r>
      </w:ins>
      <w:ins w:id="2243" w:author="Sammartano, Marc (BIC USA)" w:date="2016-01-26T13:26:00Z">
        <w:r w:rsidR="001E5272">
          <w:t xml:space="preserve"> </w:t>
        </w:r>
      </w:ins>
      <w:ins w:id="2244" w:author="Sammartano, Marc (BIC USA)" w:date="2016-01-26T13:52:00Z">
        <w:r w:rsidR="00522218">
          <w:t>A</w:t>
        </w:r>
      </w:ins>
      <w:ins w:id="2245" w:author="Sammartano, Marc (BIC USA)" w:date="2016-01-26T13:26:00Z">
        <w:r w:rsidR="001E5272">
          <w:t xml:space="preserve"> standardized Android density value</w:t>
        </w:r>
      </w:ins>
      <w:ins w:id="2246" w:author="Sammartano, Marc (BIC USA)" w:date="2016-01-26T13:33:00Z">
        <w:r w:rsidRPr="00194199">
          <w:t xml:space="preserve"> </w:t>
        </w:r>
        <w:r>
          <w:t>in dots per inch (dpi),</w:t>
        </w:r>
      </w:ins>
      <w:ins w:id="2247" w:author="Sammartano, Marc (BIC USA)" w:date="2016-01-26T13:26:00Z">
        <w:r w:rsidR="001E5272">
          <w:t xml:space="preserve"> usually 120, 160, or 240 dpi</w:t>
        </w:r>
      </w:ins>
      <w:ins w:id="2248" w:author="Sammartano, Marc (BIC USA)" w:date="2016-01-26T13:34:00Z">
        <w:r>
          <w:t>. This is</w:t>
        </w:r>
      </w:ins>
      <w:ins w:id="2249" w:author="Sammartano, Marc (BIC USA)" w:date="2016-01-26T13:26:00Z">
        <w:r w:rsidR="001E5272">
          <w:t xml:space="preserve"> </w:t>
        </w:r>
      </w:ins>
      <w:ins w:id="2250" w:author="Sammartano, Marc (BIC USA)" w:date="2016-01-26T13:35:00Z">
        <w:r>
          <w:t>n</w:t>
        </w:r>
      </w:ins>
      <w:ins w:id="2251" w:author="Sammartano, Marc (BIC USA)" w:date="2016-01-26T13:26:00Z">
        <w:r w:rsidR="001E5272">
          <w:t>ot necessarily the real physical density of the screen.</w:t>
        </w:r>
      </w:ins>
      <w:ins w:id="2252" w:author="Sammartano, Marc (BIC USA)" w:date="2016-01-26T13:53:00Z">
        <w:r w:rsidR="00522218">
          <w:t xml:space="preserve"> T</w:t>
        </w:r>
      </w:ins>
      <w:ins w:id="2253" w:author="Sammartano, Marc (BIC USA)" w:date="2016-01-26T13:52:00Z">
        <w:r w:rsidR="00522218">
          <w:t>his value never changes</w:t>
        </w:r>
      </w:ins>
      <w:ins w:id="2254" w:author="Sammartano, Marc (BIC USA)" w:date="2016-01-26T13:53:00Z">
        <w:r w:rsidR="00522218">
          <w:t>.</w:t>
        </w:r>
      </w:ins>
    </w:p>
    <w:p w:rsidR="007E7471" w:rsidRDefault="007E7471" w:rsidP="007E7471">
      <w:pPr>
        <w:pStyle w:val="Heading2"/>
        <w:rPr>
          <w:ins w:id="2255" w:author="Sammartano, Marc (BIC USA)" w:date="2016-02-12T11:15:00Z"/>
        </w:rPr>
      </w:pPr>
      <w:bookmarkStart w:id="2256" w:name="_Toc444180282"/>
      <w:ins w:id="2257" w:author="Sammartano, Marc (BIC USA)" w:date="2016-02-12T11:12:00Z">
        <w:r>
          <w:t>Screen.rotation</w:t>
        </w:r>
      </w:ins>
      <w:ins w:id="2258" w:author="Sammartano, Marc (BIC USA)" w:date="2016-02-12T11:13:00Z">
        <w:r>
          <w:t xml:space="preserve"> &lt;nvar&gt;</w:t>
        </w:r>
      </w:ins>
      <w:bookmarkEnd w:id="2256"/>
      <w:ins w:id="2259" w:author="Sammartano, Marc (BIC USA)" w:date="2016-02-12T11:12:00Z">
        <w:r>
          <w:fldChar w:fldCharType="begin"/>
        </w:r>
        <w:r>
          <w:instrText xml:space="preserve"> XE "Screen.rotation</w:instrText>
        </w:r>
      </w:ins>
      <w:ins w:id="2260" w:author="Sammartano, Marc (BIC USA)" w:date="2016-02-12T11:13:00Z">
        <w:r>
          <w:instrText xml:space="preserve"> </w:instrText>
        </w:r>
      </w:ins>
      <w:ins w:id="2261" w:author="Sammartano, Marc (BIC USA)" w:date="2016-02-12T11:15:00Z">
        <w:r>
          <w:instrText>&lt;nvar&gt;</w:instrText>
        </w:r>
      </w:ins>
      <w:ins w:id="2262" w:author="Sammartano, Marc (BIC USA)" w:date="2016-02-12T11:12:00Z">
        <w:r>
          <w:instrText xml:space="preserve">" </w:instrText>
        </w:r>
        <w:r>
          <w:fldChar w:fldCharType="end"/>
        </w:r>
      </w:ins>
    </w:p>
    <w:p w:rsidR="007E7471" w:rsidRPr="007E7471" w:rsidRDefault="007E7471" w:rsidP="007E7471">
      <w:pPr>
        <w:rPr>
          <w:ins w:id="2263" w:author="Sammartano, Marc (BIC USA)" w:date="2016-02-12T11:12:00Z"/>
        </w:rPr>
      </w:pPr>
      <w:ins w:id="2264" w:author="Sammartano, Marc (BIC USA)" w:date="2016-02-12T11:15:00Z">
        <w:r>
          <w:t xml:space="preserve">Returns </w:t>
        </w:r>
      </w:ins>
      <w:ins w:id="2265" w:author="Sammartano, Marc (BIC USA)" w:date="2016-02-12T11:17:00Z">
        <w:r>
          <w:t xml:space="preserve">a number in the &lt;nvar&gt; parameter representing </w:t>
        </w:r>
      </w:ins>
      <w:ins w:id="2266" w:author="Sammartano, Marc (BIC USA)" w:date="2016-02-12T11:15:00Z">
        <w:r>
          <w:t xml:space="preserve">the current orientation of your screen relative to the "natural" orientation of your device. The natural orientation may be portrait or landscape, as defined by the manufacturer. The return value is a number from 0 to 3. Multiply by 90 to get the rotation in degrees clockwise. </w:t>
        </w:r>
      </w:ins>
    </w:p>
    <w:p w:rsidR="007E7471" w:rsidRDefault="007E7471" w:rsidP="007E7471">
      <w:pPr>
        <w:pStyle w:val="Heading2"/>
        <w:rPr>
          <w:ins w:id="2267" w:author="Sammartano, Marc (BIC USA)" w:date="2016-02-12T11:12:00Z"/>
        </w:rPr>
      </w:pPr>
      <w:bookmarkStart w:id="2268" w:name="_Toc444180283"/>
      <w:ins w:id="2269" w:author="Sammartano, Marc (BIC USA)" w:date="2016-02-12T11:12:00Z">
        <w:r>
          <w:t>Screen.size, size[], realsize[], density</w:t>
        </w:r>
        <w:bookmarkEnd w:id="2268"/>
        <w:r>
          <w:fldChar w:fldCharType="begin"/>
        </w:r>
        <w:r>
          <w:instrText xml:space="preserve"> XE "Screen</w:instrText>
        </w:r>
      </w:ins>
      <w:ins w:id="2270" w:author="Sammartano, Marc (BIC USA)" w:date="2016-02-12T11:18:00Z">
        <w:r>
          <w:instrText>.size</w:instrText>
        </w:r>
      </w:ins>
      <w:ins w:id="2271" w:author="Sammartano, Marc (BIC USA)" w:date="2016-02-12T11:12:00Z">
        <w:r>
          <w:instrText xml:space="preserve"> size[], realsize[], density" </w:instrText>
        </w:r>
        <w:r>
          <w:fldChar w:fldCharType="end"/>
        </w:r>
      </w:ins>
    </w:p>
    <w:p w:rsidR="007E7471" w:rsidRDefault="007E7471" w:rsidP="007E7471">
      <w:pPr>
        <w:pStyle w:val="NoSpacing"/>
        <w:rPr>
          <w:ins w:id="2272" w:author="Sammartano, Marc (BIC USA)" w:date="2016-02-12T11:12:00Z"/>
        </w:rPr>
      </w:pPr>
      <w:ins w:id="2273" w:author="Sammartano, Marc (BIC USA)" w:date="2016-02-12T11:12:00Z">
        <w:r>
          <w:t>Returns information about</w:t>
        </w:r>
      </w:ins>
      <w:ins w:id="2274" w:author="Sammartano, Marc (BIC USA)" w:date="2016-02-12T11:18:00Z">
        <w:r>
          <w:t xml:space="preserve"> the size</w:t>
        </w:r>
      </w:ins>
      <w:ins w:id="2275" w:author="Sammartano, Marc (BIC USA)" w:date="2016-02-12T11:12:00Z">
        <w:r>
          <w:t xml:space="preserve"> </w:t>
        </w:r>
      </w:ins>
      <w:ins w:id="2276" w:author="Sammartano, Marc (BIC USA)" w:date="2016-02-12T11:19:00Z">
        <w:r>
          <w:t xml:space="preserve">and density </w:t>
        </w:r>
      </w:ins>
      <w:ins w:id="2277" w:author="Sammartano, Marc (BIC USA)" w:date="2016-02-12T11:18:00Z">
        <w:r>
          <w:t xml:space="preserve">of </w:t>
        </w:r>
      </w:ins>
      <w:ins w:id="2278" w:author="Sammartano, Marc (BIC USA)" w:date="2016-02-12T11:12:00Z">
        <w:r>
          <w:t>your screen.</w:t>
        </w:r>
      </w:ins>
    </w:p>
    <w:p w:rsidR="007E7471" w:rsidRDefault="007E7471" w:rsidP="007E7471">
      <w:pPr>
        <w:pStyle w:val="ListParagraph"/>
        <w:numPr>
          <w:ilvl w:val="0"/>
          <w:numId w:val="41"/>
        </w:numPr>
        <w:rPr>
          <w:ins w:id="2279" w:author="Sammartano, Marc (BIC USA)" w:date="2016-02-12T11:12:00Z"/>
        </w:rPr>
      </w:pPr>
      <w:ins w:id="2280" w:author="Sammartano, Marc (BIC USA)" w:date="2016-02-12T11:19:00Z">
        <w:r>
          <w:lastRenderedPageBreak/>
          <w:t>You may p</w:t>
        </w:r>
      </w:ins>
      <w:ins w:id="2281" w:author="Sammartano, Marc (BIC USA)" w:date="2016-02-12T11:12:00Z">
        <w:r>
          <w:t>rovide numeric array variables to get the "application size" and "real size" of the screen.</w:t>
        </w:r>
        <w:r>
          <w:br/>
          <w:t>A size is returned as two values, width first and height second, in a two-element array.</w:t>
        </w:r>
        <w:r w:rsidRPr="00CA0730">
          <w:t xml:space="preserve"> </w:t>
        </w:r>
        <w:r>
          <w:t>If the array exists, it is overwritten. Otherwise a new array is created.</w:t>
        </w:r>
      </w:ins>
    </w:p>
    <w:p w:rsidR="007E7471" w:rsidRDefault="007E7471" w:rsidP="007E7471">
      <w:pPr>
        <w:pStyle w:val="ListParagraph"/>
        <w:numPr>
          <w:ilvl w:val="0"/>
          <w:numId w:val="41"/>
        </w:numPr>
        <w:rPr>
          <w:ins w:id="2282" w:author="Sammartano, Marc (BIC USA)" w:date="2016-02-12T11:19:00Z"/>
        </w:rPr>
      </w:pPr>
      <w:ins w:id="2283" w:author="Sammartano, Marc (BIC USA)" w:date="2016-02-12T11:19:00Z">
        <w:r>
          <w:t>Provide a simple numeric variable to get the density of the screen.</w:t>
        </w:r>
      </w:ins>
    </w:p>
    <w:p w:rsidR="007E7471" w:rsidRDefault="007E7471" w:rsidP="007E7471">
      <w:pPr>
        <w:rPr>
          <w:ins w:id="2284" w:author="Sammartano, Marc (BIC USA)" w:date="2016-02-12T11:12:00Z"/>
        </w:rPr>
      </w:pPr>
      <w:ins w:id="2285" w:author="Sammartano, Marc (BIC USA)" w:date="2016-02-12T11:12:00Z">
        <w:r>
          <w:t>All parameters are optional. Use commas to indicate omitted parameters (see Optional Parameters).</w:t>
        </w:r>
      </w:ins>
    </w:p>
    <w:p w:rsidR="007E7471" w:rsidRDefault="007E7471" w:rsidP="007E7471">
      <w:pPr>
        <w:rPr>
          <w:ins w:id="2286" w:author="Sammartano, Marc (BIC USA)" w:date="2016-02-12T11:12:00Z"/>
        </w:rPr>
      </w:pPr>
      <w:ins w:id="2287" w:author="Sammartano, Marc (BIC USA)" w:date="2016-02-12T11:12:00Z">
        <w:r>
          <w:rPr>
            <w:b/>
          </w:rPr>
          <w:t>size[]</w:t>
        </w:r>
        <w:r>
          <w:t>: The size of the screen in pixels available for applications. This excludes system decorations. The width and height values reflect the current screen orientation.</w:t>
        </w:r>
      </w:ins>
    </w:p>
    <w:p w:rsidR="007E7471" w:rsidRPr="00522218" w:rsidRDefault="007E7471" w:rsidP="007E7471">
      <w:pPr>
        <w:rPr>
          <w:ins w:id="2288" w:author="Sammartano, Marc (BIC USA)" w:date="2016-02-12T11:12:00Z"/>
        </w:rPr>
      </w:pPr>
      <w:ins w:id="2289" w:author="Sammartano, Marc (BIC USA)" w:date="2016-02-12T11:12:00Z">
        <w:r>
          <w:rPr>
            <w:b/>
          </w:rPr>
          <w:t>realsize[]</w:t>
        </w:r>
        <w:r>
          <w:t xml:space="preserve">: The current real size of the screen in pixels, including system decorations. NOTE: this value is available only on devices running Android version 4.2 or later. On other devices, the values will be the same as in the </w:t>
        </w:r>
        <w:r>
          <w:rPr>
            <w:b/>
          </w:rPr>
          <w:t>size[]</w:t>
        </w:r>
        <w:r>
          <w:t xml:space="preserve"> array parameter.</w:t>
        </w:r>
      </w:ins>
    </w:p>
    <w:p w:rsidR="007E7471" w:rsidRDefault="007E7471" w:rsidP="007E7471">
      <w:pPr>
        <w:rPr>
          <w:ins w:id="2290" w:author="Sammartano, Marc (BIC USA)" w:date="2016-02-12T11:20:00Z"/>
        </w:rPr>
      </w:pPr>
      <w:ins w:id="2291" w:author="Sammartano, Marc (BIC USA)" w:date="2016-02-12T11:12:00Z">
        <w:r w:rsidRPr="00194199">
          <w:rPr>
            <w:b/>
          </w:rPr>
          <w:t>density</w:t>
        </w:r>
        <w:r>
          <w:t>: A standardized Android density value</w:t>
        </w:r>
        <w:r w:rsidRPr="00194199">
          <w:t xml:space="preserve"> </w:t>
        </w:r>
        <w:r>
          <w:t>in dots per inch (dpi), usually 120, 160, or 240 dpi. This is not necessarily the real physical density of the screen. This value never changes.</w:t>
        </w:r>
      </w:ins>
    </w:p>
    <w:p w:rsidR="007E7471" w:rsidRPr="007E7471" w:rsidRDefault="007E7471" w:rsidP="007E7471">
      <w:pPr>
        <w:rPr>
          <w:ins w:id="2292" w:author="Sammartano, Marc (BIC USA)" w:date="2016-02-12T11:12:00Z"/>
        </w:rPr>
      </w:pPr>
      <w:ins w:id="2293" w:author="Sammartano, Marc (BIC USA)" w:date="2016-02-12T11:20:00Z">
        <w:r>
          <w:t>If you</w:t>
        </w:r>
      </w:ins>
      <w:ins w:id="2294" w:author="Sammartano, Marc (BIC USA)" w:date="2016-02-12T11:23:00Z">
        <w:r w:rsidR="000D48E6">
          <w:t>r program is</w:t>
        </w:r>
      </w:ins>
      <w:ins w:id="2295" w:author="Sammartano, Marc (BIC USA)" w:date="2016-02-12T11:20:00Z">
        <w:r>
          <w:t xml:space="preserve"> </w:t>
        </w:r>
      </w:ins>
      <w:ins w:id="2296" w:author="Sammartano, Marc (BIC USA)" w:date="2016-02-12T11:23:00Z">
        <w:r w:rsidR="000D48E6">
          <w:t xml:space="preserve">running </w:t>
        </w:r>
      </w:ins>
      <w:ins w:id="2297" w:author="Sammartano, Marc (BIC USA)" w:date="2016-02-12T11:20:00Z">
        <w:r>
          <w:t xml:space="preserve">in Graphics mode, </w:t>
        </w:r>
      </w:ins>
      <w:ins w:id="2298" w:author="Sammartano, Marc (BIC USA)" w:date="2016-02-12T11:21:00Z">
        <w:r>
          <w:t>"</w:t>
        </w:r>
        <w:r>
          <w:rPr>
            <w:b/>
          </w:rPr>
          <w:t>SCREEN.SIZE xy[], , dens</w:t>
        </w:r>
        <w:r>
          <w:t xml:space="preserve">" </w:t>
        </w:r>
      </w:ins>
      <w:ins w:id="2299" w:author="Sammartano, Marc (BIC USA)" w:date="2016-02-12T11:22:00Z">
        <w:r>
          <w:t>returns the same values as "</w:t>
        </w:r>
        <w:r>
          <w:rPr>
            <w:b/>
          </w:rPr>
          <w:t>GR.SCREEN x, y, dens</w:t>
        </w:r>
        <w:r>
          <w:t xml:space="preserve">". </w:t>
        </w:r>
      </w:ins>
      <w:ins w:id="2300" w:author="Sammartano, Marc (BIC USA)" w:date="2016-02-12T11:24:00Z">
        <w:r w:rsidR="000D48E6">
          <w:t xml:space="preserve">Unlike </w:t>
        </w:r>
        <w:r w:rsidR="000D48E6">
          <w:rPr>
            <w:b/>
          </w:rPr>
          <w:t>Gr.screen</w:t>
        </w:r>
        <w:r w:rsidR="000D48E6">
          <w:t xml:space="preserve">, </w:t>
        </w:r>
      </w:ins>
      <w:ins w:id="2301" w:author="Sammartano, Marc (BIC USA)" w:date="2016-02-12T11:22:00Z">
        <w:r>
          <w:rPr>
            <w:b/>
          </w:rPr>
          <w:t>Screen.size</w:t>
        </w:r>
      </w:ins>
      <w:ins w:id="2302" w:author="Sammartano, Marc (BIC USA)" w:date="2016-02-12T11:24:00Z">
        <w:r w:rsidR="000D48E6">
          <w:t xml:space="preserve"> also works in Console and HTML modes.</w:t>
        </w:r>
      </w:ins>
    </w:p>
    <w:p w:rsidR="00322AA4" w:rsidRDefault="00322AA4" w:rsidP="00322AA4">
      <w:pPr>
        <w:pStyle w:val="Heading2"/>
        <w:rPr>
          <w:moveTo w:id="2303" w:author="Sammartano, Marc (BIC USA)" w:date="2016-01-26T13:11:00Z"/>
        </w:rPr>
      </w:pPr>
      <w:bookmarkStart w:id="2304" w:name="_Toc444180284"/>
      <w:moveToRangeStart w:id="2305" w:author="Sammartano, Marc (BIC USA)" w:date="2016-01-26T13:11:00Z" w:name="move441577245"/>
      <w:moveTo w:id="2306" w:author="Sammartano, Marc (BIC USA)" w:date="2016-01-26T13:11:00Z">
        <w:r>
          <w:t>WiFi.info {{&lt;SSID_svar&gt;}{, &lt;BSSID_svar&gt;}{, &lt;MAC_svar&gt;}{, &lt;IP_var&gt;}{, &lt;speed_nvar&gt;}}</w:t>
        </w:r>
        <w:bookmarkEnd w:id="2304"/>
        <w:r>
          <w:fldChar w:fldCharType="begin"/>
        </w:r>
        <w:r>
          <w:instrText xml:space="preserve"> XE "WiFi.info</w:instrText>
        </w:r>
        <w:r w:rsidRPr="00F13361">
          <w:instrText xml:space="preserve"> </w:instrText>
        </w:r>
        <w:r>
          <w:instrText xml:space="preserve">{{&lt;SSID_svar&gt;}{, &lt;BSSID_svar&gt;}{, &lt;MAC_svar&gt;}{, &lt;IP_var&gt;}{, &lt;speed_nvar&gt;}}" </w:instrText>
        </w:r>
        <w:r>
          <w:fldChar w:fldCharType="end"/>
        </w:r>
      </w:moveTo>
    </w:p>
    <w:p w:rsidR="00322AA4" w:rsidRDefault="00322AA4" w:rsidP="00322AA4">
      <w:pPr>
        <w:rPr>
          <w:moveTo w:id="2307" w:author="Sammartano, Marc (BIC USA)" w:date="2016-01-26T13:11:00Z"/>
        </w:rPr>
      </w:pPr>
      <w:moveTo w:id="2308" w:author="Sammartano, Marc (BIC USA)" w:date="2016-01-26T13:11:00Z">
        <w:r>
          <w:t>Gets information about the current Wi-Fi connection and places it in the return variables.</w:t>
        </w:r>
      </w:moveTo>
    </w:p>
    <w:p w:rsidR="00322AA4" w:rsidRDefault="00322AA4" w:rsidP="00322AA4">
      <w:pPr>
        <w:rPr>
          <w:moveTo w:id="2309" w:author="Sammartano, Marc (BIC USA)" w:date="2016-01-26T13:11:00Z"/>
        </w:rPr>
      </w:pPr>
      <w:moveTo w:id="2310" w:author="Sammartano, Marc (BIC USA)" w:date="2016-01-26T13:11:00Z">
        <w:r>
          <w:t>All of the parameters are optional; use commas to indicate omitted parameters (see Optional Parameters). The table shows the available data:</w:t>
        </w:r>
      </w:moveTo>
    </w:p>
    <w:tbl>
      <w:tblPr>
        <w:tblStyle w:val="TableGrid"/>
        <w:tblW w:w="0" w:type="auto"/>
        <w:tblInd w:w="144" w:type="dxa"/>
        <w:tblLook w:val="04A0" w:firstRow="1" w:lastRow="0" w:firstColumn="1" w:lastColumn="0" w:noHBand="0" w:noVBand="1"/>
      </w:tblPr>
      <w:tblGrid>
        <w:gridCol w:w="1224"/>
        <w:gridCol w:w="1800"/>
        <w:gridCol w:w="3060"/>
        <w:gridCol w:w="3150"/>
      </w:tblGrid>
      <w:tr w:rsidR="00322AA4" w:rsidRPr="009622C0" w:rsidTr="00B6277C">
        <w:tc>
          <w:tcPr>
            <w:tcW w:w="1224" w:type="dxa"/>
          </w:tcPr>
          <w:p w:rsidR="00322AA4" w:rsidRPr="009622C0" w:rsidRDefault="00322AA4" w:rsidP="00B6277C">
            <w:pPr>
              <w:jc w:val="center"/>
              <w:rPr>
                <w:moveTo w:id="2311" w:author="Sammartano, Marc (BIC USA)" w:date="2016-01-26T13:11:00Z"/>
                <w:b/>
              </w:rPr>
            </w:pPr>
            <w:moveTo w:id="2312" w:author="Sammartano, Marc (BIC USA)" w:date="2016-01-26T13:11:00Z">
              <w:r>
                <w:rPr>
                  <w:b/>
                </w:rPr>
                <w:t>Variable</w:t>
              </w:r>
            </w:moveTo>
          </w:p>
        </w:tc>
        <w:tc>
          <w:tcPr>
            <w:tcW w:w="1800" w:type="dxa"/>
          </w:tcPr>
          <w:p w:rsidR="00322AA4" w:rsidRPr="009622C0" w:rsidRDefault="00322AA4" w:rsidP="00B6277C">
            <w:pPr>
              <w:jc w:val="center"/>
              <w:rPr>
                <w:moveTo w:id="2313" w:author="Sammartano, Marc (BIC USA)" w:date="2016-01-26T13:11:00Z"/>
                <w:b/>
              </w:rPr>
            </w:pPr>
            <w:moveTo w:id="2314" w:author="Sammartano, Marc (BIC USA)" w:date="2016-01-26T13:11:00Z">
              <w:r>
                <w:rPr>
                  <w:b/>
                </w:rPr>
                <w:t>Type</w:t>
              </w:r>
            </w:moveTo>
          </w:p>
        </w:tc>
        <w:tc>
          <w:tcPr>
            <w:tcW w:w="3060" w:type="dxa"/>
          </w:tcPr>
          <w:p w:rsidR="00322AA4" w:rsidRPr="009622C0" w:rsidRDefault="00322AA4" w:rsidP="00B6277C">
            <w:pPr>
              <w:jc w:val="center"/>
              <w:rPr>
                <w:moveTo w:id="2315" w:author="Sammartano, Marc (BIC USA)" w:date="2016-01-26T13:11:00Z"/>
                <w:b/>
              </w:rPr>
            </w:pPr>
            <w:moveTo w:id="2316" w:author="Sammartano, Marc (BIC USA)" w:date="2016-01-26T13:11:00Z">
              <w:r>
                <w:rPr>
                  <w:b/>
                </w:rPr>
                <w:t>Returned Data</w:t>
              </w:r>
            </w:moveTo>
          </w:p>
        </w:tc>
        <w:tc>
          <w:tcPr>
            <w:tcW w:w="3150" w:type="dxa"/>
          </w:tcPr>
          <w:p w:rsidR="00322AA4" w:rsidRDefault="00322AA4" w:rsidP="00B6277C">
            <w:pPr>
              <w:jc w:val="center"/>
              <w:rPr>
                <w:moveTo w:id="2317" w:author="Sammartano, Marc (BIC USA)" w:date="2016-01-26T13:11:00Z"/>
                <w:b/>
              </w:rPr>
            </w:pPr>
            <w:moveTo w:id="2318" w:author="Sammartano, Marc (BIC USA)" w:date="2016-01-26T13:11:00Z">
              <w:r>
                <w:rPr>
                  <w:b/>
                </w:rPr>
                <w:t>Format</w:t>
              </w:r>
            </w:moveTo>
          </w:p>
        </w:tc>
      </w:tr>
      <w:tr w:rsidR="00322AA4" w:rsidRPr="009622C0" w:rsidTr="00B6277C">
        <w:tc>
          <w:tcPr>
            <w:tcW w:w="1224" w:type="dxa"/>
          </w:tcPr>
          <w:p w:rsidR="00322AA4" w:rsidRPr="009622C0" w:rsidRDefault="00322AA4" w:rsidP="00B6277C">
            <w:pPr>
              <w:jc w:val="center"/>
              <w:rPr>
                <w:moveTo w:id="2319" w:author="Sammartano, Marc (BIC USA)" w:date="2016-01-26T13:11:00Z"/>
              </w:rPr>
            </w:pPr>
            <w:moveTo w:id="2320" w:author="Sammartano, Marc (BIC USA)" w:date="2016-01-26T13:11:00Z">
              <w:r>
                <w:t>SSID</w:t>
              </w:r>
            </w:moveTo>
          </w:p>
        </w:tc>
        <w:tc>
          <w:tcPr>
            <w:tcW w:w="1800" w:type="dxa"/>
          </w:tcPr>
          <w:p w:rsidR="00322AA4" w:rsidRPr="009622C0" w:rsidRDefault="00322AA4" w:rsidP="00B6277C">
            <w:pPr>
              <w:jc w:val="center"/>
              <w:rPr>
                <w:moveTo w:id="2321" w:author="Sammartano, Marc (BIC USA)" w:date="2016-01-26T13:11:00Z"/>
              </w:rPr>
            </w:pPr>
            <w:moveTo w:id="2322" w:author="Sammartano, Marc (BIC USA)" w:date="2016-01-26T13:11:00Z">
              <w:r>
                <w:t>String</w:t>
              </w:r>
            </w:moveTo>
          </w:p>
        </w:tc>
        <w:tc>
          <w:tcPr>
            <w:tcW w:w="3060" w:type="dxa"/>
          </w:tcPr>
          <w:p w:rsidR="00322AA4" w:rsidRPr="009622C0" w:rsidRDefault="00322AA4" w:rsidP="00B6277C">
            <w:pPr>
              <w:rPr>
                <w:moveTo w:id="2323" w:author="Sammartano, Marc (BIC USA)" w:date="2016-01-26T13:11:00Z"/>
              </w:rPr>
            </w:pPr>
            <w:moveTo w:id="2324" w:author="Sammartano, Marc (BIC USA)" w:date="2016-01-26T13:11:00Z">
              <w:r>
                <w:t>SSID of current 802.11 network</w:t>
              </w:r>
            </w:moveTo>
          </w:p>
        </w:tc>
        <w:tc>
          <w:tcPr>
            <w:tcW w:w="3150" w:type="dxa"/>
          </w:tcPr>
          <w:p w:rsidR="00322AA4" w:rsidRDefault="00322AA4" w:rsidP="00B6277C">
            <w:pPr>
              <w:rPr>
                <w:moveTo w:id="2325" w:author="Sammartano, Marc (BIC USA)" w:date="2016-01-26T13:11:00Z"/>
              </w:rPr>
            </w:pPr>
            <w:moveTo w:id="2326" w:author="Sammartano, Marc (BIC USA)" w:date="2016-01-26T13:11:00Z">
              <w:r>
                <w:t>"name" or hex digits (see below)</w:t>
              </w:r>
            </w:moveTo>
          </w:p>
        </w:tc>
      </w:tr>
      <w:tr w:rsidR="00322AA4" w:rsidRPr="009622C0" w:rsidTr="00B6277C">
        <w:tc>
          <w:tcPr>
            <w:tcW w:w="1224" w:type="dxa"/>
          </w:tcPr>
          <w:p w:rsidR="00322AA4" w:rsidRPr="009622C0" w:rsidRDefault="00322AA4" w:rsidP="00B6277C">
            <w:pPr>
              <w:jc w:val="center"/>
              <w:rPr>
                <w:moveTo w:id="2327" w:author="Sammartano, Marc (BIC USA)" w:date="2016-01-26T13:11:00Z"/>
              </w:rPr>
            </w:pPr>
            <w:moveTo w:id="2328" w:author="Sammartano, Marc (BIC USA)" w:date="2016-01-26T13:11:00Z">
              <w:r>
                <w:t>BSSID</w:t>
              </w:r>
            </w:moveTo>
          </w:p>
        </w:tc>
        <w:tc>
          <w:tcPr>
            <w:tcW w:w="1800" w:type="dxa"/>
          </w:tcPr>
          <w:p w:rsidR="00322AA4" w:rsidRPr="009622C0" w:rsidRDefault="00322AA4" w:rsidP="00B6277C">
            <w:pPr>
              <w:jc w:val="center"/>
              <w:rPr>
                <w:moveTo w:id="2329" w:author="Sammartano, Marc (BIC USA)" w:date="2016-01-26T13:11:00Z"/>
              </w:rPr>
            </w:pPr>
            <w:moveTo w:id="2330" w:author="Sammartano, Marc (BIC USA)" w:date="2016-01-26T13:11:00Z">
              <w:r>
                <w:t>String</w:t>
              </w:r>
            </w:moveTo>
          </w:p>
        </w:tc>
        <w:tc>
          <w:tcPr>
            <w:tcW w:w="3060" w:type="dxa"/>
          </w:tcPr>
          <w:p w:rsidR="00322AA4" w:rsidRPr="009622C0" w:rsidRDefault="00322AA4" w:rsidP="00B6277C">
            <w:pPr>
              <w:rPr>
                <w:moveTo w:id="2331" w:author="Sammartano, Marc (BIC USA)" w:date="2016-01-26T13:11:00Z"/>
              </w:rPr>
            </w:pPr>
            <w:moveTo w:id="2332" w:author="Sammartano, Marc (BIC USA)" w:date="2016-01-26T13:11:00Z">
              <w:r>
                <w:t>BSSID of current access point</w:t>
              </w:r>
            </w:moveTo>
          </w:p>
        </w:tc>
        <w:tc>
          <w:tcPr>
            <w:tcW w:w="3150" w:type="dxa"/>
          </w:tcPr>
          <w:p w:rsidR="00322AA4" w:rsidRDefault="00322AA4" w:rsidP="00B6277C">
            <w:pPr>
              <w:rPr>
                <w:moveTo w:id="2333" w:author="Sammartano, Marc (BIC USA)" w:date="2016-01-26T13:11:00Z"/>
              </w:rPr>
            </w:pPr>
            <w:moveTo w:id="2334" w:author="Sammartano, Marc (BIC USA)" w:date="2016-01-26T13:11:00Z">
              <w:r>
                <w:t>xx:xx:xx:xx:xx:xx  (MAC address)</w:t>
              </w:r>
            </w:moveTo>
          </w:p>
        </w:tc>
      </w:tr>
      <w:tr w:rsidR="00322AA4" w:rsidRPr="009622C0" w:rsidTr="00B6277C">
        <w:tc>
          <w:tcPr>
            <w:tcW w:w="1224" w:type="dxa"/>
          </w:tcPr>
          <w:p w:rsidR="00322AA4" w:rsidRPr="009622C0" w:rsidRDefault="00322AA4" w:rsidP="00B6277C">
            <w:pPr>
              <w:jc w:val="center"/>
              <w:rPr>
                <w:moveTo w:id="2335" w:author="Sammartano, Marc (BIC USA)" w:date="2016-01-26T13:11:00Z"/>
              </w:rPr>
            </w:pPr>
            <w:moveTo w:id="2336" w:author="Sammartano, Marc (BIC USA)" w:date="2016-01-26T13:11:00Z">
              <w:r>
                <w:t>MAC</w:t>
              </w:r>
            </w:moveTo>
          </w:p>
        </w:tc>
        <w:tc>
          <w:tcPr>
            <w:tcW w:w="1800" w:type="dxa"/>
          </w:tcPr>
          <w:p w:rsidR="00322AA4" w:rsidRPr="009622C0" w:rsidRDefault="00322AA4" w:rsidP="00B6277C">
            <w:pPr>
              <w:jc w:val="center"/>
              <w:rPr>
                <w:moveTo w:id="2337" w:author="Sammartano, Marc (BIC USA)" w:date="2016-01-26T13:11:00Z"/>
              </w:rPr>
            </w:pPr>
            <w:moveTo w:id="2338" w:author="Sammartano, Marc (BIC USA)" w:date="2016-01-26T13:11:00Z">
              <w:r>
                <w:t>String</w:t>
              </w:r>
            </w:moveTo>
          </w:p>
        </w:tc>
        <w:tc>
          <w:tcPr>
            <w:tcW w:w="3060" w:type="dxa"/>
          </w:tcPr>
          <w:p w:rsidR="00322AA4" w:rsidRPr="009622C0" w:rsidRDefault="00322AA4" w:rsidP="00B6277C">
            <w:pPr>
              <w:rPr>
                <w:moveTo w:id="2339" w:author="Sammartano, Marc (BIC USA)" w:date="2016-01-26T13:11:00Z"/>
              </w:rPr>
            </w:pPr>
            <w:moveTo w:id="2340" w:author="Sammartano, Marc (BIC USA)" w:date="2016-01-26T13:11:00Z">
              <w:r>
                <w:t>MAC address of your WiFi</w:t>
              </w:r>
            </w:moveTo>
          </w:p>
        </w:tc>
        <w:tc>
          <w:tcPr>
            <w:tcW w:w="3150" w:type="dxa"/>
          </w:tcPr>
          <w:p w:rsidR="00322AA4" w:rsidRDefault="00322AA4" w:rsidP="00B6277C">
            <w:pPr>
              <w:rPr>
                <w:moveTo w:id="2341" w:author="Sammartano, Marc (BIC USA)" w:date="2016-01-26T13:11:00Z"/>
              </w:rPr>
            </w:pPr>
            <w:moveTo w:id="2342" w:author="Sammartano, Marc (BIC USA)" w:date="2016-01-26T13:11:00Z">
              <w:r>
                <w:t>xx:xx:xx:xx:xx:xx</w:t>
              </w:r>
            </w:moveTo>
          </w:p>
        </w:tc>
      </w:tr>
      <w:tr w:rsidR="00322AA4" w:rsidRPr="009622C0" w:rsidTr="00B6277C">
        <w:tc>
          <w:tcPr>
            <w:tcW w:w="1224" w:type="dxa"/>
          </w:tcPr>
          <w:p w:rsidR="00322AA4" w:rsidRPr="009622C0" w:rsidRDefault="00322AA4" w:rsidP="00B6277C">
            <w:pPr>
              <w:jc w:val="center"/>
              <w:rPr>
                <w:moveTo w:id="2343" w:author="Sammartano, Marc (BIC USA)" w:date="2016-01-26T13:11:00Z"/>
              </w:rPr>
            </w:pPr>
            <w:moveTo w:id="2344" w:author="Sammartano, Marc (BIC USA)" w:date="2016-01-26T13:11:00Z">
              <w:r>
                <w:t>IP</w:t>
              </w:r>
            </w:moveTo>
          </w:p>
        </w:tc>
        <w:tc>
          <w:tcPr>
            <w:tcW w:w="1800" w:type="dxa"/>
          </w:tcPr>
          <w:p w:rsidR="00322AA4" w:rsidRPr="009622C0" w:rsidRDefault="00322AA4" w:rsidP="00B6277C">
            <w:pPr>
              <w:jc w:val="center"/>
              <w:rPr>
                <w:moveTo w:id="2345" w:author="Sammartano, Marc (BIC USA)" w:date="2016-01-26T13:11:00Z"/>
              </w:rPr>
            </w:pPr>
            <w:moveTo w:id="2346" w:author="Sammartano, Marc (BIC USA)" w:date="2016-01-26T13:11:00Z">
              <w:r>
                <w:t>Numeric or String</w:t>
              </w:r>
            </w:moveTo>
          </w:p>
        </w:tc>
        <w:tc>
          <w:tcPr>
            <w:tcW w:w="3060" w:type="dxa"/>
          </w:tcPr>
          <w:p w:rsidR="00322AA4" w:rsidRPr="009622C0" w:rsidRDefault="00322AA4" w:rsidP="00B6277C">
            <w:pPr>
              <w:rPr>
                <w:moveTo w:id="2347" w:author="Sammartano, Marc (BIC USA)" w:date="2016-01-26T13:11:00Z"/>
              </w:rPr>
            </w:pPr>
            <w:moveTo w:id="2348" w:author="Sammartano, Marc (BIC USA)" w:date="2016-01-26T13:11:00Z">
              <w:r>
                <w:t>IP address of your WiFi</w:t>
              </w:r>
            </w:moveTo>
          </w:p>
        </w:tc>
        <w:tc>
          <w:tcPr>
            <w:tcW w:w="3150" w:type="dxa"/>
          </w:tcPr>
          <w:p w:rsidR="00322AA4" w:rsidRDefault="00322AA4" w:rsidP="00B6277C">
            <w:pPr>
              <w:rPr>
                <w:moveTo w:id="2349" w:author="Sammartano, Marc (BIC USA)" w:date="2016-01-26T13:11:00Z"/>
              </w:rPr>
            </w:pPr>
            <w:moveTo w:id="2350" w:author="Sammartano, Marc (BIC USA)" w:date="2016-01-26T13:11:00Z">
              <w:r>
                <w:t>Number or octets (see below)</w:t>
              </w:r>
            </w:moveTo>
          </w:p>
        </w:tc>
      </w:tr>
      <w:tr w:rsidR="00322AA4" w:rsidRPr="009622C0" w:rsidTr="00B6277C">
        <w:tc>
          <w:tcPr>
            <w:tcW w:w="1224" w:type="dxa"/>
          </w:tcPr>
          <w:p w:rsidR="00322AA4" w:rsidRPr="009622C0" w:rsidRDefault="00322AA4" w:rsidP="00B6277C">
            <w:pPr>
              <w:jc w:val="center"/>
              <w:rPr>
                <w:moveTo w:id="2351" w:author="Sammartano, Marc (BIC USA)" w:date="2016-01-26T13:11:00Z"/>
              </w:rPr>
            </w:pPr>
            <w:moveTo w:id="2352" w:author="Sammartano, Marc (BIC USA)" w:date="2016-01-26T13:11:00Z">
              <w:r>
                <w:t>speed</w:t>
              </w:r>
            </w:moveTo>
          </w:p>
        </w:tc>
        <w:tc>
          <w:tcPr>
            <w:tcW w:w="1800" w:type="dxa"/>
          </w:tcPr>
          <w:p w:rsidR="00322AA4" w:rsidRPr="009622C0" w:rsidRDefault="00322AA4" w:rsidP="00B6277C">
            <w:pPr>
              <w:jc w:val="center"/>
              <w:rPr>
                <w:moveTo w:id="2353" w:author="Sammartano, Marc (BIC USA)" w:date="2016-01-26T13:11:00Z"/>
              </w:rPr>
            </w:pPr>
            <w:moveTo w:id="2354" w:author="Sammartano, Marc (BIC USA)" w:date="2016-01-26T13:11:00Z">
              <w:r>
                <w:t>Numeric</w:t>
              </w:r>
            </w:moveTo>
          </w:p>
        </w:tc>
        <w:tc>
          <w:tcPr>
            <w:tcW w:w="3060" w:type="dxa"/>
          </w:tcPr>
          <w:p w:rsidR="00322AA4" w:rsidRPr="009622C0" w:rsidRDefault="00322AA4" w:rsidP="00B6277C">
            <w:pPr>
              <w:rPr>
                <w:moveTo w:id="2355" w:author="Sammartano, Marc (BIC USA)" w:date="2016-01-26T13:11:00Z"/>
              </w:rPr>
            </w:pPr>
            <w:moveTo w:id="2356" w:author="Sammartano, Marc (BIC USA)" w:date="2016-01-26T13:11:00Z">
              <w:r>
                <w:t>Current link speed in Mbps</w:t>
              </w:r>
            </w:moveTo>
          </w:p>
        </w:tc>
        <w:tc>
          <w:tcPr>
            <w:tcW w:w="3150" w:type="dxa"/>
          </w:tcPr>
          <w:p w:rsidR="00322AA4" w:rsidRDefault="00322AA4" w:rsidP="00B6277C">
            <w:pPr>
              <w:rPr>
                <w:moveTo w:id="2357" w:author="Sammartano, Marc (BIC USA)" w:date="2016-01-26T13:11:00Z"/>
              </w:rPr>
            </w:pPr>
            <w:moveTo w:id="2358" w:author="Sammartano, Marc (BIC USA)" w:date="2016-01-26T13:11:00Z">
              <w:r>
                <w:t>Number</w:t>
              </w:r>
            </w:moveTo>
          </w:p>
        </w:tc>
      </w:tr>
    </w:tbl>
    <w:p w:rsidR="00322AA4" w:rsidRDefault="00322AA4" w:rsidP="00322AA4">
      <w:pPr>
        <w:spacing w:before="200" w:after="0"/>
        <w:rPr>
          <w:moveTo w:id="2359" w:author="Sammartano, Marc (BIC USA)" w:date="2016-01-26T13:11:00Z"/>
        </w:rPr>
      </w:pPr>
      <w:moveTo w:id="2360" w:author="Sammartano, Marc (BIC USA)" w:date="2016-01-26T13:11:00Z">
        <w:r>
          <w:t>Format notes:</w:t>
        </w:r>
      </w:moveTo>
    </w:p>
    <w:p w:rsidR="00322AA4" w:rsidRDefault="00322AA4" w:rsidP="00322AA4">
      <w:pPr>
        <w:pStyle w:val="ListParagraph"/>
        <w:numPr>
          <w:ilvl w:val="0"/>
          <w:numId w:val="25"/>
        </w:numPr>
        <w:rPr>
          <w:moveTo w:id="2361" w:author="Sammartano, Marc (BIC USA)" w:date="2016-01-26T13:11:00Z"/>
        </w:rPr>
      </w:pPr>
      <w:moveTo w:id="2362" w:author="Sammartano, Marc (BIC USA)" w:date="2016-01-26T13:11:00Z">
        <w:r>
          <w:t>SSID: If the network is named, the name is returned, surrounded by double quotes. Otherwise the returned name is a string of hex digits.</w:t>
        </w:r>
      </w:moveTo>
    </w:p>
    <w:p w:rsidR="00322AA4" w:rsidRPr="009622C0" w:rsidRDefault="00322AA4" w:rsidP="00322AA4">
      <w:pPr>
        <w:pStyle w:val="ListParagraph"/>
        <w:numPr>
          <w:ilvl w:val="0"/>
          <w:numId w:val="25"/>
        </w:numPr>
        <w:rPr>
          <w:moveTo w:id="2363" w:author="Sammartano, Marc (BIC USA)" w:date="2016-01-26T13:11:00Z"/>
        </w:rPr>
      </w:pPr>
      <w:moveTo w:id="2364" w:author="Sammartano, Marc (BIC USA)" w:date="2016-01-26T13:11:00Z">
        <w:r>
          <w:t>IP: If you provide a numeric variable, your Wi-Fi IP address is returned as a single number. If you provide a string variable, the number is converted to a standard four-octet string. For example, the string format 10.70.13.143 is the same IP address as the number -1887287798 (hex 8f82460a).</w:t>
        </w:r>
      </w:moveTo>
    </w:p>
    <w:p w:rsidR="00526973" w:rsidRDefault="00526973" w:rsidP="00526973">
      <w:pPr>
        <w:pStyle w:val="Heading1"/>
        <w:rPr>
          <w:ins w:id="2365" w:author="Sammartano, Marc (BIC USA)" w:date="2016-01-26T13:12:00Z"/>
        </w:rPr>
      </w:pPr>
      <w:bookmarkStart w:id="2366" w:name="_Toc444180285"/>
      <w:moveToRangeEnd w:id="2305"/>
      <w:ins w:id="2367" w:author="Sammartano, Marc (BIC USA)" w:date="2016-01-26T13:12:00Z">
        <w:r>
          <w:lastRenderedPageBreak/>
          <w:t>Running in the Background</w:t>
        </w:r>
        <w:bookmarkEnd w:id="2366"/>
      </w:ins>
    </w:p>
    <w:p w:rsidR="00526973" w:rsidRDefault="00526973" w:rsidP="00526973">
      <w:pPr>
        <w:pStyle w:val="Heading2"/>
        <w:rPr>
          <w:moveTo w:id="2368" w:author="Sammartano, Marc (BIC USA)" w:date="2016-01-26T13:13:00Z"/>
        </w:rPr>
      </w:pPr>
      <w:bookmarkStart w:id="2369" w:name="_Toc444180286"/>
      <w:moveToRangeStart w:id="2370" w:author="Sammartano, Marc (BIC USA)" w:date="2016-01-26T13:13:00Z" w:name="move441577322"/>
      <w:moveTo w:id="2371" w:author="Sammartano, Marc (BIC USA)" w:date="2016-01-26T13:13:00Z">
        <w:r>
          <w:t>Home</w:t>
        </w:r>
        <w:bookmarkEnd w:id="2369"/>
        <w:r>
          <w:fldChar w:fldCharType="begin"/>
        </w:r>
        <w:r>
          <w:instrText xml:space="preserve"> XE "</w:instrText>
        </w:r>
        <w:r w:rsidRPr="00F8464D">
          <w:instrText>Home</w:instrText>
        </w:r>
        <w:r>
          <w:instrText xml:space="preserve">" </w:instrText>
        </w:r>
        <w:r>
          <w:fldChar w:fldCharType="end"/>
        </w:r>
      </w:moveTo>
    </w:p>
    <w:p w:rsidR="00526973" w:rsidRDefault="00526973" w:rsidP="00526973">
      <w:pPr>
        <w:rPr>
          <w:moveTo w:id="2372" w:author="Sammartano, Marc (BIC USA)" w:date="2016-01-26T13:13:00Z"/>
        </w:rPr>
      </w:pPr>
      <w:moveTo w:id="2373" w:author="Sammartano, Marc (BIC USA)" w:date="2016-01-26T13:13:00Z">
        <w:r>
          <w:t xml:space="preserve">The </w:t>
        </w:r>
        <w:r w:rsidRPr="00036B42">
          <w:rPr>
            <w:b/>
          </w:rPr>
          <w:t>HOME</w:t>
        </w:r>
        <w:r>
          <w:t xml:space="preserve"> command does exactly what tapping the HOME key would do. The Home Screen is displayed while the BASIC! program continues to run in the background.</w:t>
        </w:r>
      </w:moveTo>
    </w:p>
    <w:p w:rsidR="00526973" w:rsidRDefault="00526973" w:rsidP="00526973">
      <w:pPr>
        <w:pStyle w:val="Heading2"/>
        <w:rPr>
          <w:moveTo w:id="2374" w:author="Sammartano, Marc (BIC USA)" w:date="2016-01-26T13:13:00Z"/>
        </w:rPr>
      </w:pPr>
      <w:bookmarkStart w:id="2375" w:name="_Toc444180287"/>
      <w:moveTo w:id="2376" w:author="Sammartano, Marc (BIC USA)" w:date="2016-01-26T13:13:00Z">
        <w:r>
          <w:t>OnBack</w:t>
        </w:r>
        <w:del w:id="2377" w:author="Sammartano, Marc (BIC USA)" w:date="2016-03-03T16:11:00Z">
          <w:r w:rsidDel="00F045C3">
            <w:delText>G</w:delText>
          </w:r>
        </w:del>
      </w:moveTo>
      <w:ins w:id="2378" w:author="Sammartano, Marc (BIC USA)" w:date="2016-03-03T16:11:00Z">
        <w:r w:rsidR="00F045C3">
          <w:t>g</w:t>
        </w:r>
      </w:ins>
      <w:moveTo w:id="2379" w:author="Sammartano, Marc (BIC USA)" w:date="2016-01-26T13:13:00Z">
        <w:r>
          <w:t>round:</w:t>
        </w:r>
        <w:bookmarkEnd w:id="2375"/>
        <w:r>
          <w:fldChar w:fldCharType="begin"/>
        </w:r>
        <w:r>
          <w:instrText xml:space="preserve"> XE "</w:instrText>
        </w:r>
        <w:r w:rsidRPr="00F8464D">
          <w:instrText>OnBack</w:instrText>
        </w:r>
        <w:del w:id="2380" w:author="Sammartano, Marc (BIC USA)" w:date="2016-03-03T16:11:00Z">
          <w:r w:rsidRPr="00F8464D" w:rsidDel="00F045C3">
            <w:delInstrText>G</w:delInstrText>
          </w:r>
        </w:del>
      </w:moveTo>
      <w:ins w:id="2381" w:author="Sammartano, Marc (BIC USA)" w:date="2016-03-03T16:11:00Z">
        <w:r w:rsidR="00F045C3">
          <w:instrText>g</w:instrText>
        </w:r>
      </w:ins>
      <w:moveTo w:id="2382" w:author="Sammartano, Marc (BIC USA)" w:date="2016-01-26T13:13:00Z">
        <w:r w:rsidRPr="00F8464D">
          <w:instrText>round\:</w:instrText>
        </w:r>
        <w:r>
          <w:instrText xml:space="preserve">" </w:instrText>
        </w:r>
        <w:r>
          <w:fldChar w:fldCharType="end"/>
        </w:r>
      </w:moveTo>
    </w:p>
    <w:p w:rsidR="00526973" w:rsidRDefault="0031706C" w:rsidP="00526973">
      <w:pPr>
        <w:rPr>
          <w:moveTo w:id="2383" w:author="Sammartano, Marc (BIC USA)" w:date="2016-01-26T13:13:00Z"/>
        </w:rPr>
      </w:pPr>
      <w:ins w:id="2384" w:author="Sammartano, Marc (BIC USA)" w:date="2016-03-03T16:04:00Z">
        <w:r>
          <w:t>Interrupt label that traps changes in</w:t>
        </w:r>
      </w:ins>
      <w:moveTo w:id="2385" w:author="Sammartano, Marc (BIC USA)" w:date="2016-01-26T13:13:00Z">
        <w:del w:id="2386" w:author="Sammartano, Marc (BIC USA)" w:date="2016-03-03T16:04:00Z">
          <w:r w:rsidR="00526973" w:rsidDel="0031706C">
            <w:delText>When</w:delText>
          </w:r>
        </w:del>
        <w:r w:rsidR="00526973">
          <w:t xml:space="preserve"> the Background/Foreground state </w:t>
        </w:r>
      </w:moveTo>
      <w:ins w:id="2387" w:author="Sammartano, Marc (BIC USA)" w:date="2016-03-03T16:06:00Z">
        <w:r>
          <w:t>(see</w:t>
        </w:r>
      </w:ins>
      <w:moveTo w:id="2388" w:author="Sammartano, Marc (BIC USA)" w:date="2016-01-26T13:13:00Z">
        <w:del w:id="2389" w:author="Sammartano, Marc (BIC USA)" w:date="2016-03-03T16:06:00Z">
          <w:r w:rsidR="00526973" w:rsidDel="0031706C">
            <w:delText>changes, if this</w:delText>
          </w:r>
        </w:del>
        <w:r w:rsidR="00526973">
          <w:t xml:space="preserve"> </w:t>
        </w:r>
      </w:moveTo>
      <w:ins w:id="2390" w:author="Sammartano, Marc (BIC USA)" w:date="2016-03-03T16:06:00Z">
        <w:r>
          <w:t>"Interrupt L</w:t>
        </w:r>
      </w:ins>
      <w:moveTo w:id="2391" w:author="Sammartano, Marc (BIC USA)" w:date="2016-01-26T13:13:00Z">
        <w:del w:id="2392" w:author="Sammartano, Marc (BIC USA)" w:date="2016-03-03T16:06:00Z">
          <w:r w:rsidR="00526973" w:rsidDel="0031706C">
            <w:delText>l</w:delText>
          </w:r>
        </w:del>
        <w:r w:rsidR="00526973">
          <w:t>abel</w:t>
        </w:r>
      </w:moveTo>
      <w:ins w:id="2393" w:author="Sammartano, Marc (BIC USA)" w:date="2016-03-03T16:06:00Z">
        <w:r>
          <w:t>s")</w:t>
        </w:r>
      </w:ins>
      <w:ins w:id="2394" w:author="Sammartano, Marc (BIC USA)" w:date="2016-03-03T16:07:00Z">
        <w:r>
          <w:t>.</w:t>
        </w:r>
      </w:ins>
      <w:moveTo w:id="2395" w:author="Sammartano, Marc (BIC USA)" w:date="2016-01-26T13:13:00Z">
        <w:r w:rsidR="00526973">
          <w:t xml:space="preserve"> </w:t>
        </w:r>
      </w:moveTo>
      <w:ins w:id="2396" w:author="Sammartano, Marc (BIC USA)" w:date="2016-03-03T16:07:00Z">
        <w:r>
          <w:t>BASIC!</w:t>
        </w:r>
      </w:ins>
      <w:moveTo w:id="2397" w:author="Sammartano, Marc (BIC USA)" w:date="2016-01-26T13:13:00Z">
        <w:del w:id="2398" w:author="Sammartano, Marc (BIC USA)" w:date="2016-03-03T16:07:00Z">
          <w:r w:rsidR="00526973" w:rsidDel="0031706C">
            <w:delText>is present in the program than the currently</w:delText>
          </w:r>
        </w:del>
        <w:r w:rsidR="00526973">
          <w:t xml:space="preserve"> execut</w:t>
        </w:r>
      </w:moveTo>
      <w:ins w:id="2399" w:author="Sammartano, Marc (BIC USA)" w:date="2016-03-03T16:07:00Z">
        <w:r>
          <w:t>es</w:t>
        </w:r>
      </w:ins>
      <w:moveTo w:id="2400" w:author="Sammartano, Marc (BIC USA)" w:date="2016-01-26T13:13:00Z">
        <w:del w:id="2401" w:author="Sammartano, Marc (BIC USA)" w:date="2016-03-03T16:07:00Z">
          <w:r w:rsidR="00526973" w:rsidDel="0031706C">
            <w:delText>ing program will be interrupted and</w:delText>
          </w:r>
        </w:del>
        <w:r w:rsidR="00526973">
          <w:t xml:space="preserve"> the </w:t>
        </w:r>
        <w:del w:id="2402" w:author="Sammartano, Marc (BIC USA)" w:date="2016-03-03T16:07:00Z">
          <w:r w:rsidR="00526973" w:rsidDel="0031706C">
            <w:delText>code</w:delText>
          </w:r>
        </w:del>
      </w:moveTo>
      <w:ins w:id="2403" w:author="Sammartano, Marc (BIC USA)" w:date="2016-03-03T16:07:00Z">
        <w:r>
          <w:t>statements</w:t>
        </w:r>
      </w:ins>
      <w:moveTo w:id="2404" w:author="Sammartano, Marc (BIC USA)" w:date="2016-01-26T13:13:00Z">
        <w:r w:rsidR="00526973">
          <w:t xml:space="preserve"> following the </w:t>
        </w:r>
      </w:moveTo>
      <w:ins w:id="2405" w:author="Sammartano, Marc (BIC USA)" w:date="2016-03-03T16:07:00Z">
        <w:r>
          <w:rPr>
            <w:b/>
          </w:rPr>
          <w:t>OnBack</w:t>
        </w:r>
      </w:ins>
      <w:ins w:id="2406" w:author="Sammartano, Marc (BIC USA)" w:date="2016-03-03T16:11:00Z">
        <w:r w:rsidR="00F045C3">
          <w:rPr>
            <w:b/>
          </w:rPr>
          <w:t>g</w:t>
        </w:r>
      </w:ins>
      <w:ins w:id="2407" w:author="Sammartano, Marc (BIC USA)" w:date="2016-03-03T16:07:00Z">
        <w:r>
          <w:rPr>
            <w:b/>
          </w:rPr>
          <w:t>round</w:t>
        </w:r>
      </w:ins>
      <w:ins w:id="2408" w:author="Sammartano, Marc (BIC USA)" w:date="2016-03-03T16:08:00Z">
        <w:r>
          <w:rPr>
            <w:b/>
          </w:rPr>
          <w:t>:</w:t>
        </w:r>
        <w:r w:rsidRPr="0031706C">
          <w:t xml:space="preserve"> </w:t>
        </w:r>
      </w:ins>
      <w:moveTo w:id="2409" w:author="Sammartano, Marc (BIC USA)" w:date="2016-01-26T13:13:00Z">
        <w:r w:rsidR="00526973">
          <w:t xml:space="preserve">label </w:t>
        </w:r>
        <w:del w:id="2410" w:author="Sammartano, Marc (BIC USA)" w:date="2016-03-03T16:08:00Z">
          <w:r w:rsidR="00526973" w:rsidDel="0031706C">
            <w:delText>will be executed</w:delText>
          </w:r>
        </w:del>
      </w:moveTo>
      <w:ins w:id="2411" w:author="Sammartano, Marc (BIC USA)" w:date="2016-03-03T16:08:00Z">
        <w:r>
          <w:t xml:space="preserve">until it reaches a </w:t>
        </w:r>
        <w:r>
          <w:rPr>
            <w:b/>
          </w:rPr>
          <w:t>Background.resume</w:t>
        </w:r>
        <w:r>
          <w:t xml:space="preserve"> command</w:t>
        </w:r>
      </w:ins>
      <w:moveTo w:id="2412" w:author="Sammartano, Marc (BIC USA)" w:date="2016-01-26T13:13:00Z">
        <w:r w:rsidR="00526973">
          <w:t xml:space="preserve">. The </w:t>
        </w:r>
        <w:r w:rsidR="00526973" w:rsidRPr="00036B42">
          <w:rPr>
            <w:b/>
          </w:rPr>
          <w:t>Background()</w:t>
        </w:r>
        <w:r w:rsidR="00526973">
          <w:t xml:space="preserve"> function should be used to determine the new state</w:t>
        </w:r>
        <w:del w:id="2413" w:author="Sammartano, Marc (BIC USA)" w:date="2016-03-03T16:08:00Z">
          <w:r w:rsidR="00526973" w:rsidDel="0031706C">
            <w:delText xml:space="preserve">. The interrupted code should be resumed by executing </w:delText>
          </w:r>
          <w:r w:rsidR="00526973" w:rsidRPr="00036B42" w:rsidDel="0031706C">
            <w:rPr>
              <w:b/>
            </w:rPr>
            <w:delText>Background.Resume</w:delText>
          </w:r>
        </w:del>
        <w:r w:rsidR="00526973">
          <w:t>.</w:t>
        </w:r>
      </w:moveTo>
    </w:p>
    <w:p w:rsidR="00526973" w:rsidRDefault="00526973" w:rsidP="00526973">
      <w:pPr>
        <w:pStyle w:val="Heading3"/>
        <w:rPr>
          <w:moveTo w:id="2414" w:author="Sammartano, Marc (BIC USA)" w:date="2016-01-26T13:13:00Z"/>
        </w:rPr>
      </w:pPr>
      <w:bookmarkStart w:id="2415" w:name="_Toc444180288"/>
      <w:moveTo w:id="2416" w:author="Sammartano, Marc (BIC USA)" w:date="2016-01-26T13:13:00Z">
        <w:r>
          <w:t>Background.resume</w:t>
        </w:r>
        <w:bookmarkEnd w:id="2415"/>
        <w:r>
          <w:fldChar w:fldCharType="begin"/>
        </w:r>
        <w:r>
          <w:instrText xml:space="preserve"> XE "</w:instrText>
        </w:r>
        <w:r w:rsidRPr="00F8464D">
          <w:instrText>Background.</w:instrText>
        </w:r>
        <w:r>
          <w:instrText>r</w:instrText>
        </w:r>
        <w:r w:rsidRPr="00F8464D">
          <w:instrText>esume</w:instrText>
        </w:r>
        <w:r>
          <w:instrText xml:space="preserve">" </w:instrText>
        </w:r>
        <w:r>
          <w:fldChar w:fldCharType="end"/>
        </w:r>
      </w:moveTo>
    </w:p>
    <w:p w:rsidR="00526973" w:rsidRPr="0014550A" w:rsidRDefault="00526973" w:rsidP="00526973">
      <w:pPr>
        <w:rPr>
          <w:moveTo w:id="2417" w:author="Sammartano, Marc (BIC USA)" w:date="2016-01-26T13:13:00Z"/>
        </w:rPr>
      </w:pPr>
      <w:moveTo w:id="2418" w:author="Sammartano, Marc (BIC USA)" w:date="2016-01-26T13:13:00Z">
        <w:r>
          <w:t xml:space="preserve">Resumes </w:t>
        </w:r>
        <w:del w:id="2419" w:author="Sammartano, Marc (BIC USA)" w:date="2016-03-03T16:10:00Z">
          <w:r w:rsidDel="0031706C">
            <w:delText xml:space="preserve">the </w:delText>
          </w:r>
        </w:del>
        <w:r>
          <w:t xml:space="preserve">execution </w:t>
        </w:r>
        <w:del w:id="2420" w:author="Sammartano, Marc (BIC USA)" w:date="2016-03-03T16:10:00Z">
          <w:r w:rsidDel="0031706C">
            <w:delText>of</w:delText>
          </w:r>
        </w:del>
      </w:moveTo>
      <w:ins w:id="2421" w:author="Sammartano, Marc (BIC USA)" w:date="2016-03-03T16:10:00Z">
        <w:r w:rsidR="0031706C">
          <w:t>at</w:t>
        </w:r>
      </w:ins>
      <w:moveTo w:id="2422" w:author="Sammartano, Marc (BIC USA)" w:date="2016-01-26T13:13:00Z">
        <w:r>
          <w:t xml:space="preserve"> the </w:t>
        </w:r>
      </w:moveTo>
      <w:ins w:id="2423" w:author="Sammartano, Marc (BIC USA)" w:date="2016-03-03T16:10:00Z">
        <w:r w:rsidR="0031706C">
          <w:t xml:space="preserve">point in the BASIC! </w:t>
        </w:r>
      </w:ins>
      <w:moveTo w:id="2424" w:author="Sammartano, Marc (BIC USA)" w:date="2016-01-26T13:13:00Z">
        <w:r>
          <w:t xml:space="preserve">program </w:t>
        </w:r>
      </w:moveTo>
      <w:ins w:id="2425" w:author="Sammartano, Marc (BIC USA)" w:date="2016-03-03T16:10:00Z">
        <w:r w:rsidR="0031706C">
          <w:t xml:space="preserve">where the </w:t>
        </w:r>
        <w:r w:rsidR="0031706C">
          <w:rPr>
            <w:b/>
          </w:rPr>
          <w:t>OnBack</w:t>
        </w:r>
      </w:ins>
      <w:ins w:id="2426" w:author="Sammartano, Marc (BIC USA)" w:date="2016-03-03T16:11:00Z">
        <w:r w:rsidR="00F045C3">
          <w:rPr>
            <w:b/>
          </w:rPr>
          <w:t>g</w:t>
        </w:r>
      </w:ins>
      <w:ins w:id="2427" w:author="Sammartano, Marc (BIC USA)" w:date="2016-03-03T16:10:00Z">
        <w:r w:rsidR="0031706C">
          <w:rPr>
            <w:b/>
          </w:rPr>
          <w:t>round:</w:t>
        </w:r>
        <w:r w:rsidR="00F045C3">
          <w:t xml:space="preserve"> </w:t>
        </w:r>
      </w:ins>
      <w:moveTo w:id="2428" w:author="Sammartano, Marc (BIC USA)" w:date="2016-01-26T13:13:00Z">
        <w:r>
          <w:t>interrupt</w:t>
        </w:r>
      </w:moveTo>
      <w:ins w:id="2429" w:author="Sammartano, Marc (BIC USA)" w:date="2016-03-03T16:11:00Z">
        <w:r w:rsidR="00F045C3">
          <w:t xml:space="preserve"> occurr</w:t>
        </w:r>
      </w:ins>
      <w:moveTo w:id="2430" w:author="Sammartano, Marc (BIC USA)" w:date="2016-01-26T13:13:00Z">
        <w:r>
          <w:t>ed</w:t>
        </w:r>
        <w:del w:id="2431" w:author="Sammartano, Marc (BIC USA)" w:date="2016-03-03T16:11:00Z">
          <w:r w:rsidDel="00F045C3">
            <w:delText xml:space="preserve"> by a Background/Foreground state change</w:delText>
          </w:r>
        </w:del>
        <w:r>
          <w:t>.</w:t>
        </w:r>
      </w:moveTo>
    </w:p>
    <w:p w:rsidR="00526973" w:rsidRDefault="00526973" w:rsidP="00526973">
      <w:pPr>
        <w:pStyle w:val="Heading2"/>
        <w:rPr>
          <w:moveTo w:id="2432" w:author="Sammartano, Marc (BIC USA)" w:date="2016-01-26T13:14:00Z"/>
        </w:rPr>
      </w:pPr>
      <w:bookmarkStart w:id="2433" w:name="_Toc444180289"/>
      <w:moveToRangeStart w:id="2434" w:author="Sammartano, Marc (BIC USA)" w:date="2016-01-26T13:14:00Z" w:name="move441577368"/>
      <w:moveToRangeEnd w:id="2370"/>
      <w:moveTo w:id="2435" w:author="Sammartano, Marc (BIC USA)" w:date="2016-01-26T13:14:00Z">
        <w:r>
          <w:t>WakeLock &lt;code_nexp&gt;</w:t>
        </w:r>
        <w:bookmarkEnd w:id="2433"/>
        <w:r>
          <w:fldChar w:fldCharType="begin"/>
        </w:r>
        <w:r>
          <w:instrText xml:space="preserve"> XE "</w:instrText>
        </w:r>
        <w:r w:rsidRPr="004E494F">
          <w:instrText>WakeLock &lt;code_nexp&gt;</w:instrText>
        </w:r>
        <w:r>
          <w:instrText xml:space="preserve">" </w:instrText>
        </w:r>
        <w:r>
          <w:fldChar w:fldCharType="end"/>
        </w:r>
      </w:moveTo>
    </w:p>
    <w:p w:rsidR="00526973" w:rsidRDefault="00526973" w:rsidP="00526973">
      <w:pPr>
        <w:rPr>
          <w:moveTo w:id="2436" w:author="Sammartano, Marc (BIC USA)" w:date="2016-01-26T13:14:00Z"/>
        </w:rPr>
      </w:pPr>
      <w:moveTo w:id="2437" w:author="Sammartano, Marc (BIC USA)" w:date="2016-01-26T13:14:00Z">
        <w:r>
          <w:t xml:space="preserve">The </w:t>
        </w:r>
        <w:r w:rsidRPr="00976B70">
          <w:rPr>
            <w:b/>
          </w:rPr>
          <w:t>WakeLock</w:t>
        </w:r>
        <w:r>
          <w:t xml:space="preserve"> command modifies the system screen timeout function. The &lt;code_nexp&gt; may be one of five values. Values 1 through 4 modify the screen timeout in various ways. Code value 5 releases the WakeLock and restores the system screen timeout function.</w:t>
        </w:r>
      </w:moveTo>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526973" w:rsidRPr="002C2F6D" w:rsidTr="00B6277C">
        <w:trPr>
          <w:cantSplit/>
        </w:trPr>
        <w:tc>
          <w:tcPr>
            <w:tcW w:w="849" w:type="dxa"/>
          </w:tcPr>
          <w:p w:rsidR="00526973" w:rsidRPr="002C2F6D" w:rsidRDefault="00526973" w:rsidP="00B6277C">
            <w:pPr>
              <w:jc w:val="center"/>
              <w:rPr>
                <w:moveTo w:id="2438" w:author="Sammartano, Marc (BIC USA)" w:date="2016-01-26T13:14:00Z"/>
                <w:b/>
              </w:rPr>
            </w:pPr>
            <w:moveTo w:id="2439" w:author="Sammartano, Marc (BIC USA)" w:date="2016-01-26T13:14:00Z">
              <w:r>
                <w:rPr>
                  <w:b/>
                </w:rPr>
                <w:t>Code</w:t>
              </w:r>
            </w:moveTo>
          </w:p>
        </w:tc>
        <w:tc>
          <w:tcPr>
            <w:tcW w:w="2180" w:type="dxa"/>
          </w:tcPr>
          <w:p w:rsidR="00526973" w:rsidRPr="002C2F6D" w:rsidRDefault="00526973" w:rsidP="00B6277C">
            <w:pPr>
              <w:jc w:val="center"/>
              <w:rPr>
                <w:moveTo w:id="2440" w:author="Sammartano, Marc (BIC USA)" w:date="2016-01-26T13:14:00Z"/>
                <w:b/>
              </w:rPr>
            </w:pPr>
            <w:moveTo w:id="2441" w:author="Sammartano, Marc (BIC USA)" w:date="2016-01-26T13:14:00Z">
              <w:r>
                <w:rPr>
                  <w:b/>
                </w:rPr>
                <w:t>WakeLock Type</w:t>
              </w:r>
            </w:moveTo>
          </w:p>
        </w:tc>
        <w:tc>
          <w:tcPr>
            <w:tcW w:w="1650" w:type="dxa"/>
          </w:tcPr>
          <w:p w:rsidR="00526973" w:rsidRDefault="00526973" w:rsidP="00B6277C">
            <w:pPr>
              <w:jc w:val="center"/>
              <w:rPr>
                <w:moveTo w:id="2442" w:author="Sammartano, Marc (BIC USA)" w:date="2016-01-26T13:14:00Z"/>
                <w:b/>
              </w:rPr>
            </w:pPr>
            <w:moveTo w:id="2443" w:author="Sammartano, Marc (BIC USA)" w:date="2016-01-26T13:14:00Z">
              <w:r>
                <w:rPr>
                  <w:b/>
                </w:rPr>
                <w:t>CPU</w:t>
              </w:r>
            </w:moveTo>
          </w:p>
        </w:tc>
        <w:tc>
          <w:tcPr>
            <w:tcW w:w="1650" w:type="dxa"/>
          </w:tcPr>
          <w:p w:rsidR="00526973" w:rsidRDefault="00526973" w:rsidP="00B6277C">
            <w:pPr>
              <w:jc w:val="center"/>
              <w:rPr>
                <w:moveTo w:id="2444" w:author="Sammartano, Marc (BIC USA)" w:date="2016-01-26T13:14:00Z"/>
                <w:b/>
              </w:rPr>
            </w:pPr>
            <w:moveTo w:id="2445" w:author="Sammartano, Marc (BIC USA)" w:date="2016-01-26T13:14:00Z">
              <w:r>
                <w:rPr>
                  <w:b/>
                </w:rPr>
                <w:t>Screen</w:t>
              </w:r>
            </w:moveTo>
          </w:p>
        </w:tc>
        <w:tc>
          <w:tcPr>
            <w:tcW w:w="1650" w:type="dxa"/>
          </w:tcPr>
          <w:p w:rsidR="00526973" w:rsidRDefault="00526973" w:rsidP="00B6277C">
            <w:pPr>
              <w:jc w:val="center"/>
              <w:rPr>
                <w:moveTo w:id="2446" w:author="Sammartano, Marc (BIC USA)" w:date="2016-01-26T13:14:00Z"/>
                <w:b/>
              </w:rPr>
            </w:pPr>
            <w:moveTo w:id="2447" w:author="Sammartano, Marc (BIC USA)" w:date="2016-01-26T13:14:00Z">
              <w:r>
                <w:rPr>
                  <w:b/>
                </w:rPr>
                <w:t>Keyboard Light</w:t>
              </w:r>
            </w:moveTo>
          </w:p>
        </w:tc>
      </w:tr>
      <w:tr w:rsidR="00526973" w:rsidRPr="005B3879" w:rsidTr="00B6277C">
        <w:trPr>
          <w:cantSplit/>
        </w:trPr>
        <w:tc>
          <w:tcPr>
            <w:tcW w:w="849" w:type="dxa"/>
          </w:tcPr>
          <w:p w:rsidR="00526973" w:rsidRPr="005B3879" w:rsidRDefault="00526973" w:rsidP="00B6277C">
            <w:pPr>
              <w:jc w:val="center"/>
              <w:rPr>
                <w:moveTo w:id="2448" w:author="Sammartano, Marc (BIC USA)" w:date="2016-01-26T13:14:00Z"/>
              </w:rPr>
            </w:pPr>
            <w:moveTo w:id="2449" w:author="Sammartano, Marc (BIC USA)" w:date="2016-01-26T13:14:00Z">
              <w:r>
                <w:fldChar w:fldCharType="begin"/>
              </w:r>
              <w:r>
                <w:instrText xml:space="preserve"> HYPERLINK "http://developer.android.com/reference/android/os/PowerManager.html" \l "PARTIAL_WAKE_LOCK" </w:instrText>
              </w:r>
              <w:r>
                <w:fldChar w:fldCharType="separate"/>
              </w:r>
              <w:r>
                <w:rPr>
                  <w:rStyle w:val="Hyperlink"/>
                  <w:rFonts w:ascii="Courier New" w:hAnsi="Courier New" w:cs="Courier New"/>
                  <w:b/>
                  <w:bCs/>
                  <w:sz w:val="20"/>
                  <w:szCs w:val="20"/>
                </w:rPr>
                <w:t>1</w:t>
              </w:r>
              <w:r>
                <w:rPr>
                  <w:rStyle w:val="Hyperlink"/>
                  <w:rFonts w:ascii="Courier New" w:hAnsi="Courier New" w:cs="Courier New"/>
                  <w:b/>
                  <w:bCs/>
                  <w:sz w:val="20"/>
                  <w:szCs w:val="20"/>
                </w:rPr>
                <w:fldChar w:fldCharType="end"/>
              </w:r>
            </w:moveTo>
          </w:p>
        </w:tc>
        <w:tc>
          <w:tcPr>
            <w:tcW w:w="2180" w:type="dxa"/>
          </w:tcPr>
          <w:p w:rsidR="00526973" w:rsidRPr="005B3879" w:rsidRDefault="00526973" w:rsidP="00B6277C">
            <w:pPr>
              <w:jc w:val="center"/>
              <w:rPr>
                <w:moveTo w:id="2450" w:author="Sammartano, Marc (BIC USA)" w:date="2016-01-26T13:14:00Z"/>
              </w:rPr>
            </w:pPr>
            <w:moveTo w:id="2451" w:author="Sammartano, Marc (BIC USA)" w:date="2016-01-26T13:14:00Z">
              <w:r>
                <w:t>Partial WakeLock</w:t>
              </w:r>
            </w:moveTo>
          </w:p>
        </w:tc>
        <w:tc>
          <w:tcPr>
            <w:tcW w:w="1650" w:type="dxa"/>
          </w:tcPr>
          <w:p w:rsidR="00526973" w:rsidRDefault="00526973" w:rsidP="00B6277C">
            <w:pPr>
              <w:jc w:val="center"/>
              <w:rPr>
                <w:moveTo w:id="2452" w:author="Sammartano, Marc (BIC USA)" w:date="2016-01-26T13:14:00Z"/>
              </w:rPr>
            </w:pPr>
            <w:moveTo w:id="2453" w:author="Sammartano, Marc (BIC USA)" w:date="2016-01-26T13:14:00Z">
              <w:r>
                <w:t>On*</w:t>
              </w:r>
            </w:moveTo>
          </w:p>
        </w:tc>
        <w:tc>
          <w:tcPr>
            <w:tcW w:w="1650" w:type="dxa"/>
          </w:tcPr>
          <w:p w:rsidR="00526973" w:rsidRDefault="00526973" w:rsidP="00B6277C">
            <w:pPr>
              <w:jc w:val="center"/>
              <w:rPr>
                <w:moveTo w:id="2454" w:author="Sammartano, Marc (BIC USA)" w:date="2016-01-26T13:14:00Z"/>
              </w:rPr>
            </w:pPr>
            <w:moveTo w:id="2455" w:author="Sammartano, Marc (BIC USA)" w:date="2016-01-26T13:14:00Z">
              <w:r>
                <w:t>Off</w:t>
              </w:r>
            </w:moveTo>
          </w:p>
        </w:tc>
        <w:tc>
          <w:tcPr>
            <w:tcW w:w="1650" w:type="dxa"/>
          </w:tcPr>
          <w:p w:rsidR="00526973" w:rsidRDefault="00526973" w:rsidP="00B6277C">
            <w:pPr>
              <w:jc w:val="center"/>
              <w:rPr>
                <w:moveTo w:id="2456" w:author="Sammartano, Marc (BIC USA)" w:date="2016-01-26T13:14:00Z"/>
              </w:rPr>
            </w:pPr>
            <w:moveTo w:id="2457" w:author="Sammartano, Marc (BIC USA)" w:date="2016-01-26T13:14:00Z">
              <w:r>
                <w:t>Off</w:t>
              </w:r>
            </w:moveTo>
          </w:p>
        </w:tc>
      </w:tr>
      <w:tr w:rsidR="00526973" w:rsidRPr="005B3879" w:rsidTr="00B6277C">
        <w:trPr>
          <w:cantSplit/>
        </w:trPr>
        <w:tc>
          <w:tcPr>
            <w:tcW w:w="849" w:type="dxa"/>
          </w:tcPr>
          <w:p w:rsidR="00526973" w:rsidRPr="005B3879" w:rsidRDefault="00526973" w:rsidP="00B6277C">
            <w:pPr>
              <w:jc w:val="center"/>
              <w:rPr>
                <w:moveTo w:id="2458" w:author="Sammartano, Marc (BIC USA)" w:date="2016-01-26T13:14:00Z"/>
              </w:rPr>
            </w:pPr>
            <w:moveTo w:id="2459" w:author="Sammartano, Marc (BIC USA)" w:date="2016-01-26T13:14:00Z">
              <w:r>
                <w:fldChar w:fldCharType="begin"/>
              </w:r>
              <w:r>
                <w:instrText xml:space="preserve"> HYPERLINK "http://developer.android.com/reference/android/os/PowerManager.html" \l "SCREEN_DIM_WAKE_LOCK" </w:instrText>
              </w:r>
              <w:r>
                <w:fldChar w:fldCharType="separate"/>
              </w:r>
              <w:r>
                <w:rPr>
                  <w:rStyle w:val="Hyperlink"/>
                  <w:rFonts w:ascii="Courier New" w:hAnsi="Courier New" w:cs="Courier New"/>
                  <w:b/>
                  <w:bCs/>
                  <w:sz w:val="20"/>
                  <w:szCs w:val="20"/>
                </w:rPr>
                <w:t>2</w:t>
              </w:r>
              <w:r>
                <w:rPr>
                  <w:rStyle w:val="Hyperlink"/>
                  <w:rFonts w:ascii="Courier New" w:hAnsi="Courier New" w:cs="Courier New"/>
                  <w:b/>
                  <w:bCs/>
                  <w:sz w:val="20"/>
                  <w:szCs w:val="20"/>
                </w:rPr>
                <w:fldChar w:fldCharType="end"/>
              </w:r>
            </w:moveTo>
          </w:p>
        </w:tc>
        <w:tc>
          <w:tcPr>
            <w:tcW w:w="2180" w:type="dxa"/>
          </w:tcPr>
          <w:p w:rsidR="00526973" w:rsidRPr="005B3879" w:rsidRDefault="00526973" w:rsidP="00B6277C">
            <w:pPr>
              <w:jc w:val="center"/>
              <w:rPr>
                <w:moveTo w:id="2460" w:author="Sammartano, Marc (BIC USA)" w:date="2016-01-26T13:14:00Z"/>
              </w:rPr>
            </w:pPr>
            <w:moveTo w:id="2461" w:author="Sammartano, Marc (BIC USA)" w:date="2016-01-26T13:14:00Z">
              <w:r>
                <w:t>Screen Dim</w:t>
              </w:r>
            </w:moveTo>
          </w:p>
        </w:tc>
        <w:tc>
          <w:tcPr>
            <w:tcW w:w="1650" w:type="dxa"/>
          </w:tcPr>
          <w:p w:rsidR="00526973" w:rsidRDefault="00526973" w:rsidP="00B6277C">
            <w:pPr>
              <w:jc w:val="center"/>
              <w:rPr>
                <w:moveTo w:id="2462" w:author="Sammartano, Marc (BIC USA)" w:date="2016-01-26T13:14:00Z"/>
              </w:rPr>
            </w:pPr>
            <w:moveTo w:id="2463" w:author="Sammartano, Marc (BIC USA)" w:date="2016-01-26T13:14:00Z">
              <w:r>
                <w:t>On</w:t>
              </w:r>
            </w:moveTo>
          </w:p>
        </w:tc>
        <w:tc>
          <w:tcPr>
            <w:tcW w:w="1650" w:type="dxa"/>
          </w:tcPr>
          <w:p w:rsidR="00526973" w:rsidRDefault="00526973" w:rsidP="00B6277C">
            <w:pPr>
              <w:jc w:val="center"/>
              <w:rPr>
                <w:moveTo w:id="2464" w:author="Sammartano, Marc (BIC USA)" w:date="2016-01-26T13:14:00Z"/>
              </w:rPr>
            </w:pPr>
            <w:moveTo w:id="2465" w:author="Sammartano, Marc (BIC USA)" w:date="2016-01-26T13:14:00Z">
              <w:r>
                <w:t>Dim</w:t>
              </w:r>
            </w:moveTo>
          </w:p>
        </w:tc>
        <w:tc>
          <w:tcPr>
            <w:tcW w:w="1650" w:type="dxa"/>
          </w:tcPr>
          <w:p w:rsidR="00526973" w:rsidRDefault="00526973" w:rsidP="00B6277C">
            <w:pPr>
              <w:jc w:val="center"/>
              <w:rPr>
                <w:moveTo w:id="2466" w:author="Sammartano, Marc (BIC USA)" w:date="2016-01-26T13:14:00Z"/>
              </w:rPr>
            </w:pPr>
            <w:moveTo w:id="2467" w:author="Sammartano, Marc (BIC USA)" w:date="2016-01-26T13:14:00Z">
              <w:r>
                <w:t>Off</w:t>
              </w:r>
            </w:moveTo>
          </w:p>
        </w:tc>
      </w:tr>
      <w:tr w:rsidR="00526973" w:rsidRPr="005B3879" w:rsidTr="00B6277C">
        <w:trPr>
          <w:cantSplit/>
        </w:trPr>
        <w:tc>
          <w:tcPr>
            <w:tcW w:w="849" w:type="dxa"/>
          </w:tcPr>
          <w:p w:rsidR="00526973" w:rsidRPr="005B3879" w:rsidRDefault="00526973" w:rsidP="00B6277C">
            <w:pPr>
              <w:jc w:val="center"/>
              <w:rPr>
                <w:moveTo w:id="2468" w:author="Sammartano, Marc (BIC USA)" w:date="2016-01-26T13:14:00Z"/>
              </w:rPr>
            </w:pPr>
            <w:moveTo w:id="2469" w:author="Sammartano, Marc (BIC USA)" w:date="2016-01-26T13:14:00Z">
              <w:r>
                <w:fldChar w:fldCharType="begin"/>
              </w:r>
              <w:r>
                <w:instrText xml:space="preserve"> HYPERLINK "http://developer.android.com/reference/android/os/PowerManager.html" \l "SCREEN_BRIGHT_WAKE_LOCK" </w:instrText>
              </w:r>
              <w:r>
                <w:fldChar w:fldCharType="separate"/>
              </w:r>
              <w:r>
                <w:rPr>
                  <w:rStyle w:val="Hyperlink"/>
                  <w:rFonts w:ascii="Courier New" w:hAnsi="Courier New" w:cs="Courier New"/>
                  <w:b/>
                  <w:bCs/>
                  <w:sz w:val="20"/>
                  <w:szCs w:val="20"/>
                </w:rPr>
                <w:t>3</w:t>
              </w:r>
              <w:r>
                <w:rPr>
                  <w:rStyle w:val="Hyperlink"/>
                  <w:rFonts w:ascii="Courier New" w:hAnsi="Courier New" w:cs="Courier New"/>
                  <w:b/>
                  <w:bCs/>
                  <w:sz w:val="20"/>
                  <w:szCs w:val="20"/>
                </w:rPr>
                <w:fldChar w:fldCharType="end"/>
              </w:r>
            </w:moveTo>
          </w:p>
        </w:tc>
        <w:tc>
          <w:tcPr>
            <w:tcW w:w="2180" w:type="dxa"/>
          </w:tcPr>
          <w:p w:rsidR="00526973" w:rsidRPr="005B3879" w:rsidRDefault="00526973" w:rsidP="00B6277C">
            <w:pPr>
              <w:jc w:val="center"/>
              <w:rPr>
                <w:moveTo w:id="2470" w:author="Sammartano, Marc (BIC USA)" w:date="2016-01-26T13:14:00Z"/>
              </w:rPr>
            </w:pPr>
            <w:moveTo w:id="2471" w:author="Sammartano, Marc (BIC USA)" w:date="2016-01-26T13:14:00Z">
              <w:r>
                <w:t>Screen Bright</w:t>
              </w:r>
            </w:moveTo>
          </w:p>
        </w:tc>
        <w:tc>
          <w:tcPr>
            <w:tcW w:w="1650" w:type="dxa"/>
          </w:tcPr>
          <w:p w:rsidR="00526973" w:rsidRDefault="00526973" w:rsidP="00B6277C">
            <w:pPr>
              <w:jc w:val="center"/>
              <w:rPr>
                <w:moveTo w:id="2472" w:author="Sammartano, Marc (BIC USA)" w:date="2016-01-26T13:14:00Z"/>
              </w:rPr>
            </w:pPr>
            <w:moveTo w:id="2473" w:author="Sammartano, Marc (BIC USA)" w:date="2016-01-26T13:14:00Z">
              <w:r>
                <w:t>On</w:t>
              </w:r>
            </w:moveTo>
          </w:p>
        </w:tc>
        <w:tc>
          <w:tcPr>
            <w:tcW w:w="1650" w:type="dxa"/>
          </w:tcPr>
          <w:p w:rsidR="00526973" w:rsidRDefault="00526973" w:rsidP="00B6277C">
            <w:pPr>
              <w:jc w:val="center"/>
              <w:rPr>
                <w:moveTo w:id="2474" w:author="Sammartano, Marc (BIC USA)" w:date="2016-01-26T13:14:00Z"/>
              </w:rPr>
            </w:pPr>
            <w:moveTo w:id="2475" w:author="Sammartano, Marc (BIC USA)" w:date="2016-01-26T13:14:00Z">
              <w:r>
                <w:t>Bright</w:t>
              </w:r>
            </w:moveTo>
          </w:p>
        </w:tc>
        <w:tc>
          <w:tcPr>
            <w:tcW w:w="1650" w:type="dxa"/>
          </w:tcPr>
          <w:p w:rsidR="00526973" w:rsidRDefault="00526973" w:rsidP="00B6277C">
            <w:pPr>
              <w:jc w:val="center"/>
              <w:rPr>
                <w:moveTo w:id="2476" w:author="Sammartano, Marc (BIC USA)" w:date="2016-01-26T13:14:00Z"/>
              </w:rPr>
            </w:pPr>
            <w:moveTo w:id="2477" w:author="Sammartano, Marc (BIC USA)" w:date="2016-01-26T13:14:00Z">
              <w:r>
                <w:t>Off</w:t>
              </w:r>
            </w:moveTo>
          </w:p>
        </w:tc>
      </w:tr>
      <w:tr w:rsidR="00526973" w:rsidRPr="005B3879" w:rsidTr="00B6277C">
        <w:trPr>
          <w:cantSplit/>
        </w:trPr>
        <w:tc>
          <w:tcPr>
            <w:tcW w:w="849" w:type="dxa"/>
          </w:tcPr>
          <w:p w:rsidR="00526973" w:rsidRPr="005B3879" w:rsidRDefault="00526973" w:rsidP="00B6277C">
            <w:pPr>
              <w:jc w:val="center"/>
              <w:rPr>
                <w:moveTo w:id="2478" w:author="Sammartano, Marc (BIC USA)" w:date="2016-01-26T13:14:00Z"/>
              </w:rPr>
            </w:pPr>
            <w:moveTo w:id="2479" w:author="Sammartano, Marc (BIC USA)" w:date="2016-01-26T13:14:00Z">
              <w:r>
                <w:fldChar w:fldCharType="begin"/>
              </w:r>
              <w:r>
                <w:instrText xml:space="preserve"> HYPERLINK "http://developer.android.com/reference/android/os/PowerManager.html" \l "FULL_WAKE_LOCK" </w:instrText>
              </w:r>
              <w:r>
                <w:fldChar w:fldCharType="separate"/>
              </w:r>
              <w:r>
                <w:rPr>
                  <w:rStyle w:val="Hyperlink"/>
                  <w:rFonts w:ascii="Courier New" w:hAnsi="Courier New" w:cs="Courier New"/>
                  <w:b/>
                  <w:bCs/>
                  <w:sz w:val="20"/>
                  <w:szCs w:val="20"/>
                </w:rPr>
                <w:t>4</w:t>
              </w:r>
              <w:r>
                <w:rPr>
                  <w:rStyle w:val="Hyperlink"/>
                  <w:rFonts w:ascii="Courier New" w:hAnsi="Courier New" w:cs="Courier New"/>
                  <w:b/>
                  <w:bCs/>
                  <w:sz w:val="20"/>
                  <w:szCs w:val="20"/>
                </w:rPr>
                <w:fldChar w:fldCharType="end"/>
              </w:r>
            </w:moveTo>
          </w:p>
        </w:tc>
        <w:tc>
          <w:tcPr>
            <w:tcW w:w="2180" w:type="dxa"/>
          </w:tcPr>
          <w:p w:rsidR="00526973" w:rsidRPr="005B3879" w:rsidRDefault="00526973" w:rsidP="00B6277C">
            <w:pPr>
              <w:jc w:val="center"/>
              <w:rPr>
                <w:moveTo w:id="2480" w:author="Sammartano, Marc (BIC USA)" w:date="2016-01-26T13:14:00Z"/>
              </w:rPr>
            </w:pPr>
            <w:moveTo w:id="2481" w:author="Sammartano, Marc (BIC USA)" w:date="2016-01-26T13:14:00Z">
              <w:r>
                <w:t>Full WakeLock</w:t>
              </w:r>
            </w:moveTo>
          </w:p>
        </w:tc>
        <w:tc>
          <w:tcPr>
            <w:tcW w:w="1650" w:type="dxa"/>
          </w:tcPr>
          <w:p w:rsidR="00526973" w:rsidRDefault="00526973" w:rsidP="00B6277C">
            <w:pPr>
              <w:jc w:val="center"/>
              <w:rPr>
                <w:moveTo w:id="2482" w:author="Sammartano, Marc (BIC USA)" w:date="2016-01-26T13:14:00Z"/>
              </w:rPr>
            </w:pPr>
            <w:moveTo w:id="2483" w:author="Sammartano, Marc (BIC USA)" w:date="2016-01-26T13:14:00Z">
              <w:r>
                <w:t>On</w:t>
              </w:r>
            </w:moveTo>
          </w:p>
        </w:tc>
        <w:tc>
          <w:tcPr>
            <w:tcW w:w="1650" w:type="dxa"/>
          </w:tcPr>
          <w:p w:rsidR="00526973" w:rsidRDefault="00526973" w:rsidP="00B6277C">
            <w:pPr>
              <w:jc w:val="center"/>
              <w:rPr>
                <w:moveTo w:id="2484" w:author="Sammartano, Marc (BIC USA)" w:date="2016-01-26T13:14:00Z"/>
              </w:rPr>
            </w:pPr>
            <w:moveTo w:id="2485" w:author="Sammartano, Marc (BIC USA)" w:date="2016-01-26T13:14:00Z">
              <w:r>
                <w:t>Bright</w:t>
              </w:r>
            </w:moveTo>
          </w:p>
        </w:tc>
        <w:tc>
          <w:tcPr>
            <w:tcW w:w="1650" w:type="dxa"/>
          </w:tcPr>
          <w:p w:rsidR="00526973" w:rsidRDefault="00526973" w:rsidP="00B6277C">
            <w:pPr>
              <w:jc w:val="center"/>
              <w:rPr>
                <w:moveTo w:id="2486" w:author="Sammartano, Marc (BIC USA)" w:date="2016-01-26T13:14:00Z"/>
              </w:rPr>
            </w:pPr>
            <w:moveTo w:id="2487" w:author="Sammartano, Marc (BIC USA)" w:date="2016-01-26T13:14:00Z">
              <w:r>
                <w:t>Bright</w:t>
              </w:r>
            </w:moveTo>
          </w:p>
        </w:tc>
      </w:tr>
      <w:tr w:rsidR="00526973" w:rsidRPr="005B3879" w:rsidTr="00B6277C">
        <w:trPr>
          <w:cantSplit/>
        </w:trPr>
        <w:tc>
          <w:tcPr>
            <w:tcW w:w="849" w:type="dxa"/>
          </w:tcPr>
          <w:p w:rsidR="00526973" w:rsidRDefault="00526973" w:rsidP="00B6277C">
            <w:pPr>
              <w:jc w:val="center"/>
              <w:rPr>
                <w:moveTo w:id="2488" w:author="Sammartano, Marc (BIC USA)" w:date="2016-01-26T13:14:00Z"/>
              </w:rPr>
            </w:pPr>
            <w:moveTo w:id="2489" w:author="Sammartano, Marc (BIC USA)" w:date="2016-01-26T13:14:00Z">
              <w:r>
                <w:t>5</w:t>
              </w:r>
            </w:moveTo>
          </w:p>
        </w:tc>
        <w:tc>
          <w:tcPr>
            <w:tcW w:w="2180" w:type="dxa"/>
          </w:tcPr>
          <w:p w:rsidR="00526973" w:rsidRDefault="00526973" w:rsidP="00B6277C">
            <w:pPr>
              <w:jc w:val="center"/>
              <w:rPr>
                <w:moveTo w:id="2490" w:author="Sammartano, Marc (BIC USA)" w:date="2016-01-26T13:14:00Z"/>
              </w:rPr>
            </w:pPr>
            <w:moveTo w:id="2491" w:author="Sammartano, Marc (BIC USA)" w:date="2016-01-26T13:14:00Z">
              <w:r>
                <w:t>No WakeLock</w:t>
              </w:r>
            </w:moveTo>
          </w:p>
        </w:tc>
        <w:tc>
          <w:tcPr>
            <w:tcW w:w="1650" w:type="dxa"/>
          </w:tcPr>
          <w:p w:rsidR="00526973" w:rsidRDefault="00526973" w:rsidP="00B6277C">
            <w:pPr>
              <w:jc w:val="center"/>
              <w:rPr>
                <w:moveTo w:id="2492" w:author="Sammartano, Marc (BIC USA)" w:date="2016-01-26T13:14:00Z"/>
              </w:rPr>
            </w:pPr>
            <w:moveTo w:id="2493" w:author="Sammartano, Marc (BIC USA)" w:date="2016-01-26T13:14:00Z">
              <w:r>
                <w:t>Off</w:t>
              </w:r>
            </w:moveTo>
          </w:p>
        </w:tc>
        <w:tc>
          <w:tcPr>
            <w:tcW w:w="1650" w:type="dxa"/>
          </w:tcPr>
          <w:p w:rsidR="00526973" w:rsidRDefault="00526973" w:rsidP="00B6277C">
            <w:pPr>
              <w:jc w:val="center"/>
              <w:rPr>
                <w:moveTo w:id="2494" w:author="Sammartano, Marc (BIC USA)" w:date="2016-01-26T13:14:00Z"/>
              </w:rPr>
            </w:pPr>
            <w:moveTo w:id="2495" w:author="Sammartano, Marc (BIC USA)" w:date="2016-01-26T13:14:00Z">
              <w:r>
                <w:t>Off</w:t>
              </w:r>
            </w:moveTo>
          </w:p>
        </w:tc>
        <w:tc>
          <w:tcPr>
            <w:tcW w:w="1650" w:type="dxa"/>
          </w:tcPr>
          <w:p w:rsidR="00526973" w:rsidRDefault="00526973" w:rsidP="00B6277C">
            <w:pPr>
              <w:jc w:val="center"/>
              <w:rPr>
                <w:moveTo w:id="2496" w:author="Sammartano, Marc (BIC USA)" w:date="2016-01-26T13:14:00Z"/>
              </w:rPr>
            </w:pPr>
            <w:moveTo w:id="2497" w:author="Sammartano, Marc (BIC USA)" w:date="2016-01-26T13:14:00Z">
              <w:r>
                <w:t>Off</w:t>
              </w:r>
            </w:moveTo>
          </w:p>
        </w:tc>
      </w:tr>
    </w:tbl>
    <w:p w:rsidR="00526973" w:rsidRDefault="00526973" w:rsidP="00526973">
      <w:pPr>
        <w:spacing w:before="120"/>
        <w:ind w:left="720" w:right="720"/>
        <w:rPr>
          <w:moveTo w:id="2498" w:author="Sammartano, Marc (BIC USA)" w:date="2016-01-26T13:14:00Z"/>
          <w:i/>
          <w:iCs/>
        </w:rPr>
      </w:pPr>
      <w:moveTo w:id="2499" w:author="Sammartano, Marc (BIC USA)" w:date="2016-01-26T13:14:00Z">
        <w:r>
          <w:t xml:space="preserve">* </w:t>
        </w:r>
        <w:r>
          <w:rPr>
            <w:i/>
            <w:iCs/>
          </w:rPr>
          <w:t>If you hold a partial WakeLock, the CPU will continue to run, regardless of any timers and even after the user taps the power button. In all other WakeLocks, the CPU will run, but the user can still put the device to sleep using the power button.</w:t>
        </w:r>
      </w:moveTo>
    </w:p>
    <w:p w:rsidR="00526973" w:rsidRDefault="00526973" w:rsidP="00526973">
      <w:pPr>
        <w:rPr>
          <w:moveTo w:id="2500" w:author="Sammartano, Marc (BIC USA)" w:date="2016-01-26T13:14:00Z"/>
        </w:rPr>
      </w:pPr>
      <w:moveTo w:id="2501" w:author="Sammartano, Marc (BIC USA)" w:date="2016-01-26T13:14:00Z">
        <w:r>
          <w:t>Use the WakeLock only when you really need it. Acquiring a WakeLock increases power usage and decreases battery life. The WakeLock is always released when the program stops running.</w:t>
        </w:r>
      </w:moveTo>
    </w:p>
    <w:p w:rsidR="00526973" w:rsidRDefault="00526973" w:rsidP="00526973">
      <w:pPr>
        <w:rPr>
          <w:moveTo w:id="2502" w:author="Sammartano, Marc (BIC USA)" w:date="2016-01-26T13:14:00Z"/>
        </w:rPr>
      </w:pPr>
      <w:moveTo w:id="2503" w:author="Sammartano, Marc (BIC USA)" w:date="2016-01-26T13:14:00Z">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moveTo>
    </w:p>
    <w:p w:rsidR="00526973" w:rsidRPr="009B7763" w:rsidRDefault="00526973" w:rsidP="00526973">
      <w:pPr>
        <w:pStyle w:val="Codeexample"/>
        <w:rPr>
          <w:moveTo w:id="2504" w:author="Sammartano, Marc (BIC USA)" w:date="2016-01-26T13:14:00Z"/>
          <w:rFonts w:ascii="Letter Gothic" w:hAnsi="Letter Gothic"/>
          <w:b w:val="0"/>
        </w:rPr>
      </w:pPr>
      <w:moveTo w:id="2505" w:author="Sammartano, Marc (BIC USA)" w:date="2016-01-26T13:14:00Z">
        <w:r w:rsidRPr="009B7763">
          <w:rPr>
            <w:rFonts w:ascii="Letter Gothic" w:hAnsi="Letter Gothic"/>
            <w:b w:val="0"/>
          </w:rPr>
          <w:t>Audio.load n,"B5b.mp3"</w:t>
        </w:r>
      </w:moveTo>
    </w:p>
    <w:p w:rsidR="00526973" w:rsidRPr="009B7763" w:rsidRDefault="00526973" w:rsidP="00526973">
      <w:pPr>
        <w:pStyle w:val="Codeexample"/>
        <w:rPr>
          <w:moveTo w:id="2506" w:author="Sammartano, Marc (BIC USA)" w:date="2016-01-26T13:14:00Z"/>
          <w:rFonts w:ascii="Letter Gothic" w:hAnsi="Letter Gothic"/>
          <w:b w:val="0"/>
        </w:rPr>
      </w:pPr>
      <w:moveTo w:id="2507" w:author="Sammartano, Marc (BIC USA)" w:date="2016-01-26T13:14:00Z">
        <w:r w:rsidRPr="009B7763">
          <w:rPr>
            <w:rFonts w:ascii="Letter Gothic" w:hAnsi="Letter Gothic"/>
            <w:b w:val="0"/>
          </w:rPr>
          <w:t>Audio.play n</w:t>
        </w:r>
      </w:moveTo>
    </w:p>
    <w:p w:rsidR="00526973" w:rsidRPr="009B7763" w:rsidRDefault="00526973" w:rsidP="00526973">
      <w:pPr>
        <w:pStyle w:val="Codeexample"/>
        <w:rPr>
          <w:moveTo w:id="2508" w:author="Sammartano, Marc (BIC USA)" w:date="2016-01-26T13:14:00Z"/>
          <w:rFonts w:ascii="Letter Gothic" w:hAnsi="Letter Gothic"/>
          <w:b w:val="0"/>
        </w:rPr>
      </w:pPr>
      <w:moveTo w:id="2509" w:author="Sammartano, Marc (BIC USA)" w:date="2016-01-26T13:14:00Z">
        <w:r w:rsidRPr="009B7763">
          <w:rPr>
            <w:rFonts w:ascii="Letter Gothic" w:hAnsi="Letter Gothic"/>
            <w:b w:val="0"/>
          </w:rPr>
          <w:t>WakeLock 1</w:t>
        </w:r>
      </w:moveTo>
    </w:p>
    <w:p w:rsidR="00526973" w:rsidRPr="009B7763" w:rsidRDefault="00526973" w:rsidP="00526973">
      <w:pPr>
        <w:pStyle w:val="Codeexample"/>
        <w:rPr>
          <w:moveTo w:id="2510" w:author="Sammartano, Marc (BIC USA)" w:date="2016-01-26T13:14:00Z"/>
          <w:rFonts w:ascii="Letter Gothic" w:hAnsi="Letter Gothic"/>
          <w:b w:val="0"/>
        </w:rPr>
      </w:pPr>
      <w:moveTo w:id="2511" w:author="Sammartano, Marc (BIC USA)" w:date="2016-01-26T13:14:00Z">
        <w:r w:rsidRPr="009B7763">
          <w:rPr>
            <w:rFonts w:ascii="Letter Gothic" w:hAnsi="Letter Gothic"/>
            <w:b w:val="0"/>
          </w:rPr>
          <w:t>Do</w:t>
        </w:r>
      </w:moveTo>
    </w:p>
    <w:p w:rsidR="00526973" w:rsidRPr="009B7763" w:rsidRDefault="00526973" w:rsidP="00526973">
      <w:pPr>
        <w:pStyle w:val="Codeexample"/>
        <w:rPr>
          <w:moveTo w:id="2512" w:author="Sammartano, Marc (BIC USA)" w:date="2016-01-26T13:14:00Z"/>
          <w:rFonts w:ascii="Letter Gothic" w:hAnsi="Letter Gothic"/>
          <w:b w:val="0"/>
        </w:rPr>
      </w:pPr>
      <w:moveTo w:id="2513" w:author="Sammartano, Marc (BIC USA)" w:date="2016-01-26T13:14:00Z">
        <w:r w:rsidRPr="009B7763">
          <w:rPr>
            <w:rFonts w:ascii="Letter Gothic" w:hAnsi="Letter Gothic"/>
            <w:b w:val="0"/>
          </w:rPr>
          <w:t xml:space="preserve">  Pause 30000</w:t>
        </w:r>
      </w:moveTo>
    </w:p>
    <w:p w:rsidR="00526973" w:rsidRPr="009B7763" w:rsidRDefault="00526973" w:rsidP="00526973">
      <w:pPr>
        <w:pStyle w:val="Codeexample"/>
        <w:rPr>
          <w:moveTo w:id="2514" w:author="Sammartano, Marc (BIC USA)" w:date="2016-01-26T13:14:00Z"/>
          <w:rFonts w:ascii="Letter Gothic" w:hAnsi="Letter Gothic"/>
          <w:b w:val="0"/>
        </w:rPr>
      </w:pPr>
      <w:moveTo w:id="2515" w:author="Sammartano, Marc (BIC USA)" w:date="2016-01-26T13:14:00Z">
        <w:r w:rsidRPr="009B7763">
          <w:rPr>
            <w:rFonts w:ascii="Letter Gothic" w:hAnsi="Letter Gothic"/>
            <w:b w:val="0"/>
          </w:rPr>
          <w:lastRenderedPageBreak/>
          <w:t>Until 0</w:t>
        </w:r>
      </w:moveTo>
    </w:p>
    <w:p w:rsidR="00526973" w:rsidRDefault="00526973" w:rsidP="00526973">
      <w:pPr>
        <w:rPr>
          <w:moveTo w:id="2516" w:author="Sammartano, Marc (BIC USA)" w:date="2016-01-26T13:14:00Z"/>
        </w:rPr>
      </w:pPr>
      <w:moveTo w:id="2517" w:author="Sammartano, Marc (BIC USA)" w:date="2016-01-26T13:14:00Z">
        <w:r>
          <w:t>The screen will turn off when the system screen timeout expires but the music will continue to play.</w:t>
        </w:r>
      </w:moveTo>
    </w:p>
    <w:p w:rsidR="00526973" w:rsidRDefault="00526973" w:rsidP="00526973">
      <w:pPr>
        <w:pStyle w:val="Heading2"/>
        <w:rPr>
          <w:moveTo w:id="2518" w:author="Sammartano, Marc (BIC USA)" w:date="2016-01-26T13:14:00Z"/>
        </w:rPr>
      </w:pPr>
      <w:bookmarkStart w:id="2519" w:name="_Toc444180290"/>
      <w:moveTo w:id="2520" w:author="Sammartano, Marc (BIC USA)" w:date="2016-01-26T13:14:00Z">
        <w:r>
          <w:t>WifiLock &lt;code_nexp&gt;</w:t>
        </w:r>
        <w:bookmarkEnd w:id="2519"/>
        <w:r>
          <w:fldChar w:fldCharType="begin"/>
        </w:r>
        <w:r>
          <w:instrText xml:space="preserve"> XE "</w:instrText>
        </w:r>
        <w:r w:rsidRPr="004E494F">
          <w:instrText>W</w:instrText>
        </w:r>
        <w:r>
          <w:instrText>ifi</w:instrText>
        </w:r>
        <w:r w:rsidRPr="004E494F">
          <w:instrText>Lock &lt;code_nexp&gt;</w:instrText>
        </w:r>
        <w:r>
          <w:instrText xml:space="preserve">" </w:instrText>
        </w:r>
        <w:r>
          <w:fldChar w:fldCharType="end"/>
        </w:r>
      </w:moveTo>
    </w:p>
    <w:p w:rsidR="00526973" w:rsidRDefault="00526973" w:rsidP="00526973">
      <w:pPr>
        <w:rPr>
          <w:moveTo w:id="2521" w:author="Sammartano, Marc (BIC USA)" w:date="2016-01-26T13:14:00Z"/>
        </w:rPr>
      </w:pPr>
      <w:moveTo w:id="2522" w:author="Sammartano, Marc (BIC USA)" w:date="2016-01-26T13:14:00Z">
        <w:r>
          <w:t xml:space="preserve">The </w:t>
        </w:r>
        <w:r w:rsidRPr="00976B70">
          <w:rPr>
            <w:b/>
          </w:rPr>
          <w:t>WifiLock</w:t>
        </w:r>
        <w:r>
          <w:t xml:space="preserve"> command allows your program to keep the WiFi connection awake when a time-out would normally turn it off. The &lt;code_nexp&gt; may be one of four values. Values 1 through 3 acquire a WifiLock, changing the way WiFi behaves when the screen turns off. Code value 4 releases the WifiLock and restores the normal timeout behavior.</w:t>
        </w:r>
      </w:moveTo>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526973" w:rsidRPr="002C2F6D" w:rsidTr="00B6277C">
        <w:trPr>
          <w:cantSplit/>
        </w:trPr>
        <w:tc>
          <w:tcPr>
            <w:tcW w:w="1234" w:type="dxa"/>
          </w:tcPr>
          <w:p w:rsidR="00526973" w:rsidRPr="002C2F6D" w:rsidRDefault="00526973" w:rsidP="00B6277C">
            <w:pPr>
              <w:jc w:val="center"/>
              <w:rPr>
                <w:moveTo w:id="2523" w:author="Sammartano, Marc (BIC USA)" w:date="2016-01-26T13:14:00Z"/>
                <w:b/>
              </w:rPr>
            </w:pPr>
            <w:moveTo w:id="2524" w:author="Sammartano, Marc (BIC USA)" w:date="2016-01-26T13:14:00Z">
              <w:r>
                <w:rPr>
                  <w:b/>
                </w:rPr>
                <w:t>Code:</w:t>
              </w:r>
            </w:moveTo>
          </w:p>
        </w:tc>
        <w:tc>
          <w:tcPr>
            <w:tcW w:w="1622" w:type="dxa"/>
          </w:tcPr>
          <w:p w:rsidR="00526973" w:rsidRDefault="00526973" w:rsidP="00B6277C">
            <w:pPr>
              <w:jc w:val="center"/>
              <w:rPr>
                <w:moveTo w:id="2525" w:author="Sammartano, Marc (BIC USA)" w:date="2016-01-26T13:14:00Z"/>
                <w:b/>
              </w:rPr>
            </w:pPr>
            <w:moveTo w:id="2526" w:author="Sammartano, Marc (BIC USA)" w:date="2016-01-26T13:14:00Z">
              <w:r>
                <w:rPr>
                  <w:b/>
                </w:rPr>
                <w:t>WiFiLock Type</w:t>
              </w:r>
            </w:moveTo>
          </w:p>
        </w:tc>
        <w:tc>
          <w:tcPr>
            <w:tcW w:w="4950" w:type="dxa"/>
          </w:tcPr>
          <w:p w:rsidR="00526973" w:rsidRPr="002C2F6D" w:rsidRDefault="00526973" w:rsidP="00B6277C">
            <w:pPr>
              <w:jc w:val="center"/>
              <w:rPr>
                <w:moveTo w:id="2527" w:author="Sammartano, Marc (BIC USA)" w:date="2016-01-26T13:14:00Z"/>
                <w:b/>
              </w:rPr>
            </w:pPr>
            <w:moveTo w:id="2528" w:author="Sammartano, Marc (BIC USA)" w:date="2016-01-26T13:14:00Z">
              <w:r>
                <w:rPr>
                  <w:b/>
                </w:rPr>
                <w:t>WiFi Operation When Screen is Off</w:t>
              </w:r>
            </w:moveTo>
          </w:p>
        </w:tc>
      </w:tr>
      <w:tr w:rsidR="00526973" w:rsidRPr="005B3879" w:rsidTr="00B6277C">
        <w:trPr>
          <w:cantSplit/>
        </w:trPr>
        <w:tc>
          <w:tcPr>
            <w:tcW w:w="1234" w:type="dxa"/>
          </w:tcPr>
          <w:p w:rsidR="00526973" w:rsidRPr="005B3879" w:rsidRDefault="00526973" w:rsidP="00B6277C">
            <w:pPr>
              <w:jc w:val="center"/>
              <w:rPr>
                <w:moveTo w:id="2529" w:author="Sammartano, Marc (BIC USA)" w:date="2016-01-26T13:14:00Z"/>
              </w:rPr>
            </w:pPr>
            <w:moveTo w:id="2530" w:author="Sammartano, Marc (BIC USA)" w:date="2016-01-26T13:14:00Z">
              <w:r>
                <w:fldChar w:fldCharType="begin"/>
              </w:r>
              <w:r>
                <w:instrText xml:space="preserve"> HYPERLINK "http://developer.android.com/reference/android/net/wifi/WifiManager.html" \l "WIFI_MODE_SCAN_ONLY" </w:instrText>
              </w:r>
              <w:r>
                <w:fldChar w:fldCharType="separate"/>
              </w:r>
              <w:r>
                <w:rPr>
                  <w:rStyle w:val="Hyperlink"/>
                  <w:rFonts w:ascii="Courier New" w:hAnsi="Courier New" w:cs="Courier New"/>
                  <w:b/>
                  <w:bCs/>
                  <w:sz w:val="20"/>
                  <w:szCs w:val="20"/>
                </w:rPr>
                <w:t>1</w:t>
              </w:r>
              <w:r>
                <w:rPr>
                  <w:rStyle w:val="Hyperlink"/>
                  <w:rFonts w:ascii="Courier New" w:hAnsi="Courier New" w:cs="Courier New"/>
                  <w:b/>
                  <w:bCs/>
                  <w:sz w:val="20"/>
                  <w:szCs w:val="20"/>
                </w:rPr>
                <w:fldChar w:fldCharType="end"/>
              </w:r>
            </w:moveTo>
          </w:p>
        </w:tc>
        <w:tc>
          <w:tcPr>
            <w:tcW w:w="1622" w:type="dxa"/>
          </w:tcPr>
          <w:p w:rsidR="00526973" w:rsidRDefault="00526973" w:rsidP="00B6277C">
            <w:pPr>
              <w:jc w:val="center"/>
              <w:rPr>
                <w:moveTo w:id="2531" w:author="Sammartano, Marc (BIC USA)" w:date="2016-01-26T13:14:00Z"/>
              </w:rPr>
            </w:pPr>
            <w:moveTo w:id="2532" w:author="Sammartano, Marc (BIC USA)" w:date="2016-01-26T13:14:00Z">
              <w:r>
                <w:t>Scan Only</w:t>
              </w:r>
            </w:moveTo>
          </w:p>
        </w:tc>
        <w:tc>
          <w:tcPr>
            <w:tcW w:w="4950" w:type="dxa"/>
          </w:tcPr>
          <w:p w:rsidR="00526973" w:rsidRPr="005B3879" w:rsidRDefault="00526973" w:rsidP="00B6277C">
            <w:pPr>
              <w:jc w:val="center"/>
              <w:rPr>
                <w:moveTo w:id="2533" w:author="Sammartano, Marc (BIC USA)" w:date="2016-01-26T13:14:00Z"/>
              </w:rPr>
            </w:pPr>
            <w:moveTo w:id="2534" w:author="Sammartano, Marc (BIC USA)" w:date="2016-01-26T13:14:00Z">
              <w:r>
                <w:t>WiFi kept active, but only operation is initiating scan and reporting scan results</w:t>
              </w:r>
            </w:moveTo>
          </w:p>
        </w:tc>
      </w:tr>
      <w:tr w:rsidR="00526973" w:rsidRPr="005B3879" w:rsidTr="00B6277C">
        <w:trPr>
          <w:cantSplit/>
        </w:trPr>
        <w:tc>
          <w:tcPr>
            <w:tcW w:w="1234" w:type="dxa"/>
          </w:tcPr>
          <w:p w:rsidR="00526973" w:rsidRPr="005B3879" w:rsidRDefault="00526973" w:rsidP="00B6277C">
            <w:pPr>
              <w:jc w:val="center"/>
              <w:rPr>
                <w:moveTo w:id="2535" w:author="Sammartano, Marc (BIC USA)" w:date="2016-01-26T13:14:00Z"/>
              </w:rPr>
            </w:pPr>
            <w:moveTo w:id="2536" w:author="Sammartano, Marc (BIC USA)" w:date="2016-01-26T13:14:00Z">
              <w:r>
                <w:fldChar w:fldCharType="begin"/>
              </w:r>
              <w:r>
                <w:instrText xml:space="preserve"> HYPERLINK "http://developer.android.com/reference/android/net/wifi/WifiManager.html" \l "WIFI_MODE_FULL" </w:instrText>
              </w:r>
              <w:r>
                <w:fldChar w:fldCharType="separate"/>
              </w:r>
              <w:r>
                <w:rPr>
                  <w:rStyle w:val="Hyperlink"/>
                  <w:rFonts w:ascii="Courier New" w:hAnsi="Courier New" w:cs="Courier New"/>
                  <w:b/>
                  <w:bCs/>
                  <w:sz w:val="20"/>
                  <w:szCs w:val="20"/>
                </w:rPr>
                <w:t>2</w:t>
              </w:r>
              <w:r>
                <w:rPr>
                  <w:rStyle w:val="Hyperlink"/>
                  <w:rFonts w:ascii="Courier New" w:hAnsi="Courier New" w:cs="Courier New"/>
                  <w:b/>
                  <w:bCs/>
                  <w:sz w:val="20"/>
                  <w:szCs w:val="20"/>
                </w:rPr>
                <w:fldChar w:fldCharType="end"/>
              </w:r>
            </w:moveTo>
          </w:p>
        </w:tc>
        <w:tc>
          <w:tcPr>
            <w:tcW w:w="1622" w:type="dxa"/>
          </w:tcPr>
          <w:p w:rsidR="00526973" w:rsidRDefault="00526973" w:rsidP="00B6277C">
            <w:pPr>
              <w:jc w:val="center"/>
              <w:rPr>
                <w:moveTo w:id="2537" w:author="Sammartano, Marc (BIC USA)" w:date="2016-01-26T13:14:00Z"/>
              </w:rPr>
            </w:pPr>
            <w:moveTo w:id="2538" w:author="Sammartano, Marc (BIC USA)" w:date="2016-01-26T13:14:00Z">
              <w:r>
                <w:t>Full</w:t>
              </w:r>
            </w:moveTo>
          </w:p>
        </w:tc>
        <w:tc>
          <w:tcPr>
            <w:tcW w:w="4950" w:type="dxa"/>
          </w:tcPr>
          <w:p w:rsidR="00526973" w:rsidRPr="005B3879" w:rsidRDefault="00526973" w:rsidP="00B6277C">
            <w:pPr>
              <w:jc w:val="center"/>
              <w:rPr>
                <w:moveTo w:id="2539" w:author="Sammartano, Marc (BIC USA)" w:date="2016-01-26T13:14:00Z"/>
              </w:rPr>
            </w:pPr>
            <w:moveTo w:id="2540" w:author="Sammartano, Marc (BIC USA)" w:date="2016-01-26T13:14:00Z">
              <w:r>
                <w:t>WiFi behaves normally</w:t>
              </w:r>
            </w:moveTo>
          </w:p>
        </w:tc>
      </w:tr>
      <w:tr w:rsidR="00526973" w:rsidRPr="005B3879" w:rsidTr="00B6277C">
        <w:trPr>
          <w:cantSplit/>
        </w:trPr>
        <w:tc>
          <w:tcPr>
            <w:tcW w:w="1234" w:type="dxa"/>
          </w:tcPr>
          <w:p w:rsidR="00526973" w:rsidRPr="005B3879" w:rsidRDefault="00526973" w:rsidP="00B6277C">
            <w:pPr>
              <w:jc w:val="center"/>
              <w:rPr>
                <w:moveTo w:id="2541" w:author="Sammartano, Marc (BIC USA)" w:date="2016-01-26T13:14:00Z"/>
              </w:rPr>
            </w:pPr>
            <w:moveTo w:id="2542" w:author="Sammartano, Marc (BIC USA)" w:date="2016-01-26T13:14:00Z">
              <w:r>
                <w:fldChar w:fldCharType="begin"/>
              </w:r>
              <w:r>
                <w:instrText xml:space="preserve"> HYPERLINK "http://developer.android.com/reference/android/net/wifi/WifiManager.html" \l "WIFI_MODE_FULL_HIGH_PERF" </w:instrText>
              </w:r>
              <w:r>
                <w:fldChar w:fldCharType="separate"/>
              </w:r>
              <w:r>
                <w:rPr>
                  <w:rStyle w:val="Hyperlink"/>
                  <w:rFonts w:ascii="Courier New" w:hAnsi="Courier New" w:cs="Courier New"/>
                  <w:b/>
                  <w:bCs/>
                  <w:sz w:val="20"/>
                  <w:szCs w:val="20"/>
                </w:rPr>
                <w:t>3</w:t>
              </w:r>
              <w:r>
                <w:rPr>
                  <w:rStyle w:val="Hyperlink"/>
                  <w:rFonts w:ascii="Courier New" w:hAnsi="Courier New" w:cs="Courier New"/>
                  <w:b/>
                  <w:bCs/>
                  <w:sz w:val="20"/>
                  <w:szCs w:val="20"/>
                </w:rPr>
                <w:fldChar w:fldCharType="end"/>
              </w:r>
            </w:moveTo>
          </w:p>
        </w:tc>
        <w:tc>
          <w:tcPr>
            <w:tcW w:w="1622" w:type="dxa"/>
          </w:tcPr>
          <w:p w:rsidR="00526973" w:rsidRDefault="00526973" w:rsidP="00B6277C">
            <w:pPr>
              <w:jc w:val="center"/>
              <w:rPr>
                <w:moveTo w:id="2543" w:author="Sammartano, Marc (BIC USA)" w:date="2016-01-26T13:14:00Z"/>
              </w:rPr>
            </w:pPr>
            <w:moveTo w:id="2544" w:author="Sammartano, Marc (BIC USA)" w:date="2016-01-26T13:14:00Z">
              <w:r>
                <w:t>Full High-Performance</w:t>
              </w:r>
            </w:moveTo>
          </w:p>
        </w:tc>
        <w:tc>
          <w:tcPr>
            <w:tcW w:w="4950" w:type="dxa"/>
          </w:tcPr>
          <w:p w:rsidR="00526973" w:rsidRPr="005B3879" w:rsidRDefault="00526973" w:rsidP="00B6277C">
            <w:pPr>
              <w:jc w:val="center"/>
              <w:rPr>
                <w:moveTo w:id="2545" w:author="Sammartano, Marc (BIC USA)" w:date="2016-01-26T13:14:00Z"/>
              </w:rPr>
            </w:pPr>
            <w:moveTo w:id="2546" w:author="Sammartano, Marc (BIC USA)" w:date="2016-01-26T13:14:00Z">
              <w:r>
                <w:t>WiFi operates at high performance with minimum packet loss and low latency*</w:t>
              </w:r>
            </w:moveTo>
          </w:p>
        </w:tc>
      </w:tr>
      <w:tr w:rsidR="00526973" w:rsidRPr="005B3879" w:rsidTr="00B6277C">
        <w:trPr>
          <w:cantSplit/>
        </w:trPr>
        <w:tc>
          <w:tcPr>
            <w:tcW w:w="1234" w:type="dxa"/>
          </w:tcPr>
          <w:p w:rsidR="00526973" w:rsidRPr="005B3879" w:rsidRDefault="00526973" w:rsidP="00B6277C">
            <w:pPr>
              <w:jc w:val="center"/>
              <w:rPr>
                <w:moveTo w:id="2547" w:author="Sammartano, Marc (BIC USA)" w:date="2016-01-26T13:14:00Z"/>
              </w:rPr>
            </w:pPr>
            <w:moveTo w:id="2548" w:author="Sammartano, Marc (BIC USA)" w:date="2016-01-26T13:14:00Z">
              <w:r>
                <w:t>4</w:t>
              </w:r>
            </w:moveTo>
          </w:p>
        </w:tc>
        <w:tc>
          <w:tcPr>
            <w:tcW w:w="1622" w:type="dxa"/>
          </w:tcPr>
          <w:p w:rsidR="00526973" w:rsidRDefault="00526973" w:rsidP="00B6277C">
            <w:pPr>
              <w:jc w:val="center"/>
              <w:rPr>
                <w:moveTo w:id="2549" w:author="Sammartano, Marc (BIC USA)" w:date="2016-01-26T13:14:00Z"/>
              </w:rPr>
            </w:pPr>
            <w:moveTo w:id="2550" w:author="Sammartano, Marc (BIC USA)" w:date="2016-01-26T13:14:00Z">
              <w:r>
                <w:t>No WiFiLock</w:t>
              </w:r>
            </w:moveTo>
          </w:p>
        </w:tc>
        <w:tc>
          <w:tcPr>
            <w:tcW w:w="4950" w:type="dxa"/>
          </w:tcPr>
          <w:p w:rsidR="00526973" w:rsidRPr="005B3879" w:rsidRDefault="00526973" w:rsidP="00B6277C">
            <w:pPr>
              <w:jc w:val="center"/>
              <w:rPr>
                <w:moveTo w:id="2551" w:author="Sammartano, Marc (BIC USA)" w:date="2016-01-26T13:14:00Z"/>
              </w:rPr>
            </w:pPr>
            <w:moveTo w:id="2552" w:author="Sammartano, Marc (BIC USA)" w:date="2016-01-26T13:14:00Z">
              <w:r>
                <w:t>WiFi turns off (may be settable on some devices)</w:t>
              </w:r>
            </w:moveTo>
          </w:p>
        </w:tc>
      </w:tr>
    </w:tbl>
    <w:p w:rsidR="00526973" w:rsidRDefault="00526973" w:rsidP="00526973">
      <w:pPr>
        <w:spacing w:before="120"/>
        <w:ind w:left="720" w:right="720"/>
        <w:rPr>
          <w:moveTo w:id="2553" w:author="Sammartano, Marc (BIC USA)" w:date="2016-01-26T13:14:00Z"/>
        </w:rPr>
      </w:pPr>
      <w:moveTo w:id="2554" w:author="Sammartano, Marc (BIC USA)" w:date="2016-01-26T13:14:00Z">
        <w:r>
          <w:t>*Full Hi-Perf mode is not available on all Android devices. Devices running Android 3.0.x or earlier, and devices without the necessary hardware, will run in Full mode instead.</w:t>
        </w:r>
      </w:moveTo>
    </w:p>
    <w:p w:rsidR="00526973" w:rsidRDefault="00526973" w:rsidP="00526973">
      <w:pPr>
        <w:rPr>
          <w:moveTo w:id="2555" w:author="Sammartano, Marc (BIC USA)" w:date="2016-01-26T13:14:00Z"/>
        </w:rPr>
      </w:pPr>
      <w:moveTo w:id="2556" w:author="Sammartano, Marc (BIC USA)" w:date="2016-01-26T13:14:00Z">
        <w:r>
          <w:t xml:space="preserve">Use </w:t>
        </w:r>
        <w:r w:rsidRPr="00976B70">
          <w:rPr>
            <w:b/>
          </w:rPr>
          <w:t>WifiLock</w:t>
        </w:r>
        <w:r>
          <w:t xml:space="preserve"> only when you really need it. Acquiring a WifiLock increases power usage and decreases battery life. The WifiLock is always released when the program stops running.</w:t>
        </w:r>
      </w:moveTo>
    </w:p>
    <w:p w:rsidR="00322AA4" w:rsidRDefault="00322AA4" w:rsidP="00322AA4">
      <w:pPr>
        <w:pStyle w:val="Heading1"/>
        <w:rPr>
          <w:ins w:id="2557" w:author="Sammartano, Marc (BIC USA)" w:date="2016-01-26T13:02:00Z"/>
        </w:rPr>
      </w:pPr>
      <w:bookmarkStart w:id="2558" w:name="_Toc444180291"/>
      <w:moveToRangeEnd w:id="2434"/>
      <w:ins w:id="2559" w:author="Sammartano, Marc (BIC USA)" w:date="2016-01-26T13:02:00Z">
        <w:r>
          <w:t>Miscellaneous Commands</w:t>
        </w:r>
        <w:bookmarkEnd w:id="2558"/>
      </w:ins>
    </w:p>
    <w:p w:rsidR="000548D0" w:rsidRDefault="000548D0" w:rsidP="000548D0">
      <w:pPr>
        <w:pStyle w:val="Heading2"/>
        <w:rPr>
          <w:ins w:id="2560" w:author="Sammartano, Marc (BIC USA)" w:date="2016-02-29T16:34:00Z"/>
        </w:rPr>
      </w:pPr>
      <w:bookmarkStart w:id="2561" w:name="_Toc444180292"/>
      <w:r>
        <w:t>Headset &lt;state_nvar&gt;, &lt;type_svar&gt;, &lt;mic_nvar&gt;</w:t>
      </w:r>
      <w:bookmarkEnd w:id="2561"/>
      <w:r>
        <w:fldChar w:fldCharType="begin"/>
      </w:r>
      <w:r>
        <w:instrText xml:space="preserve"> XE "</w:instrText>
      </w:r>
      <w:r w:rsidRPr="00E23581">
        <w:instrText>Headset &lt;state_nvar&gt;, &lt;type_svar&gt;, &lt;mic_nvar&gt;</w:instrText>
      </w:r>
      <w:r>
        <w:instrText xml:space="preserve">" </w:instrText>
      </w:r>
      <w:r>
        <w:fldChar w:fldCharType="end"/>
      </w:r>
    </w:p>
    <w:p w:rsidR="00E71A1D" w:rsidRPr="00E71A1D" w:rsidRDefault="00E71A1D" w:rsidP="0018311F">
      <w:pPr>
        <w:spacing w:after="0"/>
      </w:pPr>
      <w:ins w:id="2562" w:author="Sammartano, Marc (BIC USA)" w:date="2016-02-29T16:37:00Z">
        <w:r>
          <w:t xml:space="preserve">Reports if there is a headset plugged into your device, </w:t>
        </w:r>
        <w:r w:rsidR="0018311F">
          <w:t>and returns data about the headset</w:t>
        </w:r>
      </w:ins>
      <w:ins w:id="2563" w:author="Sammartano, Marc (BIC USA)" w:date="2016-02-29T16:34:00Z">
        <w:r>
          <w:t xml:space="preserve">. </w:t>
        </w:r>
      </w:ins>
      <w:ins w:id="2564" w:author="Sammartano, Marc (BIC USA)" w:date="2016-02-29T16:38:00Z">
        <w:r w:rsidR="0018311F">
          <w:t xml:space="preserve">The parameters are all names of variables that </w:t>
        </w:r>
      </w:ins>
      <w:ins w:id="2565" w:author="Sammartano, Marc (BIC USA)" w:date="2016-02-29T16:39:00Z">
        <w:r w:rsidR="0018311F">
          <w:t>receive the data</w:t>
        </w:r>
      </w:ins>
      <w:ins w:id="2566" w:author="Sammartano, Marc (BIC USA)" w:date="2016-02-29T16:34:00Z">
        <w:r>
          <w:t>:</w:t>
        </w:r>
      </w:ins>
    </w:p>
    <w:p w:rsidR="000548D0" w:rsidRDefault="000548D0" w:rsidP="0018311F">
      <w:pPr>
        <w:pStyle w:val="ListParagraph"/>
        <w:numPr>
          <w:ilvl w:val="0"/>
          <w:numId w:val="46"/>
        </w:numPr>
      </w:pPr>
      <w:r w:rsidRPr="00931A6D">
        <w:t>&lt;state_nvar&gt;</w:t>
      </w:r>
      <w:r>
        <w:t>:</w:t>
      </w:r>
      <w:del w:id="2567" w:author="Sammartano, Marc (BIC USA)" w:date="2016-02-29T16:33:00Z">
        <w:r w:rsidDel="00E71A1D">
          <w:delText xml:space="preserve"> </w:delText>
        </w:r>
      </w:del>
      <w:ins w:id="2568" w:author="Sammartano, Marc (BIC USA)" w:date="2016-02-29T16:33:00Z">
        <w:r w:rsidR="00E71A1D">
          <w:tab/>
        </w:r>
      </w:ins>
      <w:r>
        <w:t xml:space="preserve">1.0 if </w:t>
      </w:r>
      <w:ins w:id="2569" w:author="Sammartano, Marc (BIC USA)" w:date="2016-02-29T16:40:00Z">
        <w:r w:rsidR="0018311F">
          <w:t xml:space="preserve">a </w:t>
        </w:r>
      </w:ins>
      <w:r>
        <w:t xml:space="preserve">headset </w:t>
      </w:r>
      <w:ins w:id="2570" w:author="Sammartano, Marc (BIC USA)" w:date="2016-02-29T16:40:00Z">
        <w:r w:rsidR="0018311F">
          <w:t xml:space="preserve">is </w:t>
        </w:r>
      </w:ins>
      <w:r>
        <w:t xml:space="preserve">plugged in, </w:t>
      </w:r>
      <w:del w:id="2571" w:author="Sammartano, Marc (BIC USA)" w:date="2016-02-29T16:31:00Z">
        <w:r w:rsidDel="00E71A1D">
          <w:delText>-1</w:delText>
        </w:r>
      </w:del>
      <w:ins w:id="2572" w:author="Sammartano, Marc (BIC USA)" w:date="2016-02-29T16:31:00Z">
        <w:r w:rsidR="00E71A1D">
          <w:t>0</w:t>
        </w:r>
      </w:ins>
      <w:ins w:id="2573" w:author="Sammartano, Marc (BIC USA)" w:date="2016-02-29T16:39:00Z">
        <w:r w:rsidR="0018311F">
          <w:t>.0</w:t>
        </w:r>
      </w:ins>
      <w:r>
        <w:t xml:space="preserve"> if no headset </w:t>
      </w:r>
      <w:ins w:id="2574" w:author="Sammartano, Marc (BIC USA)" w:date="2016-02-29T16:40:00Z">
        <w:r w:rsidR="0018311F">
          <w:t xml:space="preserve">is </w:t>
        </w:r>
      </w:ins>
      <w:r>
        <w:t>plugged in</w:t>
      </w:r>
      <w:ins w:id="2575" w:author="Sammartano, Marc (BIC USA)" w:date="2016-02-29T16:31:00Z">
        <w:r w:rsidR="00E71A1D">
          <w:t>, and -1</w:t>
        </w:r>
      </w:ins>
      <w:ins w:id="2576" w:author="Sammartano, Marc (BIC USA)" w:date="2016-02-29T16:40:00Z">
        <w:r w:rsidR="0018311F">
          <w:t>.0</w:t>
        </w:r>
      </w:ins>
      <w:ins w:id="2577" w:author="Sammartano, Marc (BIC USA)" w:date="2016-02-29T16:31:00Z">
        <w:r w:rsidR="00E71A1D">
          <w:t xml:space="preserve"> if </w:t>
        </w:r>
      </w:ins>
      <w:ins w:id="2578" w:author="Sammartano, Marc (BIC USA)" w:date="2016-02-29T16:33:00Z">
        <w:r w:rsidR="00E71A1D">
          <w:t>un</w:t>
        </w:r>
      </w:ins>
      <w:ins w:id="2579" w:author="Sammartano, Marc (BIC USA)" w:date="2016-02-29T16:31:00Z">
        <w:r w:rsidR="00E71A1D">
          <w:t>know</w:t>
        </w:r>
      </w:ins>
      <w:ins w:id="2580" w:author="Sammartano, Marc (BIC USA)" w:date="2016-02-29T16:33:00Z">
        <w:r w:rsidR="00E71A1D">
          <w:t>n</w:t>
        </w:r>
      </w:ins>
      <w:r>
        <w:t>.</w:t>
      </w:r>
    </w:p>
    <w:p w:rsidR="000548D0" w:rsidRDefault="000548D0" w:rsidP="00E71A1D">
      <w:pPr>
        <w:pStyle w:val="ListParagraph"/>
        <w:numPr>
          <w:ilvl w:val="0"/>
          <w:numId w:val="46"/>
        </w:numPr>
      </w:pPr>
      <w:r w:rsidRPr="00931A6D">
        <w:t>&lt;</w:t>
      </w:r>
      <w:r>
        <w:t>type</w:t>
      </w:r>
      <w:r w:rsidRPr="00931A6D">
        <w:t>_</w:t>
      </w:r>
      <w:r>
        <w:t>s</w:t>
      </w:r>
      <w:r w:rsidRPr="00931A6D">
        <w:t>var&gt;</w:t>
      </w:r>
      <w:r>
        <w:t>:</w:t>
      </w:r>
      <w:del w:id="2581" w:author="Sammartano, Marc (BIC USA)" w:date="2016-02-29T16:33:00Z">
        <w:r w:rsidDel="00E71A1D">
          <w:delText xml:space="preserve"> </w:delText>
        </w:r>
      </w:del>
      <w:ins w:id="2582" w:author="Sammartano, Marc (BIC USA)" w:date="2016-02-29T16:33:00Z">
        <w:r w:rsidR="00E71A1D">
          <w:tab/>
        </w:r>
      </w:ins>
      <w:r>
        <w:t>A string describing the device type</w:t>
      </w:r>
      <w:ins w:id="2583" w:author="Sammartano, Marc (BIC USA)" w:date="2016-02-29T16:40:00Z">
        <w:r w:rsidR="0018311F">
          <w:t xml:space="preserve"> of the last headset known to your device</w:t>
        </w:r>
      </w:ins>
      <w:r>
        <w:t>.</w:t>
      </w:r>
    </w:p>
    <w:p w:rsidR="000548D0" w:rsidRDefault="000548D0" w:rsidP="00E71A1D">
      <w:pPr>
        <w:pStyle w:val="ListParagraph"/>
        <w:numPr>
          <w:ilvl w:val="0"/>
          <w:numId w:val="46"/>
        </w:numPr>
        <w:rPr>
          <w:ins w:id="2584" w:author="Sammartano, Marc (BIC USA)" w:date="2016-02-29T16:34:00Z"/>
        </w:rPr>
      </w:pPr>
      <w:r w:rsidRPr="00931A6D">
        <w:t>&lt;</w:t>
      </w:r>
      <w:r>
        <w:t>mic</w:t>
      </w:r>
      <w:r w:rsidRPr="00931A6D">
        <w:t>_nvar&gt;</w:t>
      </w:r>
      <w:r>
        <w:t>:</w:t>
      </w:r>
      <w:del w:id="2585" w:author="Sammartano, Marc (BIC USA)" w:date="2016-02-29T16:33:00Z">
        <w:r w:rsidDel="00E71A1D">
          <w:delText xml:space="preserve"> </w:delText>
        </w:r>
      </w:del>
      <w:ins w:id="2586" w:author="Sammartano, Marc (BIC USA)" w:date="2016-02-29T16:33:00Z">
        <w:r w:rsidR="00E71A1D">
          <w:tab/>
        </w:r>
      </w:ins>
      <w:r>
        <w:t xml:space="preserve">1.0 if the headset has a microphone, </w:t>
      </w:r>
      <w:del w:id="2587" w:author="Sammartano, Marc (BIC USA)" w:date="2016-02-29T16:32:00Z">
        <w:r w:rsidDel="00E71A1D">
          <w:delText>-1</w:delText>
        </w:r>
      </w:del>
      <w:ins w:id="2588" w:author="Sammartano, Marc (BIC USA)" w:date="2016-02-29T16:32:00Z">
        <w:r w:rsidR="00E71A1D">
          <w:t>0</w:t>
        </w:r>
      </w:ins>
      <w:ins w:id="2589" w:author="Sammartano, Marc (BIC USA)" w:date="2016-02-29T16:40:00Z">
        <w:r w:rsidR="0018311F">
          <w:t>.0</w:t>
        </w:r>
      </w:ins>
      <w:r>
        <w:t xml:space="preserve"> if the headset does not have </w:t>
      </w:r>
      <w:ins w:id="2590" w:author="Sammartano, Marc (BIC USA)" w:date="2016-02-29T16:44:00Z">
        <w:r w:rsidR="0018311F">
          <w:t xml:space="preserve">a </w:t>
        </w:r>
      </w:ins>
      <w:r>
        <w:t>microphone</w:t>
      </w:r>
      <w:ins w:id="2591" w:author="Sammartano, Marc (BIC USA)" w:date="2016-02-29T16:32:00Z">
        <w:r w:rsidR="00E71A1D">
          <w:t xml:space="preserve">, </w:t>
        </w:r>
      </w:ins>
      <w:ins w:id="2592" w:author="Sammartano, Marc (BIC USA)" w:date="2016-02-29T16:33:00Z">
        <w:r w:rsidR="00E71A1D">
          <w:t>and -1</w:t>
        </w:r>
      </w:ins>
      <w:ins w:id="2593" w:author="Sammartano, Marc (BIC USA)" w:date="2016-02-29T16:40:00Z">
        <w:r w:rsidR="0018311F">
          <w:t>.0</w:t>
        </w:r>
      </w:ins>
      <w:ins w:id="2594" w:author="Sammartano, Marc (BIC USA)" w:date="2016-02-29T16:33:00Z">
        <w:r w:rsidR="00E71A1D">
          <w:t xml:space="preserve"> if unknown</w:t>
        </w:r>
      </w:ins>
      <w:r>
        <w:t>.</w:t>
      </w:r>
    </w:p>
    <w:p w:rsidR="00E71A1D" w:rsidRPr="00E71A1D" w:rsidRDefault="00E71A1D" w:rsidP="00E71A1D">
      <w:ins w:id="2595" w:author="Sammartano, Marc (BIC USA)" w:date="2016-02-29T16:35:00Z">
        <w:r>
          <w:t xml:space="preserve">If </w:t>
        </w:r>
      </w:ins>
      <w:ins w:id="2596" w:author="Sammartano, Marc (BIC USA)" w:date="2016-02-29T16:36:00Z">
        <w:r>
          <w:t>you</w:t>
        </w:r>
      </w:ins>
      <w:ins w:id="2597" w:author="Sammartano, Marc (BIC USA)" w:date="2016-02-29T16:35:00Z">
        <w:r>
          <w:t xml:space="preserve"> plug in or unplug a headset, new information becomes available. You</w:t>
        </w:r>
      </w:ins>
      <w:ins w:id="2598" w:author="Sammartano, Marc (BIC USA)" w:date="2016-02-29T16:36:00Z">
        <w:r>
          <w:t>r program</w:t>
        </w:r>
      </w:ins>
      <w:ins w:id="2599" w:author="Sammartano, Marc (BIC USA)" w:date="2016-02-29T16:35:00Z">
        <w:r>
          <w:t xml:space="preserve"> must run the </w:t>
        </w:r>
      </w:ins>
      <w:ins w:id="2600" w:author="Sammartano, Marc (BIC USA)" w:date="2016-02-29T16:36:00Z">
        <w:r>
          <w:rPr>
            <w:b/>
          </w:rPr>
          <w:t>Headset</w:t>
        </w:r>
        <w:r>
          <w:t xml:space="preserve"> command again to get the update.</w:t>
        </w:r>
      </w:ins>
    </w:p>
    <w:p w:rsidR="000548D0" w:rsidRDefault="000548D0" w:rsidP="000548D0">
      <w:pPr>
        <w:pStyle w:val="Heading2"/>
      </w:pPr>
      <w:bookmarkStart w:id="2601" w:name="_Toc444180293"/>
      <w:r>
        <w:t>Notify &lt;title_sexp&gt;, &lt;subtitle_sexp&gt;, &lt;alert_sexp&gt;, &lt;wait_lexp&gt;</w:t>
      </w:r>
      <w:bookmarkEnd w:id="2601"/>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8D299D" w:rsidRDefault="000548D0" w:rsidP="000548D0">
      <w:r>
        <w:t>This command will cause a Notify object to be placed in the Notify (Status) bar.</w:t>
      </w:r>
      <w:r w:rsidR="00F4613C">
        <w:t xml:space="preserve"> The Notify object displays the BASIC! app icon and the &lt;alert_sexp&gt; text. The user taps the Notify object to open the notification window. Your program’s notification displays the &lt;title_sexp&gt; and &lt;subtitle_sexp&gt; text.</w:t>
      </w:r>
    </w:p>
    <w:p w:rsidR="008D299D" w:rsidRDefault="00F4613C" w:rsidP="000548D0">
      <w:r>
        <w:t>The code snippet and screenshots shown below demonstrate the placement of the parameter strings.</w:t>
      </w:r>
    </w:p>
    <w:p w:rsidR="000548D0" w:rsidRDefault="000548D0" w:rsidP="000548D0">
      <w:r>
        <w:lastRenderedPageBreak/>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r w:rsidR="00F4613C">
        <w:t>, or when the program exits</w:t>
      </w:r>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03D93B53" wp14:editId="3FC57FAD">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6BFD3E0" wp14:editId="5830003B">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Del="00322AA4" w:rsidRDefault="005B4C2C" w:rsidP="005B4C2C">
      <w:pPr>
        <w:pStyle w:val="Heading2"/>
        <w:rPr>
          <w:moveFrom w:id="2602" w:author="Sammartano, Marc (BIC USA)" w:date="2016-01-26T13:03:00Z"/>
        </w:rPr>
      </w:pPr>
      <w:moveFromRangeStart w:id="2603" w:author="Sammartano, Marc (BIC USA)" w:date="2016-01-26T13:03:00Z" w:name="move441576751"/>
      <w:moveFrom w:id="2604" w:author="Sammartano, Marc (BIC USA)" w:date="2016-01-26T13:03:00Z">
        <w:r w:rsidDel="00322AA4">
          <w:t>Phone.info &lt;nvar&gt;</w:t>
        </w:r>
        <w:r w:rsidR="003C7D79" w:rsidDel="00322AA4">
          <w:t>|&lt;nexp&gt;</w:t>
        </w:r>
        <w:r w:rsidDel="00322AA4">
          <w:rPr>
            <w:b w:val="0"/>
            <w:bCs w:val="0"/>
          </w:rPr>
          <w:fldChar w:fldCharType="begin"/>
        </w:r>
        <w:r w:rsidDel="00322AA4">
          <w:instrText xml:space="preserve"> XE "Phone.info &lt;n</w:instrText>
        </w:r>
        <w:r w:rsidRPr="006C2C8A" w:rsidDel="00322AA4">
          <w:instrText>var&gt;</w:instrText>
        </w:r>
        <w:r w:rsidR="003C7D79" w:rsidDel="00322AA4">
          <w:instrText>|&lt;nexp&gt;</w:instrText>
        </w:r>
        <w:r w:rsidDel="00322AA4">
          <w:instrText xml:space="preserve">" </w:instrText>
        </w:r>
        <w:r w:rsidDel="00322AA4">
          <w:rPr>
            <w:b w:val="0"/>
            <w:bCs w:val="0"/>
          </w:rPr>
          <w:fldChar w:fldCharType="end"/>
        </w:r>
      </w:moveFrom>
    </w:p>
    <w:p w:rsidR="00713887" w:rsidDel="00322AA4" w:rsidRDefault="005B4C2C" w:rsidP="005B4C2C">
      <w:pPr>
        <w:rPr>
          <w:moveFrom w:id="2605" w:author="Sammartano, Marc (BIC USA)" w:date="2016-01-26T13:03:00Z"/>
        </w:rPr>
      </w:pPr>
      <w:moveFrom w:id="2606" w:author="Sammartano, Marc (BIC USA)" w:date="2016-01-26T13:03:00Z">
        <w:r w:rsidDel="00322AA4">
          <w:t xml:space="preserve">Returns information about </w:t>
        </w:r>
        <w:r w:rsidR="00713887" w:rsidDel="00322AA4">
          <w:t>the telephony radio in your</w:t>
        </w:r>
        <w:r w:rsidDel="00322AA4">
          <w:t xml:space="preserve"> Android device</w:t>
        </w:r>
        <w:r w:rsidR="00713887" w:rsidDel="00322AA4">
          <w:t>, if it has one</w:t>
        </w:r>
        <w:r w:rsidDel="00322AA4">
          <w:t xml:space="preserve">. </w:t>
        </w:r>
        <w:r w:rsidR="00713887" w:rsidDel="00322AA4">
          <w:t xml:space="preserve">The information is placed in a Bundle. If you provide a variable that is not a valid Bundle pointer, the command creates a new Bundle and </w:t>
        </w:r>
        <w:r w:rsidR="003C7D79" w:rsidDel="00322AA4">
          <w:t xml:space="preserve">returns </w:t>
        </w:r>
        <w:r w:rsidR="00713887" w:rsidDel="00322AA4">
          <w:t>the Bundle pointer</w:t>
        </w:r>
        <w:r w:rsidR="003C7D79" w:rsidDel="00322AA4">
          <w:t xml:space="preserve"> in your variable</w:t>
        </w:r>
        <w:r w:rsidR="00713887" w:rsidDel="00322AA4">
          <w:t>.</w:t>
        </w:r>
        <w:r w:rsidR="003C7D79" w:rsidDel="00322AA4">
          <w:t xml:space="preserve"> Otherwise it writes into the Bundle your variable or expression points to.</w:t>
        </w:r>
      </w:moveFrom>
    </w:p>
    <w:p w:rsidR="005B4C2C" w:rsidDel="00322AA4" w:rsidRDefault="005B4C2C" w:rsidP="003B77A1">
      <w:pPr>
        <w:keepNext/>
        <w:rPr>
          <w:moveFrom w:id="2607" w:author="Sammartano, Marc (BIC USA)" w:date="2016-01-26T13:03:00Z"/>
        </w:rPr>
      </w:pPr>
      <w:moveFrom w:id="2608" w:author="Sammartano, Marc (BIC USA)" w:date="2016-01-26T13:03:00Z">
        <w:r w:rsidDel="00322AA4">
          <w:lastRenderedPageBreak/>
          <w:t>The Bundle keys and possible values are in the table below. Each entry’s type is either N (Numeric) or S (String).</w:t>
        </w:r>
      </w:moveFrom>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Del="00F11A10" w:rsidTr="008248EE">
        <w:trPr>
          <w:trHeight w:val="302"/>
          <w:jc w:val="center"/>
          <w:del w:id="2609" w:author="Sammartano, Marc (BIC USA)" w:date="2016-02-25T16:05:00Z"/>
        </w:trPr>
        <w:tc>
          <w:tcPr>
            <w:tcW w:w="1524" w:type="dxa"/>
          </w:tcPr>
          <w:p w:rsidR="005B4C2C" w:rsidRPr="002C2F6D" w:rsidDel="00F11A10" w:rsidRDefault="005B4C2C" w:rsidP="003B77A1">
            <w:pPr>
              <w:keepNext/>
              <w:jc w:val="center"/>
              <w:rPr>
                <w:del w:id="2610" w:author="Sammartano, Marc (BIC USA)" w:date="2016-02-25T16:05:00Z"/>
                <w:moveFrom w:id="2611" w:author="Sammartano, Marc (BIC USA)" w:date="2016-01-26T13:03:00Z"/>
                <w:b/>
              </w:rPr>
            </w:pPr>
            <w:moveFrom w:id="2612" w:author="Sammartano, Marc (BIC USA)" w:date="2016-01-26T13:03:00Z">
              <w:del w:id="2613" w:author="Sammartano, Marc (BIC USA)" w:date="2016-02-25T16:05:00Z">
                <w:r w:rsidDel="00F11A10">
                  <w:rPr>
                    <w:b/>
                  </w:rPr>
                  <w:delText>Key</w:delText>
                </w:r>
              </w:del>
            </w:moveFrom>
          </w:p>
        </w:tc>
        <w:tc>
          <w:tcPr>
            <w:tcW w:w="663" w:type="dxa"/>
          </w:tcPr>
          <w:p w:rsidR="005B4C2C" w:rsidDel="00F11A10" w:rsidRDefault="00734013" w:rsidP="003B77A1">
            <w:pPr>
              <w:keepNext/>
              <w:jc w:val="center"/>
              <w:rPr>
                <w:del w:id="2614" w:author="Sammartano, Marc (BIC USA)" w:date="2016-02-25T16:05:00Z"/>
                <w:moveFrom w:id="2615" w:author="Sammartano, Marc (BIC USA)" w:date="2016-01-26T13:03:00Z"/>
                <w:b/>
              </w:rPr>
            </w:pPr>
            <w:moveFrom w:id="2616" w:author="Sammartano, Marc (BIC USA)" w:date="2016-01-26T13:03:00Z">
              <w:del w:id="2617" w:author="Sammartano, Marc (BIC USA)" w:date="2016-02-25T16:05:00Z">
                <w:r w:rsidDel="00F11A10">
                  <w:rPr>
                    <w:b/>
                  </w:rPr>
                  <w:delText>Type</w:delText>
                </w:r>
              </w:del>
            </w:moveFrom>
          </w:p>
        </w:tc>
        <w:tc>
          <w:tcPr>
            <w:tcW w:w="3207" w:type="dxa"/>
          </w:tcPr>
          <w:p w:rsidR="005B4C2C" w:rsidRPr="002C2F6D" w:rsidDel="00F11A10" w:rsidRDefault="005B4C2C" w:rsidP="003B77A1">
            <w:pPr>
              <w:keepNext/>
              <w:jc w:val="center"/>
              <w:rPr>
                <w:del w:id="2618" w:author="Sammartano, Marc (BIC USA)" w:date="2016-02-25T16:05:00Z"/>
                <w:moveFrom w:id="2619" w:author="Sammartano, Marc (BIC USA)" w:date="2016-01-26T13:03:00Z"/>
                <w:b/>
              </w:rPr>
            </w:pPr>
            <w:moveFrom w:id="2620" w:author="Sammartano, Marc (BIC USA)" w:date="2016-01-26T13:03:00Z">
              <w:del w:id="2621" w:author="Sammartano, Marc (BIC USA)" w:date="2016-02-25T16:05:00Z">
                <w:r w:rsidDel="00F11A10">
                  <w:rPr>
                    <w:b/>
                  </w:rPr>
                  <w:delText>Values</w:delText>
                </w:r>
              </w:del>
            </w:moveFrom>
          </w:p>
        </w:tc>
        <w:tc>
          <w:tcPr>
            <w:tcW w:w="2790" w:type="dxa"/>
          </w:tcPr>
          <w:p w:rsidR="005B4C2C" w:rsidDel="00F11A10" w:rsidRDefault="005B4C2C" w:rsidP="003B77A1">
            <w:pPr>
              <w:keepNext/>
              <w:jc w:val="center"/>
              <w:rPr>
                <w:del w:id="2622" w:author="Sammartano, Marc (BIC USA)" w:date="2016-02-25T16:05:00Z"/>
                <w:moveFrom w:id="2623" w:author="Sammartano, Marc (BIC USA)" w:date="2016-01-26T13:03:00Z"/>
                <w:b/>
              </w:rPr>
            </w:pPr>
            <w:moveFrom w:id="2624" w:author="Sammartano, Marc (BIC USA)" w:date="2016-01-26T13:03:00Z">
              <w:del w:id="2625" w:author="Sammartano, Marc (BIC USA)" w:date="2016-02-25T16:05:00Z">
                <w:r w:rsidDel="00F11A10">
                  <w:rPr>
                    <w:b/>
                  </w:rPr>
                  <w:delText>Meaning</w:delText>
                </w:r>
              </w:del>
            </w:moveFrom>
          </w:p>
        </w:tc>
        <w:tc>
          <w:tcPr>
            <w:tcW w:w="1344" w:type="dxa"/>
          </w:tcPr>
          <w:p w:rsidR="005B4C2C" w:rsidRPr="00D966DA" w:rsidDel="00F11A10" w:rsidRDefault="005B4C2C" w:rsidP="003B77A1">
            <w:pPr>
              <w:keepNext/>
              <w:jc w:val="center"/>
              <w:rPr>
                <w:del w:id="2626" w:author="Sammartano, Marc (BIC USA)" w:date="2016-02-25T16:05:00Z"/>
                <w:moveFrom w:id="2627" w:author="Sammartano, Marc (BIC USA)" w:date="2016-01-26T13:03:00Z"/>
              </w:rPr>
            </w:pPr>
            <w:moveFrom w:id="2628" w:author="Sammartano, Marc (BIC USA)" w:date="2016-01-26T13:03:00Z">
              <w:del w:id="2629" w:author="Sammartano, Marc (BIC USA)" w:date="2016-02-25T16:05:00Z">
                <w:r w:rsidDel="00F11A10">
                  <w:rPr>
                    <w:b/>
                  </w:rPr>
                  <w:delText>Example</w:delText>
                </w:r>
              </w:del>
            </w:moveFrom>
          </w:p>
        </w:tc>
      </w:tr>
      <w:tr w:rsidR="00734013" w:rsidRPr="002C2F6D" w:rsidDel="00F11A10" w:rsidTr="0000782C">
        <w:trPr>
          <w:trHeight w:val="302"/>
          <w:jc w:val="center"/>
          <w:del w:id="2630" w:author="Sammartano, Marc (BIC USA)" w:date="2016-02-25T16:05:00Z"/>
        </w:trPr>
        <w:tc>
          <w:tcPr>
            <w:tcW w:w="1524" w:type="dxa"/>
            <w:vAlign w:val="center"/>
          </w:tcPr>
          <w:p w:rsidR="00734013" w:rsidRPr="001839EC" w:rsidDel="00F11A10" w:rsidRDefault="00734013" w:rsidP="003B77A1">
            <w:pPr>
              <w:keepNext/>
              <w:jc w:val="center"/>
              <w:rPr>
                <w:del w:id="2631" w:author="Sammartano, Marc (BIC USA)" w:date="2016-02-25T16:05:00Z"/>
                <w:moveFrom w:id="2632" w:author="Sammartano, Marc (BIC USA)" w:date="2016-01-26T13:03:00Z"/>
                <w:b/>
              </w:rPr>
            </w:pPr>
            <w:moveFrom w:id="2633" w:author="Sammartano, Marc (BIC USA)" w:date="2016-01-26T13:03:00Z">
              <w:del w:id="2634" w:author="Sammartano, Marc (BIC USA)" w:date="2016-02-25T16:05:00Z">
                <w:r w:rsidDel="00F11A10">
                  <w:rPr>
                    <w:b/>
                  </w:rPr>
                  <w:delText>PhoneType</w:delText>
                </w:r>
              </w:del>
            </w:moveFrom>
          </w:p>
        </w:tc>
        <w:tc>
          <w:tcPr>
            <w:tcW w:w="663" w:type="dxa"/>
            <w:vAlign w:val="center"/>
          </w:tcPr>
          <w:p w:rsidR="00734013" w:rsidDel="00F11A10" w:rsidRDefault="005313DA" w:rsidP="003B77A1">
            <w:pPr>
              <w:keepNext/>
              <w:jc w:val="center"/>
              <w:rPr>
                <w:del w:id="2635" w:author="Sammartano, Marc (BIC USA)" w:date="2016-02-25T16:05:00Z"/>
                <w:moveFrom w:id="2636" w:author="Sammartano, Marc (BIC USA)" w:date="2016-01-26T13:03:00Z"/>
              </w:rPr>
            </w:pPr>
            <w:moveFrom w:id="2637" w:author="Sammartano, Marc (BIC USA)" w:date="2016-01-26T13:03:00Z">
              <w:del w:id="2638" w:author="Sammartano, Marc (BIC USA)" w:date="2016-02-25T16:05:00Z">
                <w:r w:rsidDel="00F11A10">
                  <w:delText>S</w:delText>
                </w:r>
              </w:del>
            </w:moveFrom>
          </w:p>
        </w:tc>
        <w:tc>
          <w:tcPr>
            <w:tcW w:w="3207" w:type="dxa"/>
            <w:vAlign w:val="center"/>
          </w:tcPr>
          <w:p w:rsidR="00734013" w:rsidRPr="005B3879" w:rsidDel="00F11A10" w:rsidRDefault="00734013" w:rsidP="003B77A1">
            <w:pPr>
              <w:keepNext/>
              <w:jc w:val="center"/>
              <w:rPr>
                <w:del w:id="2639" w:author="Sammartano, Marc (BIC USA)" w:date="2016-02-25T16:05:00Z"/>
                <w:moveFrom w:id="2640" w:author="Sammartano, Marc (BIC USA)" w:date="2016-01-26T13:03:00Z"/>
              </w:rPr>
            </w:pPr>
            <w:moveFrom w:id="2641" w:author="Sammartano, Marc (BIC USA)" w:date="2016-01-26T13:03:00Z">
              <w:del w:id="2642" w:author="Sammartano, Marc (BIC USA)" w:date="2016-02-25T16:05:00Z">
                <w:r w:rsidRPr="001839EC" w:rsidDel="00F11A10">
                  <w:rPr>
                    <w:b/>
                  </w:rPr>
                  <w:delText>GSM</w:delText>
                </w:r>
                <w:r w:rsidDel="00F11A10">
                  <w:delText xml:space="preserve">, </w:delText>
                </w:r>
                <w:r w:rsidRPr="001839EC" w:rsidDel="00F11A10">
                  <w:rPr>
                    <w:b/>
                  </w:rPr>
                  <w:delText>CDMA</w:delText>
                </w:r>
                <w:r w:rsidDel="00F11A10">
                  <w:delText xml:space="preserve">, </w:delText>
                </w:r>
                <w:r w:rsidRPr="001839EC" w:rsidDel="00F11A10">
                  <w:rPr>
                    <w:b/>
                  </w:rPr>
                  <w:delText>SIP</w:delText>
                </w:r>
                <w:r w:rsidDel="00F11A10">
                  <w:delText xml:space="preserve">, or </w:delText>
                </w:r>
                <w:r w:rsidRPr="001839EC" w:rsidDel="00F11A10">
                  <w:rPr>
                    <w:b/>
                  </w:rPr>
                  <w:delText>None</w:delText>
                </w:r>
              </w:del>
            </w:moveFrom>
          </w:p>
        </w:tc>
        <w:tc>
          <w:tcPr>
            <w:tcW w:w="2790" w:type="dxa"/>
            <w:vAlign w:val="center"/>
          </w:tcPr>
          <w:p w:rsidR="00734013" w:rsidDel="00F11A10" w:rsidRDefault="00734013" w:rsidP="003B77A1">
            <w:pPr>
              <w:keepNext/>
              <w:rPr>
                <w:del w:id="2643" w:author="Sammartano, Marc (BIC USA)" w:date="2016-02-25T16:05:00Z"/>
                <w:moveFrom w:id="2644" w:author="Sammartano, Marc (BIC USA)" w:date="2016-01-26T13:03:00Z"/>
              </w:rPr>
            </w:pPr>
            <w:moveFrom w:id="2645" w:author="Sammartano, Marc (BIC USA)" w:date="2016-01-26T13:03:00Z">
              <w:del w:id="2646" w:author="Sammartano, Marc (BIC USA)" w:date="2016-02-25T16:05:00Z">
                <w:r w:rsidDel="00F11A10">
                  <w:delText>Type of phone radio in this device</w:delText>
                </w:r>
              </w:del>
            </w:moveFrom>
          </w:p>
        </w:tc>
        <w:tc>
          <w:tcPr>
            <w:tcW w:w="1344" w:type="dxa"/>
            <w:vAlign w:val="center"/>
          </w:tcPr>
          <w:p w:rsidR="00734013" w:rsidRPr="005B3879" w:rsidDel="00F11A10" w:rsidRDefault="00734013" w:rsidP="003B77A1">
            <w:pPr>
              <w:keepNext/>
              <w:jc w:val="center"/>
              <w:rPr>
                <w:del w:id="2647" w:author="Sammartano, Marc (BIC USA)" w:date="2016-02-25T16:05:00Z"/>
                <w:moveFrom w:id="2648" w:author="Sammartano, Marc (BIC USA)" w:date="2016-01-26T13:03:00Z"/>
              </w:rPr>
            </w:pPr>
            <w:moveFrom w:id="2649" w:author="Sammartano, Marc (BIC USA)" w:date="2016-01-26T13:03:00Z">
              <w:del w:id="2650" w:author="Sammartano, Marc (BIC USA)" w:date="2016-02-25T16:05:00Z">
                <w:r w:rsidDel="00F11A10">
                  <w:delText>GSM</w:delText>
                </w:r>
              </w:del>
            </w:moveFrom>
          </w:p>
        </w:tc>
      </w:tr>
      <w:tr w:rsidR="005B4C2C" w:rsidRPr="002C2F6D" w:rsidDel="00F11A10" w:rsidTr="0000782C">
        <w:trPr>
          <w:trHeight w:val="302"/>
          <w:jc w:val="center"/>
          <w:del w:id="2651" w:author="Sammartano, Marc (BIC USA)" w:date="2016-02-25T16:05:00Z"/>
        </w:trPr>
        <w:tc>
          <w:tcPr>
            <w:tcW w:w="1524" w:type="dxa"/>
            <w:vAlign w:val="center"/>
          </w:tcPr>
          <w:p w:rsidR="005B4C2C" w:rsidRPr="001839EC" w:rsidDel="00F11A10" w:rsidRDefault="005B4C2C" w:rsidP="003B77A1">
            <w:pPr>
              <w:keepNext/>
              <w:jc w:val="center"/>
              <w:rPr>
                <w:del w:id="2652" w:author="Sammartano, Marc (BIC USA)" w:date="2016-02-25T16:05:00Z"/>
                <w:moveFrom w:id="2653" w:author="Sammartano, Marc (BIC USA)" w:date="2016-01-26T13:03:00Z"/>
                <w:b/>
              </w:rPr>
            </w:pPr>
            <w:moveFrom w:id="2654" w:author="Sammartano, Marc (BIC USA)" w:date="2016-01-26T13:03:00Z">
              <w:del w:id="2655" w:author="Sammartano, Marc (BIC USA)" w:date="2016-02-25T16:05:00Z">
                <w:r w:rsidDel="00F11A10">
                  <w:rPr>
                    <w:b/>
                  </w:rPr>
                  <w:delText>NetworkType</w:delText>
                </w:r>
              </w:del>
            </w:moveFrom>
          </w:p>
        </w:tc>
        <w:tc>
          <w:tcPr>
            <w:tcW w:w="663" w:type="dxa"/>
            <w:vAlign w:val="center"/>
          </w:tcPr>
          <w:p w:rsidR="005B4C2C" w:rsidDel="00F11A10" w:rsidRDefault="005313DA" w:rsidP="003B77A1">
            <w:pPr>
              <w:keepNext/>
              <w:jc w:val="center"/>
              <w:rPr>
                <w:del w:id="2656" w:author="Sammartano, Marc (BIC USA)" w:date="2016-02-25T16:05:00Z"/>
                <w:moveFrom w:id="2657" w:author="Sammartano, Marc (BIC USA)" w:date="2016-01-26T13:03:00Z"/>
              </w:rPr>
            </w:pPr>
            <w:moveFrom w:id="2658" w:author="Sammartano, Marc (BIC USA)" w:date="2016-01-26T13:03:00Z">
              <w:del w:id="2659" w:author="Sammartano, Marc (BIC USA)" w:date="2016-02-25T16:05:00Z">
                <w:r w:rsidDel="00F11A10">
                  <w:delText>S</w:delText>
                </w:r>
              </w:del>
            </w:moveFrom>
          </w:p>
        </w:tc>
        <w:tc>
          <w:tcPr>
            <w:tcW w:w="3207" w:type="dxa"/>
            <w:vAlign w:val="center"/>
          </w:tcPr>
          <w:p w:rsidR="005B4C2C" w:rsidDel="00F11A10" w:rsidRDefault="00E4362C" w:rsidP="003B77A1">
            <w:pPr>
              <w:keepNext/>
              <w:jc w:val="center"/>
              <w:rPr>
                <w:del w:id="2660" w:author="Sammartano, Marc (BIC USA)" w:date="2016-02-25T16:05:00Z"/>
                <w:moveFrom w:id="2661" w:author="Sammartano, Marc (BIC USA)" w:date="2016-01-26T13:03:00Z"/>
              </w:rPr>
            </w:pPr>
            <w:moveFrom w:id="2662" w:author="Sammartano, Marc (BIC USA)" w:date="2016-01-26T13:03:00Z">
              <w:del w:id="2663" w:author="Sammartano, Marc (BIC USA)" w:date="2016-02-25T16:05:00Z">
                <w:r w:rsidDel="00F11A10">
                  <w:rPr>
                    <w:b/>
                  </w:rPr>
                  <w:delText>GPRS</w:delText>
                </w:r>
                <w:r w:rsidDel="00F11A10">
                  <w:delText xml:space="preserve">, </w:delText>
                </w:r>
                <w:r w:rsidDel="00F11A10">
                  <w:rPr>
                    <w:b/>
                  </w:rPr>
                  <w:delText>EDGE</w:delText>
                </w:r>
                <w:r w:rsidDel="00F11A10">
                  <w:delText xml:space="preserve">, </w:delText>
                </w:r>
                <w:r w:rsidDel="00F11A10">
                  <w:rPr>
                    <w:b/>
                  </w:rPr>
                  <w:delText>UMTS</w:delText>
                </w:r>
                <w:r w:rsidDel="00F11A10">
                  <w:delText xml:space="preserve">, </w:delText>
                </w:r>
                <w:r w:rsidDel="00F11A10">
                  <w:rPr>
                    <w:b/>
                  </w:rPr>
                  <w:delText>CDMA</w:delText>
                </w:r>
                <w:r w:rsidDel="00F11A10">
                  <w:delText xml:space="preserve">, </w:delText>
                </w:r>
                <w:r w:rsidRPr="00E4362C" w:rsidDel="00F11A10">
                  <w:rPr>
                    <w:b/>
                  </w:rPr>
                  <w:delText>EVDOrev0</w:delText>
                </w:r>
                <w:r w:rsidDel="00F11A10">
                  <w:delText xml:space="preserve">, </w:delText>
                </w:r>
                <w:r w:rsidDel="00F11A10">
                  <w:rPr>
                    <w:b/>
                  </w:rPr>
                  <w:delText>EVDOrevA</w:delText>
                </w:r>
                <w:r w:rsidDel="00F11A10">
                  <w:delText>,</w:delText>
                </w:r>
              </w:del>
            </w:moveFrom>
          </w:p>
          <w:p w:rsidR="00E4362C" w:rsidRPr="00E4362C" w:rsidDel="00F11A10" w:rsidRDefault="00E4362C" w:rsidP="003B77A1">
            <w:pPr>
              <w:keepNext/>
              <w:jc w:val="center"/>
              <w:rPr>
                <w:del w:id="2664" w:author="Sammartano, Marc (BIC USA)" w:date="2016-02-25T16:05:00Z"/>
                <w:moveFrom w:id="2665" w:author="Sammartano, Marc (BIC USA)" w:date="2016-01-26T13:03:00Z"/>
              </w:rPr>
            </w:pPr>
            <w:moveFrom w:id="2666" w:author="Sammartano, Marc (BIC USA)" w:date="2016-01-26T13:03:00Z">
              <w:del w:id="2667" w:author="Sammartano, Marc (BIC USA)" w:date="2016-02-25T16:05:00Z">
                <w:r w:rsidDel="00F11A10">
                  <w:rPr>
                    <w:b/>
                  </w:rPr>
                  <w:delText>1xRTT</w:delText>
                </w:r>
                <w:r w:rsidRPr="00E4362C" w:rsidDel="00F11A10">
                  <w:delText xml:space="preserve">, </w:delText>
                </w:r>
                <w:r w:rsidDel="00F11A10">
                  <w:rPr>
                    <w:b/>
                  </w:rPr>
                  <w:delText>HSDPA</w:delText>
                </w:r>
                <w:r w:rsidDel="00F11A10">
                  <w:delText xml:space="preserve">, </w:delText>
                </w:r>
                <w:r w:rsidDel="00F11A10">
                  <w:rPr>
                    <w:b/>
                  </w:rPr>
                  <w:delText>HSUPA</w:delText>
                </w:r>
                <w:r w:rsidDel="00F11A10">
                  <w:delText xml:space="preserve">, </w:delText>
                </w:r>
                <w:r w:rsidDel="00F11A10">
                  <w:rPr>
                    <w:b/>
                  </w:rPr>
                  <w:delText>HSPA</w:delText>
                </w:r>
                <w:r w:rsidDel="00F11A10">
                  <w:delText xml:space="preserve">, </w:delText>
                </w:r>
                <w:r w:rsidDel="00F11A10">
                  <w:rPr>
                    <w:b/>
                  </w:rPr>
                  <w:delText>iDen</w:delText>
                </w:r>
                <w:r w:rsidDel="00F11A10">
                  <w:delText xml:space="preserve">, </w:delText>
                </w:r>
                <w:r w:rsidDel="00F11A10">
                  <w:rPr>
                    <w:b/>
                  </w:rPr>
                  <w:delText>EDVOrevB</w:delText>
                </w:r>
                <w:r w:rsidDel="00F11A10">
                  <w:delText xml:space="preserve">, </w:delText>
                </w:r>
                <w:r w:rsidDel="00F11A10">
                  <w:rPr>
                    <w:b/>
                  </w:rPr>
                  <w:delText>LTE</w:delText>
                </w:r>
                <w:r w:rsidDel="00F11A10">
                  <w:delText xml:space="preserve">, </w:delText>
                </w:r>
                <w:r w:rsidDel="00F11A10">
                  <w:rPr>
                    <w:b/>
                  </w:rPr>
                  <w:delText>EHRPD</w:delText>
                </w:r>
                <w:r w:rsidDel="00F11A10">
                  <w:delText xml:space="preserve">, </w:delText>
                </w:r>
                <w:r w:rsidRPr="00E4362C" w:rsidDel="00F11A10">
                  <w:rPr>
                    <w:b/>
                  </w:rPr>
                  <w:delText>HSPAP+</w:delText>
                </w:r>
                <w:r w:rsidDel="00F11A10">
                  <w:delText xml:space="preserve">, or </w:delText>
                </w:r>
                <w:r w:rsidDel="00F11A10">
                  <w:rPr>
                    <w:b/>
                  </w:rPr>
                  <w:delText>Unknown</w:delText>
                </w:r>
              </w:del>
            </w:moveFrom>
          </w:p>
        </w:tc>
        <w:tc>
          <w:tcPr>
            <w:tcW w:w="2790" w:type="dxa"/>
            <w:vAlign w:val="center"/>
          </w:tcPr>
          <w:p w:rsidR="005B4C2C" w:rsidDel="00F11A10" w:rsidRDefault="00E4362C" w:rsidP="003B77A1">
            <w:pPr>
              <w:keepNext/>
              <w:rPr>
                <w:del w:id="2668" w:author="Sammartano, Marc (BIC USA)" w:date="2016-02-25T16:05:00Z"/>
                <w:moveFrom w:id="2669" w:author="Sammartano, Marc (BIC USA)" w:date="2016-01-26T13:03:00Z"/>
              </w:rPr>
            </w:pPr>
            <w:moveFrom w:id="2670" w:author="Sammartano, Marc (BIC USA)" w:date="2016-01-26T13:03:00Z">
              <w:del w:id="2671" w:author="Sammartano, Marc (BIC USA)" w:date="2016-02-25T16:05:00Z">
                <w:r w:rsidDel="00F11A10">
                  <w:delText>Network type of the current data connection</w:delText>
                </w:r>
              </w:del>
            </w:moveFrom>
          </w:p>
        </w:tc>
        <w:tc>
          <w:tcPr>
            <w:tcW w:w="1344" w:type="dxa"/>
            <w:vAlign w:val="center"/>
          </w:tcPr>
          <w:p w:rsidR="005B4C2C" w:rsidRPr="005B3879" w:rsidDel="00F11A10" w:rsidRDefault="008248EE" w:rsidP="003B77A1">
            <w:pPr>
              <w:keepNext/>
              <w:jc w:val="center"/>
              <w:rPr>
                <w:del w:id="2672" w:author="Sammartano, Marc (BIC USA)" w:date="2016-02-25T16:05:00Z"/>
                <w:moveFrom w:id="2673" w:author="Sammartano, Marc (BIC USA)" w:date="2016-01-26T13:03:00Z"/>
              </w:rPr>
            </w:pPr>
            <w:moveFrom w:id="2674" w:author="Sammartano, Marc (BIC USA)" w:date="2016-01-26T13:03:00Z">
              <w:del w:id="2675" w:author="Sammartano, Marc (BIC USA)" w:date="2016-02-25T16:05:00Z">
                <w:r w:rsidDel="00F11A10">
                  <w:delText>LTE</w:delText>
                </w:r>
              </w:del>
            </w:moveFrom>
          </w:p>
        </w:tc>
      </w:tr>
    </w:tbl>
    <w:p w:rsidR="003B77A1" w:rsidDel="00322AA4" w:rsidRDefault="005313DA" w:rsidP="005313DA">
      <w:pPr>
        <w:spacing w:before="120"/>
        <w:rPr>
          <w:moveFrom w:id="2676" w:author="Sammartano, Marc (BIC USA)" w:date="2016-01-26T13:03:00Z"/>
        </w:rPr>
      </w:pPr>
      <w:moveFrom w:id="2677" w:author="Sammartano, Marc (BIC USA)" w:date="2016-01-26T13:03:00Z">
        <w:r w:rsidDel="00322AA4">
          <w:t xml:space="preserve">The </w:t>
        </w:r>
        <w:r w:rsidRPr="005313DA" w:rsidDel="00322AA4">
          <w:rPr>
            <w:b/>
          </w:rPr>
          <w:t>PhoneType</w:t>
        </w:r>
        <w:r w:rsidDel="00322AA4">
          <w:t xml:space="preserve"> is the same as that returned by the </w:t>
        </w:r>
        <w:r w:rsidRPr="005313DA" w:rsidDel="00322AA4">
          <w:rPr>
            <w:b/>
          </w:rPr>
          <w:t>Device</w:t>
        </w:r>
        <w:r w:rsidDel="00322AA4">
          <w:t xml:space="preserve"> command. It is static.</w:t>
        </w:r>
      </w:moveFrom>
    </w:p>
    <w:p w:rsidR="005313DA" w:rsidDel="00322AA4" w:rsidRDefault="005313DA" w:rsidP="003B77A1">
      <w:pPr>
        <w:keepNext/>
        <w:spacing w:before="120"/>
        <w:rPr>
          <w:moveFrom w:id="2678" w:author="Sammartano, Marc (BIC USA)" w:date="2016-01-26T13:03:00Z"/>
        </w:rPr>
      </w:pPr>
      <w:moveFrom w:id="2679" w:author="Sammartano, Marc (BIC USA)" w:date="2016-01-26T13:03:00Z">
        <w:r w:rsidDel="00322AA4">
          <w:t xml:space="preserve">If the </w:t>
        </w:r>
        <w:r w:rsidRPr="005313DA" w:rsidDel="00322AA4">
          <w:rPr>
            <w:b/>
          </w:rPr>
          <w:t>PhoneType</w:t>
        </w:r>
        <w:r w:rsidDel="00322AA4">
          <w:t xml:space="preserve"> is </w:t>
        </w:r>
        <w:r w:rsidRPr="005313DA" w:rsidDel="00322AA4">
          <w:rPr>
            <w:b/>
          </w:rPr>
          <w:t>GSM</w:t>
        </w:r>
        <w:r w:rsidR="008248EE" w:rsidDel="00322AA4">
          <w:t xml:space="preserve"> and the phone is registered to a network,</w:t>
        </w:r>
        <w:r w:rsidDel="00322AA4">
          <w:t xml:space="preserve"> the </w:t>
        </w:r>
        <w:r w:rsidRPr="005313DA" w:rsidDel="00322AA4">
          <w:rPr>
            <w:b/>
          </w:rPr>
          <w:t>Phone.info</w:t>
        </w:r>
        <w:r w:rsidDel="00322AA4">
          <w:t xml:space="preserve"> command also returns the following items in the Bundle:</w:t>
        </w:r>
      </w:moveFrom>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Del="00F11A10" w:rsidTr="00475C02">
        <w:trPr>
          <w:trHeight w:val="302"/>
          <w:jc w:val="center"/>
          <w:del w:id="2680" w:author="Sammartano, Marc (BIC USA)" w:date="2016-02-25T16:05:00Z"/>
        </w:trPr>
        <w:tc>
          <w:tcPr>
            <w:tcW w:w="1524" w:type="dxa"/>
          </w:tcPr>
          <w:p w:rsidR="005313DA" w:rsidRPr="002C2F6D" w:rsidDel="00F11A10" w:rsidRDefault="005313DA" w:rsidP="003B77A1">
            <w:pPr>
              <w:keepNext/>
              <w:jc w:val="center"/>
              <w:rPr>
                <w:del w:id="2681" w:author="Sammartano, Marc (BIC USA)" w:date="2016-02-25T16:05:00Z"/>
                <w:moveFrom w:id="2682" w:author="Sammartano, Marc (BIC USA)" w:date="2016-01-26T13:03:00Z"/>
                <w:b/>
              </w:rPr>
            </w:pPr>
            <w:moveFrom w:id="2683" w:author="Sammartano, Marc (BIC USA)" w:date="2016-01-26T13:03:00Z">
              <w:del w:id="2684" w:author="Sammartano, Marc (BIC USA)" w:date="2016-02-25T16:05:00Z">
                <w:r w:rsidDel="00F11A10">
                  <w:rPr>
                    <w:b/>
                  </w:rPr>
                  <w:delText>Key</w:delText>
                </w:r>
              </w:del>
            </w:moveFrom>
          </w:p>
        </w:tc>
        <w:tc>
          <w:tcPr>
            <w:tcW w:w="663" w:type="dxa"/>
          </w:tcPr>
          <w:p w:rsidR="005313DA" w:rsidDel="00F11A10" w:rsidRDefault="005313DA" w:rsidP="003B77A1">
            <w:pPr>
              <w:keepNext/>
              <w:jc w:val="center"/>
              <w:rPr>
                <w:del w:id="2685" w:author="Sammartano, Marc (BIC USA)" w:date="2016-02-25T16:05:00Z"/>
                <w:moveFrom w:id="2686" w:author="Sammartano, Marc (BIC USA)" w:date="2016-01-26T13:03:00Z"/>
                <w:b/>
              </w:rPr>
            </w:pPr>
            <w:moveFrom w:id="2687" w:author="Sammartano, Marc (BIC USA)" w:date="2016-01-26T13:03:00Z">
              <w:del w:id="2688" w:author="Sammartano, Marc (BIC USA)" w:date="2016-02-25T16:05:00Z">
                <w:r w:rsidDel="00F11A10">
                  <w:rPr>
                    <w:b/>
                  </w:rPr>
                  <w:delText>Type</w:delText>
                </w:r>
              </w:del>
            </w:moveFrom>
          </w:p>
        </w:tc>
        <w:tc>
          <w:tcPr>
            <w:tcW w:w="3207" w:type="dxa"/>
          </w:tcPr>
          <w:p w:rsidR="005313DA" w:rsidRPr="002C2F6D" w:rsidDel="00F11A10" w:rsidRDefault="005313DA" w:rsidP="003B77A1">
            <w:pPr>
              <w:keepNext/>
              <w:jc w:val="center"/>
              <w:rPr>
                <w:del w:id="2689" w:author="Sammartano, Marc (BIC USA)" w:date="2016-02-25T16:05:00Z"/>
                <w:moveFrom w:id="2690" w:author="Sammartano, Marc (BIC USA)" w:date="2016-01-26T13:03:00Z"/>
                <w:b/>
              </w:rPr>
            </w:pPr>
            <w:moveFrom w:id="2691" w:author="Sammartano, Marc (BIC USA)" w:date="2016-01-26T13:03:00Z">
              <w:del w:id="2692" w:author="Sammartano, Marc (BIC USA)" w:date="2016-02-25T16:05:00Z">
                <w:r w:rsidDel="00F11A10">
                  <w:rPr>
                    <w:b/>
                  </w:rPr>
                  <w:delText>Values</w:delText>
                </w:r>
              </w:del>
            </w:moveFrom>
          </w:p>
        </w:tc>
        <w:tc>
          <w:tcPr>
            <w:tcW w:w="2790" w:type="dxa"/>
          </w:tcPr>
          <w:p w:rsidR="005313DA" w:rsidDel="00F11A10" w:rsidRDefault="005313DA" w:rsidP="003B77A1">
            <w:pPr>
              <w:keepNext/>
              <w:jc w:val="center"/>
              <w:rPr>
                <w:del w:id="2693" w:author="Sammartano, Marc (BIC USA)" w:date="2016-02-25T16:05:00Z"/>
                <w:moveFrom w:id="2694" w:author="Sammartano, Marc (BIC USA)" w:date="2016-01-26T13:03:00Z"/>
                <w:b/>
              </w:rPr>
            </w:pPr>
            <w:moveFrom w:id="2695" w:author="Sammartano, Marc (BIC USA)" w:date="2016-01-26T13:03:00Z">
              <w:del w:id="2696" w:author="Sammartano, Marc (BIC USA)" w:date="2016-02-25T16:05:00Z">
                <w:r w:rsidDel="00F11A10">
                  <w:rPr>
                    <w:b/>
                  </w:rPr>
                  <w:delText>Meaning</w:delText>
                </w:r>
              </w:del>
            </w:moveFrom>
          </w:p>
        </w:tc>
        <w:tc>
          <w:tcPr>
            <w:tcW w:w="1344" w:type="dxa"/>
          </w:tcPr>
          <w:p w:rsidR="005313DA" w:rsidRPr="00D966DA" w:rsidDel="00F11A10" w:rsidRDefault="005313DA" w:rsidP="003B77A1">
            <w:pPr>
              <w:keepNext/>
              <w:jc w:val="center"/>
              <w:rPr>
                <w:del w:id="2697" w:author="Sammartano, Marc (BIC USA)" w:date="2016-02-25T16:05:00Z"/>
                <w:moveFrom w:id="2698" w:author="Sammartano, Marc (BIC USA)" w:date="2016-01-26T13:03:00Z"/>
              </w:rPr>
            </w:pPr>
            <w:moveFrom w:id="2699" w:author="Sammartano, Marc (BIC USA)" w:date="2016-01-26T13:03:00Z">
              <w:del w:id="2700" w:author="Sammartano, Marc (BIC USA)" w:date="2016-02-25T16:05:00Z">
                <w:r w:rsidDel="00F11A10">
                  <w:rPr>
                    <w:b/>
                  </w:rPr>
                  <w:delText>Example</w:delText>
                </w:r>
              </w:del>
            </w:moveFrom>
          </w:p>
        </w:tc>
      </w:tr>
      <w:tr w:rsidR="005313DA" w:rsidRPr="002C2F6D" w:rsidDel="00F11A10" w:rsidTr="00475C02">
        <w:trPr>
          <w:trHeight w:val="302"/>
          <w:jc w:val="center"/>
          <w:del w:id="2701" w:author="Sammartano, Marc (BIC USA)" w:date="2016-02-25T16:05:00Z"/>
        </w:trPr>
        <w:tc>
          <w:tcPr>
            <w:tcW w:w="1524" w:type="dxa"/>
            <w:vAlign w:val="center"/>
          </w:tcPr>
          <w:p w:rsidR="005313DA" w:rsidRPr="001839EC" w:rsidDel="00F11A10" w:rsidRDefault="005313DA" w:rsidP="003B77A1">
            <w:pPr>
              <w:keepNext/>
              <w:jc w:val="center"/>
              <w:rPr>
                <w:del w:id="2702" w:author="Sammartano, Marc (BIC USA)" w:date="2016-02-25T16:05:00Z"/>
                <w:moveFrom w:id="2703" w:author="Sammartano, Marc (BIC USA)" w:date="2016-01-26T13:03:00Z"/>
                <w:b/>
              </w:rPr>
            </w:pPr>
            <w:moveFrom w:id="2704" w:author="Sammartano, Marc (BIC USA)" w:date="2016-01-26T13:03:00Z">
              <w:del w:id="2705" w:author="Sammartano, Marc (BIC USA)" w:date="2016-02-25T16:05:00Z">
                <w:r w:rsidDel="00F11A10">
                  <w:rPr>
                    <w:b/>
                  </w:rPr>
                  <w:delText>CID</w:delText>
                </w:r>
              </w:del>
            </w:moveFrom>
          </w:p>
        </w:tc>
        <w:tc>
          <w:tcPr>
            <w:tcW w:w="663" w:type="dxa"/>
            <w:vAlign w:val="center"/>
          </w:tcPr>
          <w:p w:rsidR="005313DA" w:rsidDel="00F11A10" w:rsidRDefault="005313DA" w:rsidP="003B77A1">
            <w:pPr>
              <w:keepNext/>
              <w:jc w:val="center"/>
              <w:rPr>
                <w:del w:id="2706" w:author="Sammartano, Marc (BIC USA)" w:date="2016-02-25T16:05:00Z"/>
                <w:moveFrom w:id="2707" w:author="Sammartano, Marc (BIC USA)" w:date="2016-01-26T13:03:00Z"/>
              </w:rPr>
            </w:pPr>
            <w:moveFrom w:id="2708" w:author="Sammartano, Marc (BIC USA)" w:date="2016-01-26T13:03:00Z">
              <w:del w:id="2709" w:author="Sammartano, Marc (BIC USA)" w:date="2016-02-25T16:05:00Z">
                <w:r w:rsidDel="00F11A10">
                  <w:delText>N</w:delText>
                </w:r>
              </w:del>
            </w:moveFrom>
          </w:p>
        </w:tc>
        <w:tc>
          <w:tcPr>
            <w:tcW w:w="3207" w:type="dxa"/>
            <w:vAlign w:val="center"/>
          </w:tcPr>
          <w:p w:rsidR="005313DA" w:rsidRPr="005313DA" w:rsidDel="00F11A10" w:rsidRDefault="008248EE" w:rsidP="003B77A1">
            <w:pPr>
              <w:keepNext/>
              <w:jc w:val="center"/>
              <w:rPr>
                <w:del w:id="2710" w:author="Sammartano, Marc (BIC USA)" w:date="2016-02-25T16:05:00Z"/>
                <w:moveFrom w:id="2711" w:author="Sammartano, Marc (BIC USA)" w:date="2016-01-26T13:03:00Z"/>
              </w:rPr>
            </w:pPr>
            <w:moveFrom w:id="2712" w:author="Sammartano, Marc (BIC USA)" w:date="2016-01-26T13:03:00Z">
              <w:del w:id="2713" w:author="Sammartano, Marc (BIC USA)" w:date="2016-02-25T16:05:00Z">
                <w:r w:rsidDel="00F11A10">
                  <w:delText>A positive number</w:delText>
                </w:r>
                <w:r w:rsidR="005313DA" w:rsidDel="00F11A10">
                  <w:br/>
                  <w:delText>or -1 if CID is unknown</w:delText>
                </w:r>
              </w:del>
            </w:moveFrom>
          </w:p>
        </w:tc>
        <w:tc>
          <w:tcPr>
            <w:tcW w:w="2790" w:type="dxa"/>
            <w:vAlign w:val="center"/>
          </w:tcPr>
          <w:p w:rsidR="005313DA" w:rsidDel="00F11A10" w:rsidRDefault="005313DA" w:rsidP="003B77A1">
            <w:pPr>
              <w:keepNext/>
              <w:rPr>
                <w:del w:id="2714" w:author="Sammartano, Marc (BIC USA)" w:date="2016-02-25T16:05:00Z"/>
                <w:moveFrom w:id="2715" w:author="Sammartano, Marc (BIC USA)" w:date="2016-01-26T13:03:00Z"/>
              </w:rPr>
            </w:pPr>
            <w:moveFrom w:id="2716" w:author="Sammartano, Marc (BIC USA)" w:date="2016-01-26T13:03:00Z">
              <w:del w:id="2717" w:author="Sammartano, Marc (BIC USA)" w:date="2016-02-25T16:05:00Z">
                <w:r w:rsidDel="00F11A10">
                  <w:delText>GSM Cell ID</w:delText>
                </w:r>
              </w:del>
            </w:moveFrom>
          </w:p>
        </w:tc>
        <w:tc>
          <w:tcPr>
            <w:tcW w:w="1344" w:type="dxa"/>
            <w:vAlign w:val="center"/>
          </w:tcPr>
          <w:p w:rsidR="005313DA" w:rsidRPr="005B3879" w:rsidDel="00F11A10" w:rsidRDefault="005313DA" w:rsidP="003B77A1">
            <w:pPr>
              <w:keepNext/>
              <w:jc w:val="center"/>
              <w:rPr>
                <w:del w:id="2718" w:author="Sammartano, Marc (BIC USA)" w:date="2016-02-25T16:05:00Z"/>
                <w:moveFrom w:id="2719" w:author="Sammartano, Marc (BIC USA)" w:date="2016-01-26T13:03:00Z"/>
              </w:rPr>
            </w:pPr>
            <w:moveFrom w:id="2720" w:author="Sammartano, Marc (BIC USA)" w:date="2016-01-26T13:03:00Z">
              <w:del w:id="2721" w:author="Sammartano, Marc (BIC USA)" w:date="2016-02-25T16:05:00Z">
                <w:r w:rsidDel="00F11A10">
                  <w:delText>342298497</w:delText>
                </w:r>
              </w:del>
            </w:moveFrom>
          </w:p>
        </w:tc>
      </w:tr>
      <w:tr w:rsidR="00475C02" w:rsidRPr="002C2F6D" w:rsidDel="00F11A10" w:rsidTr="00743FE0">
        <w:trPr>
          <w:trHeight w:val="302"/>
          <w:jc w:val="center"/>
          <w:del w:id="2722" w:author="Sammartano, Marc (BIC USA)" w:date="2016-02-25T16:05:00Z"/>
        </w:trPr>
        <w:tc>
          <w:tcPr>
            <w:tcW w:w="1524" w:type="dxa"/>
            <w:vAlign w:val="center"/>
          </w:tcPr>
          <w:p w:rsidR="00475C02" w:rsidRPr="001839EC" w:rsidDel="00F11A10" w:rsidRDefault="00475C02" w:rsidP="003B77A1">
            <w:pPr>
              <w:keepNext/>
              <w:jc w:val="center"/>
              <w:rPr>
                <w:del w:id="2723" w:author="Sammartano, Marc (BIC USA)" w:date="2016-02-25T16:05:00Z"/>
                <w:moveFrom w:id="2724" w:author="Sammartano, Marc (BIC USA)" w:date="2016-01-26T13:03:00Z"/>
                <w:b/>
              </w:rPr>
            </w:pPr>
            <w:moveFrom w:id="2725" w:author="Sammartano, Marc (BIC USA)" w:date="2016-01-26T13:03:00Z">
              <w:del w:id="2726" w:author="Sammartano, Marc (BIC USA)" w:date="2016-02-25T16:05:00Z">
                <w:r w:rsidDel="00F11A10">
                  <w:rPr>
                    <w:b/>
                  </w:rPr>
                  <w:delText>LAC</w:delText>
                </w:r>
              </w:del>
            </w:moveFrom>
          </w:p>
        </w:tc>
        <w:tc>
          <w:tcPr>
            <w:tcW w:w="663" w:type="dxa"/>
            <w:vAlign w:val="center"/>
          </w:tcPr>
          <w:p w:rsidR="00475C02" w:rsidDel="00F11A10" w:rsidRDefault="00475C02" w:rsidP="003B77A1">
            <w:pPr>
              <w:keepNext/>
              <w:jc w:val="center"/>
              <w:rPr>
                <w:del w:id="2727" w:author="Sammartano, Marc (BIC USA)" w:date="2016-02-25T16:05:00Z"/>
                <w:moveFrom w:id="2728" w:author="Sammartano, Marc (BIC USA)" w:date="2016-01-26T13:03:00Z"/>
              </w:rPr>
            </w:pPr>
            <w:moveFrom w:id="2729" w:author="Sammartano, Marc (BIC USA)" w:date="2016-01-26T13:03:00Z">
              <w:del w:id="2730" w:author="Sammartano, Marc (BIC USA)" w:date="2016-02-25T16:05:00Z">
                <w:r w:rsidDel="00F11A10">
                  <w:delText>N</w:delText>
                </w:r>
              </w:del>
            </w:moveFrom>
          </w:p>
        </w:tc>
        <w:tc>
          <w:tcPr>
            <w:tcW w:w="3207" w:type="dxa"/>
            <w:vAlign w:val="center"/>
          </w:tcPr>
          <w:p w:rsidR="00475C02" w:rsidRPr="00E4362C" w:rsidDel="00F11A10" w:rsidRDefault="00475C02" w:rsidP="003B77A1">
            <w:pPr>
              <w:keepNext/>
              <w:jc w:val="center"/>
              <w:rPr>
                <w:del w:id="2731" w:author="Sammartano, Marc (BIC USA)" w:date="2016-02-25T16:05:00Z"/>
                <w:moveFrom w:id="2732" w:author="Sammartano, Marc (BIC USA)" w:date="2016-01-26T13:03:00Z"/>
              </w:rPr>
            </w:pPr>
            <w:moveFrom w:id="2733" w:author="Sammartano, Marc (BIC USA)" w:date="2016-01-26T13:03:00Z">
              <w:del w:id="2734" w:author="Sammartano, Marc (BIC USA)" w:date="2016-02-25T16:05:00Z">
                <w:r w:rsidDel="00F11A10">
                  <w:delText>A positive number</w:delText>
                </w:r>
                <w:r w:rsidDel="00F11A10">
                  <w:br/>
                  <w:delText xml:space="preserve">or -1 if </w:delText>
                </w:r>
                <w:r w:rsidR="003E605E" w:rsidDel="00F11A10">
                  <w:delText>LAC</w:delText>
                </w:r>
                <w:r w:rsidDel="00F11A10">
                  <w:delText xml:space="preserve"> is unknown</w:delText>
                </w:r>
              </w:del>
            </w:moveFrom>
          </w:p>
        </w:tc>
        <w:tc>
          <w:tcPr>
            <w:tcW w:w="2790" w:type="dxa"/>
            <w:vAlign w:val="center"/>
          </w:tcPr>
          <w:p w:rsidR="00475C02" w:rsidDel="00F11A10" w:rsidRDefault="00475C02" w:rsidP="003B77A1">
            <w:pPr>
              <w:keepNext/>
              <w:rPr>
                <w:del w:id="2735" w:author="Sammartano, Marc (BIC USA)" w:date="2016-02-25T16:05:00Z"/>
                <w:moveFrom w:id="2736" w:author="Sammartano, Marc (BIC USA)" w:date="2016-01-26T13:03:00Z"/>
              </w:rPr>
            </w:pPr>
            <w:moveFrom w:id="2737" w:author="Sammartano, Marc (BIC USA)" w:date="2016-01-26T13:03:00Z">
              <w:del w:id="2738" w:author="Sammartano, Marc (BIC USA)" w:date="2016-02-25T16:05:00Z">
                <w:r w:rsidDel="00F11A10">
                  <w:delText>GSM Location Area Code</w:delText>
                </w:r>
              </w:del>
            </w:moveFrom>
          </w:p>
        </w:tc>
        <w:tc>
          <w:tcPr>
            <w:tcW w:w="1344" w:type="dxa"/>
            <w:vAlign w:val="center"/>
          </w:tcPr>
          <w:p w:rsidR="00475C02" w:rsidRPr="005B3879" w:rsidDel="00F11A10" w:rsidRDefault="00475C02" w:rsidP="003B77A1">
            <w:pPr>
              <w:keepNext/>
              <w:jc w:val="center"/>
              <w:rPr>
                <w:del w:id="2739" w:author="Sammartano, Marc (BIC USA)" w:date="2016-02-25T16:05:00Z"/>
                <w:moveFrom w:id="2740" w:author="Sammartano, Marc (BIC USA)" w:date="2016-01-26T13:03:00Z"/>
              </w:rPr>
            </w:pPr>
            <w:moveFrom w:id="2741" w:author="Sammartano, Marc (BIC USA)" w:date="2016-01-26T13:03:00Z">
              <w:del w:id="2742" w:author="Sammartano, Marc (BIC USA)" w:date="2016-02-25T16:05:00Z">
                <w:r w:rsidDel="00F11A10">
                  <w:delText>11090</w:delText>
                </w:r>
              </w:del>
            </w:moveFrom>
          </w:p>
        </w:tc>
      </w:tr>
      <w:tr w:rsidR="00475C02" w:rsidRPr="002C2F6D" w:rsidDel="00F11A10" w:rsidTr="00743FE0">
        <w:trPr>
          <w:trHeight w:val="302"/>
          <w:jc w:val="center"/>
          <w:del w:id="2743" w:author="Sammartano, Marc (BIC USA)" w:date="2016-02-25T16:05:00Z"/>
        </w:trPr>
        <w:tc>
          <w:tcPr>
            <w:tcW w:w="1524" w:type="dxa"/>
            <w:vAlign w:val="center"/>
          </w:tcPr>
          <w:p w:rsidR="00475C02" w:rsidRPr="001839EC" w:rsidDel="00F11A10" w:rsidRDefault="00475C02" w:rsidP="003B77A1">
            <w:pPr>
              <w:keepNext/>
              <w:jc w:val="center"/>
              <w:rPr>
                <w:del w:id="2744" w:author="Sammartano, Marc (BIC USA)" w:date="2016-02-25T16:05:00Z"/>
                <w:moveFrom w:id="2745" w:author="Sammartano, Marc (BIC USA)" w:date="2016-01-26T13:03:00Z"/>
                <w:b/>
              </w:rPr>
            </w:pPr>
            <w:moveFrom w:id="2746" w:author="Sammartano, Marc (BIC USA)" w:date="2016-01-26T13:03:00Z">
              <w:del w:id="2747" w:author="Sammartano, Marc (BIC USA)" w:date="2016-02-25T16:05:00Z">
                <w:r w:rsidDel="00F11A10">
                  <w:rPr>
                    <w:b/>
                  </w:rPr>
                  <w:delText>MCC/MNC</w:delText>
                </w:r>
              </w:del>
            </w:moveFrom>
          </w:p>
        </w:tc>
        <w:tc>
          <w:tcPr>
            <w:tcW w:w="663" w:type="dxa"/>
            <w:vAlign w:val="center"/>
          </w:tcPr>
          <w:p w:rsidR="00475C02" w:rsidDel="00F11A10" w:rsidRDefault="00475C02" w:rsidP="003B77A1">
            <w:pPr>
              <w:keepNext/>
              <w:jc w:val="center"/>
              <w:rPr>
                <w:del w:id="2748" w:author="Sammartano, Marc (BIC USA)" w:date="2016-02-25T16:05:00Z"/>
                <w:moveFrom w:id="2749" w:author="Sammartano, Marc (BIC USA)" w:date="2016-01-26T13:03:00Z"/>
              </w:rPr>
            </w:pPr>
            <w:moveFrom w:id="2750" w:author="Sammartano, Marc (BIC USA)" w:date="2016-01-26T13:03:00Z">
              <w:del w:id="2751" w:author="Sammartano, Marc (BIC USA)" w:date="2016-02-25T16:05:00Z">
                <w:r w:rsidDel="00F11A10">
                  <w:delText>S</w:delText>
                </w:r>
              </w:del>
            </w:moveFrom>
          </w:p>
        </w:tc>
        <w:tc>
          <w:tcPr>
            <w:tcW w:w="3207" w:type="dxa"/>
            <w:vAlign w:val="center"/>
          </w:tcPr>
          <w:p w:rsidR="00475C02" w:rsidRPr="00E4362C" w:rsidDel="00F11A10" w:rsidRDefault="00475C02" w:rsidP="003B77A1">
            <w:pPr>
              <w:keepNext/>
              <w:jc w:val="center"/>
              <w:rPr>
                <w:del w:id="2752" w:author="Sammartano, Marc (BIC USA)" w:date="2016-02-25T16:05:00Z"/>
                <w:moveFrom w:id="2753" w:author="Sammartano, Marc (BIC USA)" w:date="2016-01-26T13:03:00Z"/>
              </w:rPr>
            </w:pPr>
            <w:moveFrom w:id="2754" w:author="Sammartano, Marc (BIC USA)" w:date="2016-01-26T13:03:00Z">
              <w:del w:id="2755" w:author="Sammartano, Marc (BIC USA)" w:date="2016-02-25T16:05:00Z">
                <w:r w:rsidDel="00F11A10">
                  <w:delText>String of 5 or 6 decimal digits</w:delText>
                </w:r>
              </w:del>
            </w:moveFrom>
          </w:p>
        </w:tc>
        <w:tc>
          <w:tcPr>
            <w:tcW w:w="2790" w:type="dxa"/>
            <w:vAlign w:val="center"/>
          </w:tcPr>
          <w:p w:rsidR="00475C02" w:rsidDel="00F11A10" w:rsidRDefault="00475C02" w:rsidP="003B77A1">
            <w:pPr>
              <w:keepNext/>
              <w:rPr>
                <w:del w:id="2756" w:author="Sammartano, Marc (BIC USA)" w:date="2016-02-25T16:05:00Z"/>
                <w:moveFrom w:id="2757" w:author="Sammartano, Marc (BIC USA)" w:date="2016-01-26T13:03:00Z"/>
              </w:rPr>
            </w:pPr>
            <w:moveFrom w:id="2758" w:author="Sammartano, Marc (BIC USA)" w:date="2016-01-26T13:03:00Z">
              <w:del w:id="2759" w:author="Sammartano, Marc (BIC USA)" w:date="2016-02-25T16:05:00Z">
                <w:r w:rsidDel="00F11A10">
                  <w:delText>The "numeric name" of the registered network operator</w:delText>
                </w:r>
              </w:del>
            </w:moveFrom>
          </w:p>
        </w:tc>
        <w:tc>
          <w:tcPr>
            <w:tcW w:w="1344" w:type="dxa"/>
            <w:vAlign w:val="center"/>
          </w:tcPr>
          <w:p w:rsidR="00475C02" w:rsidRPr="005B3879" w:rsidDel="00F11A10" w:rsidRDefault="00475C02" w:rsidP="003B77A1">
            <w:pPr>
              <w:keepNext/>
              <w:jc w:val="center"/>
              <w:rPr>
                <w:del w:id="2760" w:author="Sammartano, Marc (BIC USA)" w:date="2016-02-25T16:05:00Z"/>
                <w:moveFrom w:id="2761" w:author="Sammartano, Marc (BIC USA)" w:date="2016-01-26T13:03:00Z"/>
              </w:rPr>
            </w:pPr>
            <w:moveFrom w:id="2762" w:author="Sammartano, Marc (BIC USA)" w:date="2016-01-26T13:03:00Z">
              <w:del w:id="2763" w:author="Sammartano, Marc (BIC USA)" w:date="2016-02-25T16:05:00Z">
                <w:r w:rsidDel="00F11A10">
                  <w:delText>310260</w:delText>
                </w:r>
              </w:del>
            </w:moveFrom>
          </w:p>
        </w:tc>
      </w:tr>
      <w:tr w:rsidR="00BB2216" w:rsidRPr="002C2F6D" w:rsidDel="00F11A10" w:rsidTr="00475C02">
        <w:trPr>
          <w:trHeight w:val="302"/>
          <w:jc w:val="center"/>
          <w:del w:id="2764" w:author="Sammartano, Marc (BIC USA)" w:date="2016-02-25T16:05:00Z"/>
        </w:trPr>
        <w:tc>
          <w:tcPr>
            <w:tcW w:w="1524" w:type="dxa"/>
            <w:vAlign w:val="center"/>
          </w:tcPr>
          <w:p w:rsidR="00BB2216" w:rsidRPr="001839EC" w:rsidDel="00F11A10" w:rsidRDefault="00475C02" w:rsidP="003B77A1">
            <w:pPr>
              <w:keepNext/>
              <w:jc w:val="center"/>
              <w:rPr>
                <w:del w:id="2765" w:author="Sammartano, Marc (BIC USA)" w:date="2016-02-25T16:05:00Z"/>
                <w:moveFrom w:id="2766" w:author="Sammartano, Marc (BIC USA)" w:date="2016-01-26T13:03:00Z"/>
                <w:b/>
              </w:rPr>
            </w:pPr>
            <w:moveFrom w:id="2767" w:author="Sammartano, Marc (BIC USA)" w:date="2016-01-26T13:03:00Z">
              <w:del w:id="2768" w:author="Sammartano, Marc (BIC USA)" w:date="2016-02-25T16:05:00Z">
                <w:r w:rsidDel="00F11A10">
                  <w:rPr>
                    <w:b/>
                  </w:rPr>
                  <w:delText>Operator</w:delText>
                </w:r>
              </w:del>
            </w:moveFrom>
          </w:p>
        </w:tc>
        <w:tc>
          <w:tcPr>
            <w:tcW w:w="663" w:type="dxa"/>
            <w:vAlign w:val="center"/>
          </w:tcPr>
          <w:p w:rsidR="00BB2216" w:rsidDel="00F11A10" w:rsidRDefault="00BB2216" w:rsidP="003B77A1">
            <w:pPr>
              <w:keepNext/>
              <w:jc w:val="center"/>
              <w:rPr>
                <w:del w:id="2769" w:author="Sammartano, Marc (BIC USA)" w:date="2016-02-25T16:05:00Z"/>
                <w:moveFrom w:id="2770" w:author="Sammartano, Marc (BIC USA)" w:date="2016-01-26T13:03:00Z"/>
              </w:rPr>
            </w:pPr>
            <w:moveFrom w:id="2771" w:author="Sammartano, Marc (BIC USA)" w:date="2016-01-26T13:03:00Z">
              <w:del w:id="2772" w:author="Sammartano, Marc (BIC USA)" w:date="2016-02-25T16:05:00Z">
                <w:r w:rsidDel="00F11A10">
                  <w:delText>N</w:delText>
                </w:r>
              </w:del>
            </w:moveFrom>
          </w:p>
        </w:tc>
        <w:tc>
          <w:tcPr>
            <w:tcW w:w="3207" w:type="dxa"/>
            <w:vAlign w:val="center"/>
          </w:tcPr>
          <w:p w:rsidR="00BB2216" w:rsidRPr="00E4362C" w:rsidDel="00F11A10" w:rsidRDefault="008248EE" w:rsidP="003B77A1">
            <w:pPr>
              <w:keepNext/>
              <w:jc w:val="center"/>
              <w:rPr>
                <w:del w:id="2773" w:author="Sammartano, Marc (BIC USA)" w:date="2016-02-25T16:05:00Z"/>
                <w:moveFrom w:id="2774" w:author="Sammartano, Marc (BIC USA)" w:date="2016-01-26T13:03:00Z"/>
              </w:rPr>
            </w:pPr>
            <w:moveFrom w:id="2775" w:author="Sammartano, Marc (BIC USA)" w:date="2016-01-26T13:03:00Z">
              <w:del w:id="2776" w:author="Sammartano, Marc (BIC USA)" w:date="2016-02-25T16:05:00Z">
                <w:r w:rsidDel="00F11A10">
                  <w:delText xml:space="preserve">A </w:delText>
                </w:r>
                <w:r w:rsidR="00475C02" w:rsidDel="00F11A10">
                  <w:delText>name string</w:delText>
                </w:r>
              </w:del>
            </w:moveFrom>
          </w:p>
        </w:tc>
        <w:tc>
          <w:tcPr>
            <w:tcW w:w="2790" w:type="dxa"/>
            <w:vAlign w:val="center"/>
          </w:tcPr>
          <w:p w:rsidR="00BB2216" w:rsidDel="00F11A10" w:rsidRDefault="00475C02" w:rsidP="003B77A1">
            <w:pPr>
              <w:keepNext/>
              <w:rPr>
                <w:del w:id="2777" w:author="Sammartano, Marc (BIC USA)" w:date="2016-02-25T16:05:00Z"/>
                <w:moveFrom w:id="2778" w:author="Sammartano, Marc (BIC USA)" w:date="2016-01-26T13:03:00Z"/>
              </w:rPr>
            </w:pPr>
            <w:moveFrom w:id="2779" w:author="Sammartano, Marc (BIC USA)" w:date="2016-01-26T13:03:00Z">
              <w:del w:id="2780" w:author="Sammartano, Marc (BIC USA)" w:date="2016-02-25T16:05:00Z">
                <w:r w:rsidDel="00F11A10">
                  <w:delText>The name of the operator of the registered network</w:delText>
                </w:r>
              </w:del>
            </w:moveFrom>
          </w:p>
        </w:tc>
        <w:tc>
          <w:tcPr>
            <w:tcW w:w="1344" w:type="dxa"/>
            <w:vAlign w:val="center"/>
          </w:tcPr>
          <w:p w:rsidR="00BB2216" w:rsidRPr="005B3879" w:rsidDel="00F11A10" w:rsidRDefault="00475C02" w:rsidP="003B77A1">
            <w:pPr>
              <w:keepNext/>
              <w:jc w:val="center"/>
              <w:rPr>
                <w:del w:id="2781" w:author="Sammartano, Marc (BIC USA)" w:date="2016-02-25T16:05:00Z"/>
                <w:moveFrom w:id="2782" w:author="Sammartano, Marc (BIC USA)" w:date="2016-01-26T13:03:00Z"/>
              </w:rPr>
            </w:pPr>
            <w:moveFrom w:id="2783" w:author="Sammartano, Marc (BIC USA)" w:date="2016-01-26T13:03:00Z">
              <w:del w:id="2784" w:author="Sammartano, Marc (BIC USA)" w:date="2016-02-25T16:05:00Z">
                <w:r w:rsidDel="00F11A10">
                  <w:delText>T-Mobile</w:delText>
                </w:r>
              </w:del>
            </w:moveFrom>
          </w:p>
        </w:tc>
      </w:tr>
    </w:tbl>
    <w:p w:rsidR="00475C02" w:rsidDel="00322AA4" w:rsidRDefault="00475C02" w:rsidP="005313DA">
      <w:pPr>
        <w:spacing w:before="120"/>
        <w:rPr>
          <w:moveFrom w:id="2785" w:author="Sammartano, Marc (BIC USA)" w:date="2016-01-26T13:03:00Z"/>
        </w:rPr>
      </w:pPr>
      <w:moveFrom w:id="2786" w:author="Sammartano, Marc (BIC USA)" w:date="2016-01-26T13:03:00Z">
        <w:r w:rsidDel="00322AA4">
          <w:t>The "numeric name" is made up of the Mobile Country Code (MCC) and Mobile Network Code (MNC)</w:t>
        </w:r>
        <w:r w:rsidR="00C32C60" w:rsidDel="00322AA4">
          <w:t>.</w:t>
        </w:r>
      </w:moveFrom>
    </w:p>
    <w:p w:rsidR="005313DA" w:rsidDel="00322AA4" w:rsidRDefault="00475C02" w:rsidP="003B77A1">
      <w:pPr>
        <w:keepNext/>
        <w:spacing w:before="120"/>
        <w:rPr>
          <w:moveFrom w:id="2787" w:author="Sammartano, Marc (BIC USA)" w:date="2016-01-26T13:03:00Z"/>
        </w:rPr>
      </w:pPr>
      <w:moveFrom w:id="2788" w:author="Sammartano, Marc (BIC USA)" w:date="2016-01-26T13:03:00Z">
        <w:r w:rsidDel="00322AA4">
          <w:t xml:space="preserve">If the </w:t>
        </w:r>
        <w:r w:rsidRPr="005313DA" w:rsidDel="00322AA4">
          <w:rPr>
            <w:b/>
          </w:rPr>
          <w:t>PhoneType</w:t>
        </w:r>
        <w:r w:rsidDel="00322AA4">
          <w:t xml:space="preserve"> is </w:t>
        </w:r>
        <w:r w:rsidDel="00322AA4">
          <w:rPr>
            <w:b/>
          </w:rPr>
          <w:t>CDMA</w:t>
        </w:r>
        <w:r w:rsidDel="00322AA4">
          <w:t xml:space="preserve"> and the phone is registered to a network, the </w:t>
        </w:r>
        <w:r w:rsidRPr="005313DA" w:rsidDel="00322AA4">
          <w:rPr>
            <w:b/>
          </w:rPr>
          <w:t>Phone.info</w:t>
        </w:r>
        <w:r w:rsidDel="00322AA4">
          <w:t xml:space="preserve"> command also returns the following items in the Bundle:</w:t>
        </w:r>
      </w:moveFrom>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Del="00F11A10" w:rsidTr="003E605E">
        <w:trPr>
          <w:trHeight w:val="302"/>
          <w:jc w:val="center"/>
          <w:del w:id="2789" w:author="Sammartano, Marc (BIC USA)" w:date="2016-02-25T16:05:00Z"/>
        </w:trPr>
        <w:tc>
          <w:tcPr>
            <w:tcW w:w="1423" w:type="dxa"/>
          </w:tcPr>
          <w:p w:rsidR="003E605E" w:rsidRPr="002C2F6D" w:rsidDel="00F11A10" w:rsidRDefault="003E605E" w:rsidP="003B77A1">
            <w:pPr>
              <w:keepNext/>
              <w:jc w:val="center"/>
              <w:rPr>
                <w:del w:id="2790" w:author="Sammartano, Marc (BIC USA)" w:date="2016-02-25T16:05:00Z"/>
                <w:moveFrom w:id="2791" w:author="Sammartano, Marc (BIC USA)" w:date="2016-01-26T13:03:00Z"/>
                <w:b/>
              </w:rPr>
            </w:pPr>
            <w:moveFrom w:id="2792" w:author="Sammartano, Marc (BIC USA)" w:date="2016-01-26T13:03:00Z">
              <w:del w:id="2793" w:author="Sammartano, Marc (BIC USA)" w:date="2016-02-25T16:05:00Z">
                <w:r w:rsidDel="00F11A10">
                  <w:rPr>
                    <w:b/>
                  </w:rPr>
                  <w:delText>Key</w:delText>
                </w:r>
              </w:del>
            </w:moveFrom>
          </w:p>
        </w:tc>
        <w:tc>
          <w:tcPr>
            <w:tcW w:w="720" w:type="dxa"/>
          </w:tcPr>
          <w:p w:rsidR="003E605E" w:rsidDel="00F11A10" w:rsidRDefault="003E605E" w:rsidP="003B77A1">
            <w:pPr>
              <w:keepNext/>
              <w:jc w:val="center"/>
              <w:rPr>
                <w:del w:id="2794" w:author="Sammartano, Marc (BIC USA)" w:date="2016-02-25T16:05:00Z"/>
                <w:moveFrom w:id="2795" w:author="Sammartano, Marc (BIC USA)" w:date="2016-01-26T13:03:00Z"/>
                <w:b/>
              </w:rPr>
            </w:pPr>
            <w:moveFrom w:id="2796" w:author="Sammartano, Marc (BIC USA)" w:date="2016-01-26T13:03:00Z">
              <w:del w:id="2797" w:author="Sammartano, Marc (BIC USA)" w:date="2016-02-25T16:05:00Z">
                <w:r w:rsidDel="00F11A10">
                  <w:rPr>
                    <w:b/>
                  </w:rPr>
                  <w:delText>Type</w:delText>
                </w:r>
              </w:del>
            </w:moveFrom>
          </w:p>
        </w:tc>
        <w:tc>
          <w:tcPr>
            <w:tcW w:w="3240" w:type="dxa"/>
          </w:tcPr>
          <w:p w:rsidR="003E605E" w:rsidRPr="002C2F6D" w:rsidDel="00F11A10" w:rsidRDefault="003E605E" w:rsidP="003B77A1">
            <w:pPr>
              <w:keepNext/>
              <w:jc w:val="center"/>
              <w:rPr>
                <w:del w:id="2798" w:author="Sammartano, Marc (BIC USA)" w:date="2016-02-25T16:05:00Z"/>
                <w:moveFrom w:id="2799" w:author="Sammartano, Marc (BIC USA)" w:date="2016-01-26T13:03:00Z"/>
                <w:b/>
              </w:rPr>
            </w:pPr>
            <w:moveFrom w:id="2800" w:author="Sammartano, Marc (BIC USA)" w:date="2016-01-26T13:03:00Z">
              <w:del w:id="2801" w:author="Sammartano, Marc (BIC USA)" w:date="2016-02-25T16:05:00Z">
                <w:r w:rsidDel="00F11A10">
                  <w:rPr>
                    <w:b/>
                  </w:rPr>
                  <w:delText>Values</w:delText>
                </w:r>
              </w:del>
            </w:moveFrom>
          </w:p>
        </w:tc>
        <w:tc>
          <w:tcPr>
            <w:tcW w:w="4122" w:type="dxa"/>
          </w:tcPr>
          <w:p w:rsidR="003E605E" w:rsidDel="00F11A10" w:rsidRDefault="003E605E" w:rsidP="003B77A1">
            <w:pPr>
              <w:keepNext/>
              <w:jc w:val="center"/>
              <w:rPr>
                <w:del w:id="2802" w:author="Sammartano, Marc (BIC USA)" w:date="2016-02-25T16:05:00Z"/>
                <w:moveFrom w:id="2803" w:author="Sammartano, Marc (BIC USA)" w:date="2016-01-26T13:03:00Z"/>
                <w:b/>
              </w:rPr>
            </w:pPr>
            <w:moveFrom w:id="2804" w:author="Sammartano, Marc (BIC USA)" w:date="2016-01-26T13:03:00Z">
              <w:del w:id="2805" w:author="Sammartano, Marc (BIC USA)" w:date="2016-02-25T16:05:00Z">
                <w:r w:rsidDel="00F11A10">
                  <w:rPr>
                    <w:b/>
                  </w:rPr>
                  <w:delText>Meaning</w:delText>
                </w:r>
              </w:del>
            </w:moveFrom>
          </w:p>
        </w:tc>
      </w:tr>
      <w:tr w:rsidR="003E605E" w:rsidRPr="002C2F6D" w:rsidDel="00F11A10" w:rsidTr="003E605E">
        <w:trPr>
          <w:trHeight w:val="302"/>
          <w:jc w:val="center"/>
          <w:del w:id="2806" w:author="Sammartano, Marc (BIC USA)" w:date="2016-02-25T16:05:00Z"/>
        </w:trPr>
        <w:tc>
          <w:tcPr>
            <w:tcW w:w="1423" w:type="dxa"/>
            <w:vAlign w:val="center"/>
          </w:tcPr>
          <w:p w:rsidR="003E605E" w:rsidRPr="001839EC" w:rsidDel="00F11A10" w:rsidRDefault="003E605E" w:rsidP="003B77A1">
            <w:pPr>
              <w:keepNext/>
              <w:jc w:val="center"/>
              <w:rPr>
                <w:del w:id="2807" w:author="Sammartano, Marc (BIC USA)" w:date="2016-02-25T16:05:00Z"/>
                <w:moveFrom w:id="2808" w:author="Sammartano, Marc (BIC USA)" w:date="2016-01-26T13:03:00Z"/>
                <w:b/>
              </w:rPr>
            </w:pPr>
            <w:moveFrom w:id="2809" w:author="Sammartano, Marc (BIC USA)" w:date="2016-01-26T13:03:00Z">
              <w:del w:id="2810" w:author="Sammartano, Marc (BIC USA)" w:date="2016-02-25T16:05:00Z">
                <w:r w:rsidDel="00F11A10">
                  <w:rPr>
                    <w:b/>
                  </w:rPr>
                  <w:delText>BaseID</w:delText>
                </w:r>
              </w:del>
            </w:moveFrom>
          </w:p>
        </w:tc>
        <w:tc>
          <w:tcPr>
            <w:tcW w:w="720" w:type="dxa"/>
            <w:vAlign w:val="center"/>
          </w:tcPr>
          <w:p w:rsidR="003E605E" w:rsidDel="00F11A10" w:rsidRDefault="003E605E" w:rsidP="003B77A1">
            <w:pPr>
              <w:keepNext/>
              <w:jc w:val="center"/>
              <w:rPr>
                <w:del w:id="2811" w:author="Sammartano, Marc (BIC USA)" w:date="2016-02-25T16:05:00Z"/>
                <w:moveFrom w:id="2812" w:author="Sammartano, Marc (BIC USA)" w:date="2016-01-26T13:03:00Z"/>
              </w:rPr>
            </w:pPr>
            <w:moveFrom w:id="2813" w:author="Sammartano, Marc (BIC USA)" w:date="2016-01-26T13:03:00Z">
              <w:del w:id="2814" w:author="Sammartano, Marc (BIC USA)" w:date="2016-02-25T16:05:00Z">
                <w:r w:rsidDel="00F11A10">
                  <w:delText>N</w:delText>
                </w:r>
              </w:del>
            </w:moveFrom>
          </w:p>
        </w:tc>
        <w:tc>
          <w:tcPr>
            <w:tcW w:w="3240" w:type="dxa"/>
            <w:vAlign w:val="center"/>
          </w:tcPr>
          <w:p w:rsidR="003E605E" w:rsidRPr="005313DA" w:rsidDel="00F11A10" w:rsidRDefault="003E605E" w:rsidP="003B77A1">
            <w:pPr>
              <w:keepNext/>
              <w:jc w:val="center"/>
              <w:rPr>
                <w:del w:id="2815" w:author="Sammartano, Marc (BIC USA)" w:date="2016-02-25T16:05:00Z"/>
                <w:moveFrom w:id="2816" w:author="Sammartano, Marc (BIC USA)" w:date="2016-01-26T13:03:00Z"/>
              </w:rPr>
            </w:pPr>
            <w:moveFrom w:id="2817" w:author="Sammartano, Marc (BIC USA)" w:date="2016-01-26T13:03:00Z">
              <w:del w:id="2818" w:author="Sammartano, Marc (BIC USA)" w:date="2016-02-25T16:05:00Z">
                <w:r w:rsidDel="00F11A10">
                  <w:delText>A positive number</w:delText>
                </w:r>
                <w:r w:rsidDel="00F11A10">
                  <w:br/>
                  <w:delText>or -1 if BaseID is unknown</w:delText>
                </w:r>
              </w:del>
            </w:moveFrom>
          </w:p>
        </w:tc>
        <w:tc>
          <w:tcPr>
            <w:tcW w:w="4122" w:type="dxa"/>
            <w:vAlign w:val="center"/>
          </w:tcPr>
          <w:p w:rsidR="003E605E" w:rsidDel="00F11A10" w:rsidRDefault="003E605E" w:rsidP="003B77A1">
            <w:pPr>
              <w:keepNext/>
              <w:rPr>
                <w:del w:id="2819" w:author="Sammartano, Marc (BIC USA)" w:date="2016-02-25T16:05:00Z"/>
                <w:moveFrom w:id="2820" w:author="Sammartano, Marc (BIC USA)" w:date="2016-01-26T13:03:00Z"/>
              </w:rPr>
            </w:pPr>
            <w:moveFrom w:id="2821" w:author="Sammartano, Marc (BIC USA)" w:date="2016-01-26T13:03:00Z">
              <w:del w:id="2822" w:author="Sammartano, Marc (BIC USA)" w:date="2016-02-25T16:05:00Z">
                <w:r w:rsidDel="00F11A10">
                  <w:delText>CDMA base station identification number</w:delText>
                </w:r>
              </w:del>
            </w:moveFrom>
          </w:p>
        </w:tc>
      </w:tr>
      <w:tr w:rsidR="003E605E" w:rsidRPr="002C2F6D" w:rsidDel="00F11A10" w:rsidTr="003E605E">
        <w:trPr>
          <w:trHeight w:val="302"/>
          <w:jc w:val="center"/>
          <w:del w:id="2823" w:author="Sammartano, Marc (BIC USA)" w:date="2016-02-25T16:05:00Z"/>
        </w:trPr>
        <w:tc>
          <w:tcPr>
            <w:tcW w:w="1423" w:type="dxa"/>
            <w:vAlign w:val="center"/>
          </w:tcPr>
          <w:p w:rsidR="003E605E" w:rsidRPr="001839EC" w:rsidDel="00F11A10" w:rsidRDefault="003E605E" w:rsidP="003B77A1">
            <w:pPr>
              <w:keepNext/>
              <w:jc w:val="center"/>
              <w:rPr>
                <w:del w:id="2824" w:author="Sammartano, Marc (BIC USA)" w:date="2016-02-25T16:05:00Z"/>
                <w:moveFrom w:id="2825" w:author="Sammartano, Marc (BIC USA)" w:date="2016-01-26T13:03:00Z"/>
                <w:b/>
              </w:rPr>
            </w:pPr>
            <w:moveFrom w:id="2826" w:author="Sammartano, Marc (BIC USA)" w:date="2016-01-26T13:03:00Z">
              <w:del w:id="2827" w:author="Sammartano, Marc (BIC USA)" w:date="2016-02-25T16:05:00Z">
                <w:r w:rsidDel="00F11A10">
                  <w:rPr>
                    <w:b/>
                  </w:rPr>
                  <w:delText>NetworkID</w:delText>
                </w:r>
              </w:del>
            </w:moveFrom>
          </w:p>
        </w:tc>
        <w:tc>
          <w:tcPr>
            <w:tcW w:w="720" w:type="dxa"/>
            <w:vAlign w:val="center"/>
          </w:tcPr>
          <w:p w:rsidR="003E605E" w:rsidDel="00F11A10" w:rsidRDefault="003E605E" w:rsidP="003B77A1">
            <w:pPr>
              <w:keepNext/>
              <w:jc w:val="center"/>
              <w:rPr>
                <w:del w:id="2828" w:author="Sammartano, Marc (BIC USA)" w:date="2016-02-25T16:05:00Z"/>
                <w:moveFrom w:id="2829" w:author="Sammartano, Marc (BIC USA)" w:date="2016-01-26T13:03:00Z"/>
              </w:rPr>
            </w:pPr>
            <w:moveFrom w:id="2830" w:author="Sammartano, Marc (BIC USA)" w:date="2016-01-26T13:03:00Z">
              <w:del w:id="2831" w:author="Sammartano, Marc (BIC USA)" w:date="2016-02-25T16:05:00Z">
                <w:r w:rsidDel="00F11A10">
                  <w:delText>N</w:delText>
                </w:r>
              </w:del>
            </w:moveFrom>
          </w:p>
        </w:tc>
        <w:tc>
          <w:tcPr>
            <w:tcW w:w="3240" w:type="dxa"/>
            <w:vAlign w:val="center"/>
          </w:tcPr>
          <w:p w:rsidR="003E605E" w:rsidRPr="00E4362C" w:rsidDel="00F11A10" w:rsidRDefault="003E605E" w:rsidP="003B77A1">
            <w:pPr>
              <w:keepNext/>
              <w:jc w:val="center"/>
              <w:rPr>
                <w:del w:id="2832" w:author="Sammartano, Marc (BIC USA)" w:date="2016-02-25T16:05:00Z"/>
                <w:moveFrom w:id="2833" w:author="Sammartano, Marc (BIC USA)" w:date="2016-01-26T13:03:00Z"/>
              </w:rPr>
            </w:pPr>
            <w:moveFrom w:id="2834" w:author="Sammartano, Marc (BIC USA)" w:date="2016-01-26T13:03:00Z">
              <w:del w:id="2835" w:author="Sammartano, Marc (BIC USA)" w:date="2016-02-25T16:05:00Z">
                <w:r w:rsidDel="00F11A10">
                  <w:delText>A positive number</w:delText>
                </w:r>
                <w:r w:rsidDel="00F11A10">
                  <w:br/>
                  <w:delText>or -1 if NetworkID is unknown</w:delText>
                </w:r>
              </w:del>
            </w:moveFrom>
          </w:p>
        </w:tc>
        <w:tc>
          <w:tcPr>
            <w:tcW w:w="4122" w:type="dxa"/>
            <w:vAlign w:val="center"/>
          </w:tcPr>
          <w:p w:rsidR="003E605E" w:rsidDel="00F11A10" w:rsidRDefault="003E605E" w:rsidP="003B77A1">
            <w:pPr>
              <w:keepNext/>
              <w:rPr>
                <w:del w:id="2836" w:author="Sammartano, Marc (BIC USA)" w:date="2016-02-25T16:05:00Z"/>
                <w:moveFrom w:id="2837" w:author="Sammartano, Marc (BIC USA)" w:date="2016-01-26T13:03:00Z"/>
              </w:rPr>
            </w:pPr>
            <w:moveFrom w:id="2838" w:author="Sammartano, Marc (BIC USA)" w:date="2016-01-26T13:03:00Z">
              <w:del w:id="2839" w:author="Sammartano, Marc (BIC USA)" w:date="2016-02-25T16:05:00Z">
                <w:r w:rsidDel="00F11A10">
                  <w:delText>CDMA network identification number</w:delText>
                </w:r>
              </w:del>
            </w:moveFrom>
          </w:p>
        </w:tc>
      </w:tr>
      <w:tr w:rsidR="003E605E" w:rsidRPr="002C2F6D" w:rsidDel="00F11A10" w:rsidTr="003E605E">
        <w:trPr>
          <w:trHeight w:val="302"/>
          <w:jc w:val="center"/>
          <w:del w:id="2840" w:author="Sammartano, Marc (BIC USA)" w:date="2016-02-25T16:05:00Z"/>
        </w:trPr>
        <w:tc>
          <w:tcPr>
            <w:tcW w:w="1423" w:type="dxa"/>
            <w:vAlign w:val="center"/>
          </w:tcPr>
          <w:p w:rsidR="003E605E" w:rsidRPr="001839EC" w:rsidDel="00F11A10" w:rsidRDefault="003E605E" w:rsidP="00475C02">
            <w:pPr>
              <w:jc w:val="center"/>
              <w:rPr>
                <w:del w:id="2841" w:author="Sammartano, Marc (BIC USA)" w:date="2016-02-25T16:05:00Z"/>
                <w:moveFrom w:id="2842" w:author="Sammartano, Marc (BIC USA)" w:date="2016-01-26T13:03:00Z"/>
                <w:b/>
              </w:rPr>
            </w:pPr>
            <w:moveFrom w:id="2843" w:author="Sammartano, Marc (BIC USA)" w:date="2016-01-26T13:03:00Z">
              <w:del w:id="2844" w:author="Sammartano, Marc (BIC USA)" w:date="2016-02-25T16:05:00Z">
                <w:r w:rsidDel="00F11A10">
                  <w:rPr>
                    <w:b/>
                  </w:rPr>
                  <w:delText>SystemID</w:delText>
                </w:r>
              </w:del>
            </w:moveFrom>
          </w:p>
        </w:tc>
        <w:tc>
          <w:tcPr>
            <w:tcW w:w="720" w:type="dxa"/>
            <w:vAlign w:val="center"/>
          </w:tcPr>
          <w:p w:rsidR="003E605E" w:rsidDel="00F11A10" w:rsidRDefault="003E605E" w:rsidP="00475C02">
            <w:pPr>
              <w:jc w:val="center"/>
              <w:rPr>
                <w:del w:id="2845" w:author="Sammartano, Marc (BIC USA)" w:date="2016-02-25T16:05:00Z"/>
                <w:moveFrom w:id="2846" w:author="Sammartano, Marc (BIC USA)" w:date="2016-01-26T13:03:00Z"/>
              </w:rPr>
            </w:pPr>
            <w:moveFrom w:id="2847" w:author="Sammartano, Marc (BIC USA)" w:date="2016-01-26T13:03:00Z">
              <w:del w:id="2848" w:author="Sammartano, Marc (BIC USA)" w:date="2016-02-25T16:05:00Z">
                <w:r w:rsidDel="00F11A10">
                  <w:delText>N</w:delText>
                </w:r>
              </w:del>
            </w:moveFrom>
          </w:p>
        </w:tc>
        <w:tc>
          <w:tcPr>
            <w:tcW w:w="3240" w:type="dxa"/>
            <w:vAlign w:val="center"/>
          </w:tcPr>
          <w:p w:rsidR="003E605E" w:rsidRPr="00E4362C" w:rsidDel="00F11A10" w:rsidRDefault="003E605E" w:rsidP="003E605E">
            <w:pPr>
              <w:jc w:val="center"/>
              <w:rPr>
                <w:del w:id="2849" w:author="Sammartano, Marc (BIC USA)" w:date="2016-02-25T16:05:00Z"/>
                <w:moveFrom w:id="2850" w:author="Sammartano, Marc (BIC USA)" w:date="2016-01-26T13:03:00Z"/>
              </w:rPr>
            </w:pPr>
            <w:moveFrom w:id="2851" w:author="Sammartano, Marc (BIC USA)" w:date="2016-01-26T13:03:00Z">
              <w:del w:id="2852" w:author="Sammartano, Marc (BIC USA)" w:date="2016-02-25T16:05:00Z">
                <w:r w:rsidDel="00F11A10">
                  <w:delText>A positive number</w:delText>
                </w:r>
                <w:r w:rsidDel="00F11A10">
                  <w:br/>
                  <w:delText>or -1 if SystemID is unknown</w:delText>
                </w:r>
              </w:del>
            </w:moveFrom>
          </w:p>
        </w:tc>
        <w:tc>
          <w:tcPr>
            <w:tcW w:w="4122" w:type="dxa"/>
            <w:vAlign w:val="center"/>
          </w:tcPr>
          <w:p w:rsidR="003E605E" w:rsidDel="00F11A10" w:rsidRDefault="003E605E" w:rsidP="00475C02">
            <w:pPr>
              <w:rPr>
                <w:del w:id="2853" w:author="Sammartano, Marc (BIC USA)" w:date="2016-02-25T16:05:00Z"/>
                <w:moveFrom w:id="2854" w:author="Sammartano, Marc (BIC USA)" w:date="2016-01-26T13:03:00Z"/>
              </w:rPr>
            </w:pPr>
            <w:moveFrom w:id="2855" w:author="Sammartano, Marc (BIC USA)" w:date="2016-01-26T13:03:00Z">
              <w:del w:id="2856" w:author="Sammartano, Marc (BIC USA)" w:date="2016-02-25T16:05:00Z">
                <w:r w:rsidDel="00F11A10">
                  <w:delText>CDMA system identification number</w:delText>
                </w:r>
              </w:del>
            </w:moveFrom>
          </w:p>
        </w:tc>
      </w:tr>
    </w:tbl>
    <w:p w:rsidR="001B594E" w:rsidDel="00322AA4" w:rsidRDefault="001B594E" w:rsidP="001B594E">
      <w:pPr>
        <w:rPr>
          <w:moveFrom w:id="2857" w:author="Sammartano, Marc (BIC USA)" w:date="2016-01-26T13:03:00Z"/>
        </w:rPr>
      </w:pPr>
    </w:p>
    <w:p w:rsidR="00917238" w:rsidDel="00322AA4" w:rsidRDefault="00917238" w:rsidP="001B594E">
      <w:pPr>
        <w:rPr>
          <w:moveFrom w:id="2858" w:author="Sammartano, Marc (BIC USA)" w:date="2016-01-26T13:03:00Z"/>
        </w:rPr>
      </w:pPr>
      <w:moveFrom w:id="2859" w:author="Sammartano, Marc (BIC USA)" w:date="2016-01-26T13:03:00Z">
        <w:r w:rsidDel="00322AA4">
          <w:t>If you</w:t>
        </w:r>
        <w:r w:rsidR="00235EE9" w:rsidDel="00322AA4">
          <w:t>r program has executed</w:t>
        </w:r>
        <w:r w:rsidDel="00322AA4">
          <w:t xml:space="preserve"> </w:t>
        </w:r>
        <w:r w:rsidDel="00322AA4">
          <w:rPr>
            <w:b/>
          </w:rPr>
          <w:t>Phone.rcv.init</w:t>
        </w:r>
        <w:r w:rsidDel="00322AA4">
          <w:t>, then</w:t>
        </w:r>
        <w:r w:rsidR="00235EE9" w:rsidDel="00322AA4">
          <w:t xml:space="preserve"> </w:t>
        </w:r>
        <w:r w:rsidDel="00322AA4">
          <w:rPr>
            <w:b/>
          </w:rPr>
          <w:t>Phone.info</w:t>
        </w:r>
        <w:r w:rsidDel="00322AA4">
          <w:t xml:space="preserve"> </w:t>
        </w:r>
        <w:r w:rsidR="00235EE9" w:rsidDel="00322AA4">
          <w:t>may be able to report the strength of the signal connecting your phone to the cell tower.</w:t>
        </w:r>
        <w:r w:rsidDel="00322AA4">
          <w:t xml:space="preserve"> </w:t>
        </w:r>
        <w:r w:rsidR="001B594E" w:rsidDel="00322AA4">
          <w:t xml:space="preserve">If the </w:t>
        </w:r>
        <w:r w:rsidR="00235EE9" w:rsidDel="00322AA4">
          <w:t>signal strength</w:t>
        </w:r>
        <w:r w:rsidR="009510E5" w:rsidDel="00322AA4">
          <w:t xml:space="preserve"> is available</w:t>
        </w:r>
        <w:r w:rsidR="001B594E" w:rsidDel="00322AA4">
          <w:t xml:space="preserve">, </w:t>
        </w:r>
        <w:r w:rsidR="00235EE9" w:rsidRPr="00235EE9" w:rsidDel="00322AA4">
          <w:rPr>
            <w:b/>
          </w:rPr>
          <w:t>Phone.info</w:t>
        </w:r>
        <w:r w:rsidR="00235EE9" w:rsidDel="00322AA4">
          <w:t xml:space="preserve"> </w:t>
        </w:r>
        <w:r w:rsidR="001B594E" w:rsidRPr="00235EE9" w:rsidDel="00322AA4">
          <w:t>will</w:t>
        </w:r>
        <w:r w:rsidR="001B594E" w:rsidDel="00322AA4">
          <w:t xml:space="preserve"> try to report it in </w:t>
        </w:r>
        <w:r w:rsidR="00235EE9" w:rsidDel="00322AA4">
          <w:t xml:space="preserve">one or two of </w:t>
        </w:r>
        <w:r w:rsidR="001B594E" w:rsidDel="00322AA4">
          <w:t>the following bundle keys</w:t>
        </w:r>
        <w:r w:rsidR="00182441" w:rsidDel="00322AA4">
          <w:t xml:space="preserve"> (the first three are mutually exclusive)</w:t>
        </w:r>
        <w:r w:rsidR="001B594E" w:rsidDel="00322AA4">
          <w:t>:</w:t>
        </w:r>
      </w:moveFrom>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182441" w:rsidRPr="002C2F6D" w:rsidDel="00F11A10" w:rsidTr="009510E5">
        <w:trPr>
          <w:trHeight w:val="302"/>
          <w:jc w:val="center"/>
          <w:del w:id="2860" w:author="Sammartano, Marc (BIC USA)" w:date="2016-02-25T16:05:00Z"/>
        </w:trPr>
        <w:tc>
          <w:tcPr>
            <w:tcW w:w="1423" w:type="dxa"/>
          </w:tcPr>
          <w:p w:rsidR="00182441" w:rsidRPr="002C2F6D" w:rsidDel="00F11A10" w:rsidRDefault="00182441" w:rsidP="004E48AB">
            <w:pPr>
              <w:keepNext/>
              <w:jc w:val="center"/>
              <w:rPr>
                <w:del w:id="2861" w:author="Sammartano, Marc (BIC USA)" w:date="2016-02-25T16:05:00Z"/>
                <w:moveFrom w:id="2862" w:author="Sammartano, Marc (BIC USA)" w:date="2016-01-26T13:03:00Z"/>
                <w:b/>
              </w:rPr>
            </w:pPr>
            <w:moveFrom w:id="2863" w:author="Sammartano, Marc (BIC USA)" w:date="2016-01-26T13:03:00Z">
              <w:del w:id="2864" w:author="Sammartano, Marc (BIC USA)" w:date="2016-02-25T16:05:00Z">
                <w:r w:rsidDel="00F11A10">
                  <w:rPr>
                    <w:b/>
                  </w:rPr>
                  <w:lastRenderedPageBreak/>
                  <w:delText>Key</w:delText>
                </w:r>
              </w:del>
            </w:moveFrom>
          </w:p>
        </w:tc>
        <w:tc>
          <w:tcPr>
            <w:tcW w:w="720" w:type="dxa"/>
          </w:tcPr>
          <w:p w:rsidR="00182441" w:rsidDel="00F11A10" w:rsidRDefault="00182441" w:rsidP="004E48AB">
            <w:pPr>
              <w:keepNext/>
              <w:jc w:val="center"/>
              <w:rPr>
                <w:del w:id="2865" w:author="Sammartano, Marc (BIC USA)" w:date="2016-02-25T16:05:00Z"/>
                <w:moveFrom w:id="2866" w:author="Sammartano, Marc (BIC USA)" w:date="2016-01-26T13:03:00Z"/>
                <w:b/>
              </w:rPr>
            </w:pPr>
            <w:moveFrom w:id="2867" w:author="Sammartano, Marc (BIC USA)" w:date="2016-01-26T13:03:00Z">
              <w:del w:id="2868" w:author="Sammartano, Marc (BIC USA)" w:date="2016-02-25T16:05:00Z">
                <w:r w:rsidDel="00F11A10">
                  <w:rPr>
                    <w:b/>
                  </w:rPr>
                  <w:delText>Type</w:delText>
                </w:r>
              </w:del>
            </w:moveFrom>
          </w:p>
        </w:tc>
        <w:tc>
          <w:tcPr>
            <w:tcW w:w="2880" w:type="dxa"/>
          </w:tcPr>
          <w:p w:rsidR="00182441" w:rsidRPr="002C2F6D" w:rsidDel="00F11A10" w:rsidRDefault="00182441" w:rsidP="004E48AB">
            <w:pPr>
              <w:keepNext/>
              <w:jc w:val="center"/>
              <w:rPr>
                <w:del w:id="2869" w:author="Sammartano, Marc (BIC USA)" w:date="2016-02-25T16:05:00Z"/>
                <w:moveFrom w:id="2870" w:author="Sammartano, Marc (BIC USA)" w:date="2016-01-26T13:03:00Z"/>
                <w:b/>
              </w:rPr>
            </w:pPr>
            <w:moveFrom w:id="2871" w:author="Sammartano, Marc (BIC USA)" w:date="2016-01-26T13:03:00Z">
              <w:del w:id="2872" w:author="Sammartano, Marc (BIC USA)" w:date="2016-02-25T16:05:00Z">
                <w:r w:rsidDel="00F11A10">
                  <w:rPr>
                    <w:b/>
                  </w:rPr>
                  <w:delText>Values</w:delText>
                </w:r>
              </w:del>
            </w:moveFrom>
          </w:p>
        </w:tc>
        <w:tc>
          <w:tcPr>
            <w:tcW w:w="4482" w:type="dxa"/>
          </w:tcPr>
          <w:p w:rsidR="00182441" w:rsidDel="00F11A10" w:rsidRDefault="00182441" w:rsidP="004E48AB">
            <w:pPr>
              <w:keepNext/>
              <w:jc w:val="center"/>
              <w:rPr>
                <w:del w:id="2873" w:author="Sammartano, Marc (BIC USA)" w:date="2016-02-25T16:05:00Z"/>
                <w:moveFrom w:id="2874" w:author="Sammartano, Marc (BIC USA)" w:date="2016-01-26T13:03:00Z"/>
                <w:b/>
              </w:rPr>
            </w:pPr>
            <w:moveFrom w:id="2875" w:author="Sammartano, Marc (BIC USA)" w:date="2016-01-26T13:03:00Z">
              <w:del w:id="2876" w:author="Sammartano, Marc (BIC USA)" w:date="2016-02-25T16:05:00Z">
                <w:r w:rsidDel="00F11A10">
                  <w:rPr>
                    <w:b/>
                  </w:rPr>
                  <w:delText>Meaning</w:delText>
                </w:r>
              </w:del>
            </w:moveFrom>
          </w:p>
        </w:tc>
      </w:tr>
      <w:tr w:rsidR="00182441" w:rsidRPr="002C2F6D" w:rsidDel="00F11A10" w:rsidTr="009510E5">
        <w:trPr>
          <w:trHeight w:val="302"/>
          <w:jc w:val="center"/>
          <w:del w:id="2877" w:author="Sammartano, Marc (BIC USA)" w:date="2016-02-25T16:05:00Z"/>
        </w:trPr>
        <w:tc>
          <w:tcPr>
            <w:tcW w:w="1423" w:type="dxa"/>
            <w:vAlign w:val="center"/>
          </w:tcPr>
          <w:p w:rsidR="00182441" w:rsidRPr="001839EC" w:rsidDel="00F11A10" w:rsidRDefault="00182441" w:rsidP="004E48AB">
            <w:pPr>
              <w:keepNext/>
              <w:jc w:val="center"/>
              <w:rPr>
                <w:del w:id="2878" w:author="Sammartano, Marc (BIC USA)" w:date="2016-02-25T16:05:00Z"/>
                <w:moveFrom w:id="2879" w:author="Sammartano, Marc (BIC USA)" w:date="2016-01-26T13:03:00Z"/>
                <w:b/>
              </w:rPr>
            </w:pPr>
            <w:moveFrom w:id="2880" w:author="Sammartano, Marc (BIC USA)" w:date="2016-01-26T13:03:00Z">
              <w:del w:id="2881" w:author="Sammartano, Marc (BIC USA)" w:date="2016-02-25T16:05:00Z">
                <w:r w:rsidDel="00F11A10">
                  <w:rPr>
                    <w:b/>
                  </w:rPr>
                  <w:delText>SignalLevel</w:delText>
                </w:r>
              </w:del>
            </w:moveFrom>
          </w:p>
        </w:tc>
        <w:tc>
          <w:tcPr>
            <w:tcW w:w="720" w:type="dxa"/>
            <w:vAlign w:val="center"/>
          </w:tcPr>
          <w:p w:rsidR="00182441" w:rsidDel="00F11A10" w:rsidRDefault="00182441" w:rsidP="004E48AB">
            <w:pPr>
              <w:keepNext/>
              <w:jc w:val="center"/>
              <w:rPr>
                <w:del w:id="2882" w:author="Sammartano, Marc (BIC USA)" w:date="2016-02-25T16:05:00Z"/>
                <w:moveFrom w:id="2883" w:author="Sammartano, Marc (BIC USA)" w:date="2016-01-26T13:03:00Z"/>
              </w:rPr>
            </w:pPr>
            <w:moveFrom w:id="2884" w:author="Sammartano, Marc (BIC USA)" w:date="2016-01-26T13:03:00Z">
              <w:del w:id="2885" w:author="Sammartano, Marc (BIC USA)" w:date="2016-02-25T16:05:00Z">
                <w:r w:rsidDel="00F11A10">
                  <w:delText>N</w:delText>
                </w:r>
              </w:del>
            </w:moveFrom>
          </w:p>
        </w:tc>
        <w:tc>
          <w:tcPr>
            <w:tcW w:w="2880" w:type="dxa"/>
            <w:vAlign w:val="center"/>
          </w:tcPr>
          <w:p w:rsidR="00182441" w:rsidRPr="005313DA" w:rsidDel="00F11A10" w:rsidRDefault="00182441" w:rsidP="00182441">
            <w:pPr>
              <w:keepNext/>
              <w:jc w:val="center"/>
              <w:rPr>
                <w:del w:id="2886" w:author="Sammartano, Marc (BIC USA)" w:date="2016-02-25T16:05:00Z"/>
                <w:moveFrom w:id="2887" w:author="Sammartano, Marc (BIC USA)" w:date="2016-01-26T13:03:00Z"/>
              </w:rPr>
            </w:pPr>
            <w:moveFrom w:id="2888" w:author="Sammartano, Marc (BIC USA)" w:date="2016-01-26T13:03:00Z">
              <w:del w:id="2889" w:author="Sammartano, Marc (BIC USA)" w:date="2016-02-25T16:05:00Z">
                <w:r w:rsidDel="00F11A10">
                  <w:delText>A positive number 0 - 4</w:delText>
                </w:r>
              </w:del>
            </w:moveFrom>
          </w:p>
        </w:tc>
        <w:tc>
          <w:tcPr>
            <w:tcW w:w="4482" w:type="dxa"/>
            <w:vAlign w:val="center"/>
          </w:tcPr>
          <w:p w:rsidR="00182441" w:rsidDel="00F11A10" w:rsidRDefault="00182441" w:rsidP="00182441">
            <w:pPr>
              <w:keepNext/>
              <w:rPr>
                <w:del w:id="2890" w:author="Sammartano, Marc (BIC USA)" w:date="2016-02-25T16:05:00Z"/>
                <w:moveFrom w:id="2891" w:author="Sammartano, Marc (BIC USA)" w:date="2016-01-26T13:03:00Z"/>
              </w:rPr>
            </w:pPr>
            <w:moveFrom w:id="2892" w:author="Sammartano, Marc (BIC USA)" w:date="2016-01-26T13:03:00Z">
              <w:del w:id="2893" w:author="Sammartano, Marc (BIC USA)" w:date="2016-02-25T16:05:00Z">
                <w:r w:rsidDel="00F11A10">
                  <w:delText>General measure of signal quality as shown in status bar. Higher is better.</w:delText>
                </w:r>
              </w:del>
            </w:moveFrom>
          </w:p>
        </w:tc>
      </w:tr>
      <w:tr w:rsidR="00182441" w:rsidRPr="002C2F6D" w:rsidDel="00F11A10" w:rsidTr="009510E5">
        <w:trPr>
          <w:trHeight w:val="302"/>
          <w:jc w:val="center"/>
          <w:del w:id="2894" w:author="Sammartano, Marc (BIC USA)" w:date="2016-02-25T16:05:00Z"/>
        </w:trPr>
        <w:tc>
          <w:tcPr>
            <w:tcW w:w="1423" w:type="dxa"/>
            <w:vAlign w:val="center"/>
          </w:tcPr>
          <w:p w:rsidR="00182441" w:rsidRPr="001839EC" w:rsidDel="00F11A10" w:rsidRDefault="00182441" w:rsidP="004E48AB">
            <w:pPr>
              <w:keepNext/>
              <w:jc w:val="center"/>
              <w:rPr>
                <w:del w:id="2895" w:author="Sammartano, Marc (BIC USA)" w:date="2016-02-25T16:05:00Z"/>
                <w:moveFrom w:id="2896" w:author="Sammartano, Marc (BIC USA)" w:date="2016-01-26T13:03:00Z"/>
                <w:b/>
              </w:rPr>
            </w:pPr>
            <w:moveFrom w:id="2897" w:author="Sammartano, Marc (BIC USA)" w:date="2016-01-26T13:03:00Z">
              <w:del w:id="2898" w:author="Sammartano, Marc (BIC USA)" w:date="2016-02-25T16:05:00Z">
                <w:r w:rsidDel="00F11A10">
                  <w:rPr>
                    <w:b/>
                  </w:rPr>
                  <w:delText>GsmSignal</w:delText>
                </w:r>
              </w:del>
            </w:moveFrom>
          </w:p>
        </w:tc>
        <w:tc>
          <w:tcPr>
            <w:tcW w:w="720" w:type="dxa"/>
            <w:vAlign w:val="center"/>
          </w:tcPr>
          <w:p w:rsidR="00182441" w:rsidDel="00F11A10" w:rsidRDefault="00182441" w:rsidP="004E48AB">
            <w:pPr>
              <w:keepNext/>
              <w:jc w:val="center"/>
              <w:rPr>
                <w:del w:id="2899" w:author="Sammartano, Marc (BIC USA)" w:date="2016-02-25T16:05:00Z"/>
                <w:moveFrom w:id="2900" w:author="Sammartano, Marc (BIC USA)" w:date="2016-01-26T13:03:00Z"/>
              </w:rPr>
            </w:pPr>
            <w:moveFrom w:id="2901" w:author="Sammartano, Marc (BIC USA)" w:date="2016-01-26T13:03:00Z">
              <w:del w:id="2902" w:author="Sammartano, Marc (BIC USA)" w:date="2016-02-25T16:05:00Z">
                <w:r w:rsidDel="00F11A10">
                  <w:delText>N</w:delText>
                </w:r>
              </w:del>
            </w:moveFrom>
          </w:p>
        </w:tc>
        <w:tc>
          <w:tcPr>
            <w:tcW w:w="2880" w:type="dxa"/>
            <w:vAlign w:val="center"/>
          </w:tcPr>
          <w:p w:rsidR="00182441" w:rsidRPr="00E4362C" w:rsidDel="00F11A10" w:rsidRDefault="00182441" w:rsidP="004E48AB">
            <w:pPr>
              <w:keepNext/>
              <w:jc w:val="center"/>
              <w:rPr>
                <w:del w:id="2903" w:author="Sammartano, Marc (BIC USA)" w:date="2016-02-25T16:05:00Z"/>
                <w:moveFrom w:id="2904" w:author="Sammartano, Marc (BIC USA)" w:date="2016-01-26T13:03:00Z"/>
              </w:rPr>
            </w:pPr>
            <w:moveFrom w:id="2905" w:author="Sammartano, Marc (BIC USA)" w:date="2016-01-26T13:03:00Z">
              <w:del w:id="2906" w:author="Sammartano, Marc (BIC USA)" w:date="2016-02-25T16:05:00Z">
                <w:r w:rsidDel="00F11A10">
                  <w:delText>A positive number, 0 - 31</w:delText>
                </w:r>
                <w:r w:rsidDel="00F11A10">
                  <w:br/>
                  <w:delText>or 99 if unknown</w:delText>
                </w:r>
              </w:del>
            </w:moveFrom>
          </w:p>
        </w:tc>
        <w:tc>
          <w:tcPr>
            <w:tcW w:w="4482" w:type="dxa"/>
            <w:vAlign w:val="center"/>
          </w:tcPr>
          <w:p w:rsidR="00182441" w:rsidDel="00F11A10" w:rsidRDefault="00182441" w:rsidP="00182441">
            <w:pPr>
              <w:keepNext/>
              <w:rPr>
                <w:del w:id="2907" w:author="Sammartano, Marc (BIC USA)" w:date="2016-02-25T16:05:00Z"/>
                <w:moveFrom w:id="2908" w:author="Sammartano, Marc (BIC USA)" w:date="2016-01-26T13:03:00Z"/>
              </w:rPr>
            </w:pPr>
            <w:moveFrom w:id="2909" w:author="Sammartano, Marc (BIC USA)" w:date="2016-01-26T13:03:00Z">
              <w:del w:id="2910" w:author="Sammartano, Marc (BIC USA)" w:date="2016-02-25T16:05:00Z">
                <w:r w:rsidDel="00F11A10">
                  <w:delText>"SignalLevel" unavailable, phone type</w:delText>
                </w:r>
                <w:r w:rsidR="009510E5" w:rsidDel="00F11A10">
                  <w:delText xml:space="preserve"> is</w:delText>
                </w:r>
                <w:r w:rsidDel="00F11A10">
                  <w:delText xml:space="preserve"> GSM,</w:delText>
                </w:r>
                <w:r w:rsidDel="00F11A10">
                  <w:br/>
                  <w:delText>get GSM level instead.</w:delText>
                </w:r>
              </w:del>
            </w:moveFrom>
          </w:p>
        </w:tc>
      </w:tr>
      <w:tr w:rsidR="00182441" w:rsidRPr="002C2F6D" w:rsidDel="00F11A10" w:rsidTr="009510E5">
        <w:trPr>
          <w:trHeight w:val="302"/>
          <w:jc w:val="center"/>
          <w:del w:id="2911" w:author="Sammartano, Marc (BIC USA)" w:date="2016-02-25T16:05:00Z"/>
        </w:trPr>
        <w:tc>
          <w:tcPr>
            <w:tcW w:w="1423" w:type="dxa"/>
            <w:vAlign w:val="center"/>
          </w:tcPr>
          <w:p w:rsidR="00182441" w:rsidRPr="001839EC" w:rsidDel="00F11A10" w:rsidRDefault="00182441" w:rsidP="004E48AB">
            <w:pPr>
              <w:jc w:val="center"/>
              <w:rPr>
                <w:del w:id="2912" w:author="Sammartano, Marc (BIC USA)" w:date="2016-02-25T16:05:00Z"/>
                <w:moveFrom w:id="2913" w:author="Sammartano, Marc (BIC USA)" w:date="2016-01-26T13:03:00Z"/>
                <w:b/>
              </w:rPr>
            </w:pPr>
            <w:moveFrom w:id="2914" w:author="Sammartano, Marc (BIC USA)" w:date="2016-01-26T13:03:00Z">
              <w:del w:id="2915" w:author="Sammartano, Marc (BIC USA)" w:date="2016-02-25T16:05:00Z">
                <w:r w:rsidDel="00F11A10">
                  <w:rPr>
                    <w:b/>
                  </w:rPr>
                  <w:delText>CdmaDbm</w:delText>
                </w:r>
              </w:del>
            </w:moveFrom>
          </w:p>
        </w:tc>
        <w:tc>
          <w:tcPr>
            <w:tcW w:w="720" w:type="dxa"/>
            <w:vAlign w:val="center"/>
          </w:tcPr>
          <w:p w:rsidR="00182441" w:rsidDel="00F11A10" w:rsidRDefault="00182441" w:rsidP="004E48AB">
            <w:pPr>
              <w:jc w:val="center"/>
              <w:rPr>
                <w:del w:id="2916" w:author="Sammartano, Marc (BIC USA)" w:date="2016-02-25T16:05:00Z"/>
                <w:moveFrom w:id="2917" w:author="Sammartano, Marc (BIC USA)" w:date="2016-01-26T13:03:00Z"/>
              </w:rPr>
            </w:pPr>
            <w:moveFrom w:id="2918" w:author="Sammartano, Marc (BIC USA)" w:date="2016-01-26T13:03:00Z">
              <w:del w:id="2919" w:author="Sammartano, Marc (BIC USA)" w:date="2016-02-25T16:05:00Z">
                <w:r w:rsidDel="00F11A10">
                  <w:delText>N</w:delText>
                </w:r>
              </w:del>
            </w:moveFrom>
          </w:p>
        </w:tc>
        <w:tc>
          <w:tcPr>
            <w:tcW w:w="2880" w:type="dxa"/>
            <w:vAlign w:val="center"/>
          </w:tcPr>
          <w:p w:rsidR="00182441" w:rsidRPr="00E4362C" w:rsidDel="00F11A10" w:rsidRDefault="00182441" w:rsidP="004E48AB">
            <w:pPr>
              <w:jc w:val="center"/>
              <w:rPr>
                <w:del w:id="2920" w:author="Sammartano, Marc (BIC USA)" w:date="2016-02-25T16:05:00Z"/>
                <w:moveFrom w:id="2921" w:author="Sammartano, Marc (BIC USA)" w:date="2016-01-26T13:03:00Z"/>
              </w:rPr>
            </w:pPr>
            <w:moveFrom w:id="2922" w:author="Sammartano, Marc (BIC USA)" w:date="2016-01-26T13:03:00Z">
              <w:del w:id="2923" w:author="Sammartano, Marc (BIC USA)" w:date="2016-02-25T16:05:00Z">
                <w:r w:rsidDel="00F11A10">
                  <w:delText>A negative number, typically</w:delText>
                </w:r>
                <w:r w:rsidDel="00F11A10">
                  <w:br/>
                  <w:delText>-90 (strong) to -105 (weak)</w:delText>
                </w:r>
              </w:del>
            </w:moveFrom>
          </w:p>
        </w:tc>
        <w:tc>
          <w:tcPr>
            <w:tcW w:w="4482" w:type="dxa"/>
            <w:vAlign w:val="center"/>
          </w:tcPr>
          <w:p w:rsidR="00182441" w:rsidDel="00F11A10" w:rsidRDefault="00182441" w:rsidP="00182441">
            <w:pPr>
              <w:rPr>
                <w:del w:id="2924" w:author="Sammartano, Marc (BIC USA)" w:date="2016-02-25T16:05:00Z"/>
                <w:moveFrom w:id="2925" w:author="Sammartano, Marc (BIC USA)" w:date="2016-01-26T13:03:00Z"/>
              </w:rPr>
            </w:pPr>
            <w:moveFrom w:id="2926" w:author="Sammartano, Marc (BIC USA)" w:date="2016-01-26T13:03:00Z">
              <w:del w:id="2927" w:author="Sammartano, Marc (BIC USA)" w:date="2016-02-25T16:05:00Z">
                <w:r w:rsidDel="00F11A10">
                  <w:delText xml:space="preserve">"SignalLevel" unavailable, phone type </w:delText>
                </w:r>
                <w:r w:rsidR="009510E5" w:rsidDel="00F11A10">
                  <w:delText xml:space="preserve">is </w:delText>
                </w:r>
                <w:r w:rsidDel="00F11A10">
                  <w:delText>CDMA, get raw power level in dBm instead.</w:delText>
                </w:r>
              </w:del>
            </w:moveFrom>
          </w:p>
        </w:tc>
      </w:tr>
      <w:tr w:rsidR="00182441" w:rsidRPr="002C2F6D" w:rsidDel="00F11A10" w:rsidTr="009510E5">
        <w:trPr>
          <w:trHeight w:val="302"/>
          <w:jc w:val="center"/>
          <w:del w:id="2928" w:author="Sammartano, Marc (BIC USA)" w:date="2016-02-25T16:05:00Z"/>
        </w:trPr>
        <w:tc>
          <w:tcPr>
            <w:tcW w:w="1423" w:type="dxa"/>
            <w:vAlign w:val="center"/>
          </w:tcPr>
          <w:p w:rsidR="00182441" w:rsidRPr="001839EC" w:rsidDel="00F11A10" w:rsidRDefault="00182441" w:rsidP="004E48AB">
            <w:pPr>
              <w:jc w:val="center"/>
              <w:rPr>
                <w:del w:id="2929" w:author="Sammartano, Marc (BIC USA)" w:date="2016-02-25T16:05:00Z"/>
                <w:moveFrom w:id="2930" w:author="Sammartano, Marc (BIC USA)" w:date="2016-01-26T13:03:00Z"/>
                <w:b/>
              </w:rPr>
            </w:pPr>
            <w:moveFrom w:id="2931" w:author="Sammartano, Marc (BIC USA)" w:date="2016-01-26T13:03:00Z">
              <w:del w:id="2932" w:author="Sammartano, Marc (BIC USA)" w:date="2016-02-25T16:05:00Z">
                <w:r w:rsidDel="00F11A10">
                  <w:rPr>
                    <w:b/>
                  </w:rPr>
                  <w:delText>SignalASU</w:delText>
                </w:r>
              </w:del>
            </w:moveFrom>
          </w:p>
        </w:tc>
        <w:tc>
          <w:tcPr>
            <w:tcW w:w="720" w:type="dxa"/>
            <w:vAlign w:val="center"/>
          </w:tcPr>
          <w:p w:rsidR="00182441" w:rsidDel="00F11A10" w:rsidRDefault="00182441" w:rsidP="004E48AB">
            <w:pPr>
              <w:jc w:val="center"/>
              <w:rPr>
                <w:del w:id="2933" w:author="Sammartano, Marc (BIC USA)" w:date="2016-02-25T16:05:00Z"/>
                <w:moveFrom w:id="2934" w:author="Sammartano, Marc (BIC USA)" w:date="2016-01-26T13:03:00Z"/>
              </w:rPr>
            </w:pPr>
            <w:moveFrom w:id="2935" w:author="Sammartano, Marc (BIC USA)" w:date="2016-01-26T13:03:00Z">
              <w:del w:id="2936" w:author="Sammartano, Marc (BIC USA)" w:date="2016-02-25T16:05:00Z">
                <w:r w:rsidDel="00F11A10">
                  <w:delText>N</w:delText>
                </w:r>
              </w:del>
            </w:moveFrom>
          </w:p>
        </w:tc>
        <w:tc>
          <w:tcPr>
            <w:tcW w:w="2880" w:type="dxa"/>
            <w:vAlign w:val="center"/>
          </w:tcPr>
          <w:p w:rsidR="00182441" w:rsidRPr="00E4362C" w:rsidDel="00F11A10" w:rsidRDefault="00182441" w:rsidP="004E48AB">
            <w:pPr>
              <w:jc w:val="center"/>
              <w:rPr>
                <w:del w:id="2937" w:author="Sammartano, Marc (BIC USA)" w:date="2016-02-25T16:05:00Z"/>
                <w:moveFrom w:id="2938" w:author="Sammartano, Marc (BIC USA)" w:date="2016-01-26T13:03:00Z"/>
              </w:rPr>
            </w:pPr>
            <w:moveFrom w:id="2939" w:author="Sammartano, Marc (BIC USA)" w:date="2016-01-26T13:03:00Z">
              <w:del w:id="2940" w:author="Sammartano, Marc (BIC USA)" w:date="2016-02-25T16:05:00Z">
                <w:r w:rsidDel="00F11A10">
                  <w:delText>0 - 31, 99 (most)</w:delText>
                </w:r>
                <w:r w:rsidDel="00F11A10">
                  <w:br/>
                  <w:delText>0 - 97, 99 (LTE)</w:delText>
                </w:r>
              </w:del>
            </w:moveFrom>
          </w:p>
        </w:tc>
        <w:tc>
          <w:tcPr>
            <w:tcW w:w="4482" w:type="dxa"/>
            <w:vAlign w:val="center"/>
          </w:tcPr>
          <w:p w:rsidR="00182441" w:rsidDel="00F11A10" w:rsidRDefault="00182441" w:rsidP="004E48AB">
            <w:pPr>
              <w:rPr>
                <w:del w:id="2941" w:author="Sammartano, Marc (BIC USA)" w:date="2016-02-25T16:05:00Z"/>
                <w:moveFrom w:id="2942" w:author="Sammartano, Marc (BIC USA)" w:date="2016-01-26T13:03:00Z"/>
              </w:rPr>
            </w:pPr>
            <w:moveFrom w:id="2943" w:author="Sammartano, Marc (BIC USA)" w:date="2016-01-26T13:03:00Z">
              <w:del w:id="2944" w:author="Sammartano, Marc (BIC USA)" w:date="2016-02-25T16:05:00Z">
                <w:r w:rsidDel="00F11A10">
                  <w:delText>"Arbitrary Strength Units",</w:delText>
                </w:r>
                <w:r w:rsidDel="00F11A10">
                  <w:br/>
                  <w:delText>range depends on network type.</w:delText>
                </w:r>
              </w:del>
            </w:moveFrom>
          </w:p>
        </w:tc>
      </w:tr>
    </w:tbl>
    <w:p w:rsidR="00182441" w:rsidDel="00322AA4" w:rsidRDefault="009510E5" w:rsidP="001B594E">
      <w:pPr>
        <w:rPr>
          <w:moveFrom w:id="2945" w:author="Sammartano, Marc (BIC USA)" w:date="2016-01-26T13:03:00Z"/>
        </w:rPr>
      </w:pPr>
      <w:moveFrom w:id="2946" w:author="Sammartano, Marc (BIC USA)" w:date="2016-01-26T13:03:00Z">
        <w:r w:rsidDel="00322AA4">
          <w:t>This information is not available on some Android devices, depending on the device manufacturer and your wireless carrier.</w:t>
        </w:r>
      </w:moveFrom>
    </w:p>
    <w:p w:rsidR="00917BFD" w:rsidRDefault="00917BFD" w:rsidP="00007CAA">
      <w:pPr>
        <w:pStyle w:val="Heading2"/>
      </w:pPr>
      <w:bookmarkStart w:id="2947" w:name="_Toc444180294"/>
      <w:moveFromRangeEnd w:id="2603"/>
      <w:r>
        <w:t>Pause</w:t>
      </w:r>
      <w:r w:rsidR="008B35C5">
        <w:t xml:space="preserve"> &lt;ticks_nexp&gt;</w:t>
      </w:r>
      <w:bookmarkEnd w:id="2947"/>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rsidR="009D6C4F" w:rsidRDefault="009D6C4F" w:rsidP="009D6C4F">
      <w:pPr>
        <w:pStyle w:val="Heading2"/>
      </w:pPr>
      <w:bookmarkStart w:id="2948" w:name="_Toc444180295"/>
      <w:r>
        <w:t>Swap &lt;nvar_a&gt;|&lt;svar_a&gt;, &lt;nvar_b&gt;|&lt;svar_b&gt;</w:t>
      </w:r>
      <w:bookmarkEnd w:id="2948"/>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2949" w:name="_Toc444180296"/>
      <w:r>
        <w:t>Tone &lt;frequency_nexp&gt;, &lt;duration_nexp&gt;</w:t>
      </w:r>
      <w:r w:rsidR="00A35795">
        <w:t xml:space="preserve"> {, &lt;duration_chk_lexp}</w:t>
      </w:r>
      <w:bookmarkEnd w:id="2949"/>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2950" w:name="_Toc444180297"/>
      <w:r>
        <w:t>Vibrate &lt;pattern_array[</w:t>
      </w:r>
      <w:r w:rsidR="00CE4035">
        <w:t>{&lt;start&gt;,&lt;length&gt;}</w:t>
      </w:r>
      <w:r>
        <w:t>]&gt;</w:t>
      </w:r>
      <w:r w:rsidR="00714C04">
        <w:t>,&lt;nexp&gt;</w:t>
      </w:r>
      <w:bookmarkEnd w:id="2950"/>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lastRenderedPageBreak/>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874D5A" w:rsidRDefault="00874D5A" w:rsidP="00874D5A">
      <w:pPr>
        <w:pStyle w:val="Heading2"/>
        <w:rPr>
          <w:ins w:id="2951" w:author="Sammartano, Marc (BIC USA)" w:date="2016-02-25T15:28:00Z"/>
        </w:rPr>
      </w:pPr>
      <w:bookmarkStart w:id="2952" w:name="_Toc444180298"/>
      <w:ins w:id="2953" w:author="Sammartano, Marc (BIC USA)" w:date="2016-02-25T15:28:00Z">
        <w:r>
          <w:t>VolKeys</w:t>
        </w:r>
        <w:bookmarkEnd w:id="2952"/>
      </w:ins>
    </w:p>
    <w:p w:rsidR="00874D5A" w:rsidRDefault="00874D5A" w:rsidP="00874D5A">
      <w:pPr>
        <w:rPr>
          <w:ins w:id="2954" w:author="Sammartano, Marc (BIC USA)" w:date="2016-02-25T15:40:00Z"/>
        </w:rPr>
      </w:pPr>
      <w:ins w:id="2955" w:author="Sammartano, Marc (BIC USA)" w:date="2016-02-25T15:29:00Z">
        <w:r>
          <w:t xml:space="preserve">Certain keys and buttons have special meaning to your Android device. By default, BASIC! </w:t>
        </w:r>
      </w:ins>
      <w:ins w:id="2956" w:author="Sammartano, Marc (BIC USA)" w:date="2016-02-25T15:30:00Z">
        <w:r>
          <w:t>propagates these special keycodes to the Android system, even i</w:t>
        </w:r>
        <w:r w:rsidR="00A955BB">
          <w:t>f your program detects them.</w:t>
        </w:r>
      </w:ins>
      <w:ins w:id="2957" w:author="Sammartano, Marc (BIC USA)" w:date="2016-02-25T15:33:00Z">
        <w:r w:rsidR="00A955BB">
          <w:t xml:space="preserve"> </w:t>
        </w:r>
      </w:ins>
      <w:ins w:id="2958" w:author="Sammartano, Marc (BIC USA)" w:date="2016-02-25T15:35:00Z">
        <w:r w:rsidR="00A955BB">
          <w:t xml:space="preserve">So, for example, </w:t>
        </w:r>
      </w:ins>
      <w:ins w:id="2959" w:author="Sammartano, Marc (BIC USA)" w:date="2016-02-25T15:36:00Z">
        <w:r w:rsidR="00A955BB">
          <w:t xml:space="preserve">when you press the "Volume Up" button, your program can catch it </w:t>
        </w:r>
      </w:ins>
      <w:ins w:id="2960" w:author="Sammartano, Marc (BIC USA)" w:date="2016-02-25T15:39:00Z">
        <w:r w:rsidR="00A955BB">
          <w:t>(see</w:t>
        </w:r>
      </w:ins>
      <w:ins w:id="2961" w:author="Sammartano, Marc (BIC USA)" w:date="2016-02-25T15:36:00Z">
        <w:r w:rsidR="00A955BB">
          <w:t xml:space="preserve"> </w:t>
        </w:r>
        <w:r w:rsidR="00A955BB">
          <w:rPr>
            <w:b/>
          </w:rPr>
          <w:t>INKEY$</w:t>
        </w:r>
      </w:ins>
      <w:ins w:id="2962" w:author="Sammartano, Marc (BIC USA)" w:date="2016-02-25T15:39:00Z">
        <w:r w:rsidR="00A955BB">
          <w:t>),</w:t>
        </w:r>
      </w:ins>
      <w:ins w:id="2963" w:author="Sammartano, Marc (BIC USA)" w:date="2016-02-25T15:36:00Z">
        <w:r w:rsidR="00A955BB">
          <w:t xml:space="preserve"> but you still see the Volume Control window open on your screen, and </w:t>
        </w:r>
      </w:ins>
      <w:ins w:id="2964" w:author="Sammartano, Marc (BIC USA)" w:date="2016-02-25T15:37:00Z">
        <w:r w:rsidR="00A955BB">
          <w:t>your audio gets louder.</w:t>
        </w:r>
      </w:ins>
    </w:p>
    <w:p w:rsidR="00A955BB" w:rsidRDefault="00A955BB" w:rsidP="00874D5A">
      <w:pPr>
        <w:rPr>
          <w:ins w:id="2965" w:author="Sammartano, Marc (BIC USA)" w:date="2016-02-25T15:40:00Z"/>
        </w:rPr>
      </w:pPr>
      <w:ins w:id="2966" w:author="Sammartano, Marc (BIC USA)" w:date="2016-02-25T15:40:00Z">
        <w:r>
          <w:t xml:space="preserve">The </w:t>
        </w:r>
        <w:r>
          <w:rPr>
            <w:b/>
          </w:rPr>
          <w:t>VolKeys.off</w:t>
        </w:r>
        <w:r>
          <w:t xml:space="preserve"> and </w:t>
        </w:r>
        <w:r>
          <w:rPr>
            <w:b/>
          </w:rPr>
          <w:t>VolKeys.on</w:t>
        </w:r>
        <w:r>
          <w:t xml:space="preserve"> commands let you control this behavior for five keys</w:t>
        </w:r>
      </w:ins>
      <w:ins w:id="2967" w:author="Sammartano, Marc (BIC USA)" w:date="2016-02-25T15:43:00Z">
        <w:r w:rsidR="007233F8">
          <w:t>. These keys may be on the Android device or on a headset plugged into the device.</w:t>
        </w:r>
      </w:ins>
    </w:p>
    <w:tbl>
      <w:tblPr>
        <w:tblStyle w:val="GridTable1Light-Accent1"/>
        <w:tblW w:w="0" w:type="auto"/>
        <w:tblInd w:w="872" w:type="dxa"/>
        <w:tblLook w:val="04A0" w:firstRow="1" w:lastRow="0" w:firstColumn="1" w:lastColumn="0" w:noHBand="0" w:noVBand="1"/>
      </w:tblPr>
      <w:tblGrid>
        <w:gridCol w:w="1854"/>
        <w:gridCol w:w="1260"/>
        <w:gridCol w:w="3862"/>
      </w:tblGrid>
      <w:tr w:rsidR="00A955BB" w:rsidTr="00965C8E">
        <w:trPr>
          <w:cnfStyle w:val="100000000000" w:firstRow="1" w:lastRow="0" w:firstColumn="0" w:lastColumn="0" w:oddVBand="0" w:evenVBand="0" w:oddHBand="0" w:evenHBand="0" w:firstRowFirstColumn="0" w:firstRowLastColumn="0" w:lastRowFirstColumn="0" w:lastRowLastColumn="0"/>
          <w:ins w:id="2968" w:author="Sammartano, Marc (BIC USA)" w:date="2016-02-25T15:41:00Z"/>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jc w:val="center"/>
              <w:rPr>
                <w:ins w:id="2969" w:author="Sammartano, Marc (BIC USA)" w:date="2016-02-25T15:41:00Z"/>
              </w:rPr>
            </w:pPr>
            <w:ins w:id="2970" w:author="Sammartano, Marc (BIC USA)" w:date="2016-02-25T15:41:00Z">
              <w:r>
                <w:t>Key Name</w:t>
              </w:r>
            </w:ins>
            <w:ins w:id="2971" w:author="Sammartano, Marc (BIC USA)" w:date="2016-02-25T15:50:00Z">
              <w:r>
                <w:br/>
              </w:r>
              <w:r w:rsidRPr="007233F8">
                <w:rPr>
                  <w:b w:val="0"/>
                </w:rPr>
                <w:t>(Android docs)</w:t>
              </w:r>
            </w:ins>
          </w:p>
        </w:tc>
        <w:tc>
          <w:tcPr>
            <w:tcW w:w="1260" w:type="dxa"/>
          </w:tcPr>
          <w:p w:rsidR="00A955BB" w:rsidRDefault="007233F8" w:rsidP="007233F8">
            <w:pPr>
              <w:tabs>
                <w:tab w:val="left" w:pos="952"/>
              </w:tabs>
              <w:jc w:val="center"/>
              <w:cnfStyle w:val="100000000000" w:firstRow="1" w:lastRow="0" w:firstColumn="0" w:lastColumn="0" w:oddVBand="0" w:evenVBand="0" w:oddHBand="0" w:evenHBand="0" w:firstRowFirstColumn="0" w:firstRowLastColumn="0" w:lastRowFirstColumn="0" w:lastRowLastColumn="0"/>
              <w:rPr>
                <w:ins w:id="2972" w:author="Sammartano, Marc (BIC USA)" w:date="2016-02-25T15:41:00Z"/>
              </w:rPr>
            </w:pPr>
            <w:ins w:id="2973" w:author="Sammartano, Marc (BIC USA)" w:date="2016-02-25T15:41:00Z">
              <w:r>
                <w:t>Key Code</w:t>
              </w:r>
            </w:ins>
            <w:ins w:id="2974" w:author="Sammartano, Marc (BIC USA)" w:date="2016-02-25T15:51:00Z">
              <w:r>
                <w:br/>
              </w:r>
            </w:ins>
            <w:ins w:id="2975" w:author="Sammartano, Marc (BIC USA)" w:date="2016-02-25T15:46:00Z">
              <w:r w:rsidRPr="007233F8">
                <w:rPr>
                  <w:b w:val="0"/>
                </w:rPr>
                <w:t>(decimal)</w:t>
              </w:r>
            </w:ins>
          </w:p>
        </w:tc>
        <w:tc>
          <w:tcPr>
            <w:tcW w:w="3862" w:type="dxa"/>
          </w:tcPr>
          <w:p w:rsidR="00A955BB" w:rsidRDefault="00F11A10" w:rsidP="007233F8">
            <w:pPr>
              <w:jc w:val="center"/>
              <w:cnfStyle w:val="100000000000" w:firstRow="1" w:lastRow="0" w:firstColumn="0" w:lastColumn="0" w:oddVBand="0" w:evenVBand="0" w:oddHBand="0" w:evenHBand="0" w:firstRowFirstColumn="0" w:firstRowLastColumn="0" w:lastRowFirstColumn="0" w:lastRowLastColumn="0"/>
              <w:rPr>
                <w:ins w:id="2976" w:author="Sammartano, Marc (BIC USA)" w:date="2016-02-25T15:41:00Z"/>
              </w:rPr>
            </w:pPr>
            <w:ins w:id="2977" w:author="Sammartano, Marc (BIC USA)" w:date="2016-02-25T16:03:00Z">
              <w:r>
                <w:t xml:space="preserve">Usual </w:t>
              </w:r>
            </w:ins>
            <w:ins w:id="2978" w:author="Sammartano, Marc (BIC USA)" w:date="2016-02-25T15:42:00Z">
              <w:r w:rsidR="007233F8">
                <w:t>Action</w:t>
              </w:r>
            </w:ins>
          </w:p>
        </w:tc>
      </w:tr>
      <w:tr w:rsidR="00A955BB" w:rsidRPr="007233F8" w:rsidTr="00965C8E">
        <w:trPr>
          <w:ins w:id="2979" w:author="Sammartano, Marc (BIC USA)" w:date="2016-02-25T15:41:00Z"/>
        </w:trPr>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965C8E">
            <w:pPr>
              <w:rPr>
                <w:ins w:id="2980" w:author="Sammartano, Marc (BIC USA)" w:date="2016-02-25T15:41:00Z"/>
                <w:b w:val="0"/>
              </w:rPr>
            </w:pPr>
            <w:ins w:id="2981" w:author="Sammartano, Marc (BIC USA)" w:date="2016-02-25T15:42:00Z">
              <w:r w:rsidRPr="007233F8">
                <w:rPr>
                  <w:b w:val="0"/>
                </w:rPr>
                <w:t>VOL</w:t>
              </w:r>
              <w:r>
                <w:rPr>
                  <w:b w:val="0"/>
                </w:rPr>
                <w:t>UME</w:t>
              </w:r>
            </w:ins>
            <w:ins w:id="2982" w:author="Sammartano, Marc (BIC USA)" w:date="2016-02-25T15:53:00Z">
              <w:r w:rsidR="00965C8E">
                <w:rPr>
                  <w:b w:val="0"/>
                </w:rPr>
                <w:t>_</w:t>
              </w:r>
            </w:ins>
            <w:ins w:id="2983" w:author="Sammartano, Marc (BIC USA)" w:date="2016-02-25T15:42:00Z">
              <w:r>
                <w:rPr>
                  <w:b w:val="0"/>
                </w:rPr>
                <w:t>UP</w:t>
              </w:r>
            </w:ins>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rPr>
                <w:ins w:id="2984" w:author="Sammartano, Marc (BIC USA)" w:date="2016-02-25T15:41:00Z"/>
              </w:rPr>
            </w:pPr>
            <w:ins w:id="2985" w:author="Sammartano, Marc (BIC USA)" w:date="2016-02-25T15:44:00Z">
              <w:r>
                <w:t>24</w:t>
              </w:r>
            </w:ins>
          </w:p>
        </w:tc>
        <w:tc>
          <w:tcPr>
            <w:tcW w:w="3862" w:type="dxa"/>
          </w:tcPr>
          <w:p w:rsidR="007233F8" w:rsidRPr="007233F8" w:rsidRDefault="007233F8" w:rsidP="00874D5A">
            <w:pPr>
              <w:cnfStyle w:val="000000000000" w:firstRow="0" w:lastRow="0" w:firstColumn="0" w:lastColumn="0" w:oddVBand="0" w:evenVBand="0" w:oddHBand="0" w:evenHBand="0" w:firstRowFirstColumn="0" w:firstRowLastColumn="0" w:lastRowFirstColumn="0" w:lastRowLastColumn="0"/>
              <w:rPr>
                <w:ins w:id="2986" w:author="Sammartano, Marc (BIC USA)" w:date="2016-02-25T15:41:00Z"/>
              </w:rPr>
            </w:pPr>
            <w:ins w:id="2987" w:author="Sammartano, Marc (BIC USA)" w:date="2016-02-25T15:47:00Z">
              <w:r>
                <w:t xml:space="preserve">Increase </w:t>
              </w:r>
            </w:ins>
            <w:ins w:id="2988" w:author="Sammartano, Marc (BIC USA)" w:date="2016-02-25T15:48:00Z">
              <w:r>
                <w:t>speaker volume</w:t>
              </w:r>
            </w:ins>
          </w:p>
        </w:tc>
      </w:tr>
      <w:tr w:rsidR="00A955BB" w:rsidRPr="007233F8" w:rsidTr="00965C8E">
        <w:trPr>
          <w:ins w:id="2989" w:author="Sammartano, Marc (BIC USA)" w:date="2016-02-25T15:41:00Z"/>
        </w:trPr>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965C8E" w:rsidP="00874D5A">
            <w:pPr>
              <w:rPr>
                <w:ins w:id="2990" w:author="Sammartano, Marc (BIC USA)" w:date="2016-02-25T15:41:00Z"/>
                <w:b w:val="0"/>
              </w:rPr>
            </w:pPr>
            <w:ins w:id="2991" w:author="Sammartano, Marc (BIC USA)" w:date="2016-02-25T15:42:00Z">
              <w:r>
                <w:rPr>
                  <w:b w:val="0"/>
                </w:rPr>
                <w:t>VOLUME_</w:t>
              </w:r>
              <w:r w:rsidR="007233F8">
                <w:rPr>
                  <w:b w:val="0"/>
                </w:rPr>
                <w:t>DOWN</w:t>
              </w:r>
            </w:ins>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rPr>
                <w:ins w:id="2992" w:author="Sammartano, Marc (BIC USA)" w:date="2016-02-25T15:41:00Z"/>
              </w:rPr>
            </w:pPr>
            <w:ins w:id="2993" w:author="Sammartano, Marc (BIC USA)" w:date="2016-02-25T15:44:00Z">
              <w:r>
                <w:t>25</w:t>
              </w:r>
            </w:ins>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rPr>
                <w:ins w:id="2994" w:author="Sammartano, Marc (BIC USA)" w:date="2016-02-25T15:41:00Z"/>
              </w:rPr>
            </w:pPr>
            <w:ins w:id="2995" w:author="Sammartano, Marc (BIC USA)" w:date="2016-02-25T15:48:00Z">
              <w:r>
                <w:t>Decrease speaker volume</w:t>
              </w:r>
            </w:ins>
          </w:p>
        </w:tc>
      </w:tr>
      <w:tr w:rsidR="00A955BB" w:rsidRPr="007233F8" w:rsidTr="00965C8E">
        <w:trPr>
          <w:ins w:id="2996" w:author="Sammartano, Marc (BIC USA)" w:date="2016-02-25T15:41:00Z"/>
        </w:trPr>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874D5A">
            <w:pPr>
              <w:rPr>
                <w:ins w:id="2997" w:author="Sammartano, Marc (BIC USA)" w:date="2016-02-25T15:41:00Z"/>
                <w:b w:val="0"/>
              </w:rPr>
            </w:pPr>
            <w:ins w:id="2998" w:author="Sammartano, Marc (BIC USA)" w:date="2016-02-25T15:42:00Z">
              <w:r>
                <w:rPr>
                  <w:b w:val="0"/>
                </w:rPr>
                <w:t>VOLUME_MUTE</w:t>
              </w:r>
            </w:ins>
          </w:p>
        </w:tc>
        <w:tc>
          <w:tcPr>
            <w:tcW w:w="1260" w:type="dxa"/>
          </w:tcPr>
          <w:p w:rsidR="00A955BB" w:rsidRPr="007233F8" w:rsidRDefault="00965C8E" w:rsidP="00965C8E">
            <w:pPr>
              <w:jc w:val="center"/>
              <w:cnfStyle w:val="000000000000" w:firstRow="0" w:lastRow="0" w:firstColumn="0" w:lastColumn="0" w:oddVBand="0" w:evenVBand="0" w:oddHBand="0" w:evenHBand="0" w:firstRowFirstColumn="0" w:firstRowLastColumn="0" w:lastRowFirstColumn="0" w:lastRowLastColumn="0"/>
              <w:rPr>
                <w:ins w:id="2999" w:author="Sammartano, Marc (BIC USA)" w:date="2016-02-25T15:41:00Z"/>
              </w:rPr>
            </w:pPr>
            <w:ins w:id="3000" w:author="Sammartano, Marc (BIC USA)" w:date="2016-02-25T15:44:00Z">
              <w:r>
                <w:t>164</w:t>
              </w:r>
            </w:ins>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rPr>
                <w:ins w:id="3001" w:author="Sammartano, Marc (BIC USA)" w:date="2016-02-25T15:41:00Z"/>
              </w:rPr>
            </w:pPr>
            <w:ins w:id="3002" w:author="Sammartano, Marc (BIC USA)" w:date="2016-02-25T15:48:00Z">
              <w:r>
                <w:t>Mute the speaker</w:t>
              </w:r>
            </w:ins>
            <w:ins w:id="3003" w:author="Sammartano, Marc (BIC USA)" w:date="2016-02-25T16:00:00Z">
              <w:r w:rsidR="00965C8E">
                <w:t xml:space="preserve"> (Android 3.0 or later)</w:t>
              </w:r>
            </w:ins>
          </w:p>
        </w:tc>
      </w:tr>
      <w:tr w:rsidR="007233F8" w:rsidRPr="007233F8" w:rsidTr="00965C8E">
        <w:trPr>
          <w:ins w:id="3004" w:author="Sammartano, Marc (BIC USA)" w:date="2016-02-25T15:41:00Z"/>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ins w:id="3005" w:author="Sammartano, Marc (BIC USA)" w:date="2016-02-25T15:41:00Z"/>
                <w:b w:val="0"/>
              </w:rPr>
            </w:pPr>
            <w:ins w:id="3006" w:author="Sammartano, Marc (BIC USA)" w:date="2016-02-25T15:46:00Z">
              <w:r>
                <w:rPr>
                  <w:b w:val="0"/>
                </w:rPr>
                <w:t>MUTE</w:t>
              </w:r>
            </w:ins>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rPr>
                <w:ins w:id="3007" w:author="Sammartano, Marc (BIC USA)" w:date="2016-02-25T15:41:00Z"/>
              </w:rPr>
            </w:pPr>
            <w:ins w:id="3008" w:author="Sammartano, Marc (BIC USA)" w:date="2016-02-25T15:46:00Z">
              <w:r>
                <w:t>91</w:t>
              </w:r>
            </w:ins>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rPr>
                <w:ins w:id="3009" w:author="Sammartano, Marc (BIC USA)" w:date="2016-02-25T15:41:00Z"/>
              </w:rPr>
            </w:pPr>
            <w:ins w:id="3010" w:author="Sammartano, Marc (BIC USA)" w:date="2016-02-25T15:48:00Z">
              <w:r>
                <w:t>Mute the microphone</w:t>
              </w:r>
            </w:ins>
          </w:p>
        </w:tc>
      </w:tr>
      <w:tr w:rsidR="007233F8" w:rsidRPr="007233F8" w:rsidTr="00965C8E">
        <w:trPr>
          <w:ins w:id="3011" w:author="Sammartano, Marc (BIC USA)" w:date="2016-02-25T15:41:00Z"/>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ins w:id="3012" w:author="Sammartano, Marc (BIC USA)" w:date="2016-02-25T15:41:00Z"/>
                <w:b w:val="0"/>
              </w:rPr>
            </w:pPr>
            <w:ins w:id="3013" w:author="Sammartano, Marc (BIC USA)" w:date="2016-02-25T15:46:00Z">
              <w:r>
                <w:rPr>
                  <w:b w:val="0"/>
                </w:rPr>
                <w:t>HEADSETHOOK</w:t>
              </w:r>
            </w:ins>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rPr>
                <w:ins w:id="3014" w:author="Sammartano, Marc (BIC USA)" w:date="2016-02-25T15:41:00Z"/>
              </w:rPr>
            </w:pPr>
            <w:ins w:id="3015" w:author="Sammartano, Marc (BIC USA)" w:date="2016-02-25T15:46:00Z">
              <w:r>
                <w:t>79</w:t>
              </w:r>
            </w:ins>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rPr>
                <w:ins w:id="3016" w:author="Sammartano, Marc (BIC USA)" w:date="2016-02-25T15:41:00Z"/>
              </w:rPr>
            </w:pPr>
            <w:ins w:id="3017" w:author="Sammartano, Marc (BIC USA)" w:date="2016-02-25T15:48:00Z">
              <w:r>
                <w:t>Hang up a call, stop media playback</w:t>
              </w:r>
            </w:ins>
          </w:p>
        </w:tc>
      </w:tr>
    </w:tbl>
    <w:p w:rsidR="00874D5A" w:rsidRDefault="00874D5A" w:rsidP="00874D5A">
      <w:pPr>
        <w:pStyle w:val="Heading3"/>
        <w:rPr>
          <w:ins w:id="3018" w:author="Sammartano, Marc (BIC USA)" w:date="2016-02-25T15:26:00Z"/>
        </w:rPr>
      </w:pPr>
      <w:bookmarkStart w:id="3019" w:name="_Toc444180299"/>
      <w:ins w:id="3020" w:author="Sammartano, Marc (BIC USA)" w:date="2016-02-25T15:26:00Z">
        <w:r>
          <w:t>VolKeys.off</w:t>
        </w:r>
        <w:bookmarkEnd w:id="3019"/>
        <w:r>
          <w:fldChar w:fldCharType="begin"/>
        </w:r>
        <w:r>
          <w:instrText xml:space="preserve"> XE "VolKeys.off" </w:instrText>
        </w:r>
        <w:r>
          <w:fldChar w:fldCharType="end"/>
        </w:r>
      </w:ins>
    </w:p>
    <w:p w:rsidR="00874D5A" w:rsidRPr="00874D5A" w:rsidRDefault="00965C8E" w:rsidP="00874D5A">
      <w:pPr>
        <w:rPr>
          <w:ins w:id="3021" w:author="Sammartano, Marc (BIC USA)" w:date="2016-02-25T15:26:00Z"/>
        </w:rPr>
      </w:pPr>
      <w:ins w:id="3022" w:author="Sammartano, Marc (BIC USA)" w:date="2016-02-25T15:58:00Z">
        <w:r>
          <w:t>Disable</w:t>
        </w:r>
      </w:ins>
      <w:ins w:id="3023" w:author="Sammartano, Marc (BIC USA)" w:date="2016-02-25T15:26:00Z">
        <w:r w:rsidR="00874D5A">
          <w:t xml:space="preserve">s the usual action of </w:t>
        </w:r>
      </w:ins>
      <w:ins w:id="3024" w:author="Sammartano, Marc (BIC USA)" w:date="2016-02-25T15:56:00Z">
        <w:r>
          <w:t>the keys listed in the VolKeys table, above.</w:t>
        </w:r>
      </w:ins>
      <w:ins w:id="3025" w:author="Sammartano, Marc (BIC USA)" w:date="2016-02-25T16:01:00Z">
        <w:r>
          <w:t xml:space="preserve"> Your program can still detect these </w:t>
        </w:r>
      </w:ins>
      <w:ins w:id="3026" w:author="Sammartano, Marc (BIC USA)" w:date="2016-02-25T16:02:00Z">
        <w:r w:rsidR="00F11A10">
          <w:t>keypresses, but BASIC! does not pass the event</w:t>
        </w:r>
      </w:ins>
      <w:ins w:id="3027" w:author="Sammartano, Marc (BIC USA)" w:date="2016-02-25T16:03:00Z">
        <w:r w:rsidR="00F11A10">
          <w:t>s</w:t>
        </w:r>
      </w:ins>
      <w:ins w:id="3028" w:author="Sammartano, Marc (BIC USA)" w:date="2016-02-25T16:02:00Z">
        <w:r w:rsidR="00F11A10">
          <w:t xml:space="preserve"> on to the Android system.</w:t>
        </w:r>
      </w:ins>
    </w:p>
    <w:p w:rsidR="00874D5A" w:rsidRDefault="00874D5A" w:rsidP="00874D5A">
      <w:pPr>
        <w:pStyle w:val="Heading3"/>
        <w:rPr>
          <w:ins w:id="3029" w:author="Sammartano, Marc (BIC USA)" w:date="2016-02-25T15:25:00Z"/>
        </w:rPr>
      </w:pPr>
      <w:bookmarkStart w:id="3030" w:name="_Toc444180300"/>
      <w:ins w:id="3031" w:author="Sammartano, Marc (BIC USA)" w:date="2016-02-25T15:25:00Z">
        <w:r>
          <w:t>VolKeys.on</w:t>
        </w:r>
        <w:bookmarkEnd w:id="3030"/>
        <w:r>
          <w:fldChar w:fldCharType="begin"/>
        </w:r>
        <w:r>
          <w:instrText xml:space="preserve"> XE "</w:instrText>
        </w:r>
      </w:ins>
      <w:ins w:id="3032" w:author="Sammartano, Marc (BIC USA)" w:date="2016-02-25T15:26:00Z">
        <w:r>
          <w:instrText>VolKeys.on</w:instrText>
        </w:r>
      </w:ins>
      <w:ins w:id="3033" w:author="Sammartano, Marc (BIC USA)" w:date="2016-02-25T15:25:00Z">
        <w:r>
          <w:instrText xml:space="preserve">" </w:instrText>
        </w:r>
        <w:r>
          <w:fldChar w:fldCharType="end"/>
        </w:r>
      </w:ins>
    </w:p>
    <w:p w:rsidR="00874D5A" w:rsidRDefault="00965C8E" w:rsidP="00874D5A">
      <w:pPr>
        <w:rPr>
          <w:ins w:id="3034" w:author="Sammartano, Marc (BIC USA)" w:date="2016-02-25T15:25:00Z"/>
        </w:rPr>
      </w:pPr>
      <w:ins w:id="3035" w:author="Sammartano, Marc (BIC USA)" w:date="2016-02-25T15:58:00Z">
        <w:r>
          <w:t xml:space="preserve">Enables </w:t>
        </w:r>
      </w:ins>
      <w:ins w:id="3036" w:author="Sammartano, Marc (BIC USA)" w:date="2016-02-25T15:59:00Z">
        <w:r>
          <w:t>the usual action of the keys listed in the VolKeys table, above. This is the default setting when your BASIC! program starts.</w:t>
        </w:r>
      </w:ins>
    </w:p>
    <w:p w:rsidR="004673EE" w:rsidDel="00526973" w:rsidRDefault="004673EE" w:rsidP="00EB1F62">
      <w:pPr>
        <w:pStyle w:val="Heading2"/>
        <w:rPr>
          <w:moveFrom w:id="3037" w:author="Sammartano, Marc (BIC USA)" w:date="2016-01-26T13:14:00Z"/>
        </w:rPr>
      </w:pPr>
      <w:moveFromRangeStart w:id="3038" w:author="Sammartano, Marc (BIC USA)" w:date="2016-01-26T13:14:00Z" w:name="move441577368"/>
      <w:moveFrom w:id="3039" w:author="Sammartano, Marc (BIC USA)" w:date="2016-01-26T13:14:00Z">
        <w:r w:rsidDel="00526973">
          <w:t>WakeLock &lt;code_nexp&gt;</w:t>
        </w:r>
        <w:r w:rsidR="00520661" w:rsidDel="00526973">
          <w:rPr>
            <w:b w:val="0"/>
            <w:bCs w:val="0"/>
          </w:rPr>
          <w:fldChar w:fldCharType="begin"/>
        </w:r>
        <w:r w:rsidR="00502D48" w:rsidDel="00526973">
          <w:instrText xml:space="preserve"> XE "</w:instrText>
        </w:r>
        <w:r w:rsidR="00502D48" w:rsidRPr="004E494F" w:rsidDel="00526973">
          <w:instrText>WakeLock &lt;code_nexp&gt;</w:instrText>
        </w:r>
        <w:r w:rsidR="00502D48" w:rsidDel="00526973">
          <w:instrText xml:space="preserve">" </w:instrText>
        </w:r>
        <w:r w:rsidR="00520661" w:rsidDel="00526973">
          <w:rPr>
            <w:b w:val="0"/>
            <w:bCs w:val="0"/>
          </w:rPr>
          <w:fldChar w:fldCharType="end"/>
        </w:r>
      </w:moveFrom>
    </w:p>
    <w:p w:rsidR="004673EE" w:rsidDel="00526973" w:rsidRDefault="004673EE" w:rsidP="0079151D">
      <w:pPr>
        <w:rPr>
          <w:moveFrom w:id="3040" w:author="Sammartano, Marc (BIC USA)" w:date="2016-01-26T13:14:00Z"/>
        </w:rPr>
      </w:pPr>
      <w:moveFrom w:id="3041" w:author="Sammartano, Marc (BIC USA)" w:date="2016-01-26T13:14:00Z">
        <w:r w:rsidDel="00526973">
          <w:t xml:space="preserve">The </w:t>
        </w:r>
        <w:r w:rsidRPr="00976B70" w:rsidDel="00526973">
          <w:rPr>
            <w:b/>
          </w:rPr>
          <w:t>WakeLock</w:t>
        </w:r>
        <w:r w:rsidDel="00526973">
          <w:t xml:space="preserve"> command </w:t>
        </w:r>
        <w:r w:rsidR="004164E9" w:rsidDel="00526973">
          <w:t>modifies</w:t>
        </w:r>
        <w:r w:rsidDel="00526973">
          <w:t xml:space="preserve"> the system screen timeout function. The &lt;code_nexp&gt; may b</w:t>
        </w:r>
        <w:r w:rsidR="00DA2611" w:rsidDel="00526973">
          <w:t>e one of five values. V</w:t>
        </w:r>
        <w:r w:rsidDel="00526973">
          <w:t xml:space="preserve">alues </w:t>
        </w:r>
        <w:r w:rsidR="00DA2611" w:rsidDel="00526973">
          <w:t xml:space="preserve">1 through 4 </w:t>
        </w:r>
        <w:r w:rsidR="004164E9" w:rsidDel="00526973">
          <w:t>modify</w:t>
        </w:r>
        <w:r w:rsidDel="00526973">
          <w:t xml:space="preserve"> the screen timeout in various ways.</w:t>
        </w:r>
        <w:r w:rsidR="00DA2611" w:rsidDel="00526973">
          <w:t xml:space="preserve"> Code value 5 releases the WakeLock and restores the system screen timeout function.</w:t>
        </w:r>
      </w:moveFrom>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Del="00965C8E" w:rsidTr="00DA2611">
        <w:trPr>
          <w:cantSplit/>
          <w:del w:id="3042" w:author="Sammartano, Marc (BIC USA)" w:date="2016-02-25T15:57:00Z"/>
        </w:trPr>
        <w:tc>
          <w:tcPr>
            <w:tcW w:w="849" w:type="dxa"/>
          </w:tcPr>
          <w:p w:rsidR="008D568E" w:rsidRPr="002C2F6D" w:rsidDel="00965C8E" w:rsidRDefault="008D568E" w:rsidP="008D568E">
            <w:pPr>
              <w:jc w:val="center"/>
              <w:rPr>
                <w:del w:id="3043" w:author="Sammartano, Marc (BIC USA)" w:date="2016-02-25T15:57:00Z"/>
                <w:moveFrom w:id="3044" w:author="Sammartano, Marc (BIC USA)" w:date="2016-01-26T13:14:00Z"/>
                <w:b/>
              </w:rPr>
            </w:pPr>
            <w:moveFrom w:id="3045" w:author="Sammartano, Marc (BIC USA)" w:date="2016-01-26T13:14:00Z">
              <w:del w:id="3046" w:author="Sammartano, Marc (BIC USA)" w:date="2016-02-25T15:56:00Z">
                <w:r w:rsidDel="00965C8E">
                  <w:rPr>
                    <w:b/>
                  </w:rPr>
                  <w:delText>Code</w:delText>
                </w:r>
              </w:del>
            </w:moveFrom>
          </w:p>
        </w:tc>
        <w:tc>
          <w:tcPr>
            <w:tcW w:w="2180" w:type="dxa"/>
          </w:tcPr>
          <w:p w:rsidR="008D568E" w:rsidRPr="002C2F6D" w:rsidDel="00965C8E" w:rsidRDefault="00DA2611" w:rsidP="008D568E">
            <w:pPr>
              <w:jc w:val="center"/>
              <w:rPr>
                <w:del w:id="3047" w:author="Sammartano, Marc (BIC USA)" w:date="2016-02-25T15:57:00Z"/>
                <w:moveFrom w:id="3048" w:author="Sammartano, Marc (BIC USA)" w:date="2016-01-26T13:14:00Z"/>
                <w:b/>
              </w:rPr>
            </w:pPr>
            <w:moveFrom w:id="3049" w:author="Sammartano, Marc (BIC USA)" w:date="2016-01-26T13:14:00Z">
              <w:del w:id="3050" w:author="Sammartano, Marc (BIC USA)" w:date="2016-02-25T15:56:00Z">
                <w:r w:rsidDel="00965C8E">
                  <w:rPr>
                    <w:b/>
                  </w:rPr>
                  <w:delText>WakeLock Type</w:delText>
                </w:r>
              </w:del>
            </w:moveFrom>
          </w:p>
        </w:tc>
        <w:tc>
          <w:tcPr>
            <w:tcW w:w="1650" w:type="dxa"/>
          </w:tcPr>
          <w:p w:rsidR="008D568E" w:rsidDel="00965C8E" w:rsidRDefault="008D568E" w:rsidP="00A73C5C">
            <w:pPr>
              <w:jc w:val="center"/>
              <w:rPr>
                <w:del w:id="3051" w:author="Sammartano, Marc (BIC USA)" w:date="2016-02-25T15:57:00Z"/>
                <w:moveFrom w:id="3052" w:author="Sammartano, Marc (BIC USA)" w:date="2016-01-26T13:14:00Z"/>
                <w:b/>
              </w:rPr>
            </w:pPr>
            <w:moveFrom w:id="3053" w:author="Sammartano, Marc (BIC USA)" w:date="2016-01-26T13:14:00Z">
              <w:del w:id="3054" w:author="Sammartano, Marc (BIC USA)" w:date="2016-02-25T15:56:00Z">
                <w:r w:rsidDel="00965C8E">
                  <w:rPr>
                    <w:b/>
                  </w:rPr>
                  <w:delText>CPU</w:delText>
                </w:r>
              </w:del>
            </w:moveFrom>
          </w:p>
        </w:tc>
        <w:tc>
          <w:tcPr>
            <w:tcW w:w="1650" w:type="dxa"/>
          </w:tcPr>
          <w:p w:rsidR="008D568E" w:rsidDel="00965C8E" w:rsidRDefault="008D568E" w:rsidP="00A73C5C">
            <w:pPr>
              <w:jc w:val="center"/>
              <w:rPr>
                <w:del w:id="3055" w:author="Sammartano, Marc (BIC USA)" w:date="2016-02-25T15:57:00Z"/>
                <w:moveFrom w:id="3056" w:author="Sammartano, Marc (BIC USA)" w:date="2016-01-26T13:14:00Z"/>
                <w:b/>
              </w:rPr>
            </w:pPr>
            <w:moveFrom w:id="3057" w:author="Sammartano, Marc (BIC USA)" w:date="2016-01-26T13:14:00Z">
              <w:del w:id="3058" w:author="Sammartano, Marc (BIC USA)" w:date="2016-02-25T15:56:00Z">
                <w:r w:rsidDel="00965C8E">
                  <w:rPr>
                    <w:b/>
                  </w:rPr>
                  <w:delText>Screen</w:delText>
                </w:r>
              </w:del>
            </w:moveFrom>
          </w:p>
        </w:tc>
        <w:tc>
          <w:tcPr>
            <w:tcW w:w="1650" w:type="dxa"/>
          </w:tcPr>
          <w:p w:rsidR="008D568E" w:rsidDel="00965C8E" w:rsidRDefault="008D568E" w:rsidP="00A73C5C">
            <w:pPr>
              <w:jc w:val="center"/>
              <w:rPr>
                <w:del w:id="3059" w:author="Sammartano, Marc (BIC USA)" w:date="2016-02-25T15:57:00Z"/>
                <w:moveFrom w:id="3060" w:author="Sammartano, Marc (BIC USA)" w:date="2016-01-26T13:14:00Z"/>
                <w:b/>
              </w:rPr>
            </w:pPr>
            <w:moveFrom w:id="3061" w:author="Sammartano, Marc (BIC USA)" w:date="2016-01-26T13:14:00Z">
              <w:del w:id="3062" w:author="Sammartano, Marc (BIC USA)" w:date="2016-02-25T15:56:00Z">
                <w:r w:rsidDel="00965C8E">
                  <w:rPr>
                    <w:b/>
                  </w:rPr>
                  <w:delText>Keyboard Light</w:delText>
                </w:r>
              </w:del>
            </w:moveFrom>
          </w:p>
        </w:tc>
      </w:tr>
      <w:tr w:rsidR="008D568E" w:rsidRPr="005B3879" w:rsidDel="00965C8E" w:rsidTr="00DA2611">
        <w:trPr>
          <w:cantSplit/>
          <w:del w:id="3063" w:author="Sammartano, Marc (BIC USA)" w:date="2016-02-25T15:57:00Z"/>
        </w:trPr>
        <w:tc>
          <w:tcPr>
            <w:tcW w:w="849" w:type="dxa"/>
          </w:tcPr>
          <w:p w:rsidR="008D568E" w:rsidRPr="005B3879" w:rsidDel="00965C8E" w:rsidRDefault="00B91EF8" w:rsidP="00A73C5C">
            <w:pPr>
              <w:jc w:val="center"/>
              <w:rPr>
                <w:del w:id="3064" w:author="Sammartano, Marc (BIC USA)" w:date="2016-02-25T15:57:00Z"/>
                <w:moveFrom w:id="3065" w:author="Sammartano, Marc (BIC USA)" w:date="2016-01-26T13:14:00Z"/>
              </w:rPr>
            </w:pPr>
            <w:moveFrom w:id="3066" w:author="Sammartano, Marc (BIC USA)" w:date="2016-01-26T13:14:00Z">
              <w:del w:id="3067" w:author="Sammartano, Marc (BIC USA)" w:date="2016-02-25T15:56:00Z">
                <w:r w:rsidDel="00965C8E">
                  <w:fldChar w:fldCharType="begin"/>
                </w:r>
                <w:r w:rsidDel="00965C8E">
                  <w:delInstrText xml:space="preserve"> HYPERLINK "http://developer.android.com/reference/android/os/PowerManager.html" \l "PARTIAL_WAKE_LOCK" </w:delInstrText>
                </w:r>
                <w:r w:rsidDel="00965C8E">
                  <w:fldChar w:fldCharType="separate"/>
                </w:r>
                <w:r w:rsidR="008D568E" w:rsidDel="00965C8E">
                  <w:rPr>
                    <w:rStyle w:val="Hyperlink"/>
                    <w:rFonts w:ascii="Courier New" w:hAnsi="Courier New" w:cs="Courier New"/>
                    <w:b/>
                    <w:bCs/>
                    <w:sz w:val="20"/>
                    <w:szCs w:val="20"/>
                  </w:rPr>
                  <w:delText>1</w:delText>
                </w:r>
                <w:r w:rsidDel="00965C8E">
                  <w:rPr>
                    <w:rStyle w:val="Hyperlink"/>
                    <w:rFonts w:ascii="Courier New" w:hAnsi="Courier New" w:cs="Courier New"/>
                    <w:b/>
                    <w:bCs/>
                    <w:sz w:val="20"/>
                    <w:szCs w:val="20"/>
                  </w:rPr>
                  <w:fldChar w:fldCharType="end"/>
                </w:r>
              </w:del>
            </w:moveFrom>
          </w:p>
        </w:tc>
        <w:tc>
          <w:tcPr>
            <w:tcW w:w="2180" w:type="dxa"/>
          </w:tcPr>
          <w:p w:rsidR="008D568E" w:rsidRPr="005B3879" w:rsidDel="00965C8E" w:rsidRDefault="008D568E" w:rsidP="00A73C5C">
            <w:pPr>
              <w:jc w:val="center"/>
              <w:rPr>
                <w:del w:id="3068" w:author="Sammartano, Marc (BIC USA)" w:date="2016-02-25T15:57:00Z"/>
                <w:moveFrom w:id="3069" w:author="Sammartano, Marc (BIC USA)" w:date="2016-01-26T13:14:00Z"/>
              </w:rPr>
            </w:pPr>
            <w:moveFrom w:id="3070" w:author="Sammartano, Marc (BIC USA)" w:date="2016-01-26T13:14:00Z">
              <w:del w:id="3071" w:author="Sammartano, Marc (BIC USA)" w:date="2016-02-25T15:56:00Z">
                <w:r w:rsidDel="00965C8E">
                  <w:delText>Partial WakeLock</w:delText>
                </w:r>
              </w:del>
            </w:moveFrom>
          </w:p>
        </w:tc>
        <w:tc>
          <w:tcPr>
            <w:tcW w:w="1650" w:type="dxa"/>
          </w:tcPr>
          <w:p w:rsidR="008D568E" w:rsidDel="00965C8E" w:rsidRDefault="008D568E" w:rsidP="00A73C5C">
            <w:pPr>
              <w:jc w:val="center"/>
              <w:rPr>
                <w:del w:id="3072" w:author="Sammartano, Marc (BIC USA)" w:date="2016-02-25T15:57:00Z"/>
                <w:moveFrom w:id="3073" w:author="Sammartano, Marc (BIC USA)" w:date="2016-01-26T13:14:00Z"/>
              </w:rPr>
            </w:pPr>
            <w:moveFrom w:id="3074" w:author="Sammartano, Marc (BIC USA)" w:date="2016-01-26T13:14:00Z">
              <w:del w:id="3075" w:author="Sammartano, Marc (BIC USA)" w:date="2016-02-25T15:56:00Z">
                <w:r w:rsidDel="00965C8E">
                  <w:delText>On*</w:delText>
                </w:r>
              </w:del>
            </w:moveFrom>
          </w:p>
        </w:tc>
        <w:tc>
          <w:tcPr>
            <w:tcW w:w="1650" w:type="dxa"/>
          </w:tcPr>
          <w:p w:rsidR="008D568E" w:rsidDel="00965C8E" w:rsidRDefault="008D568E" w:rsidP="00A73C5C">
            <w:pPr>
              <w:jc w:val="center"/>
              <w:rPr>
                <w:del w:id="3076" w:author="Sammartano, Marc (BIC USA)" w:date="2016-02-25T15:57:00Z"/>
                <w:moveFrom w:id="3077" w:author="Sammartano, Marc (BIC USA)" w:date="2016-01-26T13:14:00Z"/>
              </w:rPr>
            </w:pPr>
            <w:moveFrom w:id="3078" w:author="Sammartano, Marc (BIC USA)" w:date="2016-01-26T13:14:00Z">
              <w:del w:id="3079" w:author="Sammartano, Marc (BIC USA)" w:date="2016-02-25T15:56:00Z">
                <w:r w:rsidDel="00965C8E">
                  <w:delText>Off</w:delText>
                </w:r>
              </w:del>
            </w:moveFrom>
          </w:p>
        </w:tc>
        <w:tc>
          <w:tcPr>
            <w:tcW w:w="1650" w:type="dxa"/>
          </w:tcPr>
          <w:p w:rsidR="008D568E" w:rsidDel="00965C8E" w:rsidRDefault="008D568E" w:rsidP="00A73C5C">
            <w:pPr>
              <w:jc w:val="center"/>
              <w:rPr>
                <w:del w:id="3080" w:author="Sammartano, Marc (BIC USA)" w:date="2016-02-25T15:57:00Z"/>
                <w:moveFrom w:id="3081" w:author="Sammartano, Marc (BIC USA)" w:date="2016-01-26T13:14:00Z"/>
              </w:rPr>
            </w:pPr>
            <w:moveFrom w:id="3082" w:author="Sammartano, Marc (BIC USA)" w:date="2016-01-26T13:14:00Z">
              <w:del w:id="3083" w:author="Sammartano, Marc (BIC USA)" w:date="2016-02-25T15:56:00Z">
                <w:r w:rsidDel="00965C8E">
                  <w:delText>Off</w:delText>
                </w:r>
              </w:del>
            </w:moveFrom>
          </w:p>
        </w:tc>
      </w:tr>
      <w:tr w:rsidR="008D568E" w:rsidRPr="005B3879" w:rsidDel="00965C8E" w:rsidTr="00DA2611">
        <w:trPr>
          <w:cantSplit/>
          <w:del w:id="3084" w:author="Sammartano, Marc (BIC USA)" w:date="2016-02-25T15:57:00Z"/>
        </w:trPr>
        <w:tc>
          <w:tcPr>
            <w:tcW w:w="849" w:type="dxa"/>
          </w:tcPr>
          <w:p w:rsidR="008D568E" w:rsidRPr="005B3879" w:rsidDel="00965C8E" w:rsidRDefault="00B91EF8" w:rsidP="00A73C5C">
            <w:pPr>
              <w:jc w:val="center"/>
              <w:rPr>
                <w:del w:id="3085" w:author="Sammartano, Marc (BIC USA)" w:date="2016-02-25T15:57:00Z"/>
                <w:moveFrom w:id="3086" w:author="Sammartano, Marc (BIC USA)" w:date="2016-01-26T13:14:00Z"/>
              </w:rPr>
            </w:pPr>
            <w:moveFrom w:id="3087" w:author="Sammartano, Marc (BIC USA)" w:date="2016-01-26T13:14:00Z">
              <w:del w:id="3088" w:author="Sammartano, Marc (BIC USA)" w:date="2016-02-25T15:56:00Z">
                <w:r w:rsidDel="00965C8E">
                  <w:fldChar w:fldCharType="begin"/>
                </w:r>
                <w:r w:rsidDel="00965C8E">
                  <w:delInstrText xml:space="preserve"> HYPERLINK "http://developer.android.com/reference/android/os/PowerManager.html" \l "SCREEN_DIM_WAKE_LOCK" </w:delInstrText>
                </w:r>
                <w:r w:rsidDel="00965C8E">
                  <w:fldChar w:fldCharType="separate"/>
                </w:r>
                <w:r w:rsidR="008D568E" w:rsidDel="00965C8E">
                  <w:rPr>
                    <w:rStyle w:val="Hyperlink"/>
                    <w:rFonts w:ascii="Courier New" w:hAnsi="Courier New" w:cs="Courier New"/>
                    <w:b/>
                    <w:bCs/>
                    <w:sz w:val="20"/>
                    <w:szCs w:val="20"/>
                  </w:rPr>
                  <w:delText>2</w:delText>
                </w:r>
                <w:r w:rsidDel="00965C8E">
                  <w:rPr>
                    <w:rStyle w:val="Hyperlink"/>
                    <w:rFonts w:ascii="Courier New" w:hAnsi="Courier New" w:cs="Courier New"/>
                    <w:b/>
                    <w:bCs/>
                    <w:sz w:val="20"/>
                    <w:szCs w:val="20"/>
                  </w:rPr>
                  <w:fldChar w:fldCharType="end"/>
                </w:r>
              </w:del>
            </w:moveFrom>
          </w:p>
        </w:tc>
        <w:tc>
          <w:tcPr>
            <w:tcW w:w="2180" w:type="dxa"/>
          </w:tcPr>
          <w:p w:rsidR="008D568E" w:rsidRPr="005B3879" w:rsidDel="00965C8E" w:rsidRDefault="008D568E" w:rsidP="008D568E">
            <w:pPr>
              <w:jc w:val="center"/>
              <w:rPr>
                <w:del w:id="3089" w:author="Sammartano, Marc (BIC USA)" w:date="2016-02-25T15:57:00Z"/>
                <w:moveFrom w:id="3090" w:author="Sammartano, Marc (BIC USA)" w:date="2016-01-26T13:14:00Z"/>
              </w:rPr>
            </w:pPr>
            <w:moveFrom w:id="3091" w:author="Sammartano, Marc (BIC USA)" w:date="2016-01-26T13:14:00Z">
              <w:del w:id="3092" w:author="Sammartano, Marc (BIC USA)" w:date="2016-02-25T15:56:00Z">
                <w:r w:rsidDel="00965C8E">
                  <w:delText>Screen Dim</w:delText>
                </w:r>
              </w:del>
            </w:moveFrom>
          </w:p>
        </w:tc>
        <w:tc>
          <w:tcPr>
            <w:tcW w:w="1650" w:type="dxa"/>
          </w:tcPr>
          <w:p w:rsidR="008D568E" w:rsidDel="00965C8E" w:rsidRDefault="008D568E" w:rsidP="00A73C5C">
            <w:pPr>
              <w:jc w:val="center"/>
              <w:rPr>
                <w:del w:id="3093" w:author="Sammartano, Marc (BIC USA)" w:date="2016-02-25T15:57:00Z"/>
                <w:moveFrom w:id="3094" w:author="Sammartano, Marc (BIC USA)" w:date="2016-01-26T13:14:00Z"/>
              </w:rPr>
            </w:pPr>
            <w:moveFrom w:id="3095" w:author="Sammartano, Marc (BIC USA)" w:date="2016-01-26T13:14:00Z">
              <w:del w:id="3096" w:author="Sammartano, Marc (BIC USA)" w:date="2016-02-25T15:56:00Z">
                <w:r w:rsidDel="00965C8E">
                  <w:delText>On</w:delText>
                </w:r>
              </w:del>
            </w:moveFrom>
          </w:p>
        </w:tc>
        <w:tc>
          <w:tcPr>
            <w:tcW w:w="1650" w:type="dxa"/>
          </w:tcPr>
          <w:p w:rsidR="008D568E" w:rsidDel="00965C8E" w:rsidRDefault="008D568E" w:rsidP="00A73C5C">
            <w:pPr>
              <w:jc w:val="center"/>
              <w:rPr>
                <w:del w:id="3097" w:author="Sammartano, Marc (BIC USA)" w:date="2016-02-25T15:57:00Z"/>
                <w:moveFrom w:id="3098" w:author="Sammartano, Marc (BIC USA)" w:date="2016-01-26T13:14:00Z"/>
              </w:rPr>
            </w:pPr>
            <w:moveFrom w:id="3099" w:author="Sammartano, Marc (BIC USA)" w:date="2016-01-26T13:14:00Z">
              <w:del w:id="3100" w:author="Sammartano, Marc (BIC USA)" w:date="2016-02-25T15:56:00Z">
                <w:r w:rsidDel="00965C8E">
                  <w:delText>Dim</w:delText>
                </w:r>
              </w:del>
            </w:moveFrom>
          </w:p>
        </w:tc>
        <w:tc>
          <w:tcPr>
            <w:tcW w:w="1650" w:type="dxa"/>
          </w:tcPr>
          <w:p w:rsidR="008D568E" w:rsidDel="00965C8E" w:rsidRDefault="008D568E" w:rsidP="00A73C5C">
            <w:pPr>
              <w:jc w:val="center"/>
              <w:rPr>
                <w:del w:id="3101" w:author="Sammartano, Marc (BIC USA)" w:date="2016-02-25T15:57:00Z"/>
                <w:moveFrom w:id="3102" w:author="Sammartano, Marc (BIC USA)" w:date="2016-01-26T13:14:00Z"/>
              </w:rPr>
            </w:pPr>
            <w:moveFrom w:id="3103" w:author="Sammartano, Marc (BIC USA)" w:date="2016-01-26T13:14:00Z">
              <w:del w:id="3104" w:author="Sammartano, Marc (BIC USA)" w:date="2016-02-25T15:56:00Z">
                <w:r w:rsidDel="00965C8E">
                  <w:delText>Off</w:delText>
                </w:r>
              </w:del>
            </w:moveFrom>
          </w:p>
        </w:tc>
      </w:tr>
      <w:tr w:rsidR="008D568E" w:rsidRPr="005B3879" w:rsidDel="00965C8E" w:rsidTr="00DA2611">
        <w:trPr>
          <w:cantSplit/>
          <w:del w:id="3105" w:author="Sammartano, Marc (BIC USA)" w:date="2016-02-25T15:57:00Z"/>
        </w:trPr>
        <w:tc>
          <w:tcPr>
            <w:tcW w:w="849" w:type="dxa"/>
          </w:tcPr>
          <w:p w:rsidR="008D568E" w:rsidRPr="005B3879" w:rsidDel="00965C8E" w:rsidRDefault="00B91EF8" w:rsidP="00A73C5C">
            <w:pPr>
              <w:jc w:val="center"/>
              <w:rPr>
                <w:del w:id="3106" w:author="Sammartano, Marc (BIC USA)" w:date="2016-02-25T15:57:00Z"/>
                <w:moveFrom w:id="3107" w:author="Sammartano, Marc (BIC USA)" w:date="2016-01-26T13:14:00Z"/>
              </w:rPr>
            </w:pPr>
            <w:moveFrom w:id="3108" w:author="Sammartano, Marc (BIC USA)" w:date="2016-01-26T13:14:00Z">
              <w:del w:id="3109" w:author="Sammartano, Marc (BIC USA)" w:date="2016-02-25T15:56:00Z">
                <w:r w:rsidDel="00965C8E">
                  <w:fldChar w:fldCharType="begin"/>
                </w:r>
                <w:r w:rsidDel="00965C8E">
                  <w:delInstrText xml:space="preserve"> HYPERLINK "http://developer.android.com/reference/android/os/PowerManager.html" \l "SCREEN_BRIGHT_WAKE_LOCK" </w:delInstrText>
                </w:r>
                <w:r w:rsidDel="00965C8E">
                  <w:fldChar w:fldCharType="separate"/>
                </w:r>
                <w:r w:rsidR="008D568E" w:rsidDel="00965C8E">
                  <w:rPr>
                    <w:rStyle w:val="Hyperlink"/>
                    <w:rFonts w:ascii="Courier New" w:hAnsi="Courier New" w:cs="Courier New"/>
                    <w:b/>
                    <w:bCs/>
                    <w:sz w:val="20"/>
                    <w:szCs w:val="20"/>
                  </w:rPr>
                  <w:delText>3</w:delText>
                </w:r>
                <w:r w:rsidDel="00965C8E">
                  <w:rPr>
                    <w:rStyle w:val="Hyperlink"/>
                    <w:rFonts w:ascii="Courier New" w:hAnsi="Courier New" w:cs="Courier New"/>
                    <w:b/>
                    <w:bCs/>
                    <w:sz w:val="20"/>
                    <w:szCs w:val="20"/>
                  </w:rPr>
                  <w:fldChar w:fldCharType="end"/>
                </w:r>
              </w:del>
            </w:moveFrom>
          </w:p>
        </w:tc>
        <w:tc>
          <w:tcPr>
            <w:tcW w:w="2180" w:type="dxa"/>
          </w:tcPr>
          <w:p w:rsidR="008D568E" w:rsidRPr="005B3879" w:rsidDel="00965C8E" w:rsidRDefault="008D568E" w:rsidP="00A73C5C">
            <w:pPr>
              <w:jc w:val="center"/>
              <w:rPr>
                <w:del w:id="3110" w:author="Sammartano, Marc (BIC USA)" w:date="2016-02-25T15:57:00Z"/>
                <w:moveFrom w:id="3111" w:author="Sammartano, Marc (BIC USA)" w:date="2016-01-26T13:14:00Z"/>
              </w:rPr>
            </w:pPr>
            <w:moveFrom w:id="3112" w:author="Sammartano, Marc (BIC USA)" w:date="2016-01-26T13:14:00Z">
              <w:del w:id="3113" w:author="Sammartano, Marc (BIC USA)" w:date="2016-02-25T15:56:00Z">
                <w:r w:rsidDel="00965C8E">
                  <w:delText>Screen Bright</w:delText>
                </w:r>
              </w:del>
            </w:moveFrom>
          </w:p>
        </w:tc>
        <w:tc>
          <w:tcPr>
            <w:tcW w:w="1650" w:type="dxa"/>
          </w:tcPr>
          <w:p w:rsidR="008D568E" w:rsidDel="00965C8E" w:rsidRDefault="008D568E" w:rsidP="00A73C5C">
            <w:pPr>
              <w:jc w:val="center"/>
              <w:rPr>
                <w:del w:id="3114" w:author="Sammartano, Marc (BIC USA)" w:date="2016-02-25T15:57:00Z"/>
                <w:moveFrom w:id="3115" w:author="Sammartano, Marc (BIC USA)" w:date="2016-01-26T13:14:00Z"/>
              </w:rPr>
            </w:pPr>
            <w:moveFrom w:id="3116" w:author="Sammartano, Marc (BIC USA)" w:date="2016-01-26T13:14:00Z">
              <w:del w:id="3117" w:author="Sammartano, Marc (BIC USA)" w:date="2016-02-25T15:56:00Z">
                <w:r w:rsidDel="00965C8E">
                  <w:delText>On</w:delText>
                </w:r>
              </w:del>
            </w:moveFrom>
          </w:p>
        </w:tc>
        <w:tc>
          <w:tcPr>
            <w:tcW w:w="1650" w:type="dxa"/>
          </w:tcPr>
          <w:p w:rsidR="008D568E" w:rsidDel="00965C8E" w:rsidRDefault="008D568E" w:rsidP="00A73C5C">
            <w:pPr>
              <w:jc w:val="center"/>
              <w:rPr>
                <w:del w:id="3118" w:author="Sammartano, Marc (BIC USA)" w:date="2016-02-25T15:57:00Z"/>
                <w:moveFrom w:id="3119" w:author="Sammartano, Marc (BIC USA)" w:date="2016-01-26T13:14:00Z"/>
              </w:rPr>
            </w:pPr>
            <w:moveFrom w:id="3120" w:author="Sammartano, Marc (BIC USA)" w:date="2016-01-26T13:14:00Z">
              <w:del w:id="3121" w:author="Sammartano, Marc (BIC USA)" w:date="2016-02-25T15:56:00Z">
                <w:r w:rsidDel="00965C8E">
                  <w:delText>Bright</w:delText>
                </w:r>
              </w:del>
            </w:moveFrom>
          </w:p>
        </w:tc>
        <w:tc>
          <w:tcPr>
            <w:tcW w:w="1650" w:type="dxa"/>
          </w:tcPr>
          <w:p w:rsidR="008D568E" w:rsidDel="00965C8E" w:rsidRDefault="008D568E" w:rsidP="00A73C5C">
            <w:pPr>
              <w:jc w:val="center"/>
              <w:rPr>
                <w:del w:id="3122" w:author="Sammartano, Marc (BIC USA)" w:date="2016-02-25T15:57:00Z"/>
                <w:moveFrom w:id="3123" w:author="Sammartano, Marc (BIC USA)" w:date="2016-01-26T13:14:00Z"/>
              </w:rPr>
            </w:pPr>
            <w:moveFrom w:id="3124" w:author="Sammartano, Marc (BIC USA)" w:date="2016-01-26T13:14:00Z">
              <w:del w:id="3125" w:author="Sammartano, Marc (BIC USA)" w:date="2016-02-25T15:56:00Z">
                <w:r w:rsidDel="00965C8E">
                  <w:delText>Off</w:delText>
                </w:r>
              </w:del>
            </w:moveFrom>
          </w:p>
        </w:tc>
      </w:tr>
      <w:tr w:rsidR="008D568E" w:rsidRPr="005B3879" w:rsidDel="00965C8E" w:rsidTr="00DA2611">
        <w:trPr>
          <w:cantSplit/>
          <w:del w:id="3126" w:author="Sammartano, Marc (BIC USA)" w:date="2016-02-25T15:57:00Z"/>
        </w:trPr>
        <w:tc>
          <w:tcPr>
            <w:tcW w:w="849" w:type="dxa"/>
          </w:tcPr>
          <w:p w:rsidR="008D568E" w:rsidRPr="005B3879" w:rsidDel="00965C8E" w:rsidRDefault="00B91EF8" w:rsidP="00A73C5C">
            <w:pPr>
              <w:jc w:val="center"/>
              <w:rPr>
                <w:del w:id="3127" w:author="Sammartano, Marc (BIC USA)" w:date="2016-02-25T15:57:00Z"/>
                <w:moveFrom w:id="3128" w:author="Sammartano, Marc (BIC USA)" w:date="2016-01-26T13:14:00Z"/>
              </w:rPr>
            </w:pPr>
            <w:moveFrom w:id="3129" w:author="Sammartano, Marc (BIC USA)" w:date="2016-01-26T13:14:00Z">
              <w:del w:id="3130" w:author="Sammartano, Marc (BIC USA)" w:date="2016-02-25T15:56:00Z">
                <w:r w:rsidDel="00965C8E">
                  <w:fldChar w:fldCharType="begin"/>
                </w:r>
                <w:r w:rsidDel="00965C8E">
                  <w:delInstrText xml:space="preserve"> HYPERLINK "http://developer.android.com/reference/android/os/PowerManager.html" \l "FULL_WAKE_LOCK" </w:delInstrText>
                </w:r>
                <w:r w:rsidDel="00965C8E">
                  <w:fldChar w:fldCharType="separate"/>
                </w:r>
                <w:r w:rsidR="008D568E" w:rsidDel="00965C8E">
                  <w:rPr>
                    <w:rStyle w:val="Hyperlink"/>
                    <w:rFonts w:ascii="Courier New" w:hAnsi="Courier New" w:cs="Courier New"/>
                    <w:b/>
                    <w:bCs/>
                    <w:sz w:val="20"/>
                    <w:szCs w:val="20"/>
                  </w:rPr>
                  <w:delText>4</w:delText>
                </w:r>
                <w:r w:rsidDel="00965C8E">
                  <w:rPr>
                    <w:rStyle w:val="Hyperlink"/>
                    <w:rFonts w:ascii="Courier New" w:hAnsi="Courier New" w:cs="Courier New"/>
                    <w:b/>
                    <w:bCs/>
                    <w:sz w:val="20"/>
                    <w:szCs w:val="20"/>
                  </w:rPr>
                  <w:fldChar w:fldCharType="end"/>
                </w:r>
              </w:del>
            </w:moveFrom>
          </w:p>
        </w:tc>
        <w:tc>
          <w:tcPr>
            <w:tcW w:w="2180" w:type="dxa"/>
          </w:tcPr>
          <w:p w:rsidR="008D568E" w:rsidRPr="005B3879" w:rsidDel="00965C8E" w:rsidRDefault="008D568E" w:rsidP="00A73C5C">
            <w:pPr>
              <w:jc w:val="center"/>
              <w:rPr>
                <w:del w:id="3131" w:author="Sammartano, Marc (BIC USA)" w:date="2016-02-25T15:57:00Z"/>
                <w:moveFrom w:id="3132" w:author="Sammartano, Marc (BIC USA)" w:date="2016-01-26T13:14:00Z"/>
              </w:rPr>
            </w:pPr>
            <w:moveFrom w:id="3133" w:author="Sammartano, Marc (BIC USA)" w:date="2016-01-26T13:14:00Z">
              <w:del w:id="3134" w:author="Sammartano, Marc (BIC USA)" w:date="2016-02-25T15:56:00Z">
                <w:r w:rsidDel="00965C8E">
                  <w:delText>Full WakeLock</w:delText>
                </w:r>
              </w:del>
            </w:moveFrom>
          </w:p>
        </w:tc>
        <w:tc>
          <w:tcPr>
            <w:tcW w:w="1650" w:type="dxa"/>
          </w:tcPr>
          <w:p w:rsidR="008D568E" w:rsidDel="00965C8E" w:rsidRDefault="008D568E" w:rsidP="00A73C5C">
            <w:pPr>
              <w:jc w:val="center"/>
              <w:rPr>
                <w:del w:id="3135" w:author="Sammartano, Marc (BIC USA)" w:date="2016-02-25T15:57:00Z"/>
                <w:moveFrom w:id="3136" w:author="Sammartano, Marc (BIC USA)" w:date="2016-01-26T13:14:00Z"/>
              </w:rPr>
            </w:pPr>
            <w:moveFrom w:id="3137" w:author="Sammartano, Marc (BIC USA)" w:date="2016-01-26T13:14:00Z">
              <w:del w:id="3138" w:author="Sammartano, Marc (BIC USA)" w:date="2016-02-25T15:56:00Z">
                <w:r w:rsidDel="00965C8E">
                  <w:delText>On</w:delText>
                </w:r>
              </w:del>
            </w:moveFrom>
          </w:p>
        </w:tc>
        <w:tc>
          <w:tcPr>
            <w:tcW w:w="1650" w:type="dxa"/>
          </w:tcPr>
          <w:p w:rsidR="008D568E" w:rsidDel="00965C8E" w:rsidRDefault="008D568E" w:rsidP="00A73C5C">
            <w:pPr>
              <w:jc w:val="center"/>
              <w:rPr>
                <w:del w:id="3139" w:author="Sammartano, Marc (BIC USA)" w:date="2016-02-25T15:57:00Z"/>
                <w:moveFrom w:id="3140" w:author="Sammartano, Marc (BIC USA)" w:date="2016-01-26T13:14:00Z"/>
              </w:rPr>
            </w:pPr>
            <w:moveFrom w:id="3141" w:author="Sammartano, Marc (BIC USA)" w:date="2016-01-26T13:14:00Z">
              <w:del w:id="3142" w:author="Sammartano, Marc (BIC USA)" w:date="2016-02-25T15:56:00Z">
                <w:r w:rsidDel="00965C8E">
                  <w:delText>Bright</w:delText>
                </w:r>
              </w:del>
            </w:moveFrom>
          </w:p>
        </w:tc>
        <w:tc>
          <w:tcPr>
            <w:tcW w:w="1650" w:type="dxa"/>
          </w:tcPr>
          <w:p w:rsidR="008D568E" w:rsidDel="00965C8E" w:rsidRDefault="008D568E" w:rsidP="00A73C5C">
            <w:pPr>
              <w:jc w:val="center"/>
              <w:rPr>
                <w:del w:id="3143" w:author="Sammartano, Marc (BIC USA)" w:date="2016-02-25T15:57:00Z"/>
                <w:moveFrom w:id="3144" w:author="Sammartano, Marc (BIC USA)" w:date="2016-01-26T13:14:00Z"/>
              </w:rPr>
            </w:pPr>
            <w:moveFrom w:id="3145" w:author="Sammartano, Marc (BIC USA)" w:date="2016-01-26T13:14:00Z">
              <w:del w:id="3146" w:author="Sammartano, Marc (BIC USA)" w:date="2016-02-25T15:56:00Z">
                <w:r w:rsidDel="00965C8E">
                  <w:delText>Bright</w:delText>
                </w:r>
              </w:del>
            </w:moveFrom>
          </w:p>
        </w:tc>
      </w:tr>
      <w:tr w:rsidR="00DA2611" w:rsidRPr="005B3879" w:rsidDel="00965C8E" w:rsidTr="00DA2611">
        <w:trPr>
          <w:cantSplit/>
          <w:del w:id="3147" w:author="Sammartano, Marc (BIC USA)" w:date="2016-02-25T15:57:00Z"/>
        </w:trPr>
        <w:tc>
          <w:tcPr>
            <w:tcW w:w="849" w:type="dxa"/>
          </w:tcPr>
          <w:p w:rsidR="00DA2611" w:rsidDel="00965C8E" w:rsidRDefault="00DA2611" w:rsidP="00A73C5C">
            <w:pPr>
              <w:jc w:val="center"/>
              <w:rPr>
                <w:del w:id="3148" w:author="Sammartano, Marc (BIC USA)" w:date="2016-02-25T15:57:00Z"/>
                <w:moveFrom w:id="3149" w:author="Sammartano, Marc (BIC USA)" w:date="2016-01-26T13:14:00Z"/>
              </w:rPr>
            </w:pPr>
            <w:moveFrom w:id="3150" w:author="Sammartano, Marc (BIC USA)" w:date="2016-01-26T13:14:00Z">
              <w:del w:id="3151" w:author="Sammartano, Marc (BIC USA)" w:date="2016-02-25T15:56:00Z">
                <w:r w:rsidDel="00965C8E">
                  <w:lastRenderedPageBreak/>
                  <w:delText>5</w:delText>
                </w:r>
              </w:del>
            </w:moveFrom>
          </w:p>
        </w:tc>
        <w:tc>
          <w:tcPr>
            <w:tcW w:w="2180" w:type="dxa"/>
          </w:tcPr>
          <w:p w:rsidR="00DA2611" w:rsidDel="00965C8E" w:rsidRDefault="00DA2611" w:rsidP="00DA2611">
            <w:pPr>
              <w:jc w:val="center"/>
              <w:rPr>
                <w:del w:id="3152" w:author="Sammartano, Marc (BIC USA)" w:date="2016-02-25T15:57:00Z"/>
                <w:moveFrom w:id="3153" w:author="Sammartano, Marc (BIC USA)" w:date="2016-01-26T13:14:00Z"/>
              </w:rPr>
            </w:pPr>
            <w:moveFrom w:id="3154" w:author="Sammartano, Marc (BIC USA)" w:date="2016-01-26T13:14:00Z">
              <w:del w:id="3155" w:author="Sammartano, Marc (BIC USA)" w:date="2016-02-25T15:56:00Z">
                <w:r w:rsidDel="00965C8E">
                  <w:delText>No WakeLock</w:delText>
                </w:r>
              </w:del>
            </w:moveFrom>
          </w:p>
        </w:tc>
        <w:tc>
          <w:tcPr>
            <w:tcW w:w="1650" w:type="dxa"/>
          </w:tcPr>
          <w:p w:rsidR="00DA2611" w:rsidDel="00965C8E" w:rsidRDefault="00DA2611" w:rsidP="00A73C5C">
            <w:pPr>
              <w:jc w:val="center"/>
              <w:rPr>
                <w:del w:id="3156" w:author="Sammartano, Marc (BIC USA)" w:date="2016-02-25T15:57:00Z"/>
                <w:moveFrom w:id="3157" w:author="Sammartano, Marc (BIC USA)" w:date="2016-01-26T13:14:00Z"/>
              </w:rPr>
            </w:pPr>
            <w:moveFrom w:id="3158" w:author="Sammartano, Marc (BIC USA)" w:date="2016-01-26T13:14:00Z">
              <w:del w:id="3159" w:author="Sammartano, Marc (BIC USA)" w:date="2016-02-25T15:56:00Z">
                <w:r w:rsidDel="00965C8E">
                  <w:delText>Off</w:delText>
                </w:r>
              </w:del>
            </w:moveFrom>
          </w:p>
        </w:tc>
        <w:tc>
          <w:tcPr>
            <w:tcW w:w="1650" w:type="dxa"/>
          </w:tcPr>
          <w:p w:rsidR="00DA2611" w:rsidDel="00965C8E" w:rsidRDefault="00DA2611" w:rsidP="00A73C5C">
            <w:pPr>
              <w:jc w:val="center"/>
              <w:rPr>
                <w:del w:id="3160" w:author="Sammartano, Marc (BIC USA)" w:date="2016-02-25T15:57:00Z"/>
                <w:moveFrom w:id="3161" w:author="Sammartano, Marc (BIC USA)" w:date="2016-01-26T13:14:00Z"/>
              </w:rPr>
            </w:pPr>
            <w:moveFrom w:id="3162" w:author="Sammartano, Marc (BIC USA)" w:date="2016-01-26T13:14:00Z">
              <w:del w:id="3163" w:author="Sammartano, Marc (BIC USA)" w:date="2016-02-25T15:56:00Z">
                <w:r w:rsidDel="00965C8E">
                  <w:delText>Off</w:delText>
                </w:r>
              </w:del>
            </w:moveFrom>
          </w:p>
        </w:tc>
        <w:tc>
          <w:tcPr>
            <w:tcW w:w="1650" w:type="dxa"/>
          </w:tcPr>
          <w:p w:rsidR="00DA2611" w:rsidDel="00965C8E" w:rsidRDefault="00DA2611" w:rsidP="00A73C5C">
            <w:pPr>
              <w:jc w:val="center"/>
              <w:rPr>
                <w:del w:id="3164" w:author="Sammartano, Marc (BIC USA)" w:date="2016-02-25T15:57:00Z"/>
                <w:moveFrom w:id="3165" w:author="Sammartano, Marc (BIC USA)" w:date="2016-01-26T13:14:00Z"/>
              </w:rPr>
            </w:pPr>
            <w:moveFrom w:id="3166" w:author="Sammartano, Marc (BIC USA)" w:date="2016-01-26T13:14:00Z">
              <w:del w:id="3167" w:author="Sammartano, Marc (BIC USA)" w:date="2016-02-25T15:56:00Z">
                <w:r w:rsidDel="00965C8E">
                  <w:delText>Off</w:delText>
                </w:r>
              </w:del>
            </w:moveFrom>
          </w:p>
        </w:tc>
      </w:tr>
    </w:tbl>
    <w:p w:rsidR="004673EE" w:rsidDel="00526973" w:rsidRDefault="004673EE" w:rsidP="00DA2611">
      <w:pPr>
        <w:spacing w:before="120"/>
        <w:ind w:left="720" w:right="720"/>
        <w:rPr>
          <w:moveFrom w:id="3168" w:author="Sammartano, Marc (BIC USA)" w:date="2016-01-26T13:14:00Z"/>
          <w:i/>
          <w:iCs/>
        </w:rPr>
      </w:pPr>
      <w:moveFrom w:id="3169" w:author="Sammartano, Marc (BIC USA)" w:date="2016-01-26T13:14:00Z">
        <w:r w:rsidDel="00526973">
          <w:t>*</w:t>
        </w:r>
        <w:r w:rsidR="00DA2611" w:rsidDel="00526973">
          <w:t xml:space="preserve"> </w:t>
        </w:r>
        <w:r w:rsidDel="00526973">
          <w:rPr>
            <w:i/>
            <w:iCs/>
          </w:rPr>
          <w:t xml:space="preserve">If you hold a partial WakeLock, the CPU will continue to run, </w:t>
        </w:r>
        <w:r w:rsidR="0079151D" w:rsidDel="00526973">
          <w:rPr>
            <w:i/>
            <w:iCs/>
          </w:rPr>
          <w:t>regardless of</w:t>
        </w:r>
        <w:r w:rsidDel="00526973">
          <w:rPr>
            <w:i/>
            <w:iCs/>
          </w:rPr>
          <w:t xml:space="preserve"> any timers and even after the user </w:t>
        </w:r>
        <w:r w:rsidR="00C16B63" w:rsidDel="00526973">
          <w:rPr>
            <w:i/>
            <w:iCs/>
          </w:rPr>
          <w:t>tap</w:t>
        </w:r>
        <w:r w:rsidDel="00526973">
          <w:rPr>
            <w:i/>
            <w:iCs/>
          </w:rPr>
          <w:t>s the power button. In all other WakeLocks, the CPU will run, but the user can still put the device to sleep using the power button.</w:t>
        </w:r>
      </w:moveFrom>
    </w:p>
    <w:p w:rsidR="004F0685" w:rsidDel="00526973" w:rsidRDefault="0068299B" w:rsidP="0079151D">
      <w:pPr>
        <w:rPr>
          <w:moveFrom w:id="3170" w:author="Sammartano, Marc (BIC USA)" w:date="2016-01-26T13:14:00Z"/>
        </w:rPr>
      </w:pPr>
      <w:moveFrom w:id="3171" w:author="Sammartano, Marc (BIC USA)" w:date="2016-01-26T13:14:00Z">
        <w:r w:rsidDel="00526973">
          <w:t xml:space="preserve">Use the WakeLock only when you really need it. Acquiring a WakeLock increases power </w:t>
        </w:r>
        <w:r w:rsidR="00D571D4" w:rsidDel="00526973">
          <w:t xml:space="preserve">usage </w:t>
        </w:r>
        <w:r w:rsidDel="00526973">
          <w:t xml:space="preserve">and decreases battery life. </w:t>
        </w:r>
        <w:r w:rsidR="004F0685" w:rsidDel="00526973">
          <w:t xml:space="preserve">The WakeLock is </w:t>
        </w:r>
        <w:r w:rsidR="00502D48" w:rsidDel="00526973">
          <w:t xml:space="preserve">always </w:t>
        </w:r>
        <w:r w:rsidR="004F0685" w:rsidDel="00526973">
          <w:t>released when the program stops running.</w:t>
        </w:r>
      </w:moveFrom>
    </w:p>
    <w:p w:rsidR="004F0685" w:rsidDel="00526973" w:rsidRDefault="004F0685" w:rsidP="0079151D">
      <w:pPr>
        <w:rPr>
          <w:moveFrom w:id="3172" w:author="Sammartano, Marc (BIC USA)" w:date="2016-01-26T13:14:00Z"/>
        </w:rPr>
      </w:pPr>
      <w:moveFrom w:id="3173" w:author="Sammartano, Marc (BIC USA)" w:date="2016-01-26T13:14:00Z">
        <w:r w:rsidDel="00526973">
          <w:t xml:space="preserve">One of the common uses for </w:t>
        </w:r>
        <w:r w:rsidRPr="00976B70" w:rsidDel="00526973">
          <w:rPr>
            <w:b/>
          </w:rPr>
          <w:t>WakeLock</w:t>
        </w:r>
        <w:r w:rsidDel="00526973">
          <w:t xml:space="preserve"> would be in a music player that needs to keep the music playing after the system screen timeout interval. Implementing this requires that BASIC! be kept running. One way to do this is to put BASIC! into an infinite loop:</w:t>
        </w:r>
      </w:moveFrom>
    </w:p>
    <w:p w:rsidR="004F0685" w:rsidRPr="009B7763" w:rsidDel="00526973" w:rsidRDefault="004F0685" w:rsidP="0079151D">
      <w:pPr>
        <w:pStyle w:val="Codeexample"/>
        <w:rPr>
          <w:moveFrom w:id="3174" w:author="Sammartano, Marc (BIC USA)" w:date="2016-01-26T13:14:00Z"/>
          <w:rFonts w:ascii="Letter Gothic" w:hAnsi="Letter Gothic"/>
          <w:b w:val="0"/>
        </w:rPr>
      </w:pPr>
      <w:moveFrom w:id="3175" w:author="Sammartano, Marc (BIC USA)" w:date="2016-01-26T13:14:00Z">
        <w:r w:rsidRPr="009B7763" w:rsidDel="00526973">
          <w:rPr>
            <w:rFonts w:ascii="Letter Gothic" w:hAnsi="Letter Gothic"/>
            <w:b w:val="0"/>
          </w:rPr>
          <w:t>Audio.load n,</w:t>
        </w:r>
        <w:r w:rsidR="00F5651B" w:rsidRPr="009B7763" w:rsidDel="00526973">
          <w:rPr>
            <w:rFonts w:ascii="Letter Gothic" w:hAnsi="Letter Gothic"/>
            <w:b w:val="0"/>
          </w:rPr>
          <w:t>"</w:t>
        </w:r>
        <w:r w:rsidRPr="009B7763" w:rsidDel="00526973">
          <w:rPr>
            <w:rFonts w:ascii="Letter Gothic" w:hAnsi="Letter Gothic"/>
            <w:b w:val="0"/>
          </w:rPr>
          <w:t>B5b.mp3</w:t>
        </w:r>
        <w:r w:rsidR="00F5651B" w:rsidRPr="009B7763" w:rsidDel="00526973">
          <w:rPr>
            <w:rFonts w:ascii="Letter Gothic" w:hAnsi="Letter Gothic"/>
            <w:b w:val="0"/>
          </w:rPr>
          <w:t>"</w:t>
        </w:r>
      </w:moveFrom>
    </w:p>
    <w:p w:rsidR="004F0685" w:rsidRPr="009B7763" w:rsidDel="00526973" w:rsidRDefault="004F0685" w:rsidP="0079151D">
      <w:pPr>
        <w:pStyle w:val="Codeexample"/>
        <w:rPr>
          <w:moveFrom w:id="3176" w:author="Sammartano, Marc (BIC USA)" w:date="2016-01-26T13:14:00Z"/>
          <w:rFonts w:ascii="Letter Gothic" w:hAnsi="Letter Gothic"/>
          <w:b w:val="0"/>
        </w:rPr>
      </w:pPr>
      <w:moveFrom w:id="3177" w:author="Sammartano, Marc (BIC USA)" w:date="2016-01-26T13:14:00Z">
        <w:r w:rsidRPr="009B7763" w:rsidDel="00526973">
          <w:rPr>
            <w:rFonts w:ascii="Letter Gothic" w:hAnsi="Letter Gothic"/>
            <w:b w:val="0"/>
          </w:rPr>
          <w:t>Audio.play n</w:t>
        </w:r>
      </w:moveFrom>
    </w:p>
    <w:p w:rsidR="004F0685" w:rsidRPr="009B7763" w:rsidDel="00526973" w:rsidRDefault="004F0685" w:rsidP="0079151D">
      <w:pPr>
        <w:pStyle w:val="Codeexample"/>
        <w:rPr>
          <w:moveFrom w:id="3178" w:author="Sammartano, Marc (BIC USA)" w:date="2016-01-26T13:14:00Z"/>
          <w:rFonts w:ascii="Letter Gothic" w:hAnsi="Letter Gothic"/>
          <w:b w:val="0"/>
        </w:rPr>
      </w:pPr>
      <w:moveFrom w:id="3179" w:author="Sammartano, Marc (BIC USA)" w:date="2016-01-26T13:14:00Z">
        <w:r w:rsidRPr="009B7763" w:rsidDel="00526973">
          <w:rPr>
            <w:rFonts w:ascii="Letter Gothic" w:hAnsi="Letter Gothic"/>
            <w:b w:val="0"/>
          </w:rPr>
          <w:t>WakeLock 1</w:t>
        </w:r>
      </w:moveFrom>
    </w:p>
    <w:p w:rsidR="004F0685" w:rsidRPr="009B7763" w:rsidDel="00526973" w:rsidRDefault="004F0685" w:rsidP="0079151D">
      <w:pPr>
        <w:pStyle w:val="Codeexample"/>
        <w:rPr>
          <w:moveFrom w:id="3180" w:author="Sammartano, Marc (BIC USA)" w:date="2016-01-26T13:14:00Z"/>
          <w:rFonts w:ascii="Letter Gothic" w:hAnsi="Letter Gothic"/>
          <w:b w:val="0"/>
        </w:rPr>
      </w:pPr>
      <w:moveFrom w:id="3181" w:author="Sammartano, Marc (BIC USA)" w:date="2016-01-26T13:14:00Z">
        <w:r w:rsidRPr="009B7763" w:rsidDel="00526973">
          <w:rPr>
            <w:rFonts w:ascii="Letter Gothic" w:hAnsi="Letter Gothic"/>
            <w:b w:val="0"/>
          </w:rPr>
          <w:t>Do</w:t>
        </w:r>
      </w:moveFrom>
    </w:p>
    <w:p w:rsidR="004673EE" w:rsidRPr="009B7763" w:rsidDel="00526973" w:rsidRDefault="004F0685" w:rsidP="0079151D">
      <w:pPr>
        <w:pStyle w:val="Codeexample"/>
        <w:rPr>
          <w:moveFrom w:id="3182" w:author="Sammartano, Marc (BIC USA)" w:date="2016-01-26T13:14:00Z"/>
          <w:rFonts w:ascii="Letter Gothic" w:hAnsi="Letter Gothic"/>
          <w:b w:val="0"/>
        </w:rPr>
      </w:pPr>
      <w:moveFrom w:id="3183" w:author="Sammartano, Marc (BIC USA)" w:date="2016-01-26T13:14:00Z">
        <w:r w:rsidRPr="009B7763" w:rsidDel="00526973">
          <w:rPr>
            <w:rFonts w:ascii="Letter Gothic" w:hAnsi="Letter Gothic"/>
            <w:b w:val="0"/>
          </w:rPr>
          <w:t xml:space="preserve">  Pause 30000</w:t>
        </w:r>
      </w:moveFrom>
    </w:p>
    <w:p w:rsidR="004673EE" w:rsidRPr="009B7763" w:rsidDel="00526973" w:rsidRDefault="004F0685" w:rsidP="0079151D">
      <w:pPr>
        <w:pStyle w:val="Codeexample"/>
        <w:rPr>
          <w:moveFrom w:id="3184" w:author="Sammartano, Marc (BIC USA)" w:date="2016-01-26T13:14:00Z"/>
          <w:rFonts w:ascii="Letter Gothic" w:hAnsi="Letter Gothic"/>
          <w:b w:val="0"/>
        </w:rPr>
      </w:pPr>
      <w:moveFrom w:id="3185" w:author="Sammartano, Marc (BIC USA)" w:date="2016-01-26T13:14:00Z">
        <w:r w:rsidRPr="009B7763" w:rsidDel="00526973">
          <w:rPr>
            <w:rFonts w:ascii="Letter Gothic" w:hAnsi="Letter Gothic"/>
            <w:b w:val="0"/>
          </w:rPr>
          <w:t>Until 0</w:t>
        </w:r>
      </w:moveFrom>
    </w:p>
    <w:p w:rsidR="004F0685" w:rsidDel="00526973" w:rsidRDefault="004F0685" w:rsidP="0079151D">
      <w:pPr>
        <w:rPr>
          <w:moveFrom w:id="3186" w:author="Sammartano, Marc (BIC USA)" w:date="2016-01-26T13:14:00Z"/>
        </w:rPr>
      </w:pPr>
      <w:moveFrom w:id="3187" w:author="Sammartano, Marc (BIC USA)" w:date="2016-01-26T13:14:00Z">
        <w:r w:rsidDel="00526973">
          <w:t xml:space="preserve">The screen will turn off </w:t>
        </w:r>
        <w:r w:rsidR="004164E9" w:rsidDel="00526973">
          <w:t>when the system screen timeout expires but the music will continue to play.</w:t>
        </w:r>
      </w:moveFrom>
    </w:p>
    <w:p w:rsidR="00A93210" w:rsidDel="00526973" w:rsidRDefault="00A93210" w:rsidP="00A93210">
      <w:pPr>
        <w:pStyle w:val="Heading2"/>
        <w:rPr>
          <w:moveFrom w:id="3188" w:author="Sammartano, Marc (BIC USA)" w:date="2016-01-26T13:14:00Z"/>
        </w:rPr>
      </w:pPr>
      <w:moveFrom w:id="3189" w:author="Sammartano, Marc (BIC USA)" w:date="2016-01-26T13:14:00Z">
        <w:r w:rsidDel="00526973">
          <w:t>WifiLock &lt;code_nexp&gt;</w:t>
        </w:r>
        <w:r w:rsidDel="00526973">
          <w:rPr>
            <w:b w:val="0"/>
            <w:bCs w:val="0"/>
          </w:rPr>
          <w:fldChar w:fldCharType="begin"/>
        </w:r>
        <w:r w:rsidDel="00526973">
          <w:instrText xml:space="preserve"> XE "</w:instrText>
        </w:r>
        <w:r w:rsidRPr="004E494F" w:rsidDel="00526973">
          <w:instrText>W</w:instrText>
        </w:r>
        <w:r w:rsidR="003D4F8C" w:rsidDel="00526973">
          <w:instrText>ifi</w:instrText>
        </w:r>
        <w:r w:rsidRPr="004E494F" w:rsidDel="00526973">
          <w:instrText>Lock &lt;code_nexp&gt;</w:instrText>
        </w:r>
        <w:r w:rsidDel="00526973">
          <w:instrText xml:space="preserve">" </w:instrText>
        </w:r>
        <w:r w:rsidDel="00526973">
          <w:rPr>
            <w:b w:val="0"/>
            <w:bCs w:val="0"/>
          </w:rPr>
          <w:fldChar w:fldCharType="end"/>
        </w:r>
      </w:moveFrom>
    </w:p>
    <w:p w:rsidR="00A93210" w:rsidDel="00526973" w:rsidRDefault="00A93210" w:rsidP="00A93210">
      <w:pPr>
        <w:rPr>
          <w:moveFrom w:id="3190" w:author="Sammartano, Marc (BIC USA)" w:date="2016-01-26T13:14:00Z"/>
        </w:rPr>
      </w:pPr>
      <w:moveFrom w:id="3191" w:author="Sammartano, Marc (BIC USA)" w:date="2016-01-26T13:14:00Z">
        <w:r w:rsidDel="00526973">
          <w:t xml:space="preserve">The </w:t>
        </w:r>
        <w:r w:rsidRPr="00976B70" w:rsidDel="00526973">
          <w:rPr>
            <w:b/>
          </w:rPr>
          <w:t>WifiLock</w:t>
        </w:r>
        <w:r w:rsidDel="00526973">
          <w:t xml:space="preserve"> command allows your program to</w:t>
        </w:r>
        <w:r w:rsidR="00CD091A" w:rsidDel="00526973">
          <w:t xml:space="preserve"> keep the WiFi connection awake </w:t>
        </w:r>
        <w:r w:rsidDel="00526973">
          <w:t xml:space="preserve">when </w:t>
        </w:r>
        <w:r w:rsidR="00CD091A" w:rsidDel="00526973">
          <w:t xml:space="preserve">a time-out would normally turn it off. </w:t>
        </w:r>
        <w:r w:rsidDel="00526973">
          <w:t xml:space="preserve">The &lt;code_nexp&gt; may be one of </w:t>
        </w:r>
        <w:r w:rsidR="00CD091A" w:rsidDel="00526973">
          <w:t>four</w:t>
        </w:r>
        <w:r w:rsidDel="00526973">
          <w:t xml:space="preserve"> values</w:t>
        </w:r>
        <w:r w:rsidR="0068299B" w:rsidDel="00526973">
          <w:t>. Values 1 through 3 acquire a WifiLock, changing the way WiFi behaves when the screen turns off. Code value 4 releases the WifiLock and restores the normal timeout behavior.</w:t>
        </w:r>
      </w:moveFrom>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Del="00965C8E" w:rsidTr="0068299B">
        <w:trPr>
          <w:cantSplit/>
          <w:del w:id="3192" w:author="Sammartano, Marc (BIC USA)" w:date="2016-02-25T15:57:00Z"/>
        </w:trPr>
        <w:tc>
          <w:tcPr>
            <w:tcW w:w="1234" w:type="dxa"/>
          </w:tcPr>
          <w:p w:rsidR="00DA2611" w:rsidRPr="002C2F6D" w:rsidDel="00965C8E" w:rsidRDefault="00DA2611" w:rsidP="00A73C5C">
            <w:pPr>
              <w:jc w:val="center"/>
              <w:rPr>
                <w:del w:id="3193" w:author="Sammartano, Marc (BIC USA)" w:date="2016-02-25T15:57:00Z"/>
                <w:moveFrom w:id="3194" w:author="Sammartano, Marc (BIC USA)" w:date="2016-01-26T13:14:00Z"/>
                <w:b/>
              </w:rPr>
            </w:pPr>
            <w:moveFrom w:id="3195" w:author="Sammartano, Marc (BIC USA)" w:date="2016-01-26T13:14:00Z">
              <w:del w:id="3196" w:author="Sammartano, Marc (BIC USA)" w:date="2016-02-25T15:57:00Z">
                <w:r w:rsidDel="00965C8E">
                  <w:rPr>
                    <w:b/>
                  </w:rPr>
                  <w:delText>Code:</w:delText>
                </w:r>
              </w:del>
            </w:moveFrom>
          </w:p>
        </w:tc>
        <w:tc>
          <w:tcPr>
            <w:tcW w:w="1622" w:type="dxa"/>
          </w:tcPr>
          <w:p w:rsidR="00DA2611" w:rsidDel="00965C8E" w:rsidRDefault="00DA2611" w:rsidP="00DA2611">
            <w:pPr>
              <w:jc w:val="center"/>
              <w:rPr>
                <w:del w:id="3197" w:author="Sammartano, Marc (BIC USA)" w:date="2016-02-25T15:57:00Z"/>
                <w:moveFrom w:id="3198" w:author="Sammartano, Marc (BIC USA)" w:date="2016-01-26T13:14:00Z"/>
                <w:b/>
              </w:rPr>
            </w:pPr>
            <w:moveFrom w:id="3199" w:author="Sammartano, Marc (BIC USA)" w:date="2016-01-26T13:14:00Z">
              <w:del w:id="3200" w:author="Sammartano, Marc (BIC USA)" w:date="2016-02-25T15:57:00Z">
                <w:r w:rsidDel="00965C8E">
                  <w:rPr>
                    <w:b/>
                  </w:rPr>
                  <w:delText>WiFiLock Type</w:delText>
                </w:r>
              </w:del>
            </w:moveFrom>
          </w:p>
        </w:tc>
        <w:tc>
          <w:tcPr>
            <w:tcW w:w="4950" w:type="dxa"/>
          </w:tcPr>
          <w:p w:rsidR="00DA2611" w:rsidRPr="002C2F6D" w:rsidDel="00965C8E" w:rsidRDefault="00DA2611" w:rsidP="0068299B">
            <w:pPr>
              <w:jc w:val="center"/>
              <w:rPr>
                <w:del w:id="3201" w:author="Sammartano, Marc (BIC USA)" w:date="2016-02-25T15:57:00Z"/>
                <w:moveFrom w:id="3202" w:author="Sammartano, Marc (BIC USA)" w:date="2016-01-26T13:14:00Z"/>
                <w:b/>
              </w:rPr>
            </w:pPr>
            <w:moveFrom w:id="3203" w:author="Sammartano, Marc (BIC USA)" w:date="2016-01-26T13:14:00Z">
              <w:del w:id="3204" w:author="Sammartano, Marc (BIC USA)" w:date="2016-02-25T15:57:00Z">
                <w:r w:rsidDel="00965C8E">
                  <w:rPr>
                    <w:b/>
                  </w:rPr>
                  <w:delText>WiFi Operation</w:delText>
                </w:r>
                <w:r w:rsidR="0068299B" w:rsidDel="00965C8E">
                  <w:rPr>
                    <w:b/>
                  </w:rPr>
                  <w:delText xml:space="preserve"> When Screen is Off</w:delText>
                </w:r>
              </w:del>
            </w:moveFrom>
          </w:p>
        </w:tc>
      </w:tr>
      <w:tr w:rsidR="00DA2611" w:rsidRPr="005B3879" w:rsidDel="00965C8E" w:rsidTr="0068299B">
        <w:trPr>
          <w:cantSplit/>
          <w:del w:id="3205" w:author="Sammartano, Marc (BIC USA)" w:date="2016-02-25T15:57:00Z"/>
        </w:trPr>
        <w:tc>
          <w:tcPr>
            <w:tcW w:w="1234" w:type="dxa"/>
          </w:tcPr>
          <w:p w:rsidR="00DA2611" w:rsidRPr="005B3879" w:rsidDel="00965C8E" w:rsidRDefault="00B91EF8" w:rsidP="00CD091A">
            <w:pPr>
              <w:jc w:val="center"/>
              <w:rPr>
                <w:del w:id="3206" w:author="Sammartano, Marc (BIC USA)" w:date="2016-02-25T15:57:00Z"/>
                <w:moveFrom w:id="3207" w:author="Sammartano, Marc (BIC USA)" w:date="2016-01-26T13:14:00Z"/>
              </w:rPr>
            </w:pPr>
            <w:moveFrom w:id="3208" w:author="Sammartano, Marc (BIC USA)" w:date="2016-01-26T13:14:00Z">
              <w:del w:id="3209" w:author="Sammartano, Marc (BIC USA)" w:date="2016-02-25T15:57:00Z">
                <w:r w:rsidDel="00965C8E">
                  <w:fldChar w:fldCharType="begin"/>
                </w:r>
                <w:r w:rsidDel="00965C8E">
                  <w:delInstrText xml:space="preserve"> HYPERLINK "http://developer.android.com/reference/android/net/wifi/WifiManager.html" \l "WIFI_MODE_SCAN_ONLY" </w:delInstrText>
                </w:r>
                <w:r w:rsidDel="00965C8E">
                  <w:fldChar w:fldCharType="separate"/>
                </w:r>
                <w:r w:rsidR="00087038" w:rsidDel="00965C8E">
                  <w:rPr>
                    <w:rStyle w:val="Hyperlink"/>
                    <w:rFonts w:ascii="Courier New" w:hAnsi="Courier New" w:cs="Courier New"/>
                    <w:b/>
                    <w:bCs/>
                    <w:sz w:val="20"/>
                    <w:szCs w:val="20"/>
                  </w:rPr>
                  <w:delText>1</w:delText>
                </w:r>
                <w:r w:rsidDel="00965C8E">
                  <w:rPr>
                    <w:rStyle w:val="Hyperlink"/>
                    <w:rFonts w:ascii="Courier New" w:hAnsi="Courier New" w:cs="Courier New"/>
                    <w:b/>
                    <w:bCs/>
                    <w:sz w:val="20"/>
                    <w:szCs w:val="20"/>
                  </w:rPr>
                  <w:fldChar w:fldCharType="end"/>
                </w:r>
              </w:del>
            </w:moveFrom>
          </w:p>
        </w:tc>
        <w:tc>
          <w:tcPr>
            <w:tcW w:w="1622" w:type="dxa"/>
          </w:tcPr>
          <w:p w:rsidR="00DA2611" w:rsidDel="00965C8E" w:rsidRDefault="00DA2611" w:rsidP="00CD091A">
            <w:pPr>
              <w:jc w:val="center"/>
              <w:rPr>
                <w:del w:id="3210" w:author="Sammartano, Marc (BIC USA)" w:date="2016-02-25T15:57:00Z"/>
                <w:moveFrom w:id="3211" w:author="Sammartano, Marc (BIC USA)" w:date="2016-01-26T13:14:00Z"/>
              </w:rPr>
            </w:pPr>
            <w:moveFrom w:id="3212" w:author="Sammartano, Marc (BIC USA)" w:date="2016-01-26T13:14:00Z">
              <w:del w:id="3213" w:author="Sammartano, Marc (BIC USA)" w:date="2016-02-25T15:57:00Z">
                <w:r w:rsidDel="00965C8E">
                  <w:delText>Scan Only</w:delText>
                </w:r>
              </w:del>
            </w:moveFrom>
          </w:p>
        </w:tc>
        <w:tc>
          <w:tcPr>
            <w:tcW w:w="4950" w:type="dxa"/>
          </w:tcPr>
          <w:p w:rsidR="00DA2611" w:rsidRPr="005B3879" w:rsidDel="00965C8E" w:rsidRDefault="00DA2611" w:rsidP="00CD091A">
            <w:pPr>
              <w:jc w:val="center"/>
              <w:rPr>
                <w:del w:id="3214" w:author="Sammartano, Marc (BIC USA)" w:date="2016-02-25T15:57:00Z"/>
                <w:moveFrom w:id="3215" w:author="Sammartano, Marc (BIC USA)" w:date="2016-01-26T13:14:00Z"/>
              </w:rPr>
            </w:pPr>
            <w:moveFrom w:id="3216" w:author="Sammartano, Marc (BIC USA)" w:date="2016-01-26T13:14:00Z">
              <w:del w:id="3217" w:author="Sammartano, Marc (BIC USA)" w:date="2016-02-25T15:57:00Z">
                <w:r w:rsidDel="00965C8E">
                  <w:delText>WiFi kept active, but only operation is initiating scan and reporting scan results</w:delText>
                </w:r>
              </w:del>
            </w:moveFrom>
          </w:p>
        </w:tc>
      </w:tr>
      <w:tr w:rsidR="00DA2611" w:rsidRPr="005B3879" w:rsidDel="00965C8E" w:rsidTr="0068299B">
        <w:trPr>
          <w:cantSplit/>
          <w:del w:id="3218" w:author="Sammartano, Marc (BIC USA)" w:date="2016-02-25T15:57:00Z"/>
        </w:trPr>
        <w:tc>
          <w:tcPr>
            <w:tcW w:w="1234" w:type="dxa"/>
          </w:tcPr>
          <w:p w:rsidR="00DA2611" w:rsidRPr="005B3879" w:rsidDel="00965C8E" w:rsidRDefault="00B91EF8" w:rsidP="00CD091A">
            <w:pPr>
              <w:jc w:val="center"/>
              <w:rPr>
                <w:del w:id="3219" w:author="Sammartano, Marc (BIC USA)" w:date="2016-02-25T15:57:00Z"/>
                <w:moveFrom w:id="3220" w:author="Sammartano, Marc (BIC USA)" w:date="2016-01-26T13:14:00Z"/>
              </w:rPr>
            </w:pPr>
            <w:moveFrom w:id="3221" w:author="Sammartano, Marc (BIC USA)" w:date="2016-01-26T13:14:00Z">
              <w:del w:id="3222" w:author="Sammartano, Marc (BIC USA)" w:date="2016-02-25T15:57:00Z">
                <w:r w:rsidDel="00965C8E">
                  <w:fldChar w:fldCharType="begin"/>
                </w:r>
                <w:r w:rsidDel="00965C8E">
                  <w:delInstrText xml:space="preserve"> HYPERLINK "http://developer.android.com/reference/android/net/wifi/WifiManager.html" \l "WIFI_MODE_FULL" </w:delInstrText>
                </w:r>
                <w:r w:rsidDel="00965C8E">
                  <w:fldChar w:fldCharType="separate"/>
                </w:r>
                <w:r w:rsidR="00087038" w:rsidDel="00965C8E">
                  <w:rPr>
                    <w:rStyle w:val="Hyperlink"/>
                    <w:rFonts w:ascii="Courier New" w:hAnsi="Courier New" w:cs="Courier New"/>
                    <w:b/>
                    <w:bCs/>
                    <w:sz w:val="20"/>
                    <w:szCs w:val="20"/>
                  </w:rPr>
                  <w:delText>2</w:delText>
                </w:r>
                <w:r w:rsidDel="00965C8E">
                  <w:rPr>
                    <w:rStyle w:val="Hyperlink"/>
                    <w:rFonts w:ascii="Courier New" w:hAnsi="Courier New" w:cs="Courier New"/>
                    <w:b/>
                    <w:bCs/>
                    <w:sz w:val="20"/>
                    <w:szCs w:val="20"/>
                  </w:rPr>
                  <w:fldChar w:fldCharType="end"/>
                </w:r>
              </w:del>
            </w:moveFrom>
          </w:p>
        </w:tc>
        <w:tc>
          <w:tcPr>
            <w:tcW w:w="1622" w:type="dxa"/>
          </w:tcPr>
          <w:p w:rsidR="00DA2611" w:rsidDel="00965C8E" w:rsidRDefault="00DA2611" w:rsidP="00A73C5C">
            <w:pPr>
              <w:jc w:val="center"/>
              <w:rPr>
                <w:del w:id="3223" w:author="Sammartano, Marc (BIC USA)" w:date="2016-02-25T15:57:00Z"/>
                <w:moveFrom w:id="3224" w:author="Sammartano, Marc (BIC USA)" w:date="2016-01-26T13:14:00Z"/>
              </w:rPr>
            </w:pPr>
            <w:moveFrom w:id="3225" w:author="Sammartano, Marc (BIC USA)" w:date="2016-01-26T13:14:00Z">
              <w:del w:id="3226" w:author="Sammartano, Marc (BIC USA)" w:date="2016-02-25T15:57:00Z">
                <w:r w:rsidDel="00965C8E">
                  <w:delText>Full</w:delText>
                </w:r>
              </w:del>
            </w:moveFrom>
          </w:p>
        </w:tc>
        <w:tc>
          <w:tcPr>
            <w:tcW w:w="4950" w:type="dxa"/>
          </w:tcPr>
          <w:p w:rsidR="00DA2611" w:rsidRPr="005B3879" w:rsidDel="00965C8E" w:rsidRDefault="00DA2611" w:rsidP="00A73C5C">
            <w:pPr>
              <w:jc w:val="center"/>
              <w:rPr>
                <w:del w:id="3227" w:author="Sammartano, Marc (BIC USA)" w:date="2016-02-25T15:57:00Z"/>
                <w:moveFrom w:id="3228" w:author="Sammartano, Marc (BIC USA)" w:date="2016-01-26T13:14:00Z"/>
              </w:rPr>
            </w:pPr>
            <w:moveFrom w:id="3229" w:author="Sammartano, Marc (BIC USA)" w:date="2016-01-26T13:14:00Z">
              <w:del w:id="3230" w:author="Sammartano, Marc (BIC USA)" w:date="2016-02-25T15:57:00Z">
                <w:r w:rsidDel="00965C8E">
                  <w:delText>WiFi behaves normally</w:delText>
                </w:r>
              </w:del>
            </w:moveFrom>
          </w:p>
        </w:tc>
      </w:tr>
      <w:tr w:rsidR="00DA2611" w:rsidRPr="005B3879" w:rsidDel="00965C8E" w:rsidTr="0068299B">
        <w:trPr>
          <w:cantSplit/>
          <w:del w:id="3231" w:author="Sammartano, Marc (BIC USA)" w:date="2016-02-25T15:57:00Z"/>
        </w:trPr>
        <w:tc>
          <w:tcPr>
            <w:tcW w:w="1234" w:type="dxa"/>
          </w:tcPr>
          <w:p w:rsidR="00DA2611" w:rsidRPr="005B3879" w:rsidDel="00965C8E" w:rsidRDefault="00B91EF8" w:rsidP="00A73C5C">
            <w:pPr>
              <w:jc w:val="center"/>
              <w:rPr>
                <w:del w:id="3232" w:author="Sammartano, Marc (BIC USA)" w:date="2016-02-25T15:57:00Z"/>
                <w:moveFrom w:id="3233" w:author="Sammartano, Marc (BIC USA)" w:date="2016-01-26T13:14:00Z"/>
              </w:rPr>
            </w:pPr>
            <w:moveFrom w:id="3234" w:author="Sammartano, Marc (BIC USA)" w:date="2016-01-26T13:14:00Z">
              <w:del w:id="3235" w:author="Sammartano, Marc (BIC USA)" w:date="2016-02-25T15:57:00Z">
                <w:r w:rsidDel="00965C8E">
                  <w:fldChar w:fldCharType="begin"/>
                </w:r>
                <w:r w:rsidDel="00965C8E">
                  <w:delInstrText xml:space="preserve"> HYPERLINK "http://developer.android.com/reference/android/net/wifi/WifiManager.html" \l "WIFI_MODE_FULL_HIGH_PERF" </w:delInstrText>
                </w:r>
                <w:r w:rsidDel="00965C8E">
                  <w:fldChar w:fldCharType="separate"/>
                </w:r>
                <w:r w:rsidR="00087038" w:rsidDel="00965C8E">
                  <w:rPr>
                    <w:rStyle w:val="Hyperlink"/>
                    <w:rFonts w:ascii="Courier New" w:hAnsi="Courier New" w:cs="Courier New"/>
                    <w:b/>
                    <w:bCs/>
                    <w:sz w:val="20"/>
                    <w:szCs w:val="20"/>
                  </w:rPr>
                  <w:delText>3</w:delText>
                </w:r>
                <w:r w:rsidDel="00965C8E">
                  <w:rPr>
                    <w:rStyle w:val="Hyperlink"/>
                    <w:rFonts w:ascii="Courier New" w:hAnsi="Courier New" w:cs="Courier New"/>
                    <w:b/>
                    <w:bCs/>
                    <w:sz w:val="20"/>
                    <w:szCs w:val="20"/>
                  </w:rPr>
                  <w:fldChar w:fldCharType="end"/>
                </w:r>
              </w:del>
            </w:moveFrom>
          </w:p>
        </w:tc>
        <w:tc>
          <w:tcPr>
            <w:tcW w:w="1622" w:type="dxa"/>
          </w:tcPr>
          <w:p w:rsidR="00DA2611" w:rsidDel="00965C8E" w:rsidRDefault="00DA2611" w:rsidP="00CD091A">
            <w:pPr>
              <w:jc w:val="center"/>
              <w:rPr>
                <w:del w:id="3236" w:author="Sammartano, Marc (BIC USA)" w:date="2016-02-25T15:57:00Z"/>
                <w:moveFrom w:id="3237" w:author="Sammartano, Marc (BIC USA)" w:date="2016-01-26T13:14:00Z"/>
              </w:rPr>
            </w:pPr>
            <w:moveFrom w:id="3238" w:author="Sammartano, Marc (BIC USA)" w:date="2016-01-26T13:14:00Z">
              <w:del w:id="3239" w:author="Sammartano, Marc (BIC USA)" w:date="2016-02-25T15:57:00Z">
                <w:r w:rsidDel="00965C8E">
                  <w:delText>Full High-Performance</w:delText>
                </w:r>
              </w:del>
            </w:moveFrom>
          </w:p>
        </w:tc>
        <w:tc>
          <w:tcPr>
            <w:tcW w:w="4950" w:type="dxa"/>
          </w:tcPr>
          <w:p w:rsidR="00DA2611" w:rsidRPr="005B3879" w:rsidDel="00965C8E" w:rsidRDefault="00DA2611" w:rsidP="0068299B">
            <w:pPr>
              <w:jc w:val="center"/>
              <w:rPr>
                <w:del w:id="3240" w:author="Sammartano, Marc (BIC USA)" w:date="2016-02-25T15:57:00Z"/>
                <w:moveFrom w:id="3241" w:author="Sammartano, Marc (BIC USA)" w:date="2016-01-26T13:14:00Z"/>
              </w:rPr>
            </w:pPr>
            <w:moveFrom w:id="3242" w:author="Sammartano, Marc (BIC USA)" w:date="2016-01-26T13:14:00Z">
              <w:del w:id="3243" w:author="Sammartano, Marc (BIC USA)" w:date="2016-02-25T15:57:00Z">
                <w:r w:rsidDel="00965C8E">
                  <w:delText xml:space="preserve">WiFi operates at high performance with minimum packet loss </w:delText>
                </w:r>
                <w:r w:rsidR="0068299B" w:rsidDel="00965C8E">
                  <w:delText>and low latency</w:delText>
                </w:r>
                <w:r w:rsidDel="00965C8E">
                  <w:delText>*</w:delText>
                </w:r>
              </w:del>
            </w:moveFrom>
          </w:p>
        </w:tc>
      </w:tr>
      <w:tr w:rsidR="00DA2611" w:rsidRPr="005B3879" w:rsidDel="00965C8E" w:rsidTr="0068299B">
        <w:trPr>
          <w:cantSplit/>
          <w:del w:id="3244" w:author="Sammartano, Marc (BIC USA)" w:date="2016-02-25T15:57:00Z"/>
        </w:trPr>
        <w:tc>
          <w:tcPr>
            <w:tcW w:w="1234" w:type="dxa"/>
          </w:tcPr>
          <w:p w:rsidR="00DA2611" w:rsidRPr="005B3879" w:rsidDel="00965C8E" w:rsidRDefault="00DA2611" w:rsidP="00A73C5C">
            <w:pPr>
              <w:jc w:val="center"/>
              <w:rPr>
                <w:del w:id="3245" w:author="Sammartano, Marc (BIC USA)" w:date="2016-02-25T15:57:00Z"/>
                <w:moveFrom w:id="3246" w:author="Sammartano, Marc (BIC USA)" w:date="2016-01-26T13:14:00Z"/>
              </w:rPr>
            </w:pPr>
            <w:moveFrom w:id="3247" w:author="Sammartano, Marc (BIC USA)" w:date="2016-01-26T13:14:00Z">
              <w:del w:id="3248" w:author="Sammartano, Marc (BIC USA)" w:date="2016-02-25T15:57:00Z">
                <w:r w:rsidDel="00965C8E">
                  <w:delText>4</w:delText>
                </w:r>
              </w:del>
            </w:moveFrom>
          </w:p>
        </w:tc>
        <w:tc>
          <w:tcPr>
            <w:tcW w:w="1622" w:type="dxa"/>
          </w:tcPr>
          <w:p w:rsidR="00DA2611" w:rsidDel="00965C8E" w:rsidRDefault="00DA2611" w:rsidP="00A73C5C">
            <w:pPr>
              <w:jc w:val="center"/>
              <w:rPr>
                <w:del w:id="3249" w:author="Sammartano, Marc (BIC USA)" w:date="2016-02-25T15:57:00Z"/>
                <w:moveFrom w:id="3250" w:author="Sammartano, Marc (BIC USA)" w:date="2016-01-26T13:14:00Z"/>
              </w:rPr>
            </w:pPr>
            <w:moveFrom w:id="3251" w:author="Sammartano, Marc (BIC USA)" w:date="2016-01-26T13:14:00Z">
              <w:del w:id="3252" w:author="Sammartano, Marc (BIC USA)" w:date="2016-02-25T15:57:00Z">
                <w:r w:rsidDel="00965C8E">
                  <w:delText>No WiFiLock</w:delText>
                </w:r>
              </w:del>
            </w:moveFrom>
          </w:p>
        </w:tc>
        <w:tc>
          <w:tcPr>
            <w:tcW w:w="4950" w:type="dxa"/>
          </w:tcPr>
          <w:p w:rsidR="00DA2611" w:rsidRPr="005B3879" w:rsidDel="00965C8E" w:rsidRDefault="0068299B" w:rsidP="0068299B">
            <w:pPr>
              <w:jc w:val="center"/>
              <w:rPr>
                <w:del w:id="3253" w:author="Sammartano, Marc (BIC USA)" w:date="2016-02-25T15:57:00Z"/>
                <w:moveFrom w:id="3254" w:author="Sammartano, Marc (BIC USA)" w:date="2016-01-26T13:14:00Z"/>
              </w:rPr>
            </w:pPr>
            <w:moveFrom w:id="3255" w:author="Sammartano, Marc (BIC USA)" w:date="2016-01-26T13:14:00Z">
              <w:del w:id="3256" w:author="Sammartano, Marc (BIC USA)" w:date="2016-02-25T15:57:00Z">
                <w:r w:rsidDel="00965C8E">
                  <w:delText>WiFi turns off (may be settable on some devices)</w:delText>
                </w:r>
              </w:del>
            </w:moveFrom>
          </w:p>
        </w:tc>
      </w:tr>
    </w:tbl>
    <w:p w:rsidR="00713CE6" w:rsidDel="00526973" w:rsidRDefault="00713CE6" w:rsidP="0068299B">
      <w:pPr>
        <w:spacing w:before="120"/>
        <w:ind w:left="720" w:right="720"/>
        <w:rPr>
          <w:moveFrom w:id="3257" w:author="Sammartano, Marc (BIC USA)" w:date="2016-01-26T13:14:00Z"/>
        </w:rPr>
      </w:pPr>
      <w:moveFrom w:id="3258" w:author="Sammartano, Marc (BIC USA)" w:date="2016-01-26T13:14:00Z">
        <w:r w:rsidDel="00526973">
          <w:t>*Full Hi-Perf mode is not available on all Android devices. Devices running Android 3.0.x or earlier, and devices without the necessary hardware, will run in Full mode instead.</w:t>
        </w:r>
      </w:moveFrom>
    </w:p>
    <w:p w:rsidR="00A93210" w:rsidDel="00526973" w:rsidRDefault="0068299B" w:rsidP="00A93210">
      <w:pPr>
        <w:rPr>
          <w:moveFrom w:id="3259" w:author="Sammartano, Marc (BIC USA)" w:date="2016-01-26T13:14:00Z"/>
        </w:rPr>
      </w:pPr>
      <w:moveFrom w:id="3260" w:author="Sammartano, Marc (BIC USA)" w:date="2016-01-26T13:14:00Z">
        <w:r w:rsidDel="00526973">
          <w:t xml:space="preserve">Use </w:t>
        </w:r>
        <w:r w:rsidRPr="00976B70" w:rsidDel="00526973">
          <w:rPr>
            <w:b/>
          </w:rPr>
          <w:t>WifiLock</w:t>
        </w:r>
        <w:r w:rsidDel="00526973">
          <w:t xml:space="preserve"> only when you really need it. Acquiring a WifiLock increases power usage and decreases battery life. </w:t>
        </w:r>
        <w:r w:rsidR="00A93210" w:rsidDel="00526973">
          <w:t>The W</w:t>
        </w:r>
        <w:r w:rsidR="008D568E" w:rsidDel="00526973">
          <w:t>ifiL</w:t>
        </w:r>
        <w:r w:rsidR="00A93210" w:rsidDel="00526973">
          <w:t xml:space="preserve">ock is always released </w:t>
        </w:r>
        <w:r w:rsidR="008D568E" w:rsidDel="00526973">
          <w:t>when the program stops running.</w:t>
        </w:r>
      </w:moveFrom>
    </w:p>
    <w:p w:rsidR="00552141" w:rsidDel="00322AA4" w:rsidRDefault="00552141" w:rsidP="00552141">
      <w:pPr>
        <w:pStyle w:val="Heading2"/>
        <w:rPr>
          <w:moveFrom w:id="3261" w:author="Sammartano, Marc (BIC USA)" w:date="2016-01-26T13:11:00Z"/>
        </w:rPr>
      </w:pPr>
      <w:moveFromRangeStart w:id="3262" w:author="Sammartano, Marc (BIC USA)" w:date="2016-01-26T13:11:00Z" w:name="move441577245"/>
      <w:moveFromRangeEnd w:id="3038"/>
      <w:moveFrom w:id="3263" w:author="Sammartano, Marc (BIC USA)" w:date="2016-01-26T13:11:00Z">
        <w:r w:rsidDel="00322AA4">
          <w:t>WiFi.info {{&lt;SSID_svar&gt;}{, &lt;BSSID_svar&gt;}</w:t>
        </w:r>
        <w:r w:rsidR="002D5652" w:rsidDel="00322AA4">
          <w:t>{, &lt;MAC_svar&gt;}</w:t>
        </w:r>
        <w:r w:rsidDel="00322AA4">
          <w:t>{, &lt;</w:t>
        </w:r>
        <w:r w:rsidR="002D5652" w:rsidDel="00322AA4">
          <w:t>IP</w:t>
        </w:r>
        <w:r w:rsidDel="00322AA4">
          <w:t>_var&gt;}</w:t>
        </w:r>
        <w:r w:rsidR="002D5652" w:rsidDel="00322AA4">
          <w:t>{, &lt;speed_nvar&gt;}</w:t>
        </w:r>
        <w:r w:rsidDel="00322AA4">
          <w:t>}</w:t>
        </w:r>
        <w:r w:rsidDel="00322AA4">
          <w:rPr>
            <w:b w:val="0"/>
            <w:bCs w:val="0"/>
          </w:rPr>
          <w:fldChar w:fldCharType="begin"/>
        </w:r>
        <w:r w:rsidDel="00322AA4">
          <w:instrText xml:space="preserve"> XE "WiFi.info</w:instrText>
        </w:r>
        <w:r w:rsidRPr="00F13361" w:rsidDel="00322AA4">
          <w:instrText xml:space="preserve"> </w:instrText>
        </w:r>
        <w:r w:rsidDel="00322AA4">
          <w:instrText>{</w:instrText>
        </w:r>
        <w:r w:rsidR="002D5652" w:rsidDel="00322AA4">
          <w:instrText>{&lt;SSID_svar&gt;}{, &lt;BSSID_svar&gt;}{, &lt;MAC_svar&gt;}{, &lt;IP_var&gt;}{, &lt;speed_nvar&gt;}</w:instrText>
        </w:r>
        <w:r w:rsidDel="00322AA4">
          <w:instrText xml:space="preserve">}" </w:instrText>
        </w:r>
        <w:r w:rsidDel="00322AA4">
          <w:rPr>
            <w:b w:val="0"/>
            <w:bCs w:val="0"/>
          </w:rPr>
          <w:fldChar w:fldCharType="end"/>
        </w:r>
      </w:moveFrom>
    </w:p>
    <w:p w:rsidR="00791335" w:rsidDel="00322AA4" w:rsidRDefault="00552141" w:rsidP="002D5652">
      <w:pPr>
        <w:rPr>
          <w:moveFrom w:id="3264" w:author="Sammartano, Marc (BIC USA)" w:date="2016-01-26T13:11:00Z"/>
        </w:rPr>
      </w:pPr>
      <w:moveFrom w:id="3265" w:author="Sammartano, Marc (BIC USA)" w:date="2016-01-26T13:11:00Z">
        <w:r w:rsidDel="00322AA4">
          <w:t>Gets information about the current Wi-Fi connection and places it in the return variables.</w:t>
        </w:r>
      </w:moveFrom>
    </w:p>
    <w:p w:rsidR="00552141" w:rsidDel="00322AA4" w:rsidRDefault="002D5652" w:rsidP="002D5652">
      <w:pPr>
        <w:rPr>
          <w:moveFrom w:id="3266" w:author="Sammartano, Marc (BIC USA)" w:date="2016-01-26T13:11:00Z"/>
        </w:rPr>
      </w:pPr>
      <w:moveFrom w:id="3267" w:author="Sammartano, Marc (BIC USA)" w:date="2016-01-26T13:11:00Z">
        <w:r w:rsidDel="00322AA4">
          <w:lastRenderedPageBreak/>
          <w:t>All of the parameters are optional</w:t>
        </w:r>
        <w:r w:rsidR="00FE73A4" w:rsidDel="00322AA4">
          <w:t>;</w:t>
        </w:r>
        <w:r w:rsidDel="00322AA4">
          <w:t xml:space="preserve"> use</w:t>
        </w:r>
        <w:r w:rsidR="00724907" w:rsidDel="00322AA4">
          <w:t xml:space="preserve"> commas </w:t>
        </w:r>
        <w:r w:rsidR="00CD343B" w:rsidDel="00322AA4">
          <w:t>to indicate</w:t>
        </w:r>
        <w:r w:rsidR="00724907" w:rsidDel="00322AA4">
          <w:t xml:space="preserve"> omitted parameters (see Optional Parameters)</w:t>
        </w:r>
        <w:r w:rsidDel="00322AA4">
          <w:t>.</w:t>
        </w:r>
        <w:r w:rsidR="00552141" w:rsidDel="00322AA4">
          <w:t xml:space="preserve"> The </w:t>
        </w:r>
        <w:r w:rsidDel="00322AA4">
          <w:t xml:space="preserve">table shows the </w:t>
        </w:r>
        <w:r w:rsidR="00552141" w:rsidDel="00322AA4">
          <w:t>available data:</w:t>
        </w:r>
      </w:moveFrom>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Del="00965C8E" w:rsidTr="00791335">
        <w:trPr>
          <w:del w:id="3268" w:author="Sammartano, Marc (BIC USA)" w:date="2016-02-25T15:57:00Z"/>
        </w:trPr>
        <w:tc>
          <w:tcPr>
            <w:tcW w:w="1224" w:type="dxa"/>
          </w:tcPr>
          <w:p w:rsidR="008A629C" w:rsidRPr="009622C0" w:rsidDel="00965C8E" w:rsidRDefault="008A629C" w:rsidP="00BC5B1F">
            <w:pPr>
              <w:jc w:val="center"/>
              <w:rPr>
                <w:del w:id="3269" w:author="Sammartano, Marc (BIC USA)" w:date="2016-02-25T15:57:00Z"/>
                <w:moveFrom w:id="3270" w:author="Sammartano, Marc (BIC USA)" w:date="2016-01-26T13:11:00Z"/>
                <w:b/>
              </w:rPr>
            </w:pPr>
            <w:moveFrom w:id="3271" w:author="Sammartano, Marc (BIC USA)" w:date="2016-01-26T13:11:00Z">
              <w:del w:id="3272" w:author="Sammartano, Marc (BIC USA)" w:date="2016-02-25T15:57:00Z">
                <w:r w:rsidDel="00965C8E">
                  <w:rPr>
                    <w:b/>
                  </w:rPr>
                  <w:delText>Variable</w:delText>
                </w:r>
              </w:del>
            </w:moveFrom>
          </w:p>
        </w:tc>
        <w:tc>
          <w:tcPr>
            <w:tcW w:w="1800" w:type="dxa"/>
          </w:tcPr>
          <w:p w:rsidR="008A629C" w:rsidRPr="009622C0" w:rsidDel="00965C8E" w:rsidRDefault="008A629C" w:rsidP="00BC5B1F">
            <w:pPr>
              <w:jc w:val="center"/>
              <w:rPr>
                <w:del w:id="3273" w:author="Sammartano, Marc (BIC USA)" w:date="2016-02-25T15:57:00Z"/>
                <w:moveFrom w:id="3274" w:author="Sammartano, Marc (BIC USA)" w:date="2016-01-26T13:11:00Z"/>
                <w:b/>
              </w:rPr>
            </w:pPr>
            <w:moveFrom w:id="3275" w:author="Sammartano, Marc (BIC USA)" w:date="2016-01-26T13:11:00Z">
              <w:del w:id="3276" w:author="Sammartano, Marc (BIC USA)" w:date="2016-02-25T15:57:00Z">
                <w:r w:rsidDel="00965C8E">
                  <w:rPr>
                    <w:b/>
                  </w:rPr>
                  <w:delText>Type</w:delText>
                </w:r>
              </w:del>
            </w:moveFrom>
          </w:p>
        </w:tc>
        <w:tc>
          <w:tcPr>
            <w:tcW w:w="3060" w:type="dxa"/>
          </w:tcPr>
          <w:p w:rsidR="008A629C" w:rsidRPr="009622C0" w:rsidDel="00965C8E" w:rsidRDefault="008A629C" w:rsidP="00BC5B1F">
            <w:pPr>
              <w:jc w:val="center"/>
              <w:rPr>
                <w:del w:id="3277" w:author="Sammartano, Marc (BIC USA)" w:date="2016-02-25T15:57:00Z"/>
                <w:moveFrom w:id="3278" w:author="Sammartano, Marc (BIC USA)" w:date="2016-01-26T13:11:00Z"/>
                <w:b/>
              </w:rPr>
            </w:pPr>
            <w:moveFrom w:id="3279" w:author="Sammartano, Marc (BIC USA)" w:date="2016-01-26T13:11:00Z">
              <w:del w:id="3280" w:author="Sammartano, Marc (BIC USA)" w:date="2016-02-25T15:57:00Z">
                <w:r w:rsidDel="00965C8E">
                  <w:rPr>
                    <w:b/>
                  </w:rPr>
                  <w:delText>Returned Data</w:delText>
                </w:r>
              </w:del>
            </w:moveFrom>
          </w:p>
        </w:tc>
        <w:tc>
          <w:tcPr>
            <w:tcW w:w="3150" w:type="dxa"/>
          </w:tcPr>
          <w:p w:rsidR="008A629C" w:rsidDel="00965C8E" w:rsidRDefault="008A629C" w:rsidP="00BC5B1F">
            <w:pPr>
              <w:jc w:val="center"/>
              <w:rPr>
                <w:del w:id="3281" w:author="Sammartano, Marc (BIC USA)" w:date="2016-02-25T15:57:00Z"/>
                <w:moveFrom w:id="3282" w:author="Sammartano, Marc (BIC USA)" w:date="2016-01-26T13:11:00Z"/>
                <w:b/>
              </w:rPr>
            </w:pPr>
            <w:moveFrom w:id="3283" w:author="Sammartano, Marc (BIC USA)" w:date="2016-01-26T13:11:00Z">
              <w:del w:id="3284" w:author="Sammartano, Marc (BIC USA)" w:date="2016-02-25T15:57:00Z">
                <w:r w:rsidDel="00965C8E">
                  <w:rPr>
                    <w:b/>
                  </w:rPr>
                  <w:delText>Format</w:delText>
                </w:r>
              </w:del>
            </w:moveFrom>
          </w:p>
        </w:tc>
      </w:tr>
      <w:tr w:rsidR="008A629C" w:rsidRPr="009622C0" w:rsidDel="00965C8E" w:rsidTr="00791335">
        <w:trPr>
          <w:del w:id="3285" w:author="Sammartano, Marc (BIC USA)" w:date="2016-02-25T15:57:00Z"/>
        </w:trPr>
        <w:tc>
          <w:tcPr>
            <w:tcW w:w="1224" w:type="dxa"/>
          </w:tcPr>
          <w:p w:rsidR="008A629C" w:rsidRPr="009622C0" w:rsidDel="00965C8E" w:rsidRDefault="008A629C" w:rsidP="002D5652">
            <w:pPr>
              <w:jc w:val="center"/>
              <w:rPr>
                <w:del w:id="3286" w:author="Sammartano, Marc (BIC USA)" w:date="2016-02-25T15:57:00Z"/>
                <w:moveFrom w:id="3287" w:author="Sammartano, Marc (BIC USA)" w:date="2016-01-26T13:11:00Z"/>
              </w:rPr>
            </w:pPr>
            <w:moveFrom w:id="3288" w:author="Sammartano, Marc (BIC USA)" w:date="2016-01-26T13:11:00Z">
              <w:del w:id="3289" w:author="Sammartano, Marc (BIC USA)" w:date="2016-02-25T15:57:00Z">
                <w:r w:rsidDel="00965C8E">
                  <w:delText>SSID</w:delText>
                </w:r>
              </w:del>
            </w:moveFrom>
          </w:p>
        </w:tc>
        <w:tc>
          <w:tcPr>
            <w:tcW w:w="1800" w:type="dxa"/>
          </w:tcPr>
          <w:p w:rsidR="008A629C" w:rsidRPr="009622C0" w:rsidDel="00965C8E" w:rsidRDefault="008A629C" w:rsidP="00BC5B1F">
            <w:pPr>
              <w:jc w:val="center"/>
              <w:rPr>
                <w:del w:id="3290" w:author="Sammartano, Marc (BIC USA)" w:date="2016-02-25T15:57:00Z"/>
                <w:moveFrom w:id="3291" w:author="Sammartano, Marc (BIC USA)" w:date="2016-01-26T13:11:00Z"/>
              </w:rPr>
            </w:pPr>
            <w:moveFrom w:id="3292" w:author="Sammartano, Marc (BIC USA)" w:date="2016-01-26T13:11:00Z">
              <w:del w:id="3293" w:author="Sammartano, Marc (BIC USA)" w:date="2016-02-25T15:57:00Z">
                <w:r w:rsidDel="00965C8E">
                  <w:delText>String</w:delText>
                </w:r>
              </w:del>
            </w:moveFrom>
          </w:p>
        </w:tc>
        <w:tc>
          <w:tcPr>
            <w:tcW w:w="3060" w:type="dxa"/>
          </w:tcPr>
          <w:p w:rsidR="008A629C" w:rsidRPr="009622C0" w:rsidDel="00965C8E" w:rsidRDefault="008A629C" w:rsidP="00BC5B1F">
            <w:pPr>
              <w:rPr>
                <w:del w:id="3294" w:author="Sammartano, Marc (BIC USA)" w:date="2016-02-25T15:57:00Z"/>
                <w:moveFrom w:id="3295" w:author="Sammartano, Marc (BIC USA)" w:date="2016-01-26T13:11:00Z"/>
              </w:rPr>
            </w:pPr>
            <w:moveFrom w:id="3296" w:author="Sammartano, Marc (BIC USA)" w:date="2016-01-26T13:11:00Z">
              <w:del w:id="3297" w:author="Sammartano, Marc (BIC USA)" w:date="2016-02-25T15:57:00Z">
                <w:r w:rsidDel="00965C8E">
                  <w:delText>SSID of current 802.11 network</w:delText>
                </w:r>
              </w:del>
            </w:moveFrom>
          </w:p>
        </w:tc>
        <w:tc>
          <w:tcPr>
            <w:tcW w:w="3150" w:type="dxa"/>
          </w:tcPr>
          <w:p w:rsidR="008A629C" w:rsidDel="00965C8E" w:rsidRDefault="00791335" w:rsidP="00791335">
            <w:pPr>
              <w:rPr>
                <w:del w:id="3298" w:author="Sammartano, Marc (BIC USA)" w:date="2016-02-25T15:57:00Z"/>
                <w:moveFrom w:id="3299" w:author="Sammartano, Marc (BIC USA)" w:date="2016-01-26T13:11:00Z"/>
              </w:rPr>
            </w:pPr>
            <w:moveFrom w:id="3300" w:author="Sammartano, Marc (BIC USA)" w:date="2016-01-26T13:11:00Z">
              <w:del w:id="3301" w:author="Sammartano, Marc (BIC USA)" w:date="2016-02-25T15:57:00Z">
                <w:r w:rsidDel="00965C8E">
                  <w:delText>"name" or hex digits (see below)</w:delText>
                </w:r>
              </w:del>
            </w:moveFrom>
          </w:p>
        </w:tc>
      </w:tr>
      <w:tr w:rsidR="008A629C" w:rsidRPr="009622C0" w:rsidDel="00965C8E" w:rsidTr="00791335">
        <w:trPr>
          <w:del w:id="3302" w:author="Sammartano, Marc (BIC USA)" w:date="2016-02-25T15:57:00Z"/>
        </w:trPr>
        <w:tc>
          <w:tcPr>
            <w:tcW w:w="1224" w:type="dxa"/>
          </w:tcPr>
          <w:p w:rsidR="008A629C" w:rsidRPr="009622C0" w:rsidDel="00965C8E" w:rsidRDefault="008A629C" w:rsidP="00BC5B1F">
            <w:pPr>
              <w:jc w:val="center"/>
              <w:rPr>
                <w:del w:id="3303" w:author="Sammartano, Marc (BIC USA)" w:date="2016-02-25T15:57:00Z"/>
                <w:moveFrom w:id="3304" w:author="Sammartano, Marc (BIC USA)" w:date="2016-01-26T13:11:00Z"/>
              </w:rPr>
            </w:pPr>
            <w:moveFrom w:id="3305" w:author="Sammartano, Marc (BIC USA)" w:date="2016-01-26T13:11:00Z">
              <w:del w:id="3306" w:author="Sammartano, Marc (BIC USA)" w:date="2016-02-25T15:57:00Z">
                <w:r w:rsidDel="00965C8E">
                  <w:delText>BSSID</w:delText>
                </w:r>
              </w:del>
            </w:moveFrom>
          </w:p>
        </w:tc>
        <w:tc>
          <w:tcPr>
            <w:tcW w:w="1800" w:type="dxa"/>
          </w:tcPr>
          <w:p w:rsidR="008A629C" w:rsidRPr="009622C0" w:rsidDel="00965C8E" w:rsidRDefault="008A629C" w:rsidP="00BC5B1F">
            <w:pPr>
              <w:jc w:val="center"/>
              <w:rPr>
                <w:del w:id="3307" w:author="Sammartano, Marc (BIC USA)" w:date="2016-02-25T15:57:00Z"/>
                <w:moveFrom w:id="3308" w:author="Sammartano, Marc (BIC USA)" w:date="2016-01-26T13:11:00Z"/>
              </w:rPr>
            </w:pPr>
            <w:moveFrom w:id="3309" w:author="Sammartano, Marc (BIC USA)" w:date="2016-01-26T13:11:00Z">
              <w:del w:id="3310" w:author="Sammartano, Marc (BIC USA)" w:date="2016-02-25T15:57:00Z">
                <w:r w:rsidDel="00965C8E">
                  <w:delText>String</w:delText>
                </w:r>
              </w:del>
            </w:moveFrom>
          </w:p>
        </w:tc>
        <w:tc>
          <w:tcPr>
            <w:tcW w:w="3060" w:type="dxa"/>
          </w:tcPr>
          <w:p w:rsidR="008A629C" w:rsidRPr="009622C0" w:rsidDel="00965C8E" w:rsidRDefault="008A629C" w:rsidP="00BC5B1F">
            <w:pPr>
              <w:rPr>
                <w:del w:id="3311" w:author="Sammartano, Marc (BIC USA)" w:date="2016-02-25T15:57:00Z"/>
                <w:moveFrom w:id="3312" w:author="Sammartano, Marc (BIC USA)" w:date="2016-01-26T13:11:00Z"/>
              </w:rPr>
            </w:pPr>
            <w:moveFrom w:id="3313" w:author="Sammartano, Marc (BIC USA)" w:date="2016-01-26T13:11:00Z">
              <w:del w:id="3314" w:author="Sammartano, Marc (BIC USA)" w:date="2016-02-25T15:57:00Z">
                <w:r w:rsidDel="00965C8E">
                  <w:delText>BSSID of current access point</w:delText>
                </w:r>
              </w:del>
            </w:moveFrom>
          </w:p>
        </w:tc>
        <w:tc>
          <w:tcPr>
            <w:tcW w:w="3150" w:type="dxa"/>
          </w:tcPr>
          <w:p w:rsidR="008A629C" w:rsidDel="00965C8E" w:rsidRDefault="00791335" w:rsidP="00BC5B1F">
            <w:pPr>
              <w:rPr>
                <w:del w:id="3315" w:author="Sammartano, Marc (BIC USA)" w:date="2016-02-25T15:57:00Z"/>
                <w:moveFrom w:id="3316" w:author="Sammartano, Marc (BIC USA)" w:date="2016-01-26T13:11:00Z"/>
              </w:rPr>
            </w:pPr>
            <w:moveFrom w:id="3317" w:author="Sammartano, Marc (BIC USA)" w:date="2016-01-26T13:11:00Z">
              <w:del w:id="3318" w:author="Sammartano, Marc (BIC USA)" w:date="2016-02-25T15:57:00Z">
                <w:r w:rsidDel="00965C8E">
                  <w:delText>xx:xx:xx:xx:xx:xx  (MAC address)</w:delText>
                </w:r>
              </w:del>
            </w:moveFrom>
          </w:p>
        </w:tc>
      </w:tr>
      <w:tr w:rsidR="008A629C" w:rsidRPr="009622C0" w:rsidDel="00965C8E" w:rsidTr="00791335">
        <w:trPr>
          <w:del w:id="3319" w:author="Sammartano, Marc (BIC USA)" w:date="2016-02-25T15:57:00Z"/>
        </w:trPr>
        <w:tc>
          <w:tcPr>
            <w:tcW w:w="1224" w:type="dxa"/>
          </w:tcPr>
          <w:p w:rsidR="008A629C" w:rsidRPr="009622C0" w:rsidDel="00965C8E" w:rsidRDefault="008A629C" w:rsidP="00BC5B1F">
            <w:pPr>
              <w:jc w:val="center"/>
              <w:rPr>
                <w:del w:id="3320" w:author="Sammartano, Marc (BIC USA)" w:date="2016-02-25T15:57:00Z"/>
                <w:moveFrom w:id="3321" w:author="Sammartano, Marc (BIC USA)" w:date="2016-01-26T13:11:00Z"/>
              </w:rPr>
            </w:pPr>
            <w:moveFrom w:id="3322" w:author="Sammartano, Marc (BIC USA)" w:date="2016-01-26T13:11:00Z">
              <w:del w:id="3323" w:author="Sammartano, Marc (BIC USA)" w:date="2016-02-25T15:57:00Z">
                <w:r w:rsidDel="00965C8E">
                  <w:delText>MAC</w:delText>
                </w:r>
              </w:del>
            </w:moveFrom>
          </w:p>
        </w:tc>
        <w:tc>
          <w:tcPr>
            <w:tcW w:w="1800" w:type="dxa"/>
          </w:tcPr>
          <w:p w:rsidR="008A629C" w:rsidRPr="009622C0" w:rsidDel="00965C8E" w:rsidRDefault="008A629C" w:rsidP="00BC5B1F">
            <w:pPr>
              <w:jc w:val="center"/>
              <w:rPr>
                <w:del w:id="3324" w:author="Sammartano, Marc (BIC USA)" w:date="2016-02-25T15:57:00Z"/>
                <w:moveFrom w:id="3325" w:author="Sammartano, Marc (BIC USA)" w:date="2016-01-26T13:11:00Z"/>
              </w:rPr>
            </w:pPr>
            <w:moveFrom w:id="3326" w:author="Sammartano, Marc (BIC USA)" w:date="2016-01-26T13:11:00Z">
              <w:del w:id="3327" w:author="Sammartano, Marc (BIC USA)" w:date="2016-02-25T15:57:00Z">
                <w:r w:rsidDel="00965C8E">
                  <w:delText>String</w:delText>
                </w:r>
              </w:del>
            </w:moveFrom>
          </w:p>
        </w:tc>
        <w:tc>
          <w:tcPr>
            <w:tcW w:w="3060" w:type="dxa"/>
          </w:tcPr>
          <w:p w:rsidR="008A629C" w:rsidRPr="009622C0" w:rsidDel="00965C8E" w:rsidRDefault="008A629C" w:rsidP="008A629C">
            <w:pPr>
              <w:rPr>
                <w:del w:id="3328" w:author="Sammartano, Marc (BIC USA)" w:date="2016-02-25T15:57:00Z"/>
                <w:moveFrom w:id="3329" w:author="Sammartano, Marc (BIC USA)" w:date="2016-01-26T13:11:00Z"/>
              </w:rPr>
            </w:pPr>
            <w:moveFrom w:id="3330" w:author="Sammartano, Marc (BIC USA)" w:date="2016-01-26T13:11:00Z">
              <w:del w:id="3331" w:author="Sammartano, Marc (BIC USA)" w:date="2016-02-25T15:57:00Z">
                <w:r w:rsidDel="00965C8E">
                  <w:delText>MAC address of your WiFi</w:delText>
                </w:r>
              </w:del>
            </w:moveFrom>
          </w:p>
        </w:tc>
        <w:tc>
          <w:tcPr>
            <w:tcW w:w="3150" w:type="dxa"/>
          </w:tcPr>
          <w:p w:rsidR="008A629C" w:rsidDel="00965C8E" w:rsidRDefault="008A629C" w:rsidP="008A629C">
            <w:pPr>
              <w:rPr>
                <w:del w:id="3332" w:author="Sammartano, Marc (BIC USA)" w:date="2016-02-25T15:57:00Z"/>
                <w:moveFrom w:id="3333" w:author="Sammartano, Marc (BIC USA)" w:date="2016-01-26T13:11:00Z"/>
              </w:rPr>
            </w:pPr>
            <w:moveFrom w:id="3334" w:author="Sammartano, Marc (BIC USA)" w:date="2016-01-26T13:11:00Z">
              <w:del w:id="3335" w:author="Sammartano, Marc (BIC USA)" w:date="2016-02-25T15:57:00Z">
                <w:r w:rsidDel="00965C8E">
                  <w:delText>xx:xx:xx:xx:xx:xx</w:delText>
                </w:r>
              </w:del>
            </w:moveFrom>
          </w:p>
        </w:tc>
      </w:tr>
      <w:tr w:rsidR="008A629C" w:rsidRPr="009622C0" w:rsidDel="00965C8E" w:rsidTr="00791335">
        <w:trPr>
          <w:del w:id="3336" w:author="Sammartano, Marc (BIC USA)" w:date="2016-02-25T15:57:00Z"/>
        </w:trPr>
        <w:tc>
          <w:tcPr>
            <w:tcW w:w="1224" w:type="dxa"/>
          </w:tcPr>
          <w:p w:rsidR="008A629C" w:rsidRPr="009622C0" w:rsidDel="00965C8E" w:rsidRDefault="008A629C" w:rsidP="00BC5B1F">
            <w:pPr>
              <w:jc w:val="center"/>
              <w:rPr>
                <w:del w:id="3337" w:author="Sammartano, Marc (BIC USA)" w:date="2016-02-25T15:57:00Z"/>
                <w:moveFrom w:id="3338" w:author="Sammartano, Marc (BIC USA)" w:date="2016-01-26T13:11:00Z"/>
              </w:rPr>
            </w:pPr>
            <w:moveFrom w:id="3339" w:author="Sammartano, Marc (BIC USA)" w:date="2016-01-26T13:11:00Z">
              <w:del w:id="3340" w:author="Sammartano, Marc (BIC USA)" w:date="2016-02-25T15:57:00Z">
                <w:r w:rsidDel="00965C8E">
                  <w:delText>IP</w:delText>
                </w:r>
              </w:del>
            </w:moveFrom>
          </w:p>
        </w:tc>
        <w:tc>
          <w:tcPr>
            <w:tcW w:w="1800" w:type="dxa"/>
          </w:tcPr>
          <w:p w:rsidR="008A629C" w:rsidRPr="009622C0" w:rsidDel="00965C8E" w:rsidRDefault="008A629C" w:rsidP="00BC5B1F">
            <w:pPr>
              <w:jc w:val="center"/>
              <w:rPr>
                <w:del w:id="3341" w:author="Sammartano, Marc (BIC USA)" w:date="2016-02-25T15:57:00Z"/>
                <w:moveFrom w:id="3342" w:author="Sammartano, Marc (BIC USA)" w:date="2016-01-26T13:11:00Z"/>
              </w:rPr>
            </w:pPr>
            <w:moveFrom w:id="3343" w:author="Sammartano, Marc (BIC USA)" w:date="2016-01-26T13:11:00Z">
              <w:del w:id="3344" w:author="Sammartano, Marc (BIC USA)" w:date="2016-02-25T15:57:00Z">
                <w:r w:rsidDel="00965C8E">
                  <w:delText>Numeric or String</w:delText>
                </w:r>
              </w:del>
            </w:moveFrom>
          </w:p>
        </w:tc>
        <w:tc>
          <w:tcPr>
            <w:tcW w:w="3060" w:type="dxa"/>
          </w:tcPr>
          <w:p w:rsidR="008A629C" w:rsidRPr="009622C0" w:rsidDel="00965C8E" w:rsidRDefault="008A629C" w:rsidP="008A629C">
            <w:pPr>
              <w:rPr>
                <w:del w:id="3345" w:author="Sammartano, Marc (BIC USA)" w:date="2016-02-25T15:57:00Z"/>
                <w:moveFrom w:id="3346" w:author="Sammartano, Marc (BIC USA)" w:date="2016-01-26T13:11:00Z"/>
              </w:rPr>
            </w:pPr>
            <w:moveFrom w:id="3347" w:author="Sammartano, Marc (BIC USA)" w:date="2016-01-26T13:11:00Z">
              <w:del w:id="3348" w:author="Sammartano, Marc (BIC USA)" w:date="2016-02-25T15:57:00Z">
                <w:r w:rsidDel="00965C8E">
                  <w:delText>IP address of your WiFi</w:delText>
                </w:r>
              </w:del>
            </w:moveFrom>
          </w:p>
        </w:tc>
        <w:tc>
          <w:tcPr>
            <w:tcW w:w="3150" w:type="dxa"/>
          </w:tcPr>
          <w:p w:rsidR="008A629C" w:rsidDel="00965C8E" w:rsidRDefault="00791335" w:rsidP="00791335">
            <w:pPr>
              <w:rPr>
                <w:del w:id="3349" w:author="Sammartano, Marc (BIC USA)" w:date="2016-02-25T15:57:00Z"/>
                <w:moveFrom w:id="3350" w:author="Sammartano, Marc (BIC USA)" w:date="2016-01-26T13:11:00Z"/>
              </w:rPr>
            </w:pPr>
            <w:moveFrom w:id="3351" w:author="Sammartano, Marc (BIC USA)" w:date="2016-01-26T13:11:00Z">
              <w:del w:id="3352" w:author="Sammartano, Marc (BIC USA)" w:date="2016-02-25T15:57:00Z">
                <w:r w:rsidDel="00965C8E">
                  <w:delText>Number or octets (see below)</w:delText>
                </w:r>
              </w:del>
            </w:moveFrom>
          </w:p>
        </w:tc>
      </w:tr>
      <w:tr w:rsidR="008A629C" w:rsidRPr="009622C0" w:rsidDel="00965C8E" w:rsidTr="00791335">
        <w:trPr>
          <w:del w:id="3353" w:author="Sammartano, Marc (BIC USA)" w:date="2016-02-25T15:57:00Z"/>
        </w:trPr>
        <w:tc>
          <w:tcPr>
            <w:tcW w:w="1224" w:type="dxa"/>
          </w:tcPr>
          <w:p w:rsidR="008A629C" w:rsidRPr="009622C0" w:rsidDel="00965C8E" w:rsidRDefault="008A629C" w:rsidP="00BC5B1F">
            <w:pPr>
              <w:jc w:val="center"/>
              <w:rPr>
                <w:del w:id="3354" w:author="Sammartano, Marc (BIC USA)" w:date="2016-02-25T15:57:00Z"/>
                <w:moveFrom w:id="3355" w:author="Sammartano, Marc (BIC USA)" w:date="2016-01-26T13:11:00Z"/>
              </w:rPr>
            </w:pPr>
            <w:moveFrom w:id="3356" w:author="Sammartano, Marc (BIC USA)" w:date="2016-01-26T13:11:00Z">
              <w:del w:id="3357" w:author="Sammartano, Marc (BIC USA)" w:date="2016-02-25T15:57:00Z">
                <w:r w:rsidDel="00965C8E">
                  <w:delText>speed</w:delText>
                </w:r>
              </w:del>
            </w:moveFrom>
          </w:p>
        </w:tc>
        <w:tc>
          <w:tcPr>
            <w:tcW w:w="1800" w:type="dxa"/>
          </w:tcPr>
          <w:p w:rsidR="008A629C" w:rsidRPr="009622C0" w:rsidDel="00965C8E" w:rsidRDefault="008A629C" w:rsidP="00BC5B1F">
            <w:pPr>
              <w:jc w:val="center"/>
              <w:rPr>
                <w:del w:id="3358" w:author="Sammartano, Marc (BIC USA)" w:date="2016-02-25T15:57:00Z"/>
                <w:moveFrom w:id="3359" w:author="Sammartano, Marc (BIC USA)" w:date="2016-01-26T13:11:00Z"/>
              </w:rPr>
            </w:pPr>
            <w:moveFrom w:id="3360" w:author="Sammartano, Marc (BIC USA)" w:date="2016-01-26T13:11:00Z">
              <w:del w:id="3361" w:author="Sammartano, Marc (BIC USA)" w:date="2016-02-25T15:57:00Z">
                <w:r w:rsidDel="00965C8E">
                  <w:delText>Numeric</w:delText>
                </w:r>
              </w:del>
            </w:moveFrom>
          </w:p>
        </w:tc>
        <w:tc>
          <w:tcPr>
            <w:tcW w:w="3060" w:type="dxa"/>
          </w:tcPr>
          <w:p w:rsidR="008A629C" w:rsidRPr="009622C0" w:rsidDel="00965C8E" w:rsidRDefault="008A629C" w:rsidP="00BC5B1F">
            <w:pPr>
              <w:rPr>
                <w:del w:id="3362" w:author="Sammartano, Marc (BIC USA)" w:date="2016-02-25T15:57:00Z"/>
                <w:moveFrom w:id="3363" w:author="Sammartano, Marc (BIC USA)" w:date="2016-01-26T13:11:00Z"/>
              </w:rPr>
            </w:pPr>
            <w:moveFrom w:id="3364" w:author="Sammartano, Marc (BIC USA)" w:date="2016-01-26T13:11:00Z">
              <w:del w:id="3365" w:author="Sammartano, Marc (BIC USA)" w:date="2016-02-25T15:57:00Z">
                <w:r w:rsidDel="00965C8E">
                  <w:delText>Current link speed in Mbps</w:delText>
                </w:r>
              </w:del>
            </w:moveFrom>
          </w:p>
        </w:tc>
        <w:tc>
          <w:tcPr>
            <w:tcW w:w="3150" w:type="dxa"/>
          </w:tcPr>
          <w:p w:rsidR="008A629C" w:rsidDel="00965C8E" w:rsidRDefault="00791335" w:rsidP="00BC5B1F">
            <w:pPr>
              <w:rPr>
                <w:del w:id="3366" w:author="Sammartano, Marc (BIC USA)" w:date="2016-02-25T15:57:00Z"/>
                <w:moveFrom w:id="3367" w:author="Sammartano, Marc (BIC USA)" w:date="2016-01-26T13:11:00Z"/>
              </w:rPr>
            </w:pPr>
            <w:moveFrom w:id="3368" w:author="Sammartano, Marc (BIC USA)" w:date="2016-01-26T13:11:00Z">
              <w:del w:id="3369" w:author="Sammartano, Marc (BIC USA)" w:date="2016-02-25T15:57:00Z">
                <w:r w:rsidDel="00965C8E">
                  <w:delText>Number</w:delText>
                </w:r>
              </w:del>
            </w:moveFrom>
          </w:p>
        </w:tc>
      </w:tr>
    </w:tbl>
    <w:p w:rsidR="00552141" w:rsidDel="00322AA4" w:rsidRDefault="00791335" w:rsidP="00791335">
      <w:pPr>
        <w:spacing w:before="200" w:after="0"/>
        <w:rPr>
          <w:moveFrom w:id="3370" w:author="Sammartano, Marc (BIC USA)" w:date="2016-01-26T13:11:00Z"/>
        </w:rPr>
      </w:pPr>
      <w:moveFrom w:id="3371" w:author="Sammartano, Marc (BIC USA)" w:date="2016-01-26T13:11:00Z">
        <w:r w:rsidDel="00322AA4">
          <w:t>Format notes:</w:t>
        </w:r>
      </w:moveFrom>
    </w:p>
    <w:p w:rsidR="00791335" w:rsidDel="00322AA4" w:rsidRDefault="00791335" w:rsidP="00156EC7">
      <w:pPr>
        <w:pStyle w:val="ListParagraph"/>
        <w:numPr>
          <w:ilvl w:val="0"/>
          <w:numId w:val="25"/>
        </w:numPr>
        <w:rPr>
          <w:moveFrom w:id="3372" w:author="Sammartano, Marc (BIC USA)" w:date="2016-01-26T13:11:00Z"/>
        </w:rPr>
      </w:pPr>
      <w:moveFrom w:id="3373" w:author="Sammartano, Marc (BIC USA)" w:date="2016-01-26T13:11:00Z">
        <w:r w:rsidDel="00322AA4">
          <w:t>SSID: If the network is named, the name is returned, surrounded by double quotes. Otherwise the returned name is a string of hex digits.</w:t>
        </w:r>
      </w:moveFrom>
    </w:p>
    <w:p w:rsidR="00552141" w:rsidRPr="009622C0" w:rsidDel="00322AA4" w:rsidRDefault="00791335" w:rsidP="00156EC7">
      <w:pPr>
        <w:pStyle w:val="ListParagraph"/>
        <w:numPr>
          <w:ilvl w:val="0"/>
          <w:numId w:val="25"/>
        </w:numPr>
        <w:rPr>
          <w:moveFrom w:id="3374" w:author="Sammartano, Marc (BIC USA)" w:date="2016-01-26T13:11:00Z"/>
        </w:rPr>
      </w:pPr>
      <w:moveFrom w:id="3375" w:author="Sammartano, Marc (BIC USA)" w:date="2016-01-26T13:11:00Z">
        <w:r w:rsidDel="00322AA4">
          <w:t>IP: If you provide a numeric variable, your Wi-Fi IP address</w:t>
        </w:r>
        <w:r w:rsidR="00552141" w:rsidDel="00322AA4">
          <w:t xml:space="preserve"> </w:t>
        </w:r>
        <w:r w:rsidDel="00322AA4">
          <w:t>is returned as a single number.</w:t>
        </w:r>
        <w:r w:rsidR="00465072" w:rsidDel="00322AA4">
          <w:t xml:space="preserve"> If you provide a string variable, the number is converted to a standard four-octet string. For example, the string format 10.70.13.143 is the same IP address as the number -1887287798 (hex 8f82460a).</w:t>
        </w:r>
      </w:moveFrom>
    </w:p>
    <w:p w:rsidR="001F0D63" w:rsidDel="00526973" w:rsidRDefault="001F0D63" w:rsidP="00EB1F62">
      <w:pPr>
        <w:pStyle w:val="Heading2"/>
        <w:rPr>
          <w:moveFrom w:id="3376" w:author="Sammartano, Marc (BIC USA)" w:date="2016-01-26T13:13:00Z"/>
        </w:rPr>
      </w:pPr>
      <w:moveFromRangeStart w:id="3377" w:author="Sammartano, Marc (BIC USA)" w:date="2016-01-26T13:13:00Z" w:name="move441577322"/>
      <w:moveFromRangeEnd w:id="3262"/>
      <w:moveFrom w:id="3378" w:author="Sammartano, Marc (BIC USA)" w:date="2016-01-26T13:13:00Z">
        <w:r w:rsidDel="00526973">
          <w:t>Home</w:t>
        </w:r>
        <w:r w:rsidR="00520661" w:rsidDel="00526973">
          <w:rPr>
            <w:b w:val="0"/>
            <w:bCs w:val="0"/>
          </w:rPr>
          <w:fldChar w:fldCharType="begin"/>
        </w:r>
        <w:r w:rsidR="0014550A" w:rsidDel="00526973">
          <w:instrText xml:space="preserve"> XE "</w:instrText>
        </w:r>
        <w:r w:rsidR="0014550A" w:rsidRPr="00F8464D" w:rsidDel="00526973">
          <w:instrText>Home</w:instrText>
        </w:r>
        <w:r w:rsidR="0014550A" w:rsidDel="00526973">
          <w:instrText xml:space="preserve">" </w:instrText>
        </w:r>
        <w:r w:rsidR="00520661" w:rsidDel="00526973">
          <w:rPr>
            <w:b w:val="0"/>
            <w:bCs w:val="0"/>
          </w:rPr>
          <w:fldChar w:fldCharType="end"/>
        </w:r>
      </w:moveFrom>
    </w:p>
    <w:p w:rsidR="001F0D63" w:rsidDel="00526973" w:rsidRDefault="001F0D63" w:rsidP="001F0D63">
      <w:pPr>
        <w:rPr>
          <w:moveFrom w:id="3379" w:author="Sammartano, Marc (BIC USA)" w:date="2016-01-26T13:13:00Z"/>
        </w:rPr>
      </w:pPr>
      <w:moveFrom w:id="3380" w:author="Sammartano, Marc (BIC USA)" w:date="2016-01-26T13:13:00Z">
        <w:r w:rsidDel="00526973">
          <w:t xml:space="preserve">The </w:t>
        </w:r>
        <w:r w:rsidRPr="00036B42" w:rsidDel="00526973">
          <w:rPr>
            <w:b/>
          </w:rPr>
          <w:t>HOME</w:t>
        </w:r>
        <w:r w:rsidDel="00526973">
          <w:t xml:space="preserve"> command does exactly what</w:t>
        </w:r>
        <w:r w:rsidR="00C16B63" w:rsidDel="00526973">
          <w:t xml:space="preserve"> tapp</w:t>
        </w:r>
        <w:r w:rsidDel="00526973">
          <w:t>ing the H</w:t>
        </w:r>
        <w:r w:rsidR="00AA4B93" w:rsidDel="00526973">
          <w:t>OME</w:t>
        </w:r>
        <w:r w:rsidDel="00526973">
          <w:t xml:space="preserve"> key would do. The Home Screen is displayed while the BASIC! program continues to run in the background.</w:t>
        </w:r>
      </w:moveFrom>
    </w:p>
    <w:p w:rsidR="001F0D63" w:rsidDel="00526973" w:rsidRDefault="0014550A" w:rsidP="00EB1F62">
      <w:pPr>
        <w:pStyle w:val="Heading2"/>
        <w:rPr>
          <w:moveFrom w:id="3381" w:author="Sammartano, Marc (BIC USA)" w:date="2016-01-26T13:13:00Z"/>
        </w:rPr>
      </w:pPr>
      <w:moveFrom w:id="3382" w:author="Sammartano, Marc (BIC USA)" w:date="2016-01-26T13:13:00Z">
        <w:r w:rsidDel="00526973">
          <w:t>OnBackGround:</w:t>
        </w:r>
        <w:r w:rsidR="00520661" w:rsidDel="00526973">
          <w:rPr>
            <w:b w:val="0"/>
            <w:bCs w:val="0"/>
          </w:rPr>
          <w:fldChar w:fldCharType="begin"/>
        </w:r>
        <w:r w:rsidDel="00526973">
          <w:instrText xml:space="preserve"> XE "</w:instrText>
        </w:r>
        <w:r w:rsidRPr="00F8464D" w:rsidDel="00526973">
          <w:instrText>OnBackGround\:</w:instrText>
        </w:r>
        <w:r w:rsidDel="00526973">
          <w:instrText xml:space="preserve">" </w:instrText>
        </w:r>
        <w:r w:rsidR="00520661" w:rsidDel="00526973">
          <w:rPr>
            <w:b w:val="0"/>
            <w:bCs w:val="0"/>
          </w:rPr>
          <w:fldChar w:fldCharType="end"/>
        </w:r>
      </w:moveFrom>
    </w:p>
    <w:p w:rsidR="0014550A" w:rsidDel="00526973" w:rsidRDefault="0014550A" w:rsidP="0014550A">
      <w:pPr>
        <w:rPr>
          <w:moveFrom w:id="3383" w:author="Sammartano, Marc (BIC USA)" w:date="2016-01-26T13:13:00Z"/>
        </w:rPr>
      </w:pPr>
      <w:moveFrom w:id="3384" w:author="Sammartano, Marc (BIC USA)" w:date="2016-01-26T13:13:00Z">
        <w:r w:rsidDel="00526973">
          <w:t xml:space="preserve">When the Background/Foreground state changes, if this label is present in the program than the currently executing program will be interrupted and the code following the label will be executed. The </w:t>
        </w:r>
        <w:r w:rsidRPr="00036B42" w:rsidDel="00526973">
          <w:rPr>
            <w:b/>
          </w:rPr>
          <w:t>Background()</w:t>
        </w:r>
        <w:r w:rsidDel="00526973">
          <w:t xml:space="preserve"> function should be used to determine the new state. The interrupted code should be resumed by executing </w:t>
        </w:r>
        <w:r w:rsidRPr="00036B42" w:rsidDel="00526973">
          <w:rPr>
            <w:b/>
          </w:rPr>
          <w:t>Background.Resume</w:t>
        </w:r>
        <w:r w:rsidDel="00526973">
          <w:t>.</w:t>
        </w:r>
      </w:moveFrom>
    </w:p>
    <w:p w:rsidR="0014550A" w:rsidDel="00526973" w:rsidRDefault="0014550A" w:rsidP="00322AA4">
      <w:pPr>
        <w:pStyle w:val="Heading3"/>
        <w:rPr>
          <w:moveFrom w:id="3385" w:author="Sammartano, Marc (BIC USA)" w:date="2016-01-26T13:13:00Z"/>
        </w:rPr>
      </w:pPr>
      <w:moveFrom w:id="3386" w:author="Sammartano, Marc (BIC USA)" w:date="2016-01-26T13:13:00Z">
        <w:r w:rsidDel="00526973">
          <w:t>Background.</w:t>
        </w:r>
        <w:r w:rsidR="00A052E9" w:rsidDel="00526973">
          <w:t>r</w:t>
        </w:r>
        <w:r w:rsidDel="00526973">
          <w:t>esume</w:t>
        </w:r>
        <w:r w:rsidR="00520661" w:rsidDel="00526973">
          <w:rPr>
            <w:b w:val="0"/>
            <w:bCs w:val="0"/>
          </w:rPr>
          <w:fldChar w:fldCharType="begin"/>
        </w:r>
        <w:r w:rsidDel="00526973">
          <w:instrText xml:space="preserve"> XE "</w:instrText>
        </w:r>
        <w:r w:rsidRPr="00F8464D" w:rsidDel="00526973">
          <w:instrText>Background.</w:instrText>
        </w:r>
        <w:r w:rsidR="00A052E9" w:rsidDel="00526973">
          <w:instrText>r</w:instrText>
        </w:r>
        <w:r w:rsidRPr="00F8464D" w:rsidDel="00526973">
          <w:instrText>esume</w:instrText>
        </w:r>
        <w:r w:rsidDel="00526973">
          <w:instrText xml:space="preserve">" </w:instrText>
        </w:r>
        <w:r w:rsidR="00520661" w:rsidDel="00526973">
          <w:rPr>
            <w:b w:val="0"/>
            <w:bCs w:val="0"/>
          </w:rPr>
          <w:fldChar w:fldCharType="end"/>
        </w:r>
      </w:moveFrom>
    </w:p>
    <w:p w:rsidR="0014550A" w:rsidRPr="0014550A" w:rsidDel="00526973" w:rsidRDefault="0014550A" w:rsidP="0014550A">
      <w:pPr>
        <w:rPr>
          <w:moveFrom w:id="3387" w:author="Sammartano, Marc (BIC USA)" w:date="2016-01-26T13:13:00Z"/>
        </w:rPr>
      </w:pPr>
      <w:moveFrom w:id="3388" w:author="Sammartano, Marc (BIC USA)" w:date="2016-01-26T13:13:00Z">
        <w:r w:rsidDel="00526973">
          <w:t>Resumes the execution of the program interrupted by a Background/Foreground state change.</w:t>
        </w:r>
      </w:moveFrom>
    </w:p>
    <w:p w:rsidR="009558AD" w:rsidRDefault="00DC2C79" w:rsidP="00E33967">
      <w:pPr>
        <w:pStyle w:val="Heading1"/>
      </w:pPr>
      <w:bookmarkStart w:id="3389" w:name="_Toc444180301"/>
      <w:moveFromRangeEnd w:id="3377"/>
      <w:r>
        <w:t>SQLITE</w:t>
      </w:r>
      <w:bookmarkEnd w:id="3389"/>
    </w:p>
    <w:p w:rsidR="009558AD" w:rsidRDefault="009558AD" w:rsidP="00EB1F62">
      <w:pPr>
        <w:pStyle w:val="Heading2"/>
      </w:pPr>
      <w:bookmarkStart w:id="3390" w:name="_Toc444180302"/>
      <w:r>
        <w:t>Overview</w:t>
      </w:r>
      <w:bookmarkEnd w:id="3390"/>
    </w:p>
    <w:p w:rsidR="00363649" w:rsidRDefault="009558AD" w:rsidP="009558AD">
      <w:pPr>
        <w:spacing w:after="240"/>
      </w:pPr>
      <w:r>
        <w:t xml:space="preserve">The Android operating system provides the ability to create, maintain and access SQLite databases. SQLite implements a </w:t>
      </w:r>
      <w:hyperlink r:id="rId43" w:history="1">
        <w:r>
          <w:rPr>
            <w:rStyle w:val="Hyperlink"/>
          </w:rPr>
          <w:t>self-contained</w:t>
        </w:r>
      </w:hyperlink>
      <w:r>
        <w:t xml:space="preserve">, </w:t>
      </w:r>
      <w:hyperlink r:id="rId44" w:history="1">
        <w:r>
          <w:rPr>
            <w:rStyle w:val="Hyperlink"/>
          </w:rPr>
          <w:t>serverless</w:t>
        </w:r>
      </w:hyperlink>
      <w:r>
        <w:t xml:space="preserve">, </w:t>
      </w:r>
      <w:hyperlink r:id="rId45" w:history="1">
        <w:r>
          <w:rPr>
            <w:rStyle w:val="Hyperlink"/>
          </w:rPr>
          <w:t>zero-configuration</w:t>
        </w:r>
      </w:hyperlink>
      <w:r>
        <w:t xml:space="preserve">, </w:t>
      </w:r>
      <w:hyperlink r:id="rId46" w:history="1">
        <w:r>
          <w:rPr>
            <w:rStyle w:val="Hyperlink"/>
          </w:rPr>
          <w:t>transactional</w:t>
        </w:r>
      </w:hyperlink>
      <w:r>
        <w:t xml:space="preserve"> SQL database engine. SQLite is the </w:t>
      </w:r>
      <w:hyperlink r:id="rId47" w:history="1">
        <w:r>
          <w:rPr>
            <w:rStyle w:val="Hyperlink"/>
          </w:rPr>
          <w:t>most widely deployed</w:t>
        </w:r>
      </w:hyperlink>
      <w:r>
        <w:t xml:space="preserve"> SQL database engine in the world. The full details about SQLite can be found at the </w:t>
      </w:r>
      <w:hyperlink r:id="rId48" w:history="1">
        <w:r>
          <w:rPr>
            <w:rStyle w:val="Hyperlink"/>
          </w:rPr>
          <w:t>SQLite Home Page</w:t>
        </w:r>
      </w:hyperlink>
      <w:r w:rsidR="009C069D">
        <w:rPr>
          <w:rStyle w:val="Hyperlink"/>
        </w:rPr>
        <w:t xml:space="preserve"> (</w:t>
      </w:r>
      <w:hyperlink r:id="rId4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3391" w:name="_Toc444180303"/>
      <w:r>
        <w:lastRenderedPageBreak/>
        <w:t>SQLITE Commands</w:t>
      </w:r>
      <w:bookmarkEnd w:id="3391"/>
    </w:p>
    <w:p w:rsidR="009558AD" w:rsidRPr="000631F6" w:rsidRDefault="003A4712" w:rsidP="005F4916">
      <w:pPr>
        <w:pStyle w:val="Heading3"/>
      </w:pPr>
      <w:bookmarkStart w:id="3392" w:name="_Toc44418030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392"/>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3393" w:name="_Toc444180305"/>
      <w:r>
        <w:t>Sql.</w:t>
      </w:r>
      <w:r w:rsidR="009558AD">
        <w:t xml:space="preserve">close </w:t>
      </w:r>
      <w:r w:rsidR="00363649">
        <w:t>&lt;</w:t>
      </w:r>
      <w:r w:rsidR="00363649" w:rsidRPr="000631F6">
        <w:t>DB_</w:t>
      </w:r>
      <w:r w:rsidR="000C3162">
        <w:t>p</w:t>
      </w:r>
      <w:r w:rsidR="00363649" w:rsidRPr="000631F6">
        <w:t>ointer</w:t>
      </w:r>
      <w:r w:rsidR="00363649">
        <w:t>_nvar&gt;</w:t>
      </w:r>
      <w:bookmarkEnd w:id="3393"/>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394" w:name="_Toc44418030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394"/>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395" w:name="_Toc44418030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395"/>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396" w:name="_Toc44418030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3396"/>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397" w:name="_Toc444180309"/>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397"/>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t>
      </w:r>
      <w:del w:id="3398" w:author="Sammartano, Marc (BIC USA)" w:date="2016-02-10T14:26:00Z">
        <w:r w:rsidDel="00360E82">
          <w:delText xml:space="preserve">will </w:delText>
        </w:r>
      </w:del>
      <w:r>
        <w:t>return</w:t>
      </w:r>
      <w:ins w:id="3399" w:author="Sammartano, Marc (BIC USA)" w:date="2016-02-10T14:27:00Z">
        <w:r w:rsidR="00360E82">
          <w:t>s</w:t>
        </w:r>
      </w:ins>
      <w:r>
        <w:t xml:space="preserve"> a Cursor </w:t>
      </w:r>
      <w:r w:rsidR="009F4DB6">
        <w:t xml:space="preserve">named &lt;Cursor_nvar&gt; </w:t>
      </w:r>
      <w:r>
        <w:t xml:space="preserve">to be used in stepping through </w:t>
      </w:r>
      <w:del w:id="3400" w:author="Sammartano, Marc (BIC USA)" w:date="2016-02-10T14:27:00Z">
        <w:r w:rsidDel="00360E82">
          <w:delText>q</w:delText>
        </w:r>
      </w:del>
      <w:ins w:id="3401" w:author="Sammartano, Marc (BIC USA)" w:date="2016-02-10T14:27:00Z">
        <w:r w:rsidR="00360E82">
          <w:t>Q</w:t>
        </w:r>
      </w:ins>
      <w:r>
        <w:t>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1"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402" w:name="_Toc444180310"/>
      <w:r>
        <w:t>Sql.query.length &lt;</w:t>
      </w:r>
      <w:r w:rsidR="000C3162">
        <w:t>l</w:t>
      </w:r>
      <w:r>
        <w:t>ength_nvar&gt;</w:t>
      </w:r>
      <w:r w:rsidR="00C2216F">
        <w:t>,</w:t>
      </w:r>
      <w:r>
        <w:t xml:space="preserve"> &lt;</w:t>
      </w:r>
      <w:r w:rsidR="000C3162">
        <w:t>c</w:t>
      </w:r>
      <w:r>
        <w:t>ursor_nvar&gt;</w:t>
      </w:r>
      <w:bookmarkEnd w:id="3402"/>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403" w:name="_Toc444180311"/>
      <w:r>
        <w:t>Sql.query.position &lt;</w:t>
      </w:r>
      <w:r w:rsidR="000C3162">
        <w:t>p</w:t>
      </w:r>
      <w:r>
        <w:t>osition_nvar&gt;</w:t>
      </w:r>
      <w:r w:rsidR="00C2216F">
        <w:t>,</w:t>
      </w:r>
      <w:r>
        <w:t xml:space="preserve"> &lt;</w:t>
      </w:r>
      <w:r w:rsidR="000C3162">
        <w:t>c</w:t>
      </w:r>
      <w:r>
        <w:t>ursor_nvar&gt;</w:t>
      </w:r>
      <w:bookmarkEnd w:id="3403"/>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404" w:name="_Toc444180312"/>
      <w:r>
        <w:lastRenderedPageBreak/>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ins w:id="3405" w:author="Sammartano, Marc (BIC USA)" w:date="2016-02-10T12:01:00Z">
        <w:r w:rsidR="00A637F5">
          <w:t>{</w:t>
        </w:r>
      </w:ins>
      <w:r w:rsidR="009558AD" w:rsidRPr="009558AD">
        <w:t xml:space="preserve">, </w:t>
      </w:r>
      <w:ins w:id="3406" w:author="Sammartano, Marc (BIC USA)" w:date="2016-02-10T12:00:00Z">
        <w:r w:rsidR="00A637F5">
          <w:t>&lt;cv_svars&gt;</w:t>
        </w:r>
      </w:ins>
      <w:ins w:id="3407" w:author="Sammartano, Marc (BIC USA)" w:date="2016-02-10T12:01:00Z">
        <w:r w:rsidR="00A637F5">
          <w:t>}</w:t>
        </w:r>
      </w:ins>
      <w:del w:id="3408" w:author="Sammartano, Marc (BIC USA)" w:date="2016-02-10T12:00:00Z">
        <w:r w:rsidR="009558AD" w:rsidRPr="009558AD" w:rsidDel="00A637F5">
          <w:delText>C1V$, C2V$, .</w:delText>
        </w:r>
        <w:r w:rsidR="009F4DB6" w:rsidDel="00A637F5">
          <w:delText>.</w:delText>
        </w:r>
        <w:r w:rsidR="009558AD" w:rsidRPr="009558AD" w:rsidDel="00A637F5">
          <w:delText>., CNV$</w:delText>
        </w:r>
      </w:del>
      <w:bookmarkEnd w:id="3404"/>
      <w:r w:rsidR="00520661">
        <w:fldChar w:fldCharType="begin"/>
      </w:r>
      <w:r w:rsidR="0078615E">
        <w:instrText xml:space="preserve"> XE "</w:instrText>
      </w:r>
      <w:r w:rsidR="00D70E1E">
        <w:instrText>S</w:instrText>
      </w:r>
      <w:r w:rsidR="0078615E" w:rsidRPr="002E6C8B">
        <w:instrText xml:space="preserve">ql.next </w:instrText>
      </w:r>
      <w:del w:id="3409" w:author="Sammartano, Marc (BIC USA)" w:date="2016-02-10T12:27:00Z">
        <w:r w:rsidR="000C3162" w:rsidDel="002E5EFF">
          <w:delInstrText>&lt;</w:delInstrText>
        </w:r>
      </w:del>
      <w:r w:rsidR="000C3162">
        <w:instrText>d</w:instrText>
      </w:r>
      <w:r w:rsidR="0078615E" w:rsidRPr="002E6C8B">
        <w:instrText>one</w:instrText>
      </w:r>
      <w:del w:id="3410" w:author="Sammartano, Marc (BIC USA)" w:date="2016-02-10T12:27:00Z">
        <w:r w:rsidR="003B3008" w:rsidDel="002E5EFF">
          <w:delInstrText>_lvar&gt;</w:delInstrText>
        </w:r>
      </w:del>
      <w:ins w:id="3411" w:author="Sammartano, Marc (BIC USA)" w:date="2016-02-10T12:27:00Z">
        <w:r w:rsidR="002E5EFF">
          <w:instrText>Flag</w:instrText>
        </w:r>
      </w:ins>
      <w:r w:rsidR="0078615E" w:rsidRPr="002E6C8B">
        <w:instrText xml:space="preserve">, </w:instrText>
      </w:r>
      <w:del w:id="3412" w:author="Sammartano, Marc (BIC USA)" w:date="2016-02-10T12:27:00Z">
        <w:r w:rsidR="003B3008" w:rsidDel="002E5EFF">
          <w:delInstrText>&lt;</w:delInstrText>
        </w:r>
      </w:del>
      <w:r w:rsidR="003B3008">
        <w:instrText>c</w:instrText>
      </w:r>
      <w:r w:rsidR="0078615E" w:rsidRPr="002E6C8B">
        <w:instrText>ursor</w:instrText>
      </w:r>
      <w:ins w:id="3413" w:author="Sammartano, Marc (BIC USA)" w:date="2016-02-10T12:27:00Z">
        <w:r w:rsidR="002E5EFF">
          <w:instrText>V</w:instrText>
        </w:r>
      </w:ins>
      <w:del w:id="3414" w:author="Sammartano, Marc (BIC USA)" w:date="2016-02-10T12:27:00Z">
        <w:r w:rsidR="003B3008" w:rsidDel="002E5EFF">
          <w:delInstrText>_nvar</w:delInstrText>
        </w:r>
      </w:del>
      <w:ins w:id="3415" w:author="Sammartano, Marc (BIC USA)" w:date="2016-02-10T12:27:00Z">
        <w:r w:rsidR="002E5EFF">
          <w:instrText>ar {{</w:instrText>
        </w:r>
      </w:ins>
      <w:ins w:id="3416" w:author="Sammartano, Marc (BIC USA)" w:date="2016-02-10T12:28:00Z">
        <w:r w:rsidR="002E5EFF">
          <w:instrText xml:space="preserve">, </w:instrText>
        </w:r>
      </w:ins>
      <w:ins w:id="3417" w:author="Sammartano, Marc (BIC USA)" w:date="2016-02-10T12:27:00Z">
        <w:r w:rsidR="002E5EFF">
          <w:instrText>svar}...{,</w:instrText>
        </w:r>
      </w:ins>
      <w:del w:id="3418" w:author="Sammartano, Marc (BIC USA)" w:date="2016-02-10T12:28:00Z">
        <w:r w:rsidR="003B3008" w:rsidDel="002E5EFF">
          <w:delInstrText>&gt;</w:delInstrText>
        </w:r>
        <w:r w:rsidR="0078615E" w:rsidRPr="002E6C8B" w:rsidDel="002E5EFF">
          <w:delInstrText xml:space="preserve">, </w:delInstrText>
        </w:r>
      </w:del>
      <w:ins w:id="3419" w:author="Sammartano, Marc (BIC USA)" w:date="2016-02-10T12:28:00Z">
        <w:r w:rsidR="002E5EFF">
          <w:instrText xml:space="preserve"> </w:instrText>
        </w:r>
      </w:ins>
      <w:ins w:id="3420" w:author="Sammartano, Marc (BIC USA)" w:date="2016-02-10T12:38:00Z">
        <w:r w:rsidR="0002640D">
          <w:instrText xml:space="preserve">array$[]{, </w:instrText>
        </w:r>
      </w:ins>
      <w:ins w:id="3421" w:author="Sammartano, Marc (BIC USA)" w:date="2016-02-10T12:28:00Z">
        <w:r w:rsidR="002E5EFF">
          <w:instrText>nColVar</w:instrText>
        </w:r>
      </w:ins>
      <w:ins w:id="3422" w:author="Sammartano, Marc (BIC USA)" w:date="2016-02-10T12:38:00Z">
        <w:r w:rsidR="0002640D">
          <w:instrText>}</w:instrText>
        </w:r>
      </w:ins>
      <w:ins w:id="3423" w:author="Sammartano, Marc (BIC USA)" w:date="2016-02-10T12:28:00Z">
        <w:r w:rsidR="002E5EFF">
          <w:instrText>}</w:instrText>
        </w:r>
      </w:ins>
      <w:ins w:id="3424" w:author="Sammartano, Marc (BIC USA)" w:date="2016-02-10T12:01:00Z">
        <w:r w:rsidR="00A637F5">
          <w:instrText>}</w:instrText>
        </w:r>
      </w:ins>
      <w:del w:id="3425" w:author="Sammartano, Marc (BIC USA)" w:date="2016-02-10T12:01:00Z">
        <w:r w:rsidR="0078615E" w:rsidRPr="002E6C8B" w:rsidDel="00A637F5">
          <w:delInstrText>C1V$, C2V$, .., CNV$</w:delInstrText>
        </w:r>
      </w:del>
      <w:r w:rsidR="0078615E">
        <w:instrText xml:space="preserve">" </w:instrText>
      </w:r>
      <w:r w:rsidR="00520661">
        <w:fldChar w:fldCharType="end"/>
      </w:r>
    </w:p>
    <w:p w:rsidR="009F4DB6" w:rsidRDefault="009558AD" w:rsidP="00721C1D">
      <w:pPr>
        <w:rPr>
          <w:ins w:id="3426" w:author="Sammartano, Marc (BIC USA)" w:date="2016-02-10T13:14:00Z"/>
        </w:rPr>
      </w:pPr>
      <w:r>
        <w:t>Using the Cursor generated by a previous Query command</w:t>
      </w:r>
      <w:ins w:id="3427" w:author="Sammartano, Marc (BIC USA)" w:date="2016-02-10T12:48:00Z">
        <w:r w:rsidR="00377FF2">
          <w:t xml:space="preserve"> (</w:t>
        </w:r>
        <w:r w:rsidR="00377FF2">
          <w:rPr>
            <w:b/>
          </w:rPr>
          <w:t>Sql.query</w:t>
        </w:r>
        <w:r w:rsidR="00377FF2">
          <w:t xml:space="preserve"> or </w:t>
        </w:r>
        <w:r w:rsidR="00377FF2">
          <w:rPr>
            <w:b/>
          </w:rPr>
          <w:t>Sql.raw_query</w:t>
        </w:r>
        <w:r w:rsidR="00377FF2">
          <w:t>)</w:t>
        </w:r>
      </w:ins>
      <w:r>
        <w:t xml:space="preserve">, step to the </w:t>
      </w:r>
      <w:del w:id="3428" w:author="Sammartano, Marc (BIC USA)" w:date="2016-02-10T13:20:00Z">
        <w:r w:rsidDel="009C557D">
          <w:delText>N</w:delText>
        </w:r>
      </w:del>
      <w:ins w:id="3429" w:author="Sammartano, Marc (BIC USA)" w:date="2016-02-10T13:20:00Z">
        <w:r w:rsidR="009C557D">
          <w:t>n</w:t>
        </w:r>
      </w:ins>
      <w:r>
        <w:t xml:space="preserve">ext row of data returned by the </w:t>
      </w:r>
      <w:del w:id="3430" w:author="Sammartano, Marc (BIC USA)" w:date="2016-02-10T12:20:00Z">
        <w:r w:rsidR="009F4DB6" w:rsidDel="00CE4949">
          <w:delText>q</w:delText>
        </w:r>
      </w:del>
      <w:ins w:id="3431" w:author="Sammartano, Marc (BIC USA)" w:date="2016-02-10T12:20:00Z">
        <w:r w:rsidR="00CE4949">
          <w:t>Q</w:t>
        </w:r>
      </w:ins>
      <w:r>
        <w:t>uery</w:t>
      </w:r>
      <w:ins w:id="3432" w:author="Sammartano, Marc (BIC USA)" w:date="2016-02-10T13:14:00Z">
        <w:r w:rsidR="00C25EF8">
          <w:t xml:space="preserve"> and retrieve the data</w:t>
        </w:r>
      </w:ins>
      <w:r>
        <w:t>.</w:t>
      </w:r>
    </w:p>
    <w:p w:rsidR="00C94FA6" w:rsidRDefault="00C25EF8" w:rsidP="00721C1D">
      <w:pPr>
        <w:rPr>
          <w:ins w:id="3433" w:author="Sammartano, Marc (BIC USA)" w:date="2016-02-10T14:14:00Z"/>
        </w:rPr>
      </w:pPr>
      <w:ins w:id="3434" w:author="Sammartano, Marc (BIC USA)" w:date="2016-02-10T13:14:00Z">
        <w:r>
          <w:t>&lt;done_lvar&gt;</w:t>
        </w:r>
      </w:ins>
      <w:ins w:id="3435" w:author="Sammartano, Marc (BIC USA)" w:date="2016-02-10T14:13:00Z">
        <w:r w:rsidR="00C94FA6">
          <w:t xml:space="preserve"> is</w:t>
        </w:r>
      </w:ins>
      <w:ins w:id="3436" w:author="Sammartano, Marc (BIC USA)" w:date="2016-02-10T13:14:00Z">
        <w:r>
          <w:t xml:space="preserve"> </w:t>
        </w:r>
      </w:ins>
      <w:ins w:id="3437" w:author="Sammartano, Marc (BIC USA)" w:date="2016-02-10T14:13:00Z">
        <w:r w:rsidR="00C94FA6">
          <w:t xml:space="preserve">a Boolean </w:t>
        </w:r>
      </w:ins>
      <w:ins w:id="3438" w:author="Sammartano, Marc (BIC USA)" w:date="2016-02-10T14:14:00Z">
        <w:r w:rsidR="00C94FA6">
          <w:t>variable</w:t>
        </w:r>
      </w:ins>
      <w:ins w:id="3439" w:author="Sammartano, Marc (BIC USA)" w:date="2016-02-10T13:14:00Z">
        <w:r>
          <w:t xml:space="preserve"> that signals when the last row of the Query data has been read.</w:t>
        </w:r>
      </w:ins>
    </w:p>
    <w:p w:rsidR="00C25EF8" w:rsidRDefault="00C25EF8" w:rsidP="00721C1D">
      <w:ins w:id="3440" w:author="Sammartano, Marc (BIC USA)" w:date="2016-02-10T13:15:00Z">
        <w:r>
          <w:t>&lt;cursor_nvar&gt; is a numeric variable that holds the Cursor pointer returned by a Query command. You may have more than one Cursor open at a time.</w:t>
        </w:r>
      </w:ins>
    </w:p>
    <w:p w:rsidR="009F4DB6" w:rsidRDefault="009558AD" w:rsidP="00721C1D">
      <w:del w:id="3441" w:author="Sammartano, Marc (BIC USA)" w:date="2016-02-10T14:02:00Z">
        <w:r w:rsidDel="003B2B87">
          <w:delText>C1V$, C2V</w:delText>
        </w:r>
      </w:del>
      <w:del w:id="3442" w:author="Sammartano, Marc (BIC USA)" w:date="2016-02-10T14:03:00Z">
        <w:r w:rsidDel="003B2B87">
          <w:delText>$,CNV$</w:delText>
        </w:r>
      </w:del>
      <w:ins w:id="3443" w:author="Sammartano, Marc (BIC USA)" w:date="2016-02-10T14:14:00Z">
        <w:r w:rsidR="00C94FA6">
          <w:t>&lt;cv_svars&gt;</w:t>
        </w:r>
      </w:ins>
      <w:ins w:id="3444" w:author="Sammartano, Marc (BIC USA)" w:date="2016-02-10T14:15:00Z">
        <w:r w:rsidR="00C94FA6">
          <w:t xml:space="preserve"> is an</w:t>
        </w:r>
      </w:ins>
      <w:ins w:id="3445" w:author="Sammartano, Marc (BIC USA)" w:date="2016-02-10T14:05:00Z">
        <w:r w:rsidR="003B2B87">
          <w:t xml:space="preserve"> </w:t>
        </w:r>
      </w:ins>
      <w:ins w:id="3446" w:author="Sammartano, Marc (BIC USA)" w:date="2016-02-10T14:07:00Z">
        <w:r w:rsidR="00C94FA6">
          <w:t xml:space="preserve">optional </w:t>
        </w:r>
      </w:ins>
      <w:ins w:id="3447" w:author="Sammartano, Marc (BIC USA)" w:date="2016-02-10T14:15:00Z">
        <w:r w:rsidR="00C94FA6">
          <w:t xml:space="preserve">set of </w:t>
        </w:r>
      </w:ins>
      <w:ins w:id="3448" w:author="Sammartano, Marc (BIC USA)" w:date="2016-02-10T14:05:00Z">
        <w:r w:rsidR="003B2B87">
          <w:t>column value string variable</w:t>
        </w:r>
      </w:ins>
      <w:ins w:id="3449" w:author="Sammartano, Marc (BIC USA)" w:date="2016-02-10T14:15:00Z">
        <w:r w:rsidR="005B73CF">
          <w:t>s</w:t>
        </w:r>
        <w:r w:rsidR="00C94FA6">
          <w:t xml:space="preserve"> that</w:t>
        </w:r>
      </w:ins>
      <w:ins w:id="3450" w:author="Sammartano, Marc (BIC USA)" w:date="2016-02-10T14:05:00Z">
        <w:r w:rsidR="003B2B87">
          <w:t xml:space="preserve"> return data from the database to your program.</w:t>
        </w:r>
      </w:ins>
      <w:r>
        <w:t xml:space="preserve"> </w:t>
      </w:r>
      <w:del w:id="3451" w:author="Sammartano, Marc (BIC USA)" w:date="2016-02-10T14:04:00Z">
        <w:r w:rsidDel="003B2B87">
          <w:delText>are</w:delText>
        </w:r>
      </w:del>
      <w:ins w:id="3452" w:author="Sammartano, Marc (BIC USA)" w:date="2016-02-10T14:05:00Z">
        <w:r w:rsidR="003B2B87">
          <w:t xml:space="preserve">The </w:t>
        </w:r>
      </w:ins>
      <w:ins w:id="3453" w:author="Sammartano, Marc (BIC USA)" w:date="2016-02-10T13:17:00Z">
        <w:r w:rsidR="009C557D">
          <w:t>Cursor carries</w:t>
        </w:r>
      </w:ins>
      <w:r>
        <w:t xml:space="preserve"> the values </w:t>
      </w:r>
      <w:del w:id="3454" w:author="Sammartano, Marc (BIC USA)" w:date="2016-02-10T13:26:00Z">
        <w:r w:rsidDel="00FF726C">
          <w:delText>associated with</w:delText>
        </w:r>
      </w:del>
      <w:ins w:id="3455" w:author="Sammartano, Marc (BIC USA)" w:date="2016-02-10T13:26:00Z">
        <w:r w:rsidR="00FF726C">
          <w:t>from</w:t>
        </w:r>
      </w:ins>
      <w:r>
        <w:t xml:space="preserve"> the </w:t>
      </w:r>
      <w:ins w:id="3456" w:author="Sammartano, Marc (BIC USA)" w:date="2016-02-10T13:26:00Z">
        <w:r w:rsidR="00FF726C">
          <w:t xml:space="preserve">table </w:t>
        </w:r>
      </w:ins>
      <w:r>
        <w:t xml:space="preserve">columns listed in the </w:t>
      </w:r>
      <w:r w:rsidRPr="00CE4949">
        <w:t>Query</w:t>
      </w:r>
      <w:ins w:id="3457" w:author="Sammartano, Marc (BIC USA)" w:date="2016-02-10T13:53:00Z">
        <w:r w:rsidR="00064FB3">
          <w:t>.</w:t>
        </w:r>
      </w:ins>
      <w:r>
        <w:t xml:space="preserve"> </w:t>
      </w:r>
      <w:del w:id="3458" w:author="Sammartano, Marc (BIC USA)" w:date="2016-02-10T13:18:00Z">
        <w:r w:rsidDel="009C557D">
          <w:delText>Columns$ string</w:delText>
        </w:r>
      </w:del>
      <w:ins w:id="3459" w:author="Sammartano, Marc (BIC USA)" w:date="2016-02-10T13:18:00Z">
        <w:r w:rsidR="003B2B87" w:rsidRPr="003B2B87">
          <w:rPr>
            <w:b/>
          </w:rPr>
          <w:t>Sql.next</w:t>
        </w:r>
        <w:r w:rsidR="00FF726C">
          <w:t xml:space="preserve"> r</w:t>
        </w:r>
      </w:ins>
      <w:ins w:id="3460" w:author="Sammartano, Marc (BIC USA)" w:date="2016-02-10T13:21:00Z">
        <w:r w:rsidR="009C557D">
          <w:t xml:space="preserve">etrieves </w:t>
        </w:r>
      </w:ins>
      <w:ins w:id="3461" w:author="Sammartano, Marc (BIC USA)" w:date="2016-02-10T13:23:00Z">
        <w:r w:rsidR="009C557D">
          <w:t>one row</w:t>
        </w:r>
      </w:ins>
      <w:ins w:id="3462" w:author="Sammartano, Marc (BIC USA)" w:date="2016-02-10T13:30:00Z">
        <w:r w:rsidR="005B73CF">
          <w:t xml:space="preserve"> from the Cursor</w:t>
        </w:r>
      </w:ins>
      <w:ins w:id="3463" w:author="Sammartano, Marc (BIC USA)" w:date="2016-02-10T13:23:00Z">
        <w:r w:rsidR="009C557D">
          <w:t xml:space="preserve"> </w:t>
        </w:r>
      </w:ins>
      <w:ins w:id="3464" w:author="Sammartano, Marc (BIC USA)" w:date="2016-02-10T13:19:00Z">
        <w:r w:rsidR="009C557D">
          <w:t>as string</w:t>
        </w:r>
      </w:ins>
      <w:ins w:id="3465" w:author="Sammartano, Marc (BIC USA)" w:date="2016-02-10T14:17:00Z">
        <w:r w:rsidR="005B73CF">
          <w:t xml:space="preserve"> value</w:t>
        </w:r>
      </w:ins>
      <w:ins w:id="3466" w:author="Sammartano, Marc (BIC USA)" w:date="2016-02-10T13:19:00Z">
        <w:r w:rsidR="009C557D">
          <w:t>s</w:t>
        </w:r>
      </w:ins>
      <w:ins w:id="3467" w:author="Sammartano, Marc (BIC USA)" w:date="2016-02-10T13:22:00Z">
        <w:r w:rsidR="009C557D">
          <w:t xml:space="preserve"> and writes them into</w:t>
        </w:r>
      </w:ins>
      <w:ins w:id="3468" w:author="Sammartano, Marc (BIC USA)" w:date="2016-02-10T13:18:00Z">
        <w:r w:rsidR="009C557D">
          <w:t xml:space="preserve"> </w:t>
        </w:r>
      </w:ins>
      <w:ins w:id="3469" w:author="Sammartano, Marc (BIC USA)" w:date="2016-02-10T13:27:00Z">
        <w:r w:rsidR="00C94FA6">
          <w:t>the</w:t>
        </w:r>
      </w:ins>
      <w:ins w:id="3470" w:author="Sammartano, Marc (BIC USA)" w:date="2016-02-10T13:23:00Z">
        <w:r w:rsidR="009C557D">
          <w:t xml:space="preserve"> </w:t>
        </w:r>
      </w:ins>
      <w:ins w:id="3471" w:author="Sammartano, Marc (BIC USA)" w:date="2016-02-10T13:22:00Z">
        <w:r w:rsidR="009C557D">
          <w:t>&lt;cv_svars&gt;</w:t>
        </w:r>
      </w:ins>
      <w:r>
        <w:t xml:space="preserve">. If any of your </w:t>
      </w:r>
      <w:del w:id="3472" w:author="Sammartano, Marc (BIC USA)" w:date="2016-02-10T13:19:00Z">
        <w:r w:rsidDel="009C557D">
          <w:delText>value</w:delText>
        </w:r>
      </w:del>
      <w:ins w:id="3473" w:author="Sammartano, Marc (BIC USA)" w:date="2016-02-10T13:19:00Z">
        <w:r w:rsidR="009C557D">
          <w:t>column</w:t>
        </w:r>
      </w:ins>
      <w:r>
        <w:t>s are numeric</w:t>
      </w:r>
      <w:del w:id="3474" w:author="Sammartano, Marc (BIC USA)" w:date="2016-02-10T13:19:00Z">
        <w:r w:rsidDel="009C557D">
          <w:delText xml:space="preserve"> values that you need to use in arithmetic operations</w:delText>
        </w:r>
      </w:del>
      <w:r>
        <w:t xml:space="preserve">, you can use the BASIC! </w:t>
      </w:r>
      <w:r w:rsidRPr="00CE4949">
        <w:rPr>
          <w:b/>
        </w:rPr>
        <w:t>VAL(</w:t>
      </w:r>
      <w:r>
        <w:t>str$</w:t>
      </w:r>
      <w:r w:rsidRPr="00CE4949">
        <w:rPr>
          <w:b/>
        </w:rPr>
        <w:t>)</w:t>
      </w:r>
      <w:r>
        <w:t xml:space="preserve"> function to convert the </w:t>
      </w:r>
      <w:del w:id="3475" w:author="Sammartano, Marc (BIC USA)" w:date="2016-02-10T13:20:00Z">
        <w:r w:rsidDel="009C557D">
          <w:delText>value</w:delText>
        </w:r>
      </w:del>
      <w:ins w:id="3476" w:author="Sammartano, Marc (BIC USA)" w:date="2016-02-10T13:20:00Z">
        <w:r w:rsidR="009C557D">
          <w:t>strings</w:t>
        </w:r>
      </w:ins>
      <w:r>
        <w:t xml:space="preserve"> to </w:t>
      </w:r>
      <w:del w:id="3477" w:author="Sammartano, Marc (BIC USA)" w:date="2016-02-10T13:20:00Z">
        <w:r w:rsidDel="009C557D">
          <w:delText xml:space="preserve">a </w:delText>
        </w:r>
      </w:del>
      <w:r>
        <w:t>number</w:t>
      </w:r>
      <w:ins w:id="3478" w:author="Sammartano, Marc (BIC USA)" w:date="2016-02-10T13:20:00Z">
        <w:r w:rsidR="009C557D">
          <w:t>s</w:t>
        </w:r>
      </w:ins>
      <w:r>
        <w:t>.</w:t>
      </w:r>
    </w:p>
    <w:p w:rsidR="009F4DB6" w:rsidRDefault="009558AD" w:rsidP="00721C1D">
      <w:del w:id="3479" w:author="Sammartano, Marc (BIC USA)" w:date="2016-02-10T13:39:00Z">
        <w:r w:rsidDel="00873EFB">
          <w:delText xml:space="preserve">The </w:delText>
        </w:r>
        <w:r w:rsidR="00792AD4" w:rsidDel="00873EFB">
          <w:delText>&lt;</w:delText>
        </w:r>
        <w:r w:rsidDel="00873EFB">
          <w:delText>Done</w:delText>
        </w:r>
        <w:r w:rsidR="00792AD4" w:rsidDel="00873EFB">
          <w:delText>_lvar&gt;</w:delText>
        </w:r>
        <w:r w:rsidDel="00873EFB">
          <w:delText xml:space="preserve"> parameter is a Boolean used to signal that the last row of the Query returned rows has been read. When the last returned row has been</w:delText>
        </w:r>
      </w:del>
      <w:ins w:id="3480" w:author="Sammartano, Marc (BIC USA)" w:date="2016-02-10T13:39:00Z">
        <w:r w:rsidR="00C94FA6">
          <w:t>When this command read</w:t>
        </w:r>
        <w:r w:rsidR="00873EFB">
          <w:t>s a row of data, it sets the Done flag &lt;done_lvar&gt; to false (0.0). If it finds no data to</w:t>
        </w:r>
      </w:ins>
      <w:r>
        <w:t xml:space="preserve"> read, </w:t>
      </w:r>
      <w:del w:id="3481" w:author="Sammartano, Marc (BIC USA)" w:date="2016-02-10T13:39:00Z">
        <w:r w:rsidR="00792AD4" w:rsidDel="00873EFB">
          <w:delText>&lt;Done_lvar&gt;</w:delText>
        </w:r>
      </w:del>
      <w:ins w:id="3482" w:author="Sammartano, Marc (BIC USA)" w:date="2016-02-10T13:39:00Z">
        <w:r w:rsidR="00873EFB">
          <w:t>it</w:t>
        </w:r>
      </w:ins>
      <w:r w:rsidR="00792AD4">
        <w:t xml:space="preserve"> </w:t>
      </w:r>
      <w:r>
        <w:t xml:space="preserve">changes </w:t>
      </w:r>
      <w:ins w:id="3483" w:author="Sammartano, Marc (BIC USA)" w:date="2016-02-10T13:41:00Z">
        <w:r w:rsidR="00873EFB">
          <w:t>the Done flag</w:t>
        </w:r>
      </w:ins>
      <w:del w:id="3484" w:author="Sammartano, Marc (BIC USA)" w:date="2016-02-10T13:42:00Z">
        <w:r w:rsidDel="00873EFB">
          <w:delText>f</w:delText>
        </w:r>
      </w:del>
      <w:del w:id="3485" w:author="Sammartano, Marc (BIC USA)" w:date="2016-02-10T13:41:00Z">
        <w:r w:rsidDel="00873EFB">
          <w:delText>rom 0 (false)</w:delText>
        </w:r>
      </w:del>
      <w:r>
        <w:t xml:space="preserve"> to </w:t>
      </w:r>
      <w:del w:id="3486" w:author="Sammartano, Marc (BIC USA)" w:date="2016-02-10T13:42:00Z">
        <w:r w:rsidDel="00873EFB">
          <w:delText xml:space="preserve">1 (true). When </w:delText>
        </w:r>
        <w:r w:rsidR="00792AD4" w:rsidDel="00873EFB">
          <w:delText xml:space="preserve">&lt;Done_lvar&gt; </w:delText>
        </w:r>
        <w:r w:rsidDel="00873EFB">
          <w:delText>becomes</w:delText>
        </w:r>
      </w:del>
      <w:del w:id="3487" w:author="Sammartano, Marc (BIC USA)" w:date="2016-02-10T13:43:00Z">
        <w:r w:rsidDel="00873EFB">
          <w:delText xml:space="preserve"> </w:delText>
        </w:r>
      </w:del>
      <w:r>
        <w:t>true</w:t>
      </w:r>
      <w:del w:id="3488" w:author="Sammartano, Marc (BIC USA)" w:date="2016-02-10T13:47:00Z">
        <w:r w:rsidDel="00064FB3">
          <w:delText>,</w:delText>
        </w:r>
      </w:del>
      <w:ins w:id="3489" w:author="Sammartano, Marc (BIC USA)" w:date="2016-02-10T13:43:00Z">
        <w:r w:rsidR="00873EFB">
          <w:t xml:space="preserve"> </w:t>
        </w:r>
      </w:ins>
      <w:ins w:id="3490" w:author="Sammartano, Marc (BIC USA)" w:date="2016-02-10T13:47:00Z">
        <w:r w:rsidR="00064FB3">
          <w:t xml:space="preserve">(1.0) </w:t>
        </w:r>
      </w:ins>
      <w:ins w:id="3491" w:author="Sammartano, Marc (BIC USA)" w:date="2016-02-10T13:43:00Z">
        <w:r w:rsidR="00873EFB">
          <w:t>and resets</w:t>
        </w:r>
      </w:ins>
      <w:r>
        <w:t xml:space="preserve"> the </w:t>
      </w:r>
      <w:del w:id="3492" w:author="Sammartano, Marc (BIC USA)" w:date="2016-02-10T14:20:00Z">
        <w:r w:rsidDel="005B73CF">
          <w:delText>C</w:delText>
        </w:r>
      </w:del>
      <w:ins w:id="3493" w:author="Sammartano, Marc (BIC USA)" w:date="2016-02-10T14:20:00Z">
        <w:r w:rsidR="005B73CF">
          <w:t>c</w:t>
        </w:r>
      </w:ins>
      <w:r>
        <w:t xml:space="preserve">ursor variable </w:t>
      </w:r>
      <w:ins w:id="3494" w:author="Sammartano, Marc (BIC USA)" w:date="2016-02-10T13:49:00Z">
        <w:r w:rsidR="00064FB3">
          <w:t>&lt;</w:t>
        </w:r>
      </w:ins>
      <w:ins w:id="3495" w:author="Sammartano, Marc (BIC USA)" w:date="2016-02-10T13:50:00Z">
        <w:r w:rsidR="00064FB3">
          <w:t>cursor_nvar&gt;</w:t>
        </w:r>
      </w:ins>
      <w:del w:id="3496" w:author="Sammartano, Marc (BIC USA)" w:date="2016-02-10T13:50:00Z">
        <w:r w:rsidDel="00064FB3">
          <w:delText>is reset</w:delText>
        </w:r>
      </w:del>
      <w:r>
        <w:t xml:space="preserve"> to zero. </w:t>
      </w:r>
      <w:del w:id="3497" w:author="Sammartano, Marc (BIC USA)" w:date="2016-02-10T13:50:00Z">
        <w:r w:rsidDel="00064FB3">
          <w:delText>It</w:delText>
        </w:r>
      </w:del>
      <w:ins w:id="3498" w:author="Sammartano, Marc (BIC USA)" w:date="2016-02-10T13:50:00Z">
        <w:r w:rsidR="00064FB3">
          <w:t>The Cursor</w:t>
        </w:r>
      </w:ins>
      <w:r>
        <w:t xml:space="preserve"> can no longer be used for </w:t>
      </w:r>
      <w:del w:id="3499" w:author="Sammartano, Marc (BIC USA)" w:date="2016-02-10T13:45:00Z">
        <w:r w:rsidDel="00873EFB">
          <w:delText>s</w:delText>
        </w:r>
      </w:del>
      <w:ins w:id="3500" w:author="Sammartano, Marc (BIC USA)" w:date="2016-02-10T13:45:00Z">
        <w:r w:rsidR="00873EFB" w:rsidRPr="00873EFB">
          <w:rPr>
            <w:b/>
          </w:rPr>
          <w:t>S</w:t>
        </w:r>
      </w:ins>
      <w:r w:rsidRPr="00873EFB">
        <w:rPr>
          <w:b/>
        </w:rPr>
        <w:t>ql.next</w:t>
      </w:r>
      <w:r>
        <w:t xml:space="preserve"> operations. </w:t>
      </w:r>
      <w:del w:id="3501" w:author="Sammartano, Marc (BIC USA)" w:date="2016-02-10T13:50:00Z">
        <w:r w:rsidDel="00064FB3">
          <w:delText>It</w:delText>
        </w:r>
      </w:del>
      <w:ins w:id="3502" w:author="Sammartano, Marc (BIC USA)" w:date="2016-02-10T13:50:00Z">
        <w:r w:rsidR="005B73CF">
          <w:t xml:space="preserve">The </w:t>
        </w:r>
      </w:ins>
      <w:ins w:id="3503" w:author="Sammartano, Marc (BIC USA)" w:date="2016-02-10T14:19:00Z">
        <w:r w:rsidR="005B73CF">
          <w:t>c</w:t>
        </w:r>
      </w:ins>
      <w:ins w:id="3504" w:author="Sammartano, Marc (BIC USA)" w:date="2016-02-10T13:50:00Z">
        <w:r w:rsidR="00064FB3">
          <w:t>ursor variable</w:t>
        </w:r>
      </w:ins>
      <w:r>
        <w:t xml:space="preserve"> may be used </w:t>
      </w:r>
      <w:ins w:id="3505" w:author="Sammartano, Marc (BIC USA)" w:date="2016-02-10T13:51:00Z">
        <w:r w:rsidR="00064FB3">
          <w:t xml:space="preserve">with another Cursor </w:t>
        </w:r>
      </w:ins>
      <w:del w:id="3506" w:author="Sammartano, Marc (BIC USA)" w:date="2016-02-10T13:57:00Z">
        <w:r w:rsidDel="003B2B87">
          <w:delText>in</w:delText>
        </w:r>
      </w:del>
      <w:ins w:id="3507" w:author="Sammartano, Marc (BIC USA)" w:date="2016-02-10T13:57:00Z">
        <w:r w:rsidR="003B2B87">
          <w:t>from</w:t>
        </w:r>
      </w:ins>
      <w:r>
        <w:t xml:space="preserve"> a </w:t>
      </w:r>
      <w:del w:id="3508" w:author="Sammartano, Marc (BIC USA)" w:date="2016-02-10T13:58:00Z">
        <w:r w:rsidDel="003B2B87">
          <w:delText>subsequ</w:delText>
        </w:r>
      </w:del>
      <w:ins w:id="3509" w:author="Sammartano, Marc (BIC USA)" w:date="2016-02-10T14:30:00Z">
        <w:r w:rsidR="00360E82">
          <w:t>differ</w:t>
        </w:r>
      </w:ins>
      <w:r>
        <w:t xml:space="preserve">ent </w:t>
      </w:r>
      <w:del w:id="3510" w:author="Sammartano, Marc (BIC USA)" w:date="2016-02-10T13:45:00Z">
        <w:r w:rsidDel="00873EFB">
          <w:delText>sql.q</w:delText>
        </w:r>
      </w:del>
      <w:ins w:id="3511" w:author="Sammartano, Marc (BIC USA)" w:date="2016-02-10T13:45:00Z">
        <w:r w:rsidR="00873EFB">
          <w:t>Q</w:t>
        </w:r>
      </w:ins>
      <w:r>
        <w:t>uery</w:t>
      </w:r>
      <w:del w:id="3512" w:author="Sammartano, Marc (BIC USA)" w:date="2016-02-10T13:51:00Z">
        <w:r w:rsidDel="00064FB3">
          <w:delText xml:space="preserve"> statement</w:delText>
        </w:r>
      </w:del>
      <w:r>
        <w:t>.</w:t>
      </w:r>
    </w:p>
    <w:p w:rsidR="00CE4949" w:rsidRDefault="009558AD" w:rsidP="00721C1D">
      <w:pPr>
        <w:rPr>
          <w:ins w:id="3513" w:author="Sammartano, Marc (BIC USA)" w:date="2016-02-10T12:21:00Z"/>
        </w:rPr>
      </w:pPr>
      <w:del w:id="3514" w:author="Sammartano, Marc (BIC USA)" w:date="2016-02-10T13:45:00Z">
        <w:r w:rsidDel="00064FB3">
          <w:delText>You may have more than one Cursor opened at a time. Each opened Cursor would, of course, have a different variable name</w:delText>
        </w:r>
      </w:del>
      <w:ins w:id="3515" w:author="Sammartano, Marc (BIC USA)" w:date="2016-02-10T13:59:00Z">
        <w:r w:rsidR="003B2B87">
          <w:t>In its simplest form, &lt;cv_</w:t>
        </w:r>
      </w:ins>
      <w:ins w:id="3516" w:author="Sammartano, Marc (BIC USA)" w:date="2016-02-10T14:13:00Z">
        <w:r w:rsidR="00C94FA6">
          <w:t>s</w:t>
        </w:r>
      </w:ins>
      <w:ins w:id="3517" w:author="Sammartano, Marc (BIC USA)" w:date="2016-02-10T13:59:00Z">
        <w:r w:rsidR="003B2B87">
          <w:t xml:space="preserve">vars&gt; is a comma-separated list of string variable names. Each variable receives the data of one column. If there are more variables than columns, the excess variables </w:t>
        </w:r>
      </w:ins>
      <w:ins w:id="3518" w:author="Sammartano, Marc (BIC USA)" w:date="2016-02-10T14:09:00Z">
        <w:r w:rsidR="00C94FA6">
          <w:t>are left unchanged</w:t>
        </w:r>
      </w:ins>
      <w:ins w:id="3519" w:author="Sammartano, Marc (BIC USA)" w:date="2016-02-10T13:59:00Z">
        <w:r w:rsidR="003B2B87">
          <w:t xml:space="preserve">. If there are more columns than variables, the excess </w:t>
        </w:r>
      </w:ins>
      <w:ins w:id="3520" w:author="Sammartano, Marc (BIC USA)" w:date="2016-02-10T14:22:00Z">
        <w:r w:rsidR="005B73CF">
          <w:t xml:space="preserve">data </w:t>
        </w:r>
      </w:ins>
      <w:ins w:id="3521" w:author="Sammartano, Marc (BIC USA)" w:date="2016-02-10T13:59:00Z">
        <w:r w:rsidR="003B2B87">
          <w:t>are discarded</w:t>
        </w:r>
      </w:ins>
      <w:r>
        <w:t>.</w:t>
      </w:r>
    </w:p>
    <w:p w:rsidR="0002640D" w:rsidRPr="0002640D" w:rsidRDefault="0002640D" w:rsidP="0002640D">
      <w:pPr>
        <w:pStyle w:val="Codeexample"/>
        <w:rPr>
          <w:ins w:id="3522" w:author="Sammartano, Marc (BIC USA)" w:date="2016-02-10T12:24:00Z"/>
          <w:rFonts w:ascii="Letter Gothic" w:hAnsi="Letter Gothic"/>
          <w:b w:val="0"/>
        </w:rPr>
      </w:pPr>
      <w:ins w:id="3523" w:author="Sammartano, Marc (BIC USA)" w:date="2016-02-10T12:34:00Z">
        <w:r w:rsidRPr="0002640D">
          <w:rPr>
            <w:rFonts w:ascii="Letter Gothic" w:hAnsi="Letter Gothic"/>
            <w:b w:val="0"/>
          </w:rPr>
          <w:t>SQL.NEXT done, cursor, cv1$, cv2$, cv3</w:t>
        </w:r>
        <w:r w:rsidRPr="0002640D">
          <w:rPr>
            <w:rFonts w:ascii="Letter Gothic" w:hAnsi="Letter Gothic"/>
            <w:b w:val="0"/>
          </w:rPr>
          <w:tab/>
          <w:t xml:space="preserve">% get data from </w:t>
        </w:r>
      </w:ins>
      <w:ins w:id="3524" w:author="Sammartano, Marc (BIC USA)" w:date="2016-02-10T14:08:00Z">
        <w:r w:rsidR="00C94FA6">
          <w:rPr>
            <w:rFonts w:ascii="Letter Gothic" w:hAnsi="Letter Gothic"/>
            <w:b w:val="0"/>
          </w:rPr>
          <w:t xml:space="preserve">up to </w:t>
        </w:r>
      </w:ins>
      <w:ins w:id="3525" w:author="Sammartano, Marc (BIC USA)" w:date="2016-02-10T12:34:00Z">
        <w:r w:rsidRPr="0002640D">
          <w:rPr>
            <w:rFonts w:ascii="Letter Gothic" w:hAnsi="Letter Gothic"/>
            <w:b w:val="0"/>
          </w:rPr>
          <w:t>three columns</w:t>
        </w:r>
      </w:ins>
    </w:p>
    <w:p w:rsidR="002E5EFF" w:rsidRDefault="002E5EFF" w:rsidP="00721C1D">
      <w:pPr>
        <w:rPr>
          <w:ins w:id="3526" w:author="Sammartano, Marc (BIC USA)" w:date="2016-02-10T12:32:00Z"/>
        </w:rPr>
      </w:pPr>
      <w:ins w:id="3527" w:author="Sammartano, Marc (BIC USA)" w:date="2016-02-10T12:24:00Z">
        <w:r>
          <w:t xml:space="preserve">The last (or only) variable may </w:t>
        </w:r>
      </w:ins>
      <w:ins w:id="3528" w:author="Sammartano, Marc (BIC USA)" w:date="2016-02-10T12:25:00Z">
        <w:r>
          <w:t>be a string array name</w:t>
        </w:r>
      </w:ins>
      <w:ins w:id="3529" w:author="Sammartano, Marc (BIC USA)" w:date="2016-02-10T12:44:00Z">
        <w:r w:rsidR="0002640D">
          <w:t xml:space="preserve"> with no index(es), for example,</w:t>
        </w:r>
        <w:r w:rsidR="0002640D" w:rsidRPr="0002640D">
          <w:t xml:space="preserve"> array$[]</w:t>
        </w:r>
      </w:ins>
      <w:ins w:id="3530" w:author="Sammartano, Marc (BIC USA)" w:date="2016-02-10T12:25:00Z">
        <w:r w:rsidRPr="0002640D">
          <w:t>.</w:t>
        </w:r>
      </w:ins>
      <w:ins w:id="3531" w:author="Sammartano, Marc (BIC USA)" w:date="2016-02-10T12:29:00Z">
        <w:r>
          <w:t xml:space="preserve"> The data from any column(s) that are not written to string variables are written into the array. </w:t>
        </w:r>
      </w:ins>
      <w:ins w:id="3532" w:author="Sammartano, Marc (BIC USA)" w:date="2016-02-10T12:31:00Z">
        <w:r>
          <w:t xml:space="preserve">If no </w:t>
        </w:r>
      </w:ins>
      <w:ins w:id="3533" w:author="Sammartano, Marc (BIC USA)" w:date="2016-02-10T12:32:00Z">
        <w:r>
          <w:t xml:space="preserve">column </w:t>
        </w:r>
      </w:ins>
      <w:ins w:id="3534" w:author="Sammartano, Marc (BIC USA)" w:date="2016-02-10T12:31:00Z">
        <w:r>
          <w:t>data are written to the array, the array has one element, an empty string "</w:t>
        </w:r>
      </w:ins>
      <w:ins w:id="3535" w:author="Sammartano, Marc (BIC USA)" w:date="2016-02-10T12:32:00Z">
        <w:r>
          <w:t>".</w:t>
        </w:r>
      </w:ins>
      <w:ins w:id="3536" w:author="Sammartano, Marc (BIC USA)" w:date="2016-02-10T12:33:00Z">
        <w:r>
          <w:t xml:space="preserve"> If the variable names an array that already exists, it is overwritten.</w:t>
        </w:r>
      </w:ins>
    </w:p>
    <w:p w:rsidR="002E5EFF" w:rsidRDefault="002E5EFF" w:rsidP="00721C1D">
      <w:pPr>
        <w:rPr>
          <w:ins w:id="3537" w:author="Sammartano, Marc (BIC USA)" w:date="2016-02-10T12:41:00Z"/>
        </w:rPr>
      </w:pPr>
      <w:ins w:id="3538" w:author="Sammartano, Marc (BIC USA)" w:date="2016-02-10T12:32:00Z">
        <w:r>
          <w:t xml:space="preserve">If the last </w:t>
        </w:r>
      </w:ins>
      <w:ins w:id="3539" w:author="Sammartano, Marc (BIC USA)" w:date="2016-02-10T14:10:00Z">
        <w:r w:rsidR="00C94FA6">
          <w:t xml:space="preserve">(or only) </w:t>
        </w:r>
      </w:ins>
      <w:ins w:id="3540" w:author="Sammartano, Marc (BIC USA)" w:date="2016-02-10T12:32:00Z">
        <w:r>
          <w:t>&lt;cv_</w:t>
        </w:r>
      </w:ins>
      <w:ins w:id="3541" w:author="Sammartano, Marc (BIC USA)" w:date="2016-02-10T14:13:00Z">
        <w:r w:rsidR="00C94FA6">
          <w:t>s</w:t>
        </w:r>
      </w:ins>
      <w:ins w:id="3542" w:author="Sammartano, Marc (BIC USA)" w:date="2016-02-10T12:32:00Z">
        <w:r>
          <w:t>vars&gt; variable is an array, you may also add (after a</w:t>
        </w:r>
      </w:ins>
      <w:ins w:id="3543" w:author="Sammartano, Marc (BIC USA)" w:date="2016-02-10T14:10:00Z">
        <w:r w:rsidR="00C94FA6">
          <w:t>nother</w:t>
        </w:r>
      </w:ins>
      <w:ins w:id="3544" w:author="Sammartano, Marc (BIC USA)" w:date="2016-02-10T12:32:00Z">
        <w:r>
          <w:t xml:space="preserve"> comma) a numeric variable</w:t>
        </w:r>
      </w:ins>
      <w:ins w:id="3545" w:author="Sammartano, Marc (BIC USA)" w:date="2016-02-10T14:10:00Z">
        <w:r w:rsidR="00C94FA6">
          <w:t xml:space="preserve"> &lt;ncol_nvar&gt;</w:t>
        </w:r>
      </w:ins>
      <w:ins w:id="3546" w:author="Sammartano, Marc (BIC USA)" w:date="2016-02-10T12:32:00Z">
        <w:r>
          <w:t>. This variable receives the total number of columns in the cursor.</w:t>
        </w:r>
      </w:ins>
      <w:ins w:id="3547" w:author="Sammartano, Marc (BIC USA)" w:date="2016-02-10T12:33:00Z">
        <w:r>
          <w:t xml:space="preserve"> Note that this is not necessarily the same as the size of the array.</w:t>
        </w:r>
      </w:ins>
    </w:p>
    <w:p w:rsidR="0002640D" w:rsidRDefault="0002640D" w:rsidP="00721C1D">
      <w:pPr>
        <w:rPr>
          <w:ins w:id="3548" w:author="Sammartano, Marc (BIC USA)" w:date="2016-02-10T12:41:00Z"/>
        </w:rPr>
      </w:pPr>
      <w:ins w:id="3549" w:author="Sammartano, Marc (BIC USA)" w:date="2016-02-10T12:41:00Z">
        <w:r>
          <w:t>The full specification for this command, including the optional array and column count, is as follows:</w:t>
        </w:r>
      </w:ins>
    </w:p>
    <w:p w:rsidR="0002640D" w:rsidRPr="0002640D" w:rsidRDefault="0002640D" w:rsidP="0002640D">
      <w:pPr>
        <w:pStyle w:val="Codeexample"/>
        <w:rPr>
          <w:rFonts w:ascii="Letter Gothic" w:hAnsi="Letter Gothic"/>
          <w:b w:val="0"/>
        </w:rPr>
      </w:pPr>
      <w:ins w:id="3550" w:author="Sammartano, Marc (BIC USA)" w:date="2016-02-10T12:41:00Z">
        <w:r w:rsidRPr="0002640D">
          <w:rPr>
            <w:rFonts w:ascii="Letter Gothic" w:hAnsi="Letter Gothic"/>
            <w:b w:val="0"/>
          </w:rPr>
          <w:t>Sql.next &lt;done_lvar&gt;, &lt;cursor_nvar&gt;</w:t>
        </w:r>
      </w:ins>
      <w:ins w:id="3551" w:author="Sammartano, Marc (BIC USA)" w:date="2016-02-10T12:42:00Z">
        <w:r w:rsidRPr="0002640D">
          <w:rPr>
            <w:rFonts w:ascii="Letter Gothic" w:hAnsi="Letter Gothic"/>
            <w:b w:val="0"/>
          </w:rPr>
          <w:t xml:space="preserve"> </w:t>
        </w:r>
      </w:ins>
      <w:ins w:id="3552" w:author="Sammartano, Marc (BIC USA)" w:date="2016-02-10T12:41:00Z">
        <w:r w:rsidRPr="0002640D">
          <w:rPr>
            <w:rFonts w:ascii="Letter Gothic" w:hAnsi="Letter Gothic"/>
            <w:b w:val="0"/>
          </w:rPr>
          <w:t>{, svar}...</w:t>
        </w:r>
      </w:ins>
      <w:ins w:id="3553" w:author="Sammartano, Marc (BIC USA)" w:date="2016-02-10T12:42:00Z">
        <w:r w:rsidRPr="0002640D">
          <w:rPr>
            <w:rFonts w:ascii="Letter Gothic" w:hAnsi="Letter Gothic"/>
            <w:b w:val="0"/>
          </w:rPr>
          <w:t xml:space="preserve"> {, array$[] {, &lt;ncol_</w:t>
        </w:r>
      </w:ins>
      <w:ins w:id="3554" w:author="Sammartano, Marc (BIC USA)" w:date="2016-02-10T14:11:00Z">
        <w:r w:rsidR="00C94FA6">
          <w:rPr>
            <w:rFonts w:ascii="Letter Gothic" w:hAnsi="Letter Gothic"/>
            <w:b w:val="0"/>
          </w:rPr>
          <w:t>n</w:t>
        </w:r>
      </w:ins>
      <w:ins w:id="3555" w:author="Sammartano, Marc (BIC USA)" w:date="2016-02-10T12:42:00Z">
        <w:r w:rsidRPr="0002640D">
          <w:rPr>
            <w:rFonts w:ascii="Letter Gothic" w:hAnsi="Letter Gothic"/>
            <w:b w:val="0"/>
          </w:rPr>
          <w:t>var&gt;}}</w:t>
        </w:r>
      </w:ins>
    </w:p>
    <w:p w:rsidR="009558AD" w:rsidRDefault="003A4712" w:rsidP="005F4916">
      <w:pPr>
        <w:pStyle w:val="Heading3"/>
      </w:pPr>
      <w:bookmarkStart w:id="3556" w:name="_Toc444180313"/>
      <w:r>
        <w:lastRenderedPageBreak/>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556"/>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 xml:space="preserve">The formation of the Where string is exactly the same as described in the </w:t>
      </w:r>
      <w:del w:id="3557" w:author="Sammartano, Marc (BIC USA)" w:date="2016-02-10T14:24:00Z">
        <w:r w:rsidDel="005B73CF">
          <w:delText>s</w:delText>
        </w:r>
      </w:del>
      <w:ins w:id="3558" w:author="Sammartano, Marc (BIC USA)" w:date="2016-02-10T14:24:00Z">
        <w:r w:rsidR="005B73CF" w:rsidRPr="005B73CF">
          <w:rPr>
            <w:b/>
          </w:rPr>
          <w:t>S</w:t>
        </w:r>
      </w:ins>
      <w:r w:rsidRPr="005B73CF">
        <w:rPr>
          <w:b/>
        </w:rPr>
        <w:t>ql.query</w:t>
      </w:r>
      <w:r>
        <w:t xml:space="preserve">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559" w:name="_Toc444180314"/>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3559"/>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w:t>
      </w:r>
      <w:ins w:id="3560" w:author="Sammartano, Marc (BIC USA)" w:date="2016-02-10T14:26:00Z">
        <w:r w:rsidR="00360E82">
          <w:t xml:space="preserve">a </w:t>
        </w:r>
      </w:ins>
      <w:r>
        <w:t>colon in this command conflicts with that feature</w:t>
      </w:r>
      <w:ins w:id="3561" w:author="Sammartano, Marc (BIC USA)" w:date="2016-02-10T14:25:00Z">
        <w:r w:rsidR="005B73CF">
          <w:t>.</w:t>
        </w:r>
      </w:ins>
      <w:del w:id="3562" w:author="Sammartano, Marc (BIC USA)" w:date="2016-02-10T14:25:00Z">
        <w:r w:rsidDel="005B73CF">
          <w:delText xml:space="preserve">, so </w:delText>
        </w:r>
        <w:r w:rsidR="001968D3" w:rsidDel="005B73CF">
          <w:delText>you must</w:delText>
        </w:r>
      </w:del>
      <w:r w:rsidR="001968D3">
        <w:t xml:space="preserve"> </w:t>
      </w:r>
      <w:del w:id="3563" w:author="Sammartano, Marc (BIC USA)" w:date="2016-02-10T14:25:00Z">
        <w:r w:rsidR="001968D3" w:rsidDel="005B73CF">
          <w:delText>u</w:delText>
        </w:r>
      </w:del>
      <w:ins w:id="3564" w:author="Sammartano, Marc (BIC USA)" w:date="2016-02-10T14:25:00Z">
        <w:r w:rsidR="005B73CF">
          <w:t>U</w:t>
        </w:r>
      </w:ins>
      <w:r w:rsidR="001968D3">
        <w:t xml:space="preserve">se caution when using both </w:t>
      </w:r>
      <w:del w:id="3565" w:author="Sammartano, Marc (BIC USA)" w:date="2016-02-10T14:25:00Z">
        <w:r w:rsidR="001968D3" w:rsidDel="005B73CF">
          <w:delText xml:space="preserve">features </w:delText>
        </w:r>
      </w:del>
      <w:r w:rsidR="001968D3">
        <w:t>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rsidR="009558AD" w:rsidRDefault="006C4174" w:rsidP="005F4916">
      <w:pPr>
        <w:pStyle w:val="Heading3"/>
      </w:pPr>
      <w:bookmarkStart w:id="3566" w:name="_Toc444180315"/>
      <w:r w:rsidRPr="006C4174">
        <w:t>Sql.exec &lt;DB_</w:t>
      </w:r>
      <w:r w:rsidR="003B3008">
        <w:t>p</w:t>
      </w:r>
      <w:r w:rsidRPr="006C4174">
        <w:t>ointer_nvar&gt;, &lt;</w:t>
      </w:r>
      <w:r w:rsidR="003B3008">
        <w:t>c</w:t>
      </w:r>
      <w:r w:rsidRPr="006C4174">
        <w:t>ommand_sexp&gt;</w:t>
      </w:r>
      <w:bookmarkEnd w:id="3566"/>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3567" w:name="_Toc44418031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567"/>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3568" w:name="_Toc444180317"/>
      <w:r>
        <w:t>Graphics</w:t>
      </w:r>
      <w:bookmarkEnd w:id="3568"/>
    </w:p>
    <w:p w:rsidR="009558AD" w:rsidRPr="009558AD" w:rsidRDefault="009558AD" w:rsidP="00EB1F62">
      <w:pPr>
        <w:pStyle w:val="Heading2"/>
      </w:pPr>
      <w:bookmarkStart w:id="3569" w:name="_Toc444180318"/>
      <w:r>
        <w:t>Introduction</w:t>
      </w:r>
      <w:bookmarkEnd w:id="3569"/>
    </w:p>
    <w:p w:rsidR="009558AD" w:rsidRDefault="009558AD" w:rsidP="005F4916">
      <w:pPr>
        <w:pStyle w:val="Heading3"/>
      </w:pPr>
      <w:bookmarkStart w:id="3570" w:name="_Toc444180319"/>
      <w:r>
        <w:t>The Graphics Screen and Graphics Mode</w:t>
      </w:r>
      <w:bookmarkEnd w:id="3570"/>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w:t>
      </w:r>
      <w:r>
        <w:lastRenderedPageBreak/>
        <w:t xml:space="preserve">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3571" w:name="_Toc444180320"/>
      <w:r>
        <w:t>Display Lists</w:t>
      </w:r>
      <w:bookmarkEnd w:id="3571"/>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3572" w:name="_Toc444180321"/>
      <w:r>
        <w:lastRenderedPageBreak/>
        <w:t>Drawing Coordinates</w:t>
      </w:r>
      <w:bookmarkEnd w:id="3572"/>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3573" w:name="_Toc444180322"/>
      <w:r>
        <w:t>Drawing into Bitmaps</w:t>
      </w:r>
      <w:bookmarkEnd w:id="3573"/>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3574" w:name="_Toc444180323"/>
      <w:r>
        <w:t>Colors</w:t>
      </w:r>
      <w:bookmarkEnd w:id="3574"/>
    </w:p>
    <w:p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rsidR="00AB02C0" w:rsidRDefault="00AB02C0" w:rsidP="00AB02C0">
      <w:pPr>
        <w:pStyle w:val="Heading3"/>
      </w:pPr>
      <w:bookmarkStart w:id="3575" w:name="_Toc444180324"/>
      <w:r>
        <w:t>Paints</w:t>
      </w:r>
      <w:bookmarkEnd w:id="3575"/>
    </w:p>
    <w:p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rsidR="00EB4434" w:rsidRDefault="00EB4434" w:rsidP="00EB4434">
      <w:pPr>
        <w:pStyle w:val="Heading4"/>
      </w:pPr>
      <w:r>
        <w:t>Basic usage</w:t>
      </w:r>
    </w:p>
    <w:p w:rsidR="00D91857" w:rsidRDefault="00140B75" w:rsidP="00D91857">
      <w:r>
        <w:t>You can ignore Paint</w:t>
      </w:r>
      <w:r w:rsidR="00D91857">
        <w:t>s. This can keep your graphics programming simpler.</w:t>
      </w:r>
    </w:p>
    <w:p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rsidR="005C7BCF" w:rsidRDefault="005C7BCF" w:rsidP="005C7BCF">
      <w:pPr>
        <w:pStyle w:val="Heading4"/>
      </w:pPr>
      <w:r>
        <w:lastRenderedPageBreak/>
        <w:t>Advanced usage</w:t>
      </w:r>
    </w:p>
    <w:p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rsidR="008D299D" w:rsidRDefault="00AB02C0" w:rsidP="00B973CC">
      <w:r>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rsidR="00DB7617" w:rsidRDefault="00140B75" w:rsidP="00B973CC">
      <w:r>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rsidR="00B533C1" w:rsidRDefault="00B533C1" w:rsidP="00B973CC">
      <w:r>
        <w:t>Pa</w:t>
      </w:r>
      <w:r w:rsidR="000069D5">
        <w:t>int pointer value -1 means the C</w:t>
      </w:r>
      <w:r>
        <w:t>urrent Paint. Using -1 is the same as omitting the Paint pointer parameter.</w:t>
      </w:r>
    </w:p>
    <w:p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rsidR="009D5B44" w:rsidRDefault="001A6D6A" w:rsidP="009D5B44">
      <w:pPr>
        <w:pStyle w:val="Heading3"/>
      </w:pPr>
      <w:bookmarkStart w:id="3576" w:name="_Toc444180325"/>
      <w:r>
        <w:t>Style</w:t>
      </w:r>
      <w:bookmarkEnd w:id="3576"/>
    </w:p>
    <w:p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rsidR="009B7A25" w:rsidRDefault="009B7A25" w:rsidP="009D5B44">
      <w:r>
        <w:t xml:space="preserve">Note: Gr.Point and Gr.Line are not affected by style. Only the STROKE part (outline) is drawn. </w:t>
      </w:r>
    </w:p>
    <w:p w:rsidR="001A6D6A" w:rsidRDefault="009B7A25" w:rsidP="001A6D6A">
      <w:pPr>
        <w:pStyle w:val="Heading4"/>
      </w:pPr>
      <w:r>
        <w:t>STROKE</w:t>
      </w:r>
    </w:p>
    <w:p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rsidR="001A6D6A" w:rsidRDefault="001A6D6A" w:rsidP="001A6D6A">
      <w:pPr>
        <w:pStyle w:val="ListParagraph"/>
      </w:pPr>
      <w:r>
        <w:rPr>
          <w:b/>
        </w:rPr>
        <w:t>left</w:t>
      </w:r>
      <w:r>
        <w:t xml:space="preserve">: The left-most edge. All pixels with x-coordinate </w:t>
      </w:r>
      <w:r>
        <w:rPr>
          <w:b/>
        </w:rPr>
        <w:t>left</w:t>
      </w:r>
      <w:r>
        <w:t xml:space="preserve"> are colored.</w:t>
      </w:r>
    </w:p>
    <w:p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rsidR="001A6D6A" w:rsidRDefault="001A6D6A" w:rsidP="001A6D6A">
      <w:pPr>
        <w:pStyle w:val="ListParagraph"/>
      </w:pPr>
      <w:r>
        <w:rPr>
          <w:b/>
        </w:rPr>
        <w:t>right</w:t>
      </w:r>
      <w:r>
        <w:t xml:space="preserve">: The right-most edge. All pixels with x-coord </w:t>
      </w:r>
      <w:r>
        <w:rPr>
          <w:b/>
        </w:rPr>
        <w:t>right</w:t>
      </w:r>
      <w:r>
        <w:t xml:space="preserve"> are colored.</w:t>
      </w:r>
    </w:p>
    <w:p w:rsidR="001A6D6A" w:rsidRDefault="001A6D6A" w:rsidP="001A6D6A">
      <w:pPr>
        <w:pStyle w:val="ListParagraph"/>
      </w:pPr>
      <w:r>
        <w:rPr>
          <w:b/>
        </w:rPr>
        <w:lastRenderedPageBreak/>
        <w:t>bottom</w:t>
      </w:r>
      <w:r>
        <w:t xml:space="preserve">: The lower-most edge. All pixels with y-coord </w:t>
      </w:r>
      <w:r>
        <w:rPr>
          <w:b/>
        </w:rPr>
        <w:t>bottom</w:t>
      </w:r>
      <w:r>
        <w:t xml:space="preserve"> are colored.</w:t>
      </w:r>
    </w:p>
    <w:p w:rsidR="001A6D6A" w:rsidRDefault="001A6D6A" w:rsidP="001A6D6A">
      <w:r>
        <w:t>This is probably what you expect.</w:t>
      </w:r>
    </w:p>
    <w:p w:rsidR="001A6D6A" w:rsidRDefault="001A6D6A" w:rsidP="001A6D6A">
      <w:r>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rsidR="001A6D6A" w:rsidRDefault="001A6D6A" w:rsidP="001A6D6A">
      <w:r>
        <w:t>This may not be what you expect. In some drawing systems, increasing the line width grows the line inward only, toward the center of the shape, so the shape does not get any bigger.</w:t>
      </w:r>
    </w:p>
    <w:p w:rsidR="001A6D6A" w:rsidRDefault="009B7A25" w:rsidP="001A6D6A">
      <w:pPr>
        <w:pStyle w:val="Heading4"/>
      </w:pPr>
      <w:r>
        <w:t>FILL</w:t>
      </w:r>
    </w:p>
    <w:p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rsidR="009B7A25" w:rsidRPr="001D3001" w:rsidRDefault="009B7A25" w:rsidP="00EA61DF">
      <w:r>
        <w:t>This is not what most people expect, but it is consistent with many operations in Java programming.</w:t>
      </w:r>
    </w:p>
    <w:p w:rsidR="00EA61DF" w:rsidRDefault="009B7A25" w:rsidP="001A6D6A">
      <w:pPr>
        <w:pStyle w:val="Heading4"/>
      </w:pPr>
      <w:r>
        <w:t>STROKE and FILL</w:t>
      </w:r>
    </w:p>
    <w:p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rsidR="00BE6E61" w:rsidRDefault="00BE6E61" w:rsidP="00BE6E61">
      <w:pPr>
        <w:pStyle w:val="Heading3"/>
      </w:pPr>
      <w:bookmarkStart w:id="3577" w:name="_Toc444180326"/>
      <w:r>
        <w:t>Hardware-accelerated Graphics</w:t>
      </w:r>
      <w:bookmarkEnd w:id="3577"/>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3578" w:name="_Toc444180327"/>
      <w:r>
        <w:lastRenderedPageBreak/>
        <w:t xml:space="preserve">Graphics </w:t>
      </w:r>
      <w:r w:rsidR="005A5756">
        <w:t>Setup</w:t>
      </w:r>
      <w:r>
        <w:t xml:space="preserve"> Commands</w:t>
      </w:r>
      <w:bookmarkEnd w:id="3578"/>
    </w:p>
    <w:p w:rsidR="009558AD" w:rsidRDefault="003A4712" w:rsidP="005F4916">
      <w:pPr>
        <w:pStyle w:val="Heading3"/>
      </w:pPr>
      <w:bookmarkStart w:id="3579" w:name="_Toc444180328"/>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3579"/>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rsidR="002D2DBD" w:rsidRDefault="002D2DBD" w:rsidP="002D2DBD">
      <w:r>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3580" w:name="_Toc444180329"/>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3580"/>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rsidR="00372F11" w:rsidRDefault="00945012" w:rsidP="00D97320">
      <w:pPr>
        <w:pStyle w:val="ListParagraph"/>
        <w:numPr>
          <w:ilvl w:val="0"/>
          <w:numId w:val="36"/>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rsidR="0093189B" w:rsidRDefault="0093189B" w:rsidP="00D97320">
      <w:pPr>
        <w:pStyle w:val="ListParagraph"/>
        <w:numPr>
          <w:ilvl w:val="0"/>
          <w:numId w:val="36"/>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rsidR="00EE7008" w:rsidRDefault="009558AD" w:rsidP="00EE7008">
      <w:pPr>
        <w:rPr>
          <w:ins w:id="3581" w:author="Sammartano, Marc (BIC USA)" w:date="2016-01-28T14:44:00Z"/>
        </w:rPr>
      </w:pPr>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w:t>
      </w:r>
      <w:ins w:id="3582" w:author="Sammartano, Marc (BIC USA)" w:date="2016-01-28T14:49:00Z">
        <w:r w:rsidR="00EE7008">
          <w:t>ed</w:t>
        </w:r>
      </w:ins>
      <w:r w:rsidR="004C7106">
        <w:t xml:space="preserve"> in detail in the "Style" sections, see above</w:t>
      </w:r>
      <w:r w:rsidR="007B4313">
        <w:t>.</w:t>
      </w:r>
      <w:r w:rsidR="00844811">
        <w:t xml:space="preserve"> The possible values for </w:t>
      </w:r>
      <w:r w:rsidR="009A441D">
        <w:t xml:space="preserve">&lt;style_nexp&gt; </w:t>
      </w:r>
      <w:r w:rsidR="00844811">
        <w:t>are</w:t>
      </w:r>
      <w:ins w:id="3583" w:author="Sammartano, Marc (BIC USA)" w:date="2016-01-28T14:43:00Z">
        <w:r w:rsidR="00EE7008">
          <w:t xml:space="preserve"> shown in this table</w:t>
        </w:r>
      </w:ins>
      <w:r w:rsidR="00844811">
        <w:t>:</w:t>
      </w:r>
    </w:p>
    <w:tbl>
      <w:tblPr>
        <w:tblStyle w:val="GridTable1Light"/>
        <w:tblW w:w="0" w:type="auto"/>
        <w:tblInd w:w="108" w:type="dxa"/>
        <w:tblLook w:val="04A0" w:firstRow="1" w:lastRow="0" w:firstColumn="1" w:lastColumn="0" w:noHBand="0" w:noVBand="1"/>
      </w:tblPr>
      <w:tblGrid>
        <w:gridCol w:w="810"/>
        <w:gridCol w:w="1890"/>
        <w:gridCol w:w="6660"/>
      </w:tblGrid>
      <w:tr w:rsidR="00EE7008" w:rsidTr="00EE7008">
        <w:trPr>
          <w:cnfStyle w:val="100000000000" w:firstRow="1" w:lastRow="0" w:firstColumn="0" w:lastColumn="0" w:oddVBand="0" w:evenVBand="0" w:oddHBand="0" w:evenHBand="0" w:firstRowFirstColumn="0" w:firstRowLastColumn="0" w:lastRowFirstColumn="0" w:lastRowLastColumn="0"/>
          <w:ins w:id="3584" w:author="Sammartano, Marc (BIC USA)" w:date="2016-01-28T14:44:00Z"/>
        </w:trPr>
        <w:tc>
          <w:tcPr>
            <w:cnfStyle w:val="001000000000" w:firstRow="0" w:lastRow="0" w:firstColumn="1" w:lastColumn="0" w:oddVBand="0" w:evenVBand="0" w:oddHBand="0" w:evenHBand="0" w:firstRowFirstColumn="0" w:firstRowLastColumn="0" w:lastRowFirstColumn="0" w:lastRowLastColumn="0"/>
            <w:tcW w:w="810" w:type="dxa"/>
          </w:tcPr>
          <w:p w:rsidR="00EE7008" w:rsidRDefault="00EE7008" w:rsidP="00EE7008">
            <w:pPr>
              <w:jc w:val="center"/>
              <w:rPr>
                <w:ins w:id="3585" w:author="Sammartano, Marc (BIC USA)" w:date="2016-01-28T14:44:00Z"/>
              </w:rPr>
            </w:pPr>
            <w:ins w:id="3586" w:author="Sammartano, Marc (BIC USA)" w:date="2016-01-28T14:50:00Z">
              <w:r>
                <w:t>Value</w:t>
              </w:r>
            </w:ins>
          </w:p>
        </w:tc>
        <w:tc>
          <w:tcPr>
            <w:tcW w:w="189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rPr>
                <w:ins w:id="3587" w:author="Sammartano, Marc (BIC USA)" w:date="2016-01-28T14:44:00Z"/>
              </w:rPr>
            </w:pPr>
            <w:ins w:id="3588" w:author="Sammartano, Marc (BIC USA)" w:date="2016-01-28T14:45:00Z">
              <w:r>
                <w:t>Meaning</w:t>
              </w:r>
            </w:ins>
          </w:p>
        </w:tc>
        <w:tc>
          <w:tcPr>
            <w:tcW w:w="666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rPr>
                <w:ins w:id="3589" w:author="Sammartano, Marc (BIC USA)" w:date="2016-01-28T14:44:00Z"/>
              </w:rPr>
            </w:pPr>
            <w:ins w:id="3590" w:author="Sammartano, Marc (BIC USA)" w:date="2016-01-28T14:45:00Z">
              <w:r>
                <w:t>Description</w:t>
              </w:r>
            </w:ins>
          </w:p>
        </w:tc>
      </w:tr>
      <w:tr w:rsidR="00EE7008" w:rsidRPr="00EE7008" w:rsidTr="00EE7008">
        <w:trPr>
          <w:ins w:id="3591" w:author="Sammartano, Marc (BIC USA)" w:date="2016-01-28T14:44:00Z"/>
        </w:trPr>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ins w:id="3592" w:author="Sammartano, Marc (BIC USA)" w:date="2016-01-28T14:44:00Z"/>
                <w:b w:val="0"/>
              </w:rPr>
            </w:pPr>
            <w:ins w:id="3593" w:author="Sammartano, Marc (BIC USA)" w:date="2016-01-28T14:46:00Z">
              <w:r w:rsidRPr="00EE7008">
                <w:rPr>
                  <w:b w:val="0"/>
                </w:rPr>
                <w:t>0</w:t>
              </w:r>
            </w:ins>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rPr>
                <w:ins w:id="3594" w:author="Sammartano, Marc (BIC USA)" w:date="2016-01-28T14:44:00Z"/>
              </w:rPr>
            </w:pPr>
            <w:ins w:id="3595" w:author="Sammartano, Marc (BIC USA)" w:date="2016-01-28T14:46:00Z">
              <w:r w:rsidRPr="00EE7008">
                <w:t>STROKE</w:t>
              </w:r>
            </w:ins>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rPr>
                <w:ins w:id="3596" w:author="Sammartano, Marc (BIC USA)" w:date="2016-01-28T14:44:00Z"/>
              </w:rPr>
            </w:pPr>
            <w:ins w:id="3597" w:author="Sammartano, Marc (BIC USA)" w:date="2016-01-28T14:47:00Z">
              <w:r w:rsidRPr="00EE7008">
                <w:t>Geometry and text drawn with this style will be stroked (outlined), respecting the stroke-related fields on the paint.</w:t>
              </w:r>
            </w:ins>
          </w:p>
        </w:tc>
      </w:tr>
      <w:tr w:rsidR="00EE7008" w:rsidRPr="00EE7008" w:rsidTr="00EE7008">
        <w:trPr>
          <w:ins w:id="3598" w:author="Sammartano, Marc (BIC USA)" w:date="2016-01-28T14:44:00Z"/>
        </w:trPr>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ins w:id="3599" w:author="Sammartano, Marc (BIC USA)" w:date="2016-01-28T14:44:00Z"/>
                <w:b w:val="0"/>
              </w:rPr>
            </w:pPr>
            <w:ins w:id="3600" w:author="Sammartano, Marc (BIC USA)" w:date="2016-01-28T14:46:00Z">
              <w:r w:rsidRPr="00EE7008">
                <w:rPr>
                  <w:b w:val="0"/>
                </w:rPr>
                <w:t>1</w:t>
              </w:r>
            </w:ins>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rPr>
                <w:ins w:id="3601" w:author="Sammartano, Marc (BIC USA)" w:date="2016-01-28T14:44:00Z"/>
              </w:rPr>
            </w:pPr>
            <w:ins w:id="3602" w:author="Sammartano, Marc (BIC USA)" w:date="2016-01-28T14:46:00Z">
              <w:r w:rsidRPr="00EE7008">
                <w:t>FILL</w:t>
              </w:r>
            </w:ins>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rPr>
                <w:ins w:id="3603" w:author="Sammartano, Marc (BIC USA)" w:date="2016-01-28T14:44:00Z"/>
              </w:rPr>
            </w:pPr>
            <w:ins w:id="3604" w:author="Sammartano, Marc (BIC USA)" w:date="2016-01-28T14:47:00Z">
              <w:r w:rsidRPr="00EE7008">
                <w:t xml:space="preserve">Geometry and text drawn with this style will be filled, ignoring all </w:t>
              </w:r>
              <w:r w:rsidRPr="00EE7008">
                <w:lastRenderedPageBreak/>
                <w:t>stroke-related settings in the paint.</w:t>
              </w:r>
            </w:ins>
          </w:p>
        </w:tc>
      </w:tr>
      <w:tr w:rsidR="00EE7008" w:rsidRPr="00EE7008" w:rsidTr="00EE7008">
        <w:trPr>
          <w:ins w:id="3605" w:author="Sammartano, Marc (BIC USA)" w:date="2016-01-28T14:44:00Z"/>
        </w:trPr>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ins w:id="3606" w:author="Sammartano, Marc (BIC USA)" w:date="2016-01-28T14:44:00Z"/>
                <w:b w:val="0"/>
              </w:rPr>
            </w:pPr>
            <w:ins w:id="3607" w:author="Sammartano, Marc (BIC USA)" w:date="2016-01-28T14:46:00Z">
              <w:r w:rsidRPr="00EE7008">
                <w:rPr>
                  <w:b w:val="0"/>
                </w:rPr>
                <w:lastRenderedPageBreak/>
                <w:t>2</w:t>
              </w:r>
            </w:ins>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rPr>
                <w:ins w:id="3608" w:author="Sammartano, Marc (BIC USA)" w:date="2016-01-28T14:44:00Z"/>
              </w:rPr>
            </w:pPr>
            <w:ins w:id="3609" w:author="Sammartano, Marc (BIC USA)" w:date="2016-01-28T14:46:00Z">
              <w:r w:rsidRPr="00EE7008">
                <w:t>STROKE_AND_FILL</w:t>
              </w:r>
            </w:ins>
          </w:p>
        </w:tc>
        <w:tc>
          <w:tcPr>
            <w:tcW w:w="6660" w:type="dxa"/>
          </w:tcPr>
          <w:p w:rsidR="00EE7008" w:rsidRPr="00EE7008" w:rsidRDefault="00EE7008" w:rsidP="00EE7008">
            <w:pPr>
              <w:cnfStyle w:val="000000000000" w:firstRow="0" w:lastRow="0" w:firstColumn="0" w:lastColumn="0" w:oddVBand="0" w:evenVBand="0" w:oddHBand="0" w:evenHBand="0" w:firstRowFirstColumn="0" w:firstRowLastColumn="0" w:lastRowFirstColumn="0" w:lastRowLastColumn="0"/>
              <w:rPr>
                <w:ins w:id="3610" w:author="Sammartano, Marc (BIC USA)" w:date="2016-01-28T14:44:00Z"/>
              </w:rPr>
            </w:pPr>
            <w:ins w:id="3611" w:author="Sammartano, Marc (BIC USA)" w:date="2016-01-28T14:47:00Z">
              <w:r w:rsidRPr="00EE7008">
                <w:t>Geometry and text drawn with this style will be filled and stroked at the same time, respecting the stroke-related fields on the paint.</w:t>
              </w:r>
            </w:ins>
          </w:p>
        </w:tc>
      </w:tr>
    </w:tbl>
    <w:p w:rsidR="009558AD" w:rsidRDefault="009558AD" w:rsidP="004C7106">
      <w:pPr>
        <w:spacing w:after="0"/>
      </w:pPr>
    </w:p>
    <w:p w:rsidR="00AF673E" w:rsidDel="00EE7008" w:rsidRDefault="00AF673E" w:rsidP="00D97320">
      <w:pPr>
        <w:pStyle w:val="ListParagraph"/>
        <w:numPr>
          <w:ilvl w:val="0"/>
          <w:numId w:val="35"/>
        </w:numPr>
        <w:rPr>
          <w:del w:id="3612" w:author="Sammartano, Marc (BIC USA)" w:date="2016-01-28T14:51:00Z"/>
        </w:rPr>
      </w:pPr>
      <w:del w:id="3613" w:author="Sammartano, Marc (BIC USA)" w:date="2016-01-28T14:51:00Z">
        <w:r w:rsidRPr="00AF673E" w:rsidDel="00EE7008">
          <w:delText>STROKE</w:delText>
        </w:r>
        <w:r w:rsidR="005524BB" w:rsidDel="00EE7008">
          <w:delText>:</w:delText>
        </w:r>
        <w:r w:rsidRPr="00AF673E" w:rsidDel="00EE7008">
          <w:delText xml:space="preserve"> Geometry and text drawn with this style will be stroked</w:delText>
        </w:r>
        <w:r w:rsidR="005524BB" w:rsidDel="00EE7008">
          <w:delText xml:space="preserve"> (outlined)</w:delText>
        </w:r>
        <w:r w:rsidRPr="00AF673E" w:rsidDel="00EE7008">
          <w:delText>, respecting the stroke-related fields on the paint.</w:delText>
        </w:r>
      </w:del>
    </w:p>
    <w:p w:rsidR="00AF673E" w:rsidDel="00EE7008" w:rsidRDefault="00AF673E" w:rsidP="00D97320">
      <w:pPr>
        <w:pStyle w:val="ListParagraph"/>
        <w:numPr>
          <w:ilvl w:val="0"/>
          <w:numId w:val="35"/>
        </w:numPr>
        <w:rPr>
          <w:del w:id="3614" w:author="Sammartano, Marc (BIC USA)" w:date="2016-01-28T14:51:00Z"/>
        </w:rPr>
      </w:pPr>
      <w:del w:id="3615" w:author="Sammartano, Marc (BIC USA)" w:date="2016-01-28T14:51:00Z">
        <w:r w:rsidRPr="00AF673E" w:rsidDel="00EE7008">
          <w:delText>FILL</w:delText>
        </w:r>
        <w:r w:rsidR="005524BB" w:rsidDel="00EE7008">
          <w:delText>:</w:delText>
        </w:r>
        <w:r w:rsidRPr="00AF673E" w:rsidDel="00EE7008">
          <w:delText xml:space="preserve"> Geometry and text drawn with this style will be filled, ignoring all stroke-related settings in the paint.</w:delText>
        </w:r>
      </w:del>
    </w:p>
    <w:p w:rsidR="00AF673E" w:rsidDel="00EE7008" w:rsidRDefault="00AF673E" w:rsidP="00D97320">
      <w:pPr>
        <w:pStyle w:val="ListParagraph"/>
        <w:numPr>
          <w:ilvl w:val="0"/>
          <w:numId w:val="35"/>
        </w:numPr>
        <w:rPr>
          <w:del w:id="3616" w:author="Sammartano, Marc (BIC USA)" w:date="2016-01-28T14:51:00Z"/>
        </w:rPr>
      </w:pPr>
      <w:del w:id="3617" w:author="Sammartano, Marc (BIC USA)" w:date="2016-01-28T14:51:00Z">
        <w:r w:rsidRPr="00AF673E" w:rsidDel="00EE7008">
          <w:delText>STROKE_AND_FILL</w:delText>
        </w:r>
        <w:r w:rsidR="005524BB" w:rsidDel="00EE7008">
          <w:delText>:</w:delText>
        </w:r>
        <w:r w:rsidRPr="00AF673E" w:rsidDel="00EE7008">
          <w:delText xml:space="preserve"> Geometry and text drawn with this style will be both filled and stroked at the same time, respecting the stroke-related fields on the paint.</w:delText>
        </w:r>
      </w:del>
    </w:p>
    <w:p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rsidR="00551B4F" w:rsidRDefault="0092353F" w:rsidP="00C93202">
      <w:r>
        <w:t xml:space="preserve">You can change the stroke weight with commands such as </w:t>
      </w:r>
      <w:r w:rsidRPr="00D87F3E">
        <w:rPr>
          <w:b/>
        </w:rPr>
        <w:t>Gr.set.stroke</w:t>
      </w:r>
      <w:r>
        <w:t xml:space="preserve"> (see below) and the various text style commands.</w:t>
      </w:r>
    </w:p>
    <w:p w:rsidR="009117D1" w:rsidRDefault="009117D1" w:rsidP="00A47ADB">
      <w:pPr>
        <w:pStyle w:val="NoSpacing"/>
      </w:pPr>
      <w:r>
        <w:t>Example:</w:t>
      </w:r>
    </w:p>
    <w:p w:rsidR="009117D1" w:rsidRPr="009117D1" w:rsidRDefault="009117D1" w:rsidP="009117D1">
      <w:pPr>
        <w:pStyle w:val="Codeexample"/>
        <w:rPr>
          <w:rFonts w:ascii="Letter Gothic" w:hAnsi="Letter Gothic"/>
          <w:b w:val="0"/>
        </w:rPr>
      </w:pPr>
      <w:r>
        <w:rPr>
          <w:rFonts w:ascii="Letter Gothic" w:hAnsi="Letter Gothic"/>
          <w:b w:val="0"/>
        </w:rPr>
        <w:t>GR.OPEN</w:t>
      </w:r>
    </w:p>
    <w:p w:rsidR="00A47ADB" w:rsidRDefault="00A47ADB" w:rsidP="009117D1">
      <w:pPr>
        <w:pStyle w:val="Codeexample"/>
        <w:rPr>
          <w:rFonts w:ascii="Letter Gothic" w:hAnsi="Letter Gothic"/>
          <w:b w:val="0"/>
        </w:rPr>
      </w:pPr>
      <w:r>
        <w:rPr>
          <w:rFonts w:ascii="Letter Gothic" w:hAnsi="Letter Gothic"/>
          <w:b w:val="0"/>
        </w:rPr>
        <w:t>! basic usage</w:t>
      </w:r>
    </w:p>
    <w:p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rsidR="00A47ADB" w:rsidRDefault="00A47ADB" w:rsidP="009117D1">
      <w:pPr>
        <w:pStyle w:val="Codeexample"/>
        <w:rPr>
          <w:rFonts w:ascii="Letter Gothic" w:hAnsi="Letter Gothic"/>
          <w:b w:val="0"/>
        </w:rPr>
      </w:pPr>
      <w:r>
        <w:rPr>
          <w:rFonts w:ascii="Letter Gothic" w:hAnsi="Letter Gothic"/>
          <w:b w:val="0"/>
        </w:rPr>
        <w:t>GR.RECT r2, 100,100,150,150</w:t>
      </w:r>
    </w:p>
    <w:p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rsidR="00A47ADB" w:rsidRDefault="00A47ADB" w:rsidP="009117D1">
      <w:pPr>
        <w:pStyle w:val="Codeexample"/>
        <w:rPr>
          <w:rFonts w:ascii="Letter Gothic" w:hAnsi="Letter Gothic"/>
          <w:b w:val="0"/>
        </w:rPr>
      </w:pPr>
      <w:r>
        <w:rPr>
          <w:rFonts w:ascii="Letter Gothic" w:hAnsi="Letter Gothic"/>
          <w:b w:val="0"/>
        </w:rPr>
        <w:t>GR.RENDER : PAUSE 2000</w:t>
      </w:r>
    </w:p>
    <w:p w:rsidR="00A47ADB" w:rsidRDefault="00A47ADB" w:rsidP="009117D1">
      <w:pPr>
        <w:pStyle w:val="Codeexample"/>
        <w:rPr>
          <w:rFonts w:ascii="Letter Gothic" w:hAnsi="Letter Gothic"/>
          <w:b w:val="0"/>
        </w:rPr>
      </w:pPr>
      <w:r>
        <w:rPr>
          <w:rFonts w:ascii="Letter Gothic" w:hAnsi="Letter Gothic"/>
          <w:b w:val="0"/>
        </w:rPr>
        <w:t>! advanced usage</w:t>
      </w:r>
    </w:p>
    <w:p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rsidR="00F0174A" w:rsidRDefault="003A4712" w:rsidP="005F4916">
      <w:pPr>
        <w:pStyle w:val="Heading3"/>
      </w:pPr>
      <w:bookmarkStart w:id="3618" w:name="_Toc444180330"/>
      <w:r>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3618"/>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rsidR="002A7E27" w:rsidRDefault="002A7E27" w:rsidP="00C806B4">
      <w:pPr>
        <w:pStyle w:val="NoSpacing"/>
      </w:pPr>
      <w:r>
        <w:t>Turns antialiasing on or off on objects drawn after this command is issued:</w:t>
      </w:r>
    </w:p>
    <w:p w:rsidR="00C806B4" w:rsidRDefault="00F0174A" w:rsidP="00D97320">
      <w:pPr>
        <w:pStyle w:val="ListParagraph"/>
        <w:numPr>
          <w:ilvl w:val="0"/>
          <w:numId w:val="37"/>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rsidR="00C806B4" w:rsidRDefault="00F0174A" w:rsidP="00D97320">
      <w:pPr>
        <w:pStyle w:val="ListParagraph"/>
        <w:numPr>
          <w:ilvl w:val="0"/>
          <w:numId w:val="37"/>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rsidR="00392316" w:rsidRDefault="00392316" w:rsidP="00D97320">
      <w:pPr>
        <w:pStyle w:val="ListParagraph"/>
        <w:numPr>
          <w:ilvl w:val="0"/>
          <w:numId w:val="37"/>
        </w:numPr>
      </w:pPr>
      <w:r>
        <w:t xml:space="preserve">If </w:t>
      </w:r>
      <w:r w:rsidR="00C806B4">
        <w:t>the parameter</w:t>
      </w:r>
      <w:r>
        <w:t xml:space="preserve"> is omitted, the AntiAlias setting is toggled.</w:t>
      </w:r>
    </w:p>
    <w:p w:rsidR="00F0174A" w:rsidRDefault="000F725A" w:rsidP="0077731B">
      <w:r>
        <w:t xml:space="preserve">AntiAlias </w:t>
      </w:r>
      <w:r w:rsidR="00F0174A">
        <w:t>should generally be on. It is on by default.</w:t>
      </w:r>
    </w:p>
    <w:p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rsidR="00C260E1" w:rsidRDefault="003A4712" w:rsidP="005F4916">
      <w:pPr>
        <w:pStyle w:val="Heading3"/>
      </w:pPr>
      <w:bookmarkStart w:id="3619" w:name="_Toc444180331"/>
      <w:r>
        <w:lastRenderedPageBreak/>
        <w:t>Gr.</w:t>
      </w:r>
      <w:r w:rsidR="00C260E1">
        <w:t>s</w:t>
      </w:r>
      <w:r w:rsidR="00B37AD8">
        <w:t xml:space="preserve">et.stroke </w:t>
      </w:r>
      <w:r w:rsidR="00BE7211">
        <w:t>{{</w:t>
      </w:r>
      <w:r w:rsidR="00B37AD8">
        <w:t>&lt;nexp&gt;</w:t>
      </w:r>
      <w:r w:rsidR="00BE7211">
        <w:t>}{,&lt;paint_nexp&gt;}}</w:t>
      </w:r>
      <w:bookmarkEnd w:id="3619"/>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3620" w:name="_Toc444180332"/>
      <w:r>
        <w:t>Gr.</w:t>
      </w:r>
      <w:r w:rsidR="009558AD">
        <w:t xml:space="preserve">orientation </w:t>
      </w:r>
      <w:r w:rsidR="009A10E6">
        <w:t>&lt;nexp&gt;</w:t>
      </w:r>
      <w:bookmarkEnd w:id="3620"/>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B6277C">
      <w:pPr>
        <w:pStyle w:val="NoSpacing"/>
      </w:pPr>
      <w:r>
        <w:t>The value of the &lt;nexp&gt; s</w:t>
      </w:r>
      <w:r w:rsidR="007E5C08">
        <w:t xml:space="preserve">ets the </w:t>
      </w:r>
      <w:r w:rsidR="00FA2CDF">
        <w:t>orientation of</w:t>
      </w:r>
      <w:r w:rsidR="007E5C08">
        <w:t xml:space="preserve"> screen</w:t>
      </w:r>
      <w:r>
        <w:t xml:space="preserve"> as follows:</w:t>
      </w:r>
    </w:p>
    <w:p w:rsidR="007E5C08" w:rsidRDefault="007E5C08" w:rsidP="00B6277C">
      <w:pPr>
        <w:pStyle w:val="ListParagraph"/>
      </w:pPr>
      <w:r>
        <w:t>-1 = Orientation depends upon the sensors.</w:t>
      </w:r>
    </w:p>
    <w:p w:rsidR="007E5C08" w:rsidRDefault="007E5C08" w:rsidP="00B6277C">
      <w:pPr>
        <w:pStyle w:val="ListParagraph"/>
      </w:pPr>
      <w:r>
        <w:t xml:space="preserve"> 0 = Orientation is forced to Landscape.</w:t>
      </w:r>
    </w:p>
    <w:p w:rsidR="007E5C08" w:rsidRDefault="007E5C08" w:rsidP="00B6277C">
      <w:pPr>
        <w:pStyle w:val="ListParagraph"/>
        <w:rPr>
          <w:ins w:id="3621" w:author="Sammartano, Marc (BIC USA)" w:date="2016-01-26T16:47:00Z"/>
        </w:rPr>
      </w:pPr>
      <w:r>
        <w:t xml:space="preserve"> 1 = Orientation is forced to Portrait.</w:t>
      </w:r>
    </w:p>
    <w:p w:rsidR="00B6277C" w:rsidRDefault="00B6277C" w:rsidP="00B6277C">
      <w:pPr>
        <w:pStyle w:val="ListParagraph"/>
        <w:rPr>
          <w:ins w:id="3622" w:author="Sammartano, Marc (BIC USA)" w:date="2016-01-26T16:47:00Z"/>
        </w:rPr>
      </w:pPr>
      <w:ins w:id="3623" w:author="Sammartano, Marc (BIC USA)" w:date="2016-01-26T16:47:00Z">
        <w:r>
          <w:t xml:space="preserve"> 2 = Orientation is forced to Reverse </w:t>
        </w:r>
      </w:ins>
      <w:ins w:id="3624" w:author="Sammartano, Marc (BIC USA)" w:date="2016-01-26T16:48:00Z">
        <w:r>
          <w:t>Landscape</w:t>
        </w:r>
      </w:ins>
      <w:ins w:id="3625" w:author="Sammartano, Marc (BIC USA)" w:date="2016-01-26T16:47:00Z">
        <w:r>
          <w:t>.</w:t>
        </w:r>
      </w:ins>
    </w:p>
    <w:p w:rsidR="00B6277C" w:rsidRDefault="00B6277C" w:rsidP="00B6277C">
      <w:pPr>
        <w:pStyle w:val="ListParagraph"/>
      </w:pPr>
      <w:ins w:id="3626" w:author="Sammartano, Marc (BIC USA)" w:date="2016-01-26T16:47:00Z">
        <w:r>
          <w:t xml:space="preserve"> 3 = Orientation is forced to </w:t>
        </w:r>
      </w:ins>
      <w:ins w:id="3627" w:author="Sammartano, Marc (BIC USA)" w:date="2016-01-26T16:48:00Z">
        <w:r>
          <w:t xml:space="preserve">Reverse </w:t>
        </w:r>
      </w:ins>
      <w:ins w:id="3628" w:author="Sammartano, Marc (BIC USA)" w:date="2016-01-26T16:47:00Z">
        <w:r>
          <w:t>Portrait.</w:t>
        </w:r>
      </w:ins>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w:t>
      </w:r>
      <w:ins w:id="3629" w:author="Sammartano, Marc (BIC USA)" w:date="2016-01-26T16:49:00Z">
        <w:r w:rsidR="00B6277C">
          <w:t xml:space="preserve">or </w:t>
        </w:r>
        <w:r w:rsidR="00B6277C" w:rsidRPr="00B6277C">
          <w:rPr>
            <w:b/>
          </w:rPr>
          <w:t>Screen</w:t>
        </w:r>
        <w:r w:rsidR="00B6277C">
          <w:t xml:space="preserve"> </w:t>
        </w:r>
      </w:ins>
      <w:r w:rsidRPr="00B6277C">
        <w:t>command</w:t>
      </w:r>
      <w:ins w:id="3630" w:author="Sammartano, Marc (BIC USA)" w:date="2016-01-26T16:49:00Z">
        <w:r w:rsidR="00B6277C">
          <w:t>s</w:t>
        </w:r>
      </w:ins>
      <w:r>
        <w:t>.</w:t>
      </w:r>
    </w:p>
    <w:p w:rsidR="009E12C2" w:rsidRDefault="009E12C2" w:rsidP="009E12C2">
      <w:pPr>
        <w:pStyle w:val="Heading3"/>
      </w:pPr>
      <w:bookmarkStart w:id="3631" w:name="_Toc444180333"/>
      <w:r>
        <w:t xml:space="preserve">Gr.statusbar </w:t>
      </w:r>
      <w:r w:rsidR="007E50DC">
        <w:t>{</w:t>
      </w:r>
      <w:r>
        <w:t>&lt;height_nvar&gt;</w:t>
      </w:r>
      <w:r w:rsidR="007E50DC">
        <w:t>}</w:t>
      </w:r>
      <w:r>
        <w:t xml:space="preserve"> {, showing_</w:t>
      </w:r>
      <w:r w:rsidR="004E15B1">
        <w:t>l</w:t>
      </w:r>
      <w:r>
        <w:t>var}</w:t>
      </w:r>
      <w:bookmarkEnd w:id="3631"/>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 xml:space="preserve">The parameters are both optional. </w:t>
      </w:r>
      <w:r w:rsidR="00724907">
        <w:t>I</w:t>
      </w:r>
      <w:r>
        <w:t>f you omit the first parameter but use the second, you must keep the comma.</w:t>
      </w:r>
    </w:p>
    <w:p w:rsidR="00AE3BB6" w:rsidRDefault="003A4712" w:rsidP="005F4916">
      <w:pPr>
        <w:pStyle w:val="Heading3"/>
      </w:pPr>
      <w:bookmarkStart w:id="3632" w:name="_Toc444180334"/>
      <w:r>
        <w:t>Gr.</w:t>
      </w:r>
      <w:r w:rsidR="009B0614">
        <w:t>s</w:t>
      </w:r>
      <w:r w:rsidR="00AE3BB6">
        <w:t>tatus</w:t>
      </w:r>
      <w:r w:rsidR="009B0614">
        <w:t>b</w:t>
      </w:r>
      <w:r w:rsidR="00AE3BB6">
        <w:t>ar.</w:t>
      </w:r>
      <w:r w:rsidR="009B0614">
        <w:t>s</w:t>
      </w:r>
      <w:r w:rsidR="00AE3BB6">
        <w:t>how</w:t>
      </w:r>
      <w:r w:rsidR="00D70E1E">
        <w:t xml:space="preserve"> </w:t>
      </w:r>
      <w:r w:rsidR="00AE3BB6">
        <w:t>&lt;nexp&gt;</w:t>
      </w:r>
      <w:bookmarkEnd w:id="3632"/>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3633" w:name="_Toc444180335"/>
      <w:r>
        <w:t>Gr.</w:t>
      </w:r>
      <w:r w:rsidR="003E2113">
        <w:t>render</w:t>
      </w:r>
      <w:bookmarkEnd w:id="3633"/>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rsidR="009F57B4" w:rsidRDefault="009F57B4" w:rsidP="009F57B4">
      <w:pPr>
        <w:tabs>
          <w:tab w:val="left" w:pos="1140"/>
        </w:tabs>
      </w:pPr>
      <w:r>
        <w:lastRenderedPageBreak/>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3634" w:name="_Toc444180336"/>
      <w:r>
        <w:t>Gr.</w:t>
      </w:r>
      <w:r w:rsidR="00714DB8">
        <w:t>screen width, height{, density }</w:t>
      </w:r>
      <w:bookmarkEnd w:id="3634"/>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pPr>
        <w:rPr>
          <w:ins w:id="3635" w:author="Sammartano, Marc (BIC USA)" w:date="2016-01-25T17:43:00Z"/>
        </w:rPr>
      </w:pPr>
      <w:del w:id="3636" w:author="Sammartano, Marc (BIC USA)" w:date="2016-01-25T17:50:00Z">
        <w:r w:rsidDel="00B22730">
          <w:delText>T</w:delText>
        </w:r>
      </w:del>
      <w:del w:id="3637" w:author="Sammartano, Marc (BIC USA)" w:date="2016-01-25T17:48:00Z">
        <w:r w:rsidDel="00B22730">
          <w:delText xml:space="preserve">his command should be executed after the execution of any </w:delText>
        </w:r>
        <w:r w:rsidR="004E15B1" w:rsidRPr="004E15B1" w:rsidDel="00B22730">
          <w:rPr>
            <w:b/>
          </w:rPr>
          <w:delText>G</w:delText>
        </w:r>
        <w:r w:rsidRPr="004E15B1" w:rsidDel="00B22730">
          <w:rPr>
            <w:b/>
          </w:rPr>
          <w:delText>r.orientation</w:delText>
        </w:r>
        <w:r w:rsidDel="00B22730">
          <w:delText xml:space="preserve"> command. This is because t</w:delText>
        </w:r>
      </w:del>
      <w:del w:id="3638" w:author="Sammartano, Marc (BIC USA)" w:date="2016-01-25T17:50:00Z">
        <w:r w:rsidDel="00B22730">
          <w:delText>he</w:delText>
        </w:r>
      </w:del>
      <w:ins w:id="3639" w:author="Sammartano, Marc (BIC USA)" w:date="2016-01-25T17:55:00Z">
        <w:r w:rsidR="00B22730">
          <w:t>If</w:t>
        </w:r>
      </w:ins>
      <w:ins w:id="3640" w:author="Sammartano, Marc (BIC USA)" w:date="2016-01-25T17:50:00Z">
        <w:r w:rsidR="00B22730">
          <w:t xml:space="preserve"> a</w:t>
        </w:r>
      </w:ins>
      <w:r>
        <w:t xml:space="preserve"> </w:t>
      </w:r>
      <w:r w:rsidR="004E15B1" w:rsidRPr="004E15B1">
        <w:rPr>
          <w:b/>
        </w:rPr>
        <w:t>G</w:t>
      </w:r>
      <w:r w:rsidRPr="004E15B1">
        <w:rPr>
          <w:b/>
        </w:rPr>
        <w:t>r.orientation</w:t>
      </w:r>
      <w:r>
        <w:t xml:space="preserve"> command </w:t>
      </w:r>
      <w:del w:id="3641" w:author="Sammartano, Marc (BIC USA)" w:date="2016-01-25T17:56:00Z">
        <w:r w:rsidDel="00B22730">
          <w:delText>swap</w:delText>
        </w:r>
      </w:del>
      <w:ins w:id="3642" w:author="Sammartano, Marc (BIC USA)" w:date="2016-01-25T17:56:00Z">
        <w:r w:rsidR="00B22730">
          <w:t>change</w:t>
        </w:r>
      </w:ins>
      <w:r>
        <w:t xml:space="preserve">s the </w:t>
      </w:r>
      <w:ins w:id="3643" w:author="Sammartano, Marc (BIC USA)" w:date="2016-01-25T17:56:00Z">
        <w:r w:rsidR="00B22730">
          <w:t xml:space="preserve">orientation, the </w:t>
        </w:r>
      </w:ins>
      <w:ins w:id="3644" w:author="Sammartano, Marc (BIC USA)" w:date="2016-01-25T17:51:00Z">
        <w:r w:rsidR="00B22730">
          <w:t xml:space="preserve">width and </w:t>
        </w:r>
      </w:ins>
      <w:r>
        <w:t xml:space="preserve">height </w:t>
      </w:r>
      <w:ins w:id="3645" w:author="Sammartano, Marc (BIC USA)" w:date="2016-01-25T17:51:00Z">
        <w:r w:rsidR="00B22730">
          <w:t xml:space="preserve">values from a previous </w:t>
        </w:r>
      </w:ins>
      <w:ins w:id="3646" w:author="Sammartano, Marc (BIC USA)" w:date="2016-01-25T17:52:00Z">
        <w:r w:rsidR="00B22730" w:rsidRPr="00B22730">
          <w:rPr>
            <w:b/>
          </w:rPr>
          <w:t>Gr.screen</w:t>
        </w:r>
        <w:r w:rsidR="00B22730">
          <w:t xml:space="preserve"> comm</w:t>
        </w:r>
      </w:ins>
      <w:r>
        <w:t xml:space="preserve">and </w:t>
      </w:r>
      <w:ins w:id="3647" w:author="Sammartano, Marc (BIC USA)" w:date="2016-01-25T17:56:00Z">
        <w:r w:rsidR="00B22730">
          <w:t xml:space="preserve">are </w:t>
        </w:r>
      </w:ins>
      <w:ins w:id="3648" w:author="Sammartano, Marc (BIC USA)" w:date="2016-01-25T17:53:00Z">
        <w:r w:rsidR="00B22730">
          <w:t>invalid</w:t>
        </w:r>
      </w:ins>
      <w:del w:id="3649" w:author="Sammartano, Marc (BIC USA)" w:date="2016-01-25T17:56:00Z">
        <w:r w:rsidDel="00B22730">
          <w:delText>width</w:delText>
        </w:r>
        <w:r w:rsidR="00626A98" w:rsidDel="00B22730">
          <w:delText xml:space="preserve"> so t</w:delText>
        </w:r>
        <w:r w:rsidR="00626A98" w:rsidRPr="00626A98" w:rsidDel="00B22730">
          <w:delText xml:space="preserve">he values for </w:delText>
        </w:r>
        <w:r w:rsidR="00626A98" w:rsidDel="00B22730">
          <w:delText>height and width</w:delText>
        </w:r>
        <w:r w:rsidR="00626A98" w:rsidRPr="00626A98" w:rsidDel="00B22730">
          <w:delText xml:space="preserve"> will be different if the orientation is changed</w:delText>
        </w:r>
      </w:del>
      <w:r w:rsidR="00626A98" w:rsidRPr="00626A98">
        <w:t>.</w:t>
      </w:r>
    </w:p>
    <w:p w:rsidR="001521CE" w:rsidRDefault="00B41427" w:rsidP="00714DB8">
      <w:pPr>
        <w:rPr>
          <w:ins w:id="3650" w:author="Sammartano, Marc (BIC USA)" w:date="2016-01-26T17:01:00Z"/>
        </w:rPr>
      </w:pPr>
      <w:ins w:id="3651" w:author="Sammartano, Marc (BIC USA)" w:date="2016-01-25T17:44:00Z">
        <w:r>
          <w:t>Android</w:t>
        </w:r>
      </w:ins>
      <w:ins w:id="3652" w:author="Sammartano, Marc (BIC USA)" w:date="2016-01-25T17:59:00Z">
        <w:r>
          <w:t>’s</w:t>
        </w:r>
      </w:ins>
      <w:ins w:id="3653" w:author="Sammartano, Marc (BIC USA)" w:date="2016-01-25T17:44:00Z">
        <w:r>
          <w:t xml:space="preserve"> o</w:t>
        </w:r>
      </w:ins>
      <w:ins w:id="3654" w:author="Sammartano, Marc (BIC USA)" w:date="2016-01-25T17:43:00Z">
        <w:r>
          <w:t>rientation-</w:t>
        </w:r>
        <w:r w:rsidR="001521CE">
          <w:t>change</w:t>
        </w:r>
      </w:ins>
      <w:ins w:id="3655" w:author="Sammartano, Marc (BIC USA)" w:date="2016-01-25T17:58:00Z">
        <w:r>
          <w:t xml:space="preserve"> animation</w:t>
        </w:r>
      </w:ins>
      <w:ins w:id="3656" w:author="Sammartano, Marc (BIC USA)" w:date="2016-01-25T17:44:00Z">
        <w:r w:rsidR="001521CE">
          <w:t xml:space="preserve"> take</w:t>
        </w:r>
      </w:ins>
      <w:ins w:id="3657" w:author="Sammartano, Marc (BIC USA)" w:date="2016-01-25T17:58:00Z">
        <w:r>
          <w:t>s</w:t>
        </w:r>
      </w:ins>
      <w:ins w:id="3658" w:author="Sammartano, Marc (BIC USA)" w:date="2016-01-25T17:44:00Z">
        <w:r w:rsidR="001521CE">
          <w:t xml:space="preserve"> time. You may need to</w:t>
        </w:r>
      </w:ins>
      <w:ins w:id="3659" w:author="Sammartano, Marc (BIC USA)" w:date="2016-01-25T17:47:00Z">
        <w:r w:rsidR="00B22730">
          <w:t xml:space="preserve"> wait for a</w:t>
        </w:r>
      </w:ins>
      <w:ins w:id="3660" w:author="Sammartano, Marc (BIC USA)" w:date="2016-01-25T17:44:00Z">
        <w:r w:rsidR="001521CE">
          <w:t xml:space="preserve"> second or so after </w:t>
        </w:r>
        <w:r w:rsidR="001521CE">
          <w:rPr>
            <w:b/>
          </w:rPr>
          <w:t>Gr.open</w:t>
        </w:r>
        <w:r w:rsidR="001521CE">
          <w:t xml:space="preserve"> or </w:t>
        </w:r>
      </w:ins>
      <w:ins w:id="3661" w:author="Sammartano, Marc (BIC USA)" w:date="2016-01-25T17:45:00Z">
        <w:r w:rsidR="001521CE">
          <w:rPr>
            <w:b/>
          </w:rPr>
          <w:t>Gr.orientation</w:t>
        </w:r>
        <w:r w:rsidR="001521CE">
          <w:t xml:space="preserve"> before executing </w:t>
        </w:r>
        <w:r w:rsidR="001521CE">
          <w:rPr>
            <w:b/>
          </w:rPr>
          <w:t>Gr.screen</w:t>
        </w:r>
        <w:r w:rsidR="001521CE">
          <w:t>, otherwise</w:t>
        </w:r>
      </w:ins>
      <w:ins w:id="3662" w:author="Sammartano, Marc (BIC USA)" w:date="2016-01-25T17:57:00Z">
        <w:r>
          <w:t xml:space="preserve"> </w:t>
        </w:r>
      </w:ins>
      <w:ins w:id="3663" w:author="Sammartano, Marc (BIC USA)" w:date="2016-01-25T17:58:00Z">
        <w:r>
          <w:t xml:space="preserve">the </w:t>
        </w:r>
      </w:ins>
      <w:ins w:id="3664" w:author="Sammartano, Marc (BIC USA)" w:date="2016-01-25T17:57:00Z">
        <w:r>
          <w:t>width and height</w:t>
        </w:r>
      </w:ins>
      <w:ins w:id="3665" w:author="Sammartano, Marc (BIC USA)" w:date="2016-01-25T17:45:00Z">
        <w:r w:rsidR="001521CE">
          <w:t xml:space="preserve"> </w:t>
        </w:r>
        <w:r>
          <w:t>values may</w:t>
        </w:r>
      </w:ins>
      <w:ins w:id="3666" w:author="Sammartano, Marc (BIC USA)" w:date="2016-01-25T17:57:00Z">
        <w:r>
          <w:t xml:space="preserve"> be set before the orientation change is complete</w:t>
        </w:r>
      </w:ins>
      <w:ins w:id="3667" w:author="Sammartano, Marc (BIC USA)" w:date="2016-01-25T17:45:00Z">
        <w:r w:rsidR="001521CE">
          <w:t>.</w:t>
        </w:r>
      </w:ins>
    </w:p>
    <w:p w:rsidR="00F6493E" w:rsidRPr="00F6493E" w:rsidRDefault="00F6493E" w:rsidP="00714DB8">
      <w:ins w:id="3668" w:author="Sammartano, Marc (BIC USA)" w:date="2016-01-26T17:01:00Z">
        <w:r>
          <w:rPr>
            <w:b/>
          </w:rPr>
          <w:t>Gr.screen</w:t>
        </w:r>
        <w:r>
          <w:t xml:space="preserve"> returns a subset of the information returned by the newer </w:t>
        </w:r>
        <w:r>
          <w:rPr>
            <w:b/>
          </w:rPr>
          <w:t>Screen</w:t>
        </w:r>
        <w:r>
          <w:t xml:space="preserve"> command.</w:t>
        </w:r>
      </w:ins>
    </w:p>
    <w:p w:rsidR="00CD79D5" w:rsidRDefault="003A4712" w:rsidP="005F4916">
      <w:pPr>
        <w:pStyle w:val="Heading3"/>
      </w:pPr>
      <w:bookmarkStart w:id="3669" w:name="_Toc444180337"/>
      <w:r>
        <w:t>Gr.</w:t>
      </w:r>
      <w:r w:rsidR="00CD79D5">
        <w:t>scale x_factor, y_factor</w:t>
      </w:r>
      <w:bookmarkEnd w:id="3669"/>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3670" w:name="_Toc444180338"/>
      <w:r>
        <w:lastRenderedPageBreak/>
        <w:t>Gr.</w:t>
      </w:r>
      <w:r w:rsidR="009558AD">
        <w:t>cls</w:t>
      </w:r>
      <w:bookmarkEnd w:id="3670"/>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3671" w:name="_Toc444180339"/>
      <w:r>
        <w:t>Gr.</w:t>
      </w:r>
      <w:r w:rsidR="009558AD">
        <w:t>close</w:t>
      </w:r>
      <w:bookmarkEnd w:id="3671"/>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3672" w:name="_Toc444180340"/>
      <w:r>
        <w:t>Gr.</w:t>
      </w:r>
      <w:r w:rsidR="009558AD">
        <w:t>front</w:t>
      </w:r>
      <w:r w:rsidR="0078615E">
        <w:t xml:space="preserve"> </w:t>
      </w:r>
      <w:r w:rsidR="009558AD">
        <w:t>flag</w:t>
      </w:r>
      <w:bookmarkEnd w:id="3672"/>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3673" w:name="_Toc444180341"/>
      <w:r>
        <w:t>Gr.</w:t>
      </w:r>
      <w:r w:rsidR="00330882">
        <w:t>brightness &lt;nexp&gt;</w:t>
      </w:r>
      <w:bookmarkEnd w:id="3673"/>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674" w:name="_Toc444180342"/>
      <w:r>
        <w:t>Graphical Object Creation Commands</w:t>
      </w:r>
      <w:bookmarkEnd w:id="3674"/>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3675" w:name="_Gr.point_&lt;object_number_nvar&gt;,_x,"/>
      <w:bookmarkStart w:id="3676" w:name="_Toc444180343"/>
      <w:bookmarkEnd w:id="3675"/>
      <w:r>
        <w:lastRenderedPageBreak/>
        <w:t>Gr.point &lt;</w:t>
      </w:r>
      <w:r w:rsidR="003B3008">
        <w:t>o</w:t>
      </w:r>
      <w:r>
        <w:t>bj</w:t>
      </w:r>
      <w:del w:id="3677" w:author="Sammartano, Marc (BIC USA)" w:date="2016-02-16T14:05:00Z">
        <w:r w:rsidDel="00984C3C">
          <w:delText>ect_number</w:delText>
        </w:r>
      </w:del>
      <w:r>
        <w:t>_nvar&gt;, x, y</w:t>
      </w:r>
      <w:bookmarkEnd w:id="3676"/>
      <w:r w:rsidR="00520661">
        <w:fldChar w:fldCharType="begin"/>
      </w:r>
      <w:r>
        <w:instrText xml:space="preserve"> XE "</w:instrText>
      </w:r>
      <w:r w:rsidRPr="005D551A">
        <w:instrText>Gr.point &lt;</w:instrText>
      </w:r>
      <w:r w:rsidR="003B3008">
        <w:instrText>o</w:instrText>
      </w:r>
      <w:r w:rsidRPr="005D551A">
        <w:instrText>bj</w:instrText>
      </w:r>
      <w:del w:id="3678" w:author="Sammartano, Marc (BIC USA)" w:date="2016-02-16T14:05:00Z">
        <w:r w:rsidRPr="005D551A" w:rsidDel="00984C3C">
          <w:delInstrText>ect_number</w:delInstrText>
        </w:r>
      </w:del>
      <w:r w:rsidRPr="005D551A">
        <w:instrText>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bj</w:t>
      </w:r>
      <w:del w:id="3679" w:author="Sammartano, Marc (BIC USA)" w:date="2016-02-16T14:05:00Z">
        <w:r w:rsidDel="00984C3C">
          <w:delText>ect_number</w:delText>
        </w:r>
      </w:del>
      <w:r>
        <w:t xml:space="preserve">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3680" w:name="_Gr.line_&lt;object_number_nvar&gt;,_x1,"/>
      <w:bookmarkStart w:id="3681" w:name="_Toc444180344"/>
      <w:bookmarkEnd w:id="3680"/>
      <w:r>
        <w:t>Gr.</w:t>
      </w:r>
      <w:r w:rsidR="009558AD">
        <w:t xml:space="preserve">line </w:t>
      </w:r>
      <w:r w:rsidR="008A5D10">
        <w:t>&lt;</w:t>
      </w:r>
      <w:r w:rsidR="003B3008">
        <w:t>o</w:t>
      </w:r>
      <w:r w:rsidR="009558AD">
        <w:t>bj</w:t>
      </w:r>
      <w:del w:id="3682" w:author="Sammartano, Marc (BIC USA)" w:date="2016-02-16T14:05:00Z">
        <w:r w:rsidR="009558AD" w:rsidDel="00984C3C">
          <w:delText>ect_number</w:delText>
        </w:r>
      </w:del>
      <w:r w:rsidR="008A5D10">
        <w:t>_nvar&gt;</w:t>
      </w:r>
      <w:r w:rsidR="009558AD">
        <w:t>, x1, y1, x2, y2</w:t>
      </w:r>
      <w:bookmarkEnd w:id="3681"/>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w:instrText>
      </w:r>
      <w:del w:id="3683" w:author="Sammartano, Marc (BIC USA)" w:date="2016-02-16T14:06:00Z">
        <w:r w:rsidR="008A5D10" w:rsidDel="00984C3C">
          <w:delInstrText>ect_number</w:delInstrText>
        </w:r>
      </w:del>
      <w:r w:rsidR="008A5D10">
        <w:instrText>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w:t>
      </w:r>
      <w:del w:id="3684" w:author="Sammartano, Marc (BIC USA)" w:date="2016-02-16T14:06:00Z">
        <w:r w:rsidR="008A5D10" w:rsidDel="005A0B7B">
          <w:delText>ect_number</w:delText>
        </w:r>
      </w:del>
      <w:r w:rsidR="008A5D10">
        <w:t>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3685" w:name="_Gr.rect_&lt;object_number_nvar&gt;,_left,"/>
      <w:bookmarkStart w:id="3686" w:name="_Toc444180345"/>
      <w:bookmarkEnd w:id="3685"/>
      <w:r>
        <w:t>Gr.</w:t>
      </w:r>
      <w:r w:rsidR="009558AD">
        <w:t xml:space="preserve">rect </w:t>
      </w:r>
      <w:r w:rsidR="008A5D10">
        <w:t>&lt;</w:t>
      </w:r>
      <w:r w:rsidR="003B3008">
        <w:t>o</w:t>
      </w:r>
      <w:r w:rsidR="008A5D10">
        <w:t>b</w:t>
      </w:r>
      <w:del w:id="3687" w:author="Sammartano, Marc (BIC USA)" w:date="2016-02-16T14:06:00Z">
        <w:r w:rsidR="008A5D10" w:rsidDel="005A0B7B">
          <w:delText>ject_number</w:delText>
        </w:r>
      </w:del>
      <w:r w:rsidR="008A5D10">
        <w:t>_nvar&gt;</w:t>
      </w:r>
      <w:r w:rsidR="009558AD">
        <w:t>, left, top, right, bottom</w:t>
      </w:r>
      <w:bookmarkEnd w:id="3686"/>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w:instrText>
      </w:r>
      <w:del w:id="3688" w:author="Sammartano, Marc (BIC USA)" w:date="2016-02-16T14:06:00Z">
        <w:r w:rsidR="008A5D10" w:rsidDel="005A0B7B">
          <w:delInstrText>ect_number</w:delInstrText>
        </w:r>
      </w:del>
      <w:r w:rsidR="008A5D10">
        <w:instrText>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w:t>
      </w:r>
      <w:del w:id="3689" w:author="Sammartano, Marc (BIC USA)" w:date="2016-02-16T14:06:00Z">
        <w:r w:rsidR="008A5D10" w:rsidDel="005A0B7B">
          <w:delText>ect_number</w:delText>
        </w:r>
      </w:del>
      <w:r w:rsidR="008A5D10">
        <w:t>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3690" w:name="_Gr.oval_&lt;object_number_nvar&gt;,_left,"/>
      <w:bookmarkStart w:id="3691" w:name="_Toc444180346"/>
      <w:bookmarkEnd w:id="3690"/>
      <w:r>
        <w:t>Gr.</w:t>
      </w:r>
      <w:r w:rsidR="009558AD">
        <w:t xml:space="preserve">oval </w:t>
      </w:r>
      <w:r w:rsidR="008A5D10">
        <w:t>&lt;</w:t>
      </w:r>
      <w:r w:rsidR="003B3008">
        <w:t>o</w:t>
      </w:r>
      <w:r w:rsidR="008A5D10">
        <w:t>bj</w:t>
      </w:r>
      <w:del w:id="3692" w:author="Sammartano, Marc (BIC USA)" w:date="2016-02-16T14:06:00Z">
        <w:r w:rsidR="008A5D10" w:rsidDel="005A0B7B">
          <w:delText>ect_number</w:delText>
        </w:r>
      </w:del>
      <w:r w:rsidR="008A5D10">
        <w:t>_nvar&gt;</w:t>
      </w:r>
      <w:r w:rsidR="009558AD">
        <w:t>, left, top, right, bottom</w:t>
      </w:r>
      <w:bookmarkEnd w:id="3691"/>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w:instrText>
      </w:r>
      <w:del w:id="3693" w:author="Sammartano, Marc (BIC USA)" w:date="2016-02-16T14:06:00Z">
        <w:r w:rsidR="008A5D10" w:rsidDel="005A0B7B">
          <w:delInstrText>ect_number</w:delInstrText>
        </w:r>
      </w:del>
      <w:r w:rsidR="008A5D10">
        <w:instrText>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w:t>
      </w:r>
      <w:del w:id="3694" w:author="Sammartano, Marc (BIC USA)" w:date="2016-02-16T14:07:00Z">
        <w:r w:rsidR="008A5D10" w:rsidDel="005A0B7B">
          <w:delText>ect_number</w:delText>
        </w:r>
      </w:del>
      <w:r w:rsidR="008A5D10">
        <w:t>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3695" w:name="_Gr.arc_&lt;object_number_nvar&gt;,_left,"/>
      <w:bookmarkStart w:id="3696" w:name="_Toc444180347"/>
      <w:bookmarkEnd w:id="3695"/>
      <w:r>
        <w:t>Gr.</w:t>
      </w:r>
      <w:r w:rsidR="009558AD">
        <w:t xml:space="preserve">arc </w:t>
      </w:r>
      <w:r w:rsidR="008A5D10">
        <w:t>&lt;</w:t>
      </w:r>
      <w:r w:rsidR="003B3008">
        <w:t>o</w:t>
      </w:r>
      <w:r w:rsidR="008A5D10">
        <w:t>bj</w:t>
      </w:r>
      <w:del w:id="3697" w:author="Sammartano, Marc (BIC USA)" w:date="2016-02-16T14:07:00Z">
        <w:r w:rsidR="008A5D10" w:rsidDel="005A0B7B">
          <w:delText>ect_number</w:delText>
        </w:r>
      </w:del>
      <w:r w:rsidR="008A5D10">
        <w:t>_nvar&gt;</w:t>
      </w:r>
      <w:r w:rsidR="009558AD">
        <w:t>, left, top, right, bottom, start_angle, sweep_angle, fill_mode</w:t>
      </w:r>
      <w:bookmarkEnd w:id="3696"/>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w:instrText>
      </w:r>
      <w:del w:id="3698" w:author="Sammartano, Marc (BIC USA)" w:date="2016-02-16T14:07:00Z">
        <w:r w:rsidR="008A5D10" w:rsidDel="005A0B7B">
          <w:delInstrText>ect_number</w:delInstrText>
        </w:r>
      </w:del>
      <w:r w:rsidR="008A5D10">
        <w:instrText>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lastRenderedPageBreak/>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w:t>
      </w:r>
      <w:del w:id="3699" w:author="Sammartano, Marc (BIC USA)" w:date="2016-02-16T14:08:00Z">
        <w:r w:rsidR="008A5D10" w:rsidDel="005A0B7B">
          <w:delText>e</w:delText>
        </w:r>
      </w:del>
      <w:del w:id="3700" w:author="Sammartano, Marc (BIC USA)" w:date="2016-02-16T14:07:00Z">
        <w:r w:rsidR="008A5D10" w:rsidDel="005A0B7B">
          <w:delText>ct_number</w:delText>
        </w:r>
      </w:del>
      <w:r w:rsidR="008A5D10">
        <w:t>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3701" w:name="_Gr.circle_&lt;object_number_nvar&gt;,_x,"/>
      <w:bookmarkStart w:id="3702" w:name="_Toc444180348"/>
      <w:bookmarkEnd w:id="3701"/>
      <w:r>
        <w:t>Gr.</w:t>
      </w:r>
      <w:r w:rsidR="009558AD">
        <w:t xml:space="preserve">circle </w:t>
      </w:r>
      <w:r w:rsidR="008A5D10">
        <w:t>&lt;</w:t>
      </w:r>
      <w:r w:rsidR="003B3008">
        <w:t>o</w:t>
      </w:r>
      <w:r w:rsidR="008A5D10">
        <w:t>bj</w:t>
      </w:r>
      <w:del w:id="3703" w:author="Sammartano, Marc (BIC USA)" w:date="2016-02-16T14:08:00Z">
        <w:r w:rsidR="008A5D10" w:rsidDel="005A0B7B">
          <w:delText>ect_number</w:delText>
        </w:r>
      </w:del>
      <w:r w:rsidR="008A5D10">
        <w:t>_nvar&gt;</w:t>
      </w:r>
      <w:r w:rsidR="009558AD">
        <w:t>, x, y, radius</w:t>
      </w:r>
      <w:bookmarkEnd w:id="3702"/>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w:instrText>
      </w:r>
      <w:del w:id="3704" w:author="Sammartano, Marc (BIC USA)" w:date="2016-02-16T14:08:00Z">
        <w:r w:rsidR="008A5D10" w:rsidDel="005A0B7B">
          <w:delInstrText>ect_number</w:delInstrText>
        </w:r>
      </w:del>
      <w:r w:rsidR="008A5D10">
        <w:instrText>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w:t>
      </w:r>
      <w:del w:id="3705" w:author="Sammartano, Marc (BIC USA)" w:date="2016-02-16T14:08:00Z">
        <w:r w:rsidR="008A5D10" w:rsidDel="005A0B7B">
          <w:delText>ect_number</w:delText>
        </w:r>
      </w:del>
      <w:r w:rsidR="008A5D10">
        <w:t>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3706" w:name="_Gr.set.pixels_&lt;object_number_nvar&gt;,"/>
      <w:bookmarkStart w:id="3707" w:name="_Toc444180349"/>
      <w:bookmarkEnd w:id="3706"/>
      <w:r>
        <w:t>Gr.</w:t>
      </w:r>
      <w:r w:rsidR="00054246">
        <w:t xml:space="preserve">set.pixels </w:t>
      </w:r>
      <w:r w:rsidR="008A5D10">
        <w:t>&lt;</w:t>
      </w:r>
      <w:r w:rsidR="003B3008">
        <w:t>o</w:t>
      </w:r>
      <w:r w:rsidR="008A5D10">
        <w:t>bj</w:t>
      </w:r>
      <w:del w:id="3708" w:author="Sammartano, Marc (BIC USA)" w:date="2016-02-16T14:08:00Z">
        <w:r w:rsidR="008A5D10" w:rsidDel="005A0B7B">
          <w:delText>ect_number</w:delText>
        </w:r>
      </w:del>
      <w:r w:rsidR="008A5D10">
        <w:t>_nvar&gt;</w:t>
      </w:r>
      <w:r w:rsidR="00054246">
        <w:t xml:space="preserve">, </w:t>
      </w:r>
      <w:r w:rsidR="003B3008">
        <w:t>p</w:t>
      </w:r>
      <w:r w:rsidR="00054246">
        <w:t>ixels</w:t>
      </w:r>
      <w:r w:rsidR="00087425">
        <w:t>[</w:t>
      </w:r>
      <w:r w:rsidR="00CE4035">
        <w:t>{&lt;start&gt;,&lt;length&gt;}</w:t>
      </w:r>
      <w:r w:rsidR="00087425">
        <w:t>] {,x,y}</w:t>
      </w:r>
      <w:bookmarkEnd w:id="3707"/>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w:instrText>
      </w:r>
      <w:del w:id="3709" w:author="Sammartano, Marc (BIC USA)" w:date="2016-02-16T14:08:00Z">
        <w:r w:rsidR="008A5D10" w:rsidDel="005A0B7B">
          <w:delInstrText>ect_number</w:delInstrText>
        </w:r>
      </w:del>
      <w:r w:rsidR="008A5D10">
        <w:instrText>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The &lt;obj</w:t>
      </w:r>
      <w:del w:id="3710" w:author="Sammartano, Marc (BIC USA)" w:date="2016-02-16T14:08:00Z">
        <w:r w:rsidDel="005A0B7B">
          <w:delText>ect_number</w:delText>
        </w:r>
      </w:del>
      <w:r>
        <w:t xml:space="preserve">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3711" w:name="_Gr.poly_&lt;object_number_nvar&gt;,_list_"/>
      <w:bookmarkStart w:id="3712" w:name="_Toc444180350"/>
      <w:bookmarkEnd w:id="3711"/>
      <w:r>
        <w:lastRenderedPageBreak/>
        <w:t xml:space="preserve">Gr.poly </w:t>
      </w:r>
      <w:r w:rsidR="008A5D10">
        <w:t>&lt;</w:t>
      </w:r>
      <w:r w:rsidR="003B3008">
        <w:t>o</w:t>
      </w:r>
      <w:r w:rsidR="008A5D10">
        <w:t>bj</w:t>
      </w:r>
      <w:del w:id="3713" w:author="Sammartano, Marc (BIC USA)" w:date="2016-02-16T14:08:00Z">
        <w:r w:rsidR="008A5D10" w:rsidDel="005A0B7B">
          <w:delText>ect_number</w:delText>
        </w:r>
      </w:del>
      <w:r w:rsidR="008A5D10">
        <w:t>_nvar&gt;</w:t>
      </w:r>
      <w:r>
        <w:t xml:space="preserve">, </w:t>
      </w:r>
      <w:r w:rsidR="003B3008">
        <w:t>l</w:t>
      </w:r>
      <w:r>
        <w:t>ist_pointer {,x</w:t>
      </w:r>
      <w:r w:rsidR="00C35C1F">
        <w:t>,</w:t>
      </w:r>
      <w:r w:rsidR="0034592D">
        <w:t xml:space="preserve"> </w:t>
      </w:r>
      <w:r>
        <w:t>y}</w:t>
      </w:r>
      <w:bookmarkEnd w:id="3712"/>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w:instrText>
      </w:r>
      <w:del w:id="3714" w:author="Sammartano, Marc (BIC USA)" w:date="2016-02-16T14:08:00Z">
        <w:r w:rsidR="008A5D10" w:rsidDel="005A0B7B">
          <w:delInstrText>ect_number</w:delInstrText>
        </w:r>
      </w:del>
      <w:r w:rsidR="008A5D10">
        <w:instrText>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ins w:id="3715" w:author="Sammartano, Marc (BIC USA)" w:date="2016-02-16T14:04:00Z">
        <w:r w:rsidR="00984C3C">
          <w:t xml:space="preserve"> </w:t>
        </w:r>
        <w:r w:rsidR="005A0B7B">
          <w:t>The &lt;obj</w:t>
        </w:r>
        <w:r w:rsidR="00984C3C">
          <w:t>_nvar&gt; returns the Object List object number for this polygon. This object will not be visible until the</w:t>
        </w:r>
      </w:ins>
      <w:ins w:id="3716" w:author="Sammartano, Marc (BIC USA)" w:date="2016-02-16T14:20:00Z">
        <w:r w:rsidR="00A27F24">
          <w:t xml:space="preserve"> next</w:t>
        </w:r>
      </w:ins>
      <w:ins w:id="3717" w:author="Sammartano, Marc (BIC USA)" w:date="2016-02-16T14:04:00Z">
        <w:r w:rsidR="00984C3C">
          <w:t xml:space="preserve"> </w:t>
        </w:r>
        <w:r w:rsidR="00A27F24">
          <w:rPr>
            <w:b/>
          </w:rPr>
          <w:t>Gr.render</w:t>
        </w:r>
        <w:r w:rsidR="00984C3C">
          <w:t>.</w:t>
        </w:r>
      </w:ins>
    </w:p>
    <w:p w:rsidR="00372F11" w:rsidDel="009608B4" w:rsidRDefault="00087425" w:rsidP="009608B4">
      <w:pPr>
        <w:rPr>
          <w:del w:id="3718" w:author="Sammartano, Marc (BIC USA)" w:date="2016-02-16T13:56:00Z"/>
        </w:rPr>
      </w:pPr>
      <w:r>
        <w:t xml:space="preserve">The </w:t>
      </w:r>
      <w:r w:rsidR="003B3008">
        <w:t>l</w:t>
      </w:r>
      <w:r>
        <w:t xml:space="preserve">ist_pointer is </w:t>
      </w:r>
      <w:ins w:id="3719" w:author="Sammartano, Marc (BIC USA)" w:date="2016-02-16T14:10:00Z">
        <w:r w:rsidR="005A0B7B">
          <w:t>an expression that</w:t>
        </w:r>
      </w:ins>
      <w:del w:id="3720" w:author="Sammartano, Marc (BIC USA)" w:date="2016-02-16T14:11:00Z">
        <w:r w:rsidDel="005A0B7B">
          <w:delText>a</w:delText>
        </w:r>
      </w:del>
      <w:r>
        <w:t xml:space="preserve"> point</w:t>
      </w:r>
      <w:ins w:id="3721" w:author="Sammartano, Marc (BIC USA)" w:date="2016-02-16T14:11:00Z">
        <w:r w:rsidR="005A0B7B">
          <w:t>s</w:t>
        </w:r>
      </w:ins>
      <w:del w:id="3722" w:author="Sammartano, Marc (BIC USA)" w:date="2016-02-16T14:11:00Z">
        <w:r w:rsidDel="005A0B7B">
          <w:delText>er</w:delText>
        </w:r>
      </w:del>
      <w:r>
        <w:t xml:space="preserve"> to a List data structure. The list contains x,y coordinate pairs. The first coordinate</w:t>
      </w:r>
      <w:r w:rsidR="00874F49">
        <w:t xml:space="preserve"> pair</w:t>
      </w:r>
      <w:r>
        <w:t xml:space="preserve"> defines the point at which the polygon drawing start</w:t>
      </w:r>
      <w:ins w:id="3723" w:author="Sammartano, Marc (BIC USA)" w:date="2016-02-16T13:48:00Z">
        <w:r w:rsidR="009608B4">
          <w:t>s</w:t>
        </w:r>
      </w:ins>
      <w:r>
        <w:t xml:space="preserve">.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ins w:id="3724" w:author="Sammartano, Marc (BIC USA)" w:date="2016-02-16T13:52:00Z">
        <w:r w:rsidR="009608B4">
          <w:t xml:space="preserve"> A</w:t>
        </w:r>
      </w:ins>
    </w:p>
    <w:p w:rsidR="00087425" w:rsidRDefault="00087425" w:rsidP="009608B4">
      <w:pPr>
        <w:rPr>
          <w:ins w:id="3725" w:author="Sammartano, Marc (BIC USA)" w:date="2016-02-16T14:21:00Z"/>
        </w:rPr>
      </w:pPr>
      <w:del w:id="3726" w:author="Sammartano, Marc (BIC USA)" w:date="2016-02-16T13:56:00Z">
        <w:r w:rsidDel="009608B4">
          <w:delText>BASIC! automatically draw</w:delText>
        </w:r>
        <w:r w:rsidR="00367535" w:rsidDel="009608B4">
          <w:delText>s</w:delText>
        </w:r>
        <w:r w:rsidDel="009608B4">
          <w:delText xml:space="preserve"> the</w:delText>
        </w:r>
      </w:del>
      <w:r>
        <w:t xml:space="preserve"> final line </w:t>
      </w:r>
      <w:ins w:id="3727" w:author="Sammartano, Marc (BIC USA)" w:date="2016-02-16T13:56:00Z">
        <w:r w:rsidR="00984C3C">
          <w:t xml:space="preserve">drawn </w:t>
        </w:r>
      </w:ins>
      <w:r>
        <w:t xml:space="preserve">from the last </w:t>
      </w:r>
      <w:del w:id="3728" w:author="Sammartano, Marc (BIC USA)" w:date="2016-02-16T13:57:00Z">
        <w:r w:rsidDel="00984C3C">
          <w:delText xml:space="preserve">given </w:delText>
        </w:r>
        <w:r w:rsidR="00D161E9" w:rsidDel="00984C3C">
          <w:delText>coordinate</w:delText>
        </w:r>
        <w:r w:rsidR="00874F49" w:rsidDel="00984C3C">
          <w:delText xml:space="preserve"> pair</w:delText>
        </w:r>
      </w:del>
      <w:ins w:id="3729" w:author="Sammartano, Marc (BIC USA)" w:date="2016-02-16T13:57:00Z">
        <w:r w:rsidR="00984C3C">
          <w:t>point back</w:t>
        </w:r>
      </w:ins>
      <w:r w:rsidR="00D161E9">
        <w:t xml:space="preserve"> to the first c</w:t>
      </w:r>
      <w:ins w:id="3730" w:author="Sammartano, Marc (BIC USA)" w:date="2016-02-16T13:57:00Z">
        <w:r w:rsidR="00984C3C">
          <w:t>l</w:t>
        </w:r>
      </w:ins>
      <w:r w:rsidR="00D161E9">
        <w:t>o</w:t>
      </w:r>
      <w:ins w:id="3731" w:author="Sammartano, Marc (BIC USA)" w:date="2016-02-16T13:57:00Z">
        <w:r w:rsidR="00984C3C">
          <w:t>ses</w:t>
        </w:r>
      </w:ins>
      <w:del w:id="3732" w:author="Sammartano, Marc (BIC USA)" w:date="2016-02-16T13:57:00Z">
        <w:r w:rsidR="00D161E9" w:rsidDel="00984C3C">
          <w:delText>ordinate</w:delText>
        </w:r>
        <w:r w:rsidR="00874F49" w:rsidDel="00984C3C">
          <w:delText xml:space="preserve"> pair</w:delText>
        </w:r>
        <w:r w:rsidR="00D161E9" w:rsidDel="00984C3C">
          <w:delText xml:space="preserve">. This is to </w:delText>
        </w:r>
        <w:r w:rsidR="003F5D44" w:rsidDel="00984C3C">
          <w:delText>e</w:delText>
        </w:r>
        <w:r w:rsidR="00D161E9" w:rsidDel="00984C3C">
          <w:delText>nsure that</w:delText>
        </w:r>
      </w:del>
      <w:r w:rsidR="00D161E9">
        <w:t xml:space="preserve"> the polygon</w:t>
      </w:r>
      <w:del w:id="3733" w:author="Sammartano, Marc (BIC USA)" w:date="2016-02-16T13:57:00Z">
        <w:r w:rsidR="00D161E9" w:rsidDel="00984C3C">
          <w:delText xml:space="preserve"> is closed</w:delText>
        </w:r>
      </w:del>
      <w:r w:rsidR="00D161E9">
        <w:t>.</w:t>
      </w:r>
    </w:p>
    <w:p w:rsidR="00A27F24" w:rsidRDefault="00A27F24" w:rsidP="009608B4">
      <w:ins w:id="3734" w:author="Sammartano, Marc (BIC USA)" w:date="2016-02-16T14:21:00Z">
        <w:r>
          <w:t>If the optional x,y expression pair is present, the values will be added to each of the x and y coordinates of the list. This provides the ability to move the polygon array around the screen. The default x,y pair is 0,0. Negative values for x</w:t>
        </w:r>
      </w:ins>
      <w:ins w:id="3735" w:author="Sammartano, Marc (BIC USA)" w:date="2016-02-16T14:24:00Z">
        <w:r>
          <w:t xml:space="preserve"> and </w:t>
        </w:r>
      </w:ins>
      <w:ins w:id="3736" w:author="Sammartano, Marc (BIC USA)" w:date="2016-02-16T14:21:00Z">
        <w:r>
          <w:t>y are valid.</w:t>
        </w:r>
      </w:ins>
    </w:p>
    <w:p w:rsidR="00796737" w:rsidRPr="005A0B7B" w:rsidDel="008727F1" w:rsidRDefault="00796737" w:rsidP="00874F49">
      <w:pPr>
        <w:rPr>
          <w:del w:id="3737" w:author="Sammartano, Marc (BIC USA)" w:date="2016-02-16T14:39:00Z"/>
        </w:rPr>
      </w:pPr>
      <w:del w:id="3738" w:author="Sammartano, Marc (BIC USA)" w:date="2016-02-16T14:39:00Z">
        <w:r w:rsidDel="008727F1">
          <w:delText xml:space="preserve">The minimum </w:delText>
        </w:r>
      </w:del>
      <w:del w:id="3739" w:author="Sammartano, Marc (BIC USA)" w:date="2016-02-16T14:28:00Z">
        <w:r w:rsidDel="006235FE">
          <w:delText>number</w:delText>
        </w:r>
      </w:del>
      <w:del w:id="3740" w:author="Sammartano, Marc (BIC USA)" w:date="2016-02-16T14:39:00Z">
        <w:r w:rsidDel="008727F1">
          <w:delText xml:space="preserve"> of </w:delText>
        </w:r>
      </w:del>
      <w:del w:id="3741" w:author="Sammartano, Marc (BIC USA)" w:date="2016-02-16T14:28:00Z">
        <w:r w:rsidDel="006235FE">
          <w:delText>coordinate</w:delText>
        </w:r>
        <w:r w:rsidR="00874F49" w:rsidDel="006235FE">
          <w:delText xml:space="preserve"> pair</w:delText>
        </w:r>
        <w:r w:rsidDel="006235FE">
          <w:delText>s</w:delText>
        </w:r>
      </w:del>
      <w:del w:id="3742" w:author="Sammartano, Marc (BIC USA)" w:date="2016-02-16T14:39:00Z">
        <w:r w:rsidDel="008727F1">
          <w:delText xml:space="preserve"> is t</w:delText>
        </w:r>
      </w:del>
      <w:del w:id="3743" w:author="Sammartano, Marc (BIC USA)" w:date="2016-02-16T13:54:00Z">
        <w:r w:rsidDel="009608B4">
          <w:delText>hree</w:delText>
        </w:r>
      </w:del>
      <w:del w:id="3744" w:author="Sammartano, Marc (BIC USA)" w:date="2016-02-16T14:39:00Z">
        <w:r w:rsidDel="008727F1">
          <w:delText xml:space="preserve"> pairs (</w:delText>
        </w:r>
      </w:del>
      <w:del w:id="3745" w:author="Sammartano, Marc (BIC USA)" w:date="2016-02-16T13:54:00Z">
        <w:r w:rsidDel="009608B4">
          <w:delText>six</w:delText>
        </w:r>
      </w:del>
      <w:del w:id="3746" w:author="Sammartano, Marc (BIC USA)" w:date="2016-02-16T14:39:00Z">
        <w:r w:rsidDel="008727F1">
          <w:delText xml:space="preserve"> values). T</w:delText>
        </w:r>
      </w:del>
      <w:del w:id="3747" w:author="Sammartano, Marc (BIC USA)" w:date="2016-02-16T13:54:00Z">
        <w:r w:rsidDel="009608B4">
          <w:delText>hree</w:delText>
        </w:r>
      </w:del>
      <w:del w:id="3748" w:author="Sammartano, Marc (BIC USA)" w:date="2016-02-16T14:39:00Z">
        <w:r w:rsidDel="008727F1">
          <w:delText xml:space="preserve"> pairs define a </w:delText>
        </w:r>
      </w:del>
      <w:del w:id="3749" w:author="Sammartano, Marc (BIC USA)" w:date="2016-02-16T13:54:00Z">
        <w:r w:rsidDel="009608B4">
          <w:delText>triang</w:delText>
        </w:r>
      </w:del>
      <w:del w:id="3750" w:author="Sammartano, Marc (BIC USA)" w:date="2016-02-16T14:39:00Z">
        <w:r w:rsidDel="008727F1">
          <w:delText>le.</w:delText>
        </w:r>
      </w:del>
    </w:p>
    <w:p w:rsidR="00796737" w:rsidRPr="00A27F24" w:rsidRDefault="00796737" w:rsidP="00874F49">
      <w:r>
        <w:t xml:space="preserve">The polygon line width, line color, alpha and fill </w:t>
      </w:r>
      <w:del w:id="3751" w:author="Sammartano, Marc (BIC USA)" w:date="2016-02-16T14:26:00Z">
        <w:r w:rsidDel="006235FE">
          <w:delText>is</w:delText>
        </w:r>
      </w:del>
      <w:ins w:id="3752" w:author="Sammartano, Marc (BIC USA)" w:date="2016-02-16T14:26:00Z">
        <w:r w:rsidR="006235FE">
          <w:t>are</w:t>
        </w:r>
      </w:ins>
      <w:r>
        <w:t xml:space="preserve">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ins w:id="3753" w:author="Sammartano, Marc (BIC USA)" w:date="2016-02-16T14:17:00Z">
        <w:r w:rsidR="00A27F24">
          <w:t xml:space="preserve"> These attributes are owned by the </w:t>
        </w:r>
        <w:r w:rsidR="00A27F24">
          <w:rPr>
            <w:b/>
          </w:rPr>
          <w:t>poly</w:t>
        </w:r>
        <w:r w:rsidR="00A27F24">
          <w:t xml:space="preserve"> object, not by the list. If you use the same list in different </w:t>
        </w:r>
      </w:ins>
      <w:ins w:id="3754" w:author="Sammartano, Marc (BIC USA)" w:date="2016-02-16T14:18:00Z">
        <w:r w:rsidR="00A27F24">
          <w:rPr>
            <w:b/>
          </w:rPr>
          <w:t>Gr.poly</w:t>
        </w:r>
        <w:r w:rsidR="00A27F24">
          <w:t xml:space="preserve"> commands, the color, </w:t>
        </w:r>
      </w:ins>
      <w:ins w:id="3755" w:author="Sammartano, Marc (BIC USA)" w:date="2016-02-16T14:19:00Z">
        <w:r w:rsidR="00A27F24">
          <w:t>stroke</w:t>
        </w:r>
      </w:ins>
      <w:ins w:id="3756" w:author="Sammartano, Marc (BIC USA)" w:date="2016-02-16T14:18:00Z">
        <w:r w:rsidR="00A27F24">
          <w:t>, etc., may be different</w:t>
        </w:r>
      </w:ins>
      <w:ins w:id="3757" w:author="Sammartano, Marc (BIC USA)" w:date="2016-02-16T14:19:00Z">
        <w:r w:rsidR="00A27F24">
          <w:t>.</w:t>
        </w:r>
      </w:ins>
    </w:p>
    <w:p w:rsidR="00796737" w:rsidDel="006235FE" w:rsidRDefault="006235FE" w:rsidP="006235FE">
      <w:pPr>
        <w:rPr>
          <w:del w:id="3758" w:author="Sammartano, Marc (BIC USA)" w:date="2016-02-16T14:32:00Z"/>
        </w:rPr>
      </w:pPr>
      <w:ins w:id="3759" w:author="Sammartano, Marc (BIC USA)" w:date="2016-02-16T14:30:00Z">
        <w:r>
          <w:t xml:space="preserve">You can change the polygon (add, delete, or move points) by directly manipulating the list with </w:t>
        </w:r>
        <w:r>
          <w:rPr>
            <w:b/>
          </w:rPr>
          <w:t>List</w:t>
        </w:r>
        <w:r>
          <w:t xml:space="preserve"> commands. You can change to a different list </w:t>
        </w:r>
      </w:ins>
      <w:ins w:id="3760" w:author="Sammartano, Marc (BIC USA)" w:date="2016-02-16T14:31:00Z">
        <w:r>
          <w:t xml:space="preserve">of points </w:t>
        </w:r>
      </w:ins>
      <w:ins w:id="3761" w:author="Sammartano, Marc (BIC USA)" w:date="2016-02-16T14:30:00Z">
        <w:r>
          <w:t xml:space="preserve">using </w:t>
        </w:r>
        <w:r w:rsidRPr="005A0B7B">
          <w:rPr>
            <w:b/>
          </w:rPr>
          <w:t>Gr.Modify</w:t>
        </w:r>
        <w:r>
          <w:t xml:space="preserve"> with "list" as the tag parameter. Changes</w:t>
        </w:r>
      </w:ins>
      <w:del w:id="3762" w:author="Sammartano, Marc (BIC USA)" w:date="2016-02-16T14:32:00Z">
        <w:r w:rsidR="00796737" w:rsidDel="006235FE">
          <w:delText>If the optional x,y expression pair is present</w:delText>
        </w:r>
        <w:r w:rsidR="00874F49" w:rsidDel="006235FE">
          <w:delText>,</w:delText>
        </w:r>
        <w:r w:rsidR="00796737" w:rsidDel="006235FE">
          <w:delText xml:space="preserve"> the values will be added to each of the x and y coordinates of the list. This provides the ability to move the polygon array around the screen. The default values for the x,y pair is 0,0.</w:delText>
        </w:r>
        <w:r w:rsidR="005E44EA" w:rsidDel="006235FE">
          <w:delText xml:space="preserve"> Negative values for the x,y pair</w:delText>
        </w:r>
      </w:del>
      <w:r w:rsidR="005E44EA">
        <w:t xml:space="preserve"> are </w:t>
      </w:r>
      <w:del w:id="3763" w:author="Sammartano, Marc (BIC USA)" w:date="2016-02-16T14:32:00Z">
        <w:r w:rsidR="005E44EA" w:rsidDel="006235FE">
          <w:delText>valid.</w:delText>
        </w:r>
      </w:del>
    </w:p>
    <w:p w:rsidR="00C37F71" w:rsidRDefault="00C37F71" w:rsidP="00874F49">
      <w:pPr>
        <w:rPr>
          <w:ins w:id="3764" w:author="Sammartano, Marc (BIC USA)" w:date="2016-02-16T14:32:00Z"/>
        </w:rPr>
      </w:pPr>
      <w:del w:id="3765" w:author="Sammartano, Marc (BIC USA)" w:date="2016-02-16T14:32:00Z">
        <w:r w:rsidDel="006235FE">
          <w:delText>The &lt;object_number_nvar&gt; returns the Object List object number for this polygon. This object</w:delText>
        </w:r>
      </w:del>
      <w:del w:id="3766" w:author="Sammartano, Marc (BIC USA)" w:date="2016-02-16T14:41:00Z">
        <w:r w:rsidDel="008727F1">
          <w:delText xml:space="preserve"> will</w:delText>
        </w:r>
      </w:del>
      <w:del w:id="3767" w:author="Sammartano, Marc (BIC USA)" w:date="2016-02-16T14:42:00Z">
        <w:r w:rsidDel="008727F1">
          <w:delText xml:space="preserve"> </w:delText>
        </w:r>
      </w:del>
      <w:r>
        <w:t xml:space="preserve">not </w:t>
      </w:r>
      <w:del w:id="3768" w:author="Sammartano, Marc (BIC USA)" w:date="2016-02-16T14:41:00Z">
        <w:r w:rsidDel="008727F1">
          <w:delText xml:space="preserve">be </w:delText>
        </w:r>
      </w:del>
      <w:r>
        <w:t xml:space="preserve">visible until the </w:t>
      </w:r>
      <w:r w:rsidRPr="00F94B03">
        <w:rPr>
          <w:b/>
        </w:rPr>
        <w:t>Gr.render</w:t>
      </w:r>
      <w:r>
        <w:t xml:space="preserve"> command is called.</w:t>
      </w:r>
    </w:p>
    <w:p w:rsidR="006235FE" w:rsidRPr="008727F1" w:rsidRDefault="006235FE" w:rsidP="00874F49">
      <w:ins w:id="3769" w:author="Sammartano, Marc (BIC USA)" w:date="2016-02-16T14:32:00Z">
        <w:r>
          <w:t xml:space="preserve">When </w:t>
        </w:r>
      </w:ins>
      <w:ins w:id="3770" w:author="Sammartano, Marc (BIC USA)" w:date="2016-02-16T14:33:00Z">
        <w:r>
          <w:t xml:space="preserve">you create a polygon with </w:t>
        </w:r>
        <w:r>
          <w:rPr>
            <w:b/>
          </w:rPr>
          <w:t>Gr.poly</w:t>
        </w:r>
        <w:r>
          <w:t xml:space="preserve"> or attach a new list with </w:t>
        </w:r>
        <w:r>
          <w:rPr>
            <w:b/>
          </w:rPr>
          <w:t>Gr.modify</w:t>
        </w:r>
        <w:r>
          <w:t xml:space="preserve">, the list must have </w:t>
        </w:r>
      </w:ins>
      <w:ins w:id="3771" w:author="Sammartano, Marc (BIC USA)" w:date="2016-02-16T14:34:00Z">
        <w:r>
          <w:t xml:space="preserve">an even number of values and </w:t>
        </w:r>
      </w:ins>
      <w:ins w:id="3772" w:author="Sammartano, Marc (BIC USA)" w:date="2016-02-16T14:33:00Z">
        <w:r>
          <w:t>at least two coordinate pairs (four values).</w:t>
        </w:r>
      </w:ins>
      <w:ins w:id="3773" w:author="Sammartano, Marc (BIC USA)" w:date="2016-02-16T14:34:00Z">
        <w:r>
          <w:t xml:space="preserve"> </w:t>
        </w:r>
      </w:ins>
      <w:ins w:id="3774" w:author="Sammartano, Marc (BIC USA)" w:date="2016-02-16T14:35:00Z">
        <w:r>
          <w:t xml:space="preserve">These rules are enforced with </w:t>
        </w:r>
      </w:ins>
      <w:ins w:id="3775" w:author="Sammartano, Marc (BIC USA)" w:date="2016-02-16T14:36:00Z">
        <w:r w:rsidR="008727F1">
          <w:t xml:space="preserve">run-time errors. </w:t>
        </w:r>
      </w:ins>
      <w:ins w:id="3776" w:author="Sammartano, Marc (BIC USA)" w:date="2016-02-16T14:34:00Z">
        <w:r>
          <w:t>The rules can</w:t>
        </w:r>
        <w:r w:rsidR="008727F1">
          <w:t>no</w:t>
        </w:r>
        <w:r>
          <w:t xml:space="preserve">t be enforced when you modify the list with </w:t>
        </w:r>
      </w:ins>
      <w:ins w:id="3777" w:author="Sammartano, Marc (BIC USA)" w:date="2016-02-16T14:35:00Z">
        <w:r>
          <w:rPr>
            <w:b/>
          </w:rPr>
          <w:t>List</w:t>
        </w:r>
        <w:r>
          <w:t xml:space="preserve"> commands.</w:t>
        </w:r>
      </w:ins>
      <w:ins w:id="3778" w:author="Sammartano, Marc (BIC USA)" w:date="2016-02-16T14:36:00Z">
        <w:r w:rsidR="008727F1">
          <w:t xml:space="preserve"> Instead, if you have an odd number of coordinates, the last is ignored. If you</w:t>
        </w:r>
      </w:ins>
      <w:ins w:id="3779" w:author="Sammartano, Marc (BIC USA)" w:date="2016-02-16T14:38:00Z">
        <w:r w:rsidR="008727F1">
          <w:t xml:space="preserve"> have only one</w:t>
        </w:r>
      </w:ins>
      <w:ins w:id="3780" w:author="Sammartano, Marc (BIC USA)" w:date="2016-02-16T14:36:00Z">
        <w:r w:rsidR="008727F1">
          <w:t xml:space="preserve"> point, </w:t>
        </w:r>
      </w:ins>
      <w:ins w:id="3781" w:author="Sammartano, Marc (BIC USA)" w:date="2016-02-16T14:38:00Z">
        <w:r w:rsidR="008727F1">
          <w:rPr>
            <w:b/>
          </w:rPr>
          <w:t>Gr.render</w:t>
        </w:r>
        <w:r w:rsidR="008727F1">
          <w:t xml:space="preserve"> draws nothing.</w:t>
        </w:r>
      </w:ins>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3782" w:name="_Toc444180351"/>
      <w:r>
        <w:t>Groups</w:t>
      </w:r>
      <w:bookmarkEnd w:id="3782"/>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lastRenderedPageBreak/>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r>
        <w:t>Try running this example. Watch as the top circle moves to the right, then the top two, and finally the top three, as circles are added one-by-one to the list attached to the group.</w:t>
      </w:r>
    </w:p>
    <w:p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rsidR="00952744" w:rsidRDefault="00952744" w:rsidP="00952744">
      <w:pPr>
        <w:pStyle w:val="Codeexample"/>
        <w:rPr>
          <w:rFonts w:ascii="Letter Gothic" w:hAnsi="Letter Gothic"/>
          <w:b w:val="0"/>
        </w:rPr>
      </w:pPr>
      <w:r>
        <w:rPr>
          <w:rFonts w:ascii="Letter Gothic" w:hAnsi="Letter Gothic"/>
          <w:b w:val="0"/>
        </w:rPr>
        <w:t>GR.CIRCLE c1,100,100,40 : GR.CIRCLE c2,100,200,40</w:t>
      </w:r>
    </w:p>
    <w:p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rsidR="00952744" w:rsidRDefault="00952744" w:rsidP="00952744">
      <w:pPr>
        <w:pStyle w:val="Codeexample"/>
        <w:rPr>
          <w:rFonts w:ascii="Letter Gothic" w:hAnsi="Letter Gothic"/>
          <w:b w:val="0"/>
        </w:rPr>
      </w:pPr>
    </w:p>
    <w:p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rsidR="00AE7B60" w:rsidRDefault="00AE7B60" w:rsidP="00952744">
      <w:pPr>
        <w:pStyle w:val="Codeexample"/>
        <w:rPr>
          <w:rFonts w:ascii="Letter Gothic" w:hAnsi="Letter Gothic"/>
          <w:b w:val="0"/>
        </w:rPr>
      </w:pPr>
    </w:p>
    <w:p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p>
    <w:p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rsidR="00AE7B60" w:rsidRDefault="00AE7B60" w:rsidP="00AE7B60">
      <w:pPr>
        <w:pStyle w:val="Codeexample"/>
        <w:rPr>
          <w:rFonts w:ascii="Letter Gothic" w:hAnsi="Letter Gothic"/>
          <w:b w:val="0"/>
        </w:rPr>
      </w:pPr>
    </w:p>
    <w:p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rsidR="00AE7B60" w:rsidRDefault="00AE7B60" w:rsidP="00AE7B60">
      <w:pPr>
        <w:pStyle w:val="Codeexample"/>
        <w:rPr>
          <w:rFonts w:ascii="Letter Gothic" w:hAnsi="Letter Gothic"/>
          <w:b w:val="0"/>
        </w:rPr>
      </w:pPr>
      <w:r>
        <w:rPr>
          <w:rFonts w:ascii="Letter Gothic" w:hAnsi="Letter Gothic"/>
          <w:b w:val="0"/>
        </w:rPr>
        <w:t>GR.RENDER : PAUSE 1000</w:t>
      </w:r>
    </w:p>
    <w:p w:rsidR="00AE7B60" w:rsidRDefault="00AE7B60" w:rsidP="00952744">
      <w:pPr>
        <w:pStyle w:val="Codeexample"/>
        <w:rPr>
          <w:rFonts w:ascii="Letter Gothic" w:hAnsi="Letter Gothic"/>
          <w:b w:val="0"/>
        </w:rPr>
      </w:pPr>
    </w:p>
    <w:p w:rsidR="00952744" w:rsidRPr="00952744" w:rsidRDefault="00952744" w:rsidP="00952744">
      <w:pPr>
        <w:pStyle w:val="Codeexample"/>
        <w:rPr>
          <w:rFonts w:ascii="Letter Gothic" w:hAnsi="Letter Gothic"/>
          <w:b w:val="0"/>
        </w:rPr>
      </w:pPr>
      <w:r>
        <w:rPr>
          <w:rFonts w:ascii="Letter Gothic" w:hAnsi="Letter Gothic"/>
          <w:b w:val="0"/>
        </w:rPr>
        <w:t>GR.</w:t>
      </w:r>
      <w:r w:rsidR="00AE7B60">
        <w:rPr>
          <w:rFonts w:ascii="Letter Gothic" w:hAnsi="Letter Gothic"/>
          <w:b w:val="0"/>
        </w:rPr>
        <w:t>CLOSE : END</w:t>
      </w:r>
    </w:p>
    <w:p w:rsidR="000E2C30" w:rsidRDefault="000E2C30" w:rsidP="000E2C30">
      <w:pPr>
        <w:pStyle w:val="Heading3"/>
      </w:pPr>
      <w:bookmarkStart w:id="3783" w:name="_Gr.group_&lt;object_number_nvar&gt;,_{"/>
      <w:bookmarkStart w:id="3784" w:name="_Toc444180352"/>
      <w:bookmarkEnd w:id="3783"/>
      <w:r>
        <w:t>Gr.group &lt;object_number_nvar&gt;</w:t>
      </w:r>
      <w:r w:rsidR="00CB335A">
        <w:t>{, &lt;obj_nexp&gt;}...</w:t>
      </w:r>
      <w:bookmarkEnd w:id="3784"/>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3785" w:name="_Toc444180353"/>
      <w:r>
        <w:t>Gr.group.list &lt;object_number_nvar&gt;, &lt;list_ptr_nexp&gt;</w:t>
      </w:r>
      <w:bookmarkEnd w:id="3785"/>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 xml:space="preserve">in the </w:t>
      </w:r>
      <w:r>
        <w:lastRenderedPageBreak/>
        <w:t>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3786" w:name="_Toc444180354"/>
      <w:r>
        <w:t>Gr.group.getDL &lt;object_number_nvar&gt;</w:t>
      </w:r>
      <w:bookmarkEnd w:id="3786"/>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3787" w:name="_Toc444180355"/>
      <w:r>
        <w:t>Gr.group.newDL &lt;object_number_nvar&gt;</w:t>
      </w:r>
      <w:bookmarkEnd w:id="3787"/>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3788" w:name="_Toc444180356"/>
      <w:r>
        <w:t>Hide and Show Commands</w:t>
      </w:r>
      <w:bookmarkEnd w:id="3788"/>
    </w:p>
    <w:p w:rsidR="009558AD" w:rsidRDefault="003A4712" w:rsidP="005F4916">
      <w:pPr>
        <w:pStyle w:val="Heading3"/>
      </w:pPr>
      <w:bookmarkStart w:id="3789" w:name="_Toc444180357"/>
      <w:r>
        <w:t>Gr.</w:t>
      </w:r>
      <w:r w:rsidR="009558AD">
        <w:t xml:space="preserve">hide </w:t>
      </w:r>
      <w:r w:rsidR="003B3008">
        <w:t>&lt;o</w:t>
      </w:r>
      <w:r w:rsidR="009558AD">
        <w:t>bject_number</w:t>
      </w:r>
      <w:r w:rsidR="003B3008">
        <w:t>_n</w:t>
      </w:r>
      <w:r w:rsidR="00324ED6">
        <w:t>exp</w:t>
      </w:r>
      <w:r w:rsidR="003B3008">
        <w:t>&gt;</w:t>
      </w:r>
      <w:bookmarkEnd w:id="3789"/>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3790" w:name="_Toc444180358"/>
      <w:r>
        <w:t>Gr.</w:t>
      </w:r>
      <w:r w:rsidR="009558AD">
        <w:t xml:space="preserve">show </w:t>
      </w:r>
      <w:r w:rsidR="003B3008">
        <w:t>&lt;o</w:t>
      </w:r>
      <w:r w:rsidR="009558AD">
        <w:t>bject_number</w:t>
      </w:r>
      <w:r w:rsidR="003B3008">
        <w:t>_n</w:t>
      </w:r>
      <w:r w:rsidR="00324ED6">
        <w:t>exp</w:t>
      </w:r>
      <w:r w:rsidR="003B3008">
        <w:t>&gt;</w:t>
      </w:r>
      <w:bookmarkEnd w:id="3790"/>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3791" w:name="_Toc444180359"/>
      <w:r>
        <w:t>Gr.show.toggle &lt;object_number_nexp&gt;</w:t>
      </w:r>
      <w:bookmarkEnd w:id="3791"/>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3792" w:name="_Toc444180360"/>
      <w:r>
        <w:t>Touch Query Commands</w:t>
      </w:r>
      <w:bookmarkEnd w:id="3792"/>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lastRenderedPageBreak/>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3793" w:name="_Toc444180361"/>
      <w:r>
        <w:t>Gr.</w:t>
      </w:r>
      <w:r w:rsidR="009558AD">
        <w:t xml:space="preserve">touch </w:t>
      </w:r>
      <w:r w:rsidR="003B3008">
        <w:t>t</w:t>
      </w:r>
      <w:r w:rsidR="009558AD">
        <w:t>ouched, x, y</w:t>
      </w:r>
      <w:bookmarkEnd w:id="3793"/>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3794" w:name="_Toc444180362"/>
      <w:r>
        <w:t>Gr.</w:t>
      </w:r>
      <w:r w:rsidR="009558AD">
        <w:t xml:space="preserve">bounded.touch </w:t>
      </w:r>
      <w:r w:rsidR="003B3008">
        <w:t>t</w:t>
      </w:r>
      <w:r w:rsidR="009558AD">
        <w:t>ouched, left, top, right, bottom</w:t>
      </w:r>
      <w:bookmarkEnd w:id="3794"/>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3795" w:name="_Toc444180363"/>
      <w:r>
        <w:t>Gr.</w:t>
      </w:r>
      <w:r w:rsidR="00345956">
        <w:t>touch2 touched, x, y</w:t>
      </w:r>
      <w:bookmarkEnd w:id="3795"/>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3796" w:name="_Toc444180364"/>
      <w:r>
        <w:t>Gr.</w:t>
      </w:r>
      <w:r w:rsidR="00345956">
        <w:t>bounded.touch2 touched, left, top, right, bottom</w:t>
      </w:r>
      <w:bookmarkEnd w:id="3796"/>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3797" w:name="_Toc444180365"/>
      <w:r>
        <w:lastRenderedPageBreak/>
        <w:t>O</w:t>
      </w:r>
      <w:r w:rsidR="00725691">
        <w:t>nG</w:t>
      </w:r>
      <w:r w:rsidR="001B1CBE">
        <w:t>r</w:t>
      </w:r>
      <w:r w:rsidR="00725691">
        <w:t>Touch</w:t>
      </w:r>
      <w:r w:rsidR="00583B62">
        <w:t>:</w:t>
      </w:r>
      <w:bookmarkEnd w:id="3797"/>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pPr>
        <w:rPr>
          <w:ins w:id="3798" w:author="Sammartano, Marc (BIC USA)" w:date="2016-03-03T16:29:00Z"/>
        </w:rPr>
      </w:pPr>
      <w:r>
        <w:t>I</w:t>
      </w:r>
      <w:ins w:id="3799" w:author="Sammartano, Marc (BIC USA)" w:date="2016-03-03T16:22:00Z">
        <w:r w:rsidR="00A542CB">
          <w:t>nterrupt</w:t>
        </w:r>
      </w:ins>
      <w:del w:id="3800" w:author="Sammartano, Marc (BIC USA)" w:date="2016-03-03T16:22:00Z">
        <w:r w:rsidDel="00A542CB">
          <w:delText>f this</w:delText>
        </w:r>
      </w:del>
      <w:r>
        <w:t xml:space="preserve"> label </w:t>
      </w:r>
      <w:del w:id="3801" w:author="Sammartano, Marc (BIC USA)" w:date="2016-03-03T16:23:00Z">
        <w:r w:rsidDel="00A542CB">
          <w:delText>is present in the program, the currently running program will be interrupted when the user</w:delText>
        </w:r>
      </w:del>
      <w:ins w:id="3802" w:author="Sammartano, Marc (BIC USA)" w:date="2016-03-03T16:23:00Z">
        <w:r w:rsidR="00A542CB">
          <w:t>that traps any</w:t>
        </w:r>
      </w:ins>
      <w:r>
        <w:t xml:space="preserve"> touch</w:t>
      </w:r>
      <w:ins w:id="3803" w:author="Sammartano, Marc (BIC USA)" w:date="2016-03-03T16:24:00Z">
        <w:r w:rsidR="00A542CB">
          <w:t xml:space="preserve"> on</w:t>
        </w:r>
      </w:ins>
      <w:del w:id="3804" w:author="Sammartano, Marc (BIC USA)" w:date="2016-03-03T16:24:00Z">
        <w:r w:rsidDel="00A542CB">
          <w:delText>es</w:delText>
        </w:r>
      </w:del>
      <w:r>
        <w:t xml:space="preserve"> the </w:t>
      </w:r>
      <w:ins w:id="3805" w:author="Sammartano, Marc (BIC USA)" w:date="2016-03-03T16:24:00Z">
        <w:r w:rsidR="00A542CB">
          <w:t xml:space="preserve">Graphics </w:t>
        </w:r>
      </w:ins>
      <w:r>
        <w:t>screen</w:t>
      </w:r>
      <w:ins w:id="3806" w:author="Sammartano, Marc (BIC USA)" w:date="2016-03-03T16:24:00Z">
        <w:r w:rsidR="00A542CB">
          <w:t xml:space="preserve"> (see "Interrupt Labels")</w:t>
        </w:r>
      </w:ins>
      <w:r>
        <w:t xml:space="preserve">. </w:t>
      </w:r>
      <w:ins w:id="3807" w:author="Sammartano, Marc (BIC USA)" w:date="2016-03-03T16:25:00Z">
        <w:r w:rsidR="00A542CB">
          <w:t>BASIC! e</w:t>
        </w:r>
      </w:ins>
      <w:del w:id="3808" w:author="Sammartano, Marc (BIC USA)" w:date="2016-03-03T16:25:00Z">
        <w:r w:rsidDel="00A542CB">
          <w:delText>E</w:delText>
        </w:r>
      </w:del>
      <w:r>
        <w:t>xecut</w:t>
      </w:r>
      <w:ins w:id="3809" w:author="Sammartano, Marc (BIC USA)" w:date="2016-03-03T16:25:00Z">
        <w:r w:rsidR="00A542CB">
          <w:t>es</w:t>
        </w:r>
      </w:ins>
      <w:del w:id="3810" w:author="Sammartano, Marc (BIC USA)" w:date="2016-03-03T16:25:00Z">
        <w:r w:rsidDel="00A542CB">
          <w:delText>ion will</w:delText>
        </w:r>
        <w:r w:rsidR="00725691" w:rsidDel="00A542CB">
          <w:delText xml:space="preserve"> then continue at</w:delText>
        </w:r>
      </w:del>
      <w:r w:rsidR="00725691">
        <w:t xml:space="preserve"> the statement</w:t>
      </w:r>
      <w:ins w:id="3811" w:author="Sammartano, Marc (BIC USA)" w:date="2016-03-03T16:26:00Z">
        <w:r w:rsidR="00A542CB">
          <w:t>s</w:t>
        </w:r>
      </w:ins>
      <w:r>
        <w:t xml:space="preserve"> following th</w:t>
      </w:r>
      <w:ins w:id="3812" w:author="Sammartano, Marc (BIC USA)" w:date="2016-03-03T16:26:00Z">
        <w:r w:rsidR="00A542CB">
          <w:t>e</w:t>
        </w:r>
      </w:ins>
      <w:del w:id="3813" w:author="Sammartano, Marc (BIC USA)" w:date="2016-03-03T16:26:00Z">
        <w:r w:rsidDel="00A542CB">
          <w:delText>is</w:delText>
        </w:r>
      </w:del>
      <w:r>
        <w:t xml:space="preserve"> </w:t>
      </w:r>
      <w:ins w:id="3814" w:author="Sammartano, Marc (BIC USA)" w:date="2016-03-03T16:26:00Z">
        <w:r w:rsidR="00A542CB">
          <w:rPr>
            <w:b/>
          </w:rPr>
          <w:t>OnGrTouch:</w:t>
        </w:r>
        <w:r w:rsidR="00A542CB">
          <w:t xml:space="preserve"> </w:t>
        </w:r>
      </w:ins>
      <w:r>
        <w:t>label</w:t>
      </w:r>
      <w:ins w:id="3815" w:author="Sammartano, Marc (BIC USA)" w:date="2016-03-03T16:26:00Z">
        <w:r w:rsidR="00A542CB">
          <w:t xml:space="preserve"> until it reaches a </w:t>
        </w:r>
      </w:ins>
      <w:ins w:id="3816" w:author="Sammartano, Marc (BIC USA)" w:date="2016-03-03T16:27:00Z">
        <w:r w:rsidR="00A542CB">
          <w:rPr>
            <w:b/>
          </w:rPr>
          <w:t>Gr.onGrTouch.resume</w:t>
        </w:r>
      </w:ins>
      <w:del w:id="3817" w:author="Sammartano, Marc (BIC USA)" w:date="2016-03-03T16:28:00Z">
        <w:r w:rsidDel="00A542CB">
          <w:delText xml:space="preserve">. One of the above </w:delText>
        </w:r>
        <w:r w:rsidR="00CF450B" w:rsidRPr="00CF450B" w:rsidDel="00A542CB">
          <w:rPr>
            <w:b/>
          </w:rPr>
          <w:delText>G</w:delText>
        </w:r>
        <w:r w:rsidRPr="00CF450B" w:rsidDel="00A542CB">
          <w:rPr>
            <w:b/>
          </w:rPr>
          <w:delText>r.touch</w:delText>
        </w:r>
      </w:del>
      <w:r>
        <w:t xml:space="preserve"> command</w:t>
      </w:r>
      <w:del w:id="3818" w:author="Sammartano, Marc (BIC USA)" w:date="2016-03-03T16:28:00Z">
        <w:r w:rsidDel="00A542CB">
          <w:delText>s can be executed</w:delText>
        </w:r>
      </w:del>
      <w:r>
        <w:t>.</w:t>
      </w:r>
    </w:p>
    <w:p w:rsidR="00A542CB" w:rsidRDefault="00A542CB" w:rsidP="00345956">
      <w:ins w:id="3819" w:author="Sammartano, Marc (BIC USA)" w:date="2016-03-03T16:29:00Z">
        <w:r>
          <w:t xml:space="preserve">To detect touches on the Output Console (not in Graphics mode), use </w:t>
        </w:r>
        <w:r w:rsidRPr="00CA1113">
          <w:rPr>
            <w:b/>
          </w:rPr>
          <w:t>O</w:t>
        </w:r>
        <w:r>
          <w:rPr>
            <w:b/>
          </w:rPr>
          <w:t>nConsole</w:t>
        </w:r>
        <w:r w:rsidRPr="00CA1113">
          <w:rPr>
            <w:b/>
          </w:rPr>
          <w:t>Touch:</w:t>
        </w:r>
        <w:r>
          <w:t>.</w:t>
        </w:r>
      </w:ins>
    </w:p>
    <w:p w:rsidR="00583B62" w:rsidRPr="00970C8A" w:rsidRDefault="003A4712" w:rsidP="005F4916">
      <w:pPr>
        <w:pStyle w:val="Heading3"/>
      </w:pPr>
      <w:bookmarkStart w:id="3820" w:name="_Toc444180366"/>
      <w:r>
        <w:t>Gr.</w:t>
      </w:r>
      <w:r w:rsidR="00583B62" w:rsidRPr="00970C8A">
        <w:t>on</w:t>
      </w:r>
      <w:r w:rsidR="005C7965" w:rsidRPr="00970C8A">
        <w:t>G</w:t>
      </w:r>
      <w:r w:rsidR="001B1CBE">
        <w:t>r</w:t>
      </w:r>
      <w:r w:rsidR="00583B62" w:rsidRPr="00970C8A">
        <w:t>Touch.</w:t>
      </w:r>
      <w:r w:rsidR="003B3008">
        <w:t>r</w:t>
      </w:r>
      <w:r w:rsidR="00583B62" w:rsidRPr="00970C8A">
        <w:t>esume</w:t>
      </w:r>
      <w:bookmarkEnd w:id="3820"/>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 xml:space="preserve">Resumes </w:t>
      </w:r>
      <w:del w:id="3821" w:author="Sammartano, Marc (BIC USA)" w:date="2016-03-03T16:31:00Z">
        <w:r w:rsidDel="00603024">
          <w:delText xml:space="preserve">the </w:delText>
        </w:r>
      </w:del>
      <w:r>
        <w:t xml:space="preserve">execution </w:t>
      </w:r>
      <w:del w:id="3822" w:author="Sammartano, Marc (BIC USA)" w:date="2016-03-03T16:30:00Z">
        <w:r w:rsidDel="00A542CB">
          <w:delText>of</w:delText>
        </w:r>
      </w:del>
      <w:ins w:id="3823" w:author="Sammartano, Marc (BIC USA)" w:date="2016-03-03T16:30:00Z">
        <w:r w:rsidR="00A542CB">
          <w:t>at the point in</w:t>
        </w:r>
      </w:ins>
      <w:r>
        <w:t xml:space="preserve"> the </w:t>
      </w:r>
      <w:ins w:id="3824" w:author="Sammartano, Marc (BIC USA)" w:date="2016-03-03T16:30:00Z">
        <w:r w:rsidR="00A542CB">
          <w:t xml:space="preserve">BASIC! </w:t>
        </w:r>
      </w:ins>
      <w:r>
        <w:t xml:space="preserve">program </w:t>
      </w:r>
      <w:del w:id="3825" w:author="Sammartano, Marc (BIC USA)" w:date="2016-03-03T16:31:00Z">
        <w:r w:rsidDel="00603024">
          <w:delText xml:space="preserve">at the point </w:delText>
        </w:r>
      </w:del>
      <w:r>
        <w:t xml:space="preserve">where the </w:t>
      </w:r>
      <w:del w:id="3826" w:author="Sammartano, Marc (BIC USA)" w:date="2016-03-03T16:31:00Z">
        <w:r w:rsidDel="00603024">
          <w:delText>touch</w:delText>
        </w:r>
      </w:del>
      <w:ins w:id="3827" w:author="Sammartano, Marc (BIC USA)" w:date="2016-03-03T16:31:00Z">
        <w:r w:rsidR="00603024">
          <w:rPr>
            <w:b/>
          </w:rPr>
          <w:t>OnGrTouch:</w:t>
        </w:r>
      </w:ins>
      <w:r>
        <w:t xml:space="preserve"> interrupt occurred.</w:t>
      </w:r>
    </w:p>
    <w:p w:rsidR="009558AD" w:rsidRDefault="009558AD" w:rsidP="00EB1F62">
      <w:pPr>
        <w:pStyle w:val="Heading2"/>
      </w:pPr>
      <w:bookmarkStart w:id="3828" w:name="_Toc444180367"/>
      <w:r>
        <w:t>Text Commands</w:t>
      </w:r>
      <w:bookmarkEnd w:id="3828"/>
    </w:p>
    <w:p w:rsidR="001E075B" w:rsidRPr="001E075B" w:rsidRDefault="0099257D" w:rsidP="001E075B">
      <w:pPr>
        <w:pStyle w:val="Heading3"/>
      </w:pPr>
      <w:bookmarkStart w:id="3829" w:name="_Toc444180368"/>
      <w:r>
        <w:t>Overview</w:t>
      </w:r>
      <w:bookmarkEnd w:id="3829"/>
    </w:p>
    <w:p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Normally this parameter is omitted, and the command sets a text attribute for all text objects drawn after the command is executed. For us</w:t>
      </w:r>
      <w:ins w:id="3830" w:author="Sammartano, Marc (BIC USA)" w:date="2016-01-11T12:23:00Z">
        <w:r w:rsidR="000B5F88">
          <w:t>in</w:t>
        </w:r>
      </w:ins>
      <w:del w:id="3831" w:author="Sammartano, Marc (BIC USA)" w:date="2016-01-11T12:23:00Z">
        <w:r w:rsidR="00BE7211" w:rsidDel="000B5F88">
          <w:delText>a</w:delText>
        </w:r>
      </w:del>
      <w:r w:rsidR="00BE7211">
        <w:t>g</w:t>
      </w:r>
      <w:del w:id="3832" w:author="Sammartano, Marc (BIC USA)" w:date="2016-01-11T12:23:00Z">
        <w:r w:rsidR="00BE7211" w:rsidDel="000B5F88">
          <w:delText>e of</w:delText>
        </w:r>
      </w:del>
      <w:r w:rsidR="00BE7211">
        <w:t xml:space="preserve"> the Paint pointer, see "Paints </w:t>
      </w:r>
      <w:r w:rsidR="00BE7211">
        <w:rPr>
          <w:i/>
        </w:rPr>
        <w:t>Advanced Usage</w:t>
      </w:r>
      <w:r w:rsidR="00BE7211">
        <w:t>", above.</w:t>
      </w:r>
    </w:p>
    <w:p w:rsidR="000B3E10" w:rsidRDefault="005B004F" w:rsidP="00551B4F">
      <w:r w:rsidRPr="005B004F">
        <w:rPr>
          <w:b/>
        </w:rPr>
        <w:t>Gr.text.height</w:t>
      </w:r>
      <w:r w:rsidR="000B3E10">
        <w:t xml:space="preserve"> returns information about how text would be drawn. It does not measure a drawn text object, but uses information from the current Paint.</w:t>
      </w:r>
    </w:p>
    <w:p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use information from the current Paint. If used to measure the text of a text object that was already drawn, they use information from the text object.</w:t>
      </w:r>
    </w:p>
    <w:p w:rsidR="009558AD" w:rsidRDefault="003A4712" w:rsidP="005F4916">
      <w:pPr>
        <w:pStyle w:val="Heading3"/>
      </w:pPr>
      <w:bookmarkStart w:id="3833" w:name="_Toc444180369"/>
      <w:r>
        <w:t>Gr.</w:t>
      </w:r>
      <w:r w:rsidR="009558AD">
        <w:t xml:space="preserve">text.align </w:t>
      </w:r>
      <w:r w:rsidR="003F1245">
        <w:t>{{&lt;</w:t>
      </w:r>
      <w:r w:rsidR="009558AD">
        <w:t>type</w:t>
      </w:r>
      <w:r w:rsidR="003F1245">
        <w:t>_nexp&gt;}{,&lt;paint_nexp&gt;}}</w:t>
      </w:r>
      <w:bookmarkEnd w:id="3833"/>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3834" w:name="_Toc444180370"/>
      <w:r>
        <w:t>Gr.text.bold {{&lt;lexp&gt;}{,&lt;paint_nexp&gt;}}</w:t>
      </w:r>
      <w:bookmarkEnd w:id="3834"/>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rsidR="001E075B" w:rsidRDefault="001E075B" w:rsidP="001E075B">
      <w:pPr>
        <w:pStyle w:val="NoSpacing"/>
      </w:pPr>
      <w:r>
        <w:t>Turns bold on or off on text objects drawn after this command is issued:</w:t>
      </w:r>
    </w:p>
    <w:p w:rsidR="001E075B" w:rsidRDefault="001E075B" w:rsidP="00D97320">
      <w:pPr>
        <w:pStyle w:val="ListParagraph"/>
        <w:numPr>
          <w:ilvl w:val="0"/>
          <w:numId w:val="37"/>
        </w:numPr>
      </w:pPr>
      <w:r>
        <w:t xml:space="preserve">If the value of the bold parameter </w:t>
      </w:r>
      <w:r w:rsidRPr="006E6122">
        <w:t>&lt;</w:t>
      </w:r>
      <w:r>
        <w:t>l</w:t>
      </w:r>
      <w:r w:rsidRPr="006E6122">
        <w:t>exp&gt;</w:t>
      </w:r>
      <w:r>
        <w:t xml:space="preserve"> is false (0), text bold is turned off.</w:t>
      </w:r>
    </w:p>
    <w:p w:rsidR="001E075B" w:rsidRDefault="001E075B" w:rsidP="00D97320">
      <w:pPr>
        <w:pStyle w:val="ListParagraph"/>
        <w:numPr>
          <w:ilvl w:val="0"/>
          <w:numId w:val="37"/>
        </w:numPr>
      </w:pPr>
      <w:r>
        <w:t>If the parameter value is true (not zero), makes text appear bold.</w:t>
      </w:r>
    </w:p>
    <w:p w:rsidR="001E075B" w:rsidRDefault="001E075B" w:rsidP="00D97320">
      <w:pPr>
        <w:pStyle w:val="ListParagraph"/>
        <w:numPr>
          <w:ilvl w:val="0"/>
          <w:numId w:val="37"/>
        </w:numPr>
      </w:pPr>
      <w:r>
        <w:t>If the parameter is omitted, the bold setting is toggled.</w:t>
      </w:r>
    </w:p>
    <w:p w:rsidR="001E075B" w:rsidRDefault="001E075B" w:rsidP="001E075B">
      <w:r>
        <w:lastRenderedPageBreak/>
        <w:t>If the color fill parameter is 0, only the outline of the bold text will be shown. If fill &lt;&gt;0, the text outline will be filled.</w:t>
      </w:r>
    </w:p>
    <w:p w:rsidR="001E075B" w:rsidRDefault="001E075B" w:rsidP="001E075B">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3835" w:name="_Toc444180371"/>
      <w:r>
        <w:t>Gr.</w:t>
      </w:r>
      <w:r w:rsidR="009558AD">
        <w:t xml:space="preserve">text.size </w:t>
      </w:r>
      <w:r w:rsidR="003F1245">
        <w:t>{{</w:t>
      </w:r>
      <w:r w:rsidR="00DB0B71">
        <w:t>&lt;</w:t>
      </w:r>
      <w:r w:rsidR="003F1245">
        <w:t>size_</w:t>
      </w:r>
      <w:r w:rsidR="00DB0B71">
        <w:t>nexp&gt;</w:t>
      </w:r>
      <w:r w:rsidR="003F1245">
        <w:t>}{,&lt;paint_nexp&gt;}}</w:t>
      </w:r>
      <w:bookmarkEnd w:id="3835"/>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3836" w:name="_Toc444180372"/>
      <w:r>
        <w:t>Gr.text.skew {{&lt;skew_nexp&gt;}{,&lt;paint_nexp&gt;}}</w:t>
      </w:r>
      <w:bookmarkEnd w:id="3836"/>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3837" w:name="_Toc444180373"/>
      <w:r>
        <w:t xml:space="preserve">Gr.text.strike </w:t>
      </w:r>
      <w:ins w:id="3838" w:author="Sammartano, Marc (BIC USA)" w:date="2016-01-12T13:47:00Z">
        <w:r w:rsidR="009779F1">
          <w:t>{{</w:t>
        </w:r>
      </w:ins>
      <w:r>
        <w:t>&lt;lexp&gt;</w:t>
      </w:r>
      <w:ins w:id="3839" w:author="Sammartano, Marc (BIC USA)" w:date="2016-01-12T13:47:00Z">
        <w:r w:rsidR="009779F1">
          <w:t>}{,&lt;paint_nexp&gt;}}</w:t>
        </w:r>
      </w:ins>
      <w:bookmarkEnd w:id="3837"/>
      <w:r>
        <w:fldChar w:fldCharType="begin"/>
      </w:r>
      <w:r>
        <w:instrText xml:space="preserve"> XE "</w:instrText>
      </w:r>
      <w:r w:rsidRPr="0064206A">
        <w:instrText xml:space="preserve">Gr.text.strike </w:instrText>
      </w:r>
      <w:ins w:id="3840" w:author="Sammartano, Marc (BIC USA)" w:date="2016-01-12T13:47:00Z">
        <w:r w:rsidR="009779F1">
          <w:instrText>{{</w:instrText>
        </w:r>
      </w:ins>
      <w:r w:rsidRPr="0064206A">
        <w:instrText>&lt;lexp&gt;</w:instrText>
      </w:r>
      <w:ins w:id="3841" w:author="Sammartano, Marc (BIC USA)" w:date="2016-01-12T13:47:00Z">
        <w:r w:rsidR="009779F1">
          <w:instrText>}{,</w:instrText>
        </w:r>
      </w:ins>
      <w:ins w:id="3842" w:author="Sammartano, Marc (BIC USA)" w:date="2016-01-12T13:48:00Z">
        <w:r w:rsidR="009779F1">
          <w:instrText>&lt;paint_nexp&gt;</w:instrText>
        </w:r>
      </w:ins>
      <w:ins w:id="3843" w:author="Sammartano, Marc (BIC USA)" w:date="2016-01-12T13:49:00Z">
        <w:r w:rsidR="009779F1">
          <w:instrText>}</w:instrText>
        </w:r>
      </w:ins>
      <w:ins w:id="3844" w:author="Sammartano, Marc (BIC USA)" w:date="2016-01-12T13:47:00Z">
        <w:r w:rsidR="009779F1">
          <w:instrText>}</w:instrText>
        </w:r>
      </w:ins>
      <w:r>
        <w:instrText xml:space="preserve">" </w:instrText>
      </w:r>
      <w:r>
        <w:fldChar w:fldCharType="end"/>
      </w:r>
    </w:p>
    <w:p w:rsidR="001E075B" w:rsidRDefault="001E075B" w:rsidP="001E075B">
      <w:pPr>
        <w:pStyle w:val="NoSpacing"/>
      </w:pPr>
      <w:r>
        <w:t>Turns overstrike on or off on text objects drawn after this command is issued:</w:t>
      </w:r>
    </w:p>
    <w:p w:rsidR="001E075B" w:rsidRDefault="001E075B" w:rsidP="00D97320">
      <w:pPr>
        <w:pStyle w:val="ListParagraph"/>
        <w:numPr>
          <w:ilvl w:val="0"/>
          <w:numId w:val="37"/>
        </w:numPr>
      </w:pPr>
      <w:r>
        <w:t xml:space="preserve">If the value of the </w:t>
      </w:r>
      <w:del w:id="3845" w:author="Sammartano, Marc (BIC USA)" w:date="2016-01-12T13:47:00Z">
        <w:r w:rsidDel="009779F1">
          <w:delText>b</w:delText>
        </w:r>
      </w:del>
      <w:del w:id="3846" w:author="Sammartano, Marc (BIC USA)" w:date="2016-01-12T13:46:00Z">
        <w:r w:rsidDel="009779F1">
          <w:delText>old</w:delText>
        </w:r>
      </w:del>
      <w:ins w:id="3847" w:author="Sammartano, Marc (BIC USA)" w:date="2016-01-12T13:47:00Z">
        <w:r w:rsidR="009779F1">
          <w:t>strike</w:t>
        </w:r>
      </w:ins>
      <w:r>
        <w:t xml:space="preserve"> parameter </w:t>
      </w:r>
      <w:r w:rsidRPr="006E6122">
        <w:t>&lt;</w:t>
      </w:r>
      <w:r>
        <w:t>l</w:t>
      </w:r>
      <w:r w:rsidRPr="006E6122">
        <w:t>exp&gt;</w:t>
      </w:r>
      <w:r>
        <w:t xml:space="preserve"> is false (0), text strike is turned off.</w:t>
      </w:r>
    </w:p>
    <w:p w:rsidR="001E075B" w:rsidRDefault="001E075B" w:rsidP="00D97320">
      <w:pPr>
        <w:pStyle w:val="ListParagraph"/>
        <w:numPr>
          <w:ilvl w:val="0"/>
          <w:numId w:val="37"/>
        </w:numPr>
      </w:pPr>
      <w:r>
        <w:t>If the parameter value is true (not zero), text will be drawn with a strike-through line.</w:t>
      </w:r>
    </w:p>
    <w:p w:rsidR="001E075B" w:rsidRDefault="001E075B" w:rsidP="00D97320">
      <w:pPr>
        <w:pStyle w:val="ListParagraph"/>
        <w:numPr>
          <w:ilvl w:val="0"/>
          <w:numId w:val="37"/>
        </w:numPr>
      </w:pPr>
      <w:r>
        <w:t>If the parameter is omitted, the bold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3848" w:name="_Toc444180374"/>
      <w:r>
        <w:t xml:space="preserve">Gr.text.underline </w:t>
      </w:r>
      <w:ins w:id="3849" w:author="Sammartano, Marc (BIC USA)" w:date="2016-01-12T13:48:00Z">
        <w:r w:rsidR="009779F1">
          <w:t>{{</w:t>
        </w:r>
      </w:ins>
      <w:r>
        <w:t>&lt;lexp&gt;</w:t>
      </w:r>
      <w:ins w:id="3850" w:author="Sammartano, Marc (BIC USA)" w:date="2016-01-12T13:48:00Z">
        <w:r w:rsidR="009779F1">
          <w:t>}{,&lt;paint_nexp&gt;}}</w:t>
        </w:r>
      </w:ins>
      <w:bookmarkEnd w:id="3848"/>
      <w:r>
        <w:fldChar w:fldCharType="begin"/>
      </w:r>
      <w:r>
        <w:instrText xml:space="preserve"> XE "</w:instrText>
      </w:r>
      <w:r w:rsidRPr="004165CB">
        <w:instrText xml:space="preserve">Gr.text.underline </w:instrText>
      </w:r>
      <w:ins w:id="3851" w:author="Sammartano, Marc (BIC USA)" w:date="2016-01-12T13:48:00Z">
        <w:r w:rsidR="009779F1">
          <w:instrText>{{</w:instrText>
        </w:r>
      </w:ins>
      <w:r w:rsidRPr="004165CB">
        <w:instrText>&lt;lexp&gt;</w:instrText>
      </w:r>
      <w:ins w:id="3852" w:author="Sammartano, Marc (BIC USA)" w:date="2016-01-12T13:48:00Z">
        <w:r w:rsidR="009779F1">
          <w:instrText>}{&lt;paint_nexp&gt;}}</w:instrText>
        </w:r>
      </w:ins>
      <w:r>
        <w:instrText xml:space="preserve">" </w:instrText>
      </w:r>
      <w:r>
        <w:fldChar w:fldCharType="end"/>
      </w:r>
    </w:p>
    <w:p w:rsidR="001E075B" w:rsidRDefault="001E075B" w:rsidP="001E075B">
      <w:pPr>
        <w:pStyle w:val="NoSpacing"/>
      </w:pPr>
      <w:r>
        <w:t>Turns underlining on or off on text objects drawn after this command is issued:</w:t>
      </w:r>
    </w:p>
    <w:p w:rsidR="001E075B" w:rsidRDefault="001E075B" w:rsidP="00D97320">
      <w:pPr>
        <w:pStyle w:val="ListParagraph"/>
        <w:numPr>
          <w:ilvl w:val="0"/>
          <w:numId w:val="37"/>
        </w:numPr>
      </w:pPr>
      <w:r>
        <w:t xml:space="preserve">If the value of the </w:t>
      </w:r>
      <w:del w:id="3853" w:author="Sammartano, Marc (BIC USA)" w:date="2016-01-12T13:45:00Z">
        <w:r w:rsidDel="009779F1">
          <w:delText>bold</w:delText>
        </w:r>
      </w:del>
      <w:ins w:id="3854" w:author="Sammartano, Marc (BIC USA)" w:date="2016-01-12T13:45:00Z">
        <w:r w:rsidR="009779F1">
          <w:t>underline</w:t>
        </w:r>
      </w:ins>
      <w:r>
        <w:t xml:space="preserve"> parameter </w:t>
      </w:r>
      <w:r w:rsidRPr="006E6122">
        <w:t>&lt;</w:t>
      </w:r>
      <w:r>
        <w:t>l</w:t>
      </w:r>
      <w:r w:rsidRPr="006E6122">
        <w:t>exp&gt;</w:t>
      </w:r>
      <w:r>
        <w:t xml:space="preserve"> is false (0), text underlining is turned off.</w:t>
      </w:r>
    </w:p>
    <w:p w:rsidR="001E075B" w:rsidRDefault="001E075B" w:rsidP="00D97320">
      <w:pPr>
        <w:pStyle w:val="ListParagraph"/>
        <w:numPr>
          <w:ilvl w:val="0"/>
          <w:numId w:val="37"/>
        </w:numPr>
      </w:pPr>
      <w:r>
        <w:t>If the parameter value is true (not zero), drawn text will be underlined.</w:t>
      </w:r>
    </w:p>
    <w:p w:rsidR="001E075B" w:rsidRDefault="001E075B" w:rsidP="00D97320">
      <w:pPr>
        <w:pStyle w:val="ListParagraph"/>
        <w:numPr>
          <w:ilvl w:val="0"/>
          <w:numId w:val="37"/>
        </w:numPr>
      </w:pPr>
      <w:r>
        <w:t>If the parameter is omitted, the underline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3855" w:name="_Toc444180375"/>
      <w:r>
        <w:lastRenderedPageBreak/>
        <w:t>Gr.text.setfont {{&lt;font_ptr_nexp&gt;|&lt;font_family_sexp&gt;} {, &lt;style_sexp&gt;} {,&lt;paint_nexp&gt;}}</w:t>
      </w:r>
      <w:bookmarkEnd w:id="3855"/>
      <w:r>
        <w:fldChar w:fldCharType="begin"/>
      </w:r>
      <w:r>
        <w:instrText xml:space="preserve"> XE "Gr.text.setfont</w:instrText>
      </w:r>
      <w:r w:rsidRPr="00B35654">
        <w:instrText xml:space="preserve"> </w:instrText>
      </w:r>
      <w:r>
        <w:instrText xml:space="preserve">{{&lt;font_ptr_nexp&gt;|&lt;font_family_sexp&gt;} {, &lt;style_sexp&gt;} {,&lt;paint_nexp}}" </w:instrText>
      </w:r>
      <w:r>
        <w:fldChar w:fldCharType="end"/>
      </w:r>
    </w:p>
    <w:p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rsidR="001E075B" w:rsidRDefault="001E075B" w:rsidP="001E075B">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pPr>
            <w:r>
              <w:t>Abbreviation</w:t>
            </w:r>
          </w:p>
        </w:tc>
      </w:tr>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pPr>
            <w:r>
              <w:t>"N"</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"B"</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"I"</w:t>
            </w:r>
          </w:p>
        </w:tc>
      </w:tr>
      <w:tr w:rsidR="001E075B" w:rsidRPr="006D27CC" w:rsidTr="001E075B">
        <w:trPr>
          <w:trHeight w:val="269"/>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pPr>
            <w:r>
              <w:t>"BI"</w:t>
            </w:r>
          </w:p>
        </w:tc>
      </w:tr>
    </w:tbl>
    <w:p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3856" w:name="_Toc444180376"/>
      <w:r>
        <w:t>Gr.text.typeface {{&lt;font_nexp&gt;} {, &lt;style_nexp&gt;} {,&lt;paint_nexp&gt;}}</w:t>
      </w:r>
      <w:bookmarkEnd w:id="3856"/>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style_</w:t>
            </w:r>
            <w:r w:rsidRPr="006D27CC">
              <w:t>nexp&gt; are:</w:t>
            </w:r>
          </w:p>
        </w:tc>
      </w:tr>
      <w:tr w:rsidR="001E075B" w:rsidRPr="006D27CC" w:rsidTr="001E075B">
        <w:tc>
          <w:tcPr>
            <w:tcW w:w="720" w:type="dxa"/>
            <w:tcBorders>
              <w:top w:val="single" w:sz="12" w:space="0" w:color="auto"/>
              <w:left w:val="single" w:sz="12" w:space="0" w:color="auto"/>
            </w:tcBorders>
            <w:shd w:val="clear" w:color="auto" w:fill="auto"/>
          </w:tcPr>
          <w:p w:rsidR="001E075B" w:rsidRDefault="001E075B" w:rsidP="001E075B">
            <w:pPr>
              <w:jc w:val="center"/>
            </w:pPr>
            <w:r>
              <w:lastRenderedPageBreak/>
              <w:t>1</w:t>
            </w:r>
          </w:p>
        </w:tc>
        <w:tc>
          <w:tcPr>
            <w:tcW w:w="3185" w:type="dxa"/>
            <w:tcBorders>
              <w:top w:val="single" w:sz="12" w:space="0" w:color="auto"/>
              <w:right w:val="single" w:sz="12" w:space="0" w:color="auto"/>
            </w:tcBorders>
            <w:shd w:val="clear" w:color="auto" w:fill="auto"/>
          </w:tcPr>
          <w:p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rsidR="001E075B" w:rsidRPr="006D27CC" w:rsidRDefault="001E075B" w:rsidP="001E075B">
            <w:r>
              <w:t>Normal (not bold or italic)</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2</w:t>
            </w:r>
          </w:p>
        </w:tc>
        <w:tc>
          <w:tcPr>
            <w:tcW w:w="3185" w:type="dxa"/>
            <w:tcBorders>
              <w:right w:val="single" w:sz="12" w:space="0" w:color="auto"/>
            </w:tcBorders>
            <w:shd w:val="clear" w:color="auto" w:fill="auto"/>
          </w:tcPr>
          <w:p w:rsidR="001E075B" w:rsidRPr="006D27CC" w:rsidRDefault="001E075B" w:rsidP="001E075B">
            <w:r w:rsidRPr="006D27CC">
              <w:t>Monospace font</w:t>
            </w:r>
          </w:p>
        </w:tc>
        <w:tc>
          <w:tcPr>
            <w:tcW w:w="685" w:type="dxa"/>
            <w:tcBorders>
              <w:left w:val="single" w:sz="12" w:space="0" w:color="auto"/>
            </w:tcBorders>
            <w:shd w:val="clear" w:color="auto" w:fill="auto"/>
          </w:tcPr>
          <w:p w:rsidR="001E075B" w:rsidRPr="006D27CC" w:rsidRDefault="001E075B" w:rsidP="001E075B">
            <w:pPr>
              <w:jc w:val="center"/>
            </w:pPr>
            <w:r>
              <w:t>2</w:t>
            </w:r>
          </w:p>
        </w:tc>
        <w:tc>
          <w:tcPr>
            <w:tcW w:w="3420" w:type="dxa"/>
            <w:tcBorders>
              <w:right w:val="single" w:sz="12" w:space="0" w:color="auto"/>
            </w:tcBorders>
            <w:shd w:val="clear" w:color="auto" w:fill="auto"/>
          </w:tcPr>
          <w:p w:rsidR="001E075B" w:rsidRPr="006D27CC" w:rsidRDefault="001E075B" w:rsidP="001E075B">
            <w:r>
              <w:t>Bold</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3</w:t>
            </w:r>
          </w:p>
        </w:tc>
        <w:tc>
          <w:tcPr>
            <w:tcW w:w="3185" w:type="dxa"/>
            <w:tcBorders>
              <w:right w:val="single" w:sz="12" w:space="0" w:color="auto"/>
            </w:tcBorders>
            <w:shd w:val="clear" w:color="auto" w:fill="auto"/>
          </w:tcPr>
          <w:p w:rsidR="001E075B" w:rsidRPr="006D27CC" w:rsidRDefault="001E075B" w:rsidP="001E075B">
            <w:r w:rsidRPr="006D27CC">
              <w:t>Sans-serif font</w:t>
            </w:r>
          </w:p>
        </w:tc>
        <w:tc>
          <w:tcPr>
            <w:tcW w:w="685" w:type="dxa"/>
            <w:tcBorders>
              <w:left w:val="single" w:sz="12" w:space="0" w:color="auto"/>
            </w:tcBorders>
            <w:shd w:val="clear" w:color="auto" w:fill="auto"/>
          </w:tcPr>
          <w:p w:rsidR="001E075B" w:rsidRPr="006D27CC" w:rsidRDefault="001E075B" w:rsidP="001E075B">
            <w:pPr>
              <w:jc w:val="center"/>
            </w:pPr>
            <w:r>
              <w:t>3</w:t>
            </w:r>
          </w:p>
        </w:tc>
        <w:tc>
          <w:tcPr>
            <w:tcW w:w="3420" w:type="dxa"/>
            <w:tcBorders>
              <w:right w:val="single" w:sz="12" w:space="0" w:color="auto"/>
            </w:tcBorders>
            <w:shd w:val="clear" w:color="auto" w:fill="auto"/>
          </w:tcPr>
          <w:p w:rsidR="001E075B" w:rsidRPr="006D27CC" w:rsidRDefault="001E075B" w:rsidP="001E075B">
            <w:r>
              <w:t>Italic</w:t>
            </w:r>
          </w:p>
        </w:tc>
      </w:tr>
      <w:tr w:rsidR="001E075B" w:rsidRPr="006D27CC" w:rsidTr="001E075B">
        <w:tc>
          <w:tcPr>
            <w:tcW w:w="720"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rsidR="001E075B" w:rsidRPr="006D27CC" w:rsidRDefault="001E075B" w:rsidP="001E075B">
            <w:r>
              <w:t>Bold and italic</w:t>
            </w:r>
          </w:p>
        </w:tc>
      </w:tr>
    </w:tbl>
    <w:p w:rsidR="001E075B" w:rsidRDefault="001E075B" w:rsidP="001E075B">
      <w:pPr>
        <w:spacing w:before="120"/>
      </w:pPr>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rsidR="001E075B" w:rsidRDefault="001E075B" w:rsidP="001E075B">
      <w:r>
        <w:rPr>
          <w:b/>
        </w:rPr>
        <w:t>Notes:</w:t>
      </w:r>
      <w:r>
        <w:t xml:space="preserve"> The "Monospace" font (font 2) always displays as "Normal" (style 1), regardless of the style parameter. Some devices do not support all of the styles.</w:t>
      </w:r>
    </w:p>
    <w:p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7E50DC" w:rsidRPr="00D173FA" w:rsidRDefault="007E50DC" w:rsidP="007E50DC">
      <w:pPr>
        <w:pStyle w:val="Heading3"/>
      </w:pPr>
      <w:bookmarkStart w:id="3857" w:name="_Toc444180377"/>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3857"/>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404CE3">
      <w:pPr>
        <w:pStyle w:val="Codeexample"/>
        <w:keepNext/>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3858" w:name="_Toc444180378"/>
      <w:r>
        <w:lastRenderedPageBreak/>
        <w:t>Gr.</w:t>
      </w:r>
      <w:r w:rsidR="004118E1" w:rsidRPr="00D173FA">
        <w:t>text.width &lt;nvar&gt;, &lt;exp&gt;</w:t>
      </w:r>
      <w:bookmarkEnd w:id="3858"/>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rsidR="00AD2AA1" w:rsidRDefault="004118E1" w:rsidP="00E844BA">
      <w:r>
        <w:t xml:space="preserve">Returns the pixel width of </w:t>
      </w:r>
      <w:ins w:id="3859" w:author="Sammartano, Marc (BIC USA)" w:date="2016-01-11T12:26:00Z">
        <w:r w:rsidR="000B5F88">
          <w:t xml:space="preserve">a string (from </w:t>
        </w:r>
      </w:ins>
      <w:r>
        <w:t>&lt;exp&gt;</w:t>
      </w:r>
      <w:ins w:id="3860" w:author="Sammartano, Marc (BIC USA)" w:date="2016-01-11T12:26:00Z">
        <w:r w:rsidR="000B5F88">
          <w:t>)</w:t>
        </w:r>
      </w:ins>
      <w:r>
        <w:t xml:space="preserve"> in</w:t>
      </w:r>
      <w:ins w:id="3861" w:author="Sammartano, Marc (BIC USA)" w:date="2016-01-11T12:26:00Z">
        <w:r w:rsidR="000B5F88">
          <w:t xml:space="preserve"> the variable</w:t>
        </w:r>
      </w:ins>
      <w:r>
        <w:t xml:space="preserve"> &lt;nvar&gt;</w:t>
      </w:r>
      <w:ins w:id="3862" w:author="Sammartano, Marc (BIC USA)" w:date="2016-01-11T13:24:00Z">
        <w:r w:rsidR="00E844BA">
          <w:t>.</w:t>
        </w:r>
      </w:ins>
      <w:del w:id="3863" w:author="Sammartano, Marc (BIC USA)" w:date="2016-01-11T13:24:00Z">
        <w:r w:rsidR="00AD2AA1" w:rsidDel="00E844BA">
          <w:delText>:</w:delText>
        </w:r>
      </w:del>
    </w:p>
    <w:p w:rsidR="004118E1" w:rsidRDefault="00AD2AA1" w:rsidP="00D97320">
      <w:pPr>
        <w:pStyle w:val="ListParagraph"/>
        <w:numPr>
          <w:ilvl w:val="0"/>
          <w:numId w:val="39"/>
        </w:numPr>
      </w:pPr>
      <w:r>
        <w:t xml:space="preserve">If the parameter &lt;exp&gt; is a string expression, </w:t>
      </w:r>
      <w:r w:rsidR="004A22D7">
        <w:t>the return value is</w:t>
      </w:r>
      <w:r>
        <w:t xml:space="preserve"> the width of the string as if it </w:t>
      </w:r>
      <w:r w:rsidR="004A22D7">
        <w:t>were</w:t>
      </w:r>
      <w:r>
        <w:t xml:space="preserve"> d</w:t>
      </w:r>
      <w:ins w:id="3864" w:author="Sammartano, Marc (BIC USA)" w:date="2016-01-11T12:38:00Z">
        <w:r w:rsidR="007213D6">
          <w:t>isplayed</w:t>
        </w:r>
      </w:ins>
      <w:del w:id="3865" w:author="Sammartano, Marc (BIC USA)" w:date="2016-01-11T12:38:00Z">
        <w:r w:rsidDel="007213D6">
          <w:delText>rawn</w:delText>
        </w:r>
      </w:del>
      <w:r>
        <w:t xml:space="preserve"> on the screen</w:t>
      </w:r>
      <w:del w:id="3866" w:author="Sammartano, Marc (BIC USA)" w:date="2016-01-11T12:33:00Z">
        <w:r w:rsidDel="00836B38">
          <w:delText>.</w:delText>
        </w:r>
        <w:r w:rsidR="004118E1" w:rsidDel="00836B38">
          <w:delText xml:space="preserve"> The width is determined by</w:delText>
        </w:r>
      </w:del>
      <w:r w:rsidR="004118E1">
        <w:t xml:space="preserve"> </w:t>
      </w:r>
      <w:ins w:id="3867" w:author="Sammartano, Marc (BIC USA)" w:date="2016-01-11T12:34:00Z">
        <w:r w:rsidR="00836B38">
          <w:t xml:space="preserve">using </w:t>
        </w:r>
      </w:ins>
      <w:r w:rsidR="004118E1">
        <w:t>the latest</w:t>
      </w:r>
      <w:r w:rsidR="00574AD1">
        <w:t xml:space="preserve"> </w:t>
      </w:r>
      <w:del w:id="3868" w:author="Sammartano, Marc (BIC USA)" w:date="2016-01-11T12:34:00Z">
        <w:r w:rsidR="00574AD1" w:rsidDel="00836B38">
          <w:delText>typeface and</w:delText>
        </w:r>
        <w:r w:rsidR="004118E1" w:rsidDel="00836B38">
          <w:delText xml:space="preserve"> </w:delText>
        </w:r>
        <w:r w:rsidR="00182ADD" w:rsidRPr="00182ADD" w:rsidDel="00836B38">
          <w:rPr>
            <w:b/>
          </w:rPr>
          <w:delText>G</w:delText>
        </w:r>
        <w:r w:rsidR="004118E1" w:rsidRPr="00182ADD" w:rsidDel="00836B38">
          <w:rPr>
            <w:b/>
          </w:rPr>
          <w:delText>r.text.size</w:delText>
        </w:r>
        <w:r w:rsidR="004118E1" w:rsidDel="00836B38">
          <w:delText xml:space="preserve"> parameter</w:delText>
        </w:r>
      </w:del>
      <w:ins w:id="3869" w:author="Sammartano, Marc (BIC USA)" w:date="2016-01-11T12:34:00Z">
        <w:r w:rsidR="00836B38">
          <w:t>text attribute settings</w:t>
        </w:r>
      </w:ins>
      <w:ins w:id="3870" w:author="Sammartano, Marc (BIC USA)" w:date="2016-01-11T13:10:00Z">
        <w:r w:rsidR="00381E69">
          <w:t xml:space="preserve">: the typeface, size, and style as set by the </w:t>
        </w:r>
        <w:r w:rsidR="00381E69" w:rsidRPr="00BD6D8B">
          <w:rPr>
            <w:b/>
          </w:rPr>
          <w:t>Gr.text.*</w:t>
        </w:r>
        <w:r w:rsidR="00381E69">
          <w:t xml:space="preserve"> commands (or default values if you did not set them)</w:t>
        </w:r>
      </w:ins>
      <w:r w:rsidR="004118E1">
        <w:t>.</w:t>
      </w:r>
    </w:p>
    <w:p w:rsidR="00AD2AA1" w:rsidRDefault="00AD2AA1" w:rsidP="00D97320">
      <w:pPr>
        <w:pStyle w:val="ListParagraph"/>
        <w:numPr>
          <w:ilvl w:val="0"/>
          <w:numId w:val="39"/>
        </w:numPr>
        <w:rPr>
          <w:ins w:id="3871" w:author="Sammartano, Marc (BIC USA)" w:date="2016-01-11T12:42:00Z"/>
        </w:rPr>
      </w:pPr>
      <w:r>
        <w:t xml:space="preserve">If the parameter &lt;exp&gt; is a numeric </w:t>
      </w:r>
      <w:r w:rsidRPr="00381E69">
        <w:t>expression</w:t>
      </w:r>
      <w:r>
        <w:t xml:space="preserve">, </w:t>
      </w:r>
      <w:r w:rsidR="004A22D7">
        <w:t xml:space="preserve">its value </w:t>
      </w:r>
      <w:del w:id="3872" w:author="Sammartano, Marc (BIC USA)" w:date="2016-01-11T12:34:00Z">
        <w:r w:rsidR="004A22D7" w:rsidDel="00836B38">
          <w:delText>i</w:delText>
        </w:r>
        <w:r w:rsidDel="00836B38">
          <w:delText>s</w:delText>
        </w:r>
      </w:del>
      <w:ins w:id="3873" w:author="Sammartano, Marc (BIC USA)" w:date="2016-01-11T12:34:00Z">
        <w:r w:rsidR="00836B38">
          <w:t>must</w:t>
        </w:r>
      </w:ins>
      <w:ins w:id="3874" w:author="Sammartano, Marc (BIC USA)" w:date="2016-01-11T12:35:00Z">
        <w:r w:rsidR="00836B38">
          <w:t xml:space="preserve"> be</w:t>
        </w:r>
      </w:ins>
      <w:r>
        <w:t xml:space="preserve"> a </w:t>
      </w:r>
      <w:del w:id="3875" w:author="Sammartano, Marc (BIC USA)" w:date="2016-01-11T12:34:00Z">
        <w:r w:rsidDel="00836B38">
          <w:delText>graphic</w:delText>
        </w:r>
      </w:del>
      <w:ins w:id="3876" w:author="Sammartano, Marc (BIC USA)" w:date="2016-01-11T12:34:00Z">
        <w:r w:rsidR="00836B38">
          <w:t>text</w:t>
        </w:r>
      </w:ins>
      <w:r>
        <w:t xml:space="preserve"> object </w:t>
      </w:r>
      <w:r w:rsidR="000B3E10">
        <w:t>number</w:t>
      </w:r>
      <w:ins w:id="3877" w:author="Sammartano, Marc (BIC USA)" w:date="2016-01-11T12:34:00Z">
        <w:r w:rsidR="00836B38">
          <w:t xml:space="preserve"> </w:t>
        </w:r>
      </w:ins>
      <w:ins w:id="3878" w:author="Sammartano, Marc (BIC USA)" w:date="2016-01-11T12:35:00Z">
        <w:r w:rsidR="00836B38">
          <w:t>from</w:t>
        </w:r>
      </w:ins>
      <w:ins w:id="3879" w:author="Sammartano, Marc (BIC USA)" w:date="2016-01-11T12:34:00Z">
        <w:r w:rsidR="00836B38">
          <w:t xml:space="preserve"> </w:t>
        </w:r>
        <w:r w:rsidR="00836B38" w:rsidRPr="00381E69">
          <w:rPr>
            <w:b/>
          </w:rPr>
          <w:t>Gr.text.draw</w:t>
        </w:r>
      </w:ins>
      <w:ins w:id="3880" w:author="Sammartano, Marc (BIC USA)" w:date="2016-01-11T12:35:00Z">
        <w:r w:rsidR="00836B38">
          <w:t>, or you will get a run-time error</w:t>
        </w:r>
      </w:ins>
      <w:r>
        <w:t xml:space="preserve">. </w:t>
      </w:r>
      <w:r w:rsidR="004A22D7">
        <w:t>The return value is</w:t>
      </w:r>
      <w:r>
        <w:t xml:space="preserve"> the width of the text </w:t>
      </w:r>
      <w:r w:rsidR="004A22D7">
        <w:t xml:space="preserve">of the </w:t>
      </w:r>
      <w:r>
        <w:t>object</w:t>
      </w:r>
      <w:r w:rsidR="004A22D7">
        <w:t xml:space="preserve"> as</w:t>
      </w:r>
      <w:r w:rsidR="00243DA8">
        <w:t xml:space="preserve"> </w:t>
      </w:r>
      <w:ins w:id="3881" w:author="Sammartano, Marc (BIC USA)" w:date="2016-01-11T12:36:00Z">
        <w:r w:rsidR="00836B38">
          <w:t xml:space="preserve">it would be </w:t>
        </w:r>
      </w:ins>
      <w:ins w:id="3882" w:author="Sammartano, Marc (BIC USA)" w:date="2016-01-11T12:40:00Z">
        <w:r w:rsidR="007213D6">
          <w:t xml:space="preserve">displayed on the screen by </w:t>
        </w:r>
        <w:r w:rsidR="007213D6" w:rsidRPr="00381E69">
          <w:rPr>
            <w:b/>
          </w:rPr>
          <w:t>Gr.render</w:t>
        </w:r>
      </w:ins>
      <w:del w:id="3883" w:author="Sammartano, Marc (BIC USA)" w:date="2016-01-11T12:40:00Z">
        <w:r w:rsidR="00243DA8" w:rsidDel="007213D6">
          <w:delText>drawn</w:delText>
        </w:r>
      </w:del>
      <w:del w:id="3884" w:author="Sammartano, Marc (BIC USA)" w:date="2016-01-11T12:41:00Z">
        <w:r w:rsidR="00243DA8" w:rsidDel="007213D6">
          <w:delText>, which depends on</w:delText>
        </w:r>
        <w:r w:rsidR="004A22D7" w:rsidDel="007213D6">
          <w:delText xml:space="preserve"> the </w:delText>
        </w:r>
        <w:r w:rsidR="00243DA8" w:rsidDel="007213D6">
          <w:delText>values</w:delText>
        </w:r>
        <w:r w:rsidR="004A22D7" w:rsidDel="007213D6">
          <w:delText xml:space="preserve"> used to draw the text</w:delText>
        </w:r>
      </w:del>
      <w:r w:rsidR="004A22D7">
        <w:t>.</w:t>
      </w:r>
    </w:p>
    <w:p w:rsidR="00762C87" w:rsidRDefault="00762C87" w:rsidP="00762C87">
      <w:pPr>
        <w:spacing w:after="0"/>
        <w:rPr>
          <w:ins w:id="3885" w:author="Sammartano, Marc (BIC USA)" w:date="2016-01-11T12:49:00Z"/>
        </w:rPr>
      </w:pPr>
      <w:ins w:id="3886" w:author="Sammartano, Marc (BIC USA)" w:date="2016-01-11T12:53:00Z">
        <w:r w:rsidRPr="004E726B">
          <w:rPr>
            <w:b/>
          </w:rPr>
          <w:t>Advanced usage:</w:t>
        </w:r>
        <w:r>
          <w:t xml:space="preserve"> </w:t>
        </w:r>
      </w:ins>
      <w:ins w:id="3887" w:author="Sammartano, Marc (BIC USA)" w:date="2016-01-11T12:49:00Z">
        <w:r>
          <w:t xml:space="preserve">To calculate dimensions, </w:t>
        </w:r>
      </w:ins>
      <w:ins w:id="3888" w:author="Sammartano, Marc (BIC USA)" w:date="2016-01-11T12:50:00Z">
        <w:r>
          <w:t xml:space="preserve">both </w:t>
        </w:r>
        <w:r>
          <w:rPr>
            <w:b/>
          </w:rPr>
          <w:t>Gr.text.width</w:t>
        </w:r>
        <w:r>
          <w:t xml:space="preserve"> and </w:t>
        </w:r>
        <w:r>
          <w:rPr>
            <w:b/>
          </w:rPr>
          <w:t>Gr.get.textbounds</w:t>
        </w:r>
      </w:ins>
      <w:ins w:id="3889" w:author="Sammartano, Marc (BIC USA)" w:date="2016-01-11T12:55:00Z">
        <w:r>
          <w:t xml:space="preserve"> (below) u</w:t>
        </w:r>
      </w:ins>
      <w:ins w:id="3890" w:author="Sammartano, Marc (BIC USA)" w:date="2016-01-11T12:49:00Z">
        <w:r>
          <w:t>se a text string and a set of text attributes.</w:t>
        </w:r>
      </w:ins>
      <w:ins w:id="3891" w:author="Sammartano, Marc (BIC USA)" w:date="2016-01-11T12:55:00Z">
        <w:r>
          <w:t xml:space="preserve"> The </w:t>
        </w:r>
      </w:ins>
      <w:ins w:id="3892" w:author="Sammartano, Marc (BIC USA)" w:date="2016-01-11T12:56:00Z">
        <w:r>
          <w:t xml:space="preserve">text </w:t>
        </w:r>
      </w:ins>
      <w:ins w:id="3893" w:author="Sammartano, Marc (BIC USA)" w:date="2016-01-11T12:55:00Z">
        <w:r>
          <w:t>attributes</w:t>
        </w:r>
      </w:ins>
      <w:ins w:id="3894" w:author="Sammartano, Marc (BIC USA)" w:date="2016-01-11T12:49:00Z">
        <w:r>
          <w:t xml:space="preserve"> </w:t>
        </w:r>
      </w:ins>
      <w:ins w:id="3895" w:author="Sammartano, Marc (BIC USA)" w:date="2016-01-11T12:56:00Z">
        <w:r>
          <w:t xml:space="preserve">are kept in a Paint object. </w:t>
        </w:r>
      </w:ins>
      <w:ins w:id="3896" w:author="Sammartano, Marc (BIC USA)" w:date="2016-01-11T12:49:00Z">
        <w:r>
          <w:t>The source of the string and</w:t>
        </w:r>
      </w:ins>
      <w:ins w:id="3897" w:author="Sammartano, Marc (BIC USA)" w:date="2016-01-11T13:05:00Z">
        <w:r w:rsidR="00F159AE">
          <w:t xml:space="preserve"> the</w:t>
        </w:r>
      </w:ins>
      <w:ins w:id="3898" w:author="Sammartano, Marc (BIC USA)" w:date="2016-01-11T12:49:00Z">
        <w:r>
          <w:t xml:space="preserve"> </w:t>
        </w:r>
      </w:ins>
      <w:ins w:id="3899" w:author="Sammartano, Marc (BIC USA)" w:date="2016-01-11T12:56:00Z">
        <w:r>
          <w:t xml:space="preserve">Paint </w:t>
        </w:r>
      </w:ins>
      <w:ins w:id="3900" w:author="Sammartano, Marc (BIC USA)" w:date="2016-01-11T12:49:00Z">
        <w:r>
          <w:t>depends on the type of the &lt;exp&gt; parameter:</w:t>
        </w:r>
      </w:ins>
    </w:p>
    <w:tbl>
      <w:tblPr>
        <w:tblStyle w:val="TableGrid"/>
        <w:tblW w:w="0" w:type="auto"/>
        <w:tblInd w:w="108" w:type="dxa"/>
        <w:tblLook w:val="04A0" w:firstRow="1" w:lastRow="0" w:firstColumn="1" w:lastColumn="0" w:noHBand="0" w:noVBand="1"/>
      </w:tblPr>
      <w:tblGrid>
        <w:gridCol w:w="1440"/>
        <w:gridCol w:w="2250"/>
        <w:gridCol w:w="2520"/>
        <w:gridCol w:w="3240"/>
      </w:tblGrid>
      <w:tr w:rsidR="00762C87" w:rsidRPr="006D27CC" w:rsidTr="001732BB">
        <w:trPr>
          <w:trHeight w:val="269"/>
          <w:ins w:id="3901" w:author="Sammartano, Marc (BIC USA)" w:date="2016-01-11T12:49:00Z"/>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rPr>
                <w:ins w:id="3902" w:author="Sammartano, Marc (BIC USA)" w:date="2016-01-11T12:49:00Z"/>
              </w:rPr>
            </w:pPr>
            <w:ins w:id="3903" w:author="Sammartano, Marc (BIC USA)" w:date="2016-01-11T12:49:00Z">
              <w:r>
                <w:t>If &lt;exp&gt; is a</w:t>
              </w:r>
            </w:ins>
          </w:p>
        </w:tc>
        <w:tc>
          <w:tcPr>
            <w:tcW w:w="2250" w:type="dxa"/>
            <w:tcBorders>
              <w:top w:val="single" w:sz="12" w:space="0" w:color="auto"/>
              <w:left w:val="single" w:sz="12" w:space="0" w:color="auto"/>
              <w:right w:val="single" w:sz="12" w:space="0" w:color="auto"/>
            </w:tcBorders>
          </w:tcPr>
          <w:p w:rsidR="00762C87" w:rsidRDefault="00762C87" w:rsidP="001732BB">
            <w:pPr>
              <w:keepNext/>
              <w:jc w:val="center"/>
              <w:rPr>
                <w:ins w:id="3904" w:author="Sammartano, Marc (BIC USA)" w:date="2016-01-11T12:49:00Z"/>
              </w:rPr>
            </w:pPr>
            <w:ins w:id="3905" w:author="Sammartano, Marc (BIC USA)" w:date="2016-01-11T12:49:00Z">
              <w:r>
                <w:t>value of &lt;exp&gt; is</w:t>
              </w:r>
            </w:ins>
          </w:p>
        </w:tc>
        <w:tc>
          <w:tcPr>
            <w:tcW w:w="2520" w:type="dxa"/>
            <w:tcBorders>
              <w:top w:val="single" w:sz="12" w:space="0" w:color="auto"/>
              <w:left w:val="single" w:sz="12" w:space="0" w:color="auto"/>
              <w:bottom w:val="single" w:sz="12" w:space="0" w:color="auto"/>
              <w:right w:val="single" w:sz="12" w:space="0" w:color="auto"/>
            </w:tcBorders>
            <w:shd w:val="clear" w:color="auto" w:fill="auto"/>
          </w:tcPr>
          <w:p w:rsidR="00762C87" w:rsidRDefault="00762C87" w:rsidP="001732BB">
            <w:pPr>
              <w:keepNext/>
              <w:jc w:val="center"/>
              <w:rPr>
                <w:ins w:id="3906" w:author="Sammartano, Marc (BIC USA)" w:date="2016-01-11T12:49:00Z"/>
              </w:rPr>
            </w:pPr>
            <w:ins w:id="3907" w:author="Sammartano, Marc (BIC USA)" w:date="2016-01-11T12:49:00Z">
              <w:r>
                <w:t>source of text string is</w:t>
              </w:r>
            </w:ins>
          </w:p>
        </w:tc>
        <w:tc>
          <w:tcPr>
            <w:tcW w:w="3240" w:type="dxa"/>
            <w:tcBorders>
              <w:top w:val="single" w:sz="12" w:space="0" w:color="auto"/>
              <w:left w:val="single" w:sz="12" w:space="0" w:color="auto"/>
              <w:bottom w:val="single" w:sz="12" w:space="0" w:color="auto"/>
              <w:right w:val="single" w:sz="12" w:space="0" w:color="auto"/>
            </w:tcBorders>
          </w:tcPr>
          <w:p w:rsidR="00762C87" w:rsidRDefault="00762C87" w:rsidP="001732BB">
            <w:pPr>
              <w:keepNext/>
              <w:jc w:val="center"/>
              <w:rPr>
                <w:ins w:id="3908" w:author="Sammartano, Marc (BIC USA)" w:date="2016-01-11T12:49:00Z"/>
              </w:rPr>
            </w:pPr>
            <w:ins w:id="3909" w:author="Sammartano, Marc (BIC USA)" w:date="2016-01-11T12:49:00Z">
              <w:r>
                <w:t>Source of text attributes is</w:t>
              </w:r>
            </w:ins>
          </w:p>
        </w:tc>
      </w:tr>
      <w:tr w:rsidR="00762C87" w:rsidRPr="006D27CC" w:rsidTr="001732BB">
        <w:trPr>
          <w:trHeight w:val="269"/>
          <w:ins w:id="3910" w:author="Sammartano, Marc (BIC USA)" w:date="2016-01-11T12:49:00Z"/>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rPr>
                <w:ins w:id="3911" w:author="Sammartano, Marc (BIC USA)" w:date="2016-01-11T12:49:00Z"/>
              </w:rPr>
            </w:pPr>
            <w:ins w:id="3912" w:author="Sammartano, Marc (BIC USA)" w:date="2016-01-11T12:49:00Z">
              <w:r>
                <w:t>string expression</w:t>
              </w:r>
            </w:ins>
          </w:p>
        </w:tc>
        <w:tc>
          <w:tcPr>
            <w:tcW w:w="2250" w:type="dxa"/>
            <w:tcBorders>
              <w:top w:val="single" w:sz="12" w:space="0" w:color="auto"/>
              <w:left w:val="single" w:sz="12" w:space="0" w:color="auto"/>
              <w:right w:val="single" w:sz="12" w:space="0" w:color="auto"/>
            </w:tcBorders>
          </w:tcPr>
          <w:p w:rsidR="00762C87" w:rsidRDefault="00762C87" w:rsidP="001732BB">
            <w:pPr>
              <w:keepNext/>
              <w:jc w:val="center"/>
              <w:rPr>
                <w:ins w:id="3913" w:author="Sammartano, Marc (BIC USA)" w:date="2016-01-11T12:49:00Z"/>
              </w:rPr>
            </w:pPr>
            <w:ins w:id="3914" w:author="Sammartano, Marc (BIC USA)" w:date="2016-01-11T12:49:00Z">
              <w:r>
                <w:t>the string to measure</w:t>
              </w:r>
            </w:ins>
          </w:p>
        </w:tc>
        <w:tc>
          <w:tcPr>
            <w:tcW w:w="2520" w:type="dxa"/>
            <w:tcBorders>
              <w:top w:val="single" w:sz="12" w:space="0" w:color="auto"/>
              <w:left w:val="single" w:sz="12" w:space="0" w:color="auto"/>
              <w:right w:val="single" w:sz="12" w:space="0" w:color="auto"/>
            </w:tcBorders>
            <w:shd w:val="clear" w:color="auto" w:fill="auto"/>
          </w:tcPr>
          <w:p w:rsidR="00762C87" w:rsidRPr="0038732A" w:rsidRDefault="00762C87" w:rsidP="001732BB">
            <w:pPr>
              <w:keepNext/>
              <w:jc w:val="center"/>
              <w:rPr>
                <w:ins w:id="3915" w:author="Sammartano, Marc (BIC USA)" w:date="2016-01-11T12:49:00Z"/>
              </w:rPr>
            </w:pPr>
            <w:ins w:id="3916" w:author="Sammartano, Marc (BIC USA)" w:date="2016-01-11T12:49:00Z">
              <w:r>
                <w:t>value of &lt;exp&gt;</w:t>
              </w:r>
            </w:ins>
          </w:p>
        </w:tc>
        <w:tc>
          <w:tcPr>
            <w:tcW w:w="3240" w:type="dxa"/>
            <w:tcBorders>
              <w:top w:val="single" w:sz="12" w:space="0" w:color="auto"/>
              <w:left w:val="single" w:sz="12" w:space="0" w:color="auto"/>
              <w:right w:val="single" w:sz="12" w:space="0" w:color="auto"/>
            </w:tcBorders>
          </w:tcPr>
          <w:p w:rsidR="00762C87" w:rsidRDefault="00F159AE" w:rsidP="00F159AE">
            <w:pPr>
              <w:keepNext/>
              <w:jc w:val="center"/>
              <w:rPr>
                <w:ins w:id="3917" w:author="Sammartano, Marc (BIC USA)" w:date="2016-01-11T12:49:00Z"/>
              </w:rPr>
            </w:pPr>
            <w:ins w:id="3918" w:author="Sammartano, Marc (BIC USA)" w:date="2016-01-11T12:56:00Z">
              <w:r>
                <w:t>Current Paint (</w:t>
              </w:r>
            </w:ins>
            <w:ins w:id="3919" w:author="Sammartano, Marc (BIC USA)" w:date="2016-01-11T12:49:00Z">
              <w:r w:rsidR="00762C87">
                <w:t xml:space="preserve">most recent </w:t>
              </w:r>
              <w:r w:rsidR="00762C87">
                <w:rPr>
                  <w:b/>
                </w:rPr>
                <w:t>Gr.text.*</w:t>
              </w:r>
              <w:r w:rsidR="00762C87">
                <w:t xml:space="preserve"> settings</w:t>
              </w:r>
            </w:ins>
            <w:ins w:id="3920" w:author="Sammartano, Marc (BIC USA)" w:date="2016-01-11T12:56:00Z">
              <w:r>
                <w:t>)</w:t>
              </w:r>
            </w:ins>
          </w:p>
        </w:tc>
      </w:tr>
      <w:tr w:rsidR="00762C87" w:rsidRPr="006D27CC" w:rsidTr="001732BB">
        <w:trPr>
          <w:trHeight w:val="269"/>
          <w:ins w:id="3921" w:author="Sammartano, Marc (BIC USA)" w:date="2016-01-11T12:49:00Z"/>
        </w:trPr>
        <w:tc>
          <w:tcPr>
            <w:tcW w:w="1440" w:type="dxa"/>
            <w:tcBorders>
              <w:left w:val="single" w:sz="12" w:space="0" w:color="auto"/>
              <w:bottom w:val="single" w:sz="12" w:space="0" w:color="auto"/>
              <w:right w:val="single" w:sz="12" w:space="0" w:color="auto"/>
            </w:tcBorders>
            <w:shd w:val="clear" w:color="auto" w:fill="auto"/>
          </w:tcPr>
          <w:p w:rsidR="00762C87" w:rsidRPr="006D27CC" w:rsidRDefault="00762C87" w:rsidP="001732BB">
            <w:pPr>
              <w:jc w:val="center"/>
              <w:rPr>
                <w:ins w:id="3922" w:author="Sammartano, Marc (BIC USA)" w:date="2016-01-11T12:49:00Z"/>
              </w:rPr>
            </w:pPr>
            <w:ins w:id="3923" w:author="Sammartano, Marc (BIC USA)" w:date="2016-01-11T12:49:00Z">
              <w:r>
                <w:t>numeric expression</w:t>
              </w:r>
            </w:ins>
          </w:p>
        </w:tc>
        <w:tc>
          <w:tcPr>
            <w:tcW w:w="2250" w:type="dxa"/>
            <w:tcBorders>
              <w:left w:val="single" w:sz="12" w:space="0" w:color="auto"/>
              <w:bottom w:val="single" w:sz="12" w:space="0" w:color="auto"/>
              <w:right w:val="single" w:sz="12" w:space="0" w:color="auto"/>
            </w:tcBorders>
          </w:tcPr>
          <w:p w:rsidR="00762C87" w:rsidRPr="0038732A" w:rsidRDefault="00762C87" w:rsidP="001732BB">
            <w:pPr>
              <w:jc w:val="center"/>
              <w:rPr>
                <w:ins w:id="3924" w:author="Sammartano, Marc (BIC USA)" w:date="2016-01-11T12:49:00Z"/>
                <w:b/>
              </w:rPr>
            </w:pPr>
            <w:ins w:id="3925" w:author="Sammartano, Marc (BIC USA)" w:date="2016-01-11T12:49:00Z">
              <w:r>
                <w:t xml:space="preserve">a text object number from </w:t>
              </w:r>
              <w:r>
                <w:rPr>
                  <w:b/>
                </w:rPr>
                <w:t>Gr.text.draw</w:t>
              </w:r>
            </w:ins>
          </w:p>
        </w:tc>
        <w:tc>
          <w:tcPr>
            <w:tcW w:w="2520" w:type="dxa"/>
            <w:tcBorders>
              <w:left w:val="single" w:sz="12" w:space="0" w:color="auto"/>
              <w:bottom w:val="single" w:sz="12" w:space="0" w:color="auto"/>
              <w:right w:val="single" w:sz="12" w:space="0" w:color="auto"/>
            </w:tcBorders>
            <w:shd w:val="clear" w:color="auto" w:fill="auto"/>
          </w:tcPr>
          <w:p w:rsidR="00762C87" w:rsidRPr="000E1BC3" w:rsidRDefault="00762C87" w:rsidP="001732BB">
            <w:pPr>
              <w:jc w:val="center"/>
              <w:rPr>
                <w:ins w:id="3926" w:author="Sammartano, Marc (BIC USA)" w:date="2016-01-11T12:49:00Z"/>
              </w:rPr>
            </w:pPr>
            <w:ins w:id="3927" w:author="Sammartano, Marc (BIC USA)" w:date="2016-01-11T12:49:00Z">
              <w:r>
                <w:t xml:space="preserve">string from </w:t>
              </w:r>
              <w:r>
                <w:rPr>
                  <w:b/>
                </w:rPr>
                <w:t>Gr.text.draw</w:t>
              </w:r>
              <w:r>
                <w:t xml:space="preserve"> (kept in text object)</w:t>
              </w:r>
            </w:ins>
          </w:p>
        </w:tc>
        <w:tc>
          <w:tcPr>
            <w:tcW w:w="3240" w:type="dxa"/>
            <w:tcBorders>
              <w:left w:val="single" w:sz="12" w:space="0" w:color="auto"/>
              <w:bottom w:val="single" w:sz="12" w:space="0" w:color="auto"/>
              <w:right w:val="single" w:sz="12" w:space="0" w:color="auto"/>
            </w:tcBorders>
          </w:tcPr>
          <w:p w:rsidR="00762C87" w:rsidRDefault="00F159AE" w:rsidP="00F159AE">
            <w:pPr>
              <w:jc w:val="center"/>
              <w:rPr>
                <w:ins w:id="3928" w:author="Sammartano, Marc (BIC USA)" w:date="2016-01-11T12:49:00Z"/>
              </w:rPr>
            </w:pPr>
            <w:ins w:id="3929" w:author="Sammartano, Marc (BIC USA)" w:date="2016-01-11T12:57:00Z">
              <w:r>
                <w:t>Paint attached to the</w:t>
              </w:r>
            </w:ins>
            <w:ins w:id="3930" w:author="Sammartano, Marc (BIC USA)" w:date="2016-01-11T12:49:00Z">
              <w:r w:rsidR="00762C87">
                <w:t xml:space="preserve"> text object</w:t>
              </w:r>
            </w:ins>
            <w:ins w:id="3931" w:author="Sammartano, Marc (BIC USA)" w:date="2016-01-11T12:57:00Z">
              <w:r>
                <w:t xml:space="preserve"> (see </w:t>
              </w:r>
              <w:r w:rsidRPr="008E55FA">
                <w:rPr>
                  <w:b/>
                </w:rPr>
                <w:t>Note</w:t>
              </w:r>
              <w:r>
                <w:t>, below)</w:t>
              </w:r>
            </w:ins>
          </w:p>
        </w:tc>
      </w:tr>
    </w:tbl>
    <w:p w:rsidR="007213D6" w:rsidRPr="00F159AE" w:rsidRDefault="008E55FA" w:rsidP="008E55FA">
      <w:pPr>
        <w:spacing w:before="120"/>
        <w:ind w:left="720" w:hanging="720"/>
        <w:rPr>
          <w:b/>
        </w:rPr>
      </w:pPr>
      <w:ins w:id="3932" w:author="Sammartano, Marc (BIC USA)" w:date="2016-01-11T12:57:00Z">
        <w:r>
          <w:rPr>
            <w:b/>
          </w:rPr>
          <w:t>Note:</w:t>
        </w:r>
        <w:r>
          <w:rPr>
            <w:b/>
          </w:rPr>
          <w:tab/>
        </w:r>
      </w:ins>
      <w:ins w:id="3933" w:author="Sammartano, Marc (BIC USA)" w:date="2016-01-11T12:49:00Z">
        <w:r w:rsidR="00762C87" w:rsidRPr="008E55FA">
          <w:rPr>
            <w:b/>
          </w:rPr>
          <w:t>Gr.text.draw</w:t>
        </w:r>
        <w:r w:rsidR="00762C87">
          <w:t xml:space="preserve"> attaches </w:t>
        </w:r>
      </w:ins>
      <w:ins w:id="3934" w:author="Sammartano, Marc (BIC USA)" w:date="2016-01-11T12:58:00Z">
        <w:r w:rsidR="00F159AE">
          <w:t xml:space="preserve">a Paint </w:t>
        </w:r>
      </w:ins>
      <w:ins w:id="3935" w:author="Sammartano, Marc (BIC USA)" w:date="2016-01-11T12:49:00Z">
        <w:r w:rsidR="00762C87">
          <w:t>to the text object</w:t>
        </w:r>
      </w:ins>
      <w:ins w:id="3936" w:author="Sammartano, Marc (BIC USA)" w:date="2016-01-11T12:59:00Z">
        <w:r w:rsidR="00F159AE">
          <w:t xml:space="preserve"> using t</w:t>
        </w:r>
      </w:ins>
      <w:ins w:id="3937" w:author="Sammartano, Marc (BIC USA)" w:date="2016-01-11T12:58:00Z">
        <w:r w:rsidR="00F159AE">
          <w:t>he text attributes</w:t>
        </w:r>
      </w:ins>
      <w:ins w:id="3938" w:author="Sammartano, Marc (BIC USA)" w:date="2016-01-11T12:59:00Z">
        <w:r w:rsidR="00F159AE">
          <w:t xml:space="preserve"> that are current at that time. </w:t>
        </w:r>
      </w:ins>
      <w:ins w:id="3939" w:author="Sammartano, Marc (BIC USA)" w:date="2016-01-11T12:49:00Z">
        <w:r w:rsidR="00762C87">
          <w:t xml:space="preserve">This is the Paint </w:t>
        </w:r>
        <w:r w:rsidR="00762C87">
          <w:rPr>
            <w:b/>
          </w:rPr>
          <w:t>Gr.render</w:t>
        </w:r>
        <w:r w:rsidR="00762C87">
          <w:t xml:space="preserve"> </w:t>
        </w:r>
      </w:ins>
      <w:ins w:id="3940" w:author="Sammartano, Marc (BIC USA)" w:date="2016-01-11T13:06:00Z">
        <w:r w:rsidR="00F159AE">
          <w:t xml:space="preserve">uses to </w:t>
        </w:r>
      </w:ins>
      <w:ins w:id="3941" w:author="Sammartano, Marc (BIC USA)" w:date="2016-01-11T12:49:00Z">
        <w:r w:rsidR="00762C87">
          <w:t>d</w:t>
        </w:r>
        <w:r w:rsidR="00F159AE">
          <w:t>isplay</w:t>
        </w:r>
        <w:r w:rsidR="00762C87">
          <w:t xml:space="preserve"> the text on the screen</w:t>
        </w:r>
      </w:ins>
      <w:ins w:id="3942" w:author="Sammartano, Marc (BIC USA)" w:date="2016-01-11T12:43:00Z">
        <w:r w:rsidR="007213D6">
          <w:t>.</w:t>
        </w:r>
      </w:ins>
      <w:ins w:id="3943" w:author="Sammartano, Marc (BIC USA)" w:date="2016-01-11T12:59:00Z">
        <w:r w:rsidR="00F159AE">
          <w:t xml:space="preserve"> If you modify this Paint, the changes are reflected in values returned by </w:t>
        </w:r>
      </w:ins>
      <w:ins w:id="3944" w:author="Sammartano, Marc (BIC USA)" w:date="2016-01-11T13:00:00Z">
        <w:r w:rsidR="00F159AE">
          <w:rPr>
            <w:b/>
          </w:rPr>
          <w:t>Gr.text.width</w:t>
        </w:r>
        <w:r w:rsidR="00F159AE">
          <w:t xml:space="preserve"> and </w:t>
        </w:r>
        <w:r w:rsidR="00F159AE">
          <w:rPr>
            <w:b/>
          </w:rPr>
          <w:t>Gr.get.textbounds</w:t>
        </w:r>
        <w:r w:rsidR="00F159AE">
          <w:t xml:space="preserve">, and also shown on the screen with the next </w:t>
        </w:r>
        <w:r w:rsidR="00F159AE">
          <w:rPr>
            <w:b/>
          </w:rPr>
          <w:t>Gr.render.</w:t>
        </w:r>
      </w:ins>
    </w:p>
    <w:p w:rsidR="00C72B28" w:rsidRDefault="003A4712" w:rsidP="005F4916">
      <w:pPr>
        <w:pStyle w:val="Heading3"/>
      </w:pPr>
      <w:bookmarkStart w:id="3945" w:name="_Toc444180379"/>
      <w:r>
        <w:t>Gr.</w:t>
      </w:r>
      <w:r w:rsidR="00C72B28">
        <w:t>get.textbounds &lt;exp&gt;, left, top, right, bottom</w:t>
      </w:r>
      <w:bookmarkEnd w:id="3945"/>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rsidR="004A22D7" w:rsidRDefault="00C72B28" w:rsidP="00E844BA">
      <w:r>
        <w:t xml:space="preserve">Gets the boundary rectangle of </w:t>
      </w:r>
      <w:ins w:id="3946" w:author="Sammartano, Marc (BIC USA)" w:date="2016-01-11T10:42:00Z">
        <w:r w:rsidR="0022797C">
          <w:t>a</w:t>
        </w:r>
      </w:ins>
      <w:del w:id="3947" w:author="Sammartano, Marc (BIC USA)" w:date="2016-01-11T10:42:00Z">
        <w:r w:rsidDel="0022797C">
          <w:delText>the</w:delText>
        </w:r>
      </w:del>
      <w:r>
        <w:t xml:space="preserve"> string </w:t>
      </w:r>
      <w:del w:id="3948" w:author="Sammartano, Marc (BIC USA)" w:date="2016-01-11T10:42:00Z">
        <w:r w:rsidDel="0022797C">
          <w:delText>expression</w:delText>
        </w:r>
        <w:r w:rsidR="00D173FA" w:rsidDel="0022797C">
          <w:delText xml:space="preserve"> </w:delText>
        </w:r>
        <w:r w:rsidR="00D173FA" w:rsidRPr="00D173FA" w:rsidDel="0022797C">
          <w:delText>&lt;sexp&gt;</w:delText>
        </w:r>
      </w:del>
      <w:del w:id="3949" w:author="Sammartano, Marc (BIC USA)" w:date="2016-01-11T13:13:00Z">
        <w:r w:rsidR="004A22D7" w:rsidDel="00381E69">
          <w:delText>:</w:delText>
        </w:r>
      </w:del>
      <w:ins w:id="3950" w:author="Sammartano, Marc (BIC USA)" w:date="2016-01-11T13:20:00Z">
        <w:r w:rsidR="00E844BA" w:rsidRPr="00E844BA">
          <w:t xml:space="preserve"> </w:t>
        </w:r>
        <w:r w:rsidR="00E844BA">
          <w:t>as it would be drawn on the screen. The returned coordinate values give you the dimensions of the bounding rectangle but not its location.</w:t>
        </w:r>
      </w:ins>
    </w:p>
    <w:p w:rsidR="004A22D7" w:rsidDel="008E55FA" w:rsidRDefault="004A22D7" w:rsidP="008E55FA">
      <w:pPr>
        <w:rPr>
          <w:del w:id="3951" w:author="Sammartano, Marc (BIC USA)" w:date="2016-01-11T13:27:00Z"/>
        </w:rPr>
      </w:pPr>
      <w:del w:id="3952" w:author="Sammartano, Marc (BIC USA)" w:date="2016-01-11T13:27:00Z">
        <w:r w:rsidDel="00E844BA">
          <w:delText>If t</w:delText>
        </w:r>
      </w:del>
      <w:ins w:id="3953" w:author="Sammartano, Marc (BIC USA)" w:date="2016-01-11T13:27:00Z">
        <w:r w:rsidR="00E844BA">
          <w:t>T</w:t>
        </w:r>
      </w:ins>
      <w:r>
        <w:t xml:space="preserve">he parameter &lt;exp&gt; </w:t>
      </w:r>
      <w:ins w:id="3954" w:author="Sammartano, Marc (BIC USA)" w:date="2016-01-11T13:27:00Z">
        <w:r w:rsidR="008E55FA">
          <w:t xml:space="preserve">follows the same rules as </w:t>
        </w:r>
        <w:r w:rsidR="008E55FA">
          <w:rPr>
            <w:b/>
          </w:rPr>
          <w:t>Gr.text.width</w:t>
        </w:r>
        <w:r w:rsidR="008E55FA">
          <w:t xml:space="preserve"> (see above) to get a text string and the text attributes (typeface, size, and style) used to measure the string</w:t>
        </w:r>
      </w:ins>
      <w:del w:id="3955" w:author="Sammartano, Marc (BIC USA)" w:date="2016-01-11T13:27:00Z">
        <w:r w:rsidDel="008E55FA">
          <w:delText>is a string expression, the return values are the bounds of the string as if it were drawn on the screen</w:delText>
        </w:r>
        <w:r w:rsidR="00C72B28" w:rsidDel="008E55FA">
          <w:delText xml:space="preserve">. </w:delText>
        </w:r>
        <w:r w:rsidR="00243DA8" w:rsidDel="008E55FA">
          <w:delText>They</w:delText>
        </w:r>
        <w:r w:rsidDel="008E55FA">
          <w:delText xml:space="preserve"> are determined by </w:delText>
        </w:r>
        <w:r w:rsidR="00574AD1" w:rsidDel="008E55FA">
          <w:delText xml:space="preserve">the latest typeface and </w:delText>
        </w:r>
        <w:r w:rsidRPr="00182ADD" w:rsidDel="008E55FA">
          <w:rPr>
            <w:b/>
          </w:rPr>
          <w:delText>Gr.text.size</w:delText>
        </w:r>
        <w:r w:rsidDel="008E55FA">
          <w:delText xml:space="preserve"> parameter.</w:delText>
        </w:r>
      </w:del>
    </w:p>
    <w:p w:rsidR="004A22D7" w:rsidRDefault="004A22D7" w:rsidP="008E55FA">
      <w:del w:id="3956" w:author="Sammartano, Marc (BIC USA)" w:date="2016-01-11T13:27:00Z">
        <w:r w:rsidDel="008E55FA">
          <w:delText xml:space="preserve">If the parameter &lt;exp&gt; is a numeric expression, </w:delText>
        </w:r>
        <w:r w:rsidR="00243DA8" w:rsidDel="008E55FA">
          <w:delText xml:space="preserve">its </w:delText>
        </w:r>
        <w:r w:rsidDel="008E55FA">
          <w:delText xml:space="preserve">value is a graphic object </w:delText>
        </w:r>
        <w:r w:rsidR="000B3E10" w:rsidDel="008E55FA">
          <w:delText>number</w:delText>
        </w:r>
        <w:r w:rsidDel="008E55FA">
          <w:delText xml:space="preserve">. </w:delText>
        </w:r>
        <w:r w:rsidR="00243DA8" w:rsidDel="008E55FA">
          <w:delText xml:space="preserve">The return values are </w:delText>
        </w:r>
        <w:r w:rsidDel="008E55FA">
          <w:delText xml:space="preserve">the </w:delText>
        </w:r>
        <w:r w:rsidR="00243DA8" w:rsidDel="008E55FA">
          <w:delText xml:space="preserve">bounds </w:delText>
        </w:r>
        <w:r w:rsidDel="008E55FA">
          <w:delText>of the text of the object</w:delText>
        </w:r>
        <w:r w:rsidR="00243DA8" w:rsidDel="008E55FA">
          <w:delText xml:space="preserve"> as drawn, which were determined by</w:delText>
        </w:r>
        <w:r w:rsidDel="008E55FA">
          <w:delText xml:space="preserve"> the parameters used to draw the text</w:delText>
        </w:r>
      </w:del>
      <w:r>
        <w:t>.</w:t>
      </w:r>
    </w:p>
    <w:p w:rsidR="00BE08C2" w:rsidRDefault="00C72B28" w:rsidP="004E726B">
      <w:pPr>
        <w:rPr>
          <w:ins w:id="3957" w:author="Sammartano, Marc (BIC USA)" w:date="2016-01-11T13:38:00Z"/>
        </w:rPr>
      </w:pPr>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w:t>
      </w:r>
      <w:ins w:id="3958" w:author="Sammartano, Marc (BIC USA)" w:date="2016-01-11T13:18:00Z">
        <w:r w:rsidR="00E844BA">
          <w:t xml:space="preserve">if </w:t>
        </w:r>
        <w:r w:rsidR="00E844BA">
          <w:rPr>
            <w:b/>
          </w:rPr>
          <w:t>Gr.text.draw</w:t>
        </w:r>
        <w:r w:rsidR="00E844BA">
          <w:t xml:space="preserve"> position</w:t>
        </w:r>
      </w:ins>
      <w:ins w:id="3959" w:author="Sammartano, Marc (BIC USA)" w:date="2016-01-11T13:43:00Z">
        <w:r w:rsidR="00BE08C2">
          <w:t>ed</w:t>
        </w:r>
      </w:ins>
      <w:ins w:id="3960" w:author="Sammartano, Marc (BIC USA)" w:date="2016-01-11T13:18:00Z">
        <w:r w:rsidR="00E844BA">
          <w:t xml:space="preserve"> </w:t>
        </w:r>
      </w:ins>
      <w:ins w:id="3961" w:author="Sammartano, Marc (BIC USA)" w:date="2016-01-11T13:43:00Z">
        <w:r w:rsidR="00BE08C2">
          <w:t>your text at</w:t>
        </w:r>
      </w:ins>
      <w:ins w:id="3962" w:author="Sammartano, Marc (BIC USA)" w:date="2016-01-11T13:18:00Z">
        <w:r w:rsidR="00E844BA">
          <w:t xml:space="preserve"> </w:t>
        </w:r>
        <w:r w:rsidR="00E844BA" w:rsidRPr="00BE08C2">
          <w:rPr>
            <w:b/>
          </w:rPr>
          <w:t>0,0</w:t>
        </w:r>
        <w:r w:rsidR="00E844BA">
          <w:t xml:space="preserve">. </w:t>
        </w:r>
      </w:ins>
      <w:ins w:id="3963" w:author="Sammartano, Marc (BIC USA)" w:date="2016-01-11T13:37:00Z">
        <w:r w:rsidR="008E55FA">
          <w:t>You get the actual boundaries of a text object by adding the textbounds offsets to the</w:t>
        </w:r>
      </w:ins>
      <w:ins w:id="3964" w:author="Sammartano, Marc (BIC USA)" w:date="2016-01-11T13:43:00Z">
        <w:r w:rsidR="00BE08C2">
          <w:t xml:space="preserve"> actual</w:t>
        </w:r>
      </w:ins>
      <w:ins w:id="3965" w:author="Sammartano, Marc (BIC USA)" w:date="2016-01-11T13:37:00Z">
        <w:r w:rsidR="008E55FA">
          <w:t xml:space="preserve"> </w:t>
        </w:r>
        <w:r w:rsidR="008E55FA" w:rsidRPr="00BE08C2">
          <w:rPr>
            <w:b/>
          </w:rPr>
          <w:t>x,y</w:t>
        </w:r>
        <w:r w:rsidR="008E55FA">
          <w:t xml:space="preserve"> coordinates of the </w:t>
        </w:r>
        <w:r w:rsidR="008E55FA" w:rsidRPr="002455AF">
          <w:rPr>
            <w:b/>
          </w:rPr>
          <w:t>Gr.text.draw</w:t>
        </w:r>
        <w:r w:rsidR="008E55FA">
          <w:t xml:space="preserve"> command.</w:t>
        </w:r>
      </w:ins>
    </w:p>
    <w:p w:rsidR="00372F11" w:rsidRDefault="00BE08C2" w:rsidP="004E726B">
      <w:ins w:id="3966" w:author="Sammartano, Marc (BIC USA)" w:date="2016-01-11T13:39:00Z">
        <w:r>
          <w:t xml:space="preserve">In typeface terminology, the coordinate values </w:t>
        </w:r>
      </w:ins>
      <w:ins w:id="3967" w:author="Sammartano, Marc (BIC USA)" w:date="2016-01-11T13:18:00Z">
        <w:r w:rsidR="00E844BA">
          <w:t xml:space="preserve">are </w:t>
        </w:r>
      </w:ins>
      <w:r w:rsidR="00945569">
        <w:t xml:space="preserve">offsets from the </w:t>
      </w:r>
      <w:r w:rsidR="00574AD1">
        <w:t>beginning of the baseline of the text</w:t>
      </w:r>
      <w:ins w:id="3968" w:author="Sammartano, Marc (BIC USA)" w:date="2016-01-11T13:35:00Z">
        <w:r w:rsidR="008E55FA">
          <w:t xml:space="preserve"> (see </w:t>
        </w:r>
        <w:r w:rsidR="008E55FA" w:rsidRPr="00945569">
          <w:rPr>
            <w:b/>
          </w:rPr>
          <w:t>Gr.text.draw</w:t>
        </w:r>
        <w:r w:rsidR="008E55FA">
          <w:t xml:space="preserve"> and </w:t>
        </w:r>
        <w:r w:rsidR="008E55FA" w:rsidRPr="00945569">
          <w:rPr>
            <w:b/>
          </w:rPr>
          <w:t>Gr.</w:t>
        </w:r>
        <w:r w:rsidR="008E55FA">
          <w:rPr>
            <w:b/>
          </w:rPr>
          <w:t>text.height</w:t>
        </w:r>
        <w:r w:rsidR="008E55FA">
          <w:t xml:space="preserve"> for more explanation of the lines that define where text is drawn)</w:t>
        </w:r>
      </w:ins>
      <w:r w:rsidR="00574AD1">
        <w:t xml:space="preserve">. </w:t>
      </w:r>
      <w:r w:rsidR="00745042">
        <w:lastRenderedPageBreak/>
        <w:t>T</w:t>
      </w:r>
      <w:r w:rsidR="00574AD1">
        <w:t xml:space="preserve">his </w:t>
      </w:r>
      <w:del w:id="3969" w:author="Sammartano, Marc (BIC USA)" w:date="2016-01-11T13:41:00Z">
        <w:r w:rsidR="00574AD1" w:rsidDel="00BE08C2">
          <w:delText>mean</w:delText>
        </w:r>
      </w:del>
      <w:ins w:id="3970" w:author="Sammartano, Marc (BIC USA)" w:date="2016-01-11T13:41:00Z">
        <w:r>
          <w:t>i</w:t>
        </w:r>
      </w:ins>
      <w:r w:rsidR="00574AD1">
        <w:t xml:space="preserve">s </w:t>
      </w:r>
      <w:del w:id="3971" w:author="Sammartano, Marc (BIC USA)" w:date="2016-01-11T13:41:00Z">
        <w:r w:rsidR="00574AD1" w:rsidDel="00BE08C2">
          <w:delText>that</w:delText>
        </w:r>
      </w:del>
      <w:ins w:id="3972" w:author="Sammartano, Marc (BIC USA)" w:date="2016-01-11T13:41:00Z">
        <w:r>
          <w:t>why</w:t>
        </w:r>
      </w:ins>
      <w:r w:rsidR="00574AD1">
        <w:t xml:space="preserve"> t</w:t>
      </w:r>
      <w:r w:rsidR="00745042">
        <w:t xml:space="preserve">he value returned for </w:t>
      </w:r>
      <w:r w:rsidR="00F5651B">
        <w:t>"</w:t>
      </w:r>
      <w:r w:rsidR="00745042">
        <w:t>top</w:t>
      </w:r>
      <w:r w:rsidR="00F5651B">
        <w:t>"</w:t>
      </w:r>
      <w:r w:rsidR="00745042">
        <w:t xml:space="preserve"> </w:t>
      </w:r>
      <w:r w:rsidR="002455AF">
        <w:t>is</w:t>
      </w:r>
      <w:r w:rsidR="00745042">
        <w:t xml:space="preserve"> </w:t>
      </w:r>
      <w:ins w:id="3973" w:author="Sammartano, Marc (BIC USA)" w:date="2016-01-11T13:44:00Z">
        <w:r>
          <w:t xml:space="preserve">always </w:t>
        </w:r>
      </w:ins>
      <w:r w:rsidR="00745042">
        <w:t>a negative number</w:t>
      </w:r>
      <w:del w:id="3974" w:author="Sammartano, Marc (BIC USA)" w:date="2016-01-11T13:44:00Z">
        <w:r w:rsidR="00745042" w:rsidDel="00BE08C2">
          <w:delText>.</w:delText>
        </w:r>
      </w:del>
      <w:del w:id="3975" w:author="Sammartano, Marc (BIC USA)" w:date="2016-01-11T13:37:00Z">
        <w:r w:rsidR="00745042" w:rsidDel="008E55FA">
          <w:delText xml:space="preserve"> </w:delText>
        </w:r>
        <w:r w:rsidR="00574AD1" w:rsidDel="008E55FA">
          <w:delText xml:space="preserve">You get the actual boundaries of a text object </w:delText>
        </w:r>
        <w:r w:rsidR="002455AF" w:rsidDel="008E55FA">
          <w:delText xml:space="preserve">by adding the textbounds offsets to the x,y coordinates of the </w:delText>
        </w:r>
        <w:r w:rsidR="002455AF" w:rsidRPr="002455AF" w:rsidDel="008E55FA">
          <w:rPr>
            <w:b/>
          </w:rPr>
          <w:delText>Gr.text.draw</w:delText>
        </w:r>
        <w:r w:rsidR="002455AF" w:rsidDel="008E55FA">
          <w:delText xml:space="preserve"> command</w:delText>
        </w:r>
      </w:del>
      <w:del w:id="3976" w:author="Sammartano, Marc (BIC USA)" w:date="2016-01-11T13:35:00Z">
        <w:r w:rsidR="00745042" w:rsidDel="008E55FA">
          <w:delText>.</w:delText>
        </w:r>
        <w:r w:rsidR="00AB64CC" w:rsidDel="008E55FA">
          <w:delText xml:space="preserve"> See </w:delText>
        </w:r>
        <w:r w:rsidR="00AB64CC" w:rsidRPr="00945569" w:rsidDel="008E55FA">
          <w:rPr>
            <w:b/>
          </w:rPr>
          <w:delText>Gr.text.draw</w:delText>
        </w:r>
        <w:r w:rsidR="00AB64CC" w:rsidDel="008E55FA">
          <w:delText xml:space="preserve"> and </w:delText>
        </w:r>
        <w:r w:rsidR="00AB64CC" w:rsidRPr="00945569" w:rsidDel="008E55FA">
          <w:rPr>
            <w:b/>
          </w:rPr>
          <w:delText>Gr.</w:delText>
        </w:r>
        <w:r w:rsidR="00AB64CC" w:rsidDel="008E55FA">
          <w:rPr>
            <w:b/>
          </w:rPr>
          <w:delText>text.height</w:delText>
        </w:r>
        <w:r w:rsidR="00AB64CC" w:rsidDel="008E55FA">
          <w:delText xml:space="preserve"> for more explanation of the lines that define where text is drawn</w:delText>
        </w:r>
      </w:del>
      <w:r w:rsidR="00AB64CC">
        <w:t>.</w:t>
      </w:r>
    </w:p>
    <w:p w:rsidR="00077111" w:rsidRDefault="00E71DB6" w:rsidP="00D173FA">
      <w:r>
        <w:t>If this is confusing, try running this example:</w:t>
      </w:r>
    </w:p>
    <w:p w:rsidR="005757F3" w:rsidRPr="009D222C" w:rsidRDefault="004F3D99" w:rsidP="00381E69">
      <w:pPr>
        <w:pStyle w:val="Codeexample"/>
        <w:keepNext/>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rsidR="009558AD" w:rsidRDefault="003A4712" w:rsidP="005F4916">
      <w:pPr>
        <w:pStyle w:val="Heading3"/>
      </w:pPr>
      <w:bookmarkStart w:id="3977" w:name="_Gr.text.draw_&lt;object_number_nvar&gt;,_"/>
      <w:bookmarkStart w:id="3978" w:name="_Toc444180380"/>
      <w:bookmarkEnd w:id="3977"/>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78"/>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w:t>
      </w:r>
      <w:ins w:id="3979" w:author="Sammartano, Marc (BIC USA)" w:date="2016-01-11T13:45:00Z">
        <w:r w:rsidR="00BE08C2">
          <w:t>ies</w:t>
        </w:r>
      </w:ins>
      <w:del w:id="3980" w:author="Sammartano, Marc (BIC USA)" w:date="2016-01-11T13:45:00Z">
        <w:r w:rsidDel="00BE08C2">
          <w:delText>y</w:delText>
        </w:r>
      </w:del>
      <w:r>
        <w:t xml:space="preserve">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3981" w:name="_Toc444180381"/>
      <w:r>
        <w:t>Bitmap Commands</w:t>
      </w:r>
      <w:bookmarkEnd w:id="3981"/>
    </w:p>
    <w:p w:rsidR="0099257D" w:rsidRPr="001E075B" w:rsidRDefault="0099257D" w:rsidP="0099257D">
      <w:pPr>
        <w:pStyle w:val="Heading3"/>
      </w:pPr>
      <w:bookmarkStart w:id="3982" w:name="_Toc444180382"/>
      <w:r>
        <w:t>Overview</w:t>
      </w:r>
      <w:bookmarkEnd w:id="3982"/>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lastRenderedPageBreak/>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3983" w:name="_Toc444180383"/>
      <w:r>
        <w:t xml:space="preserve">Gr.bitmap.create </w:t>
      </w:r>
      <w:r w:rsidR="00231401">
        <w:t>&lt;</w:t>
      </w:r>
      <w:r>
        <w:t>bitmap_ptr</w:t>
      </w:r>
      <w:r w:rsidR="00231401">
        <w:t>_nvar&gt;</w:t>
      </w:r>
      <w:r>
        <w:t>, width, height</w:t>
      </w:r>
      <w:bookmarkEnd w:id="3983"/>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3984" w:name="_Toc444180384"/>
      <w:r>
        <w:t>Gr.</w:t>
      </w:r>
      <w:r w:rsidR="009558AD">
        <w:t xml:space="preserve">bitmap.load </w:t>
      </w:r>
      <w:r w:rsidR="00231401">
        <w:t>&lt;bitmap_ptr_nvar&gt;</w:t>
      </w:r>
      <w:r w:rsidR="009558AD">
        <w:t xml:space="preserve">, </w:t>
      </w:r>
      <w:r w:rsidR="00327AB9">
        <w:t>&lt;f</w:t>
      </w:r>
      <w:r w:rsidR="009558AD">
        <w:t>ile_name</w:t>
      </w:r>
      <w:r w:rsidR="00327AB9">
        <w:t>_sexp&gt;</w:t>
      </w:r>
      <w:bookmarkEnd w:id="3984"/>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8F0FD6">
      <w:pPr>
        <w:spacing w:after="0"/>
        <w:rPr>
          <w:ins w:id="3985" w:author="Sammartano, Marc (BIC USA)" w:date="2016-01-12T13:12:00Z"/>
        </w:rPr>
      </w:pPr>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w:t>
      </w:r>
      <w:del w:id="3986" w:author="Sammartano, Marc (BIC USA)" w:date="2016-01-12T13:13:00Z">
        <w:r w:rsidR="00093C3B" w:rsidDel="008F0FD6">
          <w:delText xml:space="preserve">there is </w:delText>
        </w:r>
      </w:del>
      <w:r w:rsidR="00093C3B">
        <w:t>no</w:t>
      </w:r>
      <w:del w:id="3987" w:author="Sammartano, Marc (BIC USA)" w:date="2016-01-12T13:13:00Z">
        <w:r w:rsidR="00093C3B" w:rsidDel="008F0FD6">
          <w:delText>t enough memory available to create the</w:delText>
        </w:r>
      </w:del>
      <w:r w:rsidR="00093C3B">
        <w:t xml:space="preserve"> bitmap</w:t>
      </w:r>
      <w:ins w:id="3988" w:author="Sammartano, Marc (BIC USA)" w:date="2016-01-12T13:13:00Z">
        <w:r w:rsidR="008F0FD6">
          <w:t xml:space="preserve"> is created</w:t>
        </w:r>
      </w:ins>
      <w:r w:rsidR="00093C3B">
        <w:t xml:space="preserve">,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ins w:id="3989" w:author="Sammartano, Marc (BIC USA)" w:date="2016-01-12T13:11:00Z">
        <w:r w:rsidR="008F0FD6">
          <w:t xml:space="preserve"> Some </w:t>
        </w:r>
      </w:ins>
      <w:ins w:id="3990" w:author="Sammartano, Marc (BIC USA)" w:date="2016-01-12T13:15:00Z">
        <w:r w:rsidR="008F0FD6">
          <w:t xml:space="preserve">of the </w:t>
        </w:r>
      </w:ins>
      <w:ins w:id="3991" w:author="Sammartano, Marc (BIC USA)" w:date="2016-01-12T13:11:00Z">
        <w:r w:rsidR="008F0FD6">
          <w:t>possible causes</w:t>
        </w:r>
      </w:ins>
      <w:ins w:id="3992" w:author="Sammartano, Marc (BIC USA)" w:date="2016-01-12T13:15:00Z">
        <w:r w:rsidR="008F0FD6">
          <w:t xml:space="preserve"> are</w:t>
        </w:r>
      </w:ins>
      <w:ins w:id="3993" w:author="Sammartano, Marc (BIC USA)" w:date="2016-01-12T13:11:00Z">
        <w:r w:rsidR="008F0FD6">
          <w:t>:</w:t>
        </w:r>
      </w:ins>
    </w:p>
    <w:p w:rsidR="008F0FD6" w:rsidRDefault="008F0FD6" w:rsidP="00D97320">
      <w:pPr>
        <w:pStyle w:val="ListParagraph"/>
        <w:numPr>
          <w:ilvl w:val="0"/>
          <w:numId w:val="40"/>
        </w:numPr>
        <w:rPr>
          <w:ins w:id="3994" w:author="Sammartano, Marc (BIC USA)" w:date="2016-01-12T13:12:00Z"/>
        </w:rPr>
      </w:pPr>
      <w:ins w:id="3995" w:author="Sammartano, Marc (BIC USA)" w:date="2016-01-12T13:12:00Z">
        <w:r>
          <w:t>The file or resource does not exist.</w:t>
        </w:r>
      </w:ins>
    </w:p>
    <w:p w:rsidR="008F0FD6" w:rsidRDefault="008F0FD6" w:rsidP="00D97320">
      <w:pPr>
        <w:pStyle w:val="ListParagraph"/>
        <w:numPr>
          <w:ilvl w:val="0"/>
          <w:numId w:val="40"/>
        </w:numPr>
      </w:pPr>
      <w:ins w:id="3996" w:author="Sammartano, Marc (BIC USA)" w:date="2016-01-12T13:12:00Z">
        <w:r>
          <w:t>There is not enough memory available to create the bitmap.</w:t>
        </w:r>
      </w:ins>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3997" w:name="_Toc444180385"/>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3997"/>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3998" w:name="_Toc444180386"/>
      <w:r>
        <w:lastRenderedPageBreak/>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3998"/>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3999" w:name="_Toc444180387"/>
      <w:r>
        <w:t>Gr.</w:t>
      </w:r>
      <w:r w:rsidR="009558AD">
        <w:t xml:space="preserve">bitmap.delete </w:t>
      </w:r>
      <w:r w:rsidR="00231401">
        <w:t>&lt;bitmap_ptr_n</w:t>
      </w:r>
      <w:r w:rsidR="00E502B3">
        <w:t>exp</w:t>
      </w:r>
      <w:r w:rsidR="00231401">
        <w:t>&gt;</w:t>
      </w:r>
      <w:bookmarkEnd w:id="3999"/>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4000" w:name="_Toc444180388"/>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4000"/>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0FFC4B94" wp14:editId="5CEC29D5">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001" w:name="_Toc444180389"/>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001"/>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lastRenderedPageBreak/>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002" w:name="_Gr.bitmap.draw_&lt;object_ptr_nvar&gt;,_&lt;"/>
      <w:bookmarkStart w:id="4003" w:name="_Toc444180390"/>
      <w:bookmarkEnd w:id="4002"/>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4003"/>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4004" w:name="_Toc444180391"/>
      <w:r>
        <w:t>Gr.</w:t>
      </w:r>
      <w:r w:rsidR="005B2415">
        <w:t>get.bm</w:t>
      </w:r>
      <w:r w:rsidR="005B2415" w:rsidRPr="0042524E">
        <w:t>pixel</w:t>
      </w:r>
      <w:r w:rsidR="005B2415">
        <w:t xml:space="preserve"> </w:t>
      </w:r>
      <w:r w:rsidR="00622D55">
        <w:t>&lt;bitmap_ptr_nvar&gt;</w:t>
      </w:r>
      <w:r w:rsidR="005B2415">
        <w:t>, x, y, alpha, red, green, blue</w:t>
      </w:r>
      <w:bookmarkEnd w:id="4004"/>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4005" w:name="_Toc444180392"/>
      <w:r>
        <w:t>Gr.bitmap.fill &lt;bitmap_ptr_nexp&gt;, &lt;x_nexp&gt;, &lt;y_nexp&gt;</w:t>
      </w:r>
      <w:bookmarkEnd w:id="4005"/>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4006" w:name="_Toc444180393"/>
      <w:r>
        <w:t>Gr.</w:t>
      </w:r>
      <w:r w:rsidR="00490D0B">
        <w:t xml:space="preserve">bitmap.drawinto.start </w:t>
      </w:r>
      <w:r w:rsidR="00B37C37">
        <w:t>&lt;bitmap_ptr_n</w:t>
      </w:r>
      <w:r w:rsidR="00E502B3">
        <w:t>exp</w:t>
      </w:r>
      <w:r w:rsidR="00B37C37">
        <w:t>&gt;</w:t>
      </w:r>
      <w:bookmarkEnd w:id="4006"/>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4007" w:name="_Toc444180394"/>
      <w:r>
        <w:t>Gr.</w:t>
      </w:r>
      <w:r w:rsidR="00D05EDD">
        <w:t>bitmap.drawinto.end</w:t>
      </w:r>
      <w:bookmarkEnd w:id="4007"/>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pPr>
      <w:bookmarkStart w:id="4008" w:name="_Toc444180395"/>
      <w:r>
        <w:lastRenderedPageBreak/>
        <w:t>Paint Commands</w:t>
      </w:r>
      <w:bookmarkEnd w:id="4008"/>
    </w:p>
    <w:p w:rsidR="00977684" w:rsidRDefault="00977684" w:rsidP="00977684">
      <w:pPr>
        <w:pStyle w:val="Heading3"/>
      </w:pPr>
      <w:bookmarkStart w:id="4009" w:name="_Toc444180396"/>
      <w:r>
        <w:t xml:space="preserve">Gr.paint.copy {{&lt;src_nexp&gt;}{, </w:t>
      </w:r>
      <w:r w:rsidR="00FB5B71">
        <w:t>&lt;</w:t>
      </w:r>
      <w:r>
        <w:t>dst_nexp</w:t>
      </w:r>
      <w:r w:rsidR="00FB5B71">
        <w:t>&gt;</w:t>
      </w:r>
      <w:r>
        <w:t>}}</w:t>
      </w:r>
      <w:bookmarkEnd w:id="4009"/>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rsidR="00771386" w:rsidRDefault="00FB5B71" w:rsidP="00FB5B71">
      <w:r>
        <w:t>Copy the Paint object at the source pointer &lt;src_nexp&gt; to the destination pointer</w:t>
      </w:r>
      <w:r w:rsidR="00771386">
        <w:t xml:space="preserve"> &lt;dst_next&gt;.</w:t>
      </w:r>
    </w:p>
    <w:p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rsidR="00FB5B71" w:rsidRDefault="00771386" w:rsidP="00FB5B71">
      <w:r>
        <w:t>The Paint already at the destination pointer is replaced. If the destination is the current Paint, a newly-created paint becomes the current Paint</w:t>
      </w:r>
      <w:r w:rsidR="00FB5B71">
        <w:t>.</w:t>
      </w:r>
    </w:p>
    <w:p w:rsidR="00FB5B71" w:rsidRDefault="00FB5B71" w:rsidP="00FB5B71">
      <w:pPr>
        <w:pStyle w:val="NoSpacing"/>
      </w:pPr>
      <w:r>
        <w:t>This command has four forms, depending on which parameters are present: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rsidR="00977684" w:rsidRDefault="00977684" w:rsidP="00977684">
      <w:pPr>
        <w:pStyle w:val="Heading3"/>
      </w:pPr>
      <w:bookmarkStart w:id="4010" w:name="_Toc444180397"/>
      <w:r>
        <w:t>Gr.paint.get &lt;object_ptr_nvar&gt;</w:t>
      </w:r>
      <w:bookmarkEnd w:id="4010"/>
      <w:r>
        <w:fldChar w:fldCharType="begin"/>
      </w:r>
      <w:r>
        <w:instrText xml:space="preserve"> XE "</w:instrText>
      </w:r>
      <w:r w:rsidRPr="008F7B31">
        <w:instrText>Gr.paint.get &lt;object_ptr_nvar&gt;</w:instrText>
      </w:r>
      <w:r>
        <w:instrText xml:space="preserve">" </w:instrText>
      </w:r>
      <w:r>
        <w:fldChar w:fldCharType="end"/>
      </w:r>
    </w:p>
    <w:p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77684" w:rsidRDefault="00977684" w:rsidP="00977684">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rsidR="00977684" w:rsidRDefault="00977684" w:rsidP="00977684">
      <w:r>
        <w:t>If you want to modify any of the paint characteristics of an object then you will need to create a current Paint object with those parameters changed. For example:</w:t>
      </w:r>
    </w:p>
    <w:p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rsidR="00977684" w:rsidRDefault="00977684" w:rsidP="00977684">
      <w:r>
        <w:t>changes the current text size and alignment as well as the color.</w:t>
      </w:r>
    </w:p>
    <w:p w:rsidR="004D6CCA" w:rsidRDefault="004D6CCA" w:rsidP="004D6CCA">
      <w:pPr>
        <w:pStyle w:val="Heading3"/>
      </w:pPr>
      <w:bookmarkStart w:id="4011" w:name="_Toc444180398"/>
      <w:r>
        <w:t>Gr.paint.reset {&lt;nexp&gt;}</w:t>
      </w:r>
      <w:bookmarkEnd w:id="4011"/>
      <w:r>
        <w:fldChar w:fldCharType="begin"/>
      </w:r>
      <w:r>
        <w:instrText xml:space="preserve"> XE "</w:instrText>
      </w:r>
      <w:r w:rsidRPr="008F7B31">
        <w:instrText>Gr.paint.</w:instrText>
      </w:r>
      <w:r>
        <w:instrText xml:space="preserve">reset {&lt;nexp&gt;}" </w:instrText>
      </w:r>
      <w:r>
        <w:fldChar w:fldCharType="end"/>
      </w:r>
    </w:p>
    <w:p w:rsidR="004D6CCA" w:rsidRDefault="004D6CCA" w:rsidP="004D6CCA">
      <w:pPr>
        <w:pStyle w:val="NoSpacing"/>
      </w:pPr>
      <w:r>
        <w:t>Force the specified Paint to default settings:</w:t>
      </w:r>
    </w:p>
    <w:p w:rsidR="004D6CCA" w:rsidRDefault="00771386" w:rsidP="004D6CCA">
      <w:pPr>
        <w:pStyle w:val="ListParagraph"/>
      </w:pPr>
      <w:r>
        <w:t>Color o</w:t>
      </w:r>
      <w:r w:rsidR="004D6CCA">
        <w:t>paque black (255, 0, 0, 0)</w:t>
      </w:r>
    </w:p>
    <w:p w:rsidR="004D6CCA" w:rsidRDefault="004D6CCA" w:rsidP="004D6CCA">
      <w:pPr>
        <w:pStyle w:val="ListParagraph"/>
      </w:pPr>
      <w:r>
        <w:t>Antialias ON</w:t>
      </w:r>
    </w:p>
    <w:p w:rsidR="004D6CCA" w:rsidRDefault="004D6CCA" w:rsidP="004D6CCA">
      <w:pPr>
        <w:pStyle w:val="ListParagraph"/>
      </w:pPr>
      <w:r>
        <w:t>Style FILL (0)</w:t>
      </w:r>
    </w:p>
    <w:p w:rsidR="004D6CCA" w:rsidRDefault="00771386" w:rsidP="004D6CCA">
      <w:pPr>
        <w:pStyle w:val="ListParagraph"/>
      </w:pPr>
      <w:r>
        <w:t>Minimum s</w:t>
      </w:r>
      <w:r w:rsidR="004D6CCA">
        <w:t xml:space="preserve">troke width </w:t>
      </w:r>
      <w:r>
        <w:t>(</w:t>
      </w:r>
      <w:r w:rsidR="004D6CCA">
        <w:t>0.0</w:t>
      </w:r>
      <w:r>
        <w:t>)</w:t>
      </w:r>
    </w:p>
    <w:p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rsidR="009558AD" w:rsidRDefault="009558AD" w:rsidP="00EB1F62">
      <w:pPr>
        <w:pStyle w:val="Heading2"/>
      </w:pPr>
      <w:bookmarkStart w:id="4012" w:name="_Toc444180399"/>
      <w:r>
        <w:lastRenderedPageBreak/>
        <w:t>Rotate Commands</w:t>
      </w:r>
      <w:bookmarkEnd w:id="4012"/>
    </w:p>
    <w:p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rsidR="009558AD" w:rsidRDefault="003A4712" w:rsidP="005F4916">
      <w:pPr>
        <w:pStyle w:val="Heading3"/>
      </w:pPr>
      <w:bookmarkStart w:id="4013" w:name="_Gr.rotate.start_angle,_x,"/>
      <w:bookmarkStart w:id="4014" w:name="_Toc444180400"/>
      <w:bookmarkEnd w:id="4013"/>
      <w:r>
        <w:t>Gr.</w:t>
      </w:r>
      <w:r w:rsidR="009558AD">
        <w:t>rotate.start angle, x, y</w:t>
      </w:r>
      <w:r w:rsidR="00490E53">
        <w:t>{,&lt;obj_nvar&gt;}</w:t>
      </w:r>
      <w:bookmarkEnd w:id="4014"/>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r>
        <w:t xml:space="preserve">The </w:t>
      </w:r>
      <w:r w:rsidRPr="00CF450B">
        <w:rPr>
          <w:b/>
        </w:rPr>
        <w:t>Gr.modify</w:t>
      </w:r>
      <w:r>
        <w:t xml:space="preserve"> parameters for </w:t>
      </w:r>
      <w:r>
        <w:rPr>
          <w:b/>
        </w:rPr>
        <w:t>Gr.r</w:t>
      </w:r>
      <w:r w:rsidRPr="00A12C80">
        <w:rPr>
          <w:b/>
        </w:rPr>
        <w:t>otate.start</w:t>
      </w:r>
      <w:r>
        <w:t xml:space="preserve"> are "angle", "x" and "y".</w:t>
      </w:r>
    </w:p>
    <w:p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rsidR="009558AD" w:rsidRDefault="003A4712" w:rsidP="005F4916">
      <w:pPr>
        <w:pStyle w:val="Heading3"/>
      </w:pPr>
      <w:bookmarkStart w:id="4015" w:name="_Toc444180401"/>
      <w:r>
        <w:t>Gr.</w:t>
      </w:r>
      <w:r w:rsidR="009558AD">
        <w:t>rotate.end</w:t>
      </w:r>
      <w:r w:rsidR="00490E53">
        <w:t xml:space="preserve"> {&lt;obj_nvar&gt;}</w:t>
      </w:r>
      <w:bookmarkEnd w:id="4015"/>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4016" w:name="_Toc444180402"/>
      <w:r>
        <w:t>Camera Commands</w:t>
      </w:r>
      <w:bookmarkEnd w:id="4016"/>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lastRenderedPageBreak/>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017" w:name="_Toc444180403"/>
      <w:r>
        <w:t>Gr.camera.select 1|2</w:t>
      </w:r>
      <w:bookmarkEnd w:id="4017"/>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018" w:name="_Toc444180404"/>
      <w:r>
        <w:t>Gr.</w:t>
      </w:r>
      <w:r w:rsidR="00FA6D79">
        <w:t>camera.shoot</w:t>
      </w:r>
      <w:r w:rsidR="000A4E4F">
        <w:t xml:space="preserve"> &lt;</w:t>
      </w:r>
      <w:r w:rsidR="00FA6D79">
        <w:t>bm_ptr</w:t>
      </w:r>
      <w:r w:rsidR="000A4E4F">
        <w:t>_nvar&gt;</w:t>
      </w:r>
      <w:bookmarkEnd w:id="4018"/>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019" w:name="_Toc444180405"/>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019"/>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lastRenderedPageBreak/>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020" w:name="_Toc444180406"/>
      <w:r>
        <w:t>Gr.</w:t>
      </w:r>
      <w:r w:rsidR="004373C7">
        <w:t>camera.manualS</w:t>
      </w:r>
      <w:r>
        <w:t>hoot</w:t>
      </w:r>
      <w:r w:rsidR="004373C7">
        <w:t xml:space="preserve"> </w:t>
      </w:r>
      <w:r w:rsidR="000A4E4F">
        <w:t>&lt;bm_ptr_nvar&gt;{, &lt;flash_ mode_nexp&gt;</w:t>
      </w:r>
      <w:r w:rsidR="00345C7F">
        <w:t xml:space="preserve"> {, focus_mode_nexp} </w:t>
      </w:r>
      <w:r w:rsidR="000A4E4F">
        <w:t>}</w:t>
      </w:r>
      <w:bookmarkEnd w:id="4020"/>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4021" w:name="_Toc444180407"/>
      <w:r>
        <w:t>Other Graphics</w:t>
      </w:r>
      <w:r w:rsidR="0042524E">
        <w:t xml:space="preserve"> Commands</w:t>
      </w:r>
      <w:bookmarkEnd w:id="4021"/>
    </w:p>
    <w:p w:rsidR="008C4DBB" w:rsidRDefault="003A4712" w:rsidP="005F4916">
      <w:pPr>
        <w:pStyle w:val="Heading3"/>
      </w:pPr>
      <w:bookmarkStart w:id="4022" w:name="_Toc444180408"/>
      <w:r>
        <w:t>Gr.</w:t>
      </w:r>
      <w:r w:rsidR="008C4DBB">
        <w:t>screen.to</w:t>
      </w:r>
      <w:r w:rsidR="005857C7">
        <w:t>_</w:t>
      </w:r>
      <w:r w:rsidR="008C4DBB">
        <w:t xml:space="preserve">bitmap </w:t>
      </w:r>
      <w:r w:rsidR="00FD7CB8">
        <w:t>&lt;bm_ptr_nvar&gt;</w:t>
      </w:r>
      <w:bookmarkEnd w:id="4022"/>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4023" w:name="_Toc444180409"/>
      <w:r>
        <w:t>Gr.</w:t>
      </w:r>
      <w:r w:rsidR="0042524E">
        <w:t>get.</w:t>
      </w:r>
      <w:r w:rsidR="0042524E" w:rsidRPr="0042524E">
        <w:t>pixel</w:t>
      </w:r>
      <w:r w:rsidR="0042524E">
        <w:t xml:space="preserve"> x, y, alpha, red, </w:t>
      </w:r>
      <w:r w:rsidR="00A97E8E">
        <w:t>green</w:t>
      </w:r>
      <w:r w:rsidR="0042524E">
        <w:t xml:space="preserve">, </w:t>
      </w:r>
      <w:r w:rsidR="00A97E8E">
        <w:t>blue</w:t>
      </w:r>
      <w:bookmarkEnd w:id="4023"/>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4024" w:name="_Toc444180410"/>
      <w:r>
        <w:t>Gr.</w:t>
      </w:r>
      <w:r w:rsidR="0042524E">
        <w:t xml:space="preserve">save </w:t>
      </w:r>
      <w:r w:rsidR="00FD7CB8">
        <w:t>&lt;filename_sexp&gt;</w:t>
      </w:r>
      <w:r w:rsidR="00910535">
        <w:t xml:space="preserve"> {,&lt;quality_nexp&gt;}</w:t>
      </w:r>
      <w:bookmarkEnd w:id="4024"/>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lastRenderedPageBreak/>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4025" w:name="_Toc444180411"/>
      <w:r>
        <w:t>Gr.get.type &lt;object_ptr_n</w:t>
      </w:r>
      <w:r w:rsidR="00E502B3">
        <w:t>exp</w:t>
      </w:r>
      <w:r>
        <w:t xml:space="preserve">&gt;, </w:t>
      </w:r>
      <w:r w:rsidR="007E28D7">
        <w:t>&lt;type_svar&gt;</w:t>
      </w:r>
      <w:bookmarkEnd w:id="4025"/>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pPr>
        <w:rPr>
          <w:ins w:id="4026" w:author="Sammartano, Marc (BIC USA)" w:date="2016-01-12T10:22:00Z"/>
        </w:rPr>
      </w:pPr>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720B6C" w:rsidRDefault="00720B6C" w:rsidP="007E28D7">
      <w:ins w:id="4027" w:author="Sammartano, Marc (BIC USA)" w:date="2016-01-12T10:22:00Z">
        <w:r>
          <w:t xml:space="preserve">If the &lt;object_ptr_nexp&gt; parameter does not specify a valid display list object, the returned type is the empty string, </w:t>
        </w:r>
      </w:ins>
      <w:ins w:id="4028" w:author="Sammartano, Marc (BIC USA)" w:date="2016-01-12T10:23:00Z">
        <w:r>
          <w:t xml:space="preserve">"". You </w:t>
        </w:r>
      </w:ins>
      <w:ins w:id="4029" w:author="Sammartano, Marc (BIC USA)" w:date="2016-01-12T10:24:00Z">
        <w:r>
          <w:t xml:space="preserve">can call the </w:t>
        </w:r>
        <w:r w:rsidRPr="006B2707">
          <w:rPr>
            <w:b/>
          </w:rPr>
          <w:t>GETERROR$()</w:t>
        </w:r>
        <w:r>
          <w:t xml:space="preserve"> function to get information about the error.</w:t>
        </w:r>
      </w:ins>
    </w:p>
    <w:p w:rsidR="0031554D" w:rsidRDefault="0031554D" w:rsidP="0031554D">
      <w:pPr>
        <w:pStyle w:val="Heading3"/>
      </w:pPr>
      <w:bookmarkStart w:id="4030" w:name="_Toc444180412"/>
      <w:r>
        <w:t>Gr.get.params &lt;object_ptr_n</w:t>
      </w:r>
      <w:r w:rsidR="00E502B3">
        <w:t>exp</w:t>
      </w:r>
      <w:r>
        <w:t>&gt;, &lt;param_array$[]&gt;</w:t>
      </w:r>
      <w:bookmarkEnd w:id="4030"/>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786799" w:rsidRDefault="0031554D" w:rsidP="0031554D">
      <w:pPr>
        <w:rPr>
          <w:ins w:id="4031" w:author="Sammartano, Marc (BIC USA)" w:date="2016-02-03T19:19:00Z"/>
        </w:rPr>
      </w:pPr>
      <w:r>
        <w:t>Get the modifiable parameters of the specified display list object. The parameter strings are returned in the &lt;param_array$[]&gt; in no particular order.</w:t>
      </w:r>
      <w:r w:rsidR="006B371C">
        <w:t xml:space="preserve"> </w:t>
      </w:r>
      <w:ins w:id="4032" w:author="Sammartano, Marc (BIC USA)" w:date="2016-02-03T19:19:00Z">
        <w:r w:rsidR="00786799">
          <w:t>The array is specified without an index. If the array exists, it is overwritten. Otherwise a new array is created. The result is always a one-dimensional array.</w:t>
        </w:r>
      </w:ins>
    </w:p>
    <w:p w:rsidR="0031554D" w:rsidRDefault="006B371C" w:rsidP="0031554D">
      <w:r>
        <w:t xml:space="preserve">For a complete list of parameters, see the table in </w:t>
      </w:r>
      <w:r w:rsidRPr="006B371C">
        <w:rPr>
          <w:b/>
        </w:rPr>
        <w:t>Gr.Modify</w:t>
      </w:r>
      <w:r>
        <w:t>.</w:t>
      </w:r>
    </w:p>
    <w:p w:rsidR="00A4418F" w:rsidRDefault="003A4712" w:rsidP="005F4916">
      <w:pPr>
        <w:pStyle w:val="Heading3"/>
      </w:pPr>
      <w:bookmarkStart w:id="4033" w:name="_Toc444180413"/>
      <w:r>
        <w:t>Gr.</w:t>
      </w:r>
      <w:r w:rsidR="00A4418F">
        <w:t>get</w:t>
      </w:r>
      <w:r w:rsidR="00546410">
        <w:t>.</w:t>
      </w:r>
      <w:r w:rsidR="00A4418F">
        <w:t xml:space="preserve">position </w:t>
      </w:r>
      <w:r w:rsidR="007F0903">
        <w:t>&lt;object_ptr_n</w:t>
      </w:r>
      <w:r w:rsidR="00324ED6">
        <w:t>exp</w:t>
      </w:r>
      <w:r w:rsidR="007F0903">
        <w:t>&gt;</w:t>
      </w:r>
      <w:r w:rsidR="00A4418F">
        <w:t>, x, y</w:t>
      </w:r>
      <w:bookmarkEnd w:id="4033"/>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4034" w:name="_Toc444180414"/>
      <w:r>
        <w:t>Gr.move &lt;object_ptr_n</w:t>
      </w:r>
      <w:r w:rsidR="00324ED6">
        <w:t>exp</w:t>
      </w:r>
      <w:r>
        <w:t>&gt;</w:t>
      </w:r>
      <w:r w:rsidR="00324ED6">
        <w:t xml:space="preserve"> {{</w:t>
      </w:r>
      <w:r>
        <w:t>, dx</w:t>
      </w:r>
      <w:r w:rsidR="00324ED6">
        <w:t>}{</w:t>
      </w:r>
      <w:r>
        <w:t>, dy</w:t>
      </w:r>
      <w:r w:rsidR="00324ED6">
        <w:t>}}</w:t>
      </w:r>
      <w:bookmarkEnd w:id="4034"/>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4035" w:name="_Toc444180415"/>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4035"/>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4036" w:name="_Toc444180416"/>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4036"/>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lastRenderedPageBreak/>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216A49"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216A49"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216A49"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216A49"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lastRenderedPageBreak/>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3C6050" w:rsidRDefault="0082291F" w:rsidP="005F4916">
      <w:pPr>
        <w:pStyle w:val="Heading3"/>
      </w:pPr>
      <w:bookmarkStart w:id="4037" w:name="_Toc444180417"/>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4037"/>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4038" w:name="_Gr.clip_&lt;object_ptr_nvar&gt;,_"/>
      <w:bookmarkStart w:id="4039" w:name="_Toc444180418"/>
      <w:bookmarkEnd w:id="4038"/>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039"/>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lastRenderedPageBreak/>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4040" w:name="_Toc444180419"/>
      <w:r>
        <w:lastRenderedPageBreak/>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4040"/>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041" w:name="_Toc444180420"/>
      <w:r>
        <w:t>G</w:t>
      </w:r>
      <w:r w:rsidR="00D43DA8">
        <w:t>r</w:t>
      </w:r>
      <w:r>
        <w:t>.</w:t>
      </w:r>
      <w:r w:rsidR="001B1CBE">
        <w:t>g</w:t>
      </w:r>
      <w:r>
        <w:t>etDL &lt;dl_array[]&gt; {, &lt;keep_all_objects_lexp&gt; }</w:t>
      </w:r>
      <w:bookmarkEnd w:id="4041"/>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 xml:space="preserve">Writes the current Display List into the numeric </w:t>
      </w:r>
      <w:ins w:id="4042" w:author="Sammartano, Marc (BIC USA)" w:date="2016-02-03T19:16:00Z">
        <w:r w:rsidR="00786799">
          <w:t>array &lt;</w:t>
        </w:r>
      </w:ins>
      <w:r>
        <w:t>dl_array[]</w:t>
      </w:r>
      <w:ins w:id="4043" w:author="Sammartano, Marc (BIC USA)" w:date="2016-02-03T19:17:00Z">
        <w:r w:rsidR="00786799">
          <w:t>&gt;</w:t>
        </w:r>
      </w:ins>
      <w:del w:id="4044" w:author="Sammartano, Marc (BIC USA)" w:date="2016-02-03T19:17:00Z">
        <w:r w:rsidDel="00786799">
          <w:delText xml:space="preserve"> variable</w:delText>
        </w:r>
      </w:del>
      <w:r>
        <w:t>.</w:t>
      </w:r>
      <w:ins w:id="4045" w:author="Sammartano, Marc (BIC USA)" w:date="2016-01-25T15:33:00Z">
        <w:r w:rsidR="00BB3A46">
          <w:t xml:space="preserve"> </w:t>
        </w:r>
      </w:ins>
      <w:ins w:id="4046" w:author="Sammartano, Marc (BIC USA)" w:date="2016-02-03T19:18:00Z">
        <w:r w:rsidR="00786799">
          <w:t>The array is specified without an index. If the array exists, it is overwritten. Otherwise a new array is created. The result is always a one-dimensional array</w:t>
        </w:r>
      </w:ins>
      <w:ins w:id="4047" w:author="Sammartano, Marc (BIC USA)" w:date="2016-01-25T15:33:00Z">
        <w:r w:rsidR="00BB3A46">
          <w:t>.</w:t>
        </w:r>
      </w:ins>
      <w:r>
        <w:t xml:space="preserv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4048" w:name="_Toc444180421"/>
      <w:r>
        <w:t xml:space="preserve">Audio </w:t>
      </w:r>
      <w:r w:rsidR="0032463A">
        <w:t>Interface</w:t>
      </w:r>
      <w:bookmarkEnd w:id="4048"/>
    </w:p>
    <w:p w:rsidR="005C5D73" w:rsidRPr="005C5D73" w:rsidRDefault="005C5D73" w:rsidP="00EB1F62">
      <w:pPr>
        <w:pStyle w:val="Heading2"/>
      </w:pPr>
      <w:bookmarkStart w:id="4049" w:name="_Toc444180422"/>
      <w:r>
        <w:t>Introduction</w:t>
      </w:r>
      <w:bookmarkEnd w:id="4049"/>
    </w:p>
    <w:p w:rsidR="005C5D73" w:rsidRDefault="005C5D73" w:rsidP="005F4916">
      <w:pPr>
        <w:pStyle w:val="Heading3"/>
      </w:pPr>
      <w:bookmarkStart w:id="4050" w:name="_Toc444180423"/>
      <w:r>
        <w:t>The Audio Interface</w:t>
      </w:r>
      <w:bookmarkEnd w:id="405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051" w:name="_Toc444180424"/>
      <w:r>
        <w:t xml:space="preserve">Audio </w:t>
      </w:r>
      <w:r w:rsidRPr="005C5D73">
        <w:t>File</w:t>
      </w:r>
      <w:r>
        <w:t xml:space="preserve"> Types</w:t>
      </w:r>
      <w:bookmarkEnd w:id="405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052" w:name="_Toc444180425"/>
      <w:r>
        <w:t>Commands</w:t>
      </w:r>
      <w:bookmarkEnd w:id="4052"/>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053" w:name="_Toc444180426"/>
      <w:r>
        <w:t>Audio.</w:t>
      </w:r>
      <w:r w:rsidR="005C5D73">
        <w:t xml:space="preserve">load </w:t>
      </w:r>
      <w:r w:rsidR="007B0C51">
        <w:t>&lt;aft_nvar&gt;, &lt;filename_sexp</w:t>
      </w:r>
      <w:r w:rsidR="00DF7D65">
        <w:t>&gt;</w:t>
      </w:r>
      <w:bookmarkEnd w:id="4053"/>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r w:rsidR="00613C37">
        <w:t xml:space="preserve"> Your program should test the AFT index to find out if the file was loaded. </w:t>
      </w:r>
      <w:r w:rsidR="0041463F">
        <w:t xml:space="preserve">If the bitmap pointer is 0, you can call the </w:t>
      </w:r>
      <w:r w:rsidR="0041463F" w:rsidRPr="006B2707">
        <w:rPr>
          <w:b/>
        </w:rPr>
        <w:t>GETERROR$()</w:t>
      </w:r>
      <w:r w:rsidR="0041463F">
        <w:t xml:space="preserve"> function to get information about the error.</w:t>
      </w:r>
      <w:ins w:id="4054" w:author="Sammartano, Marc (BIC USA)" w:date="2016-01-12T10:23:00Z">
        <w:r w:rsidR="00720B6C">
          <w:t xml:space="preserve"> </w:t>
        </w:r>
      </w:ins>
      <w:r w:rsidR="00613C37">
        <w:t xml:space="preserve">If you use index 0 in another </w:t>
      </w:r>
      <w:r w:rsidR="00613C37" w:rsidRPr="00613C37">
        <w:rPr>
          <w:b/>
        </w:rPr>
        <w:t>Audio</w:t>
      </w:r>
      <w:r w:rsidR="00613C37">
        <w:t xml:space="preserve"> command you will get a run-time error.</w:t>
      </w:r>
    </w:p>
    <w:p w:rsidR="00657C51" w:rsidRDefault="005C5D73" w:rsidP="005C1E53">
      <w:r>
        <w:t xml:space="preserve">The file must </w:t>
      </w:r>
      <w:r w:rsidR="005F4916">
        <w:t xml:space="preserve">be </w:t>
      </w:r>
      <w:r>
        <w:t>in the "</w:t>
      </w:r>
      <w:r w:rsidR="005F4916">
        <w:t>&lt;pref base drive&gt;/</w:t>
      </w:r>
      <w:r>
        <w:t>ref-basic/data/</w:t>
      </w:r>
      <w:r w:rsidR="005C1E53">
        <w:t>" directories or one of its sub</w:t>
      </w:r>
      <w:r>
        <w:t>directories.</w:t>
      </w:r>
    </w:p>
    <w:p w:rsidR="005C5D73" w:rsidRDefault="005C5D73" w:rsidP="005C1E53">
      <w:r>
        <w:lastRenderedPageBreak/>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4055" w:name="_Toc444180427"/>
      <w:r>
        <w:t>Audio.</w:t>
      </w:r>
      <w:r w:rsidR="005C5D73">
        <w:t>play</w:t>
      </w:r>
      <w:r w:rsidR="007B0C51">
        <w:t xml:space="preserve"> &lt;aft_nexp&gt;</w:t>
      </w:r>
      <w:bookmarkEnd w:id="4055"/>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4056" w:name="_Toc444180428"/>
      <w:r>
        <w:t>Audio.</w:t>
      </w:r>
      <w:r w:rsidR="005C5D73">
        <w:t>stop</w:t>
      </w:r>
      <w:bookmarkEnd w:id="4056"/>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057" w:name="_Toc444180429"/>
      <w:r>
        <w:t>Audio.</w:t>
      </w:r>
      <w:r w:rsidR="0008315F">
        <w:t>pause</w:t>
      </w:r>
      <w:bookmarkEnd w:id="4057"/>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058" w:name="_Toc444180430"/>
      <w:r>
        <w:t>Audio.</w:t>
      </w:r>
      <w:r w:rsidR="007A7A93">
        <w:t>loop</w:t>
      </w:r>
      <w:bookmarkEnd w:id="4058"/>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059" w:name="_Toc444180431"/>
      <w:r>
        <w:t>Audio.</w:t>
      </w:r>
      <w:r w:rsidR="007A7A93">
        <w:t>volume &lt;left_nexp&gt;, &lt;right_nexp&gt;</w:t>
      </w:r>
      <w:bookmarkEnd w:id="4059"/>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lastRenderedPageBreak/>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4060" w:name="_Toc444180432"/>
      <w:r>
        <w:t>Audio.</w:t>
      </w:r>
      <w:r w:rsidR="00DF5630">
        <w:t>position.current</w:t>
      </w:r>
      <w:r w:rsidR="00994A9D">
        <w:t xml:space="preserve"> </w:t>
      </w:r>
      <w:r w:rsidR="00DF5630">
        <w:t>&lt;nvar&gt;</w:t>
      </w:r>
      <w:bookmarkEnd w:id="4060"/>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061" w:name="_Toc444180433"/>
      <w:r>
        <w:t>Audio.</w:t>
      </w:r>
      <w:r w:rsidR="00DF5630">
        <w:t>position.seek &lt;nexp&gt;</w:t>
      </w:r>
      <w:bookmarkEnd w:id="4061"/>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062" w:name="_Toc444180434"/>
      <w:r>
        <w:t>Audio.</w:t>
      </w:r>
      <w:r w:rsidR="00DF5630">
        <w:t>length &lt;length_nvar&gt;, &lt;aft_nexp&gt;</w:t>
      </w:r>
      <w:bookmarkEnd w:id="4062"/>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063" w:name="_Toc444180435"/>
      <w:r>
        <w:t>Audio.</w:t>
      </w:r>
      <w:r w:rsidR="00DF5630">
        <w:t>release &lt;aft_nexp&gt;</w:t>
      </w:r>
      <w:bookmarkEnd w:id="4063"/>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4064" w:name="_Toc444180436"/>
      <w:r>
        <w:t>Audio.</w:t>
      </w:r>
      <w:r w:rsidR="00766AEB">
        <w:t xml:space="preserve">isdone </w:t>
      </w:r>
      <w:r w:rsidR="00792AD4">
        <w:t>&lt;lvar&gt;</w:t>
      </w:r>
      <w:bookmarkEnd w:id="4064"/>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4065" w:name="_Toc444180437"/>
      <w:r>
        <w:t>Audio.</w:t>
      </w:r>
      <w:r w:rsidR="003928AD">
        <w:t>record.start &lt;fn_svar&gt;</w:t>
      </w:r>
      <w:bookmarkEnd w:id="4065"/>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066" w:name="_Toc444180438"/>
      <w:r>
        <w:t>Audio.</w:t>
      </w:r>
      <w:r w:rsidR="003928AD">
        <w:t>record.stop</w:t>
      </w:r>
      <w:bookmarkEnd w:id="4066"/>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4067" w:name="_Toc444180439"/>
      <w:r>
        <w:t>SoundPool</w:t>
      </w:r>
      <w:bookmarkEnd w:id="4067"/>
    </w:p>
    <w:p w:rsidR="00CD4CCB" w:rsidRDefault="00CD4CCB" w:rsidP="00EB1F62">
      <w:pPr>
        <w:pStyle w:val="Heading2"/>
      </w:pPr>
      <w:bookmarkStart w:id="4068" w:name="_Toc444180440"/>
      <w:r>
        <w:t>Introduction</w:t>
      </w:r>
      <w:bookmarkEnd w:id="40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069" w:name="_Toc444180441"/>
      <w:r>
        <w:t>Commands</w:t>
      </w:r>
      <w:bookmarkEnd w:id="4069"/>
    </w:p>
    <w:p w:rsidR="00DF5A86" w:rsidRDefault="00DF5A86" w:rsidP="005F4916">
      <w:pPr>
        <w:pStyle w:val="Heading3"/>
      </w:pPr>
      <w:bookmarkStart w:id="4070" w:name="_Toc444180442"/>
      <w:r>
        <w:t>Soundpool.open &lt;</w:t>
      </w:r>
      <w:r w:rsidR="000841A9">
        <w:t>MaxStreams_nexp</w:t>
      </w:r>
      <w:r>
        <w:t>&gt;</w:t>
      </w:r>
      <w:bookmarkEnd w:id="4070"/>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071" w:name="_Toc444180443"/>
      <w:r>
        <w:t>Soundpool.load &lt;soundID_nvar&gt;, &lt;file_path_sexp&gt;</w:t>
      </w:r>
      <w:bookmarkEnd w:id="4071"/>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072" w:name="_Toc444180444"/>
      <w:r>
        <w:t>Soundpool.unload &lt;soundID_nexp&gt;</w:t>
      </w:r>
      <w:bookmarkEnd w:id="4072"/>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4073" w:name="_Toc44418044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073"/>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074" w:name="_Toc444180446"/>
      <w:r>
        <w:t>Soundpool.setvolume &lt;streamID_nexp&gt;, &lt;leftVolume_nexp&gt;, &lt;rightVolume_nexp&gt;</w:t>
      </w:r>
      <w:bookmarkEnd w:id="4074"/>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075" w:name="_Toc444180447"/>
      <w:r>
        <w:t>Soundpool.setrate &lt;streamID_nexp&gt;, &lt;rate_nexp&gt;</w:t>
      </w:r>
      <w:bookmarkEnd w:id="4075"/>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076" w:name="_Toc444180448"/>
      <w:r>
        <w:t>Soundpool.setpriority &lt;streamID_nexp&gt;, &lt;priority_nexp&gt;</w:t>
      </w:r>
      <w:bookmarkEnd w:id="4076"/>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077" w:name="_Toc444180449"/>
      <w:r>
        <w:t>Soundpool.pause &lt;streamID_nexp&gt;</w:t>
      </w:r>
      <w:bookmarkEnd w:id="4077"/>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078" w:name="_Toc444180450"/>
      <w:r>
        <w:t>Soundpool.resume &lt;streamID_nexp&gt;</w:t>
      </w:r>
      <w:bookmarkEnd w:id="4078"/>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079" w:name="_Toc444180451"/>
      <w:r>
        <w:t>Soundpool.stop &lt;streamID_nexp&gt;</w:t>
      </w:r>
      <w:bookmarkEnd w:id="4079"/>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4080" w:name="_Toc444180452"/>
      <w:r>
        <w:t>Soundpool.release</w:t>
      </w:r>
      <w:bookmarkEnd w:id="4080"/>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081" w:name="_Toc444180453"/>
      <w:r>
        <w:t>GPS</w:t>
      </w:r>
      <w:bookmarkEnd w:id="4081"/>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w:t>
      </w:r>
      <w:r w:rsidR="00970FB7">
        <w:lastRenderedPageBreak/>
        <w:t>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4082" w:name="_Toc444180454"/>
      <w:r>
        <w:t xml:space="preserve">GPS </w:t>
      </w:r>
      <w:r w:rsidR="00514CEB">
        <w:t>C</w:t>
      </w:r>
      <w:r>
        <w:t>ontrol c</w:t>
      </w:r>
      <w:r w:rsidR="00514CEB">
        <w:t>ommands</w:t>
      </w:r>
      <w:bookmarkEnd w:id="4082"/>
    </w:p>
    <w:p w:rsidR="00514CEB" w:rsidRDefault="003A4712" w:rsidP="005F4916">
      <w:pPr>
        <w:pStyle w:val="Heading3"/>
      </w:pPr>
      <w:bookmarkStart w:id="4083" w:name="_Toc444180455"/>
      <w:r>
        <w:t>Gps.</w:t>
      </w:r>
      <w:r w:rsidR="00514CEB">
        <w:t>open</w:t>
      </w:r>
      <w:r w:rsidR="0095581B">
        <w:t xml:space="preserve"> {{&lt;status_nvar&gt;},{&lt;time_nexp&gt;},{&lt;distance_nexp&gt;}}</w:t>
      </w:r>
      <w:bookmarkEnd w:id="4083"/>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4084" w:name="_Toc444180456"/>
      <w:r>
        <w:t>Gps.</w:t>
      </w:r>
      <w:r w:rsidR="00514CEB">
        <w:t>close</w:t>
      </w:r>
      <w:bookmarkEnd w:id="4084"/>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4085" w:name="_Toc444180457"/>
      <w:r>
        <w:t>Gps.status {{&lt;status_var&gt;}, {&lt;infix_nvar&gt;},{inview_nvar}, {&lt;sat_</w:t>
      </w:r>
      <w:r w:rsidR="009C2367">
        <w:t>list</w:t>
      </w:r>
      <w:r>
        <w:t>_nexp&gt;}}</w:t>
      </w:r>
      <w:bookmarkEnd w:id="4085"/>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w:t>
      </w:r>
      <w:r w:rsidR="00AB4F3E">
        <w:lastRenderedPageBreak/>
        <w:t xml:space="preserve">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lastRenderedPageBreak/>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4086" w:name="_Toc444180458"/>
      <w:r>
        <w:t>GPS Location commands</w:t>
      </w:r>
      <w:bookmarkEnd w:id="4086"/>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del w:id="4087" w:author="Sammartano, Marc (BIC USA)" w:date="2016-02-29T15:54:00Z">
        <w:r w:rsidR="0081393D" w:rsidDel="00FC7B22">
          <w:delText>, with one exception</w:delText>
        </w:r>
      </w:del>
      <w:r w:rsidR="0081393D">
        <w:t xml:space="preserve">.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lastRenderedPageBreak/>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4088" w:name="_Toc444180459"/>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4088"/>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4089" w:name="_Toc444180460"/>
      <w:r>
        <w:t>Gps.time &lt;nvar&gt;</w:t>
      </w:r>
      <w:bookmarkEnd w:id="4089"/>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4090" w:name="_Toc444180461"/>
      <w:r>
        <w:t>Gps.</w:t>
      </w:r>
      <w:r w:rsidR="00514CEB">
        <w:t>provider &lt;svar&gt;</w:t>
      </w:r>
      <w:bookmarkEnd w:id="4090"/>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xml:space="preserve">". The first time you read location data, you get the last known location, which may come from either the GPS hardware or the </w:t>
      </w:r>
      <w:r w:rsidR="009727FD">
        <w:lastRenderedPageBreak/>
        <w:t>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4091" w:name="_Toc444180462"/>
      <w:r>
        <w:t xml:space="preserve">Gps.satellites </w:t>
      </w:r>
      <w:r w:rsidR="00CD00F7">
        <w:t>{{</w:t>
      </w:r>
      <w:r>
        <w:t>&lt;</w:t>
      </w:r>
      <w:r w:rsidR="00CD00F7">
        <w:t>count_</w:t>
      </w:r>
      <w:r>
        <w:t>nvar&gt;</w:t>
      </w:r>
      <w:r w:rsidR="00CD00F7">
        <w:t>}, {</w:t>
      </w:r>
      <w:r w:rsidR="009C2367">
        <w:t>&lt;sat_list</w:t>
      </w:r>
      <w:r w:rsidR="000D799C">
        <w:t>_nexp</w:t>
      </w:r>
      <w:r w:rsidR="00CD00F7">
        <w:t>&gt;}}</w:t>
      </w:r>
      <w:bookmarkEnd w:id="4091"/>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4092" w:name="_Toc444180463"/>
      <w:r>
        <w:t>Gps.</w:t>
      </w:r>
      <w:r w:rsidR="00514CEB">
        <w:t>accuracy &lt;nvar&gt;</w:t>
      </w:r>
      <w:bookmarkEnd w:id="4092"/>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4093" w:name="_Toc444180464"/>
      <w:r>
        <w:t>Gps.</w:t>
      </w:r>
      <w:r w:rsidR="00514CEB">
        <w:t>latitude &lt;nvar&gt;</w:t>
      </w:r>
      <w:bookmarkEnd w:id="4093"/>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4094" w:name="_Toc444180465"/>
      <w:r>
        <w:t>Gps.</w:t>
      </w:r>
      <w:r w:rsidR="00514CEB">
        <w:t>longitude &lt;nvar&gt;</w:t>
      </w:r>
      <w:bookmarkEnd w:id="4094"/>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4095" w:name="_Toc444180466"/>
      <w:r>
        <w:t>Gps.</w:t>
      </w:r>
      <w:r w:rsidR="00514CEB">
        <w:t>altitude &lt;nvar&gt;</w:t>
      </w:r>
      <w:bookmarkEnd w:id="4095"/>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4096" w:name="_Toc444180467"/>
      <w:r>
        <w:t>Gps.</w:t>
      </w:r>
      <w:r w:rsidR="00514CEB">
        <w:t>bearing &lt;nvar&gt;</w:t>
      </w:r>
      <w:bookmarkEnd w:id="4096"/>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4097" w:name="_Toc444180468"/>
      <w:r>
        <w:t>Gps.</w:t>
      </w:r>
      <w:r w:rsidR="00514CEB">
        <w:t>speed &lt;nvar&gt;</w:t>
      </w:r>
      <w:bookmarkEnd w:id="4097"/>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4098" w:name="_Toc444180469"/>
      <w:r>
        <w:t>Sensors</w:t>
      </w:r>
      <w:bookmarkEnd w:id="4098"/>
    </w:p>
    <w:p w:rsidR="004951B6" w:rsidRDefault="004951B6" w:rsidP="00EB1F62">
      <w:pPr>
        <w:pStyle w:val="Heading2"/>
      </w:pPr>
      <w:bookmarkStart w:id="4099" w:name="_Toc444180470"/>
      <w:r>
        <w:t>Introduction</w:t>
      </w:r>
      <w:bookmarkEnd w:id="4099"/>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648" w:type="dxa"/>
        <w:tblLook w:val="04A0" w:firstRow="1" w:lastRow="0" w:firstColumn="1" w:lastColumn="0" w:noHBand="0" w:noVBand="1"/>
      </w:tblPr>
      <w:tblGrid>
        <w:gridCol w:w="2970"/>
        <w:gridCol w:w="1170"/>
        <w:gridCol w:w="3330"/>
      </w:tblGrid>
      <w:tr w:rsidR="00F25E63" w:rsidTr="00B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lastRenderedPageBreak/>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ins w:id="4100" w:author="Sammartano, Marc (BIC USA)" w:date="2016-01-26T11:22:00Z"/>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ins w:id="4101" w:author="Sammartano, Marc (BIC USA)" w:date="2016-01-26T11:22:00Z"/>
                <w:b w:val="0"/>
              </w:rPr>
            </w:pPr>
            <w:ins w:id="4102" w:author="Sammartano, Marc (BIC USA)" w:date="2016-01-26T11:22:00Z">
              <w:r>
                <w:rPr>
                  <w:b w:val="0"/>
                </w:rPr>
                <w:t>Step Detector</w:t>
              </w:r>
            </w:ins>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rPr>
                <w:ins w:id="4103" w:author="Sammartano, Marc (BIC USA)" w:date="2016-01-26T11:22:00Z"/>
              </w:rPr>
            </w:pPr>
            <w:ins w:id="4104" w:author="Sammartano, Marc (BIC USA)" w:date="2016-01-26T11:23:00Z">
              <w:r>
                <w:t>18</w:t>
              </w:r>
            </w:ins>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rPr>
                <w:ins w:id="4105" w:author="Sammartano, Marc (BIC USA)" w:date="2016-01-26T11:22:00Z"/>
              </w:rPr>
            </w:pPr>
            <w:ins w:id="4106" w:author="Sammartano, Marc (BIC USA)" w:date="2016-01-26T11:23:00Z">
              <w:r>
                <w:t>As of API 19 (KitKat)</w:t>
              </w:r>
            </w:ins>
          </w:p>
        </w:tc>
      </w:tr>
      <w:tr w:rsidR="00B91EF8" w:rsidRPr="001302D2" w:rsidTr="00B61ECA">
        <w:trPr>
          <w:cnfStyle w:val="000000100000" w:firstRow="0" w:lastRow="0" w:firstColumn="0" w:lastColumn="0" w:oddVBand="0" w:evenVBand="0" w:oddHBand="1" w:evenHBand="0" w:firstRowFirstColumn="0" w:firstRowLastColumn="0" w:lastRowFirstColumn="0" w:lastRowLastColumn="0"/>
          <w:ins w:id="4107" w:author="Sammartano, Marc (BIC USA)" w:date="2016-01-26T11:22:00Z"/>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ins w:id="4108" w:author="Sammartano, Marc (BIC USA)" w:date="2016-01-26T11:22:00Z"/>
                <w:b w:val="0"/>
              </w:rPr>
            </w:pPr>
            <w:ins w:id="4109" w:author="Sammartano, Marc (BIC USA)" w:date="2016-01-26T11:23:00Z">
              <w:r>
                <w:rPr>
                  <w:b w:val="0"/>
                </w:rPr>
                <w:t>Step Counter</w:t>
              </w:r>
            </w:ins>
          </w:p>
        </w:tc>
        <w:tc>
          <w:tcPr>
            <w:tcW w:w="1170" w:type="dxa"/>
          </w:tcPr>
          <w:p w:rsidR="00B91EF8" w:rsidRDefault="00B91EF8" w:rsidP="00B91EF8">
            <w:pPr>
              <w:jc w:val="center"/>
              <w:cnfStyle w:val="000000100000" w:firstRow="0" w:lastRow="0" w:firstColumn="0" w:lastColumn="0" w:oddVBand="0" w:evenVBand="0" w:oddHBand="1" w:evenHBand="0" w:firstRowFirstColumn="0" w:firstRowLastColumn="0" w:lastRowFirstColumn="0" w:lastRowLastColumn="0"/>
              <w:rPr>
                <w:ins w:id="4110" w:author="Sammartano, Marc (BIC USA)" w:date="2016-01-26T11:22:00Z"/>
              </w:rPr>
            </w:pPr>
            <w:ins w:id="4111" w:author="Sammartano, Marc (BIC USA)" w:date="2016-01-26T11:23:00Z">
              <w:r>
                <w:t>19</w:t>
              </w:r>
            </w:ins>
          </w:p>
        </w:tc>
        <w:tc>
          <w:tcPr>
            <w:tcW w:w="3330" w:type="dxa"/>
          </w:tcPr>
          <w:p w:rsidR="00B91EF8" w:rsidRDefault="00B91EF8" w:rsidP="00B91EF8">
            <w:pPr>
              <w:cnfStyle w:val="000000100000" w:firstRow="0" w:lastRow="0" w:firstColumn="0" w:lastColumn="0" w:oddVBand="0" w:evenVBand="0" w:oddHBand="1" w:evenHBand="0" w:firstRowFirstColumn="0" w:firstRowLastColumn="0" w:lastRowFirstColumn="0" w:lastRowLastColumn="0"/>
              <w:rPr>
                <w:ins w:id="4112" w:author="Sammartano, Marc (BIC USA)" w:date="2016-01-26T11:22:00Z"/>
              </w:rPr>
            </w:pPr>
            <w:ins w:id="4113" w:author="Sammartano, Marc (BIC USA)" w:date="2016-01-26T11:23:00Z">
              <w:r>
                <w:t>As of API 19</w:t>
              </w:r>
            </w:ins>
          </w:p>
        </w:tc>
      </w:tr>
      <w:tr w:rsidR="00B91EF8" w:rsidRPr="001302D2" w:rsidTr="00B61ECA">
        <w:trPr>
          <w:cnfStyle w:val="000000010000" w:firstRow="0" w:lastRow="0" w:firstColumn="0" w:lastColumn="0" w:oddVBand="0" w:evenVBand="0" w:oddHBand="0" w:evenHBand="1" w:firstRowFirstColumn="0" w:firstRowLastColumn="0" w:lastRowFirstColumn="0" w:lastRowLastColumn="0"/>
          <w:ins w:id="4114" w:author="Sammartano, Marc (BIC USA)" w:date="2016-01-26T11:17:00Z"/>
        </w:trPr>
        <w:tc>
          <w:tcPr>
            <w:cnfStyle w:val="001000000000" w:firstRow="0" w:lastRow="0" w:firstColumn="1" w:lastColumn="0" w:oddVBand="0" w:evenVBand="0" w:oddHBand="0" w:evenHBand="0" w:firstRowFirstColumn="0" w:firstRowLastColumn="0" w:lastRowFirstColumn="0" w:lastRowLastColumn="0"/>
            <w:tcW w:w="2970" w:type="dxa"/>
          </w:tcPr>
          <w:p w:rsidR="00B91EF8" w:rsidRPr="00294EE4" w:rsidRDefault="00B91EF8" w:rsidP="00B91EF8">
            <w:pPr>
              <w:rPr>
                <w:ins w:id="4115" w:author="Sammartano, Marc (BIC USA)" w:date="2016-01-26T11:17:00Z"/>
              </w:rPr>
            </w:pPr>
            <w:ins w:id="4116" w:author="Sammartano, Marc (BIC USA)" w:date="2016-01-26T11:18:00Z">
              <w:r>
                <w:rPr>
                  <w:b w:val="0"/>
                </w:rPr>
                <w:t>Geomagnetic Rotation</w:t>
              </w:r>
            </w:ins>
            <w:ins w:id="4117" w:author="Sammartano, Marc (BIC USA)" w:date="2016-01-26T11:39:00Z">
              <w:r w:rsidR="00B61ECA">
                <w:rPr>
                  <w:b w:val="0"/>
                </w:rPr>
                <w:t xml:space="preserve"> Vector</w:t>
              </w:r>
            </w:ins>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rPr>
                <w:ins w:id="4118" w:author="Sammartano, Marc (BIC USA)" w:date="2016-01-26T11:17:00Z"/>
              </w:rPr>
            </w:pPr>
            <w:ins w:id="4119" w:author="Sammartano, Marc (BIC USA)" w:date="2016-01-26T11:17:00Z">
              <w:r>
                <w:t>20</w:t>
              </w:r>
            </w:ins>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rPr>
                <w:ins w:id="4120" w:author="Sammartano, Marc (BIC USA)" w:date="2016-01-26T11:17:00Z"/>
              </w:rPr>
            </w:pPr>
            <w:ins w:id="4121" w:author="Sammartano, Marc (BIC USA)" w:date="2016-01-26T11:17:00Z">
              <w:r>
                <w:t>As of API 19</w:t>
              </w:r>
            </w:ins>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1" w:history="1">
        <w:r>
          <w:rPr>
            <w:rStyle w:val="Hyperlink"/>
          </w:rPr>
          <w:t>Android's Sensor Event</w:t>
        </w:r>
      </w:hyperlink>
      <w:r>
        <w:t xml:space="preserve"> </w:t>
      </w:r>
      <w:r w:rsidR="00D329AA">
        <w:t>(</w:t>
      </w:r>
      <w:hyperlink r:id="rId6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4122" w:name="_Toc444180471"/>
      <w:r>
        <w:t>Sensor Commands</w:t>
      </w:r>
      <w:bookmarkEnd w:id="4122"/>
    </w:p>
    <w:p w:rsidR="004951B6" w:rsidRDefault="003A4712" w:rsidP="00D43DA8">
      <w:pPr>
        <w:pStyle w:val="Heading3"/>
      </w:pPr>
      <w:bookmarkStart w:id="4123" w:name="_Toc444180472"/>
      <w:r>
        <w:t>Sensors.</w:t>
      </w:r>
      <w:r w:rsidR="004951B6">
        <w:t xml:space="preserve">list </w:t>
      </w:r>
      <w:r w:rsidR="003E3561" w:rsidRPr="003E3561">
        <w:t>&lt;sensor_array$[]&gt;</w:t>
      </w:r>
      <w:bookmarkEnd w:id="4123"/>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CA0730" w:rsidRDefault="004951B6" w:rsidP="00D43DA8">
      <w:pPr>
        <w:rPr>
          <w:ins w:id="4124" w:author="Sammartano, Marc (BIC USA)" w:date="2016-02-03T19:01:00Z"/>
        </w:rPr>
      </w:pPr>
      <w:del w:id="4125" w:author="Sammartano, Marc (BIC USA)" w:date="2016-02-03T18:58:00Z">
        <w:r w:rsidDel="00CA0730">
          <w:delText>This command p</w:delText>
        </w:r>
      </w:del>
      <w:del w:id="4126" w:author="Sammartano, Marc (BIC USA)" w:date="2016-02-03T18:59:00Z">
        <w:r w:rsidDel="00CA0730">
          <w:delText>rovid</w:delText>
        </w:r>
      </w:del>
      <w:ins w:id="4127" w:author="Sammartano, Marc (BIC USA)" w:date="2016-02-03T18:59:00Z">
        <w:r w:rsidR="00CA0730">
          <w:t>Writ</w:t>
        </w:r>
      </w:ins>
      <w:r>
        <w:t xml:space="preserve">es </w:t>
      </w:r>
      <w:del w:id="4128" w:author="Sammartano, Marc (BIC USA)" w:date="2016-02-03T19:00:00Z">
        <w:r w:rsidDel="00CA0730">
          <w:delText>a list of</w:delText>
        </w:r>
      </w:del>
      <w:ins w:id="4129" w:author="Sammartano, Marc (BIC USA)" w:date="2016-02-03T19:00:00Z">
        <w:r w:rsidR="00CA0730">
          <w:t>information about</w:t>
        </w:r>
      </w:ins>
      <w:r>
        <w:t xml:space="preserve"> the sensors available on </w:t>
      </w:r>
      <w:ins w:id="4130" w:author="Sammartano, Marc (BIC USA)" w:date="2016-02-03T18:59:00Z">
        <w:r w:rsidR="00CA0730">
          <w:t>the</w:t>
        </w:r>
      </w:ins>
      <w:del w:id="4131" w:author="Sammartano, Marc (BIC USA)" w:date="2016-02-03T18:59:00Z">
        <w:r w:rsidDel="00CA0730">
          <w:delText>a particular</w:delText>
        </w:r>
      </w:del>
      <w:r>
        <w:t xml:space="preserve"> Android device</w:t>
      </w:r>
      <w:del w:id="4132" w:author="Sammartano, Marc (BIC USA)" w:date="2016-02-03T18:59:00Z">
        <w:r w:rsidDel="00CA0730">
          <w:delText>.</w:delText>
        </w:r>
      </w:del>
      <w:r>
        <w:t xml:space="preserve"> </w:t>
      </w:r>
      <w:del w:id="4133" w:author="Sammartano, Marc (BIC USA)" w:date="2016-02-03T18:59:00Z">
        <w:r w:rsidDel="00CA0730">
          <w:delText>T</w:delText>
        </w:r>
      </w:del>
      <w:ins w:id="4134" w:author="Sammartano, Marc (BIC USA)" w:date="2016-02-03T18:59:00Z">
        <w:r w:rsidR="00CA0730">
          <w:t>into t</w:t>
        </w:r>
      </w:ins>
      <w:r>
        <w:t xml:space="preserve">he </w:t>
      </w:r>
      <w:r w:rsidR="003E3561" w:rsidRPr="003E3561">
        <w:t>&lt;sensor_array$[]&gt;</w:t>
      </w:r>
      <w:r w:rsidR="003E3561">
        <w:t xml:space="preserve"> </w:t>
      </w:r>
      <w:r>
        <w:t>parameter</w:t>
      </w:r>
      <w:del w:id="4135" w:author="Sammartano, Marc (BIC USA)" w:date="2016-02-03T18:59:00Z">
        <w:r w:rsidDel="00CA0730">
          <w:delText xml:space="preserve"> must be an un-dimensioned </w:delText>
        </w:r>
        <w:r w:rsidRPr="003E3561" w:rsidDel="00CA0730">
          <w:rPr>
            <w:u w:val="single"/>
          </w:rPr>
          <w:delText>array</w:delText>
        </w:r>
      </w:del>
      <w:del w:id="4136" w:author="Sammartano, Marc (BIC USA)" w:date="2016-02-03T19:00:00Z">
        <w:r w:rsidDel="00CA0730">
          <w:delText xml:space="preserve">. </w:delText>
        </w:r>
        <w:r w:rsidR="003E3561" w:rsidDel="00CA0730">
          <w:delText>Information about the available sensors</w:delText>
        </w:r>
        <w:r w:rsidDel="00CA0730">
          <w:delText xml:space="preserve"> </w:delText>
        </w:r>
        <w:r w:rsidR="00EE1372" w:rsidDel="00CA0730">
          <w:delText>is</w:delText>
        </w:r>
        <w:r w:rsidDel="00CA0730">
          <w:delText xml:space="preserve"> returned in this array</w:delText>
        </w:r>
      </w:del>
      <w:r>
        <w:t xml:space="preserve">. </w:t>
      </w:r>
      <w:ins w:id="4137" w:author="Sammartano, Marc (BIC USA)" w:date="2016-02-03T19:01:00Z">
        <w:r w:rsidR="008D0D96">
          <w:t>If the array exists, it is overwritten. Otherwise a new array is created. The result is always a one-dimensional array.</w:t>
        </w:r>
      </w:ins>
    </w:p>
    <w:p w:rsidR="00682E19" w:rsidRDefault="004951B6" w:rsidP="00D43DA8">
      <w:r>
        <w:t xml:space="preserve">The </w:t>
      </w:r>
      <w:ins w:id="4138" w:author="Sammartano, Marc (BIC USA)" w:date="2016-02-03T19:01:00Z">
        <w:r w:rsidR="00CA0730">
          <w:t xml:space="preserve">array </w:t>
        </w:r>
      </w:ins>
      <w:r>
        <w:t xml:space="preserve">elements contain the names and types of the available sensors. For example, </w:t>
      </w:r>
      <w:ins w:id="4139" w:author="Sammartano, Marc (BIC USA)" w:date="2016-02-03T19:02:00Z">
        <w:r w:rsidR="008D0D96">
          <w:t xml:space="preserve">one element may be </w:t>
        </w:r>
      </w:ins>
      <w:r>
        <w:t>"Gyroscope,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rsidR="00682E19" w:rsidRPr="00EE1372" w:rsidRDefault="00EE1372" w:rsidP="00EE1372">
      <w:pPr>
        <w:pStyle w:val="Codeexample"/>
        <w:rPr>
          <w:rFonts w:ascii="Letter Gothic" w:hAnsi="Letter Gothic"/>
          <w:b w:val="0"/>
        </w:rPr>
      </w:pPr>
      <w:r>
        <w:rPr>
          <w:rFonts w:ascii="Letter Gothic" w:hAnsi="Letter Gothic"/>
          <w:b w:val="0"/>
        </w:rPr>
        <w:t>END</w:t>
      </w:r>
    </w:p>
    <w:p w:rsidR="004951B6" w:rsidRDefault="003A4712" w:rsidP="005F4916">
      <w:pPr>
        <w:pStyle w:val="Heading3"/>
      </w:pPr>
      <w:bookmarkStart w:id="4140" w:name="_Toc444180473"/>
      <w:r>
        <w:lastRenderedPageBreak/>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4140"/>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rsidR="00D73535" w:rsidRDefault="00860687" w:rsidP="00EE1372">
      <w:r>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trPr>
        <w:tc>
          <w:tcPr>
            <w:tcW w:w="1446" w:type="dxa"/>
          </w:tcPr>
          <w:p w:rsidR="00860687" w:rsidRDefault="00860687" w:rsidP="00A32FD3">
            <w:pPr>
              <w:jc w:val="center"/>
            </w:pPr>
            <w:r>
              <w:t>Value</w:t>
            </w:r>
          </w:p>
        </w:tc>
        <w:tc>
          <w:tcPr>
            <w:tcW w:w="1446" w:type="dxa"/>
          </w:tcPr>
          <w:p w:rsidR="00860687" w:rsidRDefault="00860687" w:rsidP="00A32FD3">
            <w:pPr>
              <w:jc w:val="center"/>
            </w:pPr>
            <w:r>
              <w:t>Name</w:t>
            </w:r>
          </w:p>
        </w:tc>
        <w:tc>
          <w:tcPr>
            <w:tcW w:w="1446" w:type="dxa"/>
          </w:tcPr>
          <w:p w:rsidR="00860687" w:rsidRDefault="00860687" w:rsidP="00A32FD3">
            <w:pPr>
              <w:jc w:val="center"/>
            </w:pPr>
            <w:r>
              <w:t>Typical Delay</w:t>
            </w:r>
          </w:p>
        </w:tc>
        <w:tc>
          <w:tcPr>
            <w:tcW w:w="4500" w:type="dxa"/>
          </w:tcPr>
          <w:p w:rsidR="00860687" w:rsidRDefault="00860687" w:rsidP="00A32FD3">
            <w:pPr>
              <w:jc w:val="center"/>
            </w:pPr>
            <w:r>
              <w:t>Typical Usage</w:t>
            </w:r>
          </w:p>
        </w:tc>
      </w:tr>
      <w:tr w:rsidR="00860687" w:rsidTr="00860687">
        <w:trPr>
          <w:cantSplit/>
        </w:trPr>
        <w:tc>
          <w:tcPr>
            <w:tcW w:w="1446" w:type="dxa"/>
          </w:tcPr>
          <w:p w:rsidR="00860687" w:rsidRDefault="00860687" w:rsidP="00A32FD3">
            <w:pPr>
              <w:jc w:val="center"/>
            </w:pPr>
            <w:r>
              <w:t>3</w:t>
            </w:r>
          </w:p>
        </w:tc>
        <w:tc>
          <w:tcPr>
            <w:tcW w:w="1446" w:type="dxa"/>
          </w:tcPr>
          <w:p w:rsidR="00860687" w:rsidRDefault="00860687" w:rsidP="00A32FD3">
            <w:pPr>
              <w:jc w:val="center"/>
            </w:pPr>
            <w:r>
              <w:t>Normal</w:t>
            </w:r>
          </w:p>
        </w:tc>
        <w:tc>
          <w:tcPr>
            <w:tcW w:w="1446" w:type="dxa"/>
          </w:tcPr>
          <w:p w:rsidR="00860687" w:rsidRDefault="00860687" w:rsidP="00A32FD3">
            <w:pPr>
              <w:jc w:val="center"/>
            </w:pPr>
            <w:r>
              <w:t>200 ms</w:t>
            </w:r>
          </w:p>
        </w:tc>
        <w:tc>
          <w:tcPr>
            <w:tcW w:w="4500" w:type="dxa"/>
          </w:tcPr>
          <w:p w:rsidR="00860687" w:rsidRDefault="00860687" w:rsidP="00A32FD3">
            <w:r>
              <w:t>Default: suitable for screen orientation changes</w:t>
            </w:r>
          </w:p>
        </w:tc>
      </w:tr>
      <w:tr w:rsidR="00860687" w:rsidTr="00860687">
        <w:trPr>
          <w:cantSplit/>
        </w:trPr>
        <w:tc>
          <w:tcPr>
            <w:tcW w:w="1446" w:type="dxa"/>
          </w:tcPr>
          <w:p w:rsidR="00860687" w:rsidRDefault="00860687" w:rsidP="00A32FD3">
            <w:pPr>
              <w:jc w:val="center"/>
            </w:pPr>
            <w:r>
              <w:t>2</w:t>
            </w:r>
          </w:p>
        </w:tc>
        <w:tc>
          <w:tcPr>
            <w:tcW w:w="1446" w:type="dxa"/>
          </w:tcPr>
          <w:p w:rsidR="00860687" w:rsidRDefault="00860687" w:rsidP="00A32FD3">
            <w:pPr>
              <w:jc w:val="center"/>
            </w:pPr>
            <w:r>
              <w:t>UI</w:t>
            </w:r>
          </w:p>
        </w:tc>
        <w:tc>
          <w:tcPr>
            <w:tcW w:w="1446" w:type="dxa"/>
          </w:tcPr>
          <w:p w:rsidR="00860687" w:rsidRDefault="00860687" w:rsidP="00A32FD3">
            <w:pPr>
              <w:jc w:val="center"/>
            </w:pPr>
            <w:r>
              <w:t>60 ms</w:t>
            </w:r>
          </w:p>
        </w:tc>
        <w:tc>
          <w:tcPr>
            <w:tcW w:w="4500" w:type="dxa"/>
          </w:tcPr>
          <w:p w:rsidR="00860687" w:rsidRDefault="00860687" w:rsidP="00A32FD3">
            <w:r>
              <w:t>Rate suitable for the user interface</w:t>
            </w:r>
          </w:p>
        </w:tc>
      </w:tr>
      <w:tr w:rsidR="00860687" w:rsidTr="00860687">
        <w:trPr>
          <w:cantSplit/>
        </w:trPr>
        <w:tc>
          <w:tcPr>
            <w:tcW w:w="1446" w:type="dxa"/>
          </w:tcPr>
          <w:p w:rsidR="00860687" w:rsidRDefault="00860687" w:rsidP="00A32FD3">
            <w:pPr>
              <w:jc w:val="center"/>
            </w:pPr>
            <w:r>
              <w:t>1</w:t>
            </w:r>
          </w:p>
        </w:tc>
        <w:tc>
          <w:tcPr>
            <w:tcW w:w="1446" w:type="dxa"/>
          </w:tcPr>
          <w:p w:rsidR="00860687" w:rsidRDefault="00860687" w:rsidP="00A32FD3">
            <w:pPr>
              <w:jc w:val="center"/>
            </w:pPr>
            <w:r>
              <w:t>Game</w:t>
            </w:r>
          </w:p>
        </w:tc>
        <w:tc>
          <w:tcPr>
            <w:tcW w:w="1446" w:type="dxa"/>
          </w:tcPr>
          <w:p w:rsidR="00860687" w:rsidRDefault="00860687" w:rsidP="00A32FD3">
            <w:pPr>
              <w:jc w:val="center"/>
            </w:pPr>
            <w:r>
              <w:t>20 ms</w:t>
            </w:r>
          </w:p>
        </w:tc>
        <w:tc>
          <w:tcPr>
            <w:tcW w:w="4500" w:type="dxa"/>
          </w:tcPr>
          <w:p w:rsidR="00860687" w:rsidRDefault="00860687" w:rsidP="00A32FD3">
            <w:r>
              <w:t>Rate suitable for game play</w:t>
            </w:r>
          </w:p>
        </w:tc>
      </w:tr>
      <w:tr w:rsidR="00860687" w:rsidTr="00860687">
        <w:trPr>
          <w:cantSplit/>
        </w:trPr>
        <w:tc>
          <w:tcPr>
            <w:tcW w:w="1446" w:type="dxa"/>
          </w:tcPr>
          <w:p w:rsidR="00860687" w:rsidRDefault="00860687" w:rsidP="00A32FD3">
            <w:pPr>
              <w:jc w:val="center"/>
            </w:pPr>
            <w:r>
              <w:t>0</w:t>
            </w:r>
          </w:p>
        </w:tc>
        <w:tc>
          <w:tcPr>
            <w:tcW w:w="1446" w:type="dxa"/>
          </w:tcPr>
          <w:p w:rsidR="00860687" w:rsidRDefault="00860687" w:rsidP="00A32FD3">
            <w:pPr>
              <w:jc w:val="center"/>
            </w:pPr>
            <w:r>
              <w:t>Fastest</w:t>
            </w:r>
          </w:p>
        </w:tc>
        <w:tc>
          <w:tcPr>
            <w:tcW w:w="1446" w:type="dxa"/>
          </w:tcPr>
          <w:p w:rsidR="00860687" w:rsidRDefault="00860687" w:rsidP="00A32FD3">
            <w:pPr>
              <w:jc w:val="center"/>
            </w:pPr>
            <w:r>
              <w:t>0 ms</w:t>
            </w:r>
          </w:p>
        </w:tc>
        <w:tc>
          <w:tcPr>
            <w:tcW w:w="4500" w:type="dxa"/>
          </w:tcPr>
          <w:p w:rsidR="00860687" w:rsidRDefault="00860687" w:rsidP="00A32FD3">
            <w:r>
              <w:t>Sample as fast as possible</w:t>
            </w:r>
          </w:p>
        </w:tc>
      </w:tr>
    </w:tbl>
    <w:p w:rsidR="00821FC3" w:rsidRDefault="00821FC3" w:rsidP="00821FC3">
      <w:pPr>
        <w:pStyle w:val="NoSpacing"/>
        <w:spacing w:before="120"/>
      </w:pPr>
      <w:r>
        <w:t>E</w:t>
      </w:r>
      <w:r w:rsidR="004951B6">
        <w:t>xample</w:t>
      </w:r>
      <w:r>
        <w:t>:</w:t>
      </w:r>
    </w:p>
    <w:p w:rsidR="00860687" w:rsidRDefault="00821FC3" w:rsidP="00821FC3">
      <w:pPr>
        <w:pStyle w:val="Codeexample"/>
        <w:rPr>
          <w:rFonts w:ascii="Letter Gothic" w:hAnsi="Letter Gothic"/>
          <w:b w:val="0"/>
        </w:rPr>
      </w:pPr>
      <w:r>
        <w:rPr>
          <w:rFonts w:ascii="Letter Gothic" w:hAnsi="Letter Gothic"/>
          <w:b w:val="0"/>
        </w:rPr>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rsidR="009764B4" w:rsidRDefault="009764B4" w:rsidP="002F3423">
      <w:r>
        <w:t>If you put a</w:t>
      </w:r>
      <w:r w:rsidR="00821FC3">
        <w:t>ny</w:t>
      </w:r>
      <w:r>
        <w:t xml:space="preserve"> colon</w:t>
      </w:r>
      <w:r w:rsidR="00821FC3">
        <w:t>s</w:t>
      </w:r>
      <w:r>
        <w:t xml:space="preserve"> on a line after this command, the pre-processor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rsidR="004951B6" w:rsidRDefault="003A4712" w:rsidP="005F4916">
      <w:pPr>
        <w:pStyle w:val="Heading3"/>
      </w:pPr>
      <w:bookmarkStart w:id="4141" w:name="_Toc444180474"/>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4141"/>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3" w:history="1">
        <w:r>
          <w:rPr>
            <w:rStyle w:val="Hyperlink"/>
          </w:rPr>
          <w:t>Android's Sensor Event</w:t>
        </w:r>
      </w:hyperlink>
      <w:r>
        <w:t xml:space="preserve"> web page for the meaning of these parameters.</w:t>
      </w:r>
    </w:p>
    <w:p w:rsidR="004951B6" w:rsidRDefault="003A4712" w:rsidP="005F4916">
      <w:pPr>
        <w:pStyle w:val="Heading3"/>
      </w:pPr>
      <w:bookmarkStart w:id="4142" w:name="_Toc444180475"/>
      <w:r>
        <w:t>Sensors.</w:t>
      </w:r>
      <w:r w:rsidR="004951B6">
        <w:t>close</w:t>
      </w:r>
      <w:bookmarkEnd w:id="4142"/>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143" w:name="_Toc444180476"/>
      <w:r>
        <w:t>System</w:t>
      </w:r>
      <w:bookmarkEnd w:id="4143"/>
    </w:p>
    <w:p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rsidR="0051756E" w:rsidRDefault="0051756E" w:rsidP="005E6325">
      <w:r>
        <w:lastRenderedPageBreak/>
        <w:t xml:space="preserve">The </w:t>
      </w:r>
      <w:r>
        <w:rPr>
          <w:b/>
        </w:rPr>
        <w:t>SU</w:t>
      </w:r>
      <w:r>
        <w:t xml:space="preserve"> commands provide for the execution of Superuser commands on rooted devices. See the Sample Program, f36_superuser.bas, for an example using these commands.</w:t>
      </w:r>
    </w:p>
    <w:p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rsidR="0051756E" w:rsidRPr="008273D0" w:rsidRDefault="008273D0" w:rsidP="005E6325">
      <w:r>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rsidR="005E6325" w:rsidRDefault="0051756E" w:rsidP="005E6325">
      <w:pPr>
        <w:pStyle w:val="Heading2"/>
      </w:pPr>
      <w:bookmarkStart w:id="4144" w:name="_Toc444180477"/>
      <w:r>
        <w:t xml:space="preserve">System </w:t>
      </w:r>
      <w:r w:rsidR="005E6325">
        <w:t>Commands</w:t>
      </w:r>
      <w:bookmarkEnd w:id="4144"/>
    </w:p>
    <w:p w:rsidR="005E6325" w:rsidRDefault="005E6325" w:rsidP="005F4916">
      <w:pPr>
        <w:pStyle w:val="Heading3"/>
      </w:pPr>
      <w:bookmarkStart w:id="4145" w:name="_Toc444180478"/>
      <w:r>
        <w:t>System.open</w:t>
      </w:r>
      <w:bookmarkEnd w:id="4145"/>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4146" w:name="_Toc444180479"/>
      <w:r>
        <w:t>System.write &lt;sexp&gt;</w:t>
      </w:r>
      <w:bookmarkEnd w:id="4146"/>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4147" w:name="_Toc444180480"/>
      <w:r>
        <w:t>System.read.ready &lt;nvar&gt;</w:t>
      </w:r>
      <w:bookmarkEnd w:id="4147"/>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4148" w:name="_Toc444180481"/>
      <w:r>
        <w:t>System.read.line &lt;svar&gt;</w:t>
      </w:r>
      <w:bookmarkEnd w:id="4148"/>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4149" w:name="_Toc444180482"/>
      <w:r>
        <w:t>System.close</w:t>
      </w:r>
      <w:bookmarkEnd w:id="4149"/>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626B56" w:rsidRDefault="0051756E" w:rsidP="00EB1F62">
      <w:pPr>
        <w:pStyle w:val="Heading2"/>
      </w:pPr>
      <w:bookmarkStart w:id="4150" w:name="_Toc444180483"/>
      <w:r>
        <w:t xml:space="preserve">Superuser </w:t>
      </w:r>
      <w:r w:rsidR="00626B56">
        <w:t>Commands</w:t>
      </w:r>
      <w:bookmarkEnd w:id="4150"/>
    </w:p>
    <w:p w:rsidR="00D94677" w:rsidRDefault="00D94677" w:rsidP="005F4916">
      <w:pPr>
        <w:pStyle w:val="Heading3"/>
      </w:pPr>
      <w:bookmarkStart w:id="4151" w:name="_Toc444180484"/>
      <w:r>
        <w:t>Su.open</w:t>
      </w:r>
      <w:bookmarkEnd w:id="4151"/>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4152" w:name="_Toc444180485"/>
      <w:r>
        <w:t>Su.write &lt;sexp&gt;</w:t>
      </w:r>
      <w:bookmarkEnd w:id="4152"/>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4153" w:name="_Toc444180486"/>
      <w:r>
        <w:t>Su.read.ready &lt;nvar&gt;</w:t>
      </w:r>
      <w:bookmarkEnd w:id="4153"/>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lastRenderedPageBreak/>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4154" w:name="_Toc444180487"/>
      <w:r>
        <w:t>Su.read.line &lt;svar&gt;</w:t>
      </w:r>
      <w:bookmarkEnd w:id="4154"/>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4155" w:name="_Toc444180488"/>
      <w:r>
        <w:t>Su.close</w:t>
      </w:r>
      <w:bookmarkEnd w:id="4155"/>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pPr>
      <w:bookmarkStart w:id="4156" w:name="_Toc444180489"/>
      <w:r>
        <w:t>App</w:t>
      </w:r>
      <w:r w:rsidR="0051756E">
        <w:t xml:space="preserve"> Commands</w:t>
      </w:r>
      <w:bookmarkEnd w:id="4156"/>
    </w:p>
    <w:p w:rsidR="0051756E" w:rsidRDefault="00571BB8" w:rsidP="0051756E">
      <w:pPr>
        <w:pStyle w:val="Heading3"/>
      </w:pPr>
      <w:bookmarkStart w:id="4157" w:name="_Toc444180490"/>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4157"/>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rsidR="002108D3" w:rsidRPr="002108D3" w:rsidRDefault="00FE73A4" w:rsidP="0051756E">
      <w:r>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rsidR="002108D3" w:rsidRDefault="00571BB8" w:rsidP="002108D3">
      <w:pPr>
        <w:pStyle w:val="Heading3"/>
      </w:pPr>
      <w:bookmarkStart w:id="4158" w:name="_Toc444180491"/>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4158"/>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rsidR="002108D3" w:rsidRDefault="00571BB8" w:rsidP="002108D3">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pPr>
            <w:r>
              <w:t>Parameter</w:t>
            </w:r>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sidRPr="002013D7">
              <w:rPr>
                <w:b w:val="0"/>
              </w:rPr>
              <w:t>action</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data URI</w:t>
            </w:r>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package name</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component name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MIME type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rsidTr="002013D7">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b w:val="0"/>
              </w:rPr>
            </w:pPr>
            <w:r>
              <w:rPr>
                <w:b w:val="0"/>
              </w:rPr>
              <w:t>categories</w:t>
            </w:r>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flags</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rsidR="008273D0" w:rsidRDefault="002013D7" w:rsidP="002013D7">
      <w:pPr>
        <w:spacing w:before="120" w:after="0"/>
      </w:pPr>
      <w:r>
        <w:t>Notes:</w:t>
      </w:r>
    </w:p>
    <w:p w:rsidR="00E15996" w:rsidRDefault="00E15996" w:rsidP="00D97320">
      <w:pPr>
        <w:pStyle w:val="ListParagraph"/>
        <w:numPr>
          <w:ilvl w:val="0"/>
          <w:numId w:val="34"/>
        </w:numPr>
        <w:spacing w:after="0"/>
      </w:pPr>
      <w:r>
        <w:lastRenderedPageBreak/>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rsidR="00CD3675" w:rsidRDefault="00CD3675" w:rsidP="00D97320">
      <w:pPr>
        <w:pStyle w:val="ListParagraph"/>
        <w:numPr>
          <w:ilvl w:val="0"/>
          <w:numId w:val="34"/>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rsidR="00CD3675"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rsidR="00845C7C" w:rsidRDefault="00845C7C" w:rsidP="00FC7B22">
      <w:pPr>
        <w:pStyle w:val="ListParagraph"/>
        <w:keepNext/>
        <w:spacing w:after="0"/>
        <w:ind w:left="360"/>
      </w:pPr>
      <w:r>
        <w:t>Usually you can use this pattern:</w:t>
      </w:r>
    </w:p>
    <w:p w:rsidR="00845C7C"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rsidR="002013D7" w:rsidRDefault="00CD3675" w:rsidP="00FC7B22">
      <w:pPr>
        <w:pStyle w:val="ListParagraph"/>
        <w:keepNext/>
        <w:numPr>
          <w:ilvl w:val="0"/>
          <w:numId w:val="34"/>
        </w:numPr>
        <w:spacing w:after="0"/>
      </w:pPr>
      <w:r>
        <w:t>A categories</w:t>
      </w:r>
      <w:r w:rsidR="00E15996">
        <w:t xml:space="preserve"> parameter may contain several categories separated by commas, for example:</w:t>
      </w:r>
    </w:p>
    <w:p w:rsidR="00E15996" w:rsidRDefault="00845C7C" w:rsidP="00FC7B22">
      <w:pPr>
        <w:pStyle w:val="Codeexample"/>
        <w:keepNext/>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rsidR="00E15996" w:rsidRDefault="00845C7C" w:rsidP="00D97320">
      <w:pPr>
        <w:pStyle w:val="ListParagraph"/>
        <w:numPr>
          <w:ilvl w:val="0"/>
          <w:numId w:val="34"/>
        </w:numPr>
        <w:rPr>
          <w:ins w:id="4159" w:author="Sammartano, Marc (BIC USA)" w:date="2016-02-29T15:29:00Z"/>
        </w:r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rsidR="00E21D2E" w:rsidRDefault="00240D8C" w:rsidP="00D97320">
      <w:pPr>
        <w:pStyle w:val="ListParagraph"/>
        <w:numPr>
          <w:ilvl w:val="0"/>
          <w:numId w:val="34"/>
        </w:numPr>
      </w:pPr>
      <w:ins w:id="4160" w:author="Sammartano, Marc (BIC USA)" w:date="2016-02-29T15:45:00Z">
        <w:r>
          <w:t xml:space="preserve">When </w:t>
        </w:r>
      </w:ins>
      <w:ins w:id="4161" w:author="Sammartano, Marc (BIC USA)" w:date="2016-02-29T15:49:00Z">
        <w:r w:rsidR="00FC7B22">
          <w:t xml:space="preserve">your program </w:t>
        </w:r>
      </w:ins>
      <w:ins w:id="4162" w:author="Sammartano, Marc (BIC USA)" w:date="2016-02-29T15:46:00Z">
        <w:r w:rsidR="00FC7B22">
          <w:t xml:space="preserve">uses an Intent to </w:t>
        </w:r>
      </w:ins>
      <w:ins w:id="4163" w:author="Sammartano, Marc (BIC USA)" w:date="2016-02-29T15:45:00Z">
        <w:r>
          <w:t xml:space="preserve">start another </w:t>
        </w:r>
      </w:ins>
      <w:ins w:id="4164" w:author="Sammartano, Marc (BIC USA)" w:date="2016-02-29T15:46:00Z">
        <w:r w:rsidR="00FC7B22">
          <w:t>app</w:t>
        </w:r>
      </w:ins>
      <w:ins w:id="4165" w:author="Sammartano, Marc (BIC USA)" w:date="2016-02-29T15:45:00Z">
        <w:r>
          <w:t xml:space="preserve">, </w:t>
        </w:r>
      </w:ins>
      <w:ins w:id="4166" w:author="Sammartano, Marc (BIC USA)" w:date="2016-02-29T15:34:00Z">
        <w:r>
          <w:t xml:space="preserve">the second </w:t>
        </w:r>
      </w:ins>
      <w:ins w:id="4167" w:author="Sammartano, Marc (BIC USA)" w:date="2016-02-29T15:46:00Z">
        <w:r w:rsidR="00FC7B22">
          <w:t xml:space="preserve">app </w:t>
        </w:r>
      </w:ins>
      <w:ins w:id="4168" w:author="Sammartano, Marc (BIC USA)" w:date="2016-02-29T15:48:00Z">
        <w:r w:rsidR="00FC7B22">
          <w:t>can</w:t>
        </w:r>
      </w:ins>
      <w:ins w:id="4169" w:author="Sammartano, Marc (BIC USA)" w:date="2016-02-29T15:34:00Z">
        <w:r w:rsidR="00E21D2E">
          <w:t xml:space="preserve"> </w:t>
        </w:r>
      </w:ins>
      <w:ins w:id="4170" w:author="Sammartano, Marc (BIC USA)" w:date="2016-02-29T15:47:00Z">
        <w:r w:rsidR="00FC7B22">
          <w:t xml:space="preserve">use another Intent to </w:t>
        </w:r>
      </w:ins>
      <w:ins w:id="4171" w:author="Sammartano, Marc (BIC USA)" w:date="2016-02-29T15:34:00Z">
        <w:r w:rsidR="00E21D2E">
          <w:t xml:space="preserve">return </w:t>
        </w:r>
      </w:ins>
      <w:ins w:id="4172" w:author="Sammartano, Marc (BIC USA)" w:date="2016-02-29T15:48:00Z">
        <w:r w:rsidR="00FC7B22">
          <w:t>results</w:t>
        </w:r>
      </w:ins>
      <w:ins w:id="4173" w:author="Sammartano, Marc (BIC USA)" w:date="2016-02-29T15:34:00Z">
        <w:r w:rsidR="00E21D2E">
          <w:t>. BASIC! does not yet support this return path.</w:t>
        </w:r>
      </w:ins>
      <w:ins w:id="4174" w:author="Sammartano, Marc (BIC USA)" w:date="2016-02-29T15:35:00Z">
        <w:r w:rsidR="00E21D2E">
          <w:t xml:space="preserve"> </w:t>
        </w:r>
      </w:ins>
      <w:ins w:id="4175" w:author="Sammartano, Marc (BIC USA)" w:date="2016-02-29T15:43:00Z">
        <w:r>
          <w:t>You</w:t>
        </w:r>
      </w:ins>
      <w:ins w:id="4176" w:author="Sammartano, Marc (BIC USA)" w:date="2016-02-29T15:47:00Z">
        <w:r w:rsidR="00FC7B22">
          <w:t>r</w:t>
        </w:r>
      </w:ins>
      <w:ins w:id="4177" w:author="Sammartano, Marc (BIC USA)" w:date="2016-02-29T15:43:00Z">
        <w:r>
          <w:t xml:space="preserve"> </w:t>
        </w:r>
      </w:ins>
      <w:ins w:id="4178" w:author="Sammartano, Marc (BIC USA)" w:date="2016-02-29T15:47:00Z">
        <w:r w:rsidR="00FC7B22">
          <w:t xml:space="preserve">program </w:t>
        </w:r>
      </w:ins>
      <w:ins w:id="4179" w:author="Sammartano, Marc (BIC USA)" w:date="2016-02-29T15:43:00Z">
        <w:r>
          <w:t>can retrieve data that an</w:t>
        </w:r>
      </w:ins>
      <w:ins w:id="4180" w:author="Sammartano, Marc (BIC USA)" w:date="2016-02-29T15:47:00Z">
        <w:r w:rsidR="00FC7B22">
          <w:t>other</w:t>
        </w:r>
      </w:ins>
      <w:ins w:id="4181" w:author="Sammartano, Marc (BIC USA)" w:date="2016-02-29T15:43:00Z">
        <w:r>
          <w:t xml:space="preserve"> app leaves in a file or in the clipboard, but </w:t>
        </w:r>
      </w:ins>
      <w:ins w:id="4182" w:author="Sammartano, Marc (BIC USA)" w:date="2016-02-29T15:47:00Z">
        <w:r w:rsidR="00FC7B22">
          <w:t>it</w:t>
        </w:r>
      </w:ins>
      <w:ins w:id="4183" w:author="Sammartano, Marc (BIC USA)" w:date="2016-02-29T15:43:00Z">
        <w:r>
          <w:t xml:space="preserve"> cannot </w:t>
        </w:r>
      </w:ins>
      <w:ins w:id="4184" w:author="Sammartano, Marc (BIC USA)" w:date="2016-02-29T15:44:00Z">
        <w:r>
          <w:t xml:space="preserve">yet </w:t>
        </w:r>
      </w:ins>
      <w:ins w:id="4185" w:author="Sammartano, Marc (BIC USA)" w:date="2016-02-29T15:43:00Z">
        <w:r>
          <w:t>retrieve data from a return Intent.</w:t>
        </w:r>
      </w:ins>
    </w:p>
    <w:p w:rsidR="00D57CCE" w:rsidRDefault="00D57CCE" w:rsidP="002108D3">
      <w:r>
        <w:br w:type="page"/>
      </w:r>
    </w:p>
    <w:p w:rsidR="0078797C" w:rsidRDefault="0078797C" w:rsidP="0078797C">
      <w:pPr>
        <w:pStyle w:val="Heading1"/>
      </w:pPr>
      <w:bookmarkStart w:id="4186" w:name="AppendixA"/>
      <w:bookmarkStart w:id="4187" w:name="_Toc444180492"/>
      <w:bookmarkEnd w:id="4186"/>
      <w:r>
        <w:lastRenderedPageBreak/>
        <w:t xml:space="preserve">Appendix A </w:t>
      </w:r>
      <w:r w:rsidR="00A416A5">
        <w:t>–</w:t>
      </w:r>
      <w:r>
        <w:t xml:space="preserve"> Command List</w:t>
      </w:r>
      <w:bookmarkEnd w:id="4187"/>
    </w:p>
    <w:p w:rsidR="00F11A10" w:rsidRDefault="00520661">
      <w:pPr>
        <w:rPr>
          <w:noProof/>
        </w:rPr>
        <w:sectPr w:rsidR="00F11A10" w:rsidSect="008F7ABF">
          <w:footerReference w:type="default" r:id="rId64"/>
          <w:footerReference w:type="first" r:id="rId65"/>
          <w:type w:val="continuous"/>
          <w:pgSz w:w="12240" w:h="15840"/>
          <w:pgMar w:top="1440" w:right="1440" w:bottom="1440" w:left="1440" w:header="720" w:footer="432" w:gutter="0"/>
          <w:cols w:space="720"/>
          <w:titlePg/>
          <w:docGrid w:linePitch="360"/>
        </w:sectPr>
      </w:pPr>
      <w:r>
        <w:fldChar w:fldCharType="begin"/>
      </w:r>
      <w:r w:rsidR="00E2240E">
        <w:instrText xml:space="preserve"> INDEX \c "1" \z "1033" </w:instrText>
      </w:r>
      <w:r>
        <w:fldChar w:fldCharType="separate"/>
      </w:r>
    </w:p>
    <w:p w:rsidR="00F11A10" w:rsidRDefault="00F11A10">
      <w:pPr>
        <w:pStyle w:val="Index1"/>
        <w:tabs>
          <w:tab w:val="right" w:leader="dot" w:pos="9350"/>
        </w:tabs>
        <w:rPr>
          <w:noProof/>
        </w:rPr>
      </w:pPr>
      <w:r>
        <w:rPr>
          <w:noProof/>
        </w:rPr>
        <w:lastRenderedPageBreak/>
        <w:t>! - Single Line Comment, 52</w:t>
      </w:r>
    </w:p>
    <w:p w:rsidR="00F11A10" w:rsidRDefault="00F11A10">
      <w:pPr>
        <w:pStyle w:val="Index1"/>
        <w:tabs>
          <w:tab w:val="right" w:leader="dot" w:pos="9350"/>
        </w:tabs>
        <w:rPr>
          <w:noProof/>
        </w:rPr>
      </w:pPr>
      <w:r>
        <w:rPr>
          <w:noProof/>
        </w:rPr>
        <w:t>!! - Block Comment, 53</w:t>
      </w:r>
    </w:p>
    <w:p w:rsidR="00F11A10" w:rsidRDefault="00F11A10">
      <w:pPr>
        <w:pStyle w:val="Index1"/>
        <w:tabs>
          <w:tab w:val="right" w:leader="dot" w:pos="9350"/>
        </w:tabs>
        <w:rPr>
          <w:noProof/>
        </w:rPr>
      </w:pPr>
      <w:r>
        <w:rPr>
          <w:noProof/>
        </w:rPr>
        <w:t># - Format Line, 27</w:t>
      </w:r>
    </w:p>
    <w:p w:rsidR="00F11A10" w:rsidRDefault="00F11A10">
      <w:pPr>
        <w:pStyle w:val="Index1"/>
        <w:tabs>
          <w:tab w:val="right" w:leader="dot" w:pos="9350"/>
        </w:tabs>
        <w:rPr>
          <w:noProof/>
        </w:rPr>
      </w:pPr>
      <w:r>
        <w:rPr>
          <w:noProof/>
        </w:rPr>
        <w:t>% - Middle of Line Comment, 53</w:t>
      </w:r>
    </w:p>
    <w:p w:rsidR="00F11A10" w:rsidRDefault="00F11A10">
      <w:pPr>
        <w:pStyle w:val="Index1"/>
        <w:tabs>
          <w:tab w:val="right" w:leader="dot" w:pos="9350"/>
        </w:tabs>
        <w:rPr>
          <w:noProof/>
        </w:rPr>
      </w:pPr>
      <w:r>
        <w:rPr>
          <w:noProof/>
        </w:rPr>
        <w:t>? {&lt;exp&gt; {,|;}} ..., 94</w:t>
      </w:r>
    </w:p>
    <w:p w:rsidR="00F11A10" w:rsidRDefault="00F11A10">
      <w:pPr>
        <w:pStyle w:val="Index1"/>
        <w:tabs>
          <w:tab w:val="right" w:leader="dot" w:pos="9350"/>
        </w:tabs>
        <w:rPr>
          <w:noProof/>
        </w:rPr>
      </w:pPr>
      <w:r>
        <w:rPr>
          <w:noProof/>
        </w:rPr>
        <w:t>ABS(&lt;nexp&gt;), 57</w:t>
      </w:r>
    </w:p>
    <w:p w:rsidR="00F11A10" w:rsidRDefault="00F11A10">
      <w:pPr>
        <w:pStyle w:val="Index1"/>
        <w:tabs>
          <w:tab w:val="right" w:leader="dot" w:pos="9350"/>
        </w:tabs>
        <w:rPr>
          <w:noProof/>
        </w:rPr>
      </w:pPr>
      <w:r>
        <w:rPr>
          <w:noProof/>
        </w:rPr>
        <w:t>ACOS(&lt;nexp&gt;), 61</w:t>
      </w:r>
    </w:p>
    <w:p w:rsidR="00F11A10" w:rsidRDefault="00F11A10">
      <w:pPr>
        <w:pStyle w:val="Index1"/>
        <w:tabs>
          <w:tab w:val="right" w:leader="dot" w:pos="9350"/>
        </w:tabs>
        <w:rPr>
          <w:noProof/>
        </w:rPr>
      </w:pPr>
      <w:r>
        <w:rPr>
          <w:noProof/>
        </w:rPr>
        <w:t>App.broadcast &lt;action_sexp&gt;, &lt;data_uri_sexp&gt;, &lt;package_sexp&gt;, &lt;component_sexp&gt;, &lt;mime_type_sexp&gt;, &lt;categories_sexp&gt;, &lt;extras_bptr_nexp&gt;, &lt;flags_nexp&gt;, 201</w:t>
      </w:r>
    </w:p>
    <w:p w:rsidR="00F11A10" w:rsidRDefault="00F11A10">
      <w:pPr>
        <w:pStyle w:val="Index1"/>
        <w:tabs>
          <w:tab w:val="right" w:leader="dot" w:pos="9350"/>
        </w:tabs>
        <w:rPr>
          <w:noProof/>
        </w:rPr>
      </w:pPr>
      <w:r>
        <w:rPr>
          <w:noProof/>
        </w:rPr>
        <w:t>App.start &lt;action_sexp&gt;, &lt;data_uri_sexp&gt;, &lt;package_sexp&gt;, &lt;component_sexp&gt;, &lt;mime_type_sexp&gt;, &lt;categories_sexp&gt;, &lt;extras_bptr_nexp&gt;, &lt;flags_nexp&gt;, 202</w:t>
      </w:r>
    </w:p>
    <w:p w:rsidR="00F11A10" w:rsidRDefault="00F11A10">
      <w:pPr>
        <w:pStyle w:val="Index1"/>
        <w:tabs>
          <w:tab w:val="right" w:leader="dot" w:pos="9350"/>
        </w:tabs>
        <w:rPr>
          <w:noProof/>
        </w:rPr>
      </w:pPr>
      <w:r>
        <w:rPr>
          <w:noProof/>
        </w:rPr>
        <w:t>Array.average &lt;Average_nvar&gt;, Array[{&lt;start&gt;,&lt;length&gt;}], 40</w:t>
      </w:r>
    </w:p>
    <w:p w:rsidR="00F11A10" w:rsidRDefault="00F11A10">
      <w:pPr>
        <w:pStyle w:val="Index1"/>
        <w:tabs>
          <w:tab w:val="right" w:leader="dot" w:pos="9350"/>
        </w:tabs>
        <w:rPr>
          <w:noProof/>
        </w:rPr>
      </w:pPr>
      <w:r>
        <w:rPr>
          <w:noProof/>
        </w:rPr>
        <w:t>Array.copy SourceArray$[{&lt;start&gt;,&lt;length&gt;}], DestinationArray$[{{-}&lt;extras&gt;}], 41</w:t>
      </w:r>
    </w:p>
    <w:p w:rsidR="00F11A10" w:rsidRDefault="00F11A10">
      <w:pPr>
        <w:pStyle w:val="Index1"/>
        <w:tabs>
          <w:tab w:val="right" w:leader="dot" w:pos="9350"/>
        </w:tabs>
        <w:rPr>
          <w:noProof/>
        </w:rPr>
      </w:pPr>
      <w:r>
        <w:rPr>
          <w:noProof/>
        </w:rPr>
        <w:t>Array.copy SourceArray[{&lt;start&gt;,&lt;length&gt;}], DestinationArray[{{-}&lt;extras&gt;}], 41</w:t>
      </w:r>
    </w:p>
    <w:p w:rsidR="00F11A10" w:rsidRDefault="00F11A10">
      <w:pPr>
        <w:pStyle w:val="Index1"/>
        <w:tabs>
          <w:tab w:val="right" w:leader="dot" w:pos="9350"/>
        </w:tabs>
        <w:rPr>
          <w:noProof/>
        </w:rPr>
      </w:pPr>
      <w:r>
        <w:rPr>
          <w:noProof/>
        </w:rPr>
        <w:t>Array.delete Array[], Array$[] ..., 41</w:t>
      </w:r>
    </w:p>
    <w:p w:rsidR="00F11A10" w:rsidRDefault="00F11A10">
      <w:pPr>
        <w:pStyle w:val="Index1"/>
        <w:tabs>
          <w:tab w:val="right" w:leader="dot" w:pos="9350"/>
        </w:tabs>
        <w:rPr>
          <w:noProof/>
        </w:rPr>
      </w:pPr>
      <w:r>
        <w:rPr>
          <w:noProof/>
        </w:rPr>
        <w:t>Array.dims Source[]{, {Dims[]}{, NumDims}}, 41</w:t>
      </w:r>
    </w:p>
    <w:p w:rsidR="00F11A10" w:rsidRDefault="00F11A10">
      <w:pPr>
        <w:pStyle w:val="Index1"/>
        <w:tabs>
          <w:tab w:val="right" w:leader="dot" w:pos="9350"/>
        </w:tabs>
        <w:rPr>
          <w:noProof/>
        </w:rPr>
      </w:pPr>
      <w:r>
        <w:rPr>
          <w:noProof/>
        </w:rPr>
        <w:t>Array.fill Array$[{&lt;start&gt;,&lt;length&gt;}], &lt;sexp&gt;, 42</w:t>
      </w:r>
    </w:p>
    <w:p w:rsidR="00F11A10" w:rsidRDefault="00F11A10">
      <w:pPr>
        <w:pStyle w:val="Index1"/>
        <w:tabs>
          <w:tab w:val="right" w:leader="dot" w:pos="9350"/>
        </w:tabs>
        <w:rPr>
          <w:noProof/>
        </w:rPr>
      </w:pPr>
      <w:r>
        <w:rPr>
          <w:noProof/>
        </w:rPr>
        <w:t>Array.fill Array[{&lt;start&gt;,&lt;length&gt;}], &lt;nexp&gt;, 42</w:t>
      </w:r>
    </w:p>
    <w:p w:rsidR="00F11A10" w:rsidRDefault="00F11A10">
      <w:pPr>
        <w:pStyle w:val="Index1"/>
        <w:tabs>
          <w:tab w:val="right" w:leader="dot" w:pos="9350"/>
        </w:tabs>
        <w:rPr>
          <w:noProof/>
        </w:rPr>
      </w:pPr>
      <w:r>
        <w:rPr>
          <w:noProof/>
        </w:rPr>
        <w:t>Array.length n, Array$[{&lt;start&gt;,&lt;length&gt;}], 42</w:t>
      </w:r>
    </w:p>
    <w:p w:rsidR="00F11A10" w:rsidRDefault="00F11A10">
      <w:pPr>
        <w:pStyle w:val="Index1"/>
        <w:tabs>
          <w:tab w:val="right" w:leader="dot" w:pos="9350"/>
        </w:tabs>
        <w:rPr>
          <w:noProof/>
        </w:rPr>
      </w:pPr>
      <w:r>
        <w:rPr>
          <w:noProof/>
        </w:rPr>
        <w:t>Array.length n, Array[{&lt;start&gt;,&lt;length&gt;}], 42</w:t>
      </w:r>
    </w:p>
    <w:p w:rsidR="00F11A10" w:rsidRDefault="00F11A10">
      <w:pPr>
        <w:pStyle w:val="Index1"/>
        <w:tabs>
          <w:tab w:val="right" w:leader="dot" w:pos="9350"/>
        </w:tabs>
        <w:rPr>
          <w:noProof/>
        </w:rPr>
      </w:pPr>
      <w:r>
        <w:rPr>
          <w:noProof/>
        </w:rPr>
        <w:t>Array.load Array$[], &lt;sexp&gt;, ..., 42</w:t>
      </w:r>
    </w:p>
    <w:p w:rsidR="00F11A10" w:rsidRDefault="00F11A10">
      <w:pPr>
        <w:pStyle w:val="Index1"/>
        <w:tabs>
          <w:tab w:val="right" w:leader="dot" w:pos="9350"/>
        </w:tabs>
        <w:rPr>
          <w:noProof/>
        </w:rPr>
      </w:pPr>
      <w:r>
        <w:rPr>
          <w:noProof/>
        </w:rPr>
        <w:t>Array.load Array[], &lt;nexp&gt;, ..., 42</w:t>
      </w:r>
    </w:p>
    <w:p w:rsidR="00F11A10" w:rsidRDefault="00F11A10">
      <w:pPr>
        <w:pStyle w:val="Index1"/>
        <w:tabs>
          <w:tab w:val="right" w:leader="dot" w:pos="9350"/>
        </w:tabs>
        <w:rPr>
          <w:noProof/>
        </w:rPr>
      </w:pPr>
      <w:r>
        <w:rPr>
          <w:noProof/>
        </w:rPr>
        <w:t>Array.max &lt;max_nvar&gt; Array[{&lt;start&gt;,&lt;length&gt;}], 42</w:t>
      </w:r>
    </w:p>
    <w:p w:rsidR="00F11A10" w:rsidRDefault="00F11A10">
      <w:pPr>
        <w:pStyle w:val="Index1"/>
        <w:tabs>
          <w:tab w:val="right" w:leader="dot" w:pos="9350"/>
        </w:tabs>
        <w:rPr>
          <w:noProof/>
        </w:rPr>
      </w:pPr>
      <w:r>
        <w:rPr>
          <w:noProof/>
        </w:rPr>
        <w:t>Array.min &lt;min_nvar&gt;, Array[{&lt;start&gt;,&lt;length&gt;}], 42</w:t>
      </w:r>
    </w:p>
    <w:p w:rsidR="00F11A10" w:rsidRDefault="00F11A10">
      <w:pPr>
        <w:pStyle w:val="Index1"/>
        <w:tabs>
          <w:tab w:val="right" w:leader="dot" w:pos="9350"/>
        </w:tabs>
        <w:rPr>
          <w:noProof/>
        </w:rPr>
      </w:pPr>
      <w:r>
        <w:rPr>
          <w:noProof/>
        </w:rPr>
        <w:t>Array.reverse Array$[{&lt;start&gt;,&lt;length&gt;}], 43</w:t>
      </w:r>
    </w:p>
    <w:p w:rsidR="00F11A10" w:rsidRDefault="00F11A10">
      <w:pPr>
        <w:pStyle w:val="Index1"/>
        <w:tabs>
          <w:tab w:val="right" w:leader="dot" w:pos="9350"/>
        </w:tabs>
        <w:rPr>
          <w:noProof/>
        </w:rPr>
      </w:pPr>
      <w:r>
        <w:rPr>
          <w:noProof/>
        </w:rPr>
        <w:t>Array.reverse Array[{&lt;start&gt;,&lt;length&gt;}], 43</w:t>
      </w:r>
    </w:p>
    <w:p w:rsidR="00F11A10" w:rsidRDefault="00F11A10">
      <w:pPr>
        <w:pStyle w:val="Index1"/>
        <w:tabs>
          <w:tab w:val="right" w:leader="dot" w:pos="9350"/>
        </w:tabs>
        <w:rPr>
          <w:noProof/>
        </w:rPr>
      </w:pPr>
      <w:r>
        <w:rPr>
          <w:noProof/>
        </w:rPr>
        <w:t>Array.search Array$[{&lt;start&gt;,&lt;length&gt;}], &lt;value_sexp&gt;, &lt;result_nvar&gt;{,&lt;start_nexp&gt;}, 43</w:t>
      </w:r>
    </w:p>
    <w:p w:rsidR="00F11A10" w:rsidRDefault="00F11A10">
      <w:pPr>
        <w:pStyle w:val="Index1"/>
        <w:tabs>
          <w:tab w:val="right" w:leader="dot" w:pos="9350"/>
        </w:tabs>
        <w:rPr>
          <w:noProof/>
        </w:rPr>
      </w:pPr>
      <w:r>
        <w:rPr>
          <w:noProof/>
        </w:rPr>
        <w:t>Array.search Array[{&lt;start&gt;,&lt;length&gt;}], &lt;value_nexp&gt;, &lt;result_nvar&gt;{,&lt;start_nexp&gt;}, 43</w:t>
      </w:r>
    </w:p>
    <w:p w:rsidR="00F11A10" w:rsidRDefault="00F11A10">
      <w:pPr>
        <w:pStyle w:val="Index1"/>
        <w:tabs>
          <w:tab w:val="right" w:leader="dot" w:pos="9350"/>
        </w:tabs>
        <w:rPr>
          <w:noProof/>
        </w:rPr>
      </w:pPr>
      <w:r>
        <w:rPr>
          <w:noProof/>
        </w:rPr>
        <w:t>Array.shuffle Array[{&lt;start&gt;,&lt;length&gt;}], 43</w:t>
      </w:r>
    </w:p>
    <w:p w:rsidR="00F11A10" w:rsidRDefault="00F11A10">
      <w:pPr>
        <w:pStyle w:val="Index1"/>
        <w:tabs>
          <w:tab w:val="right" w:leader="dot" w:pos="9350"/>
        </w:tabs>
        <w:rPr>
          <w:noProof/>
        </w:rPr>
      </w:pPr>
      <w:r>
        <w:rPr>
          <w:noProof/>
        </w:rPr>
        <w:t>Array.sort Array[{&lt;start&gt;,&lt;length&gt;}], 43</w:t>
      </w:r>
    </w:p>
    <w:p w:rsidR="00F11A10" w:rsidRDefault="00F11A10">
      <w:pPr>
        <w:pStyle w:val="Index1"/>
        <w:tabs>
          <w:tab w:val="right" w:leader="dot" w:pos="9350"/>
        </w:tabs>
        <w:rPr>
          <w:noProof/>
        </w:rPr>
      </w:pPr>
      <w:r>
        <w:rPr>
          <w:noProof/>
        </w:rPr>
        <w:t>Array.std_dev &lt;sd_nvar&gt;, Array[{&lt;start&gt;,&lt;length&gt;}], 43</w:t>
      </w:r>
    </w:p>
    <w:p w:rsidR="00F11A10" w:rsidRDefault="00F11A10">
      <w:pPr>
        <w:pStyle w:val="Index1"/>
        <w:tabs>
          <w:tab w:val="right" w:leader="dot" w:pos="9350"/>
        </w:tabs>
        <w:rPr>
          <w:noProof/>
        </w:rPr>
      </w:pPr>
      <w:r>
        <w:rPr>
          <w:noProof/>
        </w:rPr>
        <w:t>Array.sum &lt;sum_nvar&gt;, Array[{&lt;start&gt;,&lt;length&gt;}], 43</w:t>
      </w:r>
    </w:p>
    <w:p w:rsidR="00F11A10" w:rsidRDefault="00F11A10">
      <w:pPr>
        <w:pStyle w:val="Index1"/>
        <w:tabs>
          <w:tab w:val="right" w:leader="dot" w:pos="9350"/>
        </w:tabs>
        <w:rPr>
          <w:noProof/>
        </w:rPr>
      </w:pPr>
      <w:r>
        <w:rPr>
          <w:noProof/>
        </w:rPr>
        <w:t>Array.variance &lt;v_nvar&gt;, Array[{&lt;start&gt;,&lt;length&gt;}], 43</w:t>
      </w:r>
    </w:p>
    <w:p w:rsidR="00F11A10" w:rsidRDefault="00F11A10">
      <w:pPr>
        <w:pStyle w:val="Index1"/>
        <w:tabs>
          <w:tab w:val="right" w:leader="dot" w:pos="9350"/>
        </w:tabs>
        <w:rPr>
          <w:noProof/>
        </w:rPr>
      </w:pPr>
      <w:r>
        <w:rPr>
          <w:noProof/>
        </w:rPr>
        <w:t>ASCII(&lt;sexp&gt;{, &lt;index_nexp&gt;}), 62</w:t>
      </w:r>
    </w:p>
    <w:p w:rsidR="00F11A10" w:rsidRDefault="00F11A10">
      <w:pPr>
        <w:pStyle w:val="Index1"/>
        <w:tabs>
          <w:tab w:val="right" w:leader="dot" w:pos="9350"/>
        </w:tabs>
        <w:rPr>
          <w:noProof/>
        </w:rPr>
      </w:pPr>
      <w:r>
        <w:rPr>
          <w:noProof/>
        </w:rPr>
        <w:t>ASIN(&lt;nexp&gt;), 61</w:t>
      </w:r>
    </w:p>
    <w:p w:rsidR="00F11A10" w:rsidRDefault="00F11A10">
      <w:pPr>
        <w:pStyle w:val="Index1"/>
        <w:tabs>
          <w:tab w:val="right" w:leader="dot" w:pos="9350"/>
        </w:tabs>
        <w:rPr>
          <w:noProof/>
        </w:rPr>
      </w:pPr>
      <w:r>
        <w:rPr>
          <w:noProof/>
        </w:rPr>
        <w:t>ATAN(&lt;nexp&gt;), 61</w:t>
      </w:r>
    </w:p>
    <w:p w:rsidR="00F11A10" w:rsidRDefault="00F11A10">
      <w:pPr>
        <w:pStyle w:val="Index1"/>
        <w:tabs>
          <w:tab w:val="right" w:leader="dot" w:pos="9350"/>
        </w:tabs>
        <w:rPr>
          <w:noProof/>
        </w:rPr>
      </w:pPr>
      <w:r>
        <w:rPr>
          <w:noProof/>
        </w:rPr>
        <w:t>ATAN2(&lt;nexp_y&gt;, &lt;nexp_x&gt;), 61</w:t>
      </w:r>
    </w:p>
    <w:p w:rsidR="00F11A10" w:rsidRDefault="00F11A10">
      <w:pPr>
        <w:pStyle w:val="Index1"/>
        <w:tabs>
          <w:tab w:val="right" w:leader="dot" w:pos="9350"/>
        </w:tabs>
        <w:rPr>
          <w:noProof/>
        </w:rPr>
      </w:pPr>
      <w:r>
        <w:rPr>
          <w:noProof/>
        </w:rPr>
        <w:t>Audio.isdone &lt;lvar&gt;, 190</w:t>
      </w:r>
    </w:p>
    <w:p w:rsidR="00F11A10" w:rsidRDefault="00F11A10">
      <w:pPr>
        <w:pStyle w:val="Index1"/>
        <w:tabs>
          <w:tab w:val="right" w:leader="dot" w:pos="9350"/>
        </w:tabs>
        <w:rPr>
          <w:noProof/>
        </w:rPr>
      </w:pPr>
      <w:r>
        <w:rPr>
          <w:noProof/>
        </w:rPr>
        <w:t>Audio.length &lt;length_nvar&gt;, &lt;aft_nexp&gt;, 190</w:t>
      </w:r>
    </w:p>
    <w:p w:rsidR="00F11A10" w:rsidRDefault="00F11A10">
      <w:pPr>
        <w:pStyle w:val="Index1"/>
        <w:tabs>
          <w:tab w:val="right" w:leader="dot" w:pos="9350"/>
        </w:tabs>
        <w:rPr>
          <w:noProof/>
        </w:rPr>
      </w:pPr>
      <w:r>
        <w:rPr>
          <w:noProof/>
        </w:rPr>
        <w:t>Audio.load &lt;aft_nvar&gt;, &lt;filename_sexp&gt;, 188</w:t>
      </w:r>
    </w:p>
    <w:p w:rsidR="00F11A10" w:rsidRDefault="00F11A10">
      <w:pPr>
        <w:pStyle w:val="Index1"/>
        <w:tabs>
          <w:tab w:val="right" w:leader="dot" w:pos="9350"/>
        </w:tabs>
        <w:rPr>
          <w:noProof/>
        </w:rPr>
      </w:pPr>
      <w:r>
        <w:rPr>
          <w:noProof/>
        </w:rPr>
        <w:t>Audio.loop, 189</w:t>
      </w:r>
    </w:p>
    <w:p w:rsidR="00F11A10" w:rsidRDefault="00F11A10">
      <w:pPr>
        <w:pStyle w:val="Index1"/>
        <w:tabs>
          <w:tab w:val="right" w:leader="dot" w:pos="9350"/>
        </w:tabs>
        <w:rPr>
          <w:noProof/>
        </w:rPr>
      </w:pPr>
      <w:r>
        <w:rPr>
          <w:noProof/>
        </w:rPr>
        <w:t>Audio.pause, 189</w:t>
      </w:r>
    </w:p>
    <w:p w:rsidR="00F11A10" w:rsidRDefault="00F11A10">
      <w:pPr>
        <w:pStyle w:val="Index1"/>
        <w:tabs>
          <w:tab w:val="right" w:leader="dot" w:pos="9350"/>
        </w:tabs>
        <w:rPr>
          <w:noProof/>
        </w:rPr>
      </w:pPr>
      <w:r>
        <w:rPr>
          <w:noProof/>
        </w:rPr>
        <w:t>Audio.play &lt;aft_nexp&gt;, 189</w:t>
      </w:r>
    </w:p>
    <w:p w:rsidR="00F11A10" w:rsidRDefault="00F11A10">
      <w:pPr>
        <w:pStyle w:val="Index1"/>
        <w:tabs>
          <w:tab w:val="right" w:leader="dot" w:pos="9350"/>
        </w:tabs>
        <w:rPr>
          <w:noProof/>
        </w:rPr>
      </w:pPr>
      <w:r>
        <w:rPr>
          <w:noProof/>
        </w:rPr>
        <w:t>Audio.position.current &lt;nvar&gt;, 190</w:t>
      </w:r>
    </w:p>
    <w:p w:rsidR="00F11A10" w:rsidRDefault="00F11A10">
      <w:pPr>
        <w:pStyle w:val="Index1"/>
        <w:tabs>
          <w:tab w:val="right" w:leader="dot" w:pos="9350"/>
        </w:tabs>
        <w:rPr>
          <w:noProof/>
        </w:rPr>
      </w:pPr>
      <w:r>
        <w:rPr>
          <w:noProof/>
        </w:rPr>
        <w:t>Audio.position.seek &lt;nexp&gt;, 190</w:t>
      </w:r>
    </w:p>
    <w:p w:rsidR="00F11A10" w:rsidRDefault="00F11A10">
      <w:pPr>
        <w:pStyle w:val="Index1"/>
        <w:tabs>
          <w:tab w:val="right" w:leader="dot" w:pos="9350"/>
        </w:tabs>
        <w:rPr>
          <w:noProof/>
        </w:rPr>
      </w:pPr>
      <w:r>
        <w:rPr>
          <w:noProof/>
        </w:rPr>
        <w:t>Audio.record.start &lt;fn_svar&gt;, 190</w:t>
      </w:r>
    </w:p>
    <w:p w:rsidR="00F11A10" w:rsidRDefault="00F11A10">
      <w:pPr>
        <w:pStyle w:val="Index1"/>
        <w:tabs>
          <w:tab w:val="right" w:leader="dot" w:pos="9350"/>
        </w:tabs>
        <w:rPr>
          <w:noProof/>
        </w:rPr>
      </w:pPr>
      <w:r>
        <w:rPr>
          <w:noProof/>
        </w:rPr>
        <w:lastRenderedPageBreak/>
        <w:t>Audio.record.stop, 190</w:t>
      </w:r>
    </w:p>
    <w:p w:rsidR="00F11A10" w:rsidRDefault="00F11A10">
      <w:pPr>
        <w:pStyle w:val="Index1"/>
        <w:tabs>
          <w:tab w:val="right" w:leader="dot" w:pos="9350"/>
        </w:tabs>
        <w:rPr>
          <w:noProof/>
        </w:rPr>
      </w:pPr>
      <w:r>
        <w:rPr>
          <w:noProof/>
        </w:rPr>
        <w:t>Audio.release &lt;aft_nexp&gt;, 190</w:t>
      </w:r>
    </w:p>
    <w:p w:rsidR="00F11A10" w:rsidRDefault="00F11A10">
      <w:pPr>
        <w:pStyle w:val="Index1"/>
        <w:tabs>
          <w:tab w:val="right" w:leader="dot" w:pos="9350"/>
        </w:tabs>
        <w:rPr>
          <w:noProof/>
        </w:rPr>
      </w:pPr>
      <w:r>
        <w:rPr>
          <w:noProof/>
        </w:rPr>
        <w:t>Audio.stop, 189</w:t>
      </w:r>
    </w:p>
    <w:p w:rsidR="00F11A10" w:rsidRDefault="00F11A10">
      <w:pPr>
        <w:pStyle w:val="Index1"/>
        <w:tabs>
          <w:tab w:val="right" w:leader="dot" w:pos="9350"/>
        </w:tabs>
        <w:rPr>
          <w:noProof/>
        </w:rPr>
      </w:pPr>
      <w:r>
        <w:rPr>
          <w:noProof/>
        </w:rPr>
        <w:t>Audio.volume &lt;left_nexp&gt;, &lt;right_nexp&gt;, 189</w:t>
      </w:r>
    </w:p>
    <w:p w:rsidR="00F11A10" w:rsidRDefault="00F11A10">
      <w:pPr>
        <w:pStyle w:val="Index1"/>
        <w:tabs>
          <w:tab w:val="right" w:leader="dot" w:pos="9350"/>
        </w:tabs>
        <w:rPr>
          <w:noProof/>
        </w:rPr>
      </w:pPr>
      <w:r>
        <w:rPr>
          <w:noProof/>
        </w:rPr>
        <w:t>Back.resume, 88</w:t>
      </w:r>
    </w:p>
    <w:p w:rsidR="00F11A10" w:rsidRDefault="00F11A10">
      <w:pPr>
        <w:pStyle w:val="Index1"/>
        <w:tabs>
          <w:tab w:val="right" w:leader="dot" w:pos="9350"/>
        </w:tabs>
        <w:rPr>
          <w:noProof/>
        </w:rPr>
      </w:pPr>
      <w:r>
        <w:rPr>
          <w:noProof/>
        </w:rPr>
        <w:t>BACKGROUND(), 64</w:t>
      </w:r>
    </w:p>
    <w:p w:rsidR="00F11A10" w:rsidRDefault="00F11A10">
      <w:pPr>
        <w:pStyle w:val="Index1"/>
        <w:tabs>
          <w:tab w:val="right" w:leader="dot" w:pos="9350"/>
        </w:tabs>
        <w:rPr>
          <w:noProof/>
        </w:rPr>
      </w:pPr>
      <w:r>
        <w:rPr>
          <w:noProof/>
        </w:rPr>
        <w:t>Background.resume, 142</w:t>
      </w:r>
    </w:p>
    <w:p w:rsidR="00F11A10" w:rsidRDefault="00F11A10">
      <w:pPr>
        <w:pStyle w:val="Index1"/>
        <w:tabs>
          <w:tab w:val="right" w:leader="dot" w:pos="9350"/>
        </w:tabs>
        <w:rPr>
          <w:noProof/>
        </w:rPr>
      </w:pPr>
      <w:r>
        <w:rPr>
          <w:noProof/>
        </w:rPr>
        <w:t>BAND(&lt;nexp1&gt;, &lt;nexp2&gt;), 57</w:t>
      </w:r>
    </w:p>
    <w:p w:rsidR="00F11A10" w:rsidRDefault="00F11A10">
      <w:pPr>
        <w:pStyle w:val="Index1"/>
        <w:tabs>
          <w:tab w:val="right" w:leader="dot" w:pos="9350"/>
        </w:tabs>
        <w:rPr>
          <w:noProof/>
        </w:rPr>
      </w:pPr>
      <w:r>
        <w:rPr>
          <w:noProof/>
        </w:rPr>
        <w:t>BIN$(&lt;nexp&gt;), 70</w:t>
      </w:r>
    </w:p>
    <w:p w:rsidR="00F11A10" w:rsidRDefault="00F11A10">
      <w:pPr>
        <w:pStyle w:val="Index1"/>
        <w:tabs>
          <w:tab w:val="right" w:leader="dot" w:pos="9350"/>
        </w:tabs>
        <w:rPr>
          <w:noProof/>
        </w:rPr>
      </w:pPr>
      <w:r>
        <w:rPr>
          <w:noProof/>
        </w:rPr>
        <w:t>BIN(&lt;sexp&gt;), 62</w:t>
      </w:r>
    </w:p>
    <w:p w:rsidR="00F11A10" w:rsidRDefault="00F11A10">
      <w:pPr>
        <w:pStyle w:val="Index1"/>
        <w:tabs>
          <w:tab w:val="right" w:leader="dot" w:pos="9350"/>
        </w:tabs>
        <w:rPr>
          <w:noProof/>
        </w:rPr>
      </w:pPr>
      <w:r>
        <w:rPr>
          <w:noProof/>
        </w:rPr>
        <w:t>BNOT(&lt;nexp&gt;, 57</w:t>
      </w:r>
    </w:p>
    <w:p w:rsidR="00F11A10" w:rsidRDefault="00F11A10">
      <w:pPr>
        <w:pStyle w:val="Index1"/>
        <w:tabs>
          <w:tab w:val="right" w:leader="dot" w:pos="9350"/>
        </w:tabs>
        <w:rPr>
          <w:noProof/>
        </w:rPr>
      </w:pPr>
      <w:r>
        <w:rPr>
          <w:noProof/>
        </w:rPr>
        <w:t>BOR(&lt;nexp1&gt;, &lt;nexp2&gt;), 57</w:t>
      </w:r>
    </w:p>
    <w:p w:rsidR="00F11A10" w:rsidRDefault="00F11A10">
      <w:pPr>
        <w:pStyle w:val="Index1"/>
        <w:tabs>
          <w:tab w:val="right" w:leader="dot" w:pos="9350"/>
        </w:tabs>
        <w:rPr>
          <w:noProof/>
        </w:rPr>
      </w:pPr>
      <w:r>
        <w:rPr>
          <w:noProof/>
        </w:rPr>
        <w:t>Browse &lt;url_sexp&gt;, 117</w:t>
      </w:r>
    </w:p>
    <w:p w:rsidR="00F11A10" w:rsidRDefault="00F11A10">
      <w:pPr>
        <w:pStyle w:val="Index1"/>
        <w:tabs>
          <w:tab w:val="right" w:leader="dot" w:pos="9350"/>
        </w:tabs>
        <w:rPr>
          <w:noProof/>
        </w:rPr>
      </w:pPr>
      <w:r>
        <w:rPr>
          <w:noProof/>
        </w:rPr>
        <w:t>Bt.close, 125</w:t>
      </w:r>
    </w:p>
    <w:p w:rsidR="00F11A10" w:rsidRDefault="00F11A10">
      <w:pPr>
        <w:pStyle w:val="Index1"/>
        <w:tabs>
          <w:tab w:val="right" w:leader="dot" w:pos="9350"/>
        </w:tabs>
        <w:rPr>
          <w:noProof/>
        </w:rPr>
      </w:pPr>
      <w:r>
        <w:rPr>
          <w:noProof/>
        </w:rPr>
        <w:t>Bt.connect {0|1}, 125</w:t>
      </w:r>
    </w:p>
    <w:p w:rsidR="00F11A10" w:rsidRDefault="00F11A10">
      <w:pPr>
        <w:pStyle w:val="Index1"/>
        <w:tabs>
          <w:tab w:val="right" w:leader="dot" w:pos="9350"/>
        </w:tabs>
        <w:rPr>
          <w:noProof/>
        </w:rPr>
      </w:pPr>
      <w:r>
        <w:rPr>
          <w:noProof/>
        </w:rPr>
        <w:t>Bt.device.name &lt;svar&gt;, 127</w:t>
      </w:r>
    </w:p>
    <w:p w:rsidR="00F11A10" w:rsidRDefault="00F11A10">
      <w:pPr>
        <w:pStyle w:val="Index1"/>
        <w:tabs>
          <w:tab w:val="right" w:leader="dot" w:pos="9350"/>
        </w:tabs>
        <w:rPr>
          <w:noProof/>
        </w:rPr>
      </w:pPr>
      <w:r>
        <w:rPr>
          <w:noProof/>
        </w:rPr>
        <w:t>Bt.disconnect, 125</w:t>
      </w:r>
    </w:p>
    <w:p w:rsidR="00F11A10" w:rsidRDefault="00F11A10">
      <w:pPr>
        <w:pStyle w:val="Index1"/>
        <w:tabs>
          <w:tab w:val="right" w:leader="dot" w:pos="9350"/>
        </w:tabs>
        <w:rPr>
          <w:noProof/>
        </w:rPr>
      </w:pPr>
      <w:r>
        <w:rPr>
          <w:noProof/>
        </w:rPr>
        <w:t>Bt.onReadReady.resume, 126</w:t>
      </w:r>
    </w:p>
    <w:p w:rsidR="00F11A10" w:rsidRDefault="00F11A10">
      <w:pPr>
        <w:pStyle w:val="Index1"/>
        <w:tabs>
          <w:tab w:val="right" w:leader="dot" w:pos="9350"/>
        </w:tabs>
        <w:rPr>
          <w:noProof/>
        </w:rPr>
      </w:pPr>
      <w:r>
        <w:rPr>
          <w:noProof/>
        </w:rPr>
        <w:t>Bt.open {0|1}, 124</w:t>
      </w:r>
    </w:p>
    <w:p w:rsidR="00F11A10" w:rsidRDefault="00F11A10">
      <w:pPr>
        <w:pStyle w:val="Index1"/>
        <w:tabs>
          <w:tab w:val="right" w:leader="dot" w:pos="9350"/>
        </w:tabs>
        <w:rPr>
          <w:noProof/>
        </w:rPr>
      </w:pPr>
      <w:r>
        <w:rPr>
          <w:noProof/>
        </w:rPr>
        <w:t>Bt.read.bytes &lt;svar&gt;, 127</w:t>
      </w:r>
    </w:p>
    <w:p w:rsidR="00F11A10" w:rsidRDefault="00F11A10">
      <w:pPr>
        <w:pStyle w:val="Index1"/>
        <w:tabs>
          <w:tab w:val="right" w:leader="dot" w:pos="9350"/>
        </w:tabs>
        <w:rPr>
          <w:noProof/>
        </w:rPr>
      </w:pPr>
      <w:r>
        <w:rPr>
          <w:noProof/>
        </w:rPr>
        <w:t>Bt.read.ready &lt;nvar&gt;, 126</w:t>
      </w:r>
    </w:p>
    <w:p w:rsidR="00F11A10" w:rsidRDefault="00F11A10">
      <w:pPr>
        <w:pStyle w:val="Index1"/>
        <w:tabs>
          <w:tab w:val="right" w:leader="dot" w:pos="9350"/>
        </w:tabs>
        <w:rPr>
          <w:noProof/>
        </w:rPr>
      </w:pPr>
      <w:r>
        <w:rPr>
          <w:noProof/>
        </w:rPr>
        <w:t>Bt.reconnect, 125</w:t>
      </w:r>
    </w:p>
    <w:p w:rsidR="00F11A10" w:rsidRDefault="00F11A10">
      <w:pPr>
        <w:pStyle w:val="Index1"/>
        <w:tabs>
          <w:tab w:val="right" w:leader="dot" w:pos="9350"/>
        </w:tabs>
        <w:rPr>
          <w:noProof/>
        </w:rPr>
      </w:pPr>
      <w:r>
        <w:rPr>
          <w:noProof/>
        </w:rPr>
        <w:t>Bt.set.UUID &lt;sexp&gt;, 127</w:t>
      </w:r>
    </w:p>
    <w:p w:rsidR="00F11A10" w:rsidRDefault="00F11A10">
      <w:pPr>
        <w:pStyle w:val="Index1"/>
        <w:tabs>
          <w:tab w:val="right" w:leader="dot" w:pos="9350"/>
        </w:tabs>
        <w:rPr>
          <w:noProof/>
        </w:rPr>
      </w:pPr>
      <w:r>
        <w:rPr>
          <w:noProof/>
        </w:rPr>
        <w:t>Bt.status {{&lt;connect_var&gt;}{, &lt;name_svar&gt;}{, &lt;address_svar&gt;}}, 125</w:t>
      </w:r>
    </w:p>
    <w:p w:rsidR="00F11A10" w:rsidRDefault="00F11A10">
      <w:pPr>
        <w:pStyle w:val="Index1"/>
        <w:tabs>
          <w:tab w:val="right" w:leader="dot" w:pos="9350"/>
        </w:tabs>
        <w:rPr>
          <w:noProof/>
        </w:rPr>
      </w:pPr>
      <w:r>
        <w:rPr>
          <w:noProof/>
        </w:rPr>
        <w:t>Bt.write {&lt;exp&gt; {,|;}} ..., 126</w:t>
      </w:r>
    </w:p>
    <w:p w:rsidR="00F11A10" w:rsidRDefault="00F11A10">
      <w:pPr>
        <w:pStyle w:val="Index1"/>
        <w:tabs>
          <w:tab w:val="right" w:leader="dot" w:pos="9350"/>
        </w:tabs>
        <w:rPr>
          <w:noProof/>
        </w:rPr>
      </w:pPr>
      <w:r>
        <w:rPr>
          <w:noProof/>
        </w:rPr>
        <w:t>Bundle.clear &lt;pointer_nexp&gt;, 51</w:t>
      </w:r>
    </w:p>
    <w:p w:rsidR="00F11A10" w:rsidRDefault="00F11A10">
      <w:pPr>
        <w:pStyle w:val="Index1"/>
        <w:tabs>
          <w:tab w:val="right" w:leader="dot" w:pos="9350"/>
        </w:tabs>
        <w:rPr>
          <w:noProof/>
        </w:rPr>
      </w:pPr>
      <w:r>
        <w:rPr>
          <w:noProof/>
        </w:rPr>
        <w:t>Bundle.contain &lt;pointer_nexp&gt;, &lt;key_sexp&gt; , &lt;contains_nvar&gt;, 50</w:t>
      </w:r>
    </w:p>
    <w:p w:rsidR="00F11A10" w:rsidRDefault="00F11A10">
      <w:pPr>
        <w:pStyle w:val="Index1"/>
        <w:tabs>
          <w:tab w:val="right" w:leader="dot" w:pos="9350"/>
        </w:tabs>
        <w:rPr>
          <w:noProof/>
        </w:rPr>
      </w:pPr>
      <w:r>
        <w:rPr>
          <w:noProof/>
        </w:rPr>
        <w:t>Bundle.create &lt;pointer_nvar&gt;, 49</w:t>
      </w:r>
    </w:p>
    <w:p w:rsidR="00F11A10" w:rsidRDefault="00F11A10">
      <w:pPr>
        <w:pStyle w:val="Index1"/>
        <w:tabs>
          <w:tab w:val="right" w:leader="dot" w:pos="9350"/>
        </w:tabs>
        <w:rPr>
          <w:noProof/>
        </w:rPr>
      </w:pPr>
      <w:r>
        <w:rPr>
          <w:noProof/>
        </w:rPr>
        <w:t>Bundle.get &lt;pointer_nexp&gt;, &lt;key_sexp&gt;, &lt;nvar&gt;|&lt;svar&gt;, 49</w:t>
      </w:r>
    </w:p>
    <w:p w:rsidR="00F11A10" w:rsidRDefault="00F11A10">
      <w:pPr>
        <w:pStyle w:val="Index1"/>
        <w:tabs>
          <w:tab w:val="right" w:leader="dot" w:pos="9350"/>
        </w:tabs>
        <w:rPr>
          <w:noProof/>
        </w:rPr>
      </w:pPr>
      <w:r>
        <w:rPr>
          <w:noProof/>
        </w:rPr>
        <w:t>Bundle.keys &lt;bundle_ptr_nexp&gt;, &lt;list_ptr_nexp&gt;, 49</w:t>
      </w:r>
    </w:p>
    <w:p w:rsidR="00F11A10" w:rsidRDefault="00F11A10">
      <w:pPr>
        <w:pStyle w:val="Index1"/>
        <w:tabs>
          <w:tab w:val="right" w:leader="dot" w:pos="9350"/>
        </w:tabs>
        <w:rPr>
          <w:noProof/>
        </w:rPr>
      </w:pPr>
      <w:r>
        <w:rPr>
          <w:noProof/>
        </w:rPr>
        <w:t>Bundle.put &lt;pointer_nexp&gt;, &lt;key_sexp&gt;, &lt;value_nexp&gt;|&lt;value_sexp&gt;, 49</w:t>
      </w:r>
    </w:p>
    <w:p w:rsidR="00F11A10" w:rsidRDefault="00F11A10">
      <w:pPr>
        <w:pStyle w:val="Index1"/>
        <w:tabs>
          <w:tab w:val="right" w:leader="dot" w:pos="9350"/>
        </w:tabs>
        <w:rPr>
          <w:noProof/>
        </w:rPr>
      </w:pPr>
      <w:r>
        <w:rPr>
          <w:noProof/>
        </w:rPr>
        <w:t>Bundle.remove &lt;pointer_nexp&gt;, &lt;key_sexp&gt;, 50</w:t>
      </w:r>
    </w:p>
    <w:p w:rsidR="00F11A10" w:rsidRDefault="00F11A10">
      <w:pPr>
        <w:pStyle w:val="Index1"/>
        <w:tabs>
          <w:tab w:val="right" w:leader="dot" w:pos="9350"/>
        </w:tabs>
        <w:rPr>
          <w:noProof/>
        </w:rPr>
      </w:pPr>
      <w:r>
        <w:rPr>
          <w:noProof/>
        </w:rPr>
        <w:t>Bundle.type &lt;pointer_nexp&gt;, &lt;key_sexp&gt;, &lt;type_svar&gt;, 50</w:t>
      </w:r>
    </w:p>
    <w:p w:rsidR="00F11A10" w:rsidRDefault="00F11A10">
      <w:pPr>
        <w:pStyle w:val="Index1"/>
        <w:tabs>
          <w:tab w:val="right" w:leader="dot" w:pos="9350"/>
        </w:tabs>
        <w:rPr>
          <w:noProof/>
        </w:rPr>
      </w:pPr>
      <w:r>
        <w:rPr>
          <w:noProof/>
        </w:rPr>
        <w:t>BXOR(&lt;nexp1&gt;, &lt;nexp2&gt;), 57</w:t>
      </w:r>
    </w:p>
    <w:p w:rsidR="00F11A10" w:rsidRDefault="00F11A10">
      <w:pPr>
        <w:pStyle w:val="Index1"/>
        <w:tabs>
          <w:tab w:val="right" w:leader="dot" w:pos="9350"/>
        </w:tabs>
        <w:rPr>
          <w:noProof/>
        </w:rPr>
      </w:pPr>
      <w:r>
        <w:rPr>
          <w:noProof/>
        </w:rPr>
        <w:t>Byte.close &lt;file_table_nexp&gt;, 110</w:t>
      </w:r>
    </w:p>
    <w:p w:rsidR="00F11A10" w:rsidRDefault="00F11A10">
      <w:pPr>
        <w:pStyle w:val="Index1"/>
        <w:tabs>
          <w:tab w:val="right" w:leader="dot" w:pos="9350"/>
        </w:tabs>
        <w:rPr>
          <w:noProof/>
        </w:rPr>
      </w:pPr>
      <w:r>
        <w:rPr>
          <w:noProof/>
        </w:rPr>
        <w:t>Byte.copy &lt;file_table_nexp&gt;,&lt;output_file_sexp&gt;, 113</w:t>
      </w:r>
    </w:p>
    <w:p w:rsidR="00F11A10" w:rsidRDefault="00F11A10">
      <w:pPr>
        <w:pStyle w:val="Index1"/>
        <w:tabs>
          <w:tab w:val="right" w:leader="dot" w:pos="9350"/>
        </w:tabs>
        <w:rPr>
          <w:noProof/>
        </w:rPr>
      </w:pPr>
      <w:r>
        <w:rPr>
          <w:noProof/>
        </w:rPr>
        <w:t>Byte.eof &lt;file_table_nexp&gt;, &lt;lvar&gt;, 112</w:t>
      </w:r>
    </w:p>
    <w:p w:rsidR="00F11A10" w:rsidRDefault="00F11A10">
      <w:pPr>
        <w:pStyle w:val="Index1"/>
        <w:tabs>
          <w:tab w:val="right" w:leader="dot" w:pos="9350"/>
        </w:tabs>
        <w:rPr>
          <w:noProof/>
        </w:rPr>
      </w:pPr>
      <w:r>
        <w:rPr>
          <w:noProof/>
        </w:rPr>
        <w:t>Byte.open {r|w|a}, &lt;file_table_nvar&gt;, &lt;path_sexp&gt;, 110</w:t>
      </w:r>
    </w:p>
    <w:p w:rsidR="00F11A10" w:rsidRDefault="00F11A10">
      <w:pPr>
        <w:pStyle w:val="Index1"/>
        <w:tabs>
          <w:tab w:val="right" w:leader="dot" w:pos="9350"/>
        </w:tabs>
        <w:rPr>
          <w:noProof/>
        </w:rPr>
      </w:pPr>
      <w:r>
        <w:rPr>
          <w:noProof/>
        </w:rPr>
        <w:t>Byte.position.get &lt;file_table_nexp&gt;, &lt;position_nexp&gt;, 113</w:t>
      </w:r>
    </w:p>
    <w:p w:rsidR="00F11A10" w:rsidRDefault="00F11A10">
      <w:pPr>
        <w:pStyle w:val="Index1"/>
        <w:tabs>
          <w:tab w:val="right" w:leader="dot" w:pos="9350"/>
        </w:tabs>
        <w:rPr>
          <w:noProof/>
        </w:rPr>
      </w:pPr>
      <w:r>
        <w:rPr>
          <w:noProof/>
        </w:rPr>
        <w:t>Byte.position.mark {{&lt;file_table_nexp&gt;}{, &lt;marklimit_nexp&gt;}}, 113</w:t>
      </w:r>
    </w:p>
    <w:p w:rsidR="00F11A10" w:rsidRDefault="00F11A10">
      <w:pPr>
        <w:pStyle w:val="Index1"/>
        <w:tabs>
          <w:tab w:val="right" w:leader="dot" w:pos="9350"/>
        </w:tabs>
        <w:rPr>
          <w:noProof/>
        </w:rPr>
      </w:pPr>
      <w:r>
        <w:rPr>
          <w:noProof/>
        </w:rPr>
        <w:t>Byte.position.set &lt;file_table_nexp&gt;, &lt;position_nexp&gt;, 113</w:t>
      </w:r>
    </w:p>
    <w:p w:rsidR="00F11A10" w:rsidRDefault="00F11A10">
      <w:pPr>
        <w:pStyle w:val="Index1"/>
        <w:tabs>
          <w:tab w:val="right" w:leader="dot" w:pos="9350"/>
        </w:tabs>
        <w:rPr>
          <w:noProof/>
        </w:rPr>
      </w:pPr>
      <w:r>
        <w:rPr>
          <w:noProof/>
        </w:rPr>
        <w:t>Byte.read.buffer &lt;file_table_nexp&gt;, &lt;count_nexp&gt;, &lt;buffer_svar&gt;, 112</w:t>
      </w:r>
    </w:p>
    <w:p w:rsidR="00F11A10" w:rsidRDefault="00F11A10">
      <w:pPr>
        <w:pStyle w:val="Index1"/>
        <w:tabs>
          <w:tab w:val="right" w:leader="dot" w:pos="9350"/>
        </w:tabs>
        <w:rPr>
          <w:noProof/>
        </w:rPr>
      </w:pPr>
      <w:r>
        <w:rPr>
          <w:noProof/>
        </w:rPr>
        <w:t>Byte.read.byte &lt;file_table_nexp&gt; {,&lt;nvar&gt;}..., 110</w:t>
      </w:r>
    </w:p>
    <w:p w:rsidR="00F11A10" w:rsidRDefault="00F11A10">
      <w:pPr>
        <w:pStyle w:val="Index1"/>
        <w:tabs>
          <w:tab w:val="right" w:leader="dot" w:pos="9350"/>
        </w:tabs>
        <w:rPr>
          <w:noProof/>
        </w:rPr>
      </w:pPr>
      <w:r>
        <w:rPr>
          <w:noProof/>
        </w:rPr>
        <w:t>Byte.read.number &lt;file_table_nexp&gt; {,&lt;nvar&gt;...}, 111</w:t>
      </w:r>
    </w:p>
    <w:p w:rsidR="00F11A10" w:rsidRDefault="00F11A10">
      <w:pPr>
        <w:pStyle w:val="Index1"/>
        <w:tabs>
          <w:tab w:val="right" w:leader="dot" w:pos="9350"/>
        </w:tabs>
        <w:rPr>
          <w:noProof/>
        </w:rPr>
      </w:pPr>
      <w:r>
        <w:rPr>
          <w:noProof/>
        </w:rPr>
        <w:t>Byte.truncate &lt;file_table_nexp&gt;,&lt;length_nexp&gt;, 113</w:t>
      </w:r>
    </w:p>
    <w:p w:rsidR="00F11A10" w:rsidRDefault="00F11A10">
      <w:pPr>
        <w:pStyle w:val="Index1"/>
        <w:tabs>
          <w:tab w:val="right" w:leader="dot" w:pos="9350"/>
        </w:tabs>
        <w:rPr>
          <w:noProof/>
        </w:rPr>
      </w:pPr>
      <w:r>
        <w:rPr>
          <w:noProof/>
        </w:rPr>
        <w:t>Byte.write.buffer &lt;file_table_nexp&gt;, &lt;sexp&gt;, 112</w:t>
      </w:r>
    </w:p>
    <w:p w:rsidR="00F11A10" w:rsidRDefault="00F11A10">
      <w:pPr>
        <w:pStyle w:val="Index1"/>
        <w:tabs>
          <w:tab w:val="right" w:leader="dot" w:pos="9350"/>
        </w:tabs>
        <w:rPr>
          <w:noProof/>
        </w:rPr>
      </w:pPr>
      <w:r>
        <w:rPr>
          <w:noProof/>
        </w:rPr>
        <w:t>Byte.write.byte &lt;file_table_nexp&gt; {{,&lt;nexp&gt;}...{,&lt;sexp&gt;}}, 111</w:t>
      </w:r>
    </w:p>
    <w:p w:rsidR="00F11A10" w:rsidRDefault="00F11A10">
      <w:pPr>
        <w:pStyle w:val="Index1"/>
        <w:tabs>
          <w:tab w:val="right" w:leader="dot" w:pos="9350"/>
        </w:tabs>
        <w:rPr>
          <w:noProof/>
        </w:rPr>
      </w:pPr>
      <w:r>
        <w:rPr>
          <w:noProof/>
        </w:rPr>
        <w:t>Byte.write.number &lt;file_table_nexp&gt; {,&lt;nexp&gt;}..., 112</w:t>
      </w:r>
    </w:p>
    <w:p w:rsidR="00F11A10" w:rsidRDefault="00F11A10">
      <w:pPr>
        <w:pStyle w:val="Index1"/>
        <w:tabs>
          <w:tab w:val="right" w:leader="dot" w:pos="9350"/>
        </w:tabs>
        <w:rPr>
          <w:noProof/>
        </w:rPr>
      </w:pPr>
      <w:r>
        <w:rPr>
          <w:noProof/>
        </w:rPr>
        <w:lastRenderedPageBreak/>
        <w:t>Call &lt;user_defined_function&gt;, 78</w:t>
      </w:r>
    </w:p>
    <w:p w:rsidR="00F11A10" w:rsidRDefault="00F11A10">
      <w:pPr>
        <w:pStyle w:val="Index1"/>
        <w:tabs>
          <w:tab w:val="right" w:leader="dot" w:pos="9350"/>
        </w:tabs>
        <w:rPr>
          <w:noProof/>
        </w:rPr>
      </w:pPr>
      <w:r>
        <w:rPr>
          <w:noProof/>
        </w:rPr>
        <w:t>CBRT(&lt;nexp&gt;), 60</w:t>
      </w:r>
    </w:p>
    <w:p w:rsidR="00F11A10" w:rsidRDefault="00F11A10">
      <w:pPr>
        <w:pStyle w:val="Index1"/>
        <w:tabs>
          <w:tab w:val="right" w:leader="dot" w:pos="9350"/>
        </w:tabs>
        <w:rPr>
          <w:noProof/>
        </w:rPr>
      </w:pPr>
      <w:r>
        <w:rPr>
          <w:noProof/>
        </w:rPr>
        <w:t>CEIL(&lt;nexp&gt;), 58</w:t>
      </w:r>
    </w:p>
    <w:p w:rsidR="00F11A10" w:rsidRDefault="00F11A10">
      <w:pPr>
        <w:pStyle w:val="Index1"/>
        <w:tabs>
          <w:tab w:val="right" w:leader="dot" w:pos="9350"/>
        </w:tabs>
        <w:rPr>
          <w:noProof/>
        </w:rPr>
      </w:pPr>
      <w:r>
        <w:rPr>
          <w:noProof/>
        </w:rPr>
        <w:t>CHR$(&lt;nexp&gt;, ...), 65</w:t>
      </w:r>
    </w:p>
    <w:p w:rsidR="00F11A10" w:rsidRDefault="00F11A10">
      <w:pPr>
        <w:pStyle w:val="Index1"/>
        <w:tabs>
          <w:tab w:val="right" w:leader="dot" w:pos="9350"/>
        </w:tabs>
        <w:rPr>
          <w:noProof/>
        </w:rPr>
      </w:pPr>
      <w:r>
        <w:rPr>
          <w:noProof/>
        </w:rPr>
        <w:t>Clipboard.get &lt;svar&gt;, 131</w:t>
      </w:r>
    </w:p>
    <w:p w:rsidR="00F11A10" w:rsidRDefault="00F11A10">
      <w:pPr>
        <w:pStyle w:val="Index1"/>
        <w:tabs>
          <w:tab w:val="right" w:leader="dot" w:pos="9350"/>
        </w:tabs>
        <w:rPr>
          <w:noProof/>
        </w:rPr>
      </w:pPr>
      <w:r>
        <w:rPr>
          <w:noProof/>
        </w:rPr>
        <w:t>Clipboard.put &lt;sexp&gt;, 131</w:t>
      </w:r>
    </w:p>
    <w:p w:rsidR="00F11A10" w:rsidRDefault="00F11A10">
      <w:pPr>
        <w:pStyle w:val="Index1"/>
        <w:tabs>
          <w:tab w:val="right" w:leader="dot" w:pos="9350"/>
        </w:tabs>
        <w:rPr>
          <w:noProof/>
        </w:rPr>
      </w:pPr>
      <w:r>
        <w:rPr>
          <w:noProof/>
        </w:rPr>
        <w:t>CLOCK(), 64</w:t>
      </w:r>
    </w:p>
    <w:p w:rsidR="00F11A10" w:rsidRDefault="00F11A10">
      <w:pPr>
        <w:pStyle w:val="Index1"/>
        <w:tabs>
          <w:tab w:val="right" w:leader="dot" w:pos="9350"/>
        </w:tabs>
        <w:rPr>
          <w:noProof/>
        </w:rPr>
      </w:pPr>
      <w:r>
        <w:rPr>
          <w:noProof/>
        </w:rPr>
        <w:t>Cls, 95</w:t>
      </w:r>
    </w:p>
    <w:p w:rsidR="00F11A10" w:rsidRDefault="00F11A10">
      <w:pPr>
        <w:pStyle w:val="Index1"/>
        <w:tabs>
          <w:tab w:val="right" w:leader="dot" w:pos="9350"/>
        </w:tabs>
        <w:rPr>
          <w:noProof/>
        </w:rPr>
      </w:pPr>
      <w:r>
        <w:rPr>
          <w:noProof/>
        </w:rPr>
        <w:t>Console.front, 95</w:t>
      </w:r>
    </w:p>
    <w:p w:rsidR="00F11A10" w:rsidRDefault="00F11A10">
      <w:pPr>
        <w:pStyle w:val="Index1"/>
        <w:tabs>
          <w:tab w:val="right" w:leader="dot" w:pos="9350"/>
        </w:tabs>
        <w:rPr>
          <w:noProof/>
        </w:rPr>
      </w:pPr>
      <w:r>
        <w:rPr>
          <w:noProof/>
        </w:rPr>
        <w:t>Console.line.count &lt;count_nvar &gt;, 96</w:t>
      </w:r>
    </w:p>
    <w:p w:rsidR="00F11A10" w:rsidRDefault="00F11A10">
      <w:pPr>
        <w:pStyle w:val="Index1"/>
        <w:tabs>
          <w:tab w:val="right" w:leader="dot" w:pos="9350"/>
        </w:tabs>
        <w:rPr>
          <w:noProof/>
        </w:rPr>
      </w:pPr>
      <w:r>
        <w:rPr>
          <w:noProof/>
        </w:rPr>
        <w:t>Console.line.text &lt;line_nexp&gt;, &lt;text_svar&gt;, 96</w:t>
      </w:r>
    </w:p>
    <w:p w:rsidR="00F11A10" w:rsidRDefault="00F11A10">
      <w:pPr>
        <w:pStyle w:val="Index1"/>
        <w:tabs>
          <w:tab w:val="right" w:leader="dot" w:pos="9350"/>
        </w:tabs>
        <w:rPr>
          <w:noProof/>
        </w:rPr>
      </w:pPr>
      <w:r>
        <w:rPr>
          <w:noProof/>
        </w:rPr>
        <w:t>Console.line.touched &lt;line_nvar&gt; {, &lt;press_lvar&gt;}, 96</w:t>
      </w:r>
    </w:p>
    <w:p w:rsidR="00F11A10" w:rsidRDefault="00F11A10">
      <w:pPr>
        <w:pStyle w:val="Index1"/>
        <w:tabs>
          <w:tab w:val="right" w:leader="dot" w:pos="9350"/>
        </w:tabs>
        <w:rPr>
          <w:noProof/>
        </w:rPr>
      </w:pPr>
      <w:r>
        <w:rPr>
          <w:noProof/>
        </w:rPr>
        <w:t>Console.save &lt;filename_sexp&gt;, 96</w:t>
      </w:r>
    </w:p>
    <w:p w:rsidR="00F11A10" w:rsidRDefault="00F11A10">
      <w:pPr>
        <w:pStyle w:val="Index1"/>
        <w:tabs>
          <w:tab w:val="right" w:leader="dot" w:pos="9350"/>
        </w:tabs>
        <w:rPr>
          <w:noProof/>
        </w:rPr>
      </w:pPr>
      <w:r>
        <w:rPr>
          <w:noProof/>
        </w:rPr>
        <w:t>Console.title { &lt;title_sexp&gt;}, 96</w:t>
      </w:r>
    </w:p>
    <w:p w:rsidR="00F11A10" w:rsidRDefault="00F11A10">
      <w:pPr>
        <w:pStyle w:val="Index1"/>
        <w:tabs>
          <w:tab w:val="right" w:leader="dot" w:pos="9350"/>
        </w:tabs>
        <w:rPr>
          <w:noProof/>
        </w:rPr>
      </w:pPr>
      <w:r>
        <w:rPr>
          <w:noProof/>
        </w:rPr>
        <w:t>ConsoleTouch.resume, 88</w:t>
      </w:r>
    </w:p>
    <w:p w:rsidR="00F11A10" w:rsidRDefault="00F11A10">
      <w:pPr>
        <w:pStyle w:val="Index1"/>
        <w:tabs>
          <w:tab w:val="right" w:leader="dot" w:pos="9350"/>
        </w:tabs>
        <w:rPr>
          <w:noProof/>
        </w:rPr>
      </w:pPr>
      <w:r>
        <w:rPr>
          <w:noProof/>
        </w:rPr>
        <w:t>COS(&lt;nexp&gt;), 60</w:t>
      </w:r>
    </w:p>
    <w:p w:rsidR="00F11A10" w:rsidRDefault="00F11A10">
      <w:pPr>
        <w:pStyle w:val="Index1"/>
        <w:tabs>
          <w:tab w:val="right" w:leader="dot" w:pos="9350"/>
        </w:tabs>
        <w:rPr>
          <w:noProof/>
        </w:rPr>
      </w:pPr>
      <w:r>
        <w:rPr>
          <w:noProof/>
        </w:rPr>
        <w:t>COSH(&lt;nexp&gt;), 61</w:t>
      </w:r>
    </w:p>
    <w:p w:rsidR="00F11A10" w:rsidRDefault="00F11A10">
      <w:pPr>
        <w:pStyle w:val="Index1"/>
        <w:tabs>
          <w:tab w:val="right" w:leader="dot" w:pos="9350"/>
        </w:tabs>
        <w:rPr>
          <w:noProof/>
        </w:rPr>
      </w:pPr>
      <w:r>
        <w:rPr>
          <w:noProof/>
        </w:rPr>
        <w:t>D_U.break, 82</w:t>
      </w:r>
    </w:p>
    <w:p w:rsidR="00F11A10" w:rsidRDefault="00F11A10">
      <w:pPr>
        <w:pStyle w:val="Index1"/>
        <w:tabs>
          <w:tab w:val="right" w:leader="dot" w:pos="9350"/>
        </w:tabs>
        <w:rPr>
          <w:noProof/>
        </w:rPr>
      </w:pPr>
      <w:r>
        <w:rPr>
          <w:noProof/>
        </w:rPr>
        <w:t>D_U.continue, 82</w:t>
      </w:r>
    </w:p>
    <w:p w:rsidR="00F11A10" w:rsidRDefault="00F11A10">
      <w:pPr>
        <w:pStyle w:val="Index1"/>
        <w:tabs>
          <w:tab w:val="right" w:leader="dot" w:pos="9350"/>
        </w:tabs>
        <w:rPr>
          <w:noProof/>
        </w:rPr>
      </w:pPr>
      <w:r>
        <w:rPr>
          <w:noProof/>
        </w:rPr>
        <w:t>Debug.dump.array Array[], 91</w:t>
      </w:r>
    </w:p>
    <w:p w:rsidR="00F11A10" w:rsidRDefault="00F11A10">
      <w:pPr>
        <w:pStyle w:val="Index1"/>
        <w:tabs>
          <w:tab w:val="right" w:leader="dot" w:pos="9350"/>
        </w:tabs>
        <w:rPr>
          <w:noProof/>
        </w:rPr>
      </w:pPr>
      <w:r>
        <w:rPr>
          <w:noProof/>
        </w:rPr>
        <w:t>Debug.dump.bundle &lt;bundlePtr_nexp&gt;, 91</w:t>
      </w:r>
    </w:p>
    <w:p w:rsidR="00F11A10" w:rsidRDefault="00F11A10">
      <w:pPr>
        <w:pStyle w:val="Index1"/>
        <w:tabs>
          <w:tab w:val="right" w:leader="dot" w:pos="9350"/>
        </w:tabs>
        <w:rPr>
          <w:noProof/>
        </w:rPr>
      </w:pPr>
      <w:r>
        <w:rPr>
          <w:noProof/>
        </w:rPr>
        <w:t>Debug.dump.list &lt;listPtr_nexp&gt;, 91</w:t>
      </w:r>
    </w:p>
    <w:p w:rsidR="00F11A10" w:rsidRDefault="00F11A10">
      <w:pPr>
        <w:pStyle w:val="Index1"/>
        <w:tabs>
          <w:tab w:val="right" w:leader="dot" w:pos="9350"/>
        </w:tabs>
        <w:rPr>
          <w:noProof/>
        </w:rPr>
      </w:pPr>
      <w:r>
        <w:rPr>
          <w:noProof/>
        </w:rPr>
        <w:t>Debug.dump.scalars, 91</w:t>
      </w:r>
    </w:p>
    <w:p w:rsidR="00F11A10" w:rsidRDefault="00F11A10">
      <w:pPr>
        <w:pStyle w:val="Index1"/>
        <w:tabs>
          <w:tab w:val="right" w:leader="dot" w:pos="9350"/>
        </w:tabs>
        <w:rPr>
          <w:noProof/>
        </w:rPr>
      </w:pPr>
      <w:r>
        <w:rPr>
          <w:noProof/>
        </w:rPr>
        <w:t>Debug.dump.stack &lt;stackPtr_nexp&gt;, 91</w:t>
      </w:r>
    </w:p>
    <w:p w:rsidR="00F11A10" w:rsidRDefault="00F11A10">
      <w:pPr>
        <w:pStyle w:val="Index1"/>
        <w:tabs>
          <w:tab w:val="right" w:leader="dot" w:pos="9350"/>
        </w:tabs>
        <w:rPr>
          <w:noProof/>
        </w:rPr>
      </w:pPr>
      <w:r>
        <w:rPr>
          <w:noProof/>
        </w:rPr>
        <w:t>Debug.echo.off, 91</w:t>
      </w:r>
    </w:p>
    <w:p w:rsidR="00F11A10" w:rsidRDefault="00F11A10">
      <w:pPr>
        <w:pStyle w:val="Index1"/>
        <w:tabs>
          <w:tab w:val="right" w:leader="dot" w:pos="9350"/>
        </w:tabs>
        <w:rPr>
          <w:noProof/>
        </w:rPr>
      </w:pPr>
      <w:r>
        <w:rPr>
          <w:noProof/>
        </w:rPr>
        <w:t>Debug.echo.on, 91</w:t>
      </w:r>
    </w:p>
    <w:p w:rsidR="00F11A10" w:rsidRDefault="00F11A10">
      <w:pPr>
        <w:pStyle w:val="Index1"/>
        <w:tabs>
          <w:tab w:val="right" w:leader="dot" w:pos="9350"/>
        </w:tabs>
        <w:rPr>
          <w:noProof/>
        </w:rPr>
      </w:pPr>
      <w:r>
        <w:rPr>
          <w:noProof/>
        </w:rPr>
        <w:t>Debug.off, 90</w:t>
      </w:r>
    </w:p>
    <w:p w:rsidR="00F11A10" w:rsidRDefault="00F11A10">
      <w:pPr>
        <w:pStyle w:val="Index1"/>
        <w:tabs>
          <w:tab w:val="right" w:leader="dot" w:pos="9350"/>
        </w:tabs>
        <w:rPr>
          <w:noProof/>
        </w:rPr>
      </w:pPr>
      <w:r>
        <w:rPr>
          <w:noProof/>
        </w:rPr>
        <w:t>Debug.on, 90</w:t>
      </w:r>
    </w:p>
    <w:p w:rsidR="00F11A10" w:rsidRDefault="00F11A10">
      <w:pPr>
        <w:pStyle w:val="Index1"/>
        <w:tabs>
          <w:tab w:val="right" w:leader="dot" w:pos="9350"/>
        </w:tabs>
        <w:rPr>
          <w:noProof/>
        </w:rPr>
      </w:pPr>
      <w:r>
        <w:rPr>
          <w:noProof/>
        </w:rPr>
        <w:t>Debug.print, 91</w:t>
      </w:r>
    </w:p>
    <w:p w:rsidR="00F11A10" w:rsidRDefault="00F11A10">
      <w:pPr>
        <w:pStyle w:val="Index1"/>
        <w:tabs>
          <w:tab w:val="right" w:leader="dot" w:pos="9350"/>
        </w:tabs>
        <w:rPr>
          <w:noProof/>
        </w:rPr>
      </w:pPr>
      <w:r>
        <w:rPr>
          <w:noProof/>
        </w:rPr>
        <w:t>Debug.show, 93</w:t>
      </w:r>
    </w:p>
    <w:p w:rsidR="00F11A10" w:rsidRDefault="00F11A10">
      <w:pPr>
        <w:pStyle w:val="Index1"/>
        <w:tabs>
          <w:tab w:val="right" w:leader="dot" w:pos="9350"/>
        </w:tabs>
        <w:rPr>
          <w:noProof/>
        </w:rPr>
      </w:pPr>
      <w:r>
        <w:rPr>
          <w:noProof/>
        </w:rPr>
        <w:t>Debug.show.array Array[], 92</w:t>
      </w:r>
    </w:p>
    <w:p w:rsidR="00F11A10" w:rsidRDefault="00F11A10">
      <w:pPr>
        <w:pStyle w:val="Index1"/>
        <w:tabs>
          <w:tab w:val="right" w:leader="dot" w:pos="9350"/>
        </w:tabs>
        <w:rPr>
          <w:noProof/>
        </w:rPr>
      </w:pPr>
      <w:r>
        <w:rPr>
          <w:noProof/>
        </w:rPr>
        <w:t>Debug.show.bundle &lt;bundlePtr_nexp&gt;, 92</w:t>
      </w:r>
    </w:p>
    <w:p w:rsidR="00F11A10" w:rsidRDefault="00F11A10">
      <w:pPr>
        <w:pStyle w:val="Index1"/>
        <w:tabs>
          <w:tab w:val="right" w:leader="dot" w:pos="9350"/>
        </w:tabs>
        <w:rPr>
          <w:noProof/>
        </w:rPr>
      </w:pPr>
      <w:r>
        <w:rPr>
          <w:noProof/>
        </w:rPr>
        <w:t>Debug.show.list &lt;listPtr_nexp&gt;, 92</w:t>
      </w:r>
    </w:p>
    <w:p w:rsidR="00F11A10" w:rsidRDefault="00F11A10">
      <w:pPr>
        <w:pStyle w:val="Index1"/>
        <w:tabs>
          <w:tab w:val="right" w:leader="dot" w:pos="9350"/>
        </w:tabs>
        <w:rPr>
          <w:noProof/>
        </w:rPr>
      </w:pPr>
      <w:r>
        <w:rPr>
          <w:noProof/>
        </w:rPr>
        <w:t>Debug.show.program, 93</w:t>
      </w:r>
    </w:p>
    <w:p w:rsidR="00F11A10" w:rsidRDefault="00F11A10">
      <w:pPr>
        <w:pStyle w:val="Index1"/>
        <w:tabs>
          <w:tab w:val="right" w:leader="dot" w:pos="9350"/>
        </w:tabs>
        <w:rPr>
          <w:noProof/>
        </w:rPr>
      </w:pPr>
      <w:r>
        <w:rPr>
          <w:noProof/>
        </w:rPr>
        <w:t>Debug.show.scalars, 92</w:t>
      </w:r>
    </w:p>
    <w:p w:rsidR="00F11A10" w:rsidRDefault="00F11A10">
      <w:pPr>
        <w:pStyle w:val="Index1"/>
        <w:tabs>
          <w:tab w:val="right" w:leader="dot" w:pos="9350"/>
        </w:tabs>
        <w:rPr>
          <w:noProof/>
        </w:rPr>
      </w:pPr>
      <w:r>
        <w:rPr>
          <w:noProof/>
        </w:rPr>
        <w:t>Debug.show.stack &lt;stackPtr_nexp&gt;, 92</w:t>
      </w:r>
    </w:p>
    <w:p w:rsidR="00F11A10" w:rsidRDefault="00F11A10">
      <w:pPr>
        <w:pStyle w:val="Index1"/>
        <w:tabs>
          <w:tab w:val="right" w:leader="dot" w:pos="9350"/>
        </w:tabs>
        <w:rPr>
          <w:noProof/>
        </w:rPr>
      </w:pPr>
      <w:r>
        <w:rPr>
          <w:noProof/>
        </w:rPr>
        <w:t>Debug.show.watch, 93</w:t>
      </w:r>
    </w:p>
    <w:p w:rsidR="00F11A10" w:rsidRDefault="00F11A10">
      <w:pPr>
        <w:pStyle w:val="Index1"/>
        <w:tabs>
          <w:tab w:val="right" w:leader="dot" w:pos="9350"/>
        </w:tabs>
        <w:rPr>
          <w:noProof/>
        </w:rPr>
      </w:pPr>
      <w:r>
        <w:rPr>
          <w:noProof/>
        </w:rPr>
        <w:t>Debug.watch var, ..., 92</w:t>
      </w:r>
    </w:p>
    <w:p w:rsidR="00F11A10" w:rsidRDefault="00F11A10">
      <w:pPr>
        <w:pStyle w:val="Index1"/>
        <w:tabs>
          <w:tab w:val="right" w:leader="dot" w:pos="9350"/>
        </w:tabs>
        <w:rPr>
          <w:noProof/>
        </w:rPr>
      </w:pPr>
      <w:r>
        <w:rPr>
          <w:noProof/>
        </w:rPr>
        <w:t>DECODE$(&lt;charset_sexp&gt;, &lt;buffer_sexp&gt;), 69</w:t>
      </w:r>
    </w:p>
    <w:p w:rsidR="00F11A10" w:rsidRDefault="00F11A10">
      <w:pPr>
        <w:pStyle w:val="Index1"/>
        <w:tabs>
          <w:tab w:val="right" w:leader="dot" w:pos="9350"/>
        </w:tabs>
        <w:rPr>
          <w:noProof/>
        </w:rPr>
      </w:pPr>
      <w:r>
        <w:rPr>
          <w:noProof/>
        </w:rPr>
        <w:t>DECODE$(&lt;type_sexp&gt;, {&lt;qualifier_sexp&gt;}, &lt;source_sexp&gt;), 68</w:t>
      </w:r>
    </w:p>
    <w:p w:rsidR="00F11A10" w:rsidRDefault="00F11A10">
      <w:pPr>
        <w:pStyle w:val="Index1"/>
        <w:tabs>
          <w:tab w:val="right" w:leader="dot" w:pos="9350"/>
        </w:tabs>
        <w:rPr>
          <w:noProof/>
        </w:rPr>
      </w:pPr>
      <w:r>
        <w:rPr>
          <w:noProof/>
        </w:rPr>
        <w:t>Decrypt &lt;pw_sexp&gt;, &lt;encrypted_svar&gt;, &lt;decrypted_svar&gt;, 132</w:t>
      </w:r>
    </w:p>
    <w:p w:rsidR="00F11A10" w:rsidRDefault="00F11A10">
      <w:pPr>
        <w:pStyle w:val="Index1"/>
        <w:tabs>
          <w:tab w:val="right" w:leader="dot" w:pos="9350"/>
        </w:tabs>
        <w:rPr>
          <w:noProof/>
        </w:rPr>
      </w:pPr>
      <w:r>
        <w:rPr>
          <w:noProof/>
        </w:rPr>
        <w:t>Device &lt;nexp&gt;|&lt;nvar&gt;, 138</w:t>
      </w:r>
    </w:p>
    <w:p w:rsidR="00F11A10" w:rsidRDefault="00F11A10">
      <w:pPr>
        <w:pStyle w:val="Index1"/>
        <w:tabs>
          <w:tab w:val="right" w:leader="dot" w:pos="9350"/>
        </w:tabs>
        <w:rPr>
          <w:noProof/>
        </w:rPr>
      </w:pPr>
      <w:r>
        <w:rPr>
          <w:noProof/>
        </w:rPr>
        <w:t>Device &lt;svar&gt;, 137</w:t>
      </w:r>
    </w:p>
    <w:p w:rsidR="00F11A10" w:rsidRDefault="00F11A10">
      <w:pPr>
        <w:pStyle w:val="Index1"/>
        <w:tabs>
          <w:tab w:val="right" w:leader="dot" w:pos="9350"/>
        </w:tabs>
        <w:rPr>
          <w:noProof/>
        </w:rPr>
      </w:pPr>
      <w:r>
        <w:rPr>
          <w:noProof/>
        </w:rPr>
        <w:t>Dialog.message {&lt;title_sexp&gt;}, {&lt;message_sexp&gt;}, &lt;selection_nvar&gt; {, &lt;button1_sexp&gt;{, &lt;button2_sexp&gt;{, &lt;button3_sexp&gt;}}}, 97</w:t>
      </w:r>
    </w:p>
    <w:p w:rsidR="00F11A10" w:rsidRDefault="00F11A10">
      <w:pPr>
        <w:pStyle w:val="Index1"/>
        <w:tabs>
          <w:tab w:val="right" w:leader="dot" w:pos="9350"/>
        </w:tabs>
        <w:rPr>
          <w:noProof/>
        </w:rPr>
      </w:pPr>
      <w:r>
        <w:rPr>
          <w:noProof/>
        </w:rPr>
        <w:t>Dialog.select &lt;selection_nvar&gt;, &lt; Array$[]&gt;|&lt;list_nexp&gt;, {,&lt;title_sexp&gt;}, 97</w:t>
      </w:r>
    </w:p>
    <w:p w:rsidR="00F11A10" w:rsidRDefault="00F11A10">
      <w:pPr>
        <w:pStyle w:val="Index1"/>
        <w:tabs>
          <w:tab w:val="right" w:leader="dot" w:pos="9350"/>
        </w:tabs>
        <w:rPr>
          <w:noProof/>
        </w:rPr>
      </w:pPr>
      <w:r>
        <w:rPr>
          <w:noProof/>
        </w:rPr>
        <w:t>Dim Array [n, n, ...], Array$[n, n, ...] ..., 40</w:t>
      </w:r>
    </w:p>
    <w:p w:rsidR="00F11A10" w:rsidRDefault="00F11A10">
      <w:pPr>
        <w:pStyle w:val="Index1"/>
        <w:tabs>
          <w:tab w:val="right" w:leader="dot" w:pos="9350"/>
        </w:tabs>
        <w:rPr>
          <w:noProof/>
        </w:rPr>
      </w:pPr>
      <w:r>
        <w:rPr>
          <w:noProof/>
        </w:rPr>
        <w:t>Do / Until &lt;lexp&gt;, 82</w:t>
      </w:r>
    </w:p>
    <w:p w:rsidR="00F11A10" w:rsidRDefault="00F11A10">
      <w:pPr>
        <w:pStyle w:val="Index1"/>
        <w:tabs>
          <w:tab w:val="right" w:leader="dot" w:pos="9350"/>
        </w:tabs>
        <w:rPr>
          <w:noProof/>
        </w:rPr>
      </w:pPr>
      <w:r>
        <w:rPr>
          <w:noProof/>
        </w:rPr>
        <w:lastRenderedPageBreak/>
        <w:t>Echo.off, 91</w:t>
      </w:r>
    </w:p>
    <w:p w:rsidR="00F11A10" w:rsidRDefault="00F11A10">
      <w:pPr>
        <w:pStyle w:val="Index1"/>
        <w:tabs>
          <w:tab w:val="right" w:leader="dot" w:pos="9350"/>
        </w:tabs>
        <w:rPr>
          <w:noProof/>
        </w:rPr>
      </w:pPr>
      <w:r>
        <w:rPr>
          <w:noProof/>
        </w:rPr>
        <w:t>Echo.on, 91</w:t>
      </w:r>
    </w:p>
    <w:p w:rsidR="00F11A10" w:rsidRDefault="00F11A10">
      <w:pPr>
        <w:pStyle w:val="Index1"/>
        <w:tabs>
          <w:tab w:val="right" w:leader="dot" w:pos="9350"/>
        </w:tabs>
        <w:rPr>
          <w:noProof/>
        </w:rPr>
      </w:pPr>
      <w:r>
        <w:rPr>
          <w:noProof/>
        </w:rPr>
        <w:t>Email.send &lt;recipient_sexp&gt;, &lt;subject_sexp&gt;, &lt;body_sexp&gt;, 127</w:t>
      </w:r>
    </w:p>
    <w:p w:rsidR="00F11A10" w:rsidRDefault="00F11A10">
      <w:pPr>
        <w:pStyle w:val="Index1"/>
        <w:tabs>
          <w:tab w:val="right" w:leader="dot" w:pos="9350"/>
        </w:tabs>
        <w:rPr>
          <w:noProof/>
        </w:rPr>
      </w:pPr>
      <w:r>
        <w:rPr>
          <w:noProof/>
        </w:rPr>
        <w:t>ENCODE$(&lt;charset_sexp&gt;, &lt;source_sexp&gt;), 69</w:t>
      </w:r>
    </w:p>
    <w:p w:rsidR="00F11A10" w:rsidRDefault="00F11A10">
      <w:pPr>
        <w:pStyle w:val="Index1"/>
        <w:tabs>
          <w:tab w:val="right" w:leader="dot" w:pos="9350"/>
        </w:tabs>
        <w:rPr>
          <w:noProof/>
        </w:rPr>
      </w:pPr>
      <w:r>
        <w:rPr>
          <w:noProof/>
        </w:rPr>
        <w:t>ENCODE$(&lt;type_sexp&gt;, {&lt;qualifier_sexp&gt;}, &lt;source_sexp&gt;), 67</w:t>
      </w:r>
    </w:p>
    <w:p w:rsidR="00F11A10" w:rsidRDefault="00F11A10">
      <w:pPr>
        <w:pStyle w:val="Index1"/>
        <w:tabs>
          <w:tab w:val="right" w:leader="dot" w:pos="9350"/>
        </w:tabs>
        <w:rPr>
          <w:noProof/>
        </w:rPr>
      </w:pPr>
      <w:r>
        <w:rPr>
          <w:noProof/>
        </w:rPr>
        <w:t>Encrypt {&lt;pw_sexp&gt;}, &lt;source_sexp&gt;, &lt;encrypted_svar&gt;, 132</w:t>
      </w:r>
    </w:p>
    <w:p w:rsidR="00F11A10" w:rsidRDefault="00F11A10">
      <w:pPr>
        <w:pStyle w:val="Index1"/>
        <w:tabs>
          <w:tab w:val="right" w:leader="dot" w:pos="9350"/>
        </w:tabs>
        <w:rPr>
          <w:noProof/>
        </w:rPr>
      </w:pPr>
      <w:r>
        <w:rPr>
          <w:noProof/>
        </w:rPr>
        <w:t>End{ &lt;msg_sexp&gt;}, 89</w:t>
      </w:r>
    </w:p>
    <w:p w:rsidR="00F11A10" w:rsidRDefault="00F11A10">
      <w:pPr>
        <w:pStyle w:val="Index1"/>
        <w:tabs>
          <w:tab w:val="right" w:leader="dot" w:pos="9350"/>
        </w:tabs>
        <w:rPr>
          <w:noProof/>
        </w:rPr>
      </w:pPr>
      <w:r>
        <w:rPr>
          <w:noProof/>
        </w:rPr>
        <w:t>ENDS_WITH(&lt;sub_sexp&gt;, &lt;base_sexp&gt;), 63</w:t>
      </w:r>
    </w:p>
    <w:p w:rsidR="00F11A10" w:rsidRDefault="00F11A10">
      <w:pPr>
        <w:pStyle w:val="Index1"/>
        <w:tabs>
          <w:tab w:val="right" w:leader="dot" w:pos="9350"/>
        </w:tabs>
        <w:rPr>
          <w:noProof/>
        </w:rPr>
      </w:pPr>
      <w:r>
        <w:rPr>
          <w:noProof/>
        </w:rPr>
        <w:t>Exit, 89</w:t>
      </w:r>
    </w:p>
    <w:p w:rsidR="00F11A10" w:rsidRDefault="00F11A10">
      <w:pPr>
        <w:pStyle w:val="Index1"/>
        <w:tabs>
          <w:tab w:val="right" w:leader="dot" w:pos="9350"/>
        </w:tabs>
        <w:rPr>
          <w:noProof/>
        </w:rPr>
      </w:pPr>
      <w:r>
        <w:rPr>
          <w:noProof/>
        </w:rPr>
        <w:t>EXP(&lt;nexp&gt;), 60</w:t>
      </w:r>
    </w:p>
    <w:p w:rsidR="00F11A10" w:rsidRDefault="00F11A10">
      <w:pPr>
        <w:pStyle w:val="Index1"/>
        <w:tabs>
          <w:tab w:val="right" w:leader="dot" w:pos="9350"/>
        </w:tabs>
        <w:rPr>
          <w:noProof/>
        </w:rPr>
      </w:pPr>
      <w:r>
        <w:rPr>
          <w:noProof/>
        </w:rPr>
        <w:t>F_N.break, 81</w:t>
      </w:r>
    </w:p>
    <w:p w:rsidR="00F11A10" w:rsidRDefault="00F11A10">
      <w:pPr>
        <w:pStyle w:val="Index1"/>
        <w:tabs>
          <w:tab w:val="right" w:leader="dot" w:pos="9350"/>
        </w:tabs>
        <w:rPr>
          <w:noProof/>
        </w:rPr>
      </w:pPr>
      <w:r>
        <w:rPr>
          <w:noProof/>
        </w:rPr>
        <w:t>F_N.continue, 81</w:t>
      </w:r>
    </w:p>
    <w:p w:rsidR="00F11A10" w:rsidRDefault="00F11A10">
      <w:pPr>
        <w:pStyle w:val="Index1"/>
        <w:tabs>
          <w:tab w:val="right" w:leader="dot" w:pos="9350"/>
        </w:tabs>
        <w:rPr>
          <w:noProof/>
        </w:rPr>
      </w:pPr>
      <w:r>
        <w:rPr>
          <w:noProof/>
        </w:rPr>
        <w:t>File.delete &lt;lvar&gt;, &lt;path_sexp&gt;, 104</w:t>
      </w:r>
    </w:p>
    <w:p w:rsidR="00F11A10" w:rsidRDefault="00F11A10">
      <w:pPr>
        <w:pStyle w:val="Index1"/>
        <w:tabs>
          <w:tab w:val="right" w:leader="dot" w:pos="9350"/>
        </w:tabs>
        <w:rPr>
          <w:noProof/>
        </w:rPr>
      </w:pPr>
      <w:r>
        <w:rPr>
          <w:noProof/>
        </w:rPr>
        <w:t>File.dir &lt;path_sexp&gt;, Array$[] {, &lt;dirmark_sexp&gt;}, 105</w:t>
      </w:r>
    </w:p>
    <w:p w:rsidR="00F11A10" w:rsidRDefault="00F11A10">
      <w:pPr>
        <w:pStyle w:val="Index1"/>
        <w:tabs>
          <w:tab w:val="right" w:leader="dot" w:pos="9350"/>
        </w:tabs>
        <w:rPr>
          <w:noProof/>
        </w:rPr>
      </w:pPr>
      <w:r>
        <w:rPr>
          <w:noProof/>
        </w:rPr>
        <w:t>File.exists &lt;lvar&gt;, &lt;path_sexp&gt;, 105</w:t>
      </w:r>
    </w:p>
    <w:p w:rsidR="00F11A10" w:rsidRDefault="00F11A10">
      <w:pPr>
        <w:pStyle w:val="Index1"/>
        <w:tabs>
          <w:tab w:val="right" w:leader="dot" w:pos="9350"/>
        </w:tabs>
        <w:rPr>
          <w:noProof/>
        </w:rPr>
      </w:pPr>
      <w:r>
        <w:rPr>
          <w:noProof/>
        </w:rPr>
        <w:t>File.mkdir &lt;path_sexp&gt;, 105</w:t>
      </w:r>
    </w:p>
    <w:p w:rsidR="00F11A10" w:rsidRDefault="00F11A10">
      <w:pPr>
        <w:pStyle w:val="Index1"/>
        <w:tabs>
          <w:tab w:val="right" w:leader="dot" w:pos="9350"/>
        </w:tabs>
        <w:rPr>
          <w:noProof/>
        </w:rPr>
      </w:pPr>
      <w:r>
        <w:rPr>
          <w:noProof/>
        </w:rPr>
        <w:t>File.rename &lt;old_path_sexp&gt;, &lt;new_path_sexp&gt;, 105</w:t>
      </w:r>
    </w:p>
    <w:p w:rsidR="00F11A10" w:rsidRDefault="00F11A10">
      <w:pPr>
        <w:pStyle w:val="Index1"/>
        <w:tabs>
          <w:tab w:val="right" w:leader="dot" w:pos="9350"/>
        </w:tabs>
        <w:rPr>
          <w:noProof/>
        </w:rPr>
      </w:pPr>
      <w:r>
        <w:rPr>
          <w:noProof/>
        </w:rPr>
        <w:t>File.root &lt;svar&gt;, 106</w:t>
      </w:r>
    </w:p>
    <w:p w:rsidR="00F11A10" w:rsidRDefault="00F11A10">
      <w:pPr>
        <w:pStyle w:val="Index1"/>
        <w:tabs>
          <w:tab w:val="right" w:leader="dot" w:pos="9350"/>
        </w:tabs>
        <w:rPr>
          <w:noProof/>
        </w:rPr>
      </w:pPr>
      <w:r>
        <w:rPr>
          <w:noProof/>
        </w:rPr>
        <w:t>File.size &lt;size_nvar&gt;, &lt;path_sexp&gt;, 106</w:t>
      </w:r>
    </w:p>
    <w:p w:rsidR="00F11A10" w:rsidRDefault="00F11A10">
      <w:pPr>
        <w:pStyle w:val="Index1"/>
        <w:tabs>
          <w:tab w:val="right" w:leader="dot" w:pos="9350"/>
        </w:tabs>
        <w:rPr>
          <w:noProof/>
        </w:rPr>
      </w:pPr>
      <w:r>
        <w:rPr>
          <w:noProof/>
        </w:rPr>
        <w:t>File.type &lt;type_svar&gt;, &lt;path_sexp&gt;, 106</w:t>
      </w:r>
    </w:p>
    <w:p w:rsidR="00F11A10" w:rsidRDefault="00F11A10">
      <w:pPr>
        <w:pStyle w:val="Index1"/>
        <w:tabs>
          <w:tab w:val="right" w:leader="dot" w:pos="9350"/>
        </w:tabs>
        <w:rPr>
          <w:noProof/>
        </w:rPr>
      </w:pPr>
      <w:r>
        <w:rPr>
          <w:noProof/>
        </w:rPr>
        <w:t>FLOOR(&lt;nexp&gt;), 58</w:t>
      </w:r>
    </w:p>
    <w:p w:rsidR="00F11A10" w:rsidRDefault="00F11A10">
      <w:pPr>
        <w:pStyle w:val="Index1"/>
        <w:tabs>
          <w:tab w:val="right" w:leader="dot" w:pos="9350"/>
        </w:tabs>
        <w:rPr>
          <w:noProof/>
        </w:rPr>
      </w:pPr>
      <w:r>
        <w:rPr>
          <w:noProof/>
        </w:rPr>
        <w:t>Fn.def name|name$( {nvar}|{svar}|Array[]|Array$[], ... {nvar}|{svar}|Array[]|Array$[]), 77</w:t>
      </w:r>
    </w:p>
    <w:p w:rsidR="00F11A10" w:rsidRDefault="00F11A10">
      <w:pPr>
        <w:pStyle w:val="Index1"/>
        <w:tabs>
          <w:tab w:val="right" w:leader="dot" w:pos="9350"/>
        </w:tabs>
        <w:rPr>
          <w:noProof/>
        </w:rPr>
      </w:pPr>
      <w:r>
        <w:rPr>
          <w:noProof/>
        </w:rPr>
        <w:t>Fn.end, 78</w:t>
      </w:r>
    </w:p>
    <w:p w:rsidR="00F11A10" w:rsidRDefault="00F11A10">
      <w:pPr>
        <w:pStyle w:val="Index1"/>
        <w:tabs>
          <w:tab w:val="right" w:leader="dot" w:pos="9350"/>
        </w:tabs>
        <w:rPr>
          <w:noProof/>
        </w:rPr>
      </w:pPr>
      <w:r>
        <w:rPr>
          <w:noProof/>
        </w:rPr>
        <w:t>Fn.rtn &lt;sexp&gt;|&lt;nexp&gt;, 78</w:t>
      </w:r>
    </w:p>
    <w:p w:rsidR="00F11A10" w:rsidRDefault="00F11A10">
      <w:pPr>
        <w:pStyle w:val="Index1"/>
        <w:tabs>
          <w:tab w:val="right" w:leader="dot" w:pos="9350"/>
        </w:tabs>
        <w:rPr>
          <w:noProof/>
        </w:rPr>
      </w:pPr>
      <w:r>
        <w:rPr>
          <w:noProof/>
        </w:rPr>
        <w:t>Font.clear, 94</w:t>
      </w:r>
    </w:p>
    <w:p w:rsidR="00F11A10" w:rsidRDefault="00F11A10">
      <w:pPr>
        <w:pStyle w:val="Index1"/>
        <w:tabs>
          <w:tab w:val="right" w:leader="dot" w:pos="9350"/>
        </w:tabs>
        <w:rPr>
          <w:noProof/>
        </w:rPr>
      </w:pPr>
      <w:r>
        <w:rPr>
          <w:noProof/>
        </w:rPr>
        <w:t>Font.delete {&lt;font_ptr_nexp&gt;}, 94</w:t>
      </w:r>
    </w:p>
    <w:p w:rsidR="00F11A10" w:rsidRDefault="00F11A10">
      <w:pPr>
        <w:pStyle w:val="Index1"/>
        <w:tabs>
          <w:tab w:val="right" w:leader="dot" w:pos="9350"/>
        </w:tabs>
        <w:rPr>
          <w:noProof/>
        </w:rPr>
      </w:pPr>
      <w:r>
        <w:rPr>
          <w:noProof/>
        </w:rPr>
        <w:t>Font.load &lt;font_ptr_nvar&gt;, &lt;filename_sexp&gt;, 93</w:t>
      </w:r>
    </w:p>
    <w:p w:rsidR="00F11A10" w:rsidRDefault="00F11A10">
      <w:pPr>
        <w:pStyle w:val="Index1"/>
        <w:tabs>
          <w:tab w:val="right" w:leader="dot" w:pos="9350"/>
        </w:tabs>
        <w:rPr>
          <w:noProof/>
        </w:rPr>
      </w:pPr>
      <w:r>
        <w:rPr>
          <w:noProof/>
        </w:rPr>
        <w:t>For &lt;nvar&gt; = &lt;nexp&gt; To &lt;nexp&gt; {Step &lt;nexp&gt;} / Next, 80</w:t>
      </w:r>
    </w:p>
    <w:p w:rsidR="00F11A10" w:rsidRDefault="00F11A10">
      <w:pPr>
        <w:pStyle w:val="Index1"/>
        <w:tabs>
          <w:tab w:val="right" w:leader="dot" w:pos="9350"/>
        </w:tabs>
        <w:rPr>
          <w:noProof/>
        </w:rPr>
      </w:pPr>
      <w:r w:rsidRPr="00E1695C">
        <w:rPr>
          <w:rFonts w:eastAsia="Times New Roman"/>
          <w:noProof/>
        </w:rPr>
        <w:t>FORMAT$(</w:t>
      </w:r>
      <w:r>
        <w:rPr>
          <w:noProof/>
        </w:rPr>
        <w:t>&lt;pattern_sexp&gt;</w:t>
      </w:r>
      <w:r w:rsidRPr="00E1695C">
        <w:rPr>
          <w:rFonts w:eastAsia="Times New Roman"/>
          <w:noProof/>
        </w:rPr>
        <w:t xml:space="preserve">, </w:t>
      </w:r>
      <w:r>
        <w:rPr>
          <w:noProof/>
        </w:rPr>
        <w:t>&lt;nexp&gt;</w:t>
      </w:r>
      <w:r w:rsidRPr="00E1695C">
        <w:rPr>
          <w:rFonts w:eastAsia="Times New Roman"/>
          <w:noProof/>
        </w:rPr>
        <w:t>)</w:t>
      </w:r>
      <w:r>
        <w:rPr>
          <w:noProof/>
        </w:rPr>
        <w:t>, 75</w:t>
      </w:r>
    </w:p>
    <w:p w:rsidR="00F11A10" w:rsidRDefault="00F11A10">
      <w:pPr>
        <w:pStyle w:val="Index1"/>
        <w:tabs>
          <w:tab w:val="right" w:leader="dot" w:pos="9350"/>
        </w:tabs>
        <w:rPr>
          <w:noProof/>
        </w:rPr>
      </w:pPr>
      <w:r>
        <w:rPr>
          <w:noProof/>
        </w:rPr>
        <w:t>FORMAT_USING$(&lt;locale_sexp&gt;, &lt;format_sexp&gt; { , &lt;exp&gt;}...), 75</w:t>
      </w:r>
    </w:p>
    <w:p w:rsidR="00F11A10" w:rsidRDefault="00F11A10">
      <w:pPr>
        <w:pStyle w:val="Index1"/>
        <w:tabs>
          <w:tab w:val="right" w:leader="dot" w:pos="9350"/>
        </w:tabs>
        <w:rPr>
          <w:noProof/>
        </w:rPr>
      </w:pPr>
      <w:r>
        <w:rPr>
          <w:noProof/>
        </w:rPr>
        <w:t>FRAC(&lt;nexp&gt;), 58</w:t>
      </w:r>
    </w:p>
    <w:p w:rsidR="00F11A10" w:rsidRDefault="00F11A10">
      <w:pPr>
        <w:pStyle w:val="Index1"/>
        <w:tabs>
          <w:tab w:val="right" w:leader="dot" w:pos="9350"/>
        </w:tabs>
        <w:rPr>
          <w:noProof/>
        </w:rPr>
      </w:pPr>
      <w:r>
        <w:rPr>
          <w:noProof/>
        </w:rPr>
        <w:t>Ftp.cd &lt;new_directory_sexp&gt;, 123</w:t>
      </w:r>
    </w:p>
    <w:p w:rsidR="00F11A10" w:rsidRDefault="00F11A10">
      <w:pPr>
        <w:pStyle w:val="Index1"/>
        <w:tabs>
          <w:tab w:val="right" w:leader="dot" w:pos="9350"/>
        </w:tabs>
        <w:rPr>
          <w:noProof/>
        </w:rPr>
      </w:pPr>
      <w:r>
        <w:rPr>
          <w:noProof/>
        </w:rPr>
        <w:t>Ftp.close, 122</w:t>
      </w:r>
    </w:p>
    <w:p w:rsidR="00F11A10" w:rsidRDefault="00F11A10">
      <w:pPr>
        <w:pStyle w:val="Index1"/>
        <w:tabs>
          <w:tab w:val="right" w:leader="dot" w:pos="9350"/>
        </w:tabs>
        <w:rPr>
          <w:noProof/>
        </w:rPr>
      </w:pPr>
      <w:r>
        <w:rPr>
          <w:noProof/>
        </w:rPr>
        <w:t>Ftp.delete &lt;filename_sexp&gt;, 123</w:t>
      </w:r>
    </w:p>
    <w:p w:rsidR="00F11A10" w:rsidRDefault="00F11A10">
      <w:pPr>
        <w:pStyle w:val="Index1"/>
        <w:tabs>
          <w:tab w:val="right" w:leader="dot" w:pos="9350"/>
        </w:tabs>
        <w:rPr>
          <w:noProof/>
        </w:rPr>
      </w:pPr>
      <w:r>
        <w:rPr>
          <w:noProof/>
        </w:rPr>
        <w:t>Ftp.dir &lt;list_nvar&gt;, 123</w:t>
      </w:r>
    </w:p>
    <w:p w:rsidR="00F11A10" w:rsidRDefault="00F11A10">
      <w:pPr>
        <w:pStyle w:val="Index1"/>
        <w:tabs>
          <w:tab w:val="right" w:leader="dot" w:pos="9350"/>
        </w:tabs>
        <w:rPr>
          <w:noProof/>
        </w:rPr>
      </w:pPr>
      <w:r>
        <w:rPr>
          <w:noProof/>
        </w:rPr>
        <w:t>Ftp.get &lt;source_sexp&gt;, &lt;destination_sexp&gt;, 123</w:t>
      </w:r>
    </w:p>
    <w:p w:rsidR="00F11A10" w:rsidRDefault="00F11A10">
      <w:pPr>
        <w:pStyle w:val="Index1"/>
        <w:tabs>
          <w:tab w:val="right" w:leader="dot" w:pos="9350"/>
        </w:tabs>
        <w:rPr>
          <w:noProof/>
        </w:rPr>
      </w:pPr>
      <w:r>
        <w:rPr>
          <w:noProof/>
        </w:rPr>
        <w:t>Ftp.mkdir &lt;directory_sexp&gt;, 124</w:t>
      </w:r>
    </w:p>
    <w:p w:rsidR="00F11A10" w:rsidRDefault="00F11A10">
      <w:pPr>
        <w:pStyle w:val="Index1"/>
        <w:tabs>
          <w:tab w:val="right" w:leader="dot" w:pos="9350"/>
        </w:tabs>
        <w:rPr>
          <w:noProof/>
        </w:rPr>
      </w:pPr>
      <w:r>
        <w:rPr>
          <w:noProof/>
        </w:rPr>
        <w:t>Ftp.open &lt;url_sexp&gt;, &lt;port_nexp&gt;, &lt;user_sexp&gt;, &lt;pw_sexp&gt;, 122</w:t>
      </w:r>
    </w:p>
    <w:p w:rsidR="00F11A10" w:rsidRDefault="00F11A10">
      <w:pPr>
        <w:pStyle w:val="Index1"/>
        <w:tabs>
          <w:tab w:val="right" w:leader="dot" w:pos="9350"/>
        </w:tabs>
        <w:rPr>
          <w:noProof/>
        </w:rPr>
      </w:pPr>
      <w:r>
        <w:rPr>
          <w:noProof/>
        </w:rPr>
        <w:t>Ftp.put &lt;source_sexp&gt;, &lt;destination_sexp&gt;, 122</w:t>
      </w:r>
    </w:p>
    <w:p w:rsidR="00F11A10" w:rsidRDefault="00F11A10">
      <w:pPr>
        <w:pStyle w:val="Index1"/>
        <w:tabs>
          <w:tab w:val="right" w:leader="dot" w:pos="9350"/>
        </w:tabs>
        <w:rPr>
          <w:noProof/>
        </w:rPr>
      </w:pPr>
      <w:r>
        <w:rPr>
          <w:noProof/>
        </w:rPr>
        <w:t>Ftp.rename &lt;old_filename_sexp&gt;, &lt;new_filename_sexp&gt;, 123</w:t>
      </w:r>
    </w:p>
    <w:p w:rsidR="00F11A10" w:rsidRDefault="00F11A10">
      <w:pPr>
        <w:pStyle w:val="Index1"/>
        <w:tabs>
          <w:tab w:val="right" w:leader="dot" w:pos="9350"/>
        </w:tabs>
        <w:rPr>
          <w:noProof/>
        </w:rPr>
      </w:pPr>
      <w:r>
        <w:rPr>
          <w:noProof/>
        </w:rPr>
        <w:t>Ftp.rmdir &lt;directory_sexp&gt;, 123</w:t>
      </w:r>
    </w:p>
    <w:p w:rsidR="00F11A10" w:rsidRDefault="00F11A10">
      <w:pPr>
        <w:pStyle w:val="Index1"/>
        <w:tabs>
          <w:tab w:val="right" w:leader="dot" w:pos="9350"/>
        </w:tabs>
        <w:rPr>
          <w:noProof/>
        </w:rPr>
      </w:pPr>
      <w:r>
        <w:rPr>
          <w:noProof/>
        </w:rPr>
        <w:t>GETERROR$(), 65</w:t>
      </w:r>
    </w:p>
    <w:p w:rsidR="00F11A10" w:rsidRDefault="00F11A10">
      <w:pPr>
        <w:pStyle w:val="Index1"/>
        <w:tabs>
          <w:tab w:val="right" w:leader="dot" w:pos="9350"/>
        </w:tabs>
        <w:rPr>
          <w:noProof/>
        </w:rPr>
      </w:pPr>
      <w:r>
        <w:rPr>
          <w:noProof/>
        </w:rPr>
        <w:t>GoSub &lt;index_nexp&gt;, &lt;label&gt;... / Return, 84</w:t>
      </w:r>
    </w:p>
    <w:p w:rsidR="00F11A10" w:rsidRDefault="00F11A10">
      <w:pPr>
        <w:pStyle w:val="Index1"/>
        <w:tabs>
          <w:tab w:val="right" w:leader="dot" w:pos="9350"/>
        </w:tabs>
        <w:rPr>
          <w:noProof/>
        </w:rPr>
      </w:pPr>
      <w:r>
        <w:rPr>
          <w:noProof/>
        </w:rPr>
        <w:t>GoSub &lt;label&gt; / Return, 84</w:t>
      </w:r>
    </w:p>
    <w:p w:rsidR="00F11A10" w:rsidRDefault="00F11A10">
      <w:pPr>
        <w:pStyle w:val="Index1"/>
        <w:tabs>
          <w:tab w:val="right" w:leader="dot" w:pos="9350"/>
        </w:tabs>
        <w:rPr>
          <w:noProof/>
        </w:rPr>
      </w:pPr>
      <w:r>
        <w:rPr>
          <w:noProof/>
        </w:rPr>
        <w:t>GoTo &lt;index_nexp&gt;, &lt;label&gt;..., 84</w:t>
      </w:r>
    </w:p>
    <w:p w:rsidR="00F11A10" w:rsidRDefault="00F11A10">
      <w:pPr>
        <w:pStyle w:val="Index1"/>
        <w:tabs>
          <w:tab w:val="right" w:leader="dot" w:pos="9350"/>
        </w:tabs>
        <w:rPr>
          <w:noProof/>
        </w:rPr>
      </w:pPr>
      <w:r>
        <w:rPr>
          <w:noProof/>
        </w:rPr>
        <w:t>GoTo &lt;label&gt;, 83</w:t>
      </w:r>
    </w:p>
    <w:p w:rsidR="00F11A10" w:rsidRDefault="00F11A10">
      <w:pPr>
        <w:pStyle w:val="Index1"/>
        <w:tabs>
          <w:tab w:val="right" w:leader="dot" w:pos="9350"/>
        </w:tabs>
        <w:rPr>
          <w:noProof/>
        </w:rPr>
      </w:pPr>
      <w:r>
        <w:rPr>
          <w:noProof/>
        </w:rPr>
        <w:t>Gps.accuracy &lt;nvar&gt;, 197</w:t>
      </w:r>
    </w:p>
    <w:p w:rsidR="00F11A10" w:rsidRDefault="00F11A10">
      <w:pPr>
        <w:pStyle w:val="Index1"/>
        <w:tabs>
          <w:tab w:val="right" w:leader="dot" w:pos="9350"/>
        </w:tabs>
        <w:rPr>
          <w:noProof/>
        </w:rPr>
      </w:pPr>
      <w:r>
        <w:rPr>
          <w:noProof/>
        </w:rPr>
        <w:t>Gps.altitude &lt;nvar&gt;, 197</w:t>
      </w:r>
    </w:p>
    <w:p w:rsidR="00F11A10" w:rsidRDefault="00F11A10">
      <w:pPr>
        <w:pStyle w:val="Index1"/>
        <w:tabs>
          <w:tab w:val="right" w:leader="dot" w:pos="9350"/>
        </w:tabs>
        <w:rPr>
          <w:noProof/>
        </w:rPr>
      </w:pPr>
      <w:r>
        <w:rPr>
          <w:noProof/>
        </w:rPr>
        <w:lastRenderedPageBreak/>
        <w:t>Gps.bearing &lt;nvar&gt;, 198</w:t>
      </w:r>
    </w:p>
    <w:p w:rsidR="00F11A10" w:rsidRDefault="00F11A10">
      <w:pPr>
        <w:pStyle w:val="Index1"/>
        <w:tabs>
          <w:tab w:val="right" w:leader="dot" w:pos="9350"/>
        </w:tabs>
        <w:rPr>
          <w:noProof/>
        </w:rPr>
      </w:pPr>
      <w:r>
        <w:rPr>
          <w:noProof/>
        </w:rPr>
        <w:t>Gps.close, 194</w:t>
      </w:r>
    </w:p>
    <w:p w:rsidR="00F11A10" w:rsidRDefault="00F11A10">
      <w:pPr>
        <w:pStyle w:val="Index1"/>
        <w:tabs>
          <w:tab w:val="right" w:leader="dot" w:pos="9350"/>
        </w:tabs>
        <w:rPr>
          <w:noProof/>
        </w:rPr>
      </w:pPr>
      <w:r>
        <w:rPr>
          <w:noProof/>
        </w:rPr>
        <w:t>Gps.latitude &lt;nvar&gt;, 197</w:t>
      </w:r>
    </w:p>
    <w:p w:rsidR="00F11A10" w:rsidRDefault="00F11A10">
      <w:pPr>
        <w:pStyle w:val="Index1"/>
        <w:tabs>
          <w:tab w:val="right" w:leader="dot" w:pos="9350"/>
        </w:tabs>
        <w:rPr>
          <w:noProof/>
        </w:rPr>
      </w:pPr>
      <w:r>
        <w:rPr>
          <w:noProof/>
        </w:rPr>
        <w:t>Gps.location {{&lt;time_nvar&gt;}, {&lt;prov_svar&gt;}, {&lt;count_nvar}, {&lt;acc_nvar&gt;}, {&lt;lat_nvar&gt;}, {&lt;long_nvar&gt;}, {&lt;alt_nvar&gt;}, {&lt;bear_nvar&gt;}, {&lt;speed_nvar&gt;}}, 196</w:t>
      </w:r>
    </w:p>
    <w:p w:rsidR="00F11A10" w:rsidRDefault="00F11A10">
      <w:pPr>
        <w:pStyle w:val="Index1"/>
        <w:tabs>
          <w:tab w:val="right" w:leader="dot" w:pos="9350"/>
        </w:tabs>
        <w:rPr>
          <w:noProof/>
        </w:rPr>
      </w:pPr>
      <w:r>
        <w:rPr>
          <w:noProof/>
        </w:rPr>
        <w:t>Gps.longitude &lt;nvar&gt;, 197</w:t>
      </w:r>
    </w:p>
    <w:p w:rsidR="00F11A10" w:rsidRDefault="00F11A10">
      <w:pPr>
        <w:pStyle w:val="Index1"/>
        <w:tabs>
          <w:tab w:val="right" w:leader="dot" w:pos="9350"/>
        </w:tabs>
        <w:rPr>
          <w:noProof/>
        </w:rPr>
      </w:pPr>
      <w:r>
        <w:rPr>
          <w:noProof/>
        </w:rPr>
        <w:t>Gps.open {{&lt;status_nvar&gt;},{&lt;time_nexp&gt;},{&lt;distance_nexp&gt;}}, 193</w:t>
      </w:r>
    </w:p>
    <w:p w:rsidR="00F11A10" w:rsidRDefault="00F11A10">
      <w:pPr>
        <w:pStyle w:val="Index1"/>
        <w:tabs>
          <w:tab w:val="right" w:leader="dot" w:pos="9350"/>
        </w:tabs>
        <w:rPr>
          <w:noProof/>
        </w:rPr>
      </w:pPr>
      <w:r>
        <w:rPr>
          <w:noProof/>
        </w:rPr>
        <w:t>Gps.provider &lt;svar&gt;, 197</w:t>
      </w:r>
    </w:p>
    <w:p w:rsidR="00F11A10" w:rsidRDefault="00F11A10">
      <w:pPr>
        <w:pStyle w:val="Index1"/>
        <w:tabs>
          <w:tab w:val="right" w:leader="dot" w:pos="9350"/>
        </w:tabs>
        <w:rPr>
          <w:noProof/>
        </w:rPr>
      </w:pPr>
      <w:r>
        <w:rPr>
          <w:noProof/>
        </w:rPr>
        <w:t>Gps.satellites {{&lt;count_nvar&gt;}, {&lt;sat_list_nexp&gt;}}, 197</w:t>
      </w:r>
    </w:p>
    <w:p w:rsidR="00F11A10" w:rsidRDefault="00F11A10">
      <w:pPr>
        <w:pStyle w:val="Index1"/>
        <w:tabs>
          <w:tab w:val="right" w:leader="dot" w:pos="9350"/>
        </w:tabs>
        <w:rPr>
          <w:noProof/>
        </w:rPr>
      </w:pPr>
      <w:r>
        <w:rPr>
          <w:noProof/>
        </w:rPr>
        <w:t>Gps.speed &lt;nvar&gt;, 198</w:t>
      </w:r>
    </w:p>
    <w:p w:rsidR="00F11A10" w:rsidRDefault="00F11A10">
      <w:pPr>
        <w:pStyle w:val="Index1"/>
        <w:tabs>
          <w:tab w:val="right" w:leader="dot" w:pos="9350"/>
        </w:tabs>
        <w:rPr>
          <w:noProof/>
        </w:rPr>
      </w:pPr>
      <w:r>
        <w:rPr>
          <w:noProof/>
        </w:rPr>
        <w:t>Gps.status {{&lt;status_var&gt;}, {&lt;infix_nvar&gt;},{inview_nvar}, {&lt;sat_list_nexp&gt;}}, 194</w:t>
      </w:r>
    </w:p>
    <w:p w:rsidR="00F11A10" w:rsidRDefault="00F11A10">
      <w:pPr>
        <w:pStyle w:val="Index1"/>
        <w:tabs>
          <w:tab w:val="right" w:leader="dot" w:pos="9350"/>
        </w:tabs>
        <w:rPr>
          <w:noProof/>
        </w:rPr>
      </w:pPr>
      <w:r>
        <w:rPr>
          <w:noProof/>
        </w:rPr>
        <w:t>Gps.time &lt;nvar&gt;, 197</w:t>
      </w:r>
    </w:p>
    <w:p w:rsidR="00F11A10" w:rsidRDefault="00F11A10">
      <w:pPr>
        <w:pStyle w:val="Index1"/>
        <w:tabs>
          <w:tab w:val="right" w:leader="dot" w:pos="9350"/>
        </w:tabs>
        <w:rPr>
          <w:noProof/>
        </w:rPr>
      </w:pPr>
      <w:r>
        <w:rPr>
          <w:noProof/>
        </w:rPr>
        <w:t>Gr.arc &lt;obj_nvar&gt;, left, top, right, bottom, start_angle, sweep_angle, fill_mode, 164</w:t>
      </w:r>
    </w:p>
    <w:p w:rsidR="00F11A10" w:rsidRDefault="00F11A10">
      <w:pPr>
        <w:pStyle w:val="Index1"/>
        <w:tabs>
          <w:tab w:val="right" w:leader="dot" w:pos="9350"/>
        </w:tabs>
        <w:rPr>
          <w:noProof/>
        </w:rPr>
      </w:pPr>
      <w:r>
        <w:rPr>
          <w:noProof/>
        </w:rPr>
        <w:t>Gr.bitmap.create &lt;bitmap_ptr_nvar&gt;, width, height, 176</w:t>
      </w:r>
    </w:p>
    <w:p w:rsidR="00F11A10" w:rsidRDefault="00F11A10">
      <w:pPr>
        <w:pStyle w:val="Index1"/>
        <w:tabs>
          <w:tab w:val="right" w:leader="dot" w:pos="9350"/>
        </w:tabs>
        <w:rPr>
          <w:noProof/>
        </w:rPr>
      </w:pPr>
      <w:r>
        <w:rPr>
          <w:noProof/>
        </w:rPr>
        <w:t>Gr.bitmap.crop &lt;new_bitmap_ptr_nvar&gt;, &lt;source_bitmap_ptr_nexp&gt;, &lt;x_nexp&gt;, &lt;y_nexp&gt;, &lt;width_nexp&gt;, &lt;height_nexp&gt;, 177</w:t>
      </w:r>
    </w:p>
    <w:p w:rsidR="00F11A10" w:rsidRDefault="00F11A10">
      <w:pPr>
        <w:pStyle w:val="Index1"/>
        <w:tabs>
          <w:tab w:val="right" w:leader="dot" w:pos="9350"/>
        </w:tabs>
        <w:rPr>
          <w:noProof/>
        </w:rPr>
      </w:pPr>
      <w:r>
        <w:rPr>
          <w:noProof/>
        </w:rPr>
        <w:t>Gr.bitmap.delete &lt;bitmap_ptr_nexp&gt;, 177</w:t>
      </w:r>
    </w:p>
    <w:p w:rsidR="00F11A10" w:rsidRDefault="00F11A10">
      <w:pPr>
        <w:pStyle w:val="Index1"/>
        <w:tabs>
          <w:tab w:val="right" w:leader="dot" w:pos="9350"/>
        </w:tabs>
        <w:rPr>
          <w:noProof/>
        </w:rPr>
      </w:pPr>
      <w:r>
        <w:rPr>
          <w:noProof/>
        </w:rPr>
        <w:t>Gr.bitmap.draw &lt;object_ptr_nvar&gt;, &lt;bitmap_ptr_nexp&gt;, x , y, 178</w:t>
      </w:r>
    </w:p>
    <w:p w:rsidR="00F11A10" w:rsidRDefault="00F11A10">
      <w:pPr>
        <w:pStyle w:val="Index1"/>
        <w:tabs>
          <w:tab w:val="right" w:leader="dot" w:pos="9350"/>
        </w:tabs>
        <w:rPr>
          <w:noProof/>
        </w:rPr>
      </w:pPr>
      <w:r>
        <w:rPr>
          <w:noProof/>
        </w:rPr>
        <w:t>Gr.bitmap.drawinto.end, 179</w:t>
      </w:r>
    </w:p>
    <w:p w:rsidR="00F11A10" w:rsidRDefault="00F11A10">
      <w:pPr>
        <w:pStyle w:val="Index1"/>
        <w:tabs>
          <w:tab w:val="right" w:leader="dot" w:pos="9350"/>
        </w:tabs>
        <w:rPr>
          <w:noProof/>
        </w:rPr>
      </w:pPr>
      <w:r>
        <w:rPr>
          <w:noProof/>
        </w:rPr>
        <w:t>Gr.bitmap.drawinto.start &lt;bitmap_ptr_nexp&gt;, 179</w:t>
      </w:r>
    </w:p>
    <w:p w:rsidR="00F11A10" w:rsidRDefault="00F11A10">
      <w:pPr>
        <w:pStyle w:val="Index1"/>
        <w:tabs>
          <w:tab w:val="right" w:leader="dot" w:pos="9350"/>
        </w:tabs>
        <w:rPr>
          <w:noProof/>
        </w:rPr>
      </w:pPr>
      <w:r>
        <w:rPr>
          <w:noProof/>
        </w:rPr>
        <w:t>Gr.bitmap.fill &lt;bitmap_ptr_nexp&gt;, &lt;x_nexp&gt;, &lt;y_nexp&gt;, 178</w:t>
      </w:r>
    </w:p>
    <w:p w:rsidR="00F11A10" w:rsidRDefault="00F11A10">
      <w:pPr>
        <w:pStyle w:val="Index1"/>
        <w:tabs>
          <w:tab w:val="right" w:leader="dot" w:pos="9350"/>
        </w:tabs>
        <w:rPr>
          <w:noProof/>
        </w:rPr>
      </w:pPr>
      <w:r>
        <w:rPr>
          <w:noProof/>
        </w:rPr>
        <w:t>Gr.bitmap.load &lt;bitmap_ptr_nvar&gt;, &lt;file_name_sexp&gt;, 176</w:t>
      </w:r>
    </w:p>
    <w:p w:rsidR="00F11A10" w:rsidRDefault="00F11A10">
      <w:pPr>
        <w:pStyle w:val="Index1"/>
        <w:tabs>
          <w:tab w:val="right" w:leader="dot" w:pos="9350"/>
        </w:tabs>
        <w:rPr>
          <w:noProof/>
        </w:rPr>
      </w:pPr>
      <w:r>
        <w:rPr>
          <w:noProof/>
        </w:rPr>
        <w:t>Gr.bitmap.save &lt;bitmap_ptr_nvar&gt;, &lt;filename_sexp&gt;{, &lt;quality_nexp&gt;}, 178</w:t>
      </w:r>
    </w:p>
    <w:p w:rsidR="00F11A10" w:rsidRDefault="00F11A10">
      <w:pPr>
        <w:pStyle w:val="Index1"/>
        <w:tabs>
          <w:tab w:val="right" w:leader="dot" w:pos="9350"/>
        </w:tabs>
        <w:rPr>
          <w:noProof/>
        </w:rPr>
      </w:pPr>
      <w:r>
        <w:rPr>
          <w:noProof/>
        </w:rPr>
        <w:t>Gr.bitmap.scale &lt;new_bitmap_ptr_nvar&gt;, &lt;bitmap_ptr_nexp&gt;, width, height {, &lt;smoothing_lexp&gt; }, 177</w:t>
      </w:r>
    </w:p>
    <w:p w:rsidR="00F11A10" w:rsidRDefault="00F11A10">
      <w:pPr>
        <w:pStyle w:val="Index1"/>
        <w:tabs>
          <w:tab w:val="right" w:leader="dot" w:pos="9350"/>
        </w:tabs>
        <w:rPr>
          <w:noProof/>
        </w:rPr>
      </w:pPr>
      <w:r>
        <w:rPr>
          <w:noProof/>
        </w:rPr>
        <w:t>Gr.bitmap.size &lt;bitmap_ptr_nexp&gt;, width, height, 177</w:t>
      </w:r>
    </w:p>
    <w:p w:rsidR="00F11A10" w:rsidRDefault="00F11A10">
      <w:pPr>
        <w:pStyle w:val="Index1"/>
        <w:tabs>
          <w:tab w:val="right" w:leader="dot" w:pos="9350"/>
        </w:tabs>
        <w:rPr>
          <w:noProof/>
        </w:rPr>
      </w:pPr>
      <w:r>
        <w:rPr>
          <w:noProof/>
        </w:rPr>
        <w:t>Gr.bounded.touch touched, left, top, right, bottom, 169</w:t>
      </w:r>
    </w:p>
    <w:p w:rsidR="00F11A10" w:rsidRDefault="00F11A10">
      <w:pPr>
        <w:pStyle w:val="Index1"/>
        <w:tabs>
          <w:tab w:val="right" w:leader="dot" w:pos="9350"/>
        </w:tabs>
        <w:rPr>
          <w:noProof/>
        </w:rPr>
      </w:pPr>
      <w:r>
        <w:rPr>
          <w:noProof/>
        </w:rPr>
        <w:t>Gr.bounded.touch2 touched, left, top, right, bottom, 169</w:t>
      </w:r>
    </w:p>
    <w:p w:rsidR="00F11A10" w:rsidRDefault="00F11A10">
      <w:pPr>
        <w:pStyle w:val="Index1"/>
        <w:tabs>
          <w:tab w:val="right" w:leader="dot" w:pos="9350"/>
        </w:tabs>
        <w:rPr>
          <w:noProof/>
        </w:rPr>
      </w:pPr>
      <w:r>
        <w:rPr>
          <w:noProof/>
        </w:rPr>
        <w:t>Gr.brightness &lt;nexp&gt;, 163</w:t>
      </w:r>
    </w:p>
    <w:p w:rsidR="00F11A10" w:rsidRDefault="00F11A10">
      <w:pPr>
        <w:pStyle w:val="Index1"/>
        <w:tabs>
          <w:tab w:val="right" w:leader="dot" w:pos="9350"/>
        </w:tabs>
        <w:rPr>
          <w:noProof/>
        </w:rPr>
      </w:pPr>
      <w:r>
        <w:rPr>
          <w:noProof/>
        </w:rPr>
        <w:t>Gr.camera.autoshoot &lt;bm_ptr_nvar&gt;{, &lt;flash_ mode_nexp&gt; {, focus_mode_nexp} }, 182</w:t>
      </w:r>
    </w:p>
    <w:p w:rsidR="00F11A10" w:rsidRDefault="00F11A10">
      <w:pPr>
        <w:pStyle w:val="Index1"/>
        <w:tabs>
          <w:tab w:val="right" w:leader="dot" w:pos="9350"/>
        </w:tabs>
        <w:rPr>
          <w:noProof/>
        </w:rPr>
      </w:pPr>
      <w:r>
        <w:rPr>
          <w:noProof/>
        </w:rPr>
        <w:t>Gr.camera.manualShoot &lt;bm_ptr_nvar&gt;{, &lt;flash_ mode_nexp&gt; {, focus_mode_nexp} }, 182</w:t>
      </w:r>
    </w:p>
    <w:p w:rsidR="00F11A10" w:rsidRDefault="00F11A10">
      <w:pPr>
        <w:pStyle w:val="Index1"/>
        <w:tabs>
          <w:tab w:val="right" w:leader="dot" w:pos="9350"/>
        </w:tabs>
        <w:rPr>
          <w:noProof/>
        </w:rPr>
      </w:pPr>
      <w:r>
        <w:rPr>
          <w:noProof/>
        </w:rPr>
        <w:t>Gr.camera.select 1|2, 181</w:t>
      </w:r>
    </w:p>
    <w:p w:rsidR="00F11A10" w:rsidRDefault="00F11A10">
      <w:pPr>
        <w:pStyle w:val="Index1"/>
        <w:tabs>
          <w:tab w:val="right" w:leader="dot" w:pos="9350"/>
        </w:tabs>
        <w:rPr>
          <w:noProof/>
        </w:rPr>
      </w:pPr>
      <w:r>
        <w:rPr>
          <w:noProof/>
        </w:rPr>
        <w:t>Gr.camera.shoot &lt;bm_ptr_nvar&gt;, 181</w:t>
      </w:r>
    </w:p>
    <w:p w:rsidR="00F11A10" w:rsidRDefault="00F11A10">
      <w:pPr>
        <w:pStyle w:val="Index1"/>
        <w:tabs>
          <w:tab w:val="right" w:leader="dot" w:pos="9350"/>
        </w:tabs>
        <w:rPr>
          <w:noProof/>
        </w:rPr>
      </w:pPr>
      <w:r>
        <w:rPr>
          <w:noProof/>
        </w:rPr>
        <w:t>Gr.circle &lt;obj_nvar&gt;, x, y, radius, 164</w:t>
      </w:r>
    </w:p>
    <w:p w:rsidR="00F11A10" w:rsidRDefault="00F11A10">
      <w:pPr>
        <w:pStyle w:val="Index1"/>
        <w:tabs>
          <w:tab w:val="right" w:leader="dot" w:pos="9350"/>
        </w:tabs>
        <w:rPr>
          <w:noProof/>
        </w:rPr>
      </w:pPr>
      <w:r>
        <w:rPr>
          <w:noProof/>
        </w:rPr>
        <w:t>Gr.clip &lt;object__ptr_nexp&gt;, &lt;left_nexp&gt;,&lt;top_nexp&gt;, &lt;right_nexp&gt;, &lt;bottom_nexp&gt;{, &lt;RO_nexp&gt;}, 186</w:t>
      </w:r>
    </w:p>
    <w:p w:rsidR="00F11A10" w:rsidRDefault="00F11A10">
      <w:pPr>
        <w:pStyle w:val="Index1"/>
        <w:tabs>
          <w:tab w:val="right" w:leader="dot" w:pos="9350"/>
        </w:tabs>
        <w:rPr>
          <w:noProof/>
        </w:rPr>
      </w:pPr>
      <w:r>
        <w:rPr>
          <w:noProof/>
        </w:rPr>
        <w:t>Gr.close, 162</w:t>
      </w:r>
    </w:p>
    <w:p w:rsidR="00F11A10" w:rsidRDefault="00F11A10">
      <w:pPr>
        <w:pStyle w:val="Index1"/>
        <w:tabs>
          <w:tab w:val="right" w:leader="dot" w:pos="9350"/>
        </w:tabs>
        <w:rPr>
          <w:noProof/>
        </w:rPr>
      </w:pPr>
      <w:r>
        <w:rPr>
          <w:noProof/>
        </w:rPr>
        <w:t>Gr.cls, 162</w:t>
      </w:r>
    </w:p>
    <w:p w:rsidR="00F11A10" w:rsidRDefault="00F11A10">
      <w:pPr>
        <w:pStyle w:val="Index1"/>
        <w:tabs>
          <w:tab w:val="right" w:leader="dot" w:pos="9350"/>
        </w:tabs>
        <w:rPr>
          <w:noProof/>
        </w:rPr>
      </w:pPr>
      <w:r>
        <w:rPr>
          <w:noProof/>
        </w:rPr>
        <w:t>Gr.color {{alpha}{, red}{, green}{, blue}{, style}{, paint}}, 158</w:t>
      </w:r>
    </w:p>
    <w:p w:rsidR="00F11A10" w:rsidRDefault="00F11A10">
      <w:pPr>
        <w:pStyle w:val="Index1"/>
        <w:tabs>
          <w:tab w:val="right" w:leader="dot" w:pos="9350"/>
        </w:tabs>
        <w:rPr>
          <w:noProof/>
        </w:rPr>
      </w:pPr>
      <w:r>
        <w:rPr>
          <w:noProof/>
        </w:rPr>
        <w:t>Gr.front flag, 162</w:t>
      </w:r>
    </w:p>
    <w:p w:rsidR="00F11A10" w:rsidRDefault="00F11A10">
      <w:pPr>
        <w:pStyle w:val="Index1"/>
        <w:tabs>
          <w:tab w:val="right" w:leader="dot" w:pos="9350"/>
        </w:tabs>
        <w:rPr>
          <w:noProof/>
        </w:rPr>
      </w:pPr>
      <w:r>
        <w:rPr>
          <w:noProof/>
        </w:rPr>
        <w:t>Gr.get.bmpixel &lt;bitmap_ptr_nvar&gt;, x, y, alpha, red, green, blue, 178</w:t>
      </w:r>
    </w:p>
    <w:p w:rsidR="00F11A10" w:rsidRDefault="00F11A10">
      <w:pPr>
        <w:pStyle w:val="Index1"/>
        <w:tabs>
          <w:tab w:val="right" w:leader="dot" w:pos="9350"/>
        </w:tabs>
        <w:rPr>
          <w:noProof/>
        </w:rPr>
      </w:pPr>
      <w:r>
        <w:rPr>
          <w:noProof/>
        </w:rPr>
        <w:t>Gr.get.params &lt;object_ptr_nexp&gt;, &lt;param_array$[]&gt;, 183</w:t>
      </w:r>
    </w:p>
    <w:p w:rsidR="00F11A10" w:rsidRDefault="00F11A10">
      <w:pPr>
        <w:pStyle w:val="Index1"/>
        <w:tabs>
          <w:tab w:val="right" w:leader="dot" w:pos="9350"/>
        </w:tabs>
        <w:rPr>
          <w:noProof/>
        </w:rPr>
      </w:pPr>
      <w:r>
        <w:rPr>
          <w:noProof/>
        </w:rPr>
        <w:t>Gr.get.pixel x, y, alpha, red, green, blue, 183</w:t>
      </w:r>
    </w:p>
    <w:p w:rsidR="00F11A10" w:rsidRDefault="00F11A10">
      <w:pPr>
        <w:pStyle w:val="Index1"/>
        <w:tabs>
          <w:tab w:val="right" w:leader="dot" w:pos="9350"/>
        </w:tabs>
        <w:rPr>
          <w:noProof/>
        </w:rPr>
      </w:pPr>
      <w:r>
        <w:rPr>
          <w:noProof/>
        </w:rPr>
        <w:t>Gr.get.position &lt;object_ptr_nexp&gt;, x, y, 184</w:t>
      </w:r>
    </w:p>
    <w:p w:rsidR="00F11A10" w:rsidRDefault="00F11A10">
      <w:pPr>
        <w:pStyle w:val="Index1"/>
        <w:tabs>
          <w:tab w:val="right" w:leader="dot" w:pos="9350"/>
        </w:tabs>
        <w:rPr>
          <w:noProof/>
        </w:rPr>
      </w:pPr>
      <w:r>
        <w:rPr>
          <w:noProof/>
        </w:rPr>
        <w:t>Gr.get.textbounds &lt;exp&gt;, left, top, right, bottom, 174</w:t>
      </w:r>
    </w:p>
    <w:p w:rsidR="00F11A10" w:rsidRDefault="00F11A10">
      <w:pPr>
        <w:pStyle w:val="Index1"/>
        <w:tabs>
          <w:tab w:val="right" w:leader="dot" w:pos="9350"/>
        </w:tabs>
        <w:rPr>
          <w:noProof/>
        </w:rPr>
      </w:pPr>
      <w:r>
        <w:rPr>
          <w:noProof/>
        </w:rPr>
        <w:t>Gr.get.type &lt;object_ptr_nexp&gt;, &lt;type_svar&gt;, 183</w:t>
      </w:r>
    </w:p>
    <w:p w:rsidR="00F11A10" w:rsidRDefault="00F11A10">
      <w:pPr>
        <w:pStyle w:val="Index1"/>
        <w:tabs>
          <w:tab w:val="right" w:leader="dot" w:pos="9350"/>
        </w:tabs>
        <w:rPr>
          <w:noProof/>
        </w:rPr>
      </w:pPr>
      <w:r>
        <w:rPr>
          <w:noProof/>
        </w:rPr>
        <w:t>Gr.get.value &lt;object_ptr_nexp&gt; {, &lt;tag_sexp&gt;, &lt;value_nvar | value_svar&gt;}..., 184</w:t>
      </w:r>
    </w:p>
    <w:p w:rsidR="00F11A10" w:rsidRDefault="00F11A10">
      <w:pPr>
        <w:pStyle w:val="Index1"/>
        <w:tabs>
          <w:tab w:val="right" w:leader="dot" w:pos="9350"/>
        </w:tabs>
        <w:rPr>
          <w:noProof/>
        </w:rPr>
      </w:pPr>
      <w:r>
        <w:rPr>
          <w:noProof/>
        </w:rPr>
        <w:t>Gr.getDL &lt;dl_array[]&gt; {, &lt;keep_all_objects_lexp&gt; }, 188</w:t>
      </w:r>
    </w:p>
    <w:p w:rsidR="00F11A10" w:rsidRDefault="00F11A10">
      <w:pPr>
        <w:pStyle w:val="Index1"/>
        <w:tabs>
          <w:tab w:val="right" w:leader="dot" w:pos="9350"/>
        </w:tabs>
        <w:rPr>
          <w:noProof/>
        </w:rPr>
      </w:pPr>
      <w:r>
        <w:rPr>
          <w:noProof/>
        </w:rPr>
        <w:t>Gr.group &lt;object_number_nvar&gt;{, &lt;obj_nexp&gt;}..., 167</w:t>
      </w:r>
    </w:p>
    <w:p w:rsidR="00F11A10" w:rsidRDefault="00F11A10">
      <w:pPr>
        <w:pStyle w:val="Index1"/>
        <w:tabs>
          <w:tab w:val="right" w:leader="dot" w:pos="9350"/>
        </w:tabs>
        <w:rPr>
          <w:noProof/>
        </w:rPr>
      </w:pPr>
      <w:r>
        <w:rPr>
          <w:noProof/>
        </w:rPr>
        <w:t>Gr.group.getDL &lt;object_number_nvar&gt;, 167</w:t>
      </w:r>
    </w:p>
    <w:p w:rsidR="00F11A10" w:rsidRDefault="00F11A10">
      <w:pPr>
        <w:pStyle w:val="Index1"/>
        <w:tabs>
          <w:tab w:val="right" w:leader="dot" w:pos="9350"/>
        </w:tabs>
        <w:rPr>
          <w:noProof/>
        </w:rPr>
      </w:pPr>
      <w:r>
        <w:rPr>
          <w:noProof/>
        </w:rPr>
        <w:lastRenderedPageBreak/>
        <w:t>Gr.group.list &lt;object_number_nvar&gt;, &lt;list_ptr_nexp&gt;, 167</w:t>
      </w:r>
    </w:p>
    <w:p w:rsidR="00F11A10" w:rsidRDefault="00F11A10">
      <w:pPr>
        <w:pStyle w:val="Index1"/>
        <w:tabs>
          <w:tab w:val="right" w:leader="dot" w:pos="9350"/>
        </w:tabs>
        <w:rPr>
          <w:noProof/>
        </w:rPr>
      </w:pPr>
      <w:r>
        <w:rPr>
          <w:noProof/>
        </w:rPr>
        <w:t>Gr.group.newDL &lt;object_number_nvar&gt;, 168</w:t>
      </w:r>
    </w:p>
    <w:p w:rsidR="00F11A10" w:rsidRDefault="00F11A10">
      <w:pPr>
        <w:pStyle w:val="Index1"/>
        <w:tabs>
          <w:tab w:val="right" w:leader="dot" w:pos="9350"/>
        </w:tabs>
        <w:rPr>
          <w:noProof/>
        </w:rPr>
      </w:pPr>
      <w:r>
        <w:rPr>
          <w:noProof/>
        </w:rPr>
        <w:t>Gr.hide &lt;object_number_nexp&gt;, 168</w:t>
      </w:r>
    </w:p>
    <w:p w:rsidR="00F11A10" w:rsidRDefault="00F11A10">
      <w:pPr>
        <w:pStyle w:val="Index1"/>
        <w:tabs>
          <w:tab w:val="right" w:leader="dot" w:pos="9350"/>
        </w:tabs>
        <w:rPr>
          <w:noProof/>
        </w:rPr>
      </w:pPr>
      <w:r>
        <w:rPr>
          <w:noProof/>
        </w:rPr>
        <w:t>Gr.line &lt;obj_nvar&gt;, x1, y1, x2, y2, 163</w:t>
      </w:r>
    </w:p>
    <w:p w:rsidR="00F11A10" w:rsidRDefault="00F11A10">
      <w:pPr>
        <w:pStyle w:val="Index1"/>
        <w:tabs>
          <w:tab w:val="right" w:leader="dot" w:pos="9350"/>
        </w:tabs>
        <w:rPr>
          <w:noProof/>
        </w:rPr>
      </w:pPr>
      <w:r>
        <w:rPr>
          <w:noProof/>
        </w:rPr>
        <w:t>Gr.modify &lt;object_ptr_nexp&gt; {, &lt;tag_sexp&gt;, &lt;value_nexp | value_sexp&gt;}..., 184</w:t>
      </w:r>
    </w:p>
    <w:p w:rsidR="00F11A10" w:rsidRDefault="00F11A10">
      <w:pPr>
        <w:pStyle w:val="Index1"/>
        <w:tabs>
          <w:tab w:val="right" w:leader="dot" w:pos="9350"/>
        </w:tabs>
        <w:rPr>
          <w:noProof/>
        </w:rPr>
      </w:pPr>
      <w:r>
        <w:rPr>
          <w:noProof/>
        </w:rPr>
        <w:t>Gr.move &lt;object_ptr_nexp&gt;{{, dx}{, dy}}, 184</w:t>
      </w:r>
    </w:p>
    <w:p w:rsidR="00F11A10" w:rsidRDefault="00F11A10">
      <w:pPr>
        <w:pStyle w:val="Index1"/>
        <w:tabs>
          <w:tab w:val="right" w:leader="dot" w:pos="9350"/>
        </w:tabs>
        <w:rPr>
          <w:noProof/>
        </w:rPr>
      </w:pPr>
      <w:r>
        <w:rPr>
          <w:noProof/>
        </w:rPr>
        <w:t>Gr.newDL &lt;dl_array[{&lt;start&gt;,&lt;length&gt;}]&gt;, 187</w:t>
      </w:r>
    </w:p>
    <w:p w:rsidR="00F11A10" w:rsidRDefault="00F11A10">
      <w:pPr>
        <w:pStyle w:val="Index1"/>
        <w:tabs>
          <w:tab w:val="right" w:leader="dot" w:pos="9350"/>
        </w:tabs>
        <w:rPr>
          <w:noProof/>
        </w:rPr>
      </w:pPr>
      <w:r>
        <w:rPr>
          <w:noProof/>
        </w:rPr>
        <w:t>Gr.onGrTouch.resume, 169</w:t>
      </w:r>
    </w:p>
    <w:p w:rsidR="00F11A10" w:rsidRDefault="00F11A10">
      <w:pPr>
        <w:pStyle w:val="Index1"/>
        <w:tabs>
          <w:tab w:val="right" w:leader="dot" w:pos="9350"/>
        </w:tabs>
        <w:rPr>
          <w:noProof/>
        </w:rPr>
      </w:pPr>
      <w:r>
        <w:rPr>
          <w:noProof/>
        </w:rPr>
        <w:t>Gr.open {{alpha}{, red}{, green}{, blue}{, &lt;ShowStatusBar_lexp&gt;}{, &lt;Orientation_nexp&gt;}}, 158</w:t>
      </w:r>
    </w:p>
    <w:p w:rsidR="00F11A10" w:rsidRDefault="00F11A10">
      <w:pPr>
        <w:pStyle w:val="Index1"/>
        <w:tabs>
          <w:tab w:val="right" w:leader="dot" w:pos="9350"/>
        </w:tabs>
        <w:rPr>
          <w:noProof/>
        </w:rPr>
      </w:pPr>
      <w:r>
        <w:rPr>
          <w:noProof/>
        </w:rPr>
        <w:t>Gr.orientation &lt;nexp&gt;, 160</w:t>
      </w:r>
    </w:p>
    <w:p w:rsidR="00F11A10" w:rsidRDefault="00F11A10">
      <w:pPr>
        <w:pStyle w:val="Index1"/>
        <w:tabs>
          <w:tab w:val="right" w:leader="dot" w:pos="9350"/>
        </w:tabs>
        <w:rPr>
          <w:noProof/>
        </w:rPr>
      </w:pPr>
      <w:r>
        <w:rPr>
          <w:noProof/>
        </w:rPr>
        <w:t>Gr.oval &lt;obj_nvar&gt;, left, top, right, bottom, 164</w:t>
      </w:r>
    </w:p>
    <w:p w:rsidR="00F11A10" w:rsidRDefault="00F11A10">
      <w:pPr>
        <w:pStyle w:val="Index1"/>
        <w:tabs>
          <w:tab w:val="right" w:leader="dot" w:pos="9350"/>
        </w:tabs>
        <w:rPr>
          <w:noProof/>
        </w:rPr>
      </w:pPr>
      <w:r>
        <w:rPr>
          <w:noProof/>
        </w:rPr>
        <w:t>Gr.paint.copy {{&lt;src_nexp&gt;}{, &lt;dst_nexp&gt;}}, 179</w:t>
      </w:r>
    </w:p>
    <w:p w:rsidR="00F11A10" w:rsidRDefault="00F11A10">
      <w:pPr>
        <w:pStyle w:val="Index1"/>
        <w:tabs>
          <w:tab w:val="right" w:leader="dot" w:pos="9350"/>
        </w:tabs>
        <w:rPr>
          <w:noProof/>
        </w:rPr>
      </w:pPr>
      <w:r>
        <w:rPr>
          <w:noProof/>
        </w:rPr>
        <w:t>Gr.paint.get &lt;object_ptr_nvar&gt;, 179</w:t>
      </w:r>
    </w:p>
    <w:p w:rsidR="00F11A10" w:rsidRDefault="00F11A10">
      <w:pPr>
        <w:pStyle w:val="Index1"/>
        <w:tabs>
          <w:tab w:val="right" w:leader="dot" w:pos="9350"/>
        </w:tabs>
        <w:rPr>
          <w:noProof/>
        </w:rPr>
      </w:pPr>
      <w:r>
        <w:rPr>
          <w:noProof/>
        </w:rPr>
        <w:t>Gr.paint.reset {&lt;nexp&gt;}, 180</w:t>
      </w:r>
    </w:p>
    <w:p w:rsidR="00F11A10" w:rsidRDefault="00F11A10">
      <w:pPr>
        <w:pStyle w:val="Index1"/>
        <w:tabs>
          <w:tab w:val="right" w:leader="dot" w:pos="9350"/>
        </w:tabs>
        <w:rPr>
          <w:noProof/>
        </w:rPr>
      </w:pPr>
      <w:r>
        <w:rPr>
          <w:noProof/>
        </w:rPr>
        <w:t>Gr.point &lt;obj_nvar&gt;, x, y, 163</w:t>
      </w:r>
    </w:p>
    <w:p w:rsidR="00F11A10" w:rsidRDefault="00F11A10">
      <w:pPr>
        <w:pStyle w:val="Index1"/>
        <w:tabs>
          <w:tab w:val="right" w:leader="dot" w:pos="9350"/>
        </w:tabs>
        <w:rPr>
          <w:noProof/>
        </w:rPr>
      </w:pPr>
      <w:r>
        <w:rPr>
          <w:noProof/>
        </w:rPr>
        <w:t>Gr.poly &lt;obj_nvar&gt;, list_pointer {,x,y}, 165</w:t>
      </w:r>
    </w:p>
    <w:p w:rsidR="00F11A10" w:rsidRDefault="00F11A10">
      <w:pPr>
        <w:pStyle w:val="Index1"/>
        <w:tabs>
          <w:tab w:val="right" w:leader="dot" w:pos="9350"/>
        </w:tabs>
        <w:rPr>
          <w:noProof/>
        </w:rPr>
      </w:pPr>
      <w:r>
        <w:rPr>
          <w:noProof/>
        </w:rPr>
        <w:t>Gr.rect &lt;obj_nvar&gt;, left, top, right, bottom, 164</w:t>
      </w:r>
    </w:p>
    <w:p w:rsidR="00F11A10" w:rsidRDefault="00F11A10">
      <w:pPr>
        <w:pStyle w:val="Index1"/>
        <w:tabs>
          <w:tab w:val="right" w:leader="dot" w:pos="9350"/>
        </w:tabs>
        <w:rPr>
          <w:noProof/>
        </w:rPr>
      </w:pPr>
      <w:r>
        <w:rPr>
          <w:noProof/>
        </w:rPr>
        <w:t>Gr.render, 161</w:t>
      </w:r>
    </w:p>
    <w:p w:rsidR="00F11A10" w:rsidRDefault="00F11A10">
      <w:pPr>
        <w:pStyle w:val="Index1"/>
        <w:tabs>
          <w:tab w:val="right" w:leader="dot" w:pos="9350"/>
        </w:tabs>
        <w:rPr>
          <w:noProof/>
        </w:rPr>
      </w:pPr>
      <w:r>
        <w:rPr>
          <w:noProof/>
        </w:rPr>
        <w:t>Gr.rotate.end {&lt;obj_nvar&gt;}, 180</w:t>
      </w:r>
    </w:p>
    <w:p w:rsidR="00F11A10" w:rsidRDefault="00F11A10">
      <w:pPr>
        <w:pStyle w:val="Index1"/>
        <w:tabs>
          <w:tab w:val="right" w:leader="dot" w:pos="9350"/>
        </w:tabs>
        <w:rPr>
          <w:noProof/>
        </w:rPr>
      </w:pPr>
      <w:r>
        <w:rPr>
          <w:noProof/>
        </w:rPr>
        <w:t>Gr.rotate.start angle, x, y{,&lt;obj_nvar&gt;}, 180</w:t>
      </w:r>
    </w:p>
    <w:p w:rsidR="00F11A10" w:rsidRDefault="00F11A10">
      <w:pPr>
        <w:pStyle w:val="Index1"/>
        <w:tabs>
          <w:tab w:val="right" w:leader="dot" w:pos="9350"/>
        </w:tabs>
        <w:rPr>
          <w:noProof/>
        </w:rPr>
      </w:pPr>
      <w:r>
        <w:rPr>
          <w:noProof/>
        </w:rPr>
        <w:t>Gr.save &lt;filename_sexp&gt; {,&lt;quality_nexp&gt;}, 183</w:t>
      </w:r>
    </w:p>
    <w:p w:rsidR="00F11A10" w:rsidRDefault="00F11A10">
      <w:pPr>
        <w:pStyle w:val="Index1"/>
        <w:tabs>
          <w:tab w:val="right" w:leader="dot" w:pos="9350"/>
        </w:tabs>
        <w:rPr>
          <w:noProof/>
        </w:rPr>
      </w:pPr>
      <w:r>
        <w:rPr>
          <w:noProof/>
        </w:rPr>
        <w:t>Gr.scale x_factor, y_factor, 162</w:t>
      </w:r>
    </w:p>
    <w:p w:rsidR="00F11A10" w:rsidRDefault="00F11A10">
      <w:pPr>
        <w:pStyle w:val="Index1"/>
        <w:tabs>
          <w:tab w:val="right" w:leader="dot" w:pos="9350"/>
        </w:tabs>
        <w:rPr>
          <w:noProof/>
        </w:rPr>
      </w:pPr>
      <w:r>
        <w:rPr>
          <w:noProof/>
        </w:rPr>
        <w:t>Gr.screen width, height{, density }, 161</w:t>
      </w:r>
    </w:p>
    <w:p w:rsidR="00F11A10" w:rsidRDefault="00F11A10">
      <w:pPr>
        <w:pStyle w:val="Index1"/>
        <w:tabs>
          <w:tab w:val="right" w:leader="dot" w:pos="9350"/>
        </w:tabs>
        <w:rPr>
          <w:noProof/>
        </w:rPr>
      </w:pPr>
      <w:r>
        <w:rPr>
          <w:noProof/>
        </w:rPr>
        <w:t>Gr.screen.to_bitmap &lt;bm_ptr_nvar&gt;, 183</w:t>
      </w:r>
    </w:p>
    <w:p w:rsidR="00F11A10" w:rsidRDefault="00F11A10">
      <w:pPr>
        <w:pStyle w:val="Index1"/>
        <w:tabs>
          <w:tab w:val="right" w:leader="dot" w:pos="9350"/>
        </w:tabs>
        <w:rPr>
          <w:noProof/>
        </w:rPr>
      </w:pPr>
      <w:r>
        <w:rPr>
          <w:noProof/>
        </w:rPr>
        <w:t>Gr.set.antialias {{&lt;lexp&gt;}{,&lt;paint_nexp&gt;}}, 160</w:t>
      </w:r>
    </w:p>
    <w:p w:rsidR="00F11A10" w:rsidRDefault="00F11A10">
      <w:pPr>
        <w:pStyle w:val="Index1"/>
        <w:tabs>
          <w:tab w:val="right" w:leader="dot" w:pos="9350"/>
        </w:tabs>
        <w:rPr>
          <w:noProof/>
        </w:rPr>
      </w:pPr>
      <w:r>
        <w:rPr>
          <w:noProof/>
        </w:rPr>
        <w:t>Gr.set.pixels &lt;obj_nvar&gt;, pixels[{&lt;start&gt;,&lt;length&gt;}] {,x,y}, 165</w:t>
      </w:r>
    </w:p>
    <w:p w:rsidR="00F11A10" w:rsidRDefault="00F11A10">
      <w:pPr>
        <w:pStyle w:val="Index1"/>
        <w:tabs>
          <w:tab w:val="right" w:leader="dot" w:pos="9350"/>
        </w:tabs>
        <w:rPr>
          <w:noProof/>
        </w:rPr>
      </w:pPr>
      <w:r>
        <w:rPr>
          <w:noProof/>
        </w:rPr>
        <w:t>Gr.set.stroke {{&lt;nexp&gt;}{,&lt;paint_nexp&gt;}}, 160</w:t>
      </w:r>
    </w:p>
    <w:p w:rsidR="00F11A10" w:rsidRDefault="00F11A10">
      <w:pPr>
        <w:pStyle w:val="Index1"/>
        <w:tabs>
          <w:tab w:val="right" w:leader="dot" w:pos="9350"/>
        </w:tabs>
        <w:rPr>
          <w:noProof/>
        </w:rPr>
      </w:pPr>
      <w:r>
        <w:rPr>
          <w:noProof/>
        </w:rPr>
        <w:t>Gr.show &lt;object_number_nexp&gt;, 168</w:t>
      </w:r>
    </w:p>
    <w:p w:rsidR="00F11A10" w:rsidRDefault="00F11A10">
      <w:pPr>
        <w:pStyle w:val="Index1"/>
        <w:tabs>
          <w:tab w:val="right" w:leader="dot" w:pos="9350"/>
        </w:tabs>
        <w:rPr>
          <w:noProof/>
        </w:rPr>
      </w:pPr>
      <w:r>
        <w:rPr>
          <w:noProof/>
        </w:rPr>
        <w:t>Gr.show.toggle &lt;object_number_nexp&gt;, 168</w:t>
      </w:r>
    </w:p>
    <w:p w:rsidR="00F11A10" w:rsidRDefault="00F11A10">
      <w:pPr>
        <w:pStyle w:val="Index1"/>
        <w:tabs>
          <w:tab w:val="right" w:leader="dot" w:pos="9350"/>
        </w:tabs>
        <w:rPr>
          <w:noProof/>
        </w:rPr>
      </w:pPr>
      <w:r>
        <w:rPr>
          <w:noProof/>
        </w:rPr>
        <w:t>Gr.statusbar {&lt;height_nvar&gt;} {, showing_lvar}, 161</w:t>
      </w:r>
    </w:p>
    <w:p w:rsidR="00F11A10" w:rsidRDefault="00F11A10">
      <w:pPr>
        <w:pStyle w:val="Index1"/>
        <w:tabs>
          <w:tab w:val="right" w:leader="dot" w:pos="9350"/>
        </w:tabs>
        <w:rPr>
          <w:noProof/>
        </w:rPr>
      </w:pPr>
      <w:r>
        <w:rPr>
          <w:noProof/>
        </w:rPr>
        <w:t>Gr.statusbar.show &lt;nexp&gt;, 161</w:t>
      </w:r>
    </w:p>
    <w:p w:rsidR="00F11A10" w:rsidRDefault="00F11A10">
      <w:pPr>
        <w:pStyle w:val="Index1"/>
        <w:tabs>
          <w:tab w:val="right" w:leader="dot" w:pos="9350"/>
        </w:tabs>
        <w:rPr>
          <w:noProof/>
        </w:rPr>
      </w:pPr>
      <w:r>
        <w:rPr>
          <w:noProof/>
        </w:rPr>
        <w:t>Gr.text.align {{&lt;type_nexp&gt;}{,&lt;paint_nexp&gt;}}, 170</w:t>
      </w:r>
    </w:p>
    <w:p w:rsidR="00F11A10" w:rsidRDefault="00F11A10">
      <w:pPr>
        <w:pStyle w:val="Index1"/>
        <w:tabs>
          <w:tab w:val="right" w:leader="dot" w:pos="9350"/>
        </w:tabs>
        <w:rPr>
          <w:noProof/>
        </w:rPr>
      </w:pPr>
      <w:r>
        <w:rPr>
          <w:noProof/>
        </w:rPr>
        <w:t>Gr.text.bold {{&lt;lexp&gt;}{,&lt;paint_nexp&gt;}}, 170</w:t>
      </w:r>
    </w:p>
    <w:p w:rsidR="00F11A10" w:rsidRDefault="00F11A10">
      <w:pPr>
        <w:pStyle w:val="Index1"/>
        <w:tabs>
          <w:tab w:val="right" w:leader="dot" w:pos="9350"/>
        </w:tabs>
        <w:rPr>
          <w:noProof/>
        </w:rPr>
      </w:pPr>
      <w:r>
        <w:rPr>
          <w:noProof/>
        </w:rPr>
        <w:t>Gr.text.draw &lt;object_number_nvar&gt;, &lt;x_nexp&gt;, &lt;y_nexp&gt;, &lt;text_object_sexp&gt;, 175</w:t>
      </w:r>
    </w:p>
    <w:p w:rsidR="00F11A10" w:rsidRDefault="00F11A10">
      <w:pPr>
        <w:pStyle w:val="Index1"/>
        <w:tabs>
          <w:tab w:val="right" w:leader="dot" w:pos="9350"/>
        </w:tabs>
        <w:rPr>
          <w:noProof/>
        </w:rPr>
      </w:pPr>
      <w:r>
        <w:rPr>
          <w:noProof/>
        </w:rPr>
        <w:t>Gr.text.height {&lt;height_nvar&gt;} {, &lt;up_nvar&gt;} {, &lt;down_nvar&gt;}, 173</w:t>
      </w:r>
    </w:p>
    <w:p w:rsidR="00F11A10" w:rsidRDefault="00F11A10">
      <w:pPr>
        <w:pStyle w:val="Index1"/>
        <w:tabs>
          <w:tab w:val="right" w:leader="dot" w:pos="9350"/>
        </w:tabs>
        <w:rPr>
          <w:noProof/>
        </w:rPr>
      </w:pPr>
      <w:r>
        <w:rPr>
          <w:noProof/>
        </w:rPr>
        <w:t>Gr.text.setfont {{&lt;font_ptr_nexp&gt;|&lt;font_family_sexp&gt;} {, &lt;style_sexp&gt;} {,&lt;paint_nexp}}, 171</w:t>
      </w:r>
    </w:p>
    <w:p w:rsidR="00F11A10" w:rsidRDefault="00F11A10">
      <w:pPr>
        <w:pStyle w:val="Index1"/>
        <w:tabs>
          <w:tab w:val="right" w:leader="dot" w:pos="9350"/>
        </w:tabs>
        <w:rPr>
          <w:noProof/>
        </w:rPr>
      </w:pPr>
      <w:r>
        <w:rPr>
          <w:noProof/>
        </w:rPr>
        <w:t>Gr.text.size {{&lt;size_nexp&gt;}{,&lt;paint_nexp&gt;}}, 171</w:t>
      </w:r>
    </w:p>
    <w:p w:rsidR="00F11A10" w:rsidRDefault="00F11A10">
      <w:pPr>
        <w:pStyle w:val="Index1"/>
        <w:tabs>
          <w:tab w:val="right" w:leader="dot" w:pos="9350"/>
        </w:tabs>
        <w:rPr>
          <w:noProof/>
        </w:rPr>
      </w:pPr>
      <w:r>
        <w:rPr>
          <w:noProof/>
        </w:rPr>
        <w:t>Gr.text.skew {{&lt;skew_nexp&gt;}{,&lt;paint_nexp&gt;}}, 171</w:t>
      </w:r>
    </w:p>
    <w:p w:rsidR="00F11A10" w:rsidRDefault="00F11A10">
      <w:pPr>
        <w:pStyle w:val="Index1"/>
        <w:tabs>
          <w:tab w:val="right" w:leader="dot" w:pos="9350"/>
        </w:tabs>
        <w:rPr>
          <w:noProof/>
        </w:rPr>
      </w:pPr>
      <w:r>
        <w:rPr>
          <w:noProof/>
        </w:rPr>
        <w:t>Gr.text.strike {{&lt;lexp&gt;}{,&lt;paint_nexp&gt;}}, 171</w:t>
      </w:r>
    </w:p>
    <w:p w:rsidR="00F11A10" w:rsidRDefault="00F11A10">
      <w:pPr>
        <w:pStyle w:val="Index1"/>
        <w:tabs>
          <w:tab w:val="right" w:leader="dot" w:pos="9350"/>
        </w:tabs>
        <w:rPr>
          <w:noProof/>
        </w:rPr>
      </w:pPr>
      <w:r>
        <w:rPr>
          <w:noProof/>
        </w:rPr>
        <w:t>Gr.text.typeface {{&lt;nexp&gt;} {, &lt;style_nexp&gt;} {,&lt;paint_nexp&gt;}}, 172</w:t>
      </w:r>
    </w:p>
    <w:p w:rsidR="00F11A10" w:rsidRDefault="00F11A10">
      <w:pPr>
        <w:pStyle w:val="Index1"/>
        <w:tabs>
          <w:tab w:val="right" w:leader="dot" w:pos="9350"/>
        </w:tabs>
        <w:rPr>
          <w:noProof/>
        </w:rPr>
      </w:pPr>
      <w:r>
        <w:rPr>
          <w:noProof/>
        </w:rPr>
        <w:t>Gr.text.underline {{&lt;lexp&gt;}{&lt;paint_nexp&gt;}}, 171</w:t>
      </w:r>
    </w:p>
    <w:p w:rsidR="00F11A10" w:rsidRDefault="00F11A10">
      <w:pPr>
        <w:pStyle w:val="Index1"/>
        <w:tabs>
          <w:tab w:val="right" w:leader="dot" w:pos="9350"/>
        </w:tabs>
        <w:rPr>
          <w:noProof/>
        </w:rPr>
      </w:pPr>
      <w:r>
        <w:rPr>
          <w:noProof/>
        </w:rPr>
        <w:t>Gr.text.width &lt;nvar&gt;, &lt;exp&gt;, 173</w:t>
      </w:r>
    </w:p>
    <w:p w:rsidR="00F11A10" w:rsidRDefault="00F11A10">
      <w:pPr>
        <w:pStyle w:val="Index1"/>
        <w:tabs>
          <w:tab w:val="right" w:leader="dot" w:pos="9350"/>
        </w:tabs>
        <w:rPr>
          <w:noProof/>
        </w:rPr>
      </w:pPr>
      <w:r>
        <w:rPr>
          <w:noProof/>
        </w:rPr>
        <w:t>Gr.touch touched, x, y, 168</w:t>
      </w:r>
    </w:p>
    <w:p w:rsidR="00F11A10" w:rsidRDefault="00F11A10">
      <w:pPr>
        <w:pStyle w:val="Index1"/>
        <w:tabs>
          <w:tab w:val="right" w:leader="dot" w:pos="9350"/>
        </w:tabs>
        <w:rPr>
          <w:noProof/>
        </w:rPr>
      </w:pPr>
      <w:r>
        <w:rPr>
          <w:noProof/>
        </w:rPr>
        <w:t>Gr.touch2 touched, x, y, 169</w:t>
      </w:r>
    </w:p>
    <w:p w:rsidR="00F11A10" w:rsidRDefault="00F11A10">
      <w:pPr>
        <w:pStyle w:val="Index1"/>
        <w:tabs>
          <w:tab w:val="right" w:leader="dot" w:pos="9350"/>
        </w:tabs>
        <w:rPr>
          <w:noProof/>
        </w:rPr>
      </w:pPr>
      <w:r>
        <w:rPr>
          <w:noProof/>
        </w:rPr>
        <w:t>GR_COLLISION( &lt;object_1_nvar&gt;, &lt;object_2_nvar&gt;), 63</w:t>
      </w:r>
    </w:p>
    <w:p w:rsidR="00F11A10" w:rsidRDefault="00F11A10">
      <w:pPr>
        <w:pStyle w:val="Index1"/>
        <w:tabs>
          <w:tab w:val="right" w:leader="dot" w:pos="9350"/>
        </w:tabs>
        <w:rPr>
          <w:noProof/>
        </w:rPr>
      </w:pPr>
      <w:r>
        <w:rPr>
          <w:noProof/>
        </w:rPr>
        <w:t>GrabFile &lt;result_svar&gt;, &lt;path_sexp&gt;{, &lt;unicode_flag_lexp&gt;}, 109</w:t>
      </w:r>
    </w:p>
    <w:p w:rsidR="00F11A10" w:rsidRDefault="00F11A10">
      <w:pPr>
        <w:pStyle w:val="Index1"/>
        <w:tabs>
          <w:tab w:val="right" w:leader="dot" w:pos="9350"/>
        </w:tabs>
        <w:rPr>
          <w:noProof/>
        </w:rPr>
      </w:pPr>
      <w:r>
        <w:rPr>
          <w:noProof/>
        </w:rPr>
        <w:t>GrabURL &lt;result_svar&gt;, &lt;url_sexp&gt;{, &lt;timeout_nexp&gt;}, 109</w:t>
      </w:r>
    </w:p>
    <w:p w:rsidR="00F11A10" w:rsidRDefault="00F11A10">
      <w:pPr>
        <w:pStyle w:val="Index1"/>
        <w:tabs>
          <w:tab w:val="right" w:leader="dot" w:pos="9350"/>
        </w:tabs>
        <w:rPr>
          <w:noProof/>
        </w:rPr>
      </w:pPr>
      <w:r>
        <w:rPr>
          <w:noProof/>
        </w:rPr>
        <w:t>Headset &lt;state_nvar&gt;, &lt;type_svar&gt;, &lt;mic_nvar&gt;, 143</w:t>
      </w:r>
    </w:p>
    <w:p w:rsidR="00F11A10" w:rsidRDefault="00F11A10">
      <w:pPr>
        <w:pStyle w:val="Index1"/>
        <w:tabs>
          <w:tab w:val="right" w:leader="dot" w:pos="9350"/>
        </w:tabs>
        <w:rPr>
          <w:noProof/>
        </w:rPr>
      </w:pPr>
      <w:r w:rsidRPr="00E1695C">
        <w:rPr>
          <w:rFonts w:eastAsia="Times New Roman"/>
          <w:noProof/>
        </w:rPr>
        <w:lastRenderedPageBreak/>
        <w:t>HEX$(&lt;nexp&gt;)</w:t>
      </w:r>
      <w:r>
        <w:rPr>
          <w:noProof/>
        </w:rPr>
        <w:t>, 70</w:t>
      </w:r>
    </w:p>
    <w:p w:rsidR="00F11A10" w:rsidRDefault="00F11A10">
      <w:pPr>
        <w:pStyle w:val="Index1"/>
        <w:tabs>
          <w:tab w:val="right" w:leader="dot" w:pos="9350"/>
        </w:tabs>
        <w:rPr>
          <w:noProof/>
        </w:rPr>
      </w:pPr>
      <w:r>
        <w:rPr>
          <w:noProof/>
        </w:rPr>
        <w:t>HEX(&lt;sexp&gt;), 62</w:t>
      </w:r>
    </w:p>
    <w:p w:rsidR="00F11A10" w:rsidRDefault="00F11A10">
      <w:pPr>
        <w:pStyle w:val="Index1"/>
        <w:tabs>
          <w:tab w:val="right" w:leader="dot" w:pos="9350"/>
        </w:tabs>
        <w:rPr>
          <w:noProof/>
        </w:rPr>
      </w:pPr>
      <w:r>
        <w:rPr>
          <w:noProof/>
        </w:rPr>
        <w:t>Home, 142</w:t>
      </w:r>
    </w:p>
    <w:p w:rsidR="00F11A10" w:rsidRDefault="00F11A10">
      <w:pPr>
        <w:pStyle w:val="Index1"/>
        <w:tabs>
          <w:tab w:val="right" w:leader="dot" w:pos="9350"/>
        </w:tabs>
        <w:rPr>
          <w:noProof/>
        </w:rPr>
      </w:pPr>
      <w:r>
        <w:rPr>
          <w:noProof/>
        </w:rPr>
        <w:t>Html.clear.cache, 117</w:t>
      </w:r>
    </w:p>
    <w:p w:rsidR="00F11A10" w:rsidRDefault="00F11A10">
      <w:pPr>
        <w:pStyle w:val="Index1"/>
        <w:tabs>
          <w:tab w:val="right" w:leader="dot" w:pos="9350"/>
        </w:tabs>
        <w:rPr>
          <w:noProof/>
        </w:rPr>
      </w:pPr>
      <w:r>
        <w:rPr>
          <w:noProof/>
        </w:rPr>
        <w:t>Html.clear.history, 117</w:t>
      </w:r>
    </w:p>
    <w:p w:rsidR="00F11A10" w:rsidRDefault="00F11A10">
      <w:pPr>
        <w:pStyle w:val="Index1"/>
        <w:tabs>
          <w:tab w:val="right" w:leader="dot" w:pos="9350"/>
        </w:tabs>
        <w:rPr>
          <w:noProof/>
        </w:rPr>
      </w:pPr>
      <w:r>
        <w:rPr>
          <w:noProof/>
        </w:rPr>
        <w:t>Html.close, 117</w:t>
      </w:r>
    </w:p>
    <w:p w:rsidR="00F11A10" w:rsidRDefault="00F11A10">
      <w:pPr>
        <w:pStyle w:val="Index1"/>
        <w:tabs>
          <w:tab w:val="right" w:leader="dot" w:pos="9350"/>
        </w:tabs>
        <w:rPr>
          <w:noProof/>
        </w:rPr>
      </w:pPr>
      <w:r>
        <w:rPr>
          <w:noProof/>
        </w:rPr>
        <w:t>Html.get.datalink &lt;data_svar&gt;, 116</w:t>
      </w:r>
    </w:p>
    <w:p w:rsidR="00F11A10" w:rsidRDefault="00F11A10">
      <w:pPr>
        <w:pStyle w:val="Index1"/>
        <w:tabs>
          <w:tab w:val="right" w:leader="dot" w:pos="9350"/>
        </w:tabs>
        <w:rPr>
          <w:noProof/>
        </w:rPr>
      </w:pPr>
      <w:r>
        <w:rPr>
          <w:noProof/>
        </w:rPr>
        <w:t>Html.go.back, 117</w:t>
      </w:r>
    </w:p>
    <w:p w:rsidR="00F11A10" w:rsidRDefault="00F11A10">
      <w:pPr>
        <w:pStyle w:val="Index1"/>
        <w:tabs>
          <w:tab w:val="right" w:leader="dot" w:pos="9350"/>
        </w:tabs>
        <w:rPr>
          <w:noProof/>
        </w:rPr>
      </w:pPr>
      <w:r>
        <w:rPr>
          <w:noProof/>
        </w:rPr>
        <w:t>Html.go.forward, 117</w:t>
      </w:r>
    </w:p>
    <w:p w:rsidR="00F11A10" w:rsidRDefault="00F11A10">
      <w:pPr>
        <w:pStyle w:val="Index1"/>
        <w:tabs>
          <w:tab w:val="right" w:leader="dot" w:pos="9350"/>
        </w:tabs>
        <w:rPr>
          <w:noProof/>
        </w:rPr>
      </w:pPr>
      <w:r>
        <w:rPr>
          <w:noProof/>
        </w:rPr>
        <w:t>Html.load.string &lt;html_sexp&gt;, 115</w:t>
      </w:r>
    </w:p>
    <w:p w:rsidR="00F11A10" w:rsidRDefault="00F11A10">
      <w:pPr>
        <w:pStyle w:val="Index1"/>
        <w:tabs>
          <w:tab w:val="right" w:leader="dot" w:pos="9350"/>
        </w:tabs>
        <w:rPr>
          <w:noProof/>
        </w:rPr>
      </w:pPr>
      <w:r>
        <w:rPr>
          <w:noProof/>
        </w:rPr>
        <w:t>Html.load.url &lt;file_sexp&gt;, 115</w:t>
      </w:r>
    </w:p>
    <w:p w:rsidR="00F11A10" w:rsidRDefault="00F11A10">
      <w:pPr>
        <w:pStyle w:val="Index1"/>
        <w:tabs>
          <w:tab w:val="right" w:leader="dot" w:pos="9350"/>
        </w:tabs>
        <w:rPr>
          <w:noProof/>
        </w:rPr>
      </w:pPr>
      <w:r>
        <w:rPr>
          <w:noProof/>
        </w:rPr>
        <w:t>Html.open {&lt;ShowStatusBar_lexp&gt; {, &lt;Orientation_nexp&gt;}}, 114</w:t>
      </w:r>
    </w:p>
    <w:p w:rsidR="00F11A10" w:rsidRDefault="00F11A10">
      <w:pPr>
        <w:pStyle w:val="Index1"/>
        <w:tabs>
          <w:tab w:val="right" w:leader="dot" w:pos="9350"/>
        </w:tabs>
        <w:rPr>
          <w:noProof/>
        </w:rPr>
      </w:pPr>
      <w:r>
        <w:rPr>
          <w:noProof/>
        </w:rPr>
        <w:t>Html.orientation &lt;nexp&gt;, 115</w:t>
      </w:r>
    </w:p>
    <w:p w:rsidR="00F11A10" w:rsidRDefault="00F11A10">
      <w:pPr>
        <w:pStyle w:val="Index1"/>
        <w:tabs>
          <w:tab w:val="right" w:leader="dot" w:pos="9350"/>
        </w:tabs>
        <w:rPr>
          <w:noProof/>
        </w:rPr>
      </w:pPr>
      <w:r>
        <w:rPr>
          <w:noProof/>
        </w:rPr>
        <w:t>Html.post &lt;url_sexp&gt;, &lt;list_nexp&gt;, 115</w:t>
      </w:r>
    </w:p>
    <w:p w:rsidR="00F11A10" w:rsidRDefault="00F11A10">
      <w:pPr>
        <w:pStyle w:val="Index1"/>
        <w:tabs>
          <w:tab w:val="right" w:leader="dot" w:pos="9350"/>
        </w:tabs>
        <w:rPr>
          <w:noProof/>
        </w:rPr>
      </w:pPr>
      <w:r>
        <w:rPr>
          <w:noProof/>
        </w:rPr>
        <w:t>Http.post &lt;url_sexp&gt;, &lt;list_nexp&gt;, &lt;result_svar&gt;, 117</w:t>
      </w:r>
    </w:p>
    <w:p w:rsidR="00F11A10" w:rsidRDefault="00F11A10">
      <w:pPr>
        <w:pStyle w:val="Index1"/>
        <w:tabs>
          <w:tab w:val="right" w:leader="dot" w:pos="9350"/>
        </w:tabs>
        <w:rPr>
          <w:noProof/>
        </w:rPr>
      </w:pPr>
      <w:r>
        <w:rPr>
          <w:noProof/>
        </w:rPr>
        <w:t>HYPOT(&lt;nexp_x&gt;, &lt;nexp_y), 60</w:t>
      </w:r>
    </w:p>
    <w:p w:rsidR="00F11A10" w:rsidRDefault="00F11A10">
      <w:pPr>
        <w:pStyle w:val="Index1"/>
        <w:tabs>
          <w:tab w:val="right" w:leader="dot" w:pos="9350"/>
        </w:tabs>
        <w:rPr>
          <w:noProof/>
        </w:rPr>
      </w:pPr>
      <w:r>
        <w:rPr>
          <w:noProof/>
        </w:rPr>
        <w:t>If / Then / Else, 80</w:t>
      </w:r>
    </w:p>
    <w:p w:rsidR="00F11A10" w:rsidRDefault="00F11A10">
      <w:pPr>
        <w:pStyle w:val="Index1"/>
        <w:tabs>
          <w:tab w:val="right" w:leader="dot" w:pos="9350"/>
        </w:tabs>
        <w:rPr>
          <w:noProof/>
        </w:rPr>
      </w:pPr>
      <w:r>
        <w:rPr>
          <w:noProof/>
        </w:rPr>
        <w:t>If / Then / Else / Elseif / Endif, 79</w:t>
      </w:r>
    </w:p>
    <w:p w:rsidR="00F11A10" w:rsidRDefault="00F11A10">
      <w:pPr>
        <w:pStyle w:val="Index1"/>
        <w:tabs>
          <w:tab w:val="right" w:leader="dot" w:pos="9350"/>
        </w:tabs>
        <w:rPr>
          <w:noProof/>
        </w:rPr>
      </w:pPr>
      <w:r>
        <w:rPr>
          <w:noProof/>
        </w:rPr>
        <w:t>Include FilePath, 85</w:t>
      </w:r>
    </w:p>
    <w:p w:rsidR="00F11A10" w:rsidRDefault="00F11A10">
      <w:pPr>
        <w:pStyle w:val="Index1"/>
        <w:tabs>
          <w:tab w:val="right" w:leader="dot" w:pos="9350"/>
        </w:tabs>
        <w:rPr>
          <w:noProof/>
        </w:rPr>
      </w:pPr>
      <w:r>
        <w:rPr>
          <w:noProof/>
        </w:rPr>
        <w:t>Inkey$ &lt;svar&gt;, 99</w:t>
      </w:r>
    </w:p>
    <w:p w:rsidR="00F11A10" w:rsidRDefault="00F11A10">
      <w:pPr>
        <w:pStyle w:val="Index1"/>
        <w:tabs>
          <w:tab w:val="right" w:leader="dot" w:pos="9350"/>
        </w:tabs>
        <w:rPr>
          <w:noProof/>
        </w:rPr>
      </w:pPr>
      <w:r>
        <w:rPr>
          <w:noProof/>
        </w:rPr>
        <w:t>Input {&lt;prompt_sexp&gt;}, &lt;result_var&gt;{, {&lt;default_exp&gt;}{,&lt;canceled_nvar&gt;}}, 98</w:t>
      </w:r>
    </w:p>
    <w:p w:rsidR="00F11A10" w:rsidRDefault="00F11A10">
      <w:pPr>
        <w:pStyle w:val="Index1"/>
        <w:tabs>
          <w:tab w:val="right" w:leader="dot" w:pos="9350"/>
        </w:tabs>
        <w:rPr>
          <w:noProof/>
        </w:rPr>
      </w:pPr>
      <w:r w:rsidRPr="00E1695C">
        <w:rPr>
          <w:rFonts w:eastAsia="Times New Roman"/>
          <w:noProof/>
        </w:rPr>
        <w:t>INT$(&lt;nexp&gt;)</w:t>
      </w:r>
      <w:r>
        <w:rPr>
          <w:noProof/>
        </w:rPr>
        <w:t>, 70</w:t>
      </w:r>
    </w:p>
    <w:p w:rsidR="00F11A10" w:rsidRDefault="00F11A10">
      <w:pPr>
        <w:pStyle w:val="Index1"/>
        <w:tabs>
          <w:tab w:val="right" w:leader="dot" w:pos="9350"/>
        </w:tabs>
        <w:rPr>
          <w:noProof/>
        </w:rPr>
      </w:pPr>
      <w:r>
        <w:rPr>
          <w:noProof/>
        </w:rPr>
        <w:t>INT(&lt;nexp&gt;), 58</w:t>
      </w:r>
    </w:p>
    <w:p w:rsidR="00F11A10" w:rsidRDefault="00F11A10">
      <w:pPr>
        <w:pStyle w:val="Index1"/>
        <w:tabs>
          <w:tab w:val="right" w:leader="dot" w:pos="9350"/>
        </w:tabs>
        <w:rPr>
          <w:noProof/>
        </w:rPr>
      </w:pPr>
      <w:r w:rsidRPr="00E1695C">
        <w:rPr>
          <w:rFonts w:eastAsia="Times New Roman"/>
          <w:noProof/>
        </w:rPr>
        <w:t>IS_IN(&lt;sub</w:t>
      </w:r>
      <w:r>
        <w:rPr>
          <w:noProof/>
        </w:rPr>
        <w:t>_sexp&gt;</w:t>
      </w:r>
      <w:r w:rsidRPr="00E1695C">
        <w:rPr>
          <w:rFonts w:eastAsia="Times New Roman"/>
          <w:noProof/>
        </w:rPr>
        <w:t>, &lt;base</w:t>
      </w:r>
      <w:r>
        <w:rPr>
          <w:noProof/>
        </w:rPr>
        <w:t>_sexp&gt;{, &lt;start_nexp&gt;}, 63</w:t>
      </w:r>
    </w:p>
    <w:p w:rsidR="00F11A10" w:rsidRDefault="00F11A10">
      <w:pPr>
        <w:pStyle w:val="Index1"/>
        <w:tabs>
          <w:tab w:val="right" w:leader="dot" w:pos="9350"/>
        </w:tabs>
        <w:rPr>
          <w:noProof/>
        </w:rPr>
      </w:pPr>
      <w:r>
        <w:rPr>
          <w:noProof/>
        </w:rPr>
        <w:t>IS_NUMBER(&lt;sexp&gt;), 61</w:t>
      </w:r>
    </w:p>
    <w:p w:rsidR="00F11A10" w:rsidRDefault="00F11A10">
      <w:pPr>
        <w:pStyle w:val="Index1"/>
        <w:tabs>
          <w:tab w:val="right" w:leader="dot" w:pos="9350"/>
        </w:tabs>
        <w:rPr>
          <w:noProof/>
        </w:rPr>
      </w:pPr>
      <w:r>
        <w:rPr>
          <w:noProof/>
        </w:rPr>
        <w:t>Join &lt;source_array$[]&gt;, &lt;result_svar&gt; {, &lt;separator_sexp&gt;{, &lt;wrapper_sexp}}, 133</w:t>
      </w:r>
    </w:p>
    <w:p w:rsidR="00F11A10" w:rsidRDefault="00F11A10">
      <w:pPr>
        <w:pStyle w:val="Index1"/>
        <w:tabs>
          <w:tab w:val="right" w:leader="dot" w:pos="9350"/>
        </w:tabs>
        <w:rPr>
          <w:noProof/>
        </w:rPr>
      </w:pPr>
      <w:r>
        <w:rPr>
          <w:noProof/>
        </w:rPr>
        <w:t>Join.all &lt;source_array$[]&gt;, &lt;result_svar&gt; {, &lt;separator_sexp&gt;{, &lt;wrapper_sexp}}, 133</w:t>
      </w:r>
    </w:p>
    <w:p w:rsidR="00F11A10" w:rsidRDefault="00F11A10">
      <w:pPr>
        <w:pStyle w:val="Index1"/>
        <w:tabs>
          <w:tab w:val="right" w:leader="dot" w:pos="9350"/>
        </w:tabs>
        <w:rPr>
          <w:noProof/>
        </w:rPr>
      </w:pPr>
      <w:r>
        <w:rPr>
          <w:noProof/>
        </w:rPr>
        <w:t>Kb.hide, 100</w:t>
      </w:r>
    </w:p>
    <w:p w:rsidR="00F11A10" w:rsidRDefault="00F11A10">
      <w:pPr>
        <w:pStyle w:val="Index1"/>
        <w:tabs>
          <w:tab w:val="right" w:leader="dot" w:pos="9350"/>
        </w:tabs>
        <w:rPr>
          <w:noProof/>
        </w:rPr>
      </w:pPr>
      <w:r>
        <w:rPr>
          <w:noProof/>
        </w:rPr>
        <w:t>Kb.resume, 102</w:t>
      </w:r>
    </w:p>
    <w:p w:rsidR="00F11A10" w:rsidRDefault="00F11A10">
      <w:pPr>
        <w:pStyle w:val="Index1"/>
        <w:tabs>
          <w:tab w:val="right" w:leader="dot" w:pos="9350"/>
        </w:tabs>
        <w:rPr>
          <w:noProof/>
        </w:rPr>
      </w:pPr>
      <w:r>
        <w:rPr>
          <w:noProof/>
        </w:rPr>
        <w:t>Kb.show, 101</w:t>
      </w:r>
    </w:p>
    <w:p w:rsidR="00F11A10" w:rsidRDefault="00F11A10">
      <w:pPr>
        <w:pStyle w:val="Index1"/>
        <w:tabs>
          <w:tab w:val="right" w:leader="dot" w:pos="9350"/>
        </w:tabs>
        <w:rPr>
          <w:noProof/>
        </w:rPr>
      </w:pPr>
      <w:r>
        <w:rPr>
          <w:noProof/>
        </w:rPr>
        <w:t>Kb.showing &lt;lvar&gt;, 101</w:t>
      </w:r>
    </w:p>
    <w:p w:rsidR="00F11A10" w:rsidRDefault="00F11A10">
      <w:pPr>
        <w:pStyle w:val="Index1"/>
        <w:tabs>
          <w:tab w:val="right" w:leader="dot" w:pos="9350"/>
        </w:tabs>
        <w:rPr>
          <w:noProof/>
        </w:rPr>
      </w:pPr>
      <w:r>
        <w:rPr>
          <w:noProof/>
        </w:rPr>
        <w:t>Kb.toggle, 101</w:t>
      </w:r>
    </w:p>
    <w:p w:rsidR="00F11A10" w:rsidRDefault="00F11A10">
      <w:pPr>
        <w:pStyle w:val="Index1"/>
        <w:tabs>
          <w:tab w:val="right" w:leader="dot" w:pos="9350"/>
        </w:tabs>
        <w:rPr>
          <w:noProof/>
        </w:rPr>
      </w:pPr>
      <w:r>
        <w:rPr>
          <w:noProof/>
        </w:rPr>
        <w:t>Key.resume, 89</w:t>
      </w:r>
    </w:p>
    <w:p w:rsidR="00F11A10" w:rsidRDefault="00F11A10">
      <w:pPr>
        <w:pStyle w:val="Index1"/>
        <w:tabs>
          <w:tab w:val="right" w:leader="dot" w:pos="9350"/>
        </w:tabs>
        <w:rPr>
          <w:noProof/>
        </w:rPr>
      </w:pPr>
      <w:r>
        <w:rPr>
          <w:noProof/>
        </w:rPr>
        <w:t>LowMemory.resume, 89</w:t>
      </w:r>
    </w:p>
    <w:p w:rsidR="00F11A10" w:rsidRDefault="00F11A10">
      <w:pPr>
        <w:pStyle w:val="Index1"/>
        <w:tabs>
          <w:tab w:val="right" w:leader="dot" w:pos="9350"/>
        </w:tabs>
        <w:rPr>
          <w:noProof/>
        </w:rPr>
      </w:pPr>
      <w:r w:rsidRPr="00E1695C">
        <w:rPr>
          <w:rFonts w:eastAsia="Times New Roman"/>
          <w:noProof/>
        </w:rPr>
        <w:t xml:space="preserve">LEFT$(&lt;sexp&gt;, </w:t>
      </w:r>
      <w:r>
        <w:rPr>
          <w:noProof/>
        </w:rPr>
        <w:t>&lt;count_nexp&gt;</w:t>
      </w:r>
      <w:r w:rsidRPr="00E1695C">
        <w:rPr>
          <w:rFonts w:eastAsia="Times New Roman"/>
          <w:noProof/>
        </w:rPr>
        <w:t>)</w:t>
      </w:r>
      <w:r>
        <w:rPr>
          <w:noProof/>
        </w:rPr>
        <w:t>, 65</w:t>
      </w:r>
    </w:p>
    <w:p w:rsidR="00F11A10" w:rsidRDefault="00F11A10">
      <w:pPr>
        <w:pStyle w:val="Index1"/>
        <w:tabs>
          <w:tab w:val="right" w:leader="dot" w:pos="9350"/>
        </w:tabs>
        <w:rPr>
          <w:noProof/>
        </w:rPr>
      </w:pPr>
      <w:r>
        <w:rPr>
          <w:noProof/>
        </w:rPr>
        <w:t>LEN(&lt;sexp&gt;), 62</w:t>
      </w:r>
    </w:p>
    <w:p w:rsidR="00F11A10" w:rsidRDefault="00F11A10">
      <w:pPr>
        <w:pStyle w:val="Index1"/>
        <w:tabs>
          <w:tab w:val="right" w:leader="dot" w:pos="9350"/>
        </w:tabs>
        <w:rPr>
          <w:noProof/>
        </w:rPr>
      </w:pPr>
      <w:r>
        <w:rPr>
          <w:noProof/>
        </w:rPr>
        <w:t>Let, 55</w:t>
      </w:r>
    </w:p>
    <w:p w:rsidR="00F11A10" w:rsidRDefault="00F11A10">
      <w:pPr>
        <w:pStyle w:val="Index1"/>
        <w:tabs>
          <w:tab w:val="right" w:leader="dot" w:pos="9350"/>
        </w:tabs>
        <w:rPr>
          <w:noProof/>
        </w:rPr>
      </w:pPr>
      <w:r>
        <w:rPr>
          <w:noProof/>
        </w:rPr>
        <w:t>List.add &lt;pointer_nexp&gt;{, &lt;exp&gt;}..., 46</w:t>
      </w:r>
    </w:p>
    <w:p w:rsidR="00F11A10" w:rsidRDefault="00F11A10">
      <w:pPr>
        <w:pStyle w:val="Index1"/>
        <w:tabs>
          <w:tab w:val="right" w:leader="dot" w:pos="9350"/>
        </w:tabs>
        <w:rPr>
          <w:noProof/>
        </w:rPr>
      </w:pPr>
      <w:r>
        <w:rPr>
          <w:noProof/>
        </w:rPr>
        <w:t>List.add.array numeric_list_pointer, Array[{&lt;start&gt;,&lt;length&gt;}], 46</w:t>
      </w:r>
    </w:p>
    <w:p w:rsidR="00F11A10" w:rsidRDefault="00F11A10">
      <w:pPr>
        <w:pStyle w:val="Index1"/>
        <w:tabs>
          <w:tab w:val="right" w:leader="dot" w:pos="9350"/>
        </w:tabs>
        <w:rPr>
          <w:noProof/>
        </w:rPr>
      </w:pPr>
      <w:r>
        <w:rPr>
          <w:noProof/>
        </w:rPr>
        <w:t>List.add.array string_list_pointer, Array$[{&lt;start&gt;,&lt;length&gt;}], 46</w:t>
      </w:r>
    </w:p>
    <w:p w:rsidR="00F11A10" w:rsidRDefault="00F11A10">
      <w:pPr>
        <w:pStyle w:val="Index1"/>
        <w:tabs>
          <w:tab w:val="right" w:leader="dot" w:pos="9350"/>
        </w:tabs>
        <w:rPr>
          <w:noProof/>
        </w:rPr>
      </w:pPr>
      <w:r>
        <w:rPr>
          <w:noProof/>
        </w:rPr>
        <w:t>List.add.list &lt;destination_list_pointer_nexp&gt;, &lt;source_list_pointer_nexp&gt;, 46</w:t>
      </w:r>
    </w:p>
    <w:p w:rsidR="00F11A10" w:rsidRDefault="00F11A10">
      <w:pPr>
        <w:pStyle w:val="Index1"/>
        <w:tabs>
          <w:tab w:val="right" w:leader="dot" w:pos="9350"/>
        </w:tabs>
        <w:rPr>
          <w:noProof/>
        </w:rPr>
      </w:pPr>
      <w:r>
        <w:rPr>
          <w:noProof/>
        </w:rPr>
        <w:t>List.clear &lt;pointer_nexp&gt;, 47</w:t>
      </w:r>
    </w:p>
    <w:p w:rsidR="00F11A10" w:rsidRDefault="00F11A10">
      <w:pPr>
        <w:pStyle w:val="Index1"/>
        <w:tabs>
          <w:tab w:val="right" w:leader="dot" w:pos="9350"/>
        </w:tabs>
        <w:rPr>
          <w:noProof/>
        </w:rPr>
      </w:pPr>
      <w:r>
        <w:rPr>
          <w:noProof/>
        </w:rPr>
        <w:t>List.create N|S, &lt;pointer_nvar&gt;, 45</w:t>
      </w:r>
    </w:p>
    <w:p w:rsidR="00F11A10" w:rsidRDefault="00F11A10">
      <w:pPr>
        <w:pStyle w:val="Index1"/>
        <w:tabs>
          <w:tab w:val="right" w:leader="dot" w:pos="9350"/>
        </w:tabs>
        <w:rPr>
          <w:noProof/>
        </w:rPr>
      </w:pPr>
      <w:r>
        <w:rPr>
          <w:noProof/>
        </w:rPr>
        <w:t>List.get &lt;pointer_nexp&gt;, &lt;index_nexp&gt;, &lt;var&gt;, 47</w:t>
      </w:r>
    </w:p>
    <w:p w:rsidR="00F11A10" w:rsidRDefault="00F11A10">
      <w:pPr>
        <w:pStyle w:val="Index1"/>
        <w:tabs>
          <w:tab w:val="right" w:leader="dot" w:pos="9350"/>
        </w:tabs>
        <w:rPr>
          <w:noProof/>
        </w:rPr>
      </w:pPr>
      <w:r>
        <w:rPr>
          <w:noProof/>
        </w:rPr>
        <w:t>List.insert &lt;pointer_nexp&gt;, &lt;index_nexp&gt;, &lt;sexp&gt;|&lt;nexp&gt;, 47</w:t>
      </w:r>
    </w:p>
    <w:p w:rsidR="00F11A10" w:rsidRDefault="00F11A10">
      <w:pPr>
        <w:pStyle w:val="Index1"/>
        <w:tabs>
          <w:tab w:val="right" w:leader="dot" w:pos="9350"/>
        </w:tabs>
        <w:rPr>
          <w:noProof/>
        </w:rPr>
      </w:pPr>
      <w:r>
        <w:rPr>
          <w:noProof/>
        </w:rPr>
        <w:t>List.remove &lt;pointer_nexp&gt;,&lt;index_nexp&gt;, 47</w:t>
      </w:r>
    </w:p>
    <w:p w:rsidR="00F11A10" w:rsidRDefault="00F11A10">
      <w:pPr>
        <w:pStyle w:val="Index1"/>
        <w:tabs>
          <w:tab w:val="right" w:leader="dot" w:pos="9350"/>
        </w:tabs>
        <w:rPr>
          <w:noProof/>
        </w:rPr>
      </w:pPr>
      <w:r>
        <w:rPr>
          <w:noProof/>
        </w:rPr>
        <w:t>List.replace &lt;pointer_nexp&gt;, &lt;index_nexp&gt;, &lt;sexp&gt;|&lt;nexp&gt;, 46</w:t>
      </w:r>
    </w:p>
    <w:p w:rsidR="00F11A10" w:rsidRDefault="00F11A10">
      <w:pPr>
        <w:pStyle w:val="Index1"/>
        <w:tabs>
          <w:tab w:val="right" w:leader="dot" w:pos="9350"/>
        </w:tabs>
        <w:rPr>
          <w:noProof/>
        </w:rPr>
      </w:pPr>
      <w:r>
        <w:rPr>
          <w:noProof/>
        </w:rPr>
        <w:t>List.search &lt;pointer_nexp&gt;, value|value$, &lt;result_nvar&gt;{,&lt;start_nexp&gt;}, 47</w:t>
      </w:r>
    </w:p>
    <w:p w:rsidR="00F11A10" w:rsidRDefault="00F11A10">
      <w:pPr>
        <w:pStyle w:val="Index1"/>
        <w:tabs>
          <w:tab w:val="right" w:leader="dot" w:pos="9350"/>
        </w:tabs>
        <w:rPr>
          <w:noProof/>
        </w:rPr>
      </w:pPr>
      <w:r>
        <w:rPr>
          <w:noProof/>
        </w:rPr>
        <w:lastRenderedPageBreak/>
        <w:t>List.size &lt;pointer_nexp&gt;, &lt;nvar&gt;, 47</w:t>
      </w:r>
    </w:p>
    <w:p w:rsidR="00F11A10" w:rsidRDefault="00F11A10">
      <w:pPr>
        <w:pStyle w:val="Index1"/>
        <w:tabs>
          <w:tab w:val="right" w:leader="dot" w:pos="9350"/>
        </w:tabs>
        <w:rPr>
          <w:noProof/>
        </w:rPr>
      </w:pPr>
      <w:r>
        <w:rPr>
          <w:noProof/>
        </w:rPr>
        <w:t>List.toArray &lt;pointer_nexp&gt;, Array$[] | Array[], 48</w:t>
      </w:r>
    </w:p>
    <w:p w:rsidR="00F11A10" w:rsidRDefault="00F11A10">
      <w:pPr>
        <w:pStyle w:val="Index1"/>
        <w:tabs>
          <w:tab w:val="right" w:leader="dot" w:pos="9350"/>
        </w:tabs>
        <w:rPr>
          <w:noProof/>
        </w:rPr>
      </w:pPr>
      <w:r>
        <w:rPr>
          <w:noProof/>
        </w:rPr>
        <w:t>List.type &lt;pointer_nexp&gt;, &lt;svar&gt;, 47</w:t>
      </w:r>
    </w:p>
    <w:p w:rsidR="00F11A10" w:rsidRDefault="00F11A10">
      <w:pPr>
        <w:pStyle w:val="Index1"/>
        <w:tabs>
          <w:tab w:val="right" w:leader="dot" w:pos="9350"/>
        </w:tabs>
        <w:rPr>
          <w:noProof/>
        </w:rPr>
      </w:pPr>
      <w:r>
        <w:rPr>
          <w:noProof/>
        </w:rPr>
        <w:t>LOG(&lt;nexp&gt;), 60</w:t>
      </w:r>
    </w:p>
    <w:p w:rsidR="00F11A10" w:rsidRDefault="00F11A10">
      <w:pPr>
        <w:pStyle w:val="Index1"/>
        <w:tabs>
          <w:tab w:val="right" w:leader="dot" w:pos="9350"/>
        </w:tabs>
        <w:rPr>
          <w:noProof/>
        </w:rPr>
      </w:pPr>
      <w:r>
        <w:rPr>
          <w:noProof/>
        </w:rPr>
        <w:t>LOG10(&lt;nexp&gt;), 60</w:t>
      </w:r>
    </w:p>
    <w:p w:rsidR="00F11A10" w:rsidRDefault="00F11A10">
      <w:pPr>
        <w:pStyle w:val="Index1"/>
        <w:tabs>
          <w:tab w:val="right" w:leader="dot" w:pos="9350"/>
        </w:tabs>
        <w:rPr>
          <w:noProof/>
        </w:rPr>
      </w:pPr>
      <w:r w:rsidRPr="00E1695C">
        <w:rPr>
          <w:rFonts w:eastAsia="Times New Roman"/>
          <w:noProof/>
        </w:rPr>
        <w:t>LOWER$(</w:t>
      </w:r>
      <w:r>
        <w:rPr>
          <w:noProof/>
        </w:rPr>
        <w:t>&lt;sexp&gt;</w:t>
      </w:r>
      <w:r w:rsidRPr="00E1695C">
        <w:rPr>
          <w:rFonts w:eastAsia="Times New Roman"/>
          <w:noProof/>
        </w:rPr>
        <w:t>)</w:t>
      </w:r>
      <w:r>
        <w:rPr>
          <w:noProof/>
        </w:rPr>
        <w:t>, 70</w:t>
      </w:r>
    </w:p>
    <w:p w:rsidR="00F11A10" w:rsidRDefault="00F11A10">
      <w:pPr>
        <w:pStyle w:val="Index1"/>
        <w:tabs>
          <w:tab w:val="right" w:leader="dot" w:pos="9350"/>
        </w:tabs>
        <w:rPr>
          <w:noProof/>
        </w:rPr>
      </w:pPr>
      <w:r>
        <w:rPr>
          <w:noProof/>
        </w:rPr>
        <w:t>MAX(&lt;nexp&gt;, &lt;nexp&gt;), 58</w:t>
      </w:r>
    </w:p>
    <w:p w:rsidR="00F11A10" w:rsidRDefault="00F11A10">
      <w:pPr>
        <w:pStyle w:val="Index1"/>
        <w:tabs>
          <w:tab w:val="right" w:leader="dot" w:pos="9350"/>
        </w:tabs>
        <w:rPr>
          <w:noProof/>
        </w:rPr>
      </w:pPr>
      <w:r>
        <w:rPr>
          <w:noProof/>
        </w:rPr>
        <w:t>MenuKey.resume, 89</w:t>
      </w:r>
    </w:p>
    <w:p w:rsidR="00F11A10" w:rsidRDefault="00F11A10">
      <w:pPr>
        <w:pStyle w:val="Index1"/>
        <w:tabs>
          <w:tab w:val="right" w:leader="dot" w:pos="9350"/>
        </w:tabs>
        <w:rPr>
          <w:noProof/>
        </w:rPr>
      </w:pPr>
      <w:r w:rsidRPr="00E1695C">
        <w:rPr>
          <w:rFonts w:eastAsia="Times New Roman"/>
          <w:noProof/>
        </w:rPr>
        <w:t xml:space="preserve">MID$(&lt;sexp&gt;, </w:t>
      </w:r>
      <w:r>
        <w:rPr>
          <w:noProof/>
        </w:rPr>
        <w:t>&lt;start_nexp&gt;{, &lt;count_nexp&gt;}</w:t>
      </w:r>
      <w:r w:rsidRPr="00E1695C">
        <w:rPr>
          <w:rFonts w:eastAsia="Times New Roman"/>
          <w:noProof/>
        </w:rPr>
        <w:t>)</w:t>
      </w:r>
      <w:r>
        <w:rPr>
          <w:noProof/>
        </w:rPr>
        <w:t>, 65</w:t>
      </w:r>
    </w:p>
    <w:p w:rsidR="00F11A10" w:rsidRDefault="00F11A10">
      <w:pPr>
        <w:pStyle w:val="Index1"/>
        <w:tabs>
          <w:tab w:val="right" w:leader="dot" w:pos="9350"/>
        </w:tabs>
        <w:rPr>
          <w:noProof/>
        </w:rPr>
      </w:pPr>
      <w:r>
        <w:rPr>
          <w:noProof/>
        </w:rPr>
        <w:t>MIN(&lt;nexp&gt;, &lt;nexp&gt;), 58</w:t>
      </w:r>
    </w:p>
    <w:p w:rsidR="00F11A10" w:rsidRDefault="00F11A10">
      <w:pPr>
        <w:pStyle w:val="Index1"/>
        <w:tabs>
          <w:tab w:val="right" w:leader="dot" w:pos="9350"/>
        </w:tabs>
        <w:rPr>
          <w:noProof/>
        </w:rPr>
      </w:pPr>
      <w:r>
        <w:rPr>
          <w:noProof/>
        </w:rPr>
        <w:t>mkdir &lt;path_sexp&gt;, 105</w:t>
      </w:r>
    </w:p>
    <w:p w:rsidR="00F11A10" w:rsidRDefault="00F11A10">
      <w:pPr>
        <w:pStyle w:val="Index1"/>
        <w:tabs>
          <w:tab w:val="right" w:leader="dot" w:pos="9350"/>
        </w:tabs>
        <w:rPr>
          <w:noProof/>
        </w:rPr>
      </w:pPr>
      <w:r>
        <w:rPr>
          <w:noProof/>
        </w:rPr>
        <w:t>MOD(&lt;nexp1&gt;, &lt;nexp2&gt;), 59</w:t>
      </w:r>
    </w:p>
    <w:p w:rsidR="00F11A10" w:rsidRDefault="00F11A10">
      <w:pPr>
        <w:pStyle w:val="Index1"/>
        <w:tabs>
          <w:tab w:val="right" w:leader="dot" w:pos="9350"/>
        </w:tabs>
        <w:rPr>
          <w:noProof/>
        </w:rPr>
      </w:pPr>
      <w:r>
        <w:rPr>
          <w:noProof/>
        </w:rPr>
        <w:t>MyPhoneNumber &lt;svar&gt;, 127</w:t>
      </w:r>
    </w:p>
    <w:p w:rsidR="00F11A10" w:rsidRDefault="00F11A10">
      <w:pPr>
        <w:pStyle w:val="Index1"/>
        <w:tabs>
          <w:tab w:val="right" w:leader="dot" w:pos="9350"/>
        </w:tabs>
        <w:rPr>
          <w:noProof/>
        </w:rPr>
      </w:pPr>
      <w:r>
        <w:rPr>
          <w:noProof/>
        </w:rPr>
        <w:t>Notify &lt;title_sexp&gt;, &lt;subtitle_sexp&gt;, &lt;alert_sexp&gt;, &lt;wait_lexp&gt;, 143</w:t>
      </w:r>
    </w:p>
    <w:p w:rsidR="00F11A10" w:rsidRDefault="00F11A10">
      <w:pPr>
        <w:pStyle w:val="Index1"/>
        <w:tabs>
          <w:tab w:val="right" w:leader="dot" w:pos="9350"/>
        </w:tabs>
        <w:rPr>
          <w:noProof/>
        </w:rPr>
      </w:pPr>
      <w:r>
        <w:rPr>
          <w:noProof/>
        </w:rPr>
        <w:t>OCT$(&lt;nexp&gt;), 70</w:t>
      </w:r>
    </w:p>
    <w:p w:rsidR="00F11A10" w:rsidRDefault="00F11A10">
      <w:pPr>
        <w:pStyle w:val="Index1"/>
        <w:tabs>
          <w:tab w:val="right" w:leader="dot" w:pos="9350"/>
        </w:tabs>
        <w:rPr>
          <w:noProof/>
        </w:rPr>
      </w:pPr>
      <w:r>
        <w:rPr>
          <w:noProof/>
        </w:rPr>
        <w:t>OCT(&lt;sexp&gt;), 62</w:t>
      </w:r>
    </w:p>
    <w:p w:rsidR="00F11A10" w:rsidRDefault="00F11A10">
      <w:pPr>
        <w:pStyle w:val="Index1"/>
        <w:tabs>
          <w:tab w:val="right" w:leader="dot" w:pos="9350"/>
        </w:tabs>
        <w:rPr>
          <w:noProof/>
        </w:rPr>
      </w:pPr>
      <w:r>
        <w:rPr>
          <w:noProof/>
        </w:rPr>
        <w:t>OnBackGround:, 142</w:t>
      </w:r>
    </w:p>
    <w:p w:rsidR="00F11A10" w:rsidRDefault="00F11A10">
      <w:pPr>
        <w:pStyle w:val="Index1"/>
        <w:tabs>
          <w:tab w:val="right" w:leader="dot" w:pos="9350"/>
        </w:tabs>
        <w:rPr>
          <w:noProof/>
        </w:rPr>
      </w:pPr>
      <w:r>
        <w:rPr>
          <w:noProof/>
        </w:rPr>
        <w:t>OnBackKey:, 88</w:t>
      </w:r>
    </w:p>
    <w:p w:rsidR="00F11A10" w:rsidRDefault="00F11A10">
      <w:pPr>
        <w:pStyle w:val="Index1"/>
        <w:tabs>
          <w:tab w:val="right" w:leader="dot" w:pos="9350"/>
        </w:tabs>
        <w:rPr>
          <w:noProof/>
        </w:rPr>
      </w:pPr>
      <w:r>
        <w:rPr>
          <w:noProof/>
        </w:rPr>
        <w:t>OnBtReadReady:, 126</w:t>
      </w:r>
    </w:p>
    <w:p w:rsidR="00F11A10" w:rsidRDefault="00F11A10">
      <w:pPr>
        <w:pStyle w:val="Index1"/>
        <w:tabs>
          <w:tab w:val="right" w:leader="dot" w:pos="9350"/>
        </w:tabs>
        <w:rPr>
          <w:noProof/>
        </w:rPr>
      </w:pPr>
      <w:r>
        <w:rPr>
          <w:noProof/>
        </w:rPr>
        <w:t>OnConsoleTouch:, 88</w:t>
      </w:r>
    </w:p>
    <w:p w:rsidR="00F11A10" w:rsidRDefault="00F11A10">
      <w:pPr>
        <w:pStyle w:val="Index1"/>
        <w:tabs>
          <w:tab w:val="right" w:leader="dot" w:pos="9350"/>
        </w:tabs>
        <w:rPr>
          <w:noProof/>
        </w:rPr>
      </w:pPr>
      <w:r>
        <w:rPr>
          <w:noProof/>
        </w:rPr>
        <w:t>OnError:, 88</w:t>
      </w:r>
    </w:p>
    <w:p w:rsidR="00F11A10" w:rsidRDefault="00F11A10">
      <w:pPr>
        <w:pStyle w:val="Index1"/>
        <w:tabs>
          <w:tab w:val="right" w:leader="dot" w:pos="9350"/>
        </w:tabs>
        <w:rPr>
          <w:noProof/>
        </w:rPr>
      </w:pPr>
      <w:r>
        <w:rPr>
          <w:noProof/>
        </w:rPr>
        <w:t>OnGrTouch:, 169</w:t>
      </w:r>
    </w:p>
    <w:p w:rsidR="00F11A10" w:rsidRDefault="00F11A10">
      <w:pPr>
        <w:pStyle w:val="Index1"/>
        <w:tabs>
          <w:tab w:val="right" w:leader="dot" w:pos="9350"/>
        </w:tabs>
        <w:rPr>
          <w:noProof/>
        </w:rPr>
      </w:pPr>
      <w:r>
        <w:rPr>
          <w:noProof/>
        </w:rPr>
        <w:t>OnKbChange:, 101</w:t>
      </w:r>
    </w:p>
    <w:p w:rsidR="00F11A10" w:rsidRDefault="00F11A10">
      <w:pPr>
        <w:pStyle w:val="Index1"/>
        <w:tabs>
          <w:tab w:val="right" w:leader="dot" w:pos="9350"/>
        </w:tabs>
        <w:rPr>
          <w:noProof/>
        </w:rPr>
      </w:pPr>
      <w:r>
        <w:rPr>
          <w:noProof/>
        </w:rPr>
        <w:t>OnKeyPress:, 89</w:t>
      </w:r>
    </w:p>
    <w:p w:rsidR="00F11A10" w:rsidRDefault="00F11A10">
      <w:pPr>
        <w:pStyle w:val="Index1"/>
        <w:tabs>
          <w:tab w:val="right" w:leader="dot" w:pos="9350"/>
        </w:tabs>
        <w:rPr>
          <w:noProof/>
        </w:rPr>
      </w:pPr>
      <w:r>
        <w:rPr>
          <w:noProof/>
        </w:rPr>
        <w:t>OnLowMemory:, 89</w:t>
      </w:r>
    </w:p>
    <w:p w:rsidR="00F11A10" w:rsidRDefault="00F11A10">
      <w:pPr>
        <w:pStyle w:val="Index1"/>
        <w:tabs>
          <w:tab w:val="right" w:leader="dot" w:pos="9350"/>
        </w:tabs>
        <w:rPr>
          <w:noProof/>
        </w:rPr>
      </w:pPr>
      <w:r>
        <w:rPr>
          <w:noProof/>
        </w:rPr>
        <w:t>OnMenuKey:, 88</w:t>
      </w:r>
    </w:p>
    <w:p w:rsidR="00F11A10" w:rsidRDefault="00F11A10">
      <w:pPr>
        <w:pStyle w:val="Index1"/>
        <w:tabs>
          <w:tab w:val="right" w:leader="dot" w:pos="9350"/>
        </w:tabs>
        <w:rPr>
          <w:noProof/>
        </w:rPr>
      </w:pPr>
      <w:r>
        <w:rPr>
          <w:noProof/>
        </w:rPr>
        <w:t>OnTimer:, 130</w:t>
      </w:r>
    </w:p>
    <w:p w:rsidR="00F11A10" w:rsidRDefault="00F11A10">
      <w:pPr>
        <w:pStyle w:val="Index1"/>
        <w:tabs>
          <w:tab w:val="right" w:leader="dot" w:pos="9350"/>
        </w:tabs>
        <w:rPr>
          <w:noProof/>
        </w:rPr>
      </w:pPr>
      <w:r>
        <w:rPr>
          <w:noProof/>
        </w:rPr>
        <w:t>Pause &lt;ticks_nexp&gt;, 145</w:t>
      </w:r>
    </w:p>
    <w:p w:rsidR="00F11A10" w:rsidRDefault="00F11A10">
      <w:pPr>
        <w:pStyle w:val="Index1"/>
        <w:tabs>
          <w:tab w:val="right" w:leader="dot" w:pos="9350"/>
        </w:tabs>
        <w:rPr>
          <w:noProof/>
        </w:rPr>
      </w:pPr>
      <w:r>
        <w:rPr>
          <w:noProof/>
        </w:rPr>
        <w:t>Phone.call &lt;sexp&gt;, 127</w:t>
      </w:r>
    </w:p>
    <w:p w:rsidR="00F11A10" w:rsidRDefault="00F11A10">
      <w:pPr>
        <w:pStyle w:val="Index1"/>
        <w:tabs>
          <w:tab w:val="right" w:leader="dot" w:pos="9350"/>
        </w:tabs>
        <w:rPr>
          <w:noProof/>
        </w:rPr>
      </w:pPr>
      <w:r>
        <w:rPr>
          <w:noProof/>
        </w:rPr>
        <w:t>Phone.dial &lt;sexp&gt;, 128</w:t>
      </w:r>
    </w:p>
    <w:p w:rsidR="00F11A10" w:rsidRDefault="00F11A10">
      <w:pPr>
        <w:pStyle w:val="Index1"/>
        <w:tabs>
          <w:tab w:val="right" w:leader="dot" w:pos="9350"/>
        </w:tabs>
        <w:rPr>
          <w:noProof/>
        </w:rPr>
      </w:pPr>
      <w:r>
        <w:rPr>
          <w:noProof/>
        </w:rPr>
        <w:t>Phone.info &lt;nexp&gt;|&lt;nvar&gt;, 138</w:t>
      </w:r>
    </w:p>
    <w:p w:rsidR="00F11A10" w:rsidRDefault="00F11A10">
      <w:pPr>
        <w:pStyle w:val="Index1"/>
        <w:tabs>
          <w:tab w:val="right" w:leader="dot" w:pos="9350"/>
        </w:tabs>
        <w:rPr>
          <w:noProof/>
        </w:rPr>
      </w:pPr>
      <w:r>
        <w:rPr>
          <w:noProof/>
        </w:rPr>
        <w:t>Phone.rcv.init, 128</w:t>
      </w:r>
    </w:p>
    <w:p w:rsidR="00F11A10" w:rsidRDefault="00F11A10">
      <w:pPr>
        <w:pStyle w:val="Index1"/>
        <w:tabs>
          <w:tab w:val="right" w:leader="dot" w:pos="9350"/>
        </w:tabs>
        <w:rPr>
          <w:noProof/>
        </w:rPr>
      </w:pPr>
      <w:r>
        <w:rPr>
          <w:noProof/>
        </w:rPr>
        <w:t>Phone.rcv.next &lt;state_nvar&gt;, &lt;number_svar&gt;, 128</w:t>
      </w:r>
    </w:p>
    <w:p w:rsidR="00F11A10" w:rsidRDefault="00F11A10">
      <w:pPr>
        <w:pStyle w:val="Index1"/>
        <w:tabs>
          <w:tab w:val="right" w:leader="dot" w:pos="9350"/>
        </w:tabs>
        <w:rPr>
          <w:noProof/>
        </w:rPr>
      </w:pPr>
      <w:r>
        <w:rPr>
          <w:noProof/>
        </w:rPr>
        <w:t>PI(), 60</w:t>
      </w:r>
    </w:p>
    <w:p w:rsidR="00F11A10" w:rsidRDefault="00F11A10">
      <w:pPr>
        <w:pStyle w:val="Index1"/>
        <w:tabs>
          <w:tab w:val="right" w:leader="dot" w:pos="9350"/>
        </w:tabs>
        <w:rPr>
          <w:noProof/>
        </w:rPr>
      </w:pPr>
      <w:r>
        <w:rPr>
          <w:noProof/>
        </w:rPr>
        <w:t>Popup &lt;message_sexp&gt;{{, &lt;x_nexp&gt;}{, &lt;y_nexp&gt;}{, &lt;duration_lexp&gt;}}, 99</w:t>
      </w:r>
    </w:p>
    <w:p w:rsidR="00F11A10" w:rsidRDefault="00F11A10">
      <w:pPr>
        <w:pStyle w:val="Index1"/>
        <w:tabs>
          <w:tab w:val="right" w:leader="dot" w:pos="9350"/>
        </w:tabs>
        <w:rPr>
          <w:noProof/>
        </w:rPr>
      </w:pPr>
      <w:r>
        <w:rPr>
          <w:noProof/>
        </w:rPr>
        <w:t>POW(&lt;nexp1&gt;, &lt;nexp2&gt;), 60</w:t>
      </w:r>
    </w:p>
    <w:p w:rsidR="00F11A10" w:rsidRDefault="00F11A10">
      <w:pPr>
        <w:pStyle w:val="Index1"/>
        <w:tabs>
          <w:tab w:val="right" w:leader="dot" w:pos="9350"/>
        </w:tabs>
        <w:rPr>
          <w:noProof/>
        </w:rPr>
      </w:pPr>
      <w:r>
        <w:rPr>
          <w:noProof/>
        </w:rPr>
        <w:t>Print {&lt;exp&gt; {,|;}} ..., 94</w:t>
      </w:r>
    </w:p>
    <w:p w:rsidR="00F11A10" w:rsidRDefault="00F11A10">
      <w:pPr>
        <w:pStyle w:val="Index1"/>
        <w:tabs>
          <w:tab w:val="right" w:leader="dot" w:pos="9350"/>
        </w:tabs>
        <w:rPr>
          <w:noProof/>
        </w:rPr>
      </w:pPr>
      <w:r>
        <w:rPr>
          <w:noProof/>
        </w:rPr>
        <w:t>RANDOMIZE({&lt;nexp&gt;}), 57</w:t>
      </w:r>
    </w:p>
    <w:p w:rsidR="00F11A10" w:rsidRDefault="00F11A10">
      <w:pPr>
        <w:pStyle w:val="Index1"/>
        <w:tabs>
          <w:tab w:val="right" w:leader="dot" w:pos="9350"/>
        </w:tabs>
        <w:rPr>
          <w:noProof/>
        </w:rPr>
      </w:pPr>
      <w:r>
        <w:rPr>
          <w:noProof/>
        </w:rPr>
        <w:t>Read.data &lt;number&gt;|&lt;string&gt; {,&lt;number&gt;|&lt;string&gt;...,&lt;number&gt;|&lt;string&gt;}, 89</w:t>
      </w:r>
    </w:p>
    <w:p w:rsidR="00F11A10" w:rsidRDefault="00F11A10">
      <w:pPr>
        <w:pStyle w:val="Index1"/>
        <w:tabs>
          <w:tab w:val="right" w:leader="dot" w:pos="9350"/>
        </w:tabs>
        <w:rPr>
          <w:noProof/>
        </w:rPr>
      </w:pPr>
      <w:r>
        <w:rPr>
          <w:noProof/>
        </w:rPr>
        <w:t>Read.from &lt;nexp&gt;, 90</w:t>
      </w:r>
    </w:p>
    <w:p w:rsidR="00F11A10" w:rsidRDefault="00F11A10">
      <w:pPr>
        <w:pStyle w:val="Index1"/>
        <w:tabs>
          <w:tab w:val="right" w:leader="dot" w:pos="9350"/>
        </w:tabs>
        <w:rPr>
          <w:noProof/>
        </w:rPr>
      </w:pPr>
      <w:r>
        <w:rPr>
          <w:noProof/>
        </w:rPr>
        <w:t>Read.next &lt;var&gt;, ..., 90</w:t>
      </w:r>
    </w:p>
    <w:p w:rsidR="00F11A10" w:rsidRDefault="00F11A10">
      <w:pPr>
        <w:pStyle w:val="Index1"/>
        <w:tabs>
          <w:tab w:val="right" w:leader="dot" w:pos="9350"/>
        </w:tabs>
        <w:rPr>
          <w:noProof/>
        </w:rPr>
      </w:pPr>
      <w:r>
        <w:rPr>
          <w:noProof/>
        </w:rPr>
        <w:t>Rem, 53</w:t>
      </w:r>
    </w:p>
    <w:p w:rsidR="00F11A10" w:rsidRDefault="00F11A10">
      <w:pPr>
        <w:pStyle w:val="Index1"/>
        <w:tabs>
          <w:tab w:val="right" w:leader="dot" w:pos="9350"/>
        </w:tabs>
        <w:rPr>
          <w:noProof/>
        </w:rPr>
      </w:pPr>
      <w:r w:rsidRPr="00E1695C">
        <w:rPr>
          <w:rFonts w:eastAsia="Times New Roman"/>
          <w:noProof/>
        </w:rPr>
        <w:t>REPLACE$( &lt;sexp&gt;, &lt;argument_sexp&gt;, &lt;replace_sexp&gt;)</w:t>
      </w:r>
      <w:r>
        <w:rPr>
          <w:noProof/>
        </w:rPr>
        <w:t>, 66</w:t>
      </w:r>
    </w:p>
    <w:p w:rsidR="00F11A10" w:rsidRDefault="00F11A10">
      <w:pPr>
        <w:pStyle w:val="Index1"/>
        <w:tabs>
          <w:tab w:val="right" w:leader="dot" w:pos="9350"/>
        </w:tabs>
        <w:rPr>
          <w:noProof/>
        </w:rPr>
      </w:pPr>
      <w:r w:rsidRPr="00E1695C">
        <w:rPr>
          <w:rFonts w:eastAsia="Times New Roman"/>
          <w:noProof/>
        </w:rPr>
        <w:t>RIGHT$(</w:t>
      </w:r>
      <w:r>
        <w:rPr>
          <w:noProof/>
        </w:rPr>
        <w:t>&lt;sexp&gt;, &lt;count_nexp&gt;</w:t>
      </w:r>
      <w:r w:rsidRPr="00E1695C">
        <w:rPr>
          <w:rFonts w:eastAsia="Times New Roman"/>
          <w:noProof/>
        </w:rPr>
        <w:t>)</w:t>
      </w:r>
      <w:r>
        <w:rPr>
          <w:noProof/>
        </w:rPr>
        <w:t>, 66</w:t>
      </w:r>
    </w:p>
    <w:p w:rsidR="00F11A10" w:rsidRDefault="00F11A10">
      <w:pPr>
        <w:pStyle w:val="Index1"/>
        <w:tabs>
          <w:tab w:val="right" w:leader="dot" w:pos="9350"/>
        </w:tabs>
        <w:rPr>
          <w:noProof/>
        </w:rPr>
      </w:pPr>
      <w:r>
        <w:rPr>
          <w:noProof/>
        </w:rPr>
        <w:t>Ringer.get.mode &lt;nvar&gt;, 132</w:t>
      </w:r>
    </w:p>
    <w:p w:rsidR="00F11A10" w:rsidRDefault="00F11A10">
      <w:pPr>
        <w:pStyle w:val="Index1"/>
        <w:tabs>
          <w:tab w:val="right" w:leader="dot" w:pos="9350"/>
        </w:tabs>
        <w:rPr>
          <w:noProof/>
        </w:rPr>
      </w:pPr>
      <w:r>
        <w:rPr>
          <w:noProof/>
        </w:rPr>
        <w:t>Ringer.get.volume &lt;vol_nvar&gt; { , &lt;max_nvar&gt;, 133</w:t>
      </w:r>
    </w:p>
    <w:p w:rsidR="00F11A10" w:rsidRDefault="00F11A10">
      <w:pPr>
        <w:pStyle w:val="Index1"/>
        <w:tabs>
          <w:tab w:val="right" w:leader="dot" w:pos="9350"/>
        </w:tabs>
        <w:rPr>
          <w:noProof/>
        </w:rPr>
      </w:pPr>
      <w:r>
        <w:rPr>
          <w:noProof/>
        </w:rPr>
        <w:t>Ringer.set.mode &lt;nexp&gt;, 132</w:t>
      </w:r>
    </w:p>
    <w:p w:rsidR="00F11A10" w:rsidRDefault="00F11A10">
      <w:pPr>
        <w:pStyle w:val="Index1"/>
        <w:tabs>
          <w:tab w:val="right" w:leader="dot" w:pos="9350"/>
        </w:tabs>
        <w:rPr>
          <w:noProof/>
        </w:rPr>
      </w:pPr>
      <w:r>
        <w:rPr>
          <w:noProof/>
        </w:rPr>
        <w:t>Ringer.set.volume &lt;nexp&gt;, 133</w:t>
      </w:r>
    </w:p>
    <w:p w:rsidR="00F11A10" w:rsidRDefault="00F11A10">
      <w:pPr>
        <w:pStyle w:val="Index1"/>
        <w:tabs>
          <w:tab w:val="right" w:leader="dot" w:pos="9350"/>
        </w:tabs>
        <w:rPr>
          <w:noProof/>
        </w:rPr>
      </w:pPr>
      <w:r>
        <w:rPr>
          <w:noProof/>
        </w:rPr>
        <w:lastRenderedPageBreak/>
        <w:t>RND(), 58</w:t>
      </w:r>
    </w:p>
    <w:p w:rsidR="00F11A10" w:rsidRDefault="00F11A10">
      <w:pPr>
        <w:pStyle w:val="Index1"/>
        <w:tabs>
          <w:tab w:val="right" w:leader="dot" w:pos="9350"/>
        </w:tabs>
        <w:rPr>
          <w:noProof/>
        </w:rPr>
      </w:pPr>
      <w:r>
        <w:rPr>
          <w:noProof/>
        </w:rPr>
        <w:t>ROUND(&lt;value_nexp&gt;{, &lt;count_nexp&gt;{, &lt;mode_sexp&gt;}}), 59</w:t>
      </w:r>
    </w:p>
    <w:p w:rsidR="00F11A10" w:rsidRDefault="00F11A10">
      <w:pPr>
        <w:pStyle w:val="Index1"/>
        <w:tabs>
          <w:tab w:val="right" w:leader="dot" w:pos="9350"/>
        </w:tabs>
        <w:rPr>
          <w:noProof/>
        </w:rPr>
      </w:pPr>
      <w:r>
        <w:rPr>
          <w:noProof/>
        </w:rPr>
        <w:t>Run &lt;filename_sexp&gt; {, &lt;data_sexp&gt;}, 85</w:t>
      </w:r>
    </w:p>
    <w:p w:rsidR="00F11A10" w:rsidRDefault="00F11A10">
      <w:pPr>
        <w:pStyle w:val="Index1"/>
        <w:tabs>
          <w:tab w:val="right" w:leader="dot" w:pos="9350"/>
        </w:tabs>
        <w:rPr>
          <w:noProof/>
        </w:rPr>
      </w:pPr>
      <w:r>
        <w:rPr>
          <w:noProof/>
        </w:rPr>
        <w:t>Screen rotation, size[], realsize[], density, 140</w:t>
      </w:r>
    </w:p>
    <w:p w:rsidR="00F11A10" w:rsidRDefault="00F11A10">
      <w:pPr>
        <w:pStyle w:val="Index1"/>
        <w:tabs>
          <w:tab w:val="right" w:leader="dot" w:pos="9350"/>
        </w:tabs>
        <w:rPr>
          <w:noProof/>
        </w:rPr>
      </w:pPr>
      <w:r>
        <w:rPr>
          <w:noProof/>
        </w:rPr>
        <w:t>Screen.rotation &lt;nvar&gt;, 140</w:t>
      </w:r>
    </w:p>
    <w:p w:rsidR="00F11A10" w:rsidRDefault="00F11A10">
      <w:pPr>
        <w:pStyle w:val="Index1"/>
        <w:tabs>
          <w:tab w:val="right" w:leader="dot" w:pos="9350"/>
        </w:tabs>
        <w:rPr>
          <w:noProof/>
        </w:rPr>
      </w:pPr>
      <w:r>
        <w:rPr>
          <w:noProof/>
        </w:rPr>
        <w:t>Screen.size size[], realsize[], density, 141</w:t>
      </w:r>
    </w:p>
    <w:p w:rsidR="00F11A10" w:rsidRDefault="00F11A10">
      <w:pPr>
        <w:pStyle w:val="Index1"/>
        <w:tabs>
          <w:tab w:val="right" w:leader="dot" w:pos="9350"/>
        </w:tabs>
        <w:rPr>
          <w:noProof/>
        </w:rPr>
      </w:pPr>
      <w:r>
        <w:rPr>
          <w:noProof/>
        </w:rPr>
        <w:t>Select &lt;selection_nvar&gt;, &lt; Array$[]&gt;|&lt;list_nexp&gt;, {,&lt;title_sexp&gt; {, &lt;message_sexp&gt; } } {,&lt;press_lvar&gt; }, 99</w:t>
      </w:r>
    </w:p>
    <w:p w:rsidR="00F11A10" w:rsidRDefault="00F11A10">
      <w:pPr>
        <w:pStyle w:val="Index1"/>
        <w:tabs>
          <w:tab w:val="right" w:leader="dot" w:pos="9350"/>
        </w:tabs>
        <w:rPr>
          <w:noProof/>
        </w:rPr>
      </w:pPr>
      <w:r>
        <w:rPr>
          <w:noProof/>
        </w:rPr>
        <w:t>Sensors.close, 200</w:t>
      </w:r>
    </w:p>
    <w:p w:rsidR="00F11A10" w:rsidRDefault="00F11A10">
      <w:pPr>
        <w:pStyle w:val="Index1"/>
        <w:tabs>
          <w:tab w:val="right" w:leader="dot" w:pos="9350"/>
        </w:tabs>
        <w:rPr>
          <w:noProof/>
        </w:rPr>
      </w:pPr>
      <w:r>
        <w:rPr>
          <w:noProof/>
        </w:rPr>
        <w:t>Sensors.list &lt;sensor_array$[]&gt;, 199</w:t>
      </w:r>
    </w:p>
    <w:p w:rsidR="00F11A10" w:rsidRDefault="00F11A10">
      <w:pPr>
        <w:pStyle w:val="Index1"/>
        <w:tabs>
          <w:tab w:val="right" w:leader="dot" w:pos="9350"/>
        </w:tabs>
        <w:rPr>
          <w:noProof/>
        </w:rPr>
      </w:pPr>
      <w:r>
        <w:rPr>
          <w:noProof/>
        </w:rPr>
        <w:t>Sensors.open &lt;type_nexp&gt;{:&lt;delay_nexp&gt;}{, &lt;type_nexp&gt;{:&lt;delay_nexp&gt;}, ...}, 199</w:t>
      </w:r>
    </w:p>
    <w:p w:rsidR="00F11A10" w:rsidRDefault="00F11A10">
      <w:pPr>
        <w:pStyle w:val="Index1"/>
        <w:tabs>
          <w:tab w:val="right" w:leader="dot" w:pos="9350"/>
        </w:tabs>
        <w:rPr>
          <w:noProof/>
        </w:rPr>
      </w:pPr>
      <w:r>
        <w:rPr>
          <w:noProof/>
        </w:rPr>
        <w:t>Sensors.read sensor_type, p1, p2, p3, 200</w:t>
      </w:r>
    </w:p>
    <w:p w:rsidR="00F11A10" w:rsidRDefault="00F11A10">
      <w:pPr>
        <w:pStyle w:val="Index1"/>
        <w:tabs>
          <w:tab w:val="right" w:leader="dot" w:pos="9350"/>
        </w:tabs>
        <w:rPr>
          <w:noProof/>
        </w:rPr>
      </w:pPr>
      <w:r>
        <w:rPr>
          <w:noProof/>
        </w:rPr>
        <w:t>SGN(&lt;nexp&gt;), 57</w:t>
      </w:r>
    </w:p>
    <w:p w:rsidR="00F11A10" w:rsidRDefault="00F11A10">
      <w:pPr>
        <w:pStyle w:val="Index1"/>
        <w:tabs>
          <w:tab w:val="right" w:leader="dot" w:pos="9350"/>
        </w:tabs>
        <w:rPr>
          <w:noProof/>
        </w:rPr>
      </w:pPr>
      <w:r>
        <w:rPr>
          <w:noProof/>
        </w:rPr>
        <w:t>SHIFT(&lt;value_nexp&gt;, &lt;bits_nexp&gt;), 62</w:t>
      </w:r>
    </w:p>
    <w:p w:rsidR="00F11A10" w:rsidRDefault="00F11A10">
      <w:pPr>
        <w:pStyle w:val="Index1"/>
        <w:tabs>
          <w:tab w:val="right" w:leader="dot" w:pos="9350"/>
        </w:tabs>
        <w:rPr>
          <w:noProof/>
        </w:rPr>
      </w:pPr>
      <w:r>
        <w:rPr>
          <w:noProof/>
        </w:rPr>
        <w:t>SIN(&lt;nexp&gt;), 60</w:t>
      </w:r>
    </w:p>
    <w:p w:rsidR="00F11A10" w:rsidRDefault="00F11A10">
      <w:pPr>
        <w:pStyle w:val="Index1"/>
        <w:tabs>
          <w:tab w:val="right" w:leader="dot" w:pos="9350"/>
        </w:tabs>
        <w:rPr>
          <w:noProof/>
        </w:rPr>
      </w:pPr>
      <w:r>
        <w:rPr>
          <w:noProof/>
        </w:rPr>
        <w:t>SINH(&lt;nexp&gt;), 60</w:t>
      </w:r>
    </w:p>
    <w:p w:rsidR="00F11A10" w:rsidRDefault="00F11A10">
      <w:pPr>
        <w:pStyle w:val="Index1"/>
        <w:tabs>
          <w:tab w:val="right" w:leader="dot" w:pos="9350"/>
        </w:tabs>
        <w:rPr>
          <w:noProof/>
        </w:rPr>
      </w:pPr>
      <w:r>
        <w:rPr>
          <w:noProof/>
        </w:rPr>
        <w:t>Sms.rcv.init, 128</w:t>
      </w:r>
    </w:p>
    <w:p w:rsidR="00F11A10" w:rsidRDefault="00F11A10">
      <w:pPr>
        <w:pStyle w:val="Index1"/>
        <w:tabs>
          <w:tab w:val="right" w:leader="dot" w:pos="9350"/>
        </w:tabs>
        <w:rPr>
          <w:noProof/>
        </w:rPr>
      </w:pPr>
      <w:r>
        <w:rPr>
          <w:noProof/>
        </w:rPr>
        <w:t>Sms.rcv.next &lt;svar&gt;, 128</w:t>
      </w:r>
    </w:p>
    <w:p w:rsidR="00F11A10" w:rsidRDefault="00F11A10">
      <w:pPr>
        <w:pStyle w:val="Index1"/>
        <w:tabs>
          <w:tab w:val="right" w:leader="dot" w:pos="9350"/>
        </w:tabs>
        <w:rPr>
          <w:noProof/>
        </w:rPr>
      </w:pPr>
      <w:r>
        <w:rPr>
          <w:noProof/>
        </w:rPr>
        <w:t>Sms.send &lt;number_sexp&gt;, &lt;message_sexp&gt;, 128</w:t>
      </w:r>
    </w:p>
    <w:p w:rsidR="00F11A10" w:rsidRDefault="00F11A10">
      <w:pPr>
        <w:pStyle w:val="Index1"/>
        <w:tabs>
          <w:tab w:val="right" w:leader="dot" w:pos="9350"/>
        </w:tabs>
        <w:rPr>
          <w:noProof/>
        </w:rPr>
      </w:pPr>
      <w:r>
        <w:rPr>
          <w:noProof/>
        </w:rPr>
        <w:t>Socket.client.close, 120</w:t>
      </w:r>
    </w:p>
    <w:p w:rsidR="00F11A10" w:rsidRDefault="00F11A10">
      <w:pPr>
        <w:pStyle w:val="Index1"/>
        <w:tabs>
          <w:tab w:val="right" w:leader="dot" w:pos="9350"/>
        </w:tabs>
        <w:rPr>
          <w:noProof/>
        </w:rPr>
      </w:pPr>
      <w:r>
        <w:rPr>
          <w:noProof/>
        </w:rPr>
        <w:t>Socket.client.connect &lt;server_sexp&gt;, &lt;port_nexp&gt; { , &lt;wait_lexp&gt; }, 118</w:t>
      </w:r>
    </w:p>
    <w:p w:rsidR="00F11A10" w:rsidRDefault="00F11A10">
      <w:pPr>
        <w:pStyle w:val="Index1"/>
        <w:tabs>
          <w:tab w:val="right" w:leader="dot" w:pos="9350"/>
        </w:tabs>
        <w:rPr>
          <w:noProof/>
        </w:rPr>
      </w:pPr>
      <w:r>
        <w:rPr>
          <w:noProof/>
        </w:rPr>
        <w:t>Socket.client.read.file &lt;file_nexp&gt;, 119</w:t>
      </w:r>
    </w:p>
    <w:p w:rsidR="00F11A10" w:rsidRDefault="00F11A10">
      <w:pPr>
        <w:pStyle w:val="Index1"/>
        <w:tabs>
          <w:tab w:val="right" w:leader="dot" w:pos="9350"/>
        </w:tabs>
        <w:rPr>
          <w:noProof/>
        </w:rPr>
      </w:pPr>
      <w:r>
        <w:rPr>
          <w:noProof/>
        </w:rPr>
        <w:t>Socket.client.read.line &lt;line_svar&gt;, 119</w:t>
      </w:r>
    </w:p>
    <w:p w:rsidR="00F11A10" w:rsidRDefault="00F11A10">
      <w:pPr>
        <w:pStyle w:val="Index1"/>
        <w:tabs>
          <w:tab w:val="right" w:leader="dot" w:pos="9350"/>
        </w:tabs>
        <w:rPr>
          <w:noProof/>
        </w:rPr>
      </w:pPr>
      <w:r>
        <w:rPr>
          <w:noProof/>
        </w:rPr>
        <w:t>Socket.client.read.ready &lt;nvar&gt;, 119</w:t>
      </w:r>
    </w:p>
    <w:p w:rsidR="00F11A10" w:rsidRDefault="00F11A10">
      <w:pPr>
        <w:pStyle w:val="Index1"/>
        <w:tabs>
          <w:tab w:val="right" w:leader="dot" w:pos="9350"/>
        </w:tabs>
        <w:rPr>
          <w:noProof/>
        </w:rPr>
      </w:pPr>
      <w:r>
        <w:rPr>
          <w:noProof/>
        </w:rPr>
        <w:t>Socket.client.server.ip &lt;svar&gt;, 119</w:t>
      </w:r>
    </w:p>
    <w:p w:rsidR="00F11A10" w:rsidRDefault="00F11A10">
      <w:pPr>
        <w:pStyle w:val="Index1"/>
        <w:tabs>
          <w:tab w:val="right" w:leader="dot" w:pos="9350"/>
        </w:tabs>
        <w:rPr>
          <w:noProof/>
        </w:rPr>
      </w:pPr>
      <w:r>
        <w:rPr>
          <w:noProof/>
        </w:rPr>
        <w:t>Socket.client.status &lt;status_nvar&gt;, 119</w:t>
      </w:r>
    </w:p>
    <w:p w:rsidR="00F11A10" w:rsidRDefault="00F11A10">
      <w:pPr>
        <w:pStyle w:val="Index1"/>
        <w:tabs>
          <w:tab w:val="right" w:leader="dot" w:pos="9350"/>
        </w:tabs>
        <w:rPr>
          <w:noProof/>
        </w:rPr>
      </w:pPr>
      <w:r>
        <w:rPr>
          <w:noProof/>
        </w:rPr>
        <w:t>Socket.client.write.bytes &lt;sexp&gt;, 119</w:t>
      </w:r>
    </w:p>
    <w:p w:rsidR="00F11A10" w:rsidRDefault="00F11A10">
      <w:pPr>
        <w:pStyle w:val="Index1"/>
        <w:tabs>
          <w:tab w:val="right" w:leader="dot" w:pos="9350"/>
        </w:tabs>
        <w:rPr>
          <w:noProof/>
        </w:rPr>
      </w:pPr>
      <w:r>
        <w:rPr>
          <w:noProof/>
        </w:rPr>
        <w:t>Socket.client.write.file &lt;file_nexp&gt;, 120</w:t>
      </w:r>
    </w:p>
    <w:p w:rsidR="00F11A10" w:rsidRDefault="00F11A10">
      <w:pPr>
        <w:pStyle w:val="Index1"/>
        <w:tabs>
          <w:tab w:val="right" w:leader="dot" w:pos="9350"/>
        </w:tabs>
        <w:rPr>
          <w:noProof/>
        </w:rPr>
      </w:pPr>
      <w:r>
        <w:rPr>
          <w:noProof/>
        </w:rPr>
        <w:t>Socket.client.write.line &lt;line_sexp&gt;, 119</w:t>
      </w:r>
    </w:p>
    <w:p w:rsidR="00F11A10" w:rsidRDefault="00F11A10">
      <w:pPr>
        <w:pStyle w:val="Index1"/>
        <w:tabs>
          <w:tab w:val="right" w:leader="dot" w:pos="9350"/>
        </w:tabs>
        <w:rPr>
          <w:noProof/>
        </w:rPr>
      </w:pPr>
      <w:r>
        <w:rPr>
          <w:noProof/>
        </w:rPr>
        <w:t>Socket.myIP &lt;array$[]&gt;{, &lt;nvar&gt;}, 120</w:t>
      </w:r>
    </w:p>
    <w:p w:rsidR="00F11A10" w:rsidRDefault="00F11A10">
      <w:pPr>
        <w:pStyle w:val="Index1"/>
        <w:tabs>
          <w:tab w:val="right" w:leader="dot" w:pos="9350"/>
        </w:tabs>
        <w:rPr>
          <w:noProof/>
        </w:rPr>
      </w:pPr>
      <w:r>
        <w:rPr>
          <w:noProof/>
        </w:rPr>
        <w:t>Socket.myIP &lt;svar&gt;, 120</w:t>
      </w:r>
    </w:p>
    <w:p w:rsidR="00F11A10" w:rsidRDefault="00F11A10">
      <w:pPr>
        <w:pStyle w:val="Index1"/>
        <w:tabs>
          <w:tab w:val="right" w:leader="dot" w:pos="9350"/>
        </w:tabs>
        <w:rPr>
          <w:noProof/>
        </w:rPr>
      </w:pPr>
      <w:r>
        <w:rPr>
          <w:noProof/>
        </w:rPr>
        <w:t>Socket.server.client.ip &lt;nvar&gt;, 122</w:t>
      </w:r>
    </w:p>
    <w:p w:rsidR="00F11A10" w:rsidRDefault="00F11A10">
      <w:pPr>
        <w:pStyle w:val="Index1"/>
        <w:tabs>
          <w:tab w:val="right" w:leader="dot" w:pos="9350"/>
        </w:tabs>
        <w:rPr>
          <w:noProof/>
        </w:rPr>
      </w:pPr>
      <w:r>
        <w:rPr>
          <w:noProof/>
        </w:rPr>
        <w:t>Socket.server.close, 122</w:t>
      </w:r>
    </w:p>
    <w:p w:rsidR="00F11A10" w:rsidRDefault="00F11A10">
      <w:pPr>
        <w:pStyle w:val="Index1"/>
        <w:tabs>
          <w:tab w:val="right" w:leader="dot" w:pos="9350"/>
        </w:tabs>
        <w:rPr>
          <w:noProof/>
        </w:rPr>
      </w:pPr>
      <w:r>
        <w:rPr>
          <w:noProof/>
        </w:rPr>
        <w:t>Socket.server.connect {&lt;wait_lexp&gt;}, 120</w:t>
      </w:r>
    </w:p>
    <w:p w:rsidR="00F11A10" w:rsidRDefault="00F11A10">
      <w:pPr>
        <w:pStyle w:val="Index1"/>
        <w:tabs>
          <w:tab w:val="right" w:leader="dot" w:pos="9350"/>
        </w:tabs>
        <w:rPr>
          <w:noProof/>
        </w:rPr>
      </w:pPr>
      <w:r>
        <w:rPr>
          <w:noProof/>
        </w:rPr>
        <w:t>Socket.server.create &lt;port_nexp&gt;, 120</w:t>
      </w:r>
    </w:p>
    <w:p w:rsidR="00F11A10" w:rsidRDefault="00F11A10">
      <w:pPr>
        <w:pStyle w:val="Index1"/>
        <w:tabs>
          <w:tab w:val="right" w:leader="dot" w:pos="9350"/>
        </w:tabs>
        <w:rPr>
          <w:noProof/>
        </w:rPr>
      </w:pPr>
      <w:r>
        <w:rPr>
          <w:noProof/>
        </w:rPr>
        <w:t>Socket.server.disconnect, 122</w:t>
      </w:r>
    </w:p>
    <w:p w:rsidR="00F11A10" w:rsidRDefault="00F11A10">
      <w:pPr>
        <w:pStyle w:val="Index1"/>
        <w:tabs>
          <w:tab w:val="right" w:leader="dot" w:pos="9350"/>
        </w:tabs>
        <w:rPr>
          <w:noProof/>
        </w:rPr>
      </w:pPr>
      <w:r>
        <w:rPr>
          <w:noProof/>
        </w:rPr>
        <w:t>Socket.server.read.file &lt;file_nexp&gt;, 122</w:t>
      </w:r>
    </w:p>
    <w:p w:rsidR="00F11A10" w:rsidRDefault="00F11A10">
      <w:pPr>
        <w:pStyle w:val="Index1"/>
        <w:tabs>
          <w:tab w:val="right" w:leader="dot" w:pos="9350"/>
        </w:tabs>
        <w:rPr>
          <w:noProof/>
        </w:rPr>
      </w:pPr>
      <w:r>
        <w:rPr>
          <w:noProof/>
        </w:rPr>
        <w:t>Socket.server.read.line &lt;svar&gt;, 121</w:t>
      </w:r>
    </w:p>
    <w:p w:rsidR="00F11A10" w:rsidRDefault="00F11A10">
      <w:pPr>
        <w:pStyle w:val="Index1"/>
        <w:tabs>
          <w:tab w:val="right" w:leader="dot" w:pos="9350"/>
        </w:tabs>
        <w:rPr>
          <w:noProof/>
        </w:rPr>
      </w:pPr>
      <w:r>
        <w:rPr>
          <w:noProof/>
        </w:rPr>
        <w:t>Socket.server.read.ready &lt;nvar&gt;, 121</w:t>
      </w:r>
    </w:p>
    <w:p w:rsidR="00F11A10" w:rsidRDefault="00F11A10">
      <w:pPr>
        <w:pStyle w:val="Index1"/>
        <w:tabs>
          <w:tab w:val="right" w:leader="dot" w:pos="9350"/>
        </w:tabs>
        <w:rPr>
          <w:noProof/>
        </w:rPr>
      </w:pPr>
      <w:r>
        <w:rPr>
          <w:noProof/>
        </w:rPr>
        <w:t>Socket.server.status &lt;status_nvar&gt;, 121</w:t>
      </w:r>
    </w:p>
    <w:p w:rsidR="00F11A10" w:rsidRDefault="00F11A10">
      <w:pPr>
        <w:pStyle w:val="Index1"/>
        <w:tabs>
          <w:tab w:val="right" w:leader="dot" w:pos="9350"/>
        </w:tabs>
        <w:rPr>
          <w:noProof/>
        </w:rPr>
      </w:pPr>
      <w:r>
        <w:rPr>
          <w:noProof/>
        </w:rPr>
        <w:t>Socket.server.write.bytes &lt;sexp&gt;, 121</w:t>
      </w:r>
    </w:p>
    <w:p w:rsidR="00F11A10" w:rsidRDefault="00F11A10">
      <w:pPr>
        <w:pStyle w:val="Index1"/>
        <w:tabs>
          <w:tab w:val="right" w:leader="dot" w:pos="9350"/>
        </w:tabs>
        <w:rPr>
          <w:noProof/>
        </w:rPr>
      </w:pPr>
      <w:r>
        <w:rPr>
          <w:noProof/>
        </w:rPr>
        <w:t>Socket.server.write.file &lt;file_nexp&gt;, 121</w:t>
      </w:r>
    </w:p>
    <w:p w:rsidR="00F11A10" w:rsidRDefault="00F11A10">
      <w:pPr>
        <w:pStyle w:val="Index1"/>
        <w:tabs>
          <w:tab w:val="right" w:leader="dot" w:pos="9350"/>
        </w:tabs>
        <w:rPr>
          <w:noProof/>
        </w:rPr>
      </w:pPr>
      <w:r>
        <w:rPr>
          <w:noProof/>
        </w:rPr>
        <w:t>Socket.server.write.line &lt;line_sexp&gt;, 121</w:t>
      </w:r>
    </w:p>
    <w:p w:rsidR="00F11A10" w:rsidRDefault="00F11A10">
      <w:pPr>
        <w:pStyle w:val="Index1"/>
        <w:tabs>
          <w:tab w:val="right" w:leader="dot" w:pos="9350"/>
        </w:tabs>
        <w:rPr>
          <w:noProof/>
        </w:rPr>
      </w:pPr>
      <w:r>
        <w:rPr>
          <w:noProof/>
        </w:rPr>
        <w:t>Soundpool.load &lt;soundID_nvar&gt;, &lt;file_path_sexp&gt;, 191</w:t>
      </w:r>
    </w:p>
    <w:p w:rsidR="00F11A10" w:rsidRDefault="00F11A10">
      <w:pPr>
        <w:pStyle w:val="Index1"/>
        <w:tabs>
          <w:tab w:val="right" w:leader="dot" w:pos="9350"/>
        </w:tabs>
        <w:rPr>
          <w:noProof/>
        </w:rPr>
      </w:pPr>
      <w:r>
        <w:rPr>
          <w:noProof/>
        </w:rPr>
        <w:t>Soundpool.open &lt;MaxStreams_nexp&gt;, 191</w:t>
      </w:r>
    </w:p>
    <w:p w:rsidR="00F11A10" w:rsidRDefault="00F11A10">
      <w:pPr>
        <w:pStyle w:val="Index1"/>
        <w:tabs>
          <w:tab w:val="right" w:leader="dot" w:pos="9350"/>
        </w:tabs>
        <w:rPr>
          <w:noProof/>
        </w:rPr>
      </w:pPr>
      <w:r>
        <w:rPr>
          <w:noProof/>
        </w:rPr>
        <w:t>Soundpool.pause &lt;streamID_nexp&gt;, 192</w:t>
      </w:r>
    </w:p>
    <w:p w:rsidR="00F11A10" w:rsidRDefault="00F11A10">
      <w:pPr>
        <w:pStyle w:val="Index1"/>
        <w:tabs>
          <w:tab w:val="right" w:leader="dot" w:pos="9350"/>
        </w:tabs>
        <w:rPr>
          <w:noProof/>
        </w:rPr>
      </w:pPr>
      <w:r>
        <w:rPr>
          <w:noProof/>
        </w:rPr>
        <w:t>Soundpool.play &lt;streamID_nvar&gt;, &lt;soundID_nexp&gt;, &lt;rightVolume_nexp&gt;, &lt;leftVolume_nexp&gt;, &lt;priority_nexp&gt;, &lt;loop_nexp&gt;, &lt;rate_nexp&gt;, 191</w:t>
      </w:r>
    </w:p>
    <w:p w:rsidR="00F11A10" w:rsidRDefault="00F11A10">
      <w:pPr>
        <w:pStyle w:val="Index1"/>
        <w:tabs>
          <w:tab w:val="right" w:leader="dot" w:pos="9350"/>
        </w:tabs>
        <w:rPr>
          <w:noProof/>
        </w:rPr>
      </w:pPr>
      <w:r>
        <w:rPr>
          <w:noProof/>
        </w:rPr>
        <w:lastRenderedPageBreak/>
        <w:t>Soundpool.release, 192</w:t>
      </w:r>
    </w:p>
    <w:p w:rsidR="00F11A10" w:rsidRDefault="00F11A10">
      <w:pPr>
        <w:pStyle w:val="Index1"/>
        <w:tabs>
          <w:tab w:val="right" w:leader="dot" w:pos="9350"/>
        </w:tabs>
        <w:rPr>
          <w:noProof/>
        </w:rPr>
      </w:pPr>
      <w:r>
        <w:rPr>
          <w:noProof/>
        </w:rPr>
        <w:t>Soundpool.resume &lt;streamID_nexp&gt;, 192</w:t>
      </w:r>
    </w:p>
    <w:p w:rsidR="00F11A10" w:rsidRDefault="00F11A10">
      <w:pPr>
        <w:pStyle w:val="Index1"/>
        <w:tabs>
          <w:tab w:val="right" w:leader="dot" w:pos="9350"/>
        </w:tabs>
        <w:rPr>
          <w:noProof/>
        </w:rPr>
      </w:pPr>
      <w:r>
        <w:rPr>
          <w:noProof/>
        </w:rPr>
        <w:t>Soundpool.setpriority &lt;streamID_nexp&gt;, &lt;priority_nexp&gt;, 192</w:t>
      </w:r>
    </w:p>
    <w:p w:rsidR="00F11A10" w:rsidRDefault="00F11A10">
      <w:pPr>
        <w:pStyle w:val="Index1"/>
        <w:tabs>
          <w:tab w:val="right" w:leader="dot" w:pos="9350"/>
        </w:tabs>
        <w:rPr>
          <w:noProof/>
        </w:rPr>
      </w:pPr>
      <w:r>
        <w:rPr>
          <w:noProof/>
        </w:rPr>
        <w:t>Soundpool.setrate &lt;streamID_nexp&gt;, &lt;rate_nexp&gt;, 192</w:t>
      </w:r>
    </w:p>
    <w:p w:rsidR="00F11A10" w:rsidRDefault="00F11A10">
      <w:pPr>
        <w:pStyle w:val="Index1"/>
        <w:tabs>
          <w:tab w:val="right" w:leader="dot" w:pos="9350"/>
        </w:tabs>
        <w:rPr>
          <w:noProof/>
        </w:rPr>
      </w:pPr>
      <w:r>
        <w:rPr>
          <w:noProof/>
        </w:rPr>
        <w:t>Soundpool.setvolume &lt;streamID_nexp&gt;, &lt;leftVolume_nexp&gt;, &lt;rightVolume_nexp&gt;, 192</w:t>
      </w:r>
    </w:p>
    <w:p w:rsidR="00F11A10" w:rsidRDefault="00F11A10">
      <w:pPr>
        <w:pStyle w:val="Index1"/>
        <w:tabs>
          <w:tab w:val="right" w:leader="dot" w:pos="9350"/>
        </w:tabs>
        <w:rPr>
          <w:noProof/>
        </w:rPr>
      </w:pPr>
      <w:r>
        <w:rPr>
          <w:noProof/>
        </w:rPr>
        <w:t>Soundpool.stop &lt;streamID_nexp&gt;, 192</w:t>
      </w:r>
    </w:p>
    <w:p w:rsidR="00F11A10" w:rsidRDefault="00F11A10">
      <w:pPr>
        <w:pStyle w:val="Index1"/>
        <w:tabs>
          <w:tab w:val="right" w:leader="dot" w:pos="9350"/>
        </w:tabs>
        <w:rPr>
          <w:noProof/>
        </w:rPr>
      </w:pPr>
      <w:r>
        <w:rPr>
          <w:noProof/>
        </w:rPr>
        <w:t>Soundpool.unload &lt;soundID_nexp&gt;, 191</w:t>
      </w:r>
    </w:p>
    <w:p w:rsidR="00F11A10" w:rsidRDefault="00F11A10">
      <w:pPr>
        <w:pStyle w:val="Index1"/>
        <w:tabs>
          <w:tab w:val="right" w:leader="dot" w:pos="9350"/>
        </w:tabs>
        <w:rPr>
          <w:noProof/>
        </w:rPr>
      </w:pPr>
      <w:r>
        <w:rPr>
          <w:noProof/>
        </w:rPr>
        <w:t>Split &lt;result_array$[]&gt;, &lt;sexp&gt; {, &lt;test_sexp&gt;}, 134</w:t>
      </w:r>
    </w:p>
    <w:p w:rsidR="00F11A10" w:rsidRDefault="00F11A10">
      <w:pPr>
        <w:pStyle w:val="Index1"/>
        <w:tabs>
          <w:tab w:val="right" w:leader="dot" w:pos="9350"/>
        </w:tabs>
        <w:rPr>
          <w:noProof/>
        </w:rPr>
      </w:pPr>
      <w:r>
        <w:rPr>
          <w:noProof/>
        </w:rPr>
        <w:t>Split.all &lt;result_array$[]&gt;, &lt;sexp&gt; {, &lt;test_sexp&gt;}, 134</w:t>
      </w:r>
    </w:p>
    <w:p w:rsidR="00F11A10" w:rsidRDefault="00F11A10">
      <w:pPr>
        <w:pStyle w:val="Index1"/>
        <w:tabs>
          <w:tab w:val="right" w:leader="dot" w:pos="9350"/>
        </w:tabs>
        <w:rPr>
          <w:noProof/>
        </w:rPr>
      </w:pPr>
      <w:r>
        <w:rPr>
          <w:noProof/>
        </w:rPr>
        <w:t>Sql.close &lt;DB_pointer_nvar&gt;, 150</w:t>
      </w:r>
    </w:p>
    <w:p w:rsidR="00F11A10" w:rsidRDefault="00F11A10">
      <w:pPr>
        <w:pStyle w:val="Index1"/>
        <w:tabs>
          <w:tab w:val="right" w:leader="dot" w:pos="9350"/>
        </w:tabs>
        <w:rPr>
          <w:noProof/>
        </w:rPr>
      </w:pPr>
      <w:r>
        <w:rPr>
          <w:noProof/>
        </w:rPr>
        <w:t>Sql.delete &lt;DB_pointer_nvar&gt;, &lt;table_name_sexp&gt;{,&lt;where_sexp&gt;{,&lt;count_nvar&gt;} }, 153</w:t>
      </w:r>
    </w:p>
    <w:p w:rsidR="00F11A10" w:rsidRDefault="00F11A10">
      <w:pPr>
        <w:pStyle w:val="Index1"/>
        <w:tabs>
          <w:tab w:val="right" w:leader="dot" w:pos="9350"/>
        </w:tabs>
        <w:rPr>
          <w:noProof/>
        </w:rPr>
      </w:pPr>
      <w:r>
        <w:rPr>
          <w:noProof/>
        </w:rPr>
        <w:t>Sql.drop_table &lt;DB_pointer_nvar&gt;, &lt;table_name_sexp&gt;, 150</w:t>
      </w:r>
    </w:p>
    <w:p w:rsidR="00F11A10" w:rsidRDefault="00F11A10">
      <w:pPr>
        <w:pStyle w:val="Index1"/>
        <w:tabs>
          <w:tab w:val="right" w:leader="dot" w:pos="9350"/>
        </w:tabs>
        <w:rPr>
          <w:noProof/>
        </w:rPr>
      </w:pPr>
      <w:r>
        <w:rPr>
          <w:noProof/>
        </w:rPr>
        <w:t>Sql.exec &lt;DB_pointer_nvar&gt;, &lt;command_sexp&gt;, 153</w:t>
      </w:r>
    </w:p>
    <w:p w:rsidR="00F11A10" w:rsidRDefault="00F11A10">
      <w:pPr>
        <w:pStyle w:val="Index1"/>
        <w:tabs>
          <w:tab w:val="right" w:leader="dot" w:pos="9350"/>
        </w:tabs>
        <w:rPr>
          <w:noProof/>
        </w:rPr>
      </w:pPr>
      <w:r>
        <w:rPr>
          <w:noProof/>
        </w:rPr>
        <w:t>Sql.insert &lt;DB_pointer_nvar&gt;, &lt;table_name_sexp&gt;, C1$, V1$, C2$, V2$, ...,CN$, VN$, 150</w:t>
      </w:r>
    </w:p>
    <w:p w:rsidR="00F11A10" w:rsidRDefault="00F11A10">
      <w:pPr>
        <w:pStyle w:val="Index1"/>
        <w:tabs>
          <w:tab w:val="right" w:leader="dot" w:pos="9350"/>
        </w:tabs>
        <w:rPr>
          <w:noProof/>
        </w:rPr>
      </w:pPr>
      <w:r>
        <w:rPr>
          <w:noProof/>
        </w:rPr>
        <w:t>Sql.new_table &lt;DB_pointer_nvar&gt;, &lt;table_name_sexp&gt;, C1$, C2$, ...,CN$, 150</w:t>
      </w:r>
    </w:p>
    <w:p w:rsidR="00F11A10" w:rsidRDefault="00F11A10">
      <w:pPr>
        <w:pStyle w:val="Index1"/>
        <w:tabs>
          <w:tab w:val="right" w:leader="dot" w:pos="9350"/>
        </w:tabs>
        <w:rPr>
          <w:noProof/>
        </w:rPr>
      </w:pPr>
      <w:r>
        <w:rPr>
          <w:noProof/>
        </w:rPr>
        <w:t>Sql.next doneFlag, cursorVar {{, svar}...{, array$[]{, nColVar}}}, 152</w:t>
      </w:r>
    </w:p>
    <w:p w:rsidR="00F11A10" w:rsidRDefault="00F11A10">
      <w:pPr>
        <w:pStyle w:val="Index1"/>
        <w:tabs>
          <w:tab w:val="right" w:leader="dot" w:pos="9350"/>
        </w:tabs>
        <w:rPr>
          <w:noProof/>
        </w:rPr>
      </w:pPr>
      <w:r>
        <w:rPr>
          <w:noProof/>
        </w:rPr>
        <w:t>Sql.open &lt;DB_pointer_nvar&gt;, &lt;DB_name_sexp&gt;, 149</w:t>
      </w:r>
    </w:p>
    <w:p w:rsidR="00F11A10" w:rsidRDefault="00F11A10">
      <w:pPr>
        <w:pStyle w:val="Index1"/>
        <w:tabs>
          <w:tab w:val="right" w:leader="dot" w:pos="9350"/>
        </w:tabs>
        <w:rPr>
          <w:noProof/>
        </w:rPr>
      </w:pPr>
      <w:r>
        <w:rPr>
          <w:noProof/>
        </w:rPr>
        <w:t>Sql.query &lt;cursor_nvar&gt;, &lt;DB_pointer_nvar&gt;, &lt;table_name_sexp&gt;, &lt;columns_sexp&gt; {, &lt;where_sexp&gt; {, &lt;order_sexp&gt;} } }, 151</w:t>
      </w:r>
    </w:p>
    <w:p w:rsidR="00F11A10" w:rsidRDefault="00F11A10">
      <w:pPr>
        <w:pStyle w:val="Index1"/>
        <w:tabs>
          <w:tab w:val="right" w:leader="dot" w:pos="9350"/>
        </w:tabs>
        <w:rPr>
          <w:noProof/>
        </w:rPr>
      </w:pPr>
      <w:r>
        <w:rPr>
          <w:noProof/>
        </w:rPr>
        <w:t>Sql.query.length &lt;length_nvar&gt;, &lt;cursor_nvar&gt;, 151</w:t>
      </w:r>
    </w:p>
    <w:p w:rsidR="00F11A10" w:rsidRDefault="00F11A10">
      <w:pPr>
        <w:pStyle w:val="Index1"/>
        <w:tabs>
          <w:tab w:val="right" w:leader="dot" w:pos="9350"/>
        </w:tabs>
        <w:rPr>
          <w:noProof/>
        </w:rPr>
      </w:pPr>
      <w:r>
        <w:rPr>
          <w:noProof/>
        </w:rPr>
        <w:t>Sql.query.position &lt;position_nvar&gt;, &lt;cursor_nvar&gt;, 151</w:t>
      </w:r>
    </w:p>
    <w:p w:rsidR="00F11A10" w:rsidRDefault="00F11A10">
      <w:pPr>
        <w:pStyle w:val="Index1"/>
        <w:tabs>
          <w:tab w:val="right" w:leader="dot" w:pos="9350"/>
        </w:tabs>
        <w:rPr>
          <w:noProof/>
        </w:rPr>
      </w:pPr>
      <w:r>
        <w:rPr>
          <w:noProof/>
        </w:rPr>
        <w:t>Sql.raw_query &lt;cursor_nvar&gt;, &lt;DB_pointer_nvar&gt;, &lt;query_sexp&gt;, 153</w:t>
      </w:r>
    </w:p>
    <w:p w:rsidR="00F11A10" w:rsidRDefault="00F11A10">
      <w:pPr>
        <w:pStyle w:val="Index1"/>
        <w:tabs>
          <w:tab w:val="right" w:leader="dot" w:pos="9350"/>
        </w:tabs>
        <w:rPr>
          <w:noProof/>
        </w:rPr>
      </w:pPr>
      <w:r>
        <w:rPr>
          <w:noProof/>
        </w:rPr>
        <w:t>Sql.update &lt;DB_pointer_nvar&gt;, &lt;table_name_sexp&gt;, C1$, V1$, C2$, V2$,...,CN$, VN${: &lt;where_sexp&gt;, 153</w:t>
      </w:r>
    </w:p>
    <w:p w:rsidR="00F11A10" w:rsidRDefault="00F11A10">
      <w:pPr>
        <w:pStyle w:val="Index1"/>
        <w:tabs>
          <w:tab w:val="right" w:leader="dot" w:pos="9350"/>
        </w:tabs>
        <w:rPr>
          <w:noProof/>
        </w:rPr>
      </w:pPr>
      <w:r>
        <w:rPr>
          <w:noProof/>
        </w:rPr>
        <w:t>SQR(&lt;nexp&gt;), 60</w:t>
      </w:r>
    </w:p>
    <w:p w:rsidR="00F11A10" w:rsidRDefault="00F11A10">
      <w:pPr>
        <w:pStyle w:val="Index1"/>
        <w:tabs>
          <w:tab w:val="right" w:leader="dot" w:pos="9350"/>
        </w:tabs>
        <w:rPr>
          <w:noProof/>
        </w:rPr>
      </w:pPr>
      <w:r>
        <w:rPr>
          <w:noProof/>
        </w:rPr>
        <w:t>Stack.clear &lt;ptr_nexp&gt;, 52</w:t>
      </w:r>
    </w:p>
    <w:p w:rsidR="00F11A10" w:rsidRDefault="00F11A10">
      <w:pPr>
        <w:pStyle w:val="Index1"/>
        <w:tabs>
          <w:tab w:val="right" w:leader="dot" w:pos="9350"/>
        </w:tabs>
        <w:rPr>
          <w:noProof/>
        </w:rPr>
      </w:pPr>
      <w:r>
        <w:rPr>
          <w:noProof/>
        </w:rPr>
        <w:t>Stack.create N|S, &lt;ptr_nvar&gt;, 51</w:t>
      </w:r>
    </w:p>
    <w:p w:rsidR="00F11A10" w:rsidRDefault="00F11A10">
      <w:pPr>
        <w:pStyle w:val="Index1"/>
        <w:tabs>
          <w:tab w:val="right" w:leader="dot" w:pos="9350"/>
        </w:tabs>
        <w:rPr>
          <w:noProof/>
        </w:rPr>
      </w:pPr>
      <w:r>
        <w:rPr>
          <w:noProof/>
        </w:rPr>
        <w:t>Stack.isEmpty &lt;ptr_nexp&gt;, &lt;nvar&gt;, 52</w:t>
      </w:r>
    </w:p>
    <w:p w:rsidR="00F11A10" w:rsidRDefault="00F11A10">
      <w:pPr>
        <w:pStyle w:val="Index1"/>
        <w:tabs>
          <w:tab w:val="right" w:leader="dot" w:pos="9350"/>
        </w:tabs>
        <w:rPr>
          <w:noProof/>
        </w:rPr>
      </w:pPr>
      <w:r>
        <w:rPr>
          <w:noProof/>
        </w:rPr>
        <w:t>Stack.peek &lt;ptr_nexp&gt;, &lt;nvar&gt;|&lt;svar&gt;, 51</w:t>
      </w:r>
    </w:p>
    <w:p w:rsidR="00F11A10" w:rsidRDefault="00F11A10">
      <w:pPr>
        <w:pStyle w:val="Index1"/>
        <w:tabs>
          <w:tab w:val="right" w:leader="dot" w:pos="9350"/>
        </w:tabs>
        <w:rPr>
          <w:noProof/>
        </w:rPr>
      </w:pPr>
      <w:r>
        <w:rPr>
          <w:noProof/>
        </w:rPr>
        <w:t>Stack.pop &lt;ptr_nexp&gt;, &lt;nvar&gt;|&lt;svar&gt;, 51</w:t>
      </w:r>
    </w:p>
    <w:p w:rsidR="00F11A10" w:rsidRDefault="00F11A10">
      <w:pPr>
        <w:pStyle w:val="Index1"/>
        <w:tabs>
          <w:tab w:val="right" w:leader="dot" w:pos="9350"/>
        </w:tabs>
        <w:rPr>
          <w:noProof/>
        </w:rPr>
      </w:pPr>
      <w:r>
        <w:rPr>
          <w:noProof/>
        </w:rPr>
        <w:t>Stack.push &lt;ptr_nexp&gt;, &lt;nexp&gt;|&lt;sexp&gt;, 51</w:t>
      </w:r>
    </w:p>
    <w:p w:rsidR="00F11A10" w:rsidRDefault="00F11A10">
      <w:pPr>
        <w:pStyle w:val="Index1"/>
        <w:tabs>
          <w:tab w:val="right" w:leader="dot" w:pos="9350"/>
        </w:tabs>
        <w:rPr>
          <w:noProof/>
        </w:rPr>
      </w:pPr>
      <w:r>
        <w:rPr>
          <w:noProof/>
        </w:rPr>
        <w:t>Stack.type &lt;ptr_nexp&gt;, &lt;svar&gt;, 52</w:t>
      </w:r>
    </w:p>
    <w:p w:rsidR="00F11A10" w:rsidRDefault="00F11A10">
      <w:pPr>
        <w:pStyle w:val="Index1"/>
        <w:tabs>
          <w:tab w:val="right" w:leader="dot" w:pos="9350"/>
        </w:tabs>
        <w:rPr>
          <w:noProof/>
        </w:rPr>
      </w:pPr>
      <w:r>
        <w:rPr>
          <w:noProof/>
        </w:rPr>
        <w:t>STARTS_WITH(&lt;sub_sexp&gt;, &lt;base_sexp&gt;{, &lt;start_nexp&gt;}, 63</w:t>
      </w:r>
    </w:p>
    <w:p w:rsidR="00F11A10" w:rsidRDefault="00F11A10">
      <w:pPr>
        <w:pStyle w:val="Index1"/>
        <w:tabs>
          <w:tab w:val="right" w:leader="dot" w:pos="9350"/>
        </w:tabs>
        <w:rPr>
          <w:noProof/>
        </w:rPr>
      </w:pPr>
      <w:r w:rsidRPr="00E1695C">
        <w:rPr>
          <w:rFonts w:eastAsia="Times New Roman"/>
          <w:noProof/>
        </w:rPr>
        <w:t>STR$(</w:t>
      </w:r>
      <w:r>
        <w:rPr>
          <w:noProof/>
        </w:rPr>
        <w:t>&lt;nexp&gt;</w:t>
      </w:r>
      <w:r w:rsidRPr="00E1695C">
        <w:rPr>
          <w:rFonts w:eastAsia="Times New Roman"/>
          <w:noProof/>
        </w:rPr>
        <w:t>)</w:t>
      </w:r>
      <w:r>
        <w:rPr>
          <w:noProof/>
        </w:rPr>
        <w:t>, 69</w:t>
      </w:r>
    </w:p>
    <w:p w:rsidR="00F11A10" w:rsidRDefault="00F11A10">
      <w:pPr>
        <w:pStyle w:val="Index1"/>
        <w:tabs>
          <w:tab w:val="right" w:leader="dot" w:pos="9350"/>
        </w:tabs>
        <w:rPr>
          <w:noProof/>
        </w:rPr>
      </w:pPr>
      <w:r>
        <w:rPr>
          <w:noProof/>
        </w:rPr>
        <w:t>STT.listen, 136</w:t>
      </w:r>
    </w:p>
    <w:p w:rsidR="00F11A10" w:rsidRDefault="00F11A10">
      <w:pPr>
        <w:pStyle w:val="Index1"/>
        <w:tabs>
          <w:tab w:val="right" w:leader="dot" w:pos="9350"/>
        </w:tabs>
        <w:rPr>
          <w:noProof/>
        </w:rPr>
      </w:pPr>
      <w:r>
        <w:rPr>
          <w:noProof/>
        </w:rPr>
        <w:t>STT.results &lt;string_list_ptr_nexp&gt;, 136</w:t>
      </w:r>
    </w:p>
    <w:p w:rsidR="00F11A10" w:rsidRDefault="00F11A10">
      <w:pPr>
        <w:pStyle w:val="Index1"/>
        <w:tabs>
          <w:tab w:val="right" w:leader="dot" w:pos="9350"/>
        </w:tabs>
        <w:rPr>
          <w:noProof/>
        </w:rPr>
      </w:pPr>
      <w:r>
        <w:rPr>
          <w:noProof/>
        </w:rPr>
        <w:t>Su.close, 201</w:t>
      </w:r>
    </w:p>
    <w:p w:rsidR="00F11A10" w:rsidRDefault="00F11A10">
      <w:pPr>
        <w:pStyle w:val="Index1"/>
        <w:tabs>
          <w:tab w:val="right" w:leader="dot" w:pos="9350"/>
        </w:tabs>
        <w:rPr>
          <w:noProof/>
        </w:rPr>
      </w:pPr>
      <w:r>
        <w:rPr>
          <w:noProof/>
        </w:rPr>
        <w:t>Su.open, 201</w:t>
      </w:r>
    </w:p>
    <w:p w:rsidR="00F11A10" w:rsidRDefault="00F11A10">
      <w:pPr>
        <w:pStyle w:val="Index1"/>
        <w:tabs>
          <w:tab w:val="right" w:leader="dot" w:pos="9350"/>
        </w:tabs>
        <w:rPr>
          <w:noProof/>
        </w:rPr>
      </w:pPr>
      <w:r>
        <w:rPr>
          <w:noProof/>
        </w:rPr>
        <w:t>Su.read.line &lt;svar&gt;, 201</w:t>
      </w:r>
    </w:p>
    <w:p w:rsidR="00F11A10" w:rsidRDefault="00F11A10">
      <w:pPr>
        <w:pStyle w:val="Index1"/>
        <w:tabs>
          <w:tab w:val="right" w:leader="dot" w:pos="9350"/>
        </w:tabs>
        <w:rPr>
          <w:noProof/>
        </w:rPr>
      </w:pPr>
      <w:r>
        <w:rPr>
          <w:noProof/>
        </w:rPr>
        <w:t>Su.read.ready &lt;nvar&gt;, 201</w:t>
      </w:r>
    </w:p>
    <w:p w:rsidR="00F11A10" w:rsidRDefault="00F11A10">
      <w:pPr>
        <w:pStyle w:val="Index1"/>
        <w:tabs>
          <w:tab w:val="right" w:leader="dot" w:pos="9350"/>
        </w:tabs>
        <w:rPr>
          <w:noProof/>
        </w:rPr>
      </w:pPr>
      <w:r>
        <w:rPr>
          <w:noProof/>
        </w:rPr>
        <w:t>Su.write &lt;sexp&gt;, 201</w:t>
      </w:r>
    </w:p>
    <w:p w:rsidR="00F11A10" w:rsidRDefault="00F11A10">
      <w:pPr>
        <w:pStyle w:val="Index1"/>
        <w:tabs>
          <w:tab w:val="right" w:leader="dot" w:pos="9350"/>
        </w:tabs>
        <w:rPr>
          <w:noProof/>
        </w:rPr>
      </w:pPr>
      <w:r>
        <w:rPr>
          <w:noProof/>
        </w:rPr>
        <w:t>Sw.begin &lt;exp&gt;, 86</w:t>
      </w:r>
    </w:p>
    <w:p w:rsidR="00F11A10" w:rsidRDefault="00F11A10">
      <w:pPr>
        <w:pStyle w:val="Index1"/>
        <w:tabs>
          <w:tab w:val="right" w:leader="dot" w:pos="9350"/>
        </w:tabs>
        <w:rPr>
          <w:noProof/>
        </w:rPr>
      </w:pPr>
      <w:r>
        <w:rPr>
          <w:noProof/>
        </w:rPr>
        <w:t>Sw.break, 87</w:t>
      </w:r>
    </w:p>
    <w:p w:rsidR="00F11A10" w:rsidRDefault="00F11A10">
      <w:pPr>
        <w:pStyle w:val="Index1"/>
        <w:tabs>
          <w:tab w:val="right" w:leader="dot" w:pos="9350"/>
        </w:tabs>
        <w:rPr>
          <w:noProof/>
        </w:rPr>
      </w:pPr>
      <w:r>
        <w:rPr>
          <w:noProof/>
        </w:rPr>
        <w:t>Sw.case &lt;exp &gt;, ..., 87</w:t>
      </w:r>
    </w:p>
    <w:p w:rsidR="00F11A10" w:rsidRDefault="00F11A10">
      <w:pPr>
        <w:pStyle w:val="Index1"/>
        <w:tabs>
          <w:tab w:val="right" w:leader="dot" w:pos="9350"/>
        </w:tabs>
        <w:rPr>
          <w:noProof/>
        </w:rPr>
      </w:pPr>
      <w:r>
        <w:rPr>
          <w:noProof/>
        </w:rPr>
        <w:t>Sw.case &lt;op&gt;&lt;exp &gt;, 87</w:t>
      </w:r>
    </w:p>
    <w:p w:rsidR="00F11A10" w:rsidRDefault="00F11A10">
      <w:pPr>
        <w:pStyle w:val="Index1"/>
        <w:tabs>
          <w:tab w:val="right" w:leader="dot" w:pos="9350"/>
        </w:tabs>
        <w:rPr>
          <w:noProof/>
        </w:rPr>
      </w:pPr>
      <w:r>
        <w:rPr>
          <w:noProof/>
        </w:rPr>
        <w:t>Sw.default, 87</w:t>
      </w:r>
    </w:p>
    <w:p w:rsidR="00F11A10" w:rsidRDefault="00F11A10">
      <w:pPr>
        <w:pStyle w:val="Index1"/>
        <w:tabs>
          <w:tab w:val="right" w:leader="dot" w:pos="9350"/>
        </w:tabs>
        <w:rPr>
          <w:noProof/>
        </w:rPr>
      </w:pPr>
      <w:r>
        <w:rPr>
          <w:noProof/>
        </w:rPr>
        <w:t>Sw.end, 87</w:t>
      </w:r>
    </w:p>
    <w:p w:rsidR="00F11A10" w:rsidRDefault="00F11A10">
      <w:pPr>
        <w:pStyle w:val="Index1"/>
        <w:tabs>
          <w:tab w:val="right" w:leader="dot" w:pos="9350"/>
        </w:tabs>
        <w:rPr>
          <w:noProof/>
        </w:rPr>
      </w:pPr>
      <w:r>
        <w:rPr>
          <w:noProof/>
        </w:rPr>
        <w:t>Swap &lt;nvar_a&gt;|&lt;svar_a&gt;, &lt;nvar_b&gt;|&lt;svar_b&gt;, 146</w:t>
      </w:r>
    </w:p>
    <w:p w:rsidR="00F11A10" w:rsidRDefault="00F11A10">
      <w:pPr>
        <w:pStyle w:val="Index1"/>
        <w:tabs>
          <w:tab w:val="right" w:leader="dot" w:pos="9350"/>
        </w:tabs>
        <w:rPr>
          <w:noProof/>
        </w:rPr>
      </w:pPr>
      <w:r>
        <w:rPr>
          <w:noProof/>
        </w:rPr>
        <w:lastRenderedPageBreak/>
        <w:t>System.close, 201</w:t>
      </w:r>
    </w:p>
    <w:p w:rsidR="00F11A10" w:rsidRDefault="00F11A10">
      <w:pPr>
        <w:pStyle w:val="Index1"/>
        <w:tabs>
          <w:tab w:val="right" w:leader="dot" w:pos="9350"/>
        </w:tabs>
        <w:rPr>
          <w:noProof/>
        </w:rPr>
      </w:pPr>
      <w:r>
        <w:rPr>
          <w:noProof/>
        </w:rPr>
        <w:t>System.open, 200</w:t>
      </w:r>
    </w:p>
    <w:p w:rsidR="00F11A10" w:rsidRDefault="00F11A10">
      <w:pPr>
        <w:pStyle w:val="Index1"/>
        <w:tabs>
          <w:tab w:val="right" w:leader="dot" w:pos="9350"/>
        </w:tabs>
        <w:rPr>
          <w:noProof/>
        </w:rPr>
      </w:pPr>
      <w:r>
        <w:rPr>
          <w:noProof/>
        </w:rPr>
        <w:t>System.read.line &lt;svar&gt;, 201</w:t>
      </w:r>
    </w:p>
    <w:p w:rsidR="00F11A10" w:rsidRDefault="00F11A10">
      <w:pPr>
        <w:pStyle w:val="Index1"/>
        <w:tabs>
          <w:tab w:val="right" w:leader="dot" w:pos="9350"/>
        </w:tabs>
        <w:rPr>
          <w:noProof/>
        </w:rPr>
      </w:pPr>
      <w:r>
        <w:rPr>
          <w:noProof/>
        </w:rPr>
        <w:t>System.read.ready &lt;nvar&gt;, 200</w:t>
      </w:r>
    </w:p>
    <w:p w:rsidR="00F11A10" w:rsidRDefault="00F11A10">
      <w:pPr>
        <w:pStyle w:val="Index1"/>
        <w:tabs>
          <w:tab w:val="right" w:leader="dot" w:pos="9350"/>
        </w:tabs>
        <w:rPr>
          <w:noProof/>
        </w:rPr>
      </w:pPr>
      <w:r>
        <w:rPr>
          <w:noProof/>
        </w:rPr>
        <w:t>System.write &lt;sexp&gt;, 200</w:t>
      </w:r>
    </w:p>
    <w:p w:rsidR="00F11A10" w:rsidRDefault="00F11A10">
      <w:pPr>
        <w:pStyle w:val="Index1"/>
        <w:tabs>
          <w:tab w:val="right" w:leader="dot" w:pos="9350"/>
        </w:tabs>
        <w:rPr>
          <w:noProof/>
        </w:rPr>
      </w:pPr>
      <w:r>
        <w:rPr>
          <w:noProof/>
        </w:rPr>
        <w:t>TAN(&lt;nexp&gt;), 60</w:t>
      </w:r>
    </w:p>
    <w:p w:rsidR="00F11A10" w:rsidRDefault="00F11A10">
      <w:pPr>
        <w:pStyle w:val="Index1"/>
        <w:tabs>
          <w:tab w:val="right" w:leader="dot" w:pos="9350"/>
        </w:tabs>
        <w:rPr>
          <w:noProof/>
        </w:rPr>
      </w:pPr>
      <w:r>
        <w:rPr>
          <w:noProof/>
        </w:rPr>
        <w:t>Text.close &lt;file_table_nexp&gt;, 107</w:t>
      </w:r>
    </w:p>
    <w:p w:rsidR="00F11A10" w:rsidRDefault="00F11A10">
      <w:pPr>
        <w:pStyle w:val="Index1"/>
        <w:tabs>
          <w:tab w:val="right" w:leader="dot" w:pos="9350"/>
        </w:tabs>
        <w:rPr>
          <w:noProof/>
        </w:rPr>
      </w:pPr>
      <w:r>
        <w:rPr>
          <w:noProof/>
        </w:rPr>
        <w:t>Text.eof &lt;file_table_nexp&gt;, &lt;lvar&gt;, 108</w:t>
      </w:r>
    </w:p>
    <w:p w:rsidR="00F11A10" w:rsidRDefault="00F11A10">
      <w:pPr>
        <w:pStyle w:val="Index1"/>
        <w:tabs>
          <w:tab w:val="right" w:leader="dot" w:pos="9350"/>
        </w:tabs>
        <w:rPr>
          <w:noProof/>
        </w:rPr>
      </w:pPr>
      <w:r w:rsidRPr="00E1695C">
        <w:rPr>
          <w:rFonts w:eastAsia="Times New Roman"/>
          <w:noProof/>
        </w:rPr>
        <w:t>Text.input &lt;svar&gt;{, { &lt;text_sexp&gt;} , &lt;title_sexp&gt; }</w:t>
      </w:r>
      <w:r>
        <w:rPr>
          <w:noProof/>
        </w:rPr>
        <w:t>, 100</w:t>
      </w:r>
    </w:p>
    <w:p w:rsidR="00F11A10" w:rsidRDefault="00F11A10">
      <w:pPr>
        <w:pStyle w:val="Index1"/>
        <w:tabs>
          <w:tab w:val="right" w:leader="dot" w:pos="9350"/>
        </w:tabs>
        <w:rPr>
          <w:noProof/>
        </w:rPr>
      </w:pPr>
      <w:r>
        <w:rPr>
          <w:noProof/>
        </w:rPr>
        <w:t>Text.open {r|w|a}, &lt;file_table_nvar&gt;, &lt;path_sexp&gt;, 106</w:t>
      </w:r>
    </w:p>
    <w:p w:rsidR="00F11A10" w:rsidRDefault="00F11A10">
      <w:pPr>
        <w:pStyle w:val="Index1"/>
        <w:tabs>
          <w:tab w:val="right" w:leader="dot" w:pos="9350"/>
        </w:tabs>
        <w:rPr>
          <w:noProof/>
        </w:rPr>
      </w:pPr>
      <w:r>
        <w:rPr>
          <w:noProof/>
        </w:rPr>
        <w:t>Text.position.get &lt;file_table_nexp&gt;, &lt;position_nvar&gt;, 108</w:t>
      </w:r>
    </w:p>
    <w:p w:rsidR="00F11A10" w:rsidRDefault="00F11A10">
      <w:pPr>
        <w:pStyle w:val="Index1"/>
        <w:tabs>
          <w:tab w:val="right" w:leader="dot" w:pos="9350"/>
        </w:tabs>
        <w:rPr>
          <w:noProof/>
        </w:rPr>
      </w:pPr>
      <w:r>
        <w:rPr>
          <w:noProof/>
        </w:rPr>
        <w:t>Text.position.mark {{&lt;file_table_nexp&gt;}{, &lt;marklimit_nexp&gt;}}, 109</w:t>
      </w:r>
    </w:p>
    <w:p w:rsidR="00F11A10" w:rsidRDefault="00F11A10">
      <w:pPr>
        <w:pStyle w:val="Index1"/>
        <w:tabs>
          <w:tab w:val="right" w:leader="dot" w:pos="9350"/>
        </w:tabs>
        <w:rPr>
          <w:noProof/>
        </w:rPr>
      </w:pPr>
      <w:r>
        <w:rPr>
          <w:noProof/>
        </w:rPr>
        <w:t>Text.position.set &lt;file_table_nexp&gt;, &lt;position_nexp&gt;, 108</w:t>
      </w:r>
    </w:p>
    <w:p w:rsidR="00F11A10" w:rsidRDefault="00F11A10">
      <w:pPr>
        <w:pStyle w:val="Index1"/>
        <w:tabs>
          <w:tab w:val="right" w:leader="dot" w:pos="9350"/>
        </w:tabs>
        <w:rPr>
          <w:noProof/>
        </w:rPr>
      </w:pPr>
      <w:r>
        <w:rPr>
          <w:noProof/>
        </w:rPr>
        <w:t>Text.readln &lt;file_table_nexp&gt; {,&lt;svar&gt;}..., 107</w:t>
      </w:r>
    </w:p>
    <w:p w:rsidR="00F11A10" w:rsidRDefault="00F11A10">
      <w:pPr>
        <w:pStyle w:val="Index1"/>
        <w:tabs>
          <w:tab w:val="right" w:leader="dot" w:pos="9350"/>
        </w:tabs>
        <w:rPr>
          <w:noProof/>
        </w:rPr>
      </w:pPr>
      <w:r>
        <w:rPr>
          <w:noProof/>
        </w:rPr>
        <w:t>Text.writeln &lt;file_table_nexp&gt;, {&lt;exp&gt; {,|;}} ..., 108</w:t>
      </w:r>
    </w:p>
    <w:p w:rsidR="00F11A10" w:rsidRDefault="00F11A10">
      <w:pPr>
        <w:pStyle w:val="Index1"/>
        <w:tabs>
          <w:tab w:val="right" w:leader="dot" w:pos="9350"/>
        </w:tabs>
        <w:rPr>
          <w:noProof/>
        </w:rPr>
      </w:pPr>
      <w:r>
        <w:rPr>
          <w:noProof/>
        </w:rPr>
        <w:t>TGet &lt;result_svar&gt;, &lt;prompt_sexp&gt; {, &lt;title_sexp&gt;}, 100</w:t>
      </w:r>
    </w:p>
    <w:p w:rsidR="00F11A10" w:rsidRDefault="00F11A10">
      <w:pPr>
        <w:pStyle w:val="Index1"/>
        <w:tabs>
          <w:tab w:val="right" w:leader="dot" w:pos="9350"/>
        </w:tabs>
        <w:rPr>
          <w:noProof/>
        </w:rPr>
      </w:pPr>
      <w:r>
        <w:rPr>
          <w:noProof/>
        </w:rPr>
        <w:t>Time {&lt;time_nexp&gt;,} Year$, Month$, Day$, Hour$, Minute$, Second$, WeekDay, isDST, 129</w:t>
      </w:r>
    </w:p>
    <w:p w:rsidR="00F11A10" w:rsidRDefault="00F11A10">
      <w:pPr>
        <w:pStyle w:val="Index1"/>
        <w:tabs>
          <w:tab w:val="right" w:leader="dot" w:pos="9350"/>
        </w:tabs>
        <w:rPr>
          <w:noProof/>
        </w:rPr>
      </w:pPr>
      <w:r>
        <w:rPr>
          <w:noProof/>
        </w:rPr>
        <w:t>TIME(), 64</w:t>
      </w:r>
    </w:p>
    <w:p w:rsidR="00F11A10" w:rsidRDefault="00F11A10">
      <w:pPr>
        <w:pStyle w:val="Index1"/>
        <w:tabs>
          <w:tab w:val="right" w:leader="dot" w:pos="9350"/>
        </w:tabs>
        <w:rPr>
          <w:noProof/>
        </w:rPr>
      </w:pPr>
      <w:r>
        <w:rPr>
          <w:noProof/>
        </w:rPr>
        <w:t>TIME(&lt;year_exp&gt;, &lt;month_exp&gt;, &lt;day_exp&gt;, &lt;hour_exp&gt;, &lt;minute_exp&gt;, &lt;second_exp&gt;), 64</w:t>
      </w:r>
    </w:p>
    <w:p w:rsidR="00F11A10" w:rsidRDefault="00F11A10">
      <w:pPr>
        <w:pStyle w:val="Index1"/>
        <w:tabs>
          <w:tab w:val="right" w:leader="dot" w:pos="9350"/>
        </w:tabs>
        <w:rPr>
          <w:noProof/>
        </w:rPr>
      </w:pPr>
      <w:r>
        <w:rPr>
          <w:noProof/>
        </w:rPr>
        <w:t>Timer.clear, 131</w:t>
      </w:r>
    </w:p>
    <w:p w:rsidR="00F11A10" w:rsidRDefault="00F11A10">
      <w:pPr>
        <w:pStyle w:val="Index1"/>
        <w:tabs>
          <w:tab w:val="right" w:leader="dot" w:pos="9350"/>
        </w:tabs>
        <w:rPr>
          <w:noProof/>
        </w:rPr>
      </w:pPr>
      <w:r>
        <w:rPr>
          <w:noProof/>
        </w:rPr>
        <w:t>Timer.resume, 131</w:t>
      </w:r>
    </w:p>
    <w:p w:rsidR="00F11A10" w:rsidRDefault="00F11A10">
      <w:pPr>
        <w:pStyle w:val="Index1"/>
        <w:tabs>
          <w:tab w:val="right" w:leader="dot" w:pos="9350"/>
        </w:tabs>
        <w:rPr>
          <w:noProof/>
        </w:rPr>
      </w:pPr>
      <w:r>
        <w:rPr>
          <w:noProof/>
        </w:rPr>
        <w:t>Timer.set &lt;interval_nexp&gt;, 130</w:t>
      </w:r>
    </w:p>
    <w:p w:rsidR="00F11A10" w:rsidRDefault="00F11A10">
      <w:pPr>
        <w:pStyle w:val="Index1"/>
        <w:tabs>
          <w:tab w:val="right" w:leader="dot" w:pos="9350"/>
        </w:tabs>
        <w:rPr>
          <w:noProof/>
        </w:rPr>
      </w:pPr>
      <w:r>
        <w:rPr>
          <w:noProof/>
        </w:rPr>
        <w:t>TimeZone.get &lt;tz_svar&gt;, 130</w:t>
      </w:r>
    </w:p>
    <w:p w:rsidR="00F11A10" w:rsidRDefault="00F11A10">
      <w:pPr>
        <w:pStyle w:val="Index1"/>
        <w:tabs>
          <w:tab w:val="right" w:leader="dot" w:pos="9350"/>
        </w:tabs>
        <w:rPr>
          <w:noProof/>
        </w:rPr>
      </w:pPr>
      <w:r>
        <w:rPr>
          <w:noProof/>
        </w:rPr>
        <w:t>TimeZone.list &lt;tz_list_pointer_nexp&gt;, 130</w:t>
      </w:r>
    </w:p>
    <w:p w:rsidR="00F11A10" w:rsidRDefault="00F11A10">
      <w:pPr>
        <w:pStyle w:val="Index1"/>
        <w:tabs>
          <w:tab w:val="right" w:leader="dot" w:pos="9350"/>
        </w:tabs>
        <w:rPr>
          <w:noProof/>
        </w:rPr>
      </w:pPr>
      <w:r>
        <w:rPr>
          <w:noProof/>
        </w:rPr>
        <w:t>TimeZone.set { &lt;tz_sexp&gt; }, 130</w:t>
      </w:r>
    </w:p>
    <w:p w:rsidR="00F11A10" w:rsidRDefault="00F11A10">
      <w:pPr>
        <w:pStyle w:val="Index1"/>
        <w:tabs>
          <w:tab w:val="right" w:leader="dot" w:pos="9350"/>
        </w:tabs>
        <w:rPr>
          <w:noProof/>
        </w:rPr>
      </w:pPr>
      <w:r>
        <w:rPr>
          <w:noProof/>
        </w:rPr>
        <w:t>TODEGREES(&lt;nexp&gt;), 61</w:t>
      </w:r>
    </w:p>
    <w:p w:rsidR="00F11A10" w:rsidRDefault="00F11A10">
      <w:pPr>
        <w:pStyle w:val="Index1"/>
        <w:tabs>
          <w:tab w:val="right" w:leader="dot" w:pos="9350"/>
        </w:tabs>
        <w:rPr>
          <w:noProof/>
        </w:rPr>
      </w:pPr>
      <w:r>
        <w:rPr>
          <w:noProof/>
        </w:rPr>
        <w:t>Tone &lt;frequency_nexp&gt;, &lt;duration_nexp&gt;{, &lt;duration_chk_lexp}, 146</w:t>
      </w:r>
    </w:p>
    <w:p w:rsidR="00F11A10" w:rsidRDefault="00F11A10">
      <w:pPr>
        <w:pStyle w:val="Index1"/>
        <w:tabs>
          <w:tab w:val="right" w:leader="dot" w:pos="9350"/>
        </w:tabs>
        <w:rPr>
          <w:noProof/>
        </w:rPr>
      </w:pPr>
      <w:r>
        <w:rPr>
          <w:noProof/>
        </w:rPr>
        <w:t>TORADIANS(&lt;nexp&gt;), 61</w:t>
      </w:r>
    </w:p>
    <w:p w:rsidR="00F11A10" w:rsidRDefault="00F11A10">
      <w:pPr>
        <w:pStyle w:val="Index1"/>
        <w:tabs>
          <w:tab w:val="right" w:leader="dot" w:pos="9350"/>
        </w:tabs>
        <w:rPr>
          <w:noProof/>
        </w:rPr>
      </w:pPr>
      <w:r>
        <w:rPr>
          <w:noProof/>
        </w:rPr>
        <w:t>TRIM$(&lt;sexp&gt;{, &lt;test_sexp&gt;}), 66</w:t>
      </w:r>
    </w:p>
    <w:p w:rsidR="00F11A10" w:rsidRDefault="00F11A10">
      <w:pPr>
        <w:pStyle w:val="Index1"/>
        <w:tabs>
          <w:tab w:val="right" w:leader="dot" w:pos="9350"/>
        </w:tabs>
        <w:rPr>
          <w:noProof/>
        </w:rPr>
      </w:pPr>
      <w:r>
        <w:rPr>
          <w:noProof/>
        </w:rPr>
        <w:t>TTS.init, 135</w:t>
      </w:r>
    </w:p>
    <w:p w:rsidR="00F11A10" w:rsidRDefault="00F11A10">
      <w:pPr>
        <w:pStyle w:val="Index1"/>
        <w:tabs>
          <w:tab w:val="right" w:leader="dot" w:pos="9350"/>
        </w:tabs>
        <w:rPr>
          <w:noProof/>
        </w:rPr>
      </w:pPr>
      <w:r>
        <w:rPr>
          <w:noProof/>
        </w:rPr>
        <w:t>TTS.speak &lt;sexp&gt; {, &lt;wait_lexp&gt;}, 135</w:t>
      </w:r>
    </w:p>
    <w:p w:rsidR="00F11A10" w:rsidRDefault="00F11A10">
      <w:pPr>
        <w:pStyle w:val="Index1"/>
        <w:tabs>
          <w:tab w:val="right" w:leader="dot" w:pos="9350"/>
        </w:tabs>
        <w:rPr>
          <w:noProof/>
        </w:rPr>
      </w:pPr>
      <w:r>
        <w:rPr>
          <w:noProof/>
        </w:rPr>
        <w:t>TTS.speak.toFile &lt;sexp&gt; {, &lt;path_sexp&gt;}, 135</w:t>
      </w:r>
    </w:p>
    <w:p w:rsidR="00F11A10" w:rsidRDefault="00F11A10">
      <w:pPr>
        <w:pStyle w:val="Index1"/>
        <w:tabs>
          <w:tab w:val="right" w:leader="dot" w:pos="9350"/>
        </w:tabs>
        <w:rPr>
          <w:noProof/>
        </w:rPr>
      </w:pPr>
      <w:r>
        <w:rPr>
          <w:noProof/>
        </w:rPr>
        <w:t>TTS.stop, 135</w:t>
      </w:r>
    </w:p>
    <w:p w:rsidR="00F11A10" w:rsidRDefault="00F11A10">
      <w:pPr>
        <w:pStyle w:val="Index1"/>
        <w:tabs>
          <w:tab w:val="right" w:leader="dot" w:pos="9350"/>
        </w:tabs>
        <w:rPr>
          <w:noProof/>
        </w:rPr>
      </w:pPr>
      <w:r>
        <w:rPr>
          <w:noProof/>
        </w:rPr>
        <w:t>UCODE(&lt;sexp&gt;{, &lt;index_nexp&gt;}), 62</w:t>
      </w:r>
    </w:p>
    <w:p w:rsidR="00F11A10" w:rsidRDefault="00F11A10">
      <w:pPr>
        <w:pStyle w:val="Index1"/>
        <w:tabs>
          <w:tab w:val="right" w:leader="dot" w:pos="9350"/>
        </w:tabs>
        <w:rPr>
          <w:noProof/>
        </w:rPr>
      </w:pPr>
      <w:r>
        <w:rPr>
          <w:noProof/>
        </w:rPr>
        <w:t>UnDim Array[], Array$[], ..., 40</w:t>
      </w:r>
    </w:p>
    <w:p w:rsidR="00F11A10" w:rsidRDefault="00F11A10">
      <w:pPr>
        <w:pStyle w:val="Index1"/>
        <w:tabs>
          <w:tab w:val="right" w:leader="dot" w:pos="9350"/>
        </w:tabs>
        <w:rPr>
          <w:noProof/>
        </w:rPr>
      </w:pPr>
      <w:r w:rsidRPr="00E1695C">
        <w:rPr>
          <w:rFonts w:eastAsia="Times New Roman"/>
          <w:noProof/>
        </w:rPr>
        <w:t>UPPER$(</w:t>
      </w:r>
      <w:r>
        <w:rPr>
          <w:noProof/>
        </w:rPr>
        <w:t>&lt;sexp&gt;</w:t>
      </w:r>
      <w:r w:rsidRPr="00E1695C">
        <w:rPr>
          <w:rFonts w:eastAsia="Times New Roman"/>
          <w:noProof/>
        </w:rPr>
        <w:t>)</w:t>
      </w:r>
      <w:r>
        <w:rPr>
          <w:noProof/>
        </w:rPr>
        <w:t>, 70</w:t>
      </w:r>
    </w:p>
    <w:p w:rsidR="00F11A10" w:rsidRDefault="00F11A10">
      <w:pPr>
        <w:pStyle w:val="Index1"/>
        <w:tabs>
          <w:tab w:val="right" w:leader="dot" w:pos="9350"/>
        </w:tabs>
        <w:rPr>
          <w:noProof/>
        </w:rPr>
      </w:pPr>
      <w:r>
        <w:rPr>
          <w:noProof/>
        </w:rPr>
        <w:t>USING$({&lt;locale_sexp&gt;} , &lt;format_sexp&gt; { , &lt;exp&gt;}...), 70</w:t>
      </w:r>
    </w:p>
    <w:p w:rsidR="00F11A10" w:rsidRDefault="00F11A10">
      <w:pPr>
        <w:pStyle w:val="Index1"/>
        <w:tabs>
          <w:tab w:val="right" w:leader="dot" w:pos="9350"/>
        </w:tabs>
        <w:rPr>
          <w:noProof/>
        </w:rPr>
      </w:pPr>
      <w:r>
        <w:rPr>
          <w:noProof/>
        </w:rPr>
        <w:t>VAL(&lt;sexp&gt;), 61</w:t>
      </w:r>
    </w:p>
    <w:p w:rsidR="00F11A10" w:rsidRDefault="00F11A10">
      <w:pPr>
        <w:pStyle w:val="Index1"/>
        <w:tabs>
          <w:tab w:val="right" w:leader="dot" w:pos="9350"/>
        </w:tabs>
        <w:rPr>
          <w:noProof/>
        </w:rPr>
      </w:pPr>
      <w:r w:rsidRPr="00E1695C">
        <w:rPr>
          <w:rFonts w:eastAsia="Times New Roman"/>
          <w:noProof/>
        </w:rPr>
        <w:t>VERSION$()</w:t>
      </w:r>
      <w:r>
        <w:rPr>
          <w:noProof/>
        </w:rPr>
        <w:t>, 70</w:t>
      </w:r>
    </w:p>
    <w:p w:rsidR="00F11A10" w:rsidRDefault="00F11A10">
      <w:pPr>
        <w:pStyle w:val="Index1"/>
        <w:tabs>
          <w:tab w:val="right" w:leader="dot" w:pos="9350"/>
        </w:tabs>
        <w:rPr>
          <w:noProof/>
        </w:rPr>
      </w:pPr>
      <w:r>
        <w:rPr>
          <w:noProof/>
        </w:rPr>
        <w:t>Vibrate &lt;pattern_array[{&lt;start&gt;,&lt;length&gt;}]&gt;,&lt;nexp&gt;, 146</w:t>
      </w:r>
    </w:p>
    <w:p w:rsidR="00F11A10" w:rsidRDefault="00F11A10">
      <w:pPr>
        <w:pStyle w:val="Index1"/>
        <w:tabs>
          <w:tab w:val="right" w:leader="dot" w:pos="9350"/>
        </w:tabs>
        <w:rPr>
          <w:noProof/>
        </w:rPr>
      </w:pPr>
      <w:r>
        <w:rPr>
          <w:noProof/>
        </w:rPr>
        <w:t>VolKeys.off, 147</w:t>
      </w:r>
    </w:p>
    <w:p w:rsidR="00F11A10" w:rsidRDefault="00F11A10">
      <w:pPr>
        <w:pStyle w:val="Index1"/>
        <w:tabs>
          <w:tab w:val="right" w:leader="dot" w:pos="9350"/>
        </w:tabs>
        <w:rPr>
          <w:noProof/>
        </w:rPr>
      </w:pPr>
      <w:r>
        <w:rPr>
          <w:noProof/>
        </w:rPr>
        <w:t>VolKeys.on, 147</w:t>
      </w:r>
    </w:p>
    <w:p w:rsidR="00F11A10" w:rsidRDefault="00F11A10">
      <w:pPr>
        <w:pStyle w:val="Index1"/>
        <w:tabs>
          <w:tab w:val="right" w:leader="dot" w:pos="9350"/>
        </w:tabs>
        <w:rPr>
          <w:noProof/>
        </w:rPr>
      </w:pPr>
      <w:r>
        <w:rPr>
          <w:noProof/>
        </w:rPr>
        <w:t>W_R.break, 82</w:t>
      </w:r>
    </w:p>
    <w:p w:rsidR="00F11A10" w:rsidRDefault="00F11A10">
      <w:pPr>
        <w:pStyle w:val="Index1"/>
        <w:tabs>
          <w:tab w:val="right" w:leader="dot" w:pos="9350"/>
        </w:tabs>
        <w:rPr>
          <w:noProof/>
        </w:rPr>
      </w:pPr>
      <w:r>
        <w:rPr>
          <w:noProof/>
        </w:rPr>
        <w:t>W_R.continue, 82</w:t>
      </w:r>
    </w:p>
    <w:p w:rsidR="00F11A10" w:rsidRDefault="00F11A10">
      <w:pPr>
        <w:pStyle w:val="Index1"/>
        <w:tabs>
          <w:tab w:val="right" w:leader="dot" w:pos="9350"/>
        </w:tabs>
        <w:rPr>
          <w:noProof/>
        </w:rPr>
      </w:pPr>
      <w:r>
        <w:rPr>
          <w:noProof/>
        </w:rPr>
        <w:t>WakeLock &lt;code_nexp&gt;, 142</w:t>
      </w:r>
    </w:p>
    <w:p w:rsidR="00F11A10" w:rsidRDefault="00F11A10">
      <w:pPr>
        <w:pStyle w:val="Index1"/>
        <w:tabs>
          <w:tab w:val="right" w:leader="dot" w:pos="9350"/>
        </w:tabs>
        <w:rPr>
          <w:noProof/>
        </w:rPr>
      </w:pPr>
      <w:r>
        <w:rPr>
          <w:noProof/>
        </w:rPr>
        <w:t>While &lt;lexp&gt; / Repeat, 81</w:t>
      </w:r>
    </w:p>
    <w:p w:rsidR="00F11A10" w:rsidRDefault="00F11A10">
      <w:pPr>
        <w:pStyle w:val="Index1"/>
        <w:tabs>
          <w:tab w:val="right" w:leader="dot" w:pos="9350"/>
        </w:tabs>
        <w:rPr>
          <w:noProof/>
        </w:rPr>
      </w:pPr>
      <w:r>
        <w:rPr>
          <w:noProof/>
        </w:rPr>
        <w:t>WiFi.info {{&lt;SSID_svar&gt;}{, &lt;BSSID_svar&gt;}{, &lt;MAC_svar&gt;}{, &lt;IP_var&gt;}{, &lt;speed_nvar&gt;}}, 141</w:t>
      </w:r>
    </w:p>
    <w:p w:rsidR="00F11A10" w:rsidRDefault="00F11A10">
      <w:pPr>
        <w:pStyle w:val="Index1"/>
        <w:tabs>
          <w:tab w:val="right" w:leader="dot" w:pos="9350"/>
        </w:tabs>
        <w:rPr>
          <w:noProof/>
        </w:rPr>
      </w:pPr>
      <w:r>
        <w:rPr>
          <w:noProof/>
        </w:rPr>
        <w:t>WifiLock &lt;code_nexp&gt;, 143</w:t>
      </w:r>
    </w:p>
    <w:p w:rsidR="00F11A10" w:rsidRDefault="00F11A10">
      <w:pPr>
        <w:pStyle w:val="Index1"/>
        <w:tabs>
          <w:tab w:val="right" w:leader="dot" w:pos="9350"/>
        </w:tabs>
        <w:rPr>
          <w:noProof/>
        </w:rPr>
      </w:pPr>
      <w:r w:rsidRPr="00E1695C">
        <w:rPr>
          <w:rFonts w:eastAsia="Times New Roman"/>
          <w:noProof/>
        </w:rPr>
        <w:lastRenderedPageBreak/>
        <w:t>WORD$(&lt;source_sexp&gt;, &lt;n_nexp&gt; {, &lt;test_sexp&gt;})</w:t>
      </w:r>
      <w:r>
        <w:rPr>
          <w:noProof/>
        </w:rPr>
        <w:t>, 66</w:t>
      </w:r>
    </w:p>
    <w:p w:rsidR="00F11A10" w:rsidRDefault="00F11A10">
      <w:pPr>
        <w:rPr>
          <w:noProof/>
        </w:rPr>
        <w:sectPr w:rsidR="00F11A10" w:rsidSect="00F11A10">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4194" w:name="_Toc444180493"/>
      <w:r>
        <w:lastRenderedPageBreak/>
        <w:t xml:space="preserve">Appendix B – </w:t>
      </w:r>
      <w:r w:rsidR="004A1077">
        <w:t>Sample</w:t>
      </w:r>
      <w:r>
        <w:t xml:space="preserve"> Programs</w:t>
      </w:r>
      <w:bookmarkEnd w:id="4194"/>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195" w:name="_Toc444180494"/>
      <w:r>
        <w:lastRenderedPageBreak/>
        <w:t>Appendix C – Launcher Short</w:t>
      </w:r>
      <w:r w:rsidR="00F4023C">
        <w:t>c</w:t>
      </w:r>
      <w:r>
        <w:t>ut Tutorial</w:t>
      </w:r>
      <w:bookmarkEnd w:id="4195"/>
    </w:p>
    <w:p w:rsidR="003A734C" w:rsidRDefault="003A734C" w:rsidP="00EB1F62">
      <w:pPr>
        <w:pStyle w:val="Heading2"/>
      </w:pPr>
      <w:bookmarkStart w:id="4196" w:name="_Toc444180495"/>
      <w:r>
        <w:t>Introduction</w:t>
      </w:r>
      <w:bookmarkEnd w:id="4196"/>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4197" w:name="_Toc444180496"/>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197"/>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198" w:name="_Toc444180497"/>
      <w:r>
        <w:t>How to Make</w:t>
      </w:r>
      <w:r w:rsidR="00850B97" w:rsidRPr="00850B97">
        <w:t xml:space="preserve"> a Shortcut Application (newer versions of Android—Android 4.0 and later)</w:t>
      </w:r>
      <w:bookmarkEnd w:id="4198"/>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199" w:name="_Toc444180498"/>
      <w:r>
        <w:t>What you need to know</w:t>
      </w:r>
      <w:bookmarkEnd w:id="4199"/>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200" w:name="_Toc444180499"/>
      <w:r>
        <w:lastRenderedPageBreak/>
        <w:t>Appendix D – Building a Standalone Application</w:t>
      </w:r>
      <w:bookmarkEnd w:id="420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216A49"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201" w:name="_Toc444180500"/>
      <w:r>
        <w:t>Introduction</w:t>
      </w:r>
      <w:bookmarkEnd w:id="4201"/>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4202" w:name="_Toc444180501"/>
      <w:r>
        <w:t>License Information</w:t>
      </w:r>
      <w:bookmarkEnd w:id="4202"/>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4203" w:name="_Toc444180502"/>
      <w:r>
        <w:t>Before You Start</w:t>
      </w:r>
      <w:bookmarkEnd w:id="4203"/>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4204" w:name="_Toc444180503"/>
      <w:r>
        <w:t>Setting Up the Development Environment</w:t>
      </w:r>
      <w:bookmarkEnd w:id="4204"/>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7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74" w:history="1">
        <w:r w:rsidRPr="0092306A">
          <w:rPr>
            <w:rStyle w:val="Hyperlink"/>
          </w:rPr>
          <w:t>https://eclipse.org/kepler</w:t>
        </w:r>
      </w:hyperlink>
      <w:r>
        <w:t xml:space="preserve">/ or </w:t>
      </w:r>
      <w:hyperlink r:id="rId75"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7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77"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4205" w:name="_Toc444180504"/>
      <w:r>
        <w:t>Download the BASIC! Source Code from the GitHub Repository</w:t>
      </w:r>
      <w:bookmarkEnd w:id="4205"/>
    </w:p>
    <w:p w:rsidR="00692E70" w:rsidRDefault="00692E70" w:rsidP="00156EC7">
      <w:pPr>
        <w:pStyle w:val="ListParagraph"/>
        <w:numPr>
          <w:ilvl w:val="0"/>
          <w:numId w:val="16"/>
        </w:numPr>
      </w:pPr>
      <w:r>
        <w:t xml:space="preserve">Go to: </w:t>
      </w:r>
      <w:hyperlink r:id="rId78"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4206" w:name="_Toc444180505"/>
      <w:r>
        <w:t>Download the BASIC! Source Code from the Legacy Archive</w:t>
      </w:r>
      <w:bookmarkEnd w:id="4206"/>
    </w:p>
    <w:p w:rsidR="008B0429" w:rsidRDefault="008B0429" w:rsidP="00156EC7">
      <w:pPr>
        <w:pStyle w:val="ListParagraph"/>
        <w:numPr>
          <w:ilvl w:val="0"/>
          <w:numId w:val="9"/>
        </w:numPr>
      </w:pPr>
      <w:r>
        <w:t xml:space="preserve">Go to: </w:t>
      </w:r>
      <w:hyperlink r:id="rId8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4207" w:name="_Toc444180506"/>
      <w:r>
        <w:t>Create a New Project in Eclipse</w:t>
      </w:r>
      <w:bookmarkEnd w:id="4207"/>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4208" w:name="_Toc444180507"/>
      <w:r>
        <w:lastRenderedPageBreak/>
        <w:t>Rename the P</w:t>
      </w:r>
      <w:r w:rsidR="008B0429">
        <w:t>ackage</w:t>
      </w:r>
      <w:bookmarkEnd w:id="4208"/>
    </w:p>
    <w:p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4209" w:name="_Toc444180508"/>
      <w:r>
        <w:t>In Eclipse</w:t>
      </w:r>
      <w:bookmarkEnd w:id="4209"/>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D20B37" w:rsidRDefault="00D20B37" w:rsidP="00D20B37">
      <w:pPr>
        <w:pStyle w:val="Heading3"/>
      </w:pPr>
      <w:bookmarkStart w:id="4210" w:name="_Toc444180509"/>
      <w:r>
        <w:t>Other IDEs</w:t>
      </w:r>
      <w:bookmarkEnd w:id="4210"/>
    </w:p>
    <w:p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rsidR="00D20B37" w:rsidRDefault="00D20B37" w:rsidP="00D20B37">
      <w:pPr>
        <w:pStyle w:val="Heading3"/>
      </w:pPr>
      <w:bookmarkStart w:id="4211" w:name="_Toc444180510"/>
      <w:r>
        <w:t>Renaming complete</w:t>
      </w:r>
      <w:bookmarkEnd w:id="4211"/>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4212" w:name="_Toc444180511"/>
      <w:r>
        <w:t>Modifications to setup.xml</w:t>
      </w:r>
      <w:bookmarkEnd w:id="4212"/>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4213" w:name="_Toc444180512"/>
      <w:r>
        <w:t>Advanced Customization with setup.xml</w:t>
      </w:r>
      <w:bookmarkEnd w:id="4213"/>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xml:space="preserve">. This tells </w:t>
      </w:r>
      <w:del w:id="4214" w:author="Sammartano, Marc (BIC USA)" w:date="2016-03-24T18:49:00Z">
        <w:r w:rsidDel="002C415E">
          <w:delText xml:space="preserve">the </w:delText>
        </w:r>
      </w:del>
      <w:r>
        <w:t xml:space="preserve">BASIC! </w:t>
      </w:r>
      <w:del w:id="4215" w:author="Sammartano, Marc (BIC USA)" w:date="2016-03-24T18:49:00Z">
        <w:r w:rsidDel="002C415E">
          <w:delText xml:space="preserve">interpreter </w:delText>
        </w:r>
      </w:del>
      <w:r>
        <w:t>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4216" w:name="_Toc444180513"/>
      <w:r>
        <w:lastRenderedPageBreak/>
        <w:t>Files and Resources</w:t>
      </w:r>
      <w:bookmarkEnd w:id="4216"/>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4217" w:name="_Toc444180514"/>
      <w:r>
        <w:t>Testing the APK</w:t>
      </w:r>
      <w:bookmarkEnd w:id="4217"/>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216A49" w:rsidP="000C7BD1">
      <w:pPr>
        <w:ind w:left="720"/>
      </w:pPr>
      <w:hyperlink r:id="rId88"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4218" w:name="_Toc444180515"/>
      <w:r>
        <w:t xml:space="preserve">Installing </w:t>
      </w:r>
      <w:r w:rsidR="00EF3D97">
        <w:t>a</w:t>
      </w:r>
      <w:r>
        <w:t xml:space="preserve"> BASIC! Program </w:t>
      </w:r>
      <w:r w:rsidR="00EF3D97">
        <w:t>i</w:t>
      </w:r>
      <w:r>
        <w:t>nto the Application</w:t>
      </w:r>
      <w:bookmarkEnd w:id="4218"/>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4219" w:name="_Toc444180516"/>
      <w:r>
        <w:t>Application I</w:t>
      </w:r>
      <w:r w:rsidR="00EF3D97">
        <w:t>con</w:t>
      </w:r>
      <w:r>
        <w:t>s</w:t>
      </w:r>
      <w:bookmarkEnd w:id="4219"/>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4220" w:name="_Toc444180517"/>
      <w:r>
        <w:t>Modifications to the AndroidManifest.xml File</w:t>
      </w:r>
      <w:bookmarkEnd w:id="4220"/>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4221" w:name="_Toc444180518"/>
      <w:r>
        <w:t xml:space="preserve">Setting </w:t>
      </w:r>
      <w:r w:rsidR="00EF3D97">
        <w:t>t</w:t>
      </w:r>
      <w:r>
        <w:t>he Version Number and Version Name</w:t>
      </w:r>
      <w:bookmarkEnd w:id="4221"/>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4222" w:name="_Toc444180519"/>
      <w:r>
        <w:t>Permissions</w:t>
      </w:r>
      <w:bookmarkEnd w:id="4222"/>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 xml:space="preserve">If you want your application to run when the device boots (see </w:t>
      </w:r>
      <w:del w:id="4223" w:author="Sammartano, Marc (BIC USA)" w:date="2016-01-28T14:52:00Z">
        <w:r w:rsidDel="00927C39">
          <w:delText>“</w:delText>
        </w:r>
      </w:del>
      <w:ins w:id="4224" w:author="Sammartano, Marc (BIC USA)" w:date="2016-01-28T14:52:00Z">
        <w:r w:rsidR="00927C39">
          <w:t>"</w:t>
        </w:r>
      </w:ins>
      <w:r>
        <w:t>Launch at device boot</w:t>
      </w:r>
      <w:del w:id="4225" w:author="Sammartano, Marc (BIC USA)" w:date="2016-01-28T14:53:00Z">
        <w:r w:rsidDel="00927C39">
          <w:delText>”</w:delText>
        </w:r>
      </w:del>
      <w:ins w:id="4226" w:author="Sammartano, Marc (BIC USA)" w:date="2016-01-28T14:53:00Z">
        <w:r w:rsidR="00927C39">
          <w:t>"</w:t>
        </w:r>
      </w:ins>
      <w:r>
        <w: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4227" w:name="_Toc444180520"/>
      <w:r>
        <w:t>Disable</w:t>
      </w:r>
      <w:r w:rsidR="00CD7F4F">
        <w:t xml:space="preserve"> the Shortcut Launcher</w:t>
      </w:r>
      <w:bookmarkEnd w:id="4227"/>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4228" w:name="_Toc444180521"/>
      <w:r>
        <w:t>Launch at device boot</w:t>
      </w:r>
      <w:bookmarkEnd w:id="4228"/>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4229" w:name="_Toc444180522"/>
      <w:r>
        <w:t>Preferences</w:t>
      </w:r>
      <w:bookmarkEnd w:id="4229"/>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4230" w:name="_Toc444180523"/>
      <w:r>
        <w:t>Finished</w:t>
      </w:r>
      <w:bookmarkEnd w:id="4230"/>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4231" w:name="_Toc444180524"/>
      <w:r>
        <w:lastRenderedPageBreak/>
        <w:t xml:space="preserve">Appendix E – </w:t>
      </w:r>
      <w:r w:rsidR="003B2F76">
        <w:t>BASIC! Distribution License</w:t>
      </w:r>
      <w:bookmarkEnd w:id="4231"/>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232" w:name="_Toc444180525"/>
      <w:r>
        <w:rPr>
          <w:rFonts w:eastAsia="Times New Roman"/>
        </w:rPr>
        <w:lastRenderedPageBreak/>
        <w:t>Apache Commons</w:t>
      </w:r>
      <w:bookmarkEnd w:id="4232"/>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47E7B">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11C" w:rsidRDefault="002E411C" w:rsidP="000A0539">
      <w:pPr>
        <w:spacing w:after="0" w:line="240" w:lineRule="auto"/>
      </w:pPr>
      <w:r>
        <w:separator/>
      </w:r>
    </w:p>
  </w:endnote>
  <w:endnote w:type="continuationSeparator" w:id="0">
    <w:p w:rsidR="002E411C" w:rsidRDefault="002E411C"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A49" w:rsidRPr="00D14B43" w:rsidRDefault="00216A49">
    <w:pPr>
      <w:pStyle w:val="Footer"/>
      <w:rPr>
        <w:sz w:val="16"/>
        <w:szCs w:val="16"/>
      </w:rPr>
    </w:pPr>
    <w:del w:id="4188" w:author="Sammartano, Marc (BIC USA)" w:date="2016-03-08T15:51:00Z">
      <w:r w:rsidDel="008F7ABF">
        <w:rPr>
          <w:sz w:val="16"/>
          <w:szCs w:val="16"/>
        </w:rPr>
        <w:delText>C</w:delText>
      </w:r>
      <w:r w:rsidRPr="00D14B43" w:rsidDel="008F7ABF">
        <w:rPr>
          <w:sz w:val="16"/>
          <w:szCs w:val="16"/>
        </w:rPr>
        <w:delText>opyright</w:delText>
      </w:r>
      <w:r w:rsidDel="008F7ABF">
        <w:rPr>
          <w:rFonts w:cstheme="minorHAnsi"/>
          <w:sz w:val="16"/>
          <w:szCs w:val="16"/>
        </w:rPr>
        <w:delText>©</w:delText>
      </w:r>
    </w:del>
    <w:ins w:id="4189" w:author="Sammartano, Marc (BIC USA)" w:date="2016-03-08T15:51:00Z">
      <w:r>
        <w:rPr>
          <w:rFonts w:cstheme="minorHAnsi"/>
          <w:sz w:val="16"/>
          <w:szCs w:val="16"/>
        </w:rPr>
        <w:t>Original Author</w:t>
      </w:r>
    </w:ins>
    <w:r>
      <w:rPr>
        <w:rFonts w:cstheme="minorHAnsi"/>
        <w:sz w:val="16"/>
        <w:szCs w:val="16"/>
      </w:rPr>
      <w:t xml:space="preserve"> Paul Laughton, 2011</w:t>
    </w:r>
    <w:del w:id="4190" w:author="Sammartano, Marc (BIC USA)" w:date="2016-03-08T15:51:00Z">
      <w:r w:rsidDel="008F7ABF">
        <w:rPr>
          <w:rFonts w:cstheme="minorHAnsi"/>
          <w:sz w:val="16"/>
          <w:szCs w:val="16"/>
        </w:rPr>
        <w:delText xml:space="preserve"> - 2016</w:delText>
      </w:r>
    </w:del>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503A74">
      <w:rPr>
        <w:noProof/>
        <w:sz w:val="16"/>
        <w:szCs w:val="16"/>
      </w:rPr>
      <w:t>24</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A49" w:rsidRDefault="00216A49" w:rsidP="008F7ABF">
    <w:pPr>
      <w:pStyle w:val="Footer"/>
      <w:jc w:val="center"/>
      <w:rPr>
        <w:ins w:id="4191" w:author="Sammartano, Marc (BIC USA)" w:date="2016-03-08T16:02:00Z"/>
      </w:rPr>
    </w:pPr>
    <w:ins w:id="4192" w:author="Sammartano, Marc (BIC USA)" w:date="2016-03-08T16:02:00Z">
      <w:r>
        <w:t>This document is in the Public Domain.</w:t>
      </w:r>
    </w:ins>
  </w:p>
  <w:p w:rsidR="00216A49" w:rsidRDefault="00216A49" w:rsidP="008F7ABF">
    <w:pPr>
      <w:pStyle w:val="Footer"/>
      <w:jc w:val="center"/>
    </w:pPr>
    <w:ins w:id="4193" w:author="Sammartano, Marc (BIC USA)" w:date="2016-03-08T16:05:00Z">
      <w:r w:rsidRPr="006025D4">
        <w:t>It may be revised, reproduced</w:t>
      </w:r>
      <w:r>
        <w:t>, and distributed</w:t>
      </w:r>
      <w:r w:rsidRPr="006025D4">
        <w:t xml:space="preserve"> by anyone for any purpose without restriction.</w:t>
      </w:r>
    </w:ins>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11C" w:rsidRDefault="002E411C" w:rsidP="000A0539">
      <w:pPr>
        <w:spacing w:after="0" w:line="240" w:lineRule="auto"/>
      </w:pPr>
      <w:r>
        <w:separator/>
      </w:r>
    </w:p>
  </w:footnote>
  <w:footnote w:type="continuationSeparator" w:id="0">
    <w:p w:rsidR="002E411C" w:rsidRDefault="002E411C" w:rsidP="000A0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4B3"/>
    <w:multiLevelType w:val="hybridMultilevel"/>
    <w:tmpl w:val="4EBCDDC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07D3C"/>
    <w:multiLevelType w:val="hybridMultilevel"/>
    <w:tmpl w:val="5B1E1DB4"/>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87CC9"/>
    <w:multiLevelType w:val="hybridMultilevel"/>
    <w:tmpl w:val="FD72AFF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C5A4C"/>
    <w:multiLevelType w:val="hybridMultilevel"/>
    <w:tmpl w:val="A6384B0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02470B"/>
    <w:multiLevelType w:val="hybridMultilevel"/>
    <w:tmpl w:val="4F527B4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7B38FD"/>
    <w:multiLevelType w:val="hybridMultilevel"/>
    <w:tmpl w:val="F2565E3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23DAA"/>
    <w:multiLevelType w:val="hybridMultilevel"/>
    <w:tmpl w:val="D0A00890"/>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E4314C"/>
    <w:multiLevelType w:val="hybridMultilevel"/>
    <w:tmpl w:val="FE1049F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073474"/>
    <w:multiLevelType w:val="hybridMultilevel"/>
    <w:tmpl w:val="FF2AB652"/>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CA6B45"/>
    <w:multiLevelType w:val="hybridMultilevel"/>
    <w:tmpl w:val="16787A2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B3243E4"/>
    <w:multiLevelType w:val="hybridMultilevel"/>
    <w:tmpl w:val="A6B8569C"/>
    <w:lvl w:ilvl="0" w:tplc="F47CBE9E">
      <w:start w:val="1"/>
      <w:numFmt w:val="bullet"/>
      <w:lvlText w:val=""/>
      <w:lvlJc w:val="left"/>
      <w:pPr>
        <w:ind w:left="360" w:hanging="360"/>
      </w:pPr>
      <w:rPr>
        <w:rFonts w:ascii="Symbol" w:hAnsi="Symbol" w:hint="default"/>
        <w:sz w:val="16"/>
      </w:rPr>
    </w:lvl>
    <w:lvl w:ilvl="1" w:tplc="1AEACE22">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B872342"/>
    <w:multiLevelType w:val="hybridMultilevel"/>
    <w:tmpl w:val="F87E92A0"/>
    <w:lvl w:ilvl="0" w:tplc="82BE11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EF1163"/>
    <w:multiLevelType w:val="hybridMultilevel"/>
    <w:tmpl w:val="96A609C0"/>
    <w:lvl w:ilvl="0" w:tplc="B55290D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420A87"/>
    <w:multiLevelType w:val="hybridMultilevel"/>
    <w:tmpl w:val="2C74A24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A86DA9"/>
    <w:multiLevelType w:val="hybridMultilevel"/>
    <w:tmpl w:val="6E74C26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E195805"/>
    <w:multiLevelType w:val="hybridMultilevel"/>
    <w:tmpl w:val="C7FCC07E"/>
    <w:lvl w:ilvl="0" w:tplc="5C30F2E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39"/>
  </w:num>
  <w:num w:numId="3">
    <w:abstractNumId w:val="8"/>
  </w:num>
  <w:num w:numId="4">
    <w:abstractNumId w:val="37"/>
  </w:num>
  <w:num w:numId="5">
    <w:abstractNumId w:val="26"/>
  </w:num>
  <w:num w:numId="6">
    <w:abstractNumId w:val="50"/>
  </w:num>
  <w:num w:numId="7">
    <w:abstractNumId w:val="7"/>
  </w:num>
  <w:num w:numId="8">
    <w:abstractNumId w:val="46"/>
  </w:num>
  <w:num w:numId="9">
    <w:abstractNumId w:val="13"/>
  </w:num>
  <w:num w:numId="10">
    <w:abstractNumId w:val="5"/>
  </w:num>
  <w:num w:numId="11">
    <w:abstractNumId w:val="17"/>
  </w:num>
  <w:num w:numId="12">
    <w:abstractNumId w:val="33"/>
  </w:num>
  <w:num w:numId="13">
    <w:abstractNumId w:val="36"/>
  </w:num>
  <w:num w:numId="14">
    <w:abstractNumId w:val="28"/>
  </w:num>
  <w:num w:numId="15">
    <w:abstractNumId w:val="47"/>
  </w:num>
  <w:num w:numId="16">
    <w:abstractNumId w:val="42"/>
  </w:num>
  <w:num w:numId="17">
    <w:abstractNumId w:val="18"/>
  </w:num>
  <w:num w:numId="18">
    <w:abstractNumId w:val="19"/>
  </w:num>
  <w:num w:numId="19">
    <w:abstractNumId w:val="41"/>
  </w:num>
  <w:num w:numId="20">
    <w:abstractNumId w:val="14"/>
  </w:num>
  <w:num w:numId="21">
    <w:abstractNumId w:val="27"/>
  </w:num>
  <w:num w:numId="22">
    <w:abstractNumId w:val="25"/>
  </w:num>
  <w:num w:numId="23">
    <w:abstractNumId w:val="15"/>
  </w:num>
  <w:num w:numId="24">
    <w:abstractNumId w:val="49"/>
  </w:num>
  <w:num w:numId="25">
    <w:abstractNumId w:val="11"/>
  </w:num>
  <w:num w:numId="26">
    <w:abstractNumId w:val="6"/>
  </w:num>
  <w:num w:numId="27">
    <w:abstractNumId w:val="12"/>
  </w:num>
  <w:num w:numId="28">
    <w:abstractNumId w:val="44"/>
  </w:num>
  <w:num w:numId="29">
    <w:abstractNumId w:val="21"/>
  </w:num>
  <w:num w:numId="30">
    <w:abstractNumId w:val="48"/>
  </w:num>
  <w:num w:numId="31">
    <w:abstractNumId w:val="34"/>
  </w:num>
  <w:num w:numId="32">
    <w:abstractNumId w:val="35"/>
  </w:num>
  <w:num w:numId="33">
    <w:abstractNumId w:val="32"/>
  </w:num>
  <w:num w:numId="34">
    <w:abstractNumId w:val="22"/>
  </w:num>
  <w:num w:numId="35">
    <w:abstractNumId w:val="40"/>
  </w:num>
  <w:num w:numId="36">
    <w:abstractNumId w:val="1"/>
  </w:num>
  <w:num w:numId="37">
    <w:abstractNumId w:val="31"/>
  </w:num>
  <w:num w:numId="38">
    <w:abstractNumId w:val="3"/>
  </w:num>
  <w:num w:numId="39">
    <w:abstractNumId w:val="24"/>
  </w:num>
  <w:num w:numId="40">
    <w:abstractNumId w:val="29"/>
  </w:num>
  <w:num w:numId="41">
    <w:abstractNumId w:val="4"/>
  </w:num>
  <w:num w:numId="42">
    <w:abstractNumId w:val="38"/>
  </w:num>
  <w:num w:numId="43">
    <w:abstractNumId w:val="2"/>
  </w:num>
  <w:num w:numId="44">
    <w:abstractNumId w:val="20"/>
  </w:num>
  <w:num w:numId="45">
    <w:abstractNumId w:val="16"/>
  </w:num>
  <w:num w:numId="46">
    <w:abstractNumId w:val="43"/>
  </w:num>
  <w:num w:numId="47">
    <w:abstractNumId w:val="45"/>
  </w:num>
  <w:num w:numId="48">
    <w:abstractNumId w:val="9"/>
  </w:num>
  <w:num w:numId="49">
    <w:abstractNumId w:val="30"/>
  </w:num>
  <w:num w:numId="50">
    <w:abstractNumId w:val="0"/>
  </w:num>
  <w:num w:numId="51">
    <w:abstractNumId w:val="1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3"/>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4BAF"/>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423"/>
    <w:rsid w:val="0001464B"/>
    <w:rsid w:val="00014843"/>
    <w:rsid w:val="0001590A"/>
    <w:rsid w:val="00016896"/>
    <w:rsid w:val="00017731"/>
    <w:rsid w:val="00017862"/>
    <w:rsid w:val="00017915"/>
    <w:rsid w:val="00017F3C"/>
    <w:rsid w:val="0002087A"/>
    <w:rsid w:val="00020A6F"/>
    <w:rsid w:val="000212DC"/>
    <w:rsid w:val="0002277E"/>
    <w:rsid w:val="00022B4D"/>
    <w:rsid w:val="00022CF1"/>
    <w:rsid w:val="00023A2C"/>
    <w:rsid w:val="00023ACA"/>
    <w:rsid w:val="00025C66"/>
    <w:rsid w:val="00025E0F"/>
    <w:rsid w:val="000261B7"/>
    <w:rsid w:val="000262A7"/>
    <w:rsid w:val="0002640D"/>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0CF"/>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4246"/>
    <w:rsid w:val="000548D0"/>
    <w:rsid w:val="0005515F"/>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4FB3"/>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C80"/>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4792"/>
    <w:rsid w:val="000B5DD2"/>
    <w:rsid w:val="000B5F88"/>
    <w:rsid w:val="000B604B"/>
    <w:rsid w:val="000B6521"/>
    <w:rsid w:val="000B6531"/>
    <w:rsid w:val="000B6F40"/>
    <w:rsid w:val="000B7AE2"/>
    <w:rsid w:val="000B7F2A"/>
    <w:rsid w:val="000C021A"/>
    <w:rsid w:val="000C029E"/>
    <w:rsid w:val="000C03E4"/>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C0"/>
    <w:rsid w:val="000C7647"/>
    <w:rsid w:val="000C7BD1"/>
    <w:rsid w:val="000D0CD6"/>
    <w:rsid w:val="000D0D71"/>
    <w:rsid w:val="000D27B4"/>
    <w:rsid w:val="000D4094"/>
    <w:rsid w:val="000D4623"/>
    <w:rsid w:val="000D48E6"/>
    <w:rsid w:val="000D4EE9"/>
    <w:rsid w:val="000D53B8"/>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0F7C40"/>
    <w:rsid w:val="001011C7"/>
    <w:rsid w:val="00101502"/>
    <w:rsid w:val="0010169A"/>
    <w:rsid w:val="00101960"/>
    <w:rsid w:val="00102B95"/>
    <w:rsid w:val="00102DE2"/>
    <w:rsid w:val="00103253"/>
    <w:rsid w:val="00103604"/>
    <w:rsid w:val="0010447D"/>
    <w:rsid w:val="00104664"/>
    <w:rsid w:val="0010507D"/>
    <w:rsid w:val="00105AD9"/>
    <w:rsid w:val="00106183"/>
    <w:rsid w:val="001061C7"/>
    <w:rsid w:val="00106CC9"/>
    <w:rsid w:val="00107663"/>
    <w:rsid w:val="00107C64"/>
    <w:rsid w:val="001104F5"/>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068D"/>
    <w:rsid w:val="00131D8C"/>
    <w:rsid w:val="00131E37"/>
    <w:rsid w:val="00132086"/>
    <w:rsid w:val="0013254E"/>
    <w:rsid w:val="001326D6"/>
    <w:rsid w:val="0013618F"/>
    <w:rsid w:val="001370F6"/>
    <w:rsid w:val="001377F9"/>
    <w:rsid w:val="00137E1C"/>
    <w:rsid w:val="00140B75"/>
    <w:rsid w:val="001415E3"/>
    <w:rsid w:val="00142BB0"/>
    <w:rsid w:val="001433BC"/>
    <w:rsid w:val="00143BA3"/>
    <w:rsid w:val="00144076"/>
    <w:rsid w:val="001449A8"/>
    <w:rsid w:val="00145104"/>
    <w:rsid w:val="0014550A"/>
    <w:rsid w:val="001500C8"/>
    <w:rsid w:val="001505BE"/>
    <w:rsid w:val="00151127"/>
    <w:rsid w:val="001511EC"/>
    <w:rsid w:val="001512CC"/>
    <w:rsid w:val="001521CE"/>
    <w:rsid w:val="00152B7B"/>
    <w:rsid w:val="00153209"/>
    <w:rsid w:val="00153530"/>
    <w:rsid w:val="00153A52"/>
    <w:rsid w:val="00153F02"/>
    <w:rsid w:val="00154AF8"/>
    <w:rsid w:val="00154CAB"/>
    <w:rsid w:val="0015554F"/>
    <w:rsid w:val="0015576A"/>
    <w:rsid w:val="001559CB"/>
    <w:rsid w:val="00155E97"/>
    <w:rsid w:val="00156B67"/>
    <w:rsid w:val="00156EC7"/>
    <w:rsid w:val="001578AC"/>
    <w:rsid w:val="00160660"/>
    <w:rsid w:val="00160DB5"/>
    <w:rsid w:val="00162599"/>
    <w:rsid w:val="001627F5"/>
    <w:rsid w:val="001631F1"/>
    <w:rsid w:val="00163607"/>
    <w:rsid w:val="001656B8"/>
    <w:rsid w:val="001657AE"/>
    <w:rsid w:val="00165AE3"/>
    <w:rsid w:val="00165DF8"/>
    <w:rsid w:val="0016650A"/>
    <w:rsid w:val="0016677E"/>
    <w:rsid w:val="001668E5"/>
    <w:rsid w:val="00166B90"/>
    <w:rsid w:val="00166DEE"/>
    <w:rsid w:val="0016732C"/>
    <w:rsid w:val="00167D81"/>
    <w:rsid w:val="00167FDE"/>
    <w:rsid w:val="00170659"/>
    <w:rsid w:val="001732BB"/>
    <w:rsid w:val="00173713"/>
    <w:rsid w:val="00174459"/>
    <w:rsid w:val="00174D3E"/>
    <w:rsid w:val="00175199"/>
    <w:rsid w:val="0017564D"/>
    <w:rsid w:val="00175885"/>
    <w:rsid w:val="00175F3D"/>
    <w:rsid w:val="0017688C"/>
    <w:rsid w:val="00176F87"/>
    <w:rsid w:val="00176F9A"/>
    <w:rsid w:val="001773F3"/>
    <w:rsid w:val="00180804"/>
    <w:rsid w:val="00182441"/>
    <w:rsid w:val="00182ADD"/>
    <w:rsid w:val="00182D0A"/>
    <w:rsid w:val="00182E34"/>
    <w:rsid w:val="0018311F"/>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49B"/>
    <w:rsid w:val="00193842"/>
    <w:rsid w:val="00193D9E"/>
    <w:rsid w:val="00194199"/>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0869"/>
    <w:rsid w:val="001B19AA"/>
    <w:rsid w:val="001B1B38"/>
    <w:rsid w:val="001B1CBE"/>
    <w:rsid w:val="001B2A8C"/>
    <w:rsid w:val="001B2BA9"/>
    <w:rsid w:val="001B3211"/>
    <w:rsid w:val="001B3321"/>
    <w:rsid w:val="001B3A85"/>
    <w:rsid w:val="001B42EC"/>
    <w:rsid w:val="001B4911"/>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1A05"/>
    <w:rsid w:val="001C30D7"/>
    <w:rsid w:val="001C40A5"/>
    <w:rsid w:val="001C5330"/>
    <w:rsid w:val="001C58D9"/>
    <w:rsid w:val="001C72B7"/>
    <w:rsid w:val="001D0F0F"/>
    <w:rsid w:val="001D0F29"/>
    <w:rsid w:val="001D1DC2"/>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E075B"/>
    <w:rsid w:val="001E2549"/>
    <w:rsid w:val="001E2A81"/>
    <w:rsid w:val="001E31F1"/>
    <w:rsid w:val="001E34A3"/>
    <w:rsid w:val="001E3A07"/>
    <w:rsid w:val="001E42B4"/>
    <w:rsid w:val="001E4747"/>
    <w:rsid w:val="001E518D"/>
    <w:rsid w:val="001E5272"/>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1229"/>
    <w:rsid w:val="00211511"/>
    <w:rsid w:val="002118F5"/>
    <w:rsid w:val="00212B6B"/>
    <w:rsid w:val="00213985"/>
    <w:rsid w:val="00213CC2"/>
    <w:rsid w:val="00216A49"/>
    <w:rsid w:val="0021757C"/>
    <w:rsid w:val="00217871"/>
    <w:rsid w:val="00220EF4"/>
    <w:rsid w:val="00223822"/>
    <w:rsid w:val="00223BFA"/>
    <w:rsid w:val="0022424F"/>
    <w:rsid w:val="002252D3"/>
    <w:rsid w:val="00225517"/>
    <w:rsid w:val="00225AD2"/>
    <w:rsid w:val="00225B5F"/>
    <w:rsid w:val="00225C1D"/>
    <w:rsid w:val="00226893"/>
    <w:rsid w:val="0022797C"/>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D8C"/>
    <w:rsid w:val="00240FCE"/>
    <w:rsid w:val="00241023"/>
    <w:rsid w:val="002416A7"/>
    <w:rsid w:val="002418A0"/>
    <w:rsid w:val="002427E2"/>
    <w:rsid w:val="00242CDC"/>
    <w:rsid w:val="00242CE3"/>
    <w:rsid w:val="00243DA8"/>
    <w:rsid w:val="002444B5"/>
    <w:rsid w:val="002455AF"/>
    <w:rsid w:val="0024663D"/>
    <w:rsid w:val="0024700D"/>
    <w:rsid w:val="002473BF"/>
    <w:rsid w:val="00247480"/>
    <w:rsid w:val="002479AD"/>
    <w:rsid w:val="00247CD7"/>
    <w:rsid w:val="002504B4"/>
    <w:rsid w:val="002509B1"/>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1BCC"/>
    <w:rsid w:val="002725B8"/>
    <w:rsid w:val="0027373A"/>
    <w:rsid w:val="002752B8"/>
    <w:rsid w:val="00277FF8"/>
    <w:rsid w:val="00280036"/>
    <w:rsid w:val="0028068E"/>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4DC"/>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61C4"/>
    <w:rsid w:val="002B79CE"/>
    <w:rsid w:val="002C0704"/>
    <w:rsid w:val="002C2065"/>
    <w:rsid w:val="002C20C1"/>
    <w:rsid w:val="002C23DC"/>
    <w:rsid w:val="002C25C2"/>
    <w:rsid w:val="002C2F4B"/>
    <w:rsid w:val="002C2F6D"/>
    <w:rsid w:val="002C2FB8"/>
    <w:rsid w:val="002C415E"/>
    <w:rsid w:val="002C4758"/>
    <w:rsid w:val="002C4C87"/>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11C"/>
    <w:rsid w:val="002E4DA7"/>
    <w:rsid w:val="002E4FBC"/>
    <w:rsid w:val="002E5EFF"/>
    <w:rsid w:val="002E6013"/>
    <w:rsid w:val="002E66B0"/>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4EB8"/>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5E02"/>
    <w:rsid w:val="00316323"/>
    <w:rsid w:val="00316700"/>
    <w:rsid w:val="0031706C"/>
    <w:rsid w:val="003170DA"/>
    <w:rsid w:val="00317954"/>
    <w:rsid w:val="00317ABB"/>
    <w:rsid w:val="00320517"/>
    <w:rsid w:val="0032060A"/>
    <w:rsid w:val="00320F4A"/>
    <w:rsid w:val="00321661"/>
    <w:rsid w:val="003219BC"/>
    <w:rsid w:val="0032265A"/>
    <w:rsid w:val="00322938"/>
    <w:rsid w:val="00322AA4"/>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2D1"/>
    <w:rsid w:val="00337950"/>
    <w:rsid w:val="00337EB5"/>
    <w:rsid w:val="0034018C"/>
    <w:rsid w:val="003401E0"/>
    <w:rsid w:val="00340EF7"/>
    <w:rsid w:val="00341624"/>
    <w:rsid w:val="00342809"/>
    <w:rsid w:val="00343D5E"/>
    <w:rsid w:val="00344264"/>
    <w:rsid w:val="003445ED"/>
    <w:rsid w:val="0034592D"/>
    <w:rsid w:val="00345956"/>
    <w:rsid w:val="00345C7F"/>
    <w:rsid w:val="00345E49"/>
    <w:rsid w:val="003508F4"/>
    <w:rsid w:val="00350CA9"/>
    <w:rsid w:val="00351816"/>
    <w:rsid w:val="00352427"/>
    <w:rsid w:val="003537D8"/>
    <w:rsid w:val="00353B2C"/>
    <w:rsid w:val="0035771B"/>
    <w:rsid w:val="0036006F"/>
    <w:rsid w:val="00360847"/>
    <w:rsid w:val="00360E82"/>
    <w:rsid w:val="00361A24"/>
    <w:rsid w:val="00362F15"/>
    <w:rsid w:val="00363649"/>
    <w:rsid w:val="0036421F"/>
    <w:rsid w:val="003642DF"/>
    <w:rsid w:val="00364E69"/>
    <w:rsid w:val="003650AF"/>
    <w:rsid w:val="0036620A"/>
    <w:rsid w:val="003669CA"/>
    <w:rsid w:val="00367424"/>
    <w:rsid w:val="00367535"/>
    <w:rsid w:val="00372C9D"/>
    <w:rsid w:val="00372F11"/>
    <w:rsid w:val="00374B67"/>
    <w:rsid w:val="00375401"/>
    <w:rsid w:val="0037623F"/>
    <w:rsid w:val="003777B0"/>
    <w:rsid w:val="00377E3C"/>
    <w:rsid w:val="00377FF2"/>
    <w:rsid w:val="003806A7"/>
    <w:rsid w:val="00381716"/>
    <w:rsid w:val="0038180C"/>
    <w:rsid w:val="00381E69"/>
    <w:rsid w:val="0038242A"/>
    <w:rsid w:val="003824F5"/>
    <w:rsid w:val="003828A8"/>
    <w:rsid w:val="00383441"/>
    <w:rsid w:val="00383965"/>
    <w:rsid w:val="00383CD2"/>
    <w:rsid w:val="00384743"/>
    <w:rsid w:val="00385DE4"/>
    <w:rsid w:val="00385F1A"/>
    <w:rsid w:val="00386968"/>
    <w:rsid w:val="0038732A"/>
    <w:rsid w:val="0038747C"/>
    <w:rsid w:val="003874BD"/>
    <w:rsid w:val="00387C63"/>
    <w:rsid w:val="003914A2"/>
    <w:rsid w:val="00391A64"/>
    <w:rsid w:val="00392316"/>
    <w:rsid w:val="003928AD"/>
    <w:rsid w:val="003928CC"/>
    <w:rsid w:val="00393119"/>
    <w:rsid w:val="00393629"/>
    <w:rsid w:val="00394453"/>
    <w:rsid w:val="00394858"/>
    <w:rsid w:val="003949AB"/>
    <w:rsid w:val="0039686D"/>
    <w:rsid w:val="003A0902"/>
    <w:rsid w:val="003A11BB"/>
    <w:rsid w:val="003A1A0A"/>
    <w:rsid w:val="003A1A3E"/>
    <w:rsid w:val="003A1B42"/>
    <w:rsid w:val="003A2EB4"/>
    <w:rsid w:val="003A372A"/>
    <w:rsid w:val="003A37FE"/>
    <w:rsid w:val="003A398F"/>
    <w:rsid w:val="003A3F59"/>
    <w:rsid w:val="003A458F"/>
    <w:rsid w:val="003A4600"/>
    <w:rsid w:val="003A4712"/>
    <w:rsid w:val="003A49EF"/>
    <w:rsid w:val="003A5755"/>
    <w:rsid w:val="003A5F8C"/>
    <w:rsid w:val="003A6090"/>
    <w:rsid w:val="003A709E"/>
    <w:rsid w:val="003A734C"/>
    <w:rsid w:val="003A75E2"/>
    <w:rsid w:val="003A7D1A"/>
    <w:rsid w:val="003B04C2"/>
    <w:rsid w:val="003B169C"/>
    <w:rsid w:val="003B2B87"/>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489"/>
    <w:rsid w:val="003D7A1B"/>
    <w:rsid w:val="003E0916"/>
    <w:rsid w:val="003E1415"/>
    <w:rsid w:val="003E1A8B"/>
    <w:rsid w:val="003E2113"/>
    <w:rsid w:val="003E3561"/>
    <w:rsid w:val="003E3D4D"/>
    <w:rsid w:val="003E3DA5"/>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4036"/>
    <w:rsid w:val="003F5799"/>
    <w:rsid w:val="003F5BEC"/>
    <w:rsid w:val="003F5D44"/>
    <w:rsid w:val="003F5F52"/>
    <w:rsid w:val="003F6561"/>
    <w:rsid w:val="003F6866"/>
    <w:rsid w:val="003F7509"/>
    <w:rsid w:val="003F797C"/>
    <w:rsid w:val="003F798B"/>
    <w:rsid w:val="003F7BE2"/>
    <w:rsid w:val="00400B53"/>
    <w:rsid w:val="004010AA"/>
    <w:rsid w:val="00401743"/>
    <w:rsid w:val="004041BA"/>
    <w:rsid w:val="004043B4"/>
    <w:rsid w:val="0040493F"/>
    <w:rsid w:val="00404CE3"/>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1C4F"/>
    <w:rsid w:val="0042369D"/>
    <w:rsid w:val="00423A37"/>
    <w:rsid w:val="0042524E"/>
    <w:rsid w:val="004255FA"/>
    <w:rsid w:val="0042589B"/>
    <w:rsid w:val="00425A6E"/>
    <w:rsid w:val="00425A74"/>
    <w:rsid w:val="00425F87"/>
    <w:rsid w:val="00426CB2"/>
    <w:rsid w:val="00427485"/>
    <w:rsid w:val="0043020E"/>
    <w:rsid w:val="0043083C"/>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11C1"/>
    <w:rsid w:val="0044123B"/>
    <w:rsid w:val="004414D8"/>
    <w:rsid w:val="00441A02"/>
    <w:rsid w:val="00443188"/>
    <w:rsid w:val="00443B90"/>
    <w:rsid w:val="0044453F"/>
    <w:rsid w:val="0044500C"/>
    <w:rsid w:val="004452B4"/>
    <w:rsid w:val="004455F2"/>
    <w:rsid w:val="00446014"/>
    <w:rsid w:val="00447A93"/>
    <w:rsid w:val="0045172F"/>
    <w:rsid w:val="00451B48"/>
    <w:rsid w:val="004521AA"/>
    <w:rsid w:val="00453E1C"/>
    <w:rsid w:val="004544DB"/>
    <w:rsid w:val="0045486D"/>
    <w:rsid w:val="0045553A"/>
    <w:rsid w:val="00455A6C"/>
    <w:rsid w:val="004570FA"/>
    <w:rsid w:val="00457C59"/>
    <w:rsid w:val="00460314"/>
    <w:rsid w:val="00460DEF"/>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2D7"/>
    <w:rsid w:val="004A2569"/>
    <w:rsid w:val="004A284A"/>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6A3"/>
    <w:rsid w:val="004D3745"/>
    <w:rsid w:val="004D3DDB"/>
    <w:rsid w:val="004D4233"/>
    <w:rsid w:val="004D446C"/>
    <w:rsid w:val="004D47E0"/>
    <w:rsid w:val="004D5263"/>
    <w:rsid w:val="004D67FF"/>
    <w:rsid w:val="004D6CCA"/>
    <w:rsid w:val="004D7501"/>
    <w:rsid w:val="004D75EC"/>
    <w:rsid w:val="004E1435"/>
    <w:rsid w:val="004E15B1"/>
    <w:rsid w:val="004E1D15"/>
    <w:rsid w:val="004E2CF5"/>
    <w:rsid w:val="004E4390"/>
    <w:rsid w:val="004E48AB"/>
    <w:rsid w:val="004E6090"/>
    <w:rsid w:val="004E64AD"/>
    <w:rsid w:val="004E705F"/>
    <w:rsid w:val="004E726B"/>
    <w:rsid w:val="004F03AF"/>
    <w:rsid w:val="004F0685"/>
    <w:rsid w:val="004F0E07"/>
    <w:rsid w:val="004F1BD8"/>
    <w:rsid w:val="004F2359"/>
    <w:rsid w:val="004F3582"/>
    <w:rsid w:val="004F37C4"/>
    <w:rsid w:val="004F3D99"/>
    <w:rsid w:val="004F4051"/>
    <w:rsid w:val="004F4E60"/>
    <w:rsid w:val="004F6B64"/>
    <w:rsid w:val="004F6D61"/>
    <w:rsid w:val="004F72AB"/>
    <w:rsid w:val="004F733A"/>
    <w:rsid w:val="004F7FBD"/>
    <w:rsid w:val="00502D48"/>
    <w:rsid w:val="00503A74"/>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218"/>
    <w:rsid w:val="00522617"/>
    <w:rsid w:val="00523EB5"/>
    <w:rsid w:val="005242FC"/>
    <w:rsid w:val="005245D1"/>
    <w:rsid w:val="00526656"/>
    <w:rsid w:val="00526823"/>
    <w:rsid w:val="00526911"/>
    <w:rsid w:val="00526973"/>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7BB"/>
    <w:rsid w:val="00556426"/>
    <w:rsid w:val="00557A53"/>
    <w:rsid w:val="00560A05"/>
    <w:rsid w:val="00562314"/>
    <w:rsid w:val="00563D38"/>
    <w:rsid w:val="005642B9"/>
    <w:rsid w:val="00564C5B"/>
    <w:rsid w:val="00564D19"/>
    <w:rsid w:val="00564F21"/>
    <w:rsid w:val="005656C1"/>
    <w:rsid w:val="00565DD3"/>
    <w:rsid w:val="00565F62"/>
    <w:rsid w:val="005666A2"/>
    <w:rsid w:val="005674B3"/>
    <w:rsid w:val="005705AD"/>
    <w:rsid w:val="00570EBB"/>
    <w:rsid w:val="00571BB8"/>
    <w:rsid w:val="00572DB7"/>
    <w:rsid w:val="00572E80"/>
    <w:rsid w:val="005732B4"/>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607"/>
    <w:rsid w:val="005866FB"/>
    <w:rsid w:val="005869ED"/>
    <w:rsid w:val="00587132"/>
    <w:rsid w:val="00587237"/>
    <w:rsid w:val="005902CE"/>
    <w:rsid w:val="0059129B"/>
    <w:rsid w:val="0059135D"/>
    <w:rsid w:val="00592018"/>
    <w:rsid w:val="00592A71"/>
    <w:rsid w:val="00592CD8"/>
    <w:rsid w:val="00593A5D"/>
    <w:rsid w:val="0059526D"/>
    <w:rsid w:val="00596D62"/>
    <w:rsid w:val="005970BB"/>
    <w:rsid w:val="00597D5F"/>
    <w:rsid w:val="005A0575"/>
    <w:rsid w:val="005A0B7B"/>
    <w:rsid w:val="005A15D5"/>
    <w:rsid w:val="005A1E89"/>
    <w:rsid w:val="005A349C"/>
    <w:rsid w:val="005A51FD"/>
    <w:rsid w:val="005A5756"/>
    <w:rsid w:val="005A58F2"/>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879"/>
    <w:rsid w:val="005B476C"/>
    <w:rsid w:val="005B4B35"/>
    <w:rsid w:val="005B4C2C"/>
    <w:rsid w:val="005B4EF3"/>
    <w:rsid w:val="005B73CF"/>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4CF"/>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084"/>
    <w:rsid w:val="00600B90"/>
    <w:rsid w:val="00600C80"/>
    <w:rsid w:val="00601001"/>
    <w:rsid w:val="006019DD"/>
    <w:rsid w:val="006025D4"/>
    <w:rsid w:val="00602E79"/>
    <w:rsid w:val="00602EDE"/>
    <w:rsid w:val="00603024"/>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6E2B"/>
    <w:rsid w:val="00617069"/>
    <w:rsid w:val="00617077"/>
    <w:rsid w:val="0062030B"/>
    <w:rsid w:val="006208DB"/>
    <w:rsid w:val="00620A76"/>
    <w:rsid w:val="00621494"/>
    <w:rsid w:val="0062151B"/>
    <w:rsid w:val="006217C1"/>
    <w:rsid w:val="00622524"/>
    <w:rsid w:val="00622721"/>
    <w:rsid w:val="00622933"/>
    <w:rsid w:val="00622B2E"/>
    <w:rsid w:val="00622D55"/>
    <w:rsid w:val="006235FE"/>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47E7B"/>
    <w:rsid w:val="00651695"/>
    <w:rsid w:val="00651C86"/>
    <w:rsid w:val="00653909"/>
    <w:rsid w:val="00656BF7"/>
    <w:rsid w:val="0065722A"/>
    <w:rsid w:val="00657C51"/>
    <w:rsid w:val="00661385"/>
    <w:rsid w:val="006622D5"/>
    <w:rsid w:val="00662FB4"/>
    <w:rsid w:val="006630C6"/>
    <w:rsid w:val="00663590"/>
    <w:rsid w:val="00664160"/>
    <w:rsid w:val="00665646"/>
    <w:rsid w:val="00665E54"/>
    <w:rsid w:val="0066668B"/>
    <w:rsid w:val="00666D50"/>
    <w:rsid w:val="006679B1"/>
    <w:rsid w:val="00670A6F"/>
    <w:rsid w:val="00670B1F"/>
    <w:rsid w:val="006719A2"/>
    <w:rsid w:val="00671B31"/>
    <w:rsid w:val="0067252E"/>
    <w:rsid w:val="00672E59"/>
    <w:rsid w:val="00672E64"/>
    <w:rsid w:val="00674334"/>
    <w:rsid w:val="006746E9"/>
    <w:rsid w:val="006747E6"/>
    <w:rsid w:val="00674A65"/>
    <w:rsid w:val="00675BC6"/>
    <w:rsid w:val="006768ED"/>
    <w:rsid w:val="006776DB"/>
    <w:rsid w:val="006807B6"/>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05A4"/>
    <w:rsid w:val="006A1666"/>
    <w:rsid w:val="006A36D4"/>
    <w:rsid w:val="006A4160"/>
    <w:rsid w:val="006A4DF6"/>
    <w:rsid w:val="006A59CE"/>
    <w:rsid w:val="006A6394"/>
    <w:rsid w:val="006A6433"/>
    <w:rsid w:val="006A646F"/>
    <w:rsid w:val="006A7086"/>
    <w:rsid w:val="006A7398"/>
    <w:rsid w:val="006B0416"/>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DE"/>
    <w:rsid w:val="006D66E2"/>
    <w:rsid w:val="006D7008"/>
    <w:rsid w:val="006D722E"/>
    <w:rsid w:val="006E03F0"/>
    <w:rsid w:val="006E0666"/>
    <w:rsid w:val="006E12C4"/>
    <w:rsid w:val="006E1933"/>
    <w:rsid w:val="006E2250"/>
    <w:rsid w:val="006E2392"/>
    <w:rsid w:val="006E3275"/>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4CD7"/>
    <w:rsid w:val="006F50DE"/>
    <w:rsid w:val="006F54DA"/>
    <w:rsid w:val="006F5C14"/>
    <w:rsid w:val="006F5DEC"/>
    <w:rsid w:val="006F6857"/>
    <w:rsid w:val="006F6FF7"/>
    <w:rsid w:val="006F7BCF"/>
    <w:rsid w:val="007000E8"/>
    <w:rsid w:val="007004EF"/>
    <w:rsid w:val="0070063E"/>
    <w:rsid w:val="007006CD"/>
    <w:rsid w:val="007026BC"/>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2751"/>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0B6C"/>
    <w:rsid w:val="007213D6"/>
    <w:rsid w:val="00721C1D"/>
    <w:rsid w:val="00721F90"/>
    <w:rsid w:val="007221F0"/>
    <w:rsid w:val="00722644"/>
    <w:rsid w:val="00722D86"/>
    <w:rsid w:val="00722F4F"/>
    <w:rsid w:val="007233F8"/>
    <w:rsid w:val="00723626"/>
    <w:rsid w:val="00724143"/>
    <w:rsid w:val="0072425E"/>
    <w:rsid w:val="0072429C"/>
    <w:rsid w:val="00724907"/>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124"/>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2C87"/>
    <w:rsid w:val="00763617"/>
    <w:rsid w:val="00763D2C"/>
    <w:rsid w:val="00763F33"/>
    <w:rsid w:val="00765434"/>
    <w:rsid w:val="007660EA"/>
    <w:rsid w:val="0076653F"/>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B9E"/>
    <w:rsid w:val="0078043A"/>
    <w:rsid w:val="0078122F"/>
    <w:rsid w:val="00782D28"/>
    <w:rsid w:val="00783B59"/>
    <w:rsid w:val="00783C27"/>
    <w:rsid w:val="007850E9"/>
    <w:rsid w:val="0078615E"/>
    <w:rsid w:val="007863E0"/>
    <w:rsid w:val="00786799"/>
    <w:rsid w:val="0078797C"/>
    <w:rsid w:val="007908A5"/>
    <w:rsid w:val="007909BF"/>
    <w:rsid w:val="00791335"/>
    <w:rsid w:val="007914A4"/>
    <w:rsid w:val="0079151D"/>
    <w:rsid w:val="007918BA"/>
    <w:rsid w:val="00791AD7"/>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1FF1"/>
    <w:rsid w:val="007A3059"/>
    <w:rsid w:val="007A3E9D"/>
    <w:rsid w:val="007A43CB"/>
    <w:rsid w:val="007A606B"/>
    <w:rsid w:val="007A6889"/>
    <w:rsid w:val="007A69F4"/>
    <w:rsid w:val="007A6E09"/>
    <w:rsid w:val="007A7258"/>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BE8"/>
    <w:rsid w:val="007D14F2"/>
    <w:rsid w:val="007D25DE"/>
    <w:rsid w:val="007D29E2"/>
    <w:rsid w:val="007D32DA"/>
    <w:rsid w:val="007D32ED"/>
    <w:rsid w:val="007D352D"/>
    <w:rsid w:val="007D3A22"/>
    <w:rsid w:val="007D3AF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E7471"/>
    <w:rsid w:val="007F022F"/>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9C9"/>
    <w:rsid w:val="00817BDB"/>
    <w:rsid w:val="008209F2"/>
    <w:rsid w:val="00821F8C"/>
    <w:rsid w:val="00821FC3"/>
    <w:rsid w:val="0082291F"/>
    <w:rsid w:val="00823ED4"/>
    <w:rsid w:val="00823FF5"/>
    <w:rsid w:val="008248EE"/>
    <w:rsid w:val="008259D5"/>
    <w:rsid w:val="00826573"/>
    <w:rsid w:val="00827015"/>
    <w:rsid w:val="008273D0"/>
    <w:rsid w:val="00827C50"/>
    <w:rsid w:val="008300F7"/>
    <w:rsid w:val="00830CD3"/>
    <w:rsid w:val="00830E82"/>
    <w:rsid w:val="00832ADA"/>
    <w:rsid w:val="00833013"/>
    <w:rsid w:val="008333B7"/>
    <w:rsid w:val="00833AAE"/>
    <w:rsid w:val="00833AC2"/>
    <w:rsid w:val="00833CF8"/>
    <w:rsid w:val="00833D3B"/>
    <w:rsid w:val="008349FC"/>
    <w:rsid w:val="00835055"/>
    <w:rsid w:val="00836B38"/>
    <w:rsid w:val="00836C5B"/>
    <w:rsid w:val="00837744"/>
    <w:rsid w:val="00837763"/>
    <w:rsid w:val="00837F2D"/>
    <w:rsid w:val="0084064B"/>
    <w:rsid w:val="0084078B"/>
    <w:rsid w:val="00840D23"/>
    <w:rsid w:val="00841D19"/>
    <w:rsid w:val="0084348F"/>
    <w:rsid w:val="008434AF"/>
    <w:rsid w:val="00843992"/>
    <w:rsid w:val="00843FAA"/>
    <w:rsid w:val="00844811"/>
    <w:rsid w:val="00844D75"/>
    <w:rsid w:val="008451C1"/>
    <w:rsid w:val="00845C7C"/>
    <w:rsid w:val="00847010"/>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0687"/>
    <w:rsid w:val="00862FDB"/>
    <w:rsid w:val="00863164"/>
    <w:rsid w:val="00864788"/>
    <w:rsid w:val="00864A03"/>
    <w:rsid w:val="00864F38"/>
    <w:rsid w:val="008651CB"/>
    <w:rsid w:val="0086640E"/>
    <w:rsid w:val="008669AA"/>
    <w:rsid w:val="008670CB"/>
    <w:rsid w:val="008673E0"/>
    <w:rsid w:val="008705F6"/>
    <w:rsid w:val="008718BD"/>
    <w:rsid w:val="00872619"/>
    <w:rsid w:val="008727F1"/>
    <w:rsid w:val="008731B4"/>
    <w:rsid w:val="008739D7"/>
    <w:rsid w:val="00873EFB"/>
    <w:rsid w:val="00874D5A"/>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195F"/>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2E11"/>
    <w:rsid w:val="008B31F7"/>
    <w:rsid w:val="008B35C5"/>
    <w:rsid w:val="008B5F5D"/>
    <w:rsid w:val="008B6624"/>
    <w:rsid w:val="008B7267"/>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0D96"/>
    <w:rsid w:val="008D299D"/>
    <w:rsid w:val="008D328D"/>
    <w:rsid w:val="008D34BA"/>
    <w:rsid w:val="008D4C3A"/>
    <w:rsid w:val="008D532B"/>
    <w:rsid w:val="008D568E"/>
    <w:rsid w:val="008D5718"/>
    <w:rsid w:val="008D59B9"/>
    <w:rsid w:val="008D6085"/>
    <w:rsid w:val="008D645D"/>
    <w:rsid w:val="008D6F5E"/>
    <w:rsid w:val="008E00AF"/>
    <w:rsid w:val="008E01D4"/>
    <w:rsid w:val="008E1EA3"/>
    <w:rsid w:val="008E1EC5"/>
    <w:rsid w:val="008E2479"/>
    <w:rsid w:val="008E2D6F"/>
    <w:rsid w:val="008E348B"/>
    <w:rsid w:val="008E3EF5"/>
    <w:rsid w:val="008E4198"/>
    <w:rsid w:val="008E4E52"/>
    <w:rsid w:val="008E55FA"/>
    <w:rsid w:val="008E58CD"/>
    <w:rsid w:val="008E5AA0"/>
    <w:rsid w:val="008E60CA"/>
    <w:rsid w:val="008E71BF"/>
    <w:rsid w:val="008E798F"/>
    <w:rsid w:val="008F0552"/>
    <w:rsid w:val="008F058C"/>
    <w:rsid w:val="008F0675"/>
    <w:rsid w:val="008F0FD6"/>
    <w:rsid w:val="008F112A"/>
    <w:rsid w:val="008F14CE"/>
    <w:rsid w:val="008F1749"/>
    <w:rsid w:val="008F2936"/>
    <w:rsid w:val="008F2FEA"/>
    <w:rsid w:val="008F3F56"/>
    <w:rsid w:val="008F3F91"/>
    <w:rsid w:val="008F4C98"/>
    <w:rsid w:val="008F6B1A"/>
    <w:rsid w:val="008F7ABF"/>
    <w:rsid w:val="008F7B56"/>
    <w:rsid w:val="009001CF"/>
    <w:rsid w:val="009001DD"/>
    <w:rsid w:val="00900A81"/>
    <w:rsid w:val="009019AA"/>
    <w:rsid w:val="00902373"/>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26B"/>
    <w:rsid w:val="009159B8"/>
    <w:rsid w:val="00915AC3"/>
    <w:rsid w:val="00916928"/>
    <w:rsid w:val="00917027"/>
    <w:rsid w:val="00917238"/>
    <w:rsid w:val="009172ED"/>
    <w:rsid w:val="00917664"/>
    <w:rsid w:val="00917BFD"/>
    <w:rsid w:val="00921208"/>
    <w:rsid w:val="0092138E"/>
    <w:rsid w:val="009220E5"/>
    <w:rsid w:val="00922D99"/>
    <w:rsid w:val="0092353F"/>
    <w:rsid w:val="0092615D"/>
    <w:rsid w:val="00926304"/>
    <w:rsid w:val="0092680C"/>
    <w:rsid w:val="00927051"/>
    <w:rsid w:val="00927C39"/>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3FCD"/>
    <w:rsid w:val="00945012"/>
    <w:rsid w:val="00945394"/>
    <w:rsid w:val="00945569"/>
    <w:rsid w:val="00947140"/>
    <w:rsid w:val="0094730D"/>
    <w:rsid w:val="00947670"/>
    <w:rsid w:val="00947918"/>
    <w:rsid w:val="00947C2D"/>
    <w:rsid w:val="009503FB"/>
    <w:rsid w:val="009510E5"/>
    <w:rsid w:val="009513BE"/>
    <w:rsid w:val="00951627"/>
    <w:rsid w:val="00951CEA"/>
    <w:rsid w:val="0095228F"/>
    <w:rsid w:val="00952744"/>
    <w:rsid w:val="00952C53"/>
    <w:rsid w:val="00953BB6"/>
    <w:rsid w:val="00953C37"/>
    <w:rsid w:val="00954422"/>
    <w:rsid w:val="00955453"/>
    <w:rsid w:val="0095581B"/>
    <w:rsid w:val="009558AD"/>
    <w:rsid w:val="00955B63"/>
    <w:rsid w:val="00955E8B"/>
    <w:rsid w:val="00960675"/>
    <w:rsid w:val="009608B4"/>
    <w:rsid w:val="00960A1D"/>
    <w:rsid w:val="00960E67"/>
    <w:rsid w:val="009611B1"/>
    <w:rsid w:val="00961D93"/>
    <w:rsid w:val="0096220C"/>
    <w:rsid w:val="009622C0"/>
    <w:rsid w:val="00962375"/>
    <w:rsid w:val="00963048"/>
    <w:rsid w:val="00963FDA"/>
    <w:rsid w:val="00965677"/>
    <w:rsid w:val="00965800"/>
    <w:rsid w:val="00965B3F"/>
    <w:rsid w:val="00965C8E"/>
    <w:rsid w:val="00966102"/>
    <w:rsid w:val="00966788"/>
    <w:rsid w:val="00967730"/>
    <w:rsid w:val="0097081B"/>
    <w:rsid w:val="00970C8A"/>
    <w:rsid w:val="00970FB7"/>
    <w:rsid w:val="0097195E"/>
    <w:rsid w:val="0097206A"/>
    <w:rsid w:val="009725B4"/>
    <w:rsid w:val="009727FD"/>
    <w:rsid w:val="00972D1A"/>
    <w:rsid w:val="009732B3"/>
    <w:rsid w:val="00974A39"/>
    <w:rsid w:val="009764B4"/>
    <w:rsid w:val="00976B2F"/>
    <w:rsid w:val="00976B70"/>
    <w:rsid w:val="009773ED"/>
    <w:rsid w:val="00977684"/>
    <w:rsid w:val="009779F1"/>
    <w:rsid w:val="00977D9A"/>
    <w:rsid w:val="00980870"/>
    <w:rsid w:val="0098259F"/>
    <w:rsid w:val="009829B5"/>
    <w:rsid w:val="0098334A"/>
    <w:rsid w:val="00983426"/>
    <w:rsid w:val="009843B2"/>
    <w:rsid w:val="00984779"/>
    <w:rsid w:val="00984C3C"/>
    <w:rsid w:val="00984EBB"/>
    <w:rsid w:val="009854F0"/>
    <w:rsid w:val="00985B40"/>
    <w:rsid w:val="00986713"/>
    <w:rsid w:val="00987773"/>
    <w:rsid w:val="00987DFF"/>
    <w:rsid w:val="00987E29"/>
    <w:rsid w:val="00990210"/>
    <w:rsid w:val="00990DBE"/>
    <w:rsid w:val="009924FE"/>
    <w:rsid w:val="0099257D"/>
    <w:rsid w:val="00993343"/>
    <w:rsid w:val="0099364B"/>
    <w:rsid w:val="009938A5"/>
    <w:rsid w:val="00994A9D"/>
    <w:rsid w:val="00994B07"/>
    <w:rsid w:val="00994F8A"/>
    <w:rsid w:val="009959F5"/>
    <w:rsid w:val="00996077"/>
    <w:rsid w:val="0099671A"/>
    <w:rsid w:val="009A086F"/>
    <w:rsid w:val="009A087C"/>
    <w:rsid w:val="009A1037"/>
    <w:rsid w:val="009A10E6"/>
    <w:rsid w:val="009A115B"/>
    <w:rsid w:val="009A1252"/>
    <w:rsid w:val="009A164C"/>
    <w:rsid w:val="009A20FD"/>
    <w:rsid w:val="009A2D50"/>
    <w:rsid w:val="009A331F"/>
    <w:rsid w:val="009A441D"/>
    <w:rsid w:val="009A4736"/>
    <w:rsid w:val="009A5949"/>
    <w:rsid w:val="009A5DD9"/>
    <w:rsid w:val="009A6267"/>
    <w:rsid w:val="009A6798"/>
    <w:rsid w:val="009A783B"/>
    <w:rsid w:val="009A792E"/>
    <w:rsid w:val="009B0614"/>
    <w:rsid w:val="009B062F"/>
    <w:rsid w:val="009B20C3"/>
    <w:rsid w:val="009B2826"/>
    <w:rsid w:val="009B3E32"/>
    <w:rsid w:val="009B4675"/>
    <w:rsid w:val="009B47A8"/>
    <w:rsid w:val="009B530A"/>
    <w:rsid w:val="009B541F"/>
    <w:rsid w:val="009B6751"/>
    <w:rsid w:val="009B6ACD"/>
    <w:rsid w:val="009B6F28"/>
    <w:rsid w:val="009B6F2E"/>
    <w:rsid w:val="009B7763"/>
    <w:rsid w:val="009B7A25"/>
    <w:rsid w:val="009C069D"/>
    <w:rsid w:val="009C0749"/>
    <w:rsid w:val="009C07F7"/>
    <w:rsid w:val="009C1F27"/>
    <w:rsid w:val="009C2277"/>
    <w:rsid w:val="009C2367"/>
    <w:rsid w:val="009C356D"/>
    <w:rsid w:val="009C3D76"/>
    <w:rsid w:val="009C4100"/>
    <w:rsid w:val="009C557D"/>
    <w:rsid w:val="009C66FC"/>
    <w:rsid w:val="009C6A43"/>
    <w:rsid w:val="009C74EC"/>
    <w:rsid w:val="009C7AC4"/>
    <w:rsid w:val="009D000D"/>
    <w:rsid w:val="009D0A38"/>
    <w:rsid w:val="009D0AB2"/>
    <w:rsid w:val="009D0F79"/>
    <w:rsid w:val="009D1191"/>
    <w:rsid w:val="009D222C"/>
    <w:rsid w:val="009D2A19"/>
    <w:rsid w:val="009D47B9"/>
    <w:rsid w:val="009D5160"/>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0903"/>
    <w:rsid w:val="00A21392"/>
    <w:rsid w:val="00A21871"/>
    <w:rsid w:val="00A220DD"/>
    <w:rsid w:val="00A22136"/>
    <w:rsid w:val="00A227E1"/>
    <w:rsid w:val="00A23BCC"/>
    <w:rsid w:val="00A247F1"/>
    <w:rsid w:val="00A24E02"/>
    <w:rsid w:val="00A25227"/>
    <w:rsid w:val="00A25B50"/>
    <w:rsid w:val="00A266AE"/>
    <w:rsid w:val="00A2694C"/>
    <w:rsid w:val="00A26C48"/>
    <w:rsid w:val="00A273EC"/>
    <w:rsid w:val="00A27CAD"/>
    <w:rsid w:val="00A27F24"/>
    <w:rsid w:val="00A300EC"/>
    <w:rsid w:val="00A31371"/>
    <w:rsid w:val="00A32397"/>
    <w:rsid w:val="00A32B6D"/>
    <w:rsid w:val="00A32FD3"/>
    <w:rsid w:val="00A33ED2"/>
    <w:rsid w:val="00A34206"/>
    <w:rsid w:val="00A34D63"/>
    <w:rsid w:val="00A35795"/>
    <w:rsid w:val="00A36839"/>
    <w:rsid w:val="00A37013"/>
    <w:rsid w:val="00A371E8"/>
    <w:rsid w:val="00A3759F"/>
    <w:rsid w:val="00A3777D"/>
    <w:rsid w:val="00A3789A"/>
    <w:rsid w:val="00A379E3"/>
    <w:rsid w:val="00A37BE6"/>
    <w:rsid w:val="00A403A2"/>
    <w:rsid w:val="00A4052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47ADB"/>
    <w:rsid w:val="00A50C6A"/>
    <w:rsid w:val="00A51E9C"/>
    <w:rsid w:val="00A530A7"/>
    <w:rsid w:val="00A53E10"/>
    <w:rsid w:val="00A542CB"/>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7F5"/>
    <w:rsid w:val="00A6388F"/>
    <w:rsid w:val="00A6457D"/>
    <w:rsid w:val="00A64D40"/>
    <w:rsid w:val="00A64EFA"/>
    <w:rsid w:val="00A6505E"/>
    <w:rsid w:val="00A65DA7"/>
    <w:rsid w:val="00A6681C"/>
    <w:rsid w:val="00A67786"/>
    <w:rsid w:val="00A67BBE"/>
    <w:rsid w:val="00A67CEF"/>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3F05"/>
    <w:rsid w:val="00A94111"/>
    <w:rsid w:val="00A949F6"/>
    <w:rsid w:val="00A955BB"/>
    <w:rsid w:val="00A95D01"/>
    <w:rsid w:val="00A9648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B07"/>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4BF"/>
    <w:rsid w:val="00AD1652"/>
    <w:rsid w:val="00AD1943"/>
    <w:rsid w:val="00AD2AA1"/>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299"/>
    <w:rsid w:val="00AE3955"/>
    <w:rsid w:val="00AE3BB6"/>
    <w:rsid w:val="00AE44F3"/>
    <w:rsid w:val="00AE483F"/>
    <w:rsid w:val="00AE5A77"/>
    <w:rsid w:val="00AE6B72"/>
    <w:rsid w:val="00AE7621"/>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4A96"/>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304"/>
    <w:rsid w:val="00B15941"/>
    <w:rsid w:val="00B15EE4"/>
    <w:rsid w:val="00B15EF3"/>
    <w:rsid w:val="00B16337"/>
    <w:rsid w:val="00B166AB"/>
    <w:rsid w:val="00B168FE"/>
    <w:rsid w:val="00B2094E"/>
    <w:rsid w:val="00B22730"/>
    <w:rsid w:val="00B2283F"/>
    <w:rsid w:val="00B23400"/>
    <w:rsid w:val="00B23E47"/>
    <w:rsid w:val="00B24187"/>
    <w:rsid w:val="00B24C2C"/>
    <w:rsid w:val="00B25DB7"/>
    <w:rsid w:val="00B26169"/>
    <w:rsid w:val="00B26880"/>
    <w:rsid w:val="00B2766F"/>
    <w:rsid w:val="00B27B4F"/>
    <w:rsid w:val="00B30AA7"/>
    <w:rsid w:val="00B329FC"/>
    <w:rsid w:val="00B3444E"/>
    <w:rsid w:val="00B3585A"/>
    <w:rsid w:val="00B35D12"/>
    <w:rsid w:val="00B36A26"/>
    <w:rsid w:val="00B36D66"/>
    <w:rsid w:val="00B37AD8"/>
    <w:rsid w:val="00B37C37"/>
    <w:rsid w:val="00B40367"/>
    <w:rsid w:val="00B4142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4D0"/>
    <w:rsid w:val="00B53ACE"/>
    <w:rsid w:val="00B54F18"/>
    <w:rsid w:val="00B55199"/>
    <w:rsid w:val="00B562D5"/>
    <w:rsid w:val="00B56620"/>
    <w:rsid w:val="00B5684C"/>
    <w:rsid w:val="00B577F8"/>
    <w:rsid w:val="00B61BCB"/>
    <w:rsid w:val="00B61ECA"/>
    <w:rsid w:val="00B622C7"/>
    <w:rsid w:val="00B624ED"/>
    <w:rsid w:val="00B6277C"/>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1EF8"/>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438"/>
    <w:rsid w:val="00BB0A3C"/>
    <w:rsid w:val="00BB0CD5"/>
    <w:rsid w:val="00BB2216"/>
    <w:rsid w:val="00BB2247"/>
    <w:rsid w:val="00BB2B1E"/>
    <w:rsid w:val="00BB34FB"/>
    <w:rsid w:val="00BB3A46"/>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2F56"/>
    <w:rsid w:val="00BD347E"/>
    <w:rsid w:val="00BD3D66"/>
    <w:rsid w:val="00BD3E12"/>
    <w:rsid w:val="00BD462A"/>
    <w:rsid w:val="00BD5611"/>
    <w:rsid w:val="00BD6D8B"/>
    <w:rsid w:val="00BD7694"/>
    <w:rsid w:val="00BD79EA"/>
    <w:rsid w:val="00BE08C2"/>
    <w:rsid w:val="00BE125B"/>
    <w:rsid w:val="00BE1479"/>
    <w:rsid w:val="00BE1E5B"/>
    <w:rsid w:val="00BE1EAC"/>
    <w:rsid w:val="00BE2B2B"/>
    <w:rsid w:val="00BE2E8D"/>
    <w:rsid w:val="00BE4A2A"/>
    <w:rsid w:val="00BE4AB1"/>
    <w:rsid w:val="00BE6C99"/>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1FD1"/>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5EF8"/>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D82"/>
    <w:rsid w:val="00C43B29"/>
    <w:rsid w:val="00C43EF8"/>
    <w:rsid w:val="00C4477E"/>
    <w:rsid w:val="00C45E35"/>
    <w:rsid w:val="00C46424"/>
    <w:rsid w:val="00C4698B"/>
    <w:rsid w:val="00C46CB9"/>
    <w:rsid w:val="00C46D40"/>
    <w:rsid w:val="00C4704D"/>
    <w:rsid w:val="00C47076"/>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481"/>
    <w:rsid w:val="00C857C0"/>
    <w:rsid w:val="00C87FFA"/>
    <w:rsid w:val="00C90773"/>
    <w:rsid w:val="00C90B2A"/>
    <w:rsid w:val="00C9112E"/>
    <w:rsid w:val="00C91657"/>
    <w:rsid w:val="00C93037"/>
    <w:rsid w:val="00C93202"/>
    <w:rsid w:val="00C948A7"/>
    <w:rsid w:val="00C94FA6"/>
    <w:rsid w:val="00C956D0"/>
    <w:rsid w:val="00C964AD"/>
    <w:rsid w:val="00C96B2B"/>
    <w:rsid w:val="00CA03DE"/>
    <w:rsid w:val="00CA0730"/>
    <w:rsid w:val="00CA0B83"/>
    <w:rsid w:val="00CA1113"/>
    <w:rsid w:val="00CA12D0"/>
    <w:rsid w:val="00CA2891"/>
    <w:rsid w:val="00CA49F0"/>
    <w:rsid w:val="00CA4A29"/>
    <w:rsid w:val="00CA52C6"/>
    <w:rsid w:val="00CA5393"/>
    <w:rsid w:val="00CA5B12"/>
    <w:rsid w:val="00CA609E"/>
    <w:rsid w:val="00CA668E"/>
    <w:rsid w:val="00CA6B41"/>
    <w:rsid w:val="00CA704B"/>
    <w:rsid w:val="00CA772D"/>
    <w:rsid w:val="00CB01B3"/>
    <w:rsid w:val="00CB062B"/>
    <w:rsid w:val="00CB0B57"/>
    <w:rsid w:val="00CB18C6"/>
    <w:rsid w:val="00CB2049"/>
    <w:rsid w:val="00CB2F9B"/>
    <w:rsid w:val="00CB30A7"/>
    <w:rsid w:val="00CB335A"/>
    <w:rsid w:val="00CB38D0"/>
    <w:rsid w:val="00CB3C97"/>
    <w:rsid w:val="00CB4A75"/>
    <w:rsid w:val="00CB528F"/>
    <w:rsid w:val="00CB6254"/>
    <w:rsid w:val="00CB6A1E"/>
    <w:rsid w:val="00CB6C9C"/>
    <w:rsid w:val="00CC0439"/>
    <w:rsid w:val="00CC0C98"/>
    <w:rsid w:val="00CC0FAA"/>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4112"/>
    <w:rsid w:val="00CD4149"/>
    <w:rsid w:val="00CD4428"/>
    <w:rsid w:val="00CD4C66"/>
    <w:rsid w:val="00CD4CCB"/>
    <w:rsid w:val="00CD538C"/>
    <w:rsid w:val="00CD5746"/>
    <w:rsid w:val="00CD71E8"/>
    <w:rsid w:val="00CD78F9"/>
    <w:rsid w:val="00CD79D5"/>
    <w:rsid w:val="00CD7EDC"/>
    <w:rsid w:val="00CD7F4F"/>
    <w:rsid w:val="00CE1878"/>
    <w:rsid w:val="00CE1A16"/>
    <w:rsid w:val="00CE1B26"/>
    <w:rsid w:val="00CE36CF"/>
    <w:rsid w:val="00CE3BEE"/>
    <w:rsid w:val="00CE4035"/>
    <w:rsid w:val="00CE4175"/>
    <w:rsid w:val="00CE41D9"/>
    <w:rsid w:val="00CE45D3"/>
    <w:rsid w:val="00CE468C"/>
    <w:rsid w:val="00CE4949"/>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2DF1"/>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33D"/>
    <w:rsid w:val="00D135AB"/>
    <w:rsid w:val="00D13DDE"/>
    <w:rsid w:val="00D140CE"/>
    <w:rsid w:val="00D14519"/>
    <w:rsid w:val="00D1460F"/>
    <w:rsid w:val="00D14B43"/>
    <w:rsid w:val="00D15AA2"/>
    <w:rsid w:val="00D161E9"/>
    <w:rsid w:val="00D17230"/>
    <w:rsid w:val="00D173FA"/>
    <w:rsid w:val="00D20B37"/>
    <w:rsid w:val="00D21360"/>
    <w:rsid w:val="00D217D6"/>
    <w:rsid w:val="00D22809"/>
    <w:rsid w:val="00D22812"/>
    <w:rsid w:val="00D22D9C"/>
    <w:rsid w:val="00D231E2"/>
    <w:rsid w:val="00D23CFF"/>
    <w:rsid w:val="00D25295"/>
    <w:rsid w:val="00D25348"/>
    <w:rsid w:val="00D2574E"/>
    <w:rsid w:val="00D2587D"/>
    <w:rsid w:val="00D26379"/>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579A"/>
    <w:rsid w:val="00D3745D"/>
    <w:rsid w:val="00D41A03"/>
    <w:rsid w:val="00D42EDC"/>
    <w:rsid w:val="00D430CB"/>
    <w:rsid w:val="00D43A31"/>
    <w:rsid w:val="00D43DA8"/>
    <w:rsid w:val="00D44382"/>
    <w:rsid w:val="00D4463D"/>
    <w:rsid w:val="00D44663"/>
    <w:rsid w:val="00D44917"/>
    <w:rsid w:val="00D44CB5"/>
    <w:rsid w:val="00D4588D"/>
    <w:rsid w:val="00D46678"/>
    <w:rsid w:val="00D467E1"/>
    <w:rsid w:val="00D50C63"/>
    <w:rsid w:val="00D50FDC"/>
    <w:rsid w:val="00D51188"/>
    <w:rsid w:val="00D51BD5"/>
    <w:rsid w:val="00D5379A"/>
    <w:rsid w:val="00D53FEF"/>
    <w:rsid w:val="00D54187"/>
    <w:rsid w:val="00D542AF"/>
    <w:rsid w:val="00D54361"/>
    <w:rsid w:val="00D54509"/>
    <w:rsid w:val="00D54750"/>
    <w:rsid w:val="00D54788"/>
    <w:rsid w:val="00D571D4"/>
    <w:rsid w:val="00D5729C"/>
    <w:rsid w:val="00D572D0"/>
    <w:rsid w:val="00D573D4"/>
    <w:rsid w:val="00D575F9"/>
    <w:rsid w:val="00D576E4"/>
    <w:rsid w:val="00D57CCE"/>
    <w:rsid w:val="00D60851"/>
    <w:rsid w:val="00D60878"/>
    <w:rsid w:val="00D612BA"/>
    <w:rsid w:val="00D61EFC"/>
    <w:rsid w:val="00D625C9"/>
    <w:rsid w:val="00D62ADE"/>
    <w:rsid w:val="00D6410D"/>
    <w:rsid w:val="00D64583"/>
    <w:rsid w:val="00D64840"/>
    <w:rsid w:val="00D64874"/>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5C2C"/>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49C2"/>
    <w:rsid w:val="00D966DA"/>
    <w:rsid w:val="00D96D26"/>
    <w:rsid w:val="00D96F1A"/>
    <w:rsid w:val="00D97320"/>
    <w:rsid w:val="00D97A25"/>
    <w:rsid w:val="00DA02A4"/>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617"/>
    <w:rsid w:val="00DB7920"/>
    <w:rsid w:val="00DC0A63"/>
    <w:rsid w:val="00DC1175"/>
    <w:rsid w:val="00DC177A"/>
    <w:rsid w:val="00DC1B10"/>
    <w:rsid w:val="00DC269C"/>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6B"/>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1D2E"/>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5AE1"/>
    <w:rsid w:val="00E3611B"/>
    <w:rsid w:val="00E36E51"/>
    <w:rsid w:val="00E40235"/>
    <w:rsid w:val="00E40F4A"/>
    <w:rsid w:val="00E425DD"/>
    <w:rsid w:val="00E43232"/>
    <w:rsid w:val="00E4362C"/>
    <w:rsid w:val="00E43F96"/>
    <w:rsid w:val="00E445E7"/>
    <w:rsid w:val="00E44D57"/>
    <w:rsid w:val="00E44E0B"/>
    <w:rsid w:val="00E458F6"/>
    <w:rsid w:val="00E462EF"/>
    <w:rsid w:val="00E46563"/>
    <w:rsid w:val="00E470C4"/>
    <w:rsid w:val="00E47D4B"/>
    <w:rsid w:val="00E501B3"/>
    <w:rsid w:val="00E502B3"/>
    <w:rsid w:val="00E50ADB"/>
    <w:rsid w:val="00E515E2"/>
    <w:rsid w:val="00E5448D"/>
    <w:rsid w:val="00E55026"/>
    <w:rsid w:val="00E55361"/>
    <w:rsid w:val="00E56905"/>
    <w:rsid w:val="00E56D3A"/>
    <w:rsid w:val="00E5705E"/>
    <w:rsid w:val="00E5774B"/>
    <w:rsid w:val="00E57979"/>
    <w:rsid w:val="00E60108"/>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A1D"/>
    <w:rsid w:val="00E71DB6"/>
    <w:rsid w:val="00E720A8"/>
    <w:rsid w:val="00E721FC"/>
    <w:rsid w:val="00E72B35"/>
    <w:rsid w:val="00E7385F"/>
    <w:rsid w:val="00E759B2"/>
    <w:rsid w:val="00E75BBF"/>
    <w:rsid w:val="00E75EEE"/>
    <w:rsid w:val="00E76F75"/>
    <w:rsid w:val="00E80BE0"/>
    <w:rsid w:val="00E83610"/>
    <w:rsid w:val="00E8419A"/>
    <w:rsid w:val="00E844BA"/>
    <w:rsid w:val="00E85DC3"/>
    <w:rsid w:val="00E86944"/>
    <w:rsid w:val="00E86F9B"/>
    <w:rsid w:val="00E87F5A"/>
    <w:rsid w:val="00E9000C"/>
    <w:rsid w:val="00E91442"/>
    <w:rsid w:val="00E91DD5"/>
    <w:rsid w:val="00E9265E"/>
    <w:rsid w:val="00E92F3D"/>
    <w:rsid w:val="00E93A29"/>
    <w:rsid w:val="00E93BA0"/>
    <w:rsid w:val="00E940EC"/>
    <w:rsid w:val="00E94276"/>
    <w:rsid w:val="00E94815"/>
    <w:rsid w:val="00E95069"/>
    <w:rsid w:val="00E95A29"/>
    <w:rsid w:val="00E95C98"/>
    <w:rsid w:val="00E97C16"/>
    <w:rsid w:val="00EA04F5"/>
    <w:rsid w:val="00EA09A4"/>
    <w:rsid w:val="00EA123B"/>
    <w:rsid w:val="00EA12D7"/>
    <w:rsid w:val="00EA1508"/>
    <w:rsid w:val="00EA16FA"/>
    <w:rsid w:val="00EA1DDF"/>
    <w:rsid w:val="00EA4758"/>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638C"/>
    <w:rsid w:val="00EB64E5"/>
    <w:rsid w:val="00EB7A4A"/>
    <w:rsid w:val="00EC1594"/>
    <w:rsid w:val="00EC1A9A"/>
    <w:rsid w:val="00EC20AD"/>
    <w:rsid w:val="00EC2ED6"/>
    <w:rsid w:val="00EC353D"/>
    <w:rsid w:val="00EC5456"/>
    <w:rsid w:val="00EC5719"/>
    <w:rsid w:val="00EC6312"/>
    <w:rsid w:val="00EC6DC2"/>
    <w:rsid w:val="00EC7063"/>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4100"/>
    <w:rsid w:val="00EE4F69"/>
    <w:rsid w:val="00EE538D"/>
    <w:rsid w:val="00EE57ED"/>
    <w:rsid w:val="00EE58F8"/>
    <w:rsid w:val="00EE6D36"/>
    <w:rsid w:val="00EE7008"/>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5C3"/>
    <w:rsid w:val="00F04BA9"/>
    <w:rsid w:val="00F05454"/>
    <w:rsid w:val="00F055F9"/>
    <w:rsid w:val="00F06471"/>
    <w:rsid w:val="00F07320"/>
    <w:rsid w:val="00F1028B"/>
    <w:rsid w:val="00F11606"/>
    <w:rsid w:val="00F11A10"/>
    <w:rsid w:val="00F1260F"/>
    <w:rsid w:val="00F12943"/>
    <w:rsid w:val="00F12D1C"/>
    <w:rsid w:val="00F14212"/>
    <w:rsid w:val="00F150B3"/>
    <w:rsid w:val="00F157B6"/>
    <w:rsid w:val="00F158F0"/>
    <w:rsid w:val="00F159AE"/>
    <w:rsid w:val="00F169C2"/>
    <w:rsid w:val="00F16EA5"/>
    <w:rsid w:val="00F20D81"/>
    <w:rsid w:val="00F20E57"/>
    <w:rsid w:val="00F2166C"/>
    <w:rsid w:val="00F216DD"/>
    <w:rsid w:val="00F21AE8"/>
    <w:rsid w:val="00F22191"/>
    <w:rsid w:val="00F24019"/>
    <w:rsid w:val="00F24C0B"/>
    <w:rsid w:val="00F25071"/>
    <w:rsid w:val="00F250C4"/>
    <w:rsid w:val="00F258B9"/>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2665"/>
    <w:rsid w:val="00F4272F"/>
    <w:rsid w:val="00F42897"/>
    <w:rsid w:val="00F4477F"/>
    <w:rsid w:val="00F454BB"/>
    <w:rsid w:val="00F45ACE"/>
    <w:rsid w:val="00F4613C"/>
    <w:rsid w:val="00F465F4"/>
    <w:rsid w:val="00F472CD"/>
    <w:rsid w:val="00F4789F"/>
    <w:rsid w:val="00F501FE"/>
    <w:rsid w:val="00F50479"/>
    <w:rsid w:val="00F5077A"/>
    <w:rsid w:val="00F5155B"/>
    <w:rsid w:val="00F52744"/>
    <w:rsid w:val="00F5620B"/>
    <w:rsid w:val="00F5651B"/>
    <w:rsid w:val="00F57F15"/>
    <w:rsid w:val="00F618F8"/>
    <w:rsid w:val="00F63DA6"/>
    <w:rsid w:val="00F64368"/>
    <w:rsid w:val="00F6493E"/>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95F"/>
    <w:rsid w:val="00F97DED"/>
    <w:rsid w:val="00FA0AFC"/>
    <w:rsid w:val="00FA1A03"/>
    <w:rsid w:val="00FA1F69"/>
    <w:rsid w:val="00FA2CDF"/>
    <w:rsid w:val="00FA2E99"/>
    <w:rsid w:val="00FA3111"/>
    <w:rsid w:val="00FA3CE9"/>
    <w:rsid w:val="00FA5027"/>
    <w:rsid w:val="00FA6327"/>
    <w:rsid w:val="00FA6393"/>
    <w:rsid w:val="00FA6D79"/>
    <w:rsid w:val="00FA7A2F"/>
    <w:rsid w:val="00FB0FD3"/>
    <w:rsid w:val="00FB2160"/>
    <w:rsid w:val="00FB227D"/>
    <w:rsid w:val="00FB273A"/>
    <w:rsid w:val="00FB2BCD"/>
    <w:rsid w:val="00FB33D4"/>
    <w:rsid w:val="00FB430A"/>
    <w:rsid w:val="00FB4786"/>
    <w:rsid w:val="00FB578F"/>
    <w:rsid w:val="00FB5B71"/>
    <w:rsid w:val="00FB64D6"/>
    <w:rsid w:val="00FB6567"/>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C7B22"/>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4E1B"/>
    <w:rsid w:val="00FE50F1"/>
    <w:rsid w:val="00FE5BD2"/>
    <w:rsid w:val="00FE5D80"/>
    <w:rsid w:val="00FE636E"/>
    <w:rsid w:val="00FE702D"/>
    <w:rsid w:val="00FE73A4"/>
    <w:rsid w:val="00FF0AED"/>
    <w:rsid w:val="00FF0EC0"/>
    <w:rsid w:val="00FF15E0"/>
    <w:rsid w:val="00FF2079"/>
    <w:rsid w:val="00FF3AA9"/>
    <w:rsid w:val="00FF3F90"/>
    <w:rsid w:val="00FF40D3"/>
    <w:rsid w:val="00FF5588"/>
    <w:rsid w:val="00FF5E9D"/>
    <w:rsid w:val="00FF69ED"/>
    <w:rsid w:val="00FF6B0F"/>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F1CB4"/>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 w:type="table" w:styleId="GridTable1Light-Accent1">
    <w:name w:val="Grid Table 1 Light Accent 1"/>
    <w:basedOn w:val="TableNormal"/>
    <w:uiPriority w:val="46"/>
    <w:rsid w:val="007233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665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4319751">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sdcard\" TargetMode="External"/><Relationship Id="rId21" Type="http://schemas.openxmlformats.org/officeDocument/2006/relationships/hyperlink" Target="http://www.ietf.org/rfc/rfc3548.txt" TargetMode="External"/><Relationship Id="rId34" Type="http://schemas.openxmlformats.org/officeDocument/2006/relationships/hyperlink" Target="ftp://ftp.cd" TargetMode="External"/><Relationship Id="rId42" Type="http://schemas.openxmlformats.org/officeDocument/2006/relationships/image" Target="media/image4.jpeg"/><Relationship Id="rId47" Type="http://schemas.openxmlformats.org/officeDocument/2006/relationships/hyperlink" Target="http://www.sqlite.org/mostdeployed.html" TargetMode="External"/><Relationship Id="rId50" Type="http://schemas.openxmlformats.org/officeDocument/2006/relationships/hyperlink" Target="http://www.w3schools.com/sql/default.asp" TargetMode="External"/><Relationship Id="rId55" Type="http://schemas.openxmlformats.org/officeDocument/2006/relationships/image" Target="media/image8.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developer.android.com/sdk/installing/installing-adt.html" TargetMode="External"/><Relationship Id="rId84" Type="http://schemas.openxmlformats.org/officeDocument/2006/relationships/image" Target="media/image22.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open" TargetMode="External"/><Relationship Id="rId11" Type="http://schemas.openxmlformats.org/officeDocument/2006/relationships/hyperlink" Target="https://github.com/RFO-BASIC/De-Re-Basic/issues" TargetMode="External"/><Relationship Id="rId24" Type="http://schemas.openxmlformats.org/officeDocument/2006/relationships/hyperlink" Target="http://www.ietf.org/rfc/rfc3548.txt" TargetMode="External"/><Relationship Id="rId32" Type="http://schemas.openxmlformats.org/officeDocument/2006/relationships/hyperlink" Target="ftp://ftp.get" TargetMode="External"/><Relationship Id="rId37" Type="http://schemas.openxmlformats.org/officeDocument/2006/relationships/hyperlink" Target="ftp://ftp.rmdir" TargetMode="External"/><Relationship Id="rId40" Type="http://schemas.openxmlformats.org/officeDocument/2006/relationships/hyperlink" Target="http://developer.android.com/reference/java/util/regex/Pattern.html" TargetMode="External"/><Relationship Id="rId45" Type="http://schemas.openxmlformats.org/officeDocument/2006/relationships/hyperlink" Target="http://www.sqlite.org/zeroconf.htm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4.png"/><Relationship Id="rId74" Type="http://schemas.openxmlformats.org/officeDocument/2006/relationships/hyperlink" Target="https://eclipse.org/kepler/" TargetMode="External"/><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developer.android.com/reference/android/hardware/SensorEvent.html" TargetMode="External"/><Relationship Id="rId82" Type="http://schemas.openxmlformats.org/officeDocument/2006/relationships/image" Target="media/image20.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www.w3.org/TR/html4/interact/forms.html" TargetMode="External"/><Relationship Id="rId14" Type="http://schemas.openxmlformats.org/officeDocument/2006/relationships/hyperlink" Target="http://rfobasic.freeforums.org" TargetMode="External"/><Relationship Id="rId22" Type="http://schemas.openxmlformats.org/officeDocument/2006/relationships/hyperlink" Target="http://www.w3.org/TR/html4/interact/forms.html" TargetMode="External"/><Relationship Id="rId27" Type="http://schemas.openxmlformats.org/officeDocument/2006/relationships/hyperlink" Target="http://icanhazip.com" TargetMode="External"/><Relationship Id="rId30" Type="http://schemas.openxmlformats.org/officeDocument/2006/relationships/hyperlink" Target="ftp://ftp.laughton.com" TargetMode="External"/><Relationship Id="rId35" Type="http://schemas.openxmlformats.org/officeDocument/2006/relationships/hyperlink" Target="ftp://ftp.rename" TargetMode="External"/><Relationship Id="rId43" Type="http://schemas.openxmlformats.org/officeDocument/2006/relationships/hyperlink" Target="http://www.sqlite.org/selfcontained.html" TargetMode="External"/><Relationship Id="rId48" Type="http://schemas.openxmlformats.org/officeDocument/2006/relationships/hyperlink" Target="http://www.sqlite.org/" TargetMode="External"/><Relationship Id="rId56" Type="http://schemas.openxmlformats.org/officeDocument/2006/relationships/image" Target="media/image9.png"/><Relationship Id="rId64" Type="http://schemas.openxmlformats.org/officeDocument/2006/relationships/footer" Target="footer1.xml"/><Relationship Id="rId69" Type="http://schemas.openxmlformats.org/officeDocument/2006/relationships/image" Target="media/image17.png"/><Relationship Id="rId77" Type="http://schemas.openxmlformats.org/officeDocument/2006/relationships/hyperlink" Target="http://rfobasic.freeforums.org" TargetMode="External"/><Relationship Id="rId100"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www.sqlite.org/lang_expr.html" TargetMode="External"/><Relationship Id="rId72" Type="http://schemas.openxmlformats.org/officeDocument/2006/relationships/hyperlink" Target="http://developer.android.com/sdk/index.html"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http://developer.android.com/reference/java/util/Formatter.html" TargetMode="External"/><Relationship Id="rId33" Type="http://schemas.openxmlformats.org/officeDocument/2006/relationships/hyperlink" Target="ftp://ftp.dir" TargetMode="External"/><Relationship Id="rId38" Type="http://schemas.openxmlformats.org/officeDocument/2006/relationships/hyperlink" Target="ftp://ftp.mkdir" TargetMode="External"/><Relationship Id="rId46" Type="http://schemas.openxmlformats.org/officeDocument/2006/relationships/hyperlink" Target="http://www.sqlite.org/transactional.html" TargetMode="External"/><Relationship Id="rId59" Type="http://schemas.openxmlformats.org/officeDocument/2006/relationships/image" Target="media/image12.png"/><Relationship Id="rId67" Type="http://schemas.openxmlformats.org/officeDocument/2006/relationships/image" Target="media/image15.png"/><Relationship Id="rId20" Type="http://schemas.openxmlformats.org/officeDocument/2006/relationships/hyperlink" Target="http://www.ietf.org/rfc/rfc2045.txt"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hyperlink" Target="https://eclipse.org/juno/" TargetMode="External"/><Relationship Id="rId83" Type="http://schemas.openxmlformats.org/officeDocument/2006/relationships/image" Target="media/image21.png"/><Relationship Id="rId88" Type="http://schemas.openxmlformats.org/officeDocument/2006/relationships/hyperlink" Target="http://developer.android.com/tools/publishing/app-signing.html"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http://www.ietf.org/rfc/rfc2045.txt" TargetMode="External"/><Relationship Id="rId28" Type="http://schemas.openxmlformats.org/officeDocument/2006/relationships/hyperlink" Target="http://icanhazip.com" TargetMode="External"/><Relationship Id="rId36" Type="http://schemas.openxmlformats.org/officeDocument/2006/relationships/hyperlink" Target="ftp://ftp.delete" TargetMode="External"/><Relationship Id="rId49" Type="http://schemas.openxmlformats.org/officeDocument/2006/relationships/hyperlink" Target="http://www.sqlite.org/" TargetMode="External"/><Relationship Id="rId57" Type="http://schemas.openxmlformats.org/officeDocument/2006/relationships/image" Target="media/image10.png"/><Relationship Id="rId10" Type="http://schemas.openxmlformats.org/officeDocument/2006/relationships/hyperlink" Target="http://rfobasic.freeforums.org/shared-basic-programs-f6.html" TargetMode="External"/><Relationship Id="rId31" Type="http://schemas.openxmlformats.org/officeDocument/2006/relationships/hyperlink" Target="ftp://ftp.put" TargetMode="External"/><Relationship Id="rId44" Type="http://schemas.openxmlformats.org/officeDocument/2006/relationships/hyperlink" Target="http://www.sqlite.org/serverless.html" TargetMode="External"/><Relationship Id="rId52" Type="http://schemas.openxmlformats.org/officeDocument/2006/relationships/image" Target="media/image5.jpeg"/><Relationship Id="rId60" Type="http://schemas.openxmlformats.org/officeDocument/2006/relationships/image" Target="media/image13.png"/><Relationship Id="rId65" Type="http://schemas.openxmlformats.org/officeDocument/2006/relationships/footer" Target="footer2.xml"/><Relationship Id="rId73" Type="http://schemas.openxmlformats.org/officeDocument/2006/relationships/hyperlink" Target="https://eclipse.org/downloads/" TargetMode="External"/><Relationship Id="rId78" Type="http://schemas.openxmlformats.org/officeDocument/2006/relationships/hyperlink" Target="https://github.com/RFO-BASIC/Basic" TargetMode="External"/><Relationship Id="rId81" Type="http://schemas.openxmlformats.org/officeDocument/2006/relationships/hyperlink" Target="http://laughton.com/basic/versions/index.html" TargetMode="External"/><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farwestab.wordpress.com/2011/02/05/some-tips-on-android-and-bluetoo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902AF-E03E-4B1F-8F11-EB856E34A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76758</TotalTime>
  <Pages>246</Pages>
  <Words>84614</Words>
  <Characters>482305</Characters>
  <Application>Microsoft Office Word</Application>
  <DocSecurity>0</DocSecurity>
  <Lines>4019</Lines>
  <Paragraphs>1131</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565788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183</cp:revision>
  <cp:lastPrinted>2015-12-29T18:24:00Z</cp:lastPrinted>
  <dcterms:created xsi:type="dcterms:W3CDTF">2012-08-24T05:42:00Z</dcterms:created>
  <dcterms:modified xsi:type="dcterms:W3CDTF">2016-03-26T04:24:00Z</dcterms:modified>
</cp:coreProperties>
</file>