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1" w:name="_GoBack"/>
      <w:bookmarkEnd w:id="1"/>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ins w:id="2" w:author="Sammartano, Marc (BIC USA)" w:date="2014-08-13T16:46:00Z">
        <w:r w:rsidR="001657AE">
          <w:rPr>
            <w:sz w:val="36"/>
            <w:szCs w:val="36"/>
          </w:rPr>
          <w:t>3</w:t>
        </w:r>
      </w:ins>
      <w:del w:id="3" w:author="Sammartano, Marc (BIC USA)" w:date="2014-08-13T16:46:00Z">
        <w:r w:rsidR="00854349" w:rsidDel="001657AE">
          <w:rPr>
            <w:sz w:val="36"/>
            <w:szCs w:val="36"/>
          </w:rPr>
          <w:delText>2</w:delText>
        </w:r>
      </w:del>
    </w:p>
    <w:p w:rsidR="00C21152" w:rsidRDefault="00BF7E00" w:rsidP="00935006">
      <w:pPr>
        <w:pStyle w:val="Subtitle"/>
        <w:jc w:val="center"/>
        <w:rPr>
          <w:rStyle w:val="SubtleEmphasis"/>
        </w:rPr>
      </w:pPr>
      <w:ins w:id="4" w:author="Sammartano, Marc (BIC USA)" w:date="2014-08-13T16:46:00Z">
        <w:r>
          <w:rPr>
            <w:rStyle w:val="SubtleEmphasis"/>
          </w:rPr>
          <w:t>September</w:t>
        </w:r>
      </w:ins>
      <w:del w:id="5" w:author="Sammartano, Marc (BIC USA)" w:date="2014-08-13T16:46:00Z">
        <w:r w:rsidR="00FA6393" w:rsidDel="001657AE">
          <w:rPr>
            <w:rStyle w:val="SubtleEmphasis"/>
          </w:rPr>
          <w:delText>July</w:delText>
        </w:r>
      </w:del>
      <w:r w:rsidR="003D23A1">
        <w:rPr>
          <w:rStyle w:val="SubtleEmphasis"/>
        </w:rPr>
        <w:t xml:space="preserve"> </w:t>
      </w:r>
      <w:ins w:id="6" w:author="Sammartano, Marc (BIC USA)" w:date="2014-08-13T16:46:00Z">
        <w:r w:rsidR="001657AE">
          <w:rPr>
            <w:rStyle w:val="SubtleEmphasis"/>
          </w:rPr>
          <w:t>?</w:t>
        </w:r>
      </w:ins>
      <w:del w:id="7" w:author="Sammartano, Marc (BIC USA)" w:date="2014-08-13T16:47:00Z">
        <w:r w:rsidR="003D23A1" w:rsidDel="001657AE">
          <w:rPr>
            <w:rStyle w:val="SubtleEmphasis"/>
          </w:rPr>
          <w:delText>2</w:delText>
        </w:r>
        <w:r w:rsidR="00783C27" w:rsidDel="001657AE">
          <w:rPr>
            <w:rStyle w:val="SubtleEmphasis"/>
          </w:rPr>
          <w:delText>8</w:delText>
        </w:r>
      </w:del>
      <w:r w:rsidR="00FB0FD3">
        <w:rPr>
          <w:rStyle w:val="SubtleEmphasis"/>
        </w:rPr>
        <w:t>,</w:t>
      </w:r>
      <w:r w:rsidR="00A612E9">
        <w:rPr>
          <w:rStyle w:val="SubtleEmphasis"/>
        </w:rPr>
        <w:t xml:space="preserve"> 201</w:t>
      </w:r>
      <w:r w:rsidR="00DC2F2C">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60288"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715E24" w:rsidRDefault="00520661">
          <w:pPr>
            <w:pStyle w:val="TOC1"/>
            <w:tabs>
              <w:tab w:val="right" w:leader="dot" w:pos="9350"/>
            </w:tabs>
            <w:rPr>
              <w:ins w:id="8" w:author="Sammartano, Marc (BIC USA)" w:date="2014-09-07T23:27:00Z"/>
              <w:rFonts w:eastAsiaTheme="minorEastAsia"/>
              <w:noProof/>
            </w:rPr>
          </w:pPr>
          <w:r>
            <w:fldChar w:fldCharType="begin"/>
          </w:r>
          <w:r w:rsidR="00CD5746">
            <w:instrText xml:space="preserve"> TOC \o "1-3" \h \z \u </w:instrText>
          </w:r>
          <w:r>
            <w:fldChar w:fldCharType="separate"/>
          </w:r>
          <w:ins w:id="9" w:author="Sammartano, Marc (BIC USA)" w:date="2014-09-07T23:27:00Z">
            <w:r w:rsidR="00715E24" w:rsidRPr="00E87EE5">
              <w:rPr>
                <w:rStyle w:val="Hyperlink"/>
                <w:noProof/>
              </w:rPr>
              <w:fldChar w:fldCharType="begin"/>
            </w:r>
            <w:r w:rsidR="00715E24" w:rsidRPr="00E87EE5">
              <w:rPr>
                <w:rStyle w:val="Hyperlink"/>
                <w:noProof/>
              </w:rPr>
              <w:instrText xml:space="preserve"> </w:instrText>
            </w:r>
            <w:r w:rsidR="00715E24">
              <w:rPr>
                <w:noProof/>
              </w:rPr>
              <w:instrText>HYPERLINK \l "_Toc397896256"</w:instrText>
            </w:r>
            <w:r w:rsidR="00715E24" w:rsidRPr="00E87EE5">
              <w:rPr>
                <w:rStyle w:val="Hyperlink"/>
                <w:noProof/>
              </w:rPr>
              <w:instrText xml:space="preserve"> </w:instrText>
            </w:r>
            <w:r w:rsidR="00715E24" w:rsidRPr="00E87EE5">
              <w:rPr>
                <w:rStyle w:val="Hyperlink"/>
                <w:noProof/>
              </w:rPr>
            </w:r>
            <w:r w:rsidR="00715E24" w:rsidRPr="00E87EE5">
              <w:rPr>
                <w:rStyle w:val="Hyperlink"/>
                <w:noProof/>
              </w:rPr>
              <w:fldChar w:fldCharType="separate"/>
            </w:r>
            <w:r w:rsidR="00715E24" w:rsidRPr="00E87EE5">
              <w:rPr>
                <w:rStyle w:val="Hyperlink"/>
                <w:noProof/>
              </w:rPr>
              <w:t>Changes in this Ve</w:t>
            </w:r>
            <w:r w:rsidR="00715E24" w:rsidRPr="00E87EE5">
              <w:rPr>
                <w:rStyle w:val="Hyperlink"/>
                <w:noProof/>
              </w:rPr>
              <w:t>r</w:t>
            </w:r>
            <w:r w:rsidR="00715E24" w:rsidRPr="00E87EE5">
              <w:rPr>
                <w:rStyle w:val="Hyperlink"/>
                <w:noProof/>
              </w:rPr>
              <w:t>si</w:t>
            </w:r>
            <w:r w:rsidR="00715E24" w:rsidRPr="00E87EE5">
              <w:rPr>
                <w:rStyle w:val="Hyperlink"/>
                <w:noProof/>
              </w:rPr>
              <w:t>o</w:t>
            </w:r>
            <w:r w:rsidR="00715E24" w:rsidRPr="00E87EE5">
              <w:rPr>
                <w:rStyle w:val="Hyperlink"/>
                <w:noProof/>
              </w:rPr>
              <w:t>n</w:t>
            </w:r>
            <w:r w:rsidR="00715E24">
              <w:rPr>
                <w:noProof/>
                <w:webHidden/>
              </w:rPr>
              <w:tab/>
            </w:r>
            <w:r w:rsidR="00715E24">
              <w:rPr>
                <w:noProof/>
                <w:webHidden/>
              </w:rPr>
              <w:fldChar w:fldCharType="begin"/>
            </w:r>
            <w:r w:rsidR="00715E24">
              <w:rPr>
                <w:noProof/>
                <w:webHidden/>
              </w:rPr>
              <w:instrText xml:space="preserve"> PAGEREF _Toc397896256 \h </w:instrText>
            </w:r>
            <w:r w:rsidR="00715E24">
              <w:rPr>
                <w:noProof/>
                <w:webHidden/>
              </w:rPr>
            </w:r>
          </w:ins>
          <w:r w:rsidR="00715E24">
            <w:rPr>
              <w:noProof/>
              <w:webHidden/>
            </w:rPr>
            <w:fldChar w:fldCharType="separate"/>
          </w:r>
          <w:r w:rsidR="006F6FF7">
            <w:rPr>
              <w:noProof/>
              <w:webHidden/>
            </w:rPr>
            <w:t>20</w:t>
          </w:r>
          <w:ins w:id="10" w:author="Sammartano, Marc (BIC USA)" w:date="2014-09-07T23:27:00Z">
            <w:r w:rsidR="00715E24">
              <w:rPr>
                <w:noProof/>
                <w:webHidden/>
              </w:rPr>
              <w:fldChar w:fldCharType="end"/>
            </w:r>
            <w:r w:rsidR="00715E24" w:rsidRPr="00E87EE5">
              <w:rPr>
                <w:rStyle w:val="Hyperlink"/>
                <w:noProof/>
              </w:rPr>
              <w:fldChar w:fldCharType="end"/>
            </w:r>
          </w:ins>
        </w:p>
        <w:p w:rsidR="00715E24" w:rsidRDefault="00715E24">
          <w:pPr>
            <w:pStyle w:val="TOC1"/>
            <w:tabs>
              <w:tab w:val="right" w:leader="dot" w:pos="9350"/>
            </w:tabs>
            <w:rPr>
              <w:ins w:id="11" w:author="Sammartano, Marc (BIC USA)" w:date="2014-09-07T23:27:00Z"/>
              <w:rFonts w:eastAsiaTheme="minorEastAsia"/>
              <w:noProof/>
            </w:rPr>
          </w:pPr>
          <w:ins w:id="1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"_Toc397896257"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About the Title, De Re BASIC!</w:t>
            </w:r>
            <w:r>
              <w:rPr>
                <w:noProof/>
                <w:webHidden/>
              </w:rPr>
              <w:tab/>
            </w:r>
            <w:r>
              <w:rPr>
                <w:noProof/>
                <w:webHidden/>
              </w:rPr>
              <w:fldChar w:fldCharType="begin"/>
            </w:r>
            <w:r>
              <w:rPr>
                <w:noProof/>
                <w:webHidden/>
              </w:rPr>
              <w:instrText xml:space="preserve"> PAGEREF _Toc397896257 \h </w:instrText>
            </w:r>
            <w:r>
              <w:rPr>
                <w:noProof/>
                <w:webHidden/>
              </w:rPr>
            </w:r>
          </w:ins>
          <w:r>
            <w:rPr>
              <w:noProof/>
              <w:webHidden/>
            </w:rPr>
            <w:fldChar w:fldCharType="separate"/>
          </w:r>
          <w:r w:rsidR="006F6FF7">
            <w:rPr>
              <w:noProof/>
              <w:webHidden/>
            </w:rPr>
            <w:t>21</w:t>
          </w:r>
          <w:ins w:id="13"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4" w:author="Sammartano, Marc (BIC USA)" w:date="2014-09-07T23:27:00Z"/>
              <w:rFonts w:eastAsiaTheme="minorEastAsia"/>
              <w:noProof/>
            </w:rPr>
          </w:pPr>
          <w:ins w:id="1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"_Toc397896258"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About the Cover Art</w:t>
            </w:r>
            <w:r>
              <w:rPr>
                <w:noProof/>
                <w:webHidden/>
              </w:rPr>
              <w:tab/>
            </w:r>
            <w:r>
              <w:rPr>
                <w:noProof/>
                <w:webHidden/>
              </w:rPr>
              <w:fldChar w:fldCharType="begin"/>
            </w:r>
            <w:r>
              <w:rPr>
                <w:noProof/>
                <w:webHidden/>
              </w:rPr>
              <w:instrText xml:space="preserve"> PAGEREF _Toc397896258 \h </w:instrText>
            </w:r>
            <w:r>
              <w:rPr>
                <w:noProof/>
                <w:webHidden/>
              </w:rPr>
            </w:r>
          </w:ins>
          <w:r>
            <w:rPr>
              <w:noProof/>
              <w:webHidden/>
            </w:rPr>
            <w:fldChar w:fldCharType="separate"/>
          </w:r>
          <w:r w:rsidR="006F6FF7">
            <w:rPr>
              <w:noProof/>
              <w:webHidden/>
            </w:rPr>
            <w:t>21</w:t>
          </w:r>
          <w:ins w:id="16"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7" w:author="Sammartano, Marc (BIC USA)" w:date="2014-09-07T23:27:00Z"/>
              <w:rFonts w:eastAsiaTheme="minorEastAsia"/>
              <w:noProof/>
            </w:rPr>
          </w:pPr>
          <w:ins w:id="1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"_Toc397896259"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Technical Editor</w:t>
            </w:r>
            <w:r>
              <w:rPr>
                <w:noProof/>
                <w:webHidden/>
              </w:rPr>
              <w:tab/>
            </w:r>
            <w:r>
              <w:rPr>
                <w:noProof/>
                <w:webHidden/>
              </w:rPr>
              <w:fldChar w:fldCharType="begin"/>
            </w:r>
            <w:r>
              <w:rPr>
                <w:noProof/>
                <w:webHidden/>
              </w:rPr>
              <w:instrText xml:space="preserve"> PAGEREF _Toc397896259 \h </w:instrText>
            </w:r>
            <w:r>
              <w:rPr>
                <w:noProof/>
                <w:webHidden/>
              </w:rPr>
            </w:r>
          </w:ins>
          <w:r>
            <w:rPr>
              <w:noProof/>
              <w:webHidden/>
            </w:rPr>
            <w:fldChar w:fldCharType="separate"/>
          </w:r>
          <w:r w:rsidR="006F6FF7">
            <w:rPr>
              <w:noProof/>
              <w:webHidden/>
            </w:rPr>
            <w:t>21</w:t>
          </w:r>
          <w:ins w:id="19"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20" w:author="Sammartano, Marc (BIC USA)" w:date="2014-09-07T23:27:00Z"/>
              <w:rFonts w:eastAsiaTheme="minorEastAsia"/>
              <w:noProof/>
            </w:rPr>
          </w:pPr>
          <w:ins w:id="2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"_Toc397896260"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Getting BASIC!</w:t>
            </w:r>
            <w:r>
              <w:rPr>
                <w:noProof/>
                <w:webHidden/>
              </w:rPr>
              <w:tab/>
            </w:r>
            <w:r>
              <w:rPr>
                <w:noProof/>
                <w:webHidden/>
              </w:rPr>
              <w:fldChar w:fldCharType="begin"/>
            </w:r>
            <w:r>
              <w:rPr>
                <w:noProof/>
                <w:webHidden/>
              </w:rPr>
              <w:instrText xml:space="preserve"> PAGEREF _Toc397896260 \h </w:instrText>
            </w:r>
            <w:r>
              <w:rPr>
                <w:noProof/>
                <w:webHidden/>
              </w:rPr>
            </w:r>
          </w:ins>
          <w:r>
            <w:rPr>
              <w:noProof/>
              <w:webHidden/>
            </w:rPr>
            <w:fldChar w:fldCharType="separate"/>
          </w:r>
          <w:r w:rsidR="006F6FF7">
            <w:rPr>
              <w:noProof/>
              <w:webHidden/>
            </w:rPr>
            <w:t>21</w:t>
          </w:r>
          <w:ins w:id="22"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23" w:author="Sammartano, Marc (BIC USA)" w:date="2014-09-07T23:27:00Z"/>
              <w:rFonts w:eastAsiaTheme="minorEastAsia"/>
              <w:noProof/>
            </w:rPr>
          </w:pPr>
          <w:ins w:id="2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"_Toc397896261"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BASIC! Forum</w:t>
            </w:r>
            <w:r>
              <w:rPr>
                <w:noProof/>
                <w:webHidden/>
              </w:rPr>
              <w:tab/>
            </w:r>
            <w:r>
              <w:rPr>
                <w:noProof/>
                <w:webHidden/>
              </w:rPr>
              <w:fldChar w:fldCharType="begin"/>
            </w:r>
            <w:r>
              <w:rPr>
                <w:noProof/>
                <w:webHidden/>
              </w:rPr>
              <w:instrText xml:space="preserve"> PAGEREF _Toc397896261 \h </w:instrText>
            </w:r>
            <w:r>
              <w:rPr>
                <w:noProof/>
                <w:webHidden/>
              </w:rPr>
            </w:r>
          </w:ins>
          <w:r>
            <w:rPr>
              <w:noProof/>
              <w:webHidden/>
            </w:rPr>
            <w:fldChar w:fldCharType="separate"/>
          </w:r>
          <w:r w:rsidR="006F6FF7">
            <w:rPr>
              <w:noProof/>
              <w:webHidden/>
            </w:rPr>
            <w:t>21</w:t>
          </w:r>
          <w:ins w:id="25"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26" w:author="Sammartano, Marc (BIC USA)" w:date="2014-09-07T23:27:00Z"/>
              <w:rFonts w:eastAsiaTheme="minorEastAsia"/>
              <w:noProof/>
            </w:rPr>
          </w:pPr>
          <w:ins w:id="2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"_Toc397896262"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BASIC! Tutorial</w:t>
            </w:r>
            <w:r>
              <w:rPr>
                <w:noProof/>
                <w:webHidden/>
              </w:rPr>
              <w:tab/>
            </w:r>
            <w:r>
              <w:rPr>
                <w:noProof/>
                <w:webHidden/>
              </w:rPr>
              <w:fldChar w:fldCharType="begin"/>
            </w:r>
            <w:r>
              <w:rPr>
                <w:noProof/>
                <w:webHidden/>
              </w:rPr>
              <w:instrText xml:space="preserve"> PAGEREF _Toc397896262 \h </w:instrText>
            </w:r>
            <w:r>
              <w:rPr>
                <w:noProof/>
                <w:webHidden/>
              </w:rPr>
            </w:r>
          </w:ins>
          <w:r>
            <w:rPr>
              <w:noProof/>
              <w:webHidden/>
            </w:rPr>
            <w:fldChar w:fldCharType="separate"/>
          </w:r>
          <w:r w:rsidR="006F6FF7">
            <w:rPr>
              <w:noProof/>
              <w:webHidden/>
            </w:rPr>
            <w:t>21</w:t>
          </w:r>
          <w:ins w:id="28"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29" w:author="Sammartano, Marc (BIC USA)" w:date="2014-09-07T23:27:00Z"/>
              <w:rFonts w:eastAsiaTheme="minorEastAsia"/>
              <w:noProof/>
            </w:rPr>
          </w:pPr>
          <w:ins w:id="3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"_Toc397896263"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BASIC! Operation</w:t>
            </w:r>
            <w:r>
              <w:rPr>
                <w:noProof/>
                <w:webHidden/>
              </w:rPr>
              <w:tab/>
            </w:r>
            <w:r>
              <w:rPr>
                <w:noProof/>
                <w:webHidden/>
              </w:rPr>
              <w:fldChar w:fldCharType="begin"/>
            </w:r>
            <w:r>
              <w:rPr>
                <w:noProof/>
                <w:webHidden/>
              </w:rPr>
              <w:instrText xml:space="preserve"> PAGEREF _Toc397896263 \h </w:instrText>
            </w:r>
            <w:r>
              <w:rPr>
                <w:noProof/>
                <w:webHidden/>
              </w:rPr>
            </w:r>
          </w:ins>
          <w:r>
            <w:rPr>
              <w:noProof/>
              <w:webHidden/>
            </w:rPr>
            <w:fldChar w:fldCharType="separate"/>
          </w:r>
          <w:r w:rsidR="006F6FF7">
            <w:rPr>
              <w:noProof/>
              <w:webHidden/>
            </w:rPr>
            <w:t>21</w:t>
          </w:r>
          <w:ins w:id="3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2" w:author="Sammartano, Marc (BIC USA)" w:date="2014-09-07T23:27:00Z"/>
              <w:rFonts w:eastAsiaTheme="minorEastAsia"/>
              <w:noProof/>
            </w:rPr>
          </w:pPr>
          <w:ins w:id="3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"_Toc397896264"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Permissions</w:t>
            </w:r>
            <w:r>
              <w:rPr>
                <w:noProof/>
                <w:webHidden/>
              </w:rPr>
              <w:tab/>
            </w:r>
            <w:r>
              <w:rPr>
                <w:noProof/>
                <w:webHidden/>
              </w:rPr>
              <w:fldChar w:fldCharType="begin"/>
            </w:r>
            <w:r>
              <w:rPr>
                <w:noProof/>
                <w:webHidden/>
              </w:rPr>
              <w:instrText xml:space="preserve"> PAGEREF _Toc397896264 \h </w:instrText>
            </w:r>
            <w:r>
              <w:rPr>
                <w:noProof/>
                <w:webHidden/>
              </w:rPr>
            </w:r>
          </w:ins>
          <w:r>
            <w:rPr>
              <w:noProof/>
              <w:webHidden/>
            </w:rPr>
            <w:fldChar w:fldCharType="separate"/>
          </w:r>
          <w:r w:rsidR="006F6FF7">
            <w:rPr>
              <w:noProof/>
              <w:webHidden/>
            </w:rPr>
            <w:t>21</w:t>
          </w:r>
          <w:ins w:id="3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5" w:author="Sammartano, Marc (BIC USA)" w:date="2014-09-07T23:27:00Z"/>
              <w:rFonts w:eastAsiaTheme="minorEastAsia"/>
              <w:noProof/>
            </w:rPr>
          </w:pPr>
          <w:ins w:id="3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"_Toc397896265"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Editor</w:t>
            </w:r>
            <w:r>
              <w:rPr>
                <w:noProof/>
                <w:webHidden/>
              </w:rPr>
              <w:tab/>
            </w:r>
            <w:r>
              <w:rPr>
                <w:noProof/>
                <w:webHidden/>
              </w:rPr>
              <w:fldChar w:fldCharType="begin"/>
            </w:r>
            <w:r>
              <w:rPr>
                <w:noProof/>
                <w:webHidden/>
              </w:rPr>
              <w:instrText xml:space="preserve"> PAGEREF _Toc397896265 \h </w:instrText>
            </w:r>
            <w:r>
              <w:rPr>
                <w:noProof/>
                <w:webHidden/>
              </w:rPr>
            </w:r>
          </w:ins>
          <w:r>
            <w:rPr>
              <w:noProof/>
              <w:webHidden/>
            </w:rPr>
            <w:fldChar w:fldCharType="separate"/>
          </w:r>
          <w:r w:rsidR="006F6FF7">
            <w:rPr>
              <w:noProof/>
              <w:webHidden/>
            </w:rPr>
            <w:t>22</w:t>
          </w:r>
          <w:ins w:id="3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38" w:author="Sammartano, Marc (BIC USA)" w:date="2014-09-07T23:27:00Z"/>
              <w:rFonts w:eastAsiaTheme="minorEastAsia"/>
              <w:noProof/>
            </w:rPr>
          </w:pPr>
          <w:ins w:id="3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"_Toc397896266"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Editing the program</w:t>
            </w:r>
            <w:r>
              <w:rPr>
                <w:noProof/>
                <w:webHidden/>
              </w:rPr>
              <w:tab/>
            </w:r>
            <w:r>
              <w:rPr>
                <w:noProof/>
                <w:webHidden/>
              </w:rPr>
              <w:fldChar w:fldCharType="begin"/>
            </w:r>
            <w:r>
              <w:rPr>
                <w:noProof/>
                <w:webHidden/>
              </w:rPr>
              <w:instrText xml:space="preserve"> PAGEREF _Toc397896266 \h </w:instrText>
            </w:r>
            <w:r>
              <w:rPr>
                <w:noProof/>
                <w:webHidden/>
              </w:rPr>
            </w:r>
          </w:ins>
          <w:r>
            <w:rPr>
              <w:noProof/>
              <w:webHidden/>
            </w:rPr>
            <w:fldChar w:fldCharType="separate"/>
          </w:r>
          <w:r w:rsidR="006F6FF7">
            <w:rPr>
              <w:noProof/>
              <w:webHidden/>
            </w:rPr>
            <w:t>22</w:t>
          </w:r>
          <w:ins w:id="4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1" w:author="Sammartano, Marc (BIC USA)" w:date="2014-09-07T23:27:00Z"/>
              <w:rFonts w:eastAsiaTheme="minorEastAsia"/>
              <w:noProof/>
            </w:rPr>
          </w:pPr>
          <w:ins w:id="4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"_Toc397896267"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Line Continuation</w:t>
            </w:r>
            <w:r>
              <w:rPr>
                <w:noProof/>
                <w:webHidden/>
              </w:rPr>
              <w:tab/>
            </w:r>
            <w:r>
              <w:rPr>
                <w:noProof/>
                <w:webHidden/>
              </w:rPr>
              <w:fldChar w:fldCharType="begin"/>
            </w:r>
            <w:r>
              <w:rPr>
                <w:noProof/>
                <w:webHidden/>
              </w:rPr>
              <w:instrText xml:space="preserve"> PAGEREF _Toc397896267 \h </w:instrText>
            </w:r>
            <w:r>
              <w:rPr>
                <w:noProof/>
                <w:webHidden/>
              </w:rPr>
            </w:r>
          </w:ins>
          <w:r>
            <w:rPr>
              <w:noProof/>
              <w:webHidden/>
            </w:rPr>
            <w:fldChar w:fldCharType="separate"/>
          </w:r>
          <w:r w:rsidR="006F6FF7">
            <w:rPr>
              <w:noProof/>
              <w:webHidden/>
            </w:rPr>
            <w:t>22</w:t>
          </w:r>
          <w:ins w:id="4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4" w:author="Sammartano, Marc (BIC USA)" w:date="2014-09-07T23:27:00Z"/>
              <w:rFonts w:eastAsiaTheme="minorEastAsia"/>
              <w:noProof/>
            </w:rPr>
          </w:pPr>
          <w:ins w:id="4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"_Toc397896268"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 - Format Line</w:t>
            </w:r>
            <w:r>
              <w:rPr>
                <w:noProof/>
                <w:webHidden/>
              </w:rPr>
              <w:tab/>
            </w:r>
            <w:r>
              <w:rPr>
                <w:noProof/>
                <w:webHidden/>
              </w:rPr>
              <w:fldChar w:fldCharType="begin"/>
            </w:r>
            <w:r>
              <w:rPr>
                <w:noProof/>
                <w:webHidden/>
              </w:rPr>
              <w:instrText xml:space="preserve"> PAGEREF _Toc397896268 \h </w:instrText>
            </w:r>
            <w:r>
              <w:rPr>
                <w:noProof/>
                <w:webHidden/>
              </w:rPr>
            </w:r>
          </w:ins>
          <w:r>
            <w:rPr>
              <w:noProof/>
              <w:webHidden/>
            </w:rPr>
            <w:fldChar w:fldCharType="separate"/>
          </w:r>
          <w:r w:rsidR="006F6FF7">
            <w:rPr>
              <w:noProof/>
              <w:webHidden/>
            </w:rPr>
            <w:t>23</w:t>
          </w:r>
          <w:ins w:id="4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7" w:author="Sammartano, Marc (BIC USA)" w:date="2014-09-07T23:27:00Z"/>
              <w:rFonts w:eastAsiaTheme="minorEastAsia"/>
              <w:noProof/>
            </w:rPr>
          </w:pPr>
          <w:ins w:id="4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"_Toc397896269"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Menus</w:t>
            </w:r>
            <w:r>
              <w:rPr>
                <w:noProof/>
                <w:webHidden/>
              </w:rPr>
              <w:tab/>
            </w:r>
            <w:r>
              <w:rPr>
                <w:noProof/>
                <w:webHidden/>
              </w:rPr>
              <w:fldChar w:fldCharType="begin"/>
            </w:r>
            <w:r>
              <w:rPr>
                <w:noProof/>
                <w:webHidden/>
              </w:rPr>
              <w:instrText xml:space="preserve"> PAGEREF _Toc397896269 \h </w:instrText>
            </w:r>
            <w:r>
              <w:rPr>
                <w:noProof/>
                <w:webHidden/>
              </w:rPr>
            </w:r>
          </w:ins>
          <w:r>
            <w:rPr>
              <w:noProof/>
              <w:webHidden/>
            </w:rPr>
            <w:fldChar w:fldCharType="separate"/>
          </w:r>
          <w:r w:rsidR="006F6FF7">
            <w:rPr>
              <w:noProof/>
              <w:webHidden/>
            </w:rPr>
            <w:t>23</w:t>
          </w:r>
          <w:ins w:id="4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0" w:author="Sammartano, Marc (BIC USA)" w:date="2014-09-07T23:27:00Z"/>
              <w:rFonts w:eastAsiaTheme="minorEastAsia"/>
              <w:noProof/>
            </w:rPr>
          </w:pPr>
          <w:ins w:id="5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"_Toc397896270"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Run</w:t>
            </w:r>
            <w:r>
              <w:rPr>
                <w:noProof/>
                <w:webHidden/>
              </w:rPr>
              <w:tab/>
            </w:r>
            <w:r>
              <w:rPr>
                <w:noProof/>
                <w:webHidden/>
              </w:rPr>
              <w:fldChar w:fldCharType="begin"/>
            </w:r>
            <w:r>
              <w:rPr>
                <w:noProof/>
                <w:webHidden/>
              </w:rPr>
              <w:instrText xml:space="preserve"> PAGEREF _Toc397896270 \h </w:instrText>
            </w:r>
            <w:r>
              <w:rPr>
                <w:noProof/>
                <w:webHidden/>
              </w:rPr>
            </w:r>
          </w:ins>
          <w:r>
            <w:rPr>
              <w:noProof/>
              <w:webHidden/>
            </w:rPr>
            <w:fldChar w:fldCharType="separate"/>
          </w:r>
          <w:r w:rsidR="006F6FF7">
            <w:rPr>
              <w:noProof/>
              <w:webHidden/>
            </w:rPr>
            <w:t>28</w:t>
          </w:r>
          <w:ins w:id="5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53" w:author="Sammartano, Marc (BIC USA)" w:date="2014-09-07T23:27:00Z"/>
              <w:rFonts w:eastAsiaTheme="minorEastAsia"/>
              <w:noProof/>
            </w:rPr>
          </w:pPr>
          <w:ins w:id="5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"_Toc397896271"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Menu</w:t>
            </w:r>
            <w:r>
              <w:rPr>
                <w:noProof/>
                <w:webHidden/>
              </w:rPr>
              <w:tab/>
            </w:r>
            <w:r>
              <w:rPr>
                <w:noProof/>
                <w:webHidden/>
              </w:rPr>
              <w:fldChar w:fldCharType="begin"/>
            </w:r>
            <w:r>
              <w:rPr>
                <w:noProof/>
                <w:webHidden/>
              </w:rPr>
              <w:instrText xml:space="preserve"> PAGEREF _Toc397896271 \h </w:instrText>
            </w:r>
            <w:r>
              <w:rPr>
                <w:noProof/>
                <w:webHidden/>
              </w:rPr>
            </w:r>
          </w:ins>
          <w:r>
            <w:rPr>
              <w:noProof/>
              <w:webHidden/>
            </w:rPr>
            <w:fldChar w:fldCharType="separate"/>
          </w:r>
          <w:r w:rsidR="006F6FF7">
            <w:rPr>
              <w:noProof/>
              <w:webHidden/>
            </w:rPr>
            <w:t>28</w:t>
          </w:r>
          <w:ins w:id="5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6" w:author="Sammartano, Marc (BIC USA)" w:date="2014-09-07T23:27:00Z"/>
              <w:rFonts w:eastAsiaTheme="minorEastAsia"/>
              <w:noProof/>
            </w:rPr>
          </w:pPr>
          <w:ins w:id="5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"_Toc397896272"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Crashes</w:t>
            </w:r>
            <w:r>
              <w:rPr>
                <w:noProof/>
                <w:webHidden/>
              </w:rPr>
              <w:tab/>
            </w:r>
            <w:r>
              <w:rPr>
                <w:noProof/>
                <w:webHidden/>
              </w:rPr>
              <w:fldChar w:fldCharType="begin"/>
            </w:r>
            <w:r>
              <w:rPr>
                <w:noProof/>
                <w:webHidden/>
              </w:rPr>
              <w:instrText xml:space="preserve"> PAGEREF _Toc397896272 \h </w:instrText>
            </w:r>
            <w:r>
              <w:rPr>
                <w:noProof/>
                <w:webHidden/>
              </w:rPr>
            </w:r>
          </w:ins>
          <w:r>
            <w:rPr>
              <w:noProof/>
              <w:webHidden/>
            </w:rPr>
            <w:fldChar w:fldCharType="separate"/>
          </w:r>
          <w:r w:rsidR="006F6FF7">
            <w:rPr>
              <w:noProof/>
              <w:webHidden/>
            </w:rPr>
            <w:t>28</w:t>
          </w:r>
          <w:ins w:id="58"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59" w:author="Sammartano, Marc (BIC USA)" w:date="2014-09-07T23:27:00Z"/>
              <w:rFonts w:eastAsiaTheme="minorEastAsia"/>
              <w:noProof/>
            </w:rPr>
          </w:pPr>
          <w:ins w:id="6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"_Toc397896273"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 BASIC! Program</w:t>
            </w:r>
            <w:r>
              <w:rPr>
                <w:noProof/>
                <w:webHidden/>
              </w:rPr>
              <w:tab/>
            </w:r>
            <w:r>
              <w:rPr>
                <w:noProof/>
                <w:webHidden/>
              </w:rPr>
              <w:fldChar w:fldCharType="begin"/>
            </w:r>
            <w:r>
              <w:rPr>
                <w:noProof/>
                <w:webHidden/>
              </w:rPr>
              <w:instrText xml:space="preserve"> PAGEREF _Toc397896273 \h </w:instrText>
            </w:r>
            <w:r>
              <w:rPr>
                <w:noProof/>
                <w:webHidden/>
              </w:rPr>
            </w:r>
          </w:ins>
          <w:r>
            <w:rPr>
              <w:noProof/>
              <w:webHidden/>
            </w:rPr>
            <w:fldChar w:fldCharType="separate"/>
          </w:r>
          <w:r w:rsidR="006F6FF7">
            <w:rPr>
              <w:noProof/>
              <w:webHidden/>
            </w:rPr>
            <w:t>29</w:t>
          </w:r>
          <w:ins w:id="61"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62" w:author="Sammartano, Marc (BIC USA)" w:date="2014-09-07T23:27:00Z"/>
              <w:rFonts w:eastAsiaTheme="minorEastAsia"/>
              <w:noProof/>
            </w:rPr>
          </w:pPr>
          <w:ins w:id="6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"_Toc397896274"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Command Description Syntax</w:t>
            </w:r>
            <w:r>
              <w:rPr>
                <w:noProof/>
                <w:webHidden/>
              </w:rPr>
              <w:tab/>
            </w:r>
            <w:r>
              <w:rPr>
                <w:noProof/>
                <w:webHidden/>
              </w:rPr>
              <w:fldChar w:fldCharType="begin"/>
            </w:r>
            <w:r>
              <w:rPr>
                <w:noProof/>
                <w:webHidden/>
              </w:rPr>
              <w:instrText xml:space="preserve"> PAGEREF _Toc397896274 \h </w:instrText>
            </w:r>
            <w:r>
              <w:rPr>
                <w:noProof/>
                <w:webHidden/>
              </w:rPr>
            </w:r>
          </w:ins>
          <w:r>
            <w:rPr>
              <w:noProof/>
              <w:webHidden/>
            </w:rPr>
            <w:fldChar w:fldCharType="separate"/>
          </w:r>
          <w:r w:rsidR="006F6FF7">
            <w:rPr>
              <w:noProof/>
              <w:webHidden/>
            </w:rPr>
            <w:t>29</w:t>
          </w:r>
          <w:ins w:id="6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5" w:author="Sammartano, Marc (BIC USA)" w:date="2014-09-07T23:27:00Z"/>
              <w:rFonts w:eastAsiaTheme="minorEastAsia"/>
              <w:noProof/>
            </w:rPr>
          </w:pPr>
          <w:ins w:id="6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"_Toc397896275"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Upper and Lower Case</w:t>
            </w:r>
            <w:r>
              <w:rPr>
                <w:noProof/>
                <w:webHidden/>
              </w:rPr>
              <w:tab/>
            </w:r>
            <w:r>
              <w:rPr>
                <w:noProof/>
                <w:webHidden/>
              </w:rPr>
              <w:fldChar w:fldCharType="begin"/>
            </w:r>
            <w:r>
              <w:rPr>
                <w:noProof/>
                <w:webHidden/>
              </w:rPr>
              <w:instrText xml:space="preserve"> PAGEREF _Toc397896275 \h </w:instrText>
            </w:r>
            <w:r>
              <w:rPr>
                <w:noProof/>
                <w:webHidden/>
              </w:rPr>
            </w:r>
          </w:ins>
          <w:r>
            <w:rPr>
              <w:noProof/>
              <w:webHidden/>
            </w:rPr>
            <w:fldChar w:fldCharType="separate"/>
          </w:r>
          <w:r w:rsidR="006F6FF7">
            <w:rPr>
              <w:noProof/>
              <w:webHidden/>
            </w:rPr>
            <w:t>29</w:t>
          </w:r>
          <w:ins w:id="6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8" w:author="Sammartano, Marc (BIC USA)" w:date="2014-09-07T23:27:00Z"/>
              <w:rFonts w:eastAsiaTheme="minorEastAsia"/>
              <w:noProof/>
            </w:rPr>
          </w:pPr>
          <w:ins w:id="6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"_Toc397896276"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&lt;nexp&gt;, &lt;sexp&gt; and &lt;lexp&gt;</w:t>
            </w:r>
            <w:r>
              <w:rPr>
                <w:noProof/>
                <w:webHidden/>
              </w:rPr>
              <w:tab/>
            </w:r>
            <w:r>
              <w:rPr>
                <w:noProof/>
                <w:webHidden/>
              </w:rPr>
              <w:fldChar w:fldCharType="begin"/>
            </w:r>
            <w:r>
              <w:rPr>
                <w:noProof/>
                <w:webHidden/>
              </w:rPr>
              <w:instrText xml:space="preserve"> PAGEREF _Toc397896276 \h </w:instrText>
            </w:r>
            <w:r>
              <w:rPr>
                <w:noProof/>
                <w:webHidden/>
              </w:rPr>
            </w:r>
          </w:ins>
          <w:r>
            <w:rPr>
              <w:noProof/>
              <w:webHidden/>
            </w:rPr>
            <w:fldChar w:fldCharType="separate"/>
          </w:r>
          <w:r w:rsidR="006F6FF7">
            <w:rPr>
              <w:noProof/>
              <w:webHidden/>
            </w:rPr>
            <w:t>29</w:t>
          </w:r>
          <w:ins w:id="7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1" w:author="Sammartano, Marc (BIC USA)" w:date="2014-09-07T23:27:00Z"/>
              <w:rFonts w:eastAsiaTheme="minorEastAsia"/>
              <w:noProof/>
            </w:rPr>
          </w:pPr>
          <w:ins w:id="7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"_Toc397896277"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&lt;nvar&gt;, &lt;svar&gt; and &lt;lvar&gt;</w:t>
            </w:r>
            <w:r>
              <w:rPr>
                <w:noProof/>
                <w:webHidden/>
              </w:rPr>
              <w:tab/>
            </w:r>
            <w:r>
              <w:rPr>
                <w:noProof/>
                <w:webHidden/>
              </w:rPr>
              <w:fldChar w:fldCharType="begin"/>
            </w:r>
            <w:r>
              <w:rPr>
                <w:noProof/>
                <w:webHidden/>
              </w:rPr>
              <w:instrText xml:space="preserve"> PAGEREF _Toc397896277 \h </w:instrText>
            </w:r>
            <w:r>
              <w:rPr>
                <w:noProof/>
                <w:webHidden/>
              </w:rPr>
            </w:r>
          </w:ins>
          <w:r>
            <w:rPr>
              <w:noProof/>
              <w:webHidden/>
            </w:rPr>
            <w:fldChar w:fldCharType="separate"/>
          </w:r>
          <w:r w:rsidR="006F6FF7">
            <w:rPr>
              <w:noProof/>
              <w:webHidden/>
            </w:rPr>
            <w:t>29</w:t>
          </w:r>
          <w:ins w:id="7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4" w:author="Sammartano, Marc (BIC USA)" w:date="2014-09-07T23:27:00Z"/>
              <w:rFonts w:eastAsiaTheme="minorEastAsia"/>
              <w:noProof/>
            </w:rPr>
          </w:pPr>
          <w:ins w:id="7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"_Toc397896278"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Array[] and Array$[]</w:t>
            </w:r>
            <w:r>
              <w:rPr>
                <w:noProof/>
                <w:webHidden/>
              </w:rPr>
              <w:tab/>
            </w:r>
            <w:r>
              <w:rPr>
                <w:noProof/>
                <w:webHidden/>
              </w:rPr>
              <w:fldChar w:fldCharType="begin"/>
            </w:r>
            <w:r>
              <w:rPr>
                <w:noProof/>
                <w:webHidden/>
              </w:rPr>
              <w:instrText xml:space="preserve"> PAGEREF _Toc397896278 \h </w:instrText>
            </w:r>
            <w:r>
              <w:rPr>
                <w:noProof/>
                <w:webHidden/>
              </w:rPr>
            </w:r>
          </w:ins>
          <w:r>
            <w:rPr>
              <w:noProof/>
              <w:webHidden/>
            </w:rPr>
            <w:fldChar w:fldCharType="separate"/>
          </w:r>
          <w:r w:rsidR="006F6FF7">
            <w:rPr>
              <w:noProof/>
              <w:webHidden/>
            </w:rPr>
            <w:t>29</w:t>
          </w:r>
          <w:ins w:id="7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7" w:author="Sammartano, Marc (BIC USA)" w:date="2014-09-07T23:27:00Z"/>
              <w:rFonts w:eastAsiaTheme="minorEastAsia"/>
              <w:noProof/>
            </w:rPr>
          </w:pPr>
          <w:ins w:id="7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"_Toc397896279"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_Toc397896279 \h </w:instrText>
            </w:r>
            <w:r>
              <w:rPr>
                <w:noProof/>
                <w:webHidden/>
              </w:rPr>
            </w:r>
          </w:ins>
          <w:r>
            <w:rPr>
              <w:noProof/>
              <w:webHidden/>
            </w:rPr>
            <w:fldChar w:fldCharType="separate"/>
          </w:r>
          <w:r w:rsidR="006F6FF7">
            <w:rPr>
              <w:noProof/>
              <w:webHidden/>
            </w:rPr>
            <w:t>30</w:t>
          </w:r>
          <w:ins w:id="7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80" w:author="Sammartano, Marc (BIC USA)" w:date="2014-09-07T23:27:00Z"/>
              <w:rFonts w:eastAsiaTheme="minorEastAsia"/>
              <w:noProof/>
            </w:rPr>
          </w:pPr>
          <w:ins w:id="8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"_Toc397896280"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{something}</w:t>
            </w:r>
            <w:r>
              <w:rPr>
                <w:noProof/>
                <w:webHidden/>
              </w:rPr>
              <w:tab/>
            </w:r>
            <w:r>
              <w:rPr>
                <w:noProof/>
                <w:webHidden/>
              </w:rPr>
              <w:fldChar w:fldCharType="begin"/>
            </w:r>
            <w:r>
              <w:rPr>
                <w:noProof/>
                <w:webHidden/>
              </w:rPr>
              <w:instrText xml:space="preserve"> PAGEREF _Toc397896280 \h </w:instrText>
            </w:r>
            <w:r>
              <w:rPr>
                <w:noProof/>
                <w:webHidden/>
              </w:rPr>
            </w:r>
          </w:ins>
          <w:r>
            <w:rPr>
              <w:noProof/>
              <w:webHidden/>
            </w:rPr>
            <w:fldChar w:fldCharType="separate"/>
          </w:r>
          <w:r w:rsidR="006F6FF7">
            <w:rPr>
              <w:noProof/>
              <w:webHidden/>
            </w:rPr>
            <w:t>30</w:t>
          </w:r>
          <w:ins w:id="8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83" w:author="Sammartano, Marc (BIC USA)" w:date="2014-09-07T23:27:00Z"/>
              <w:rFonts w:eastAsiaTheme="minorEastAsia"/>
              <w:noProof/>
            </w:rPr>
          </w:pPr>
          <w:ins w:id="8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"_Toc397896281"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 A | B |C }</w:t>
            </w:r>
            <w:r>
              <w:rPr>
                <w:noProof/>
                <w:webHidden/>
              </w:rPr>
              <w:tab/>
            </w:r>
            <w:r>
              <w:rPr>
                <w:noProof/>
                <w:webHidden/>
              </w:rPr>
              <w:fldChar w:fldCharType="begin"/>
            </w:r>
            <w:r>
              <w:rPr>
                <w:noProof/>
                <w:webHidden/>
              </w:rPr>
              <w:instrText xml:space="preserve"> PAGEREF _Toc397896281 \h </w:instrText>
            </w:r>
            <w:r>
              <w:rPr>
                <w:noProof/>
                <w:webHidden/>
              </w:rPr>
            </w:r>
          </w:ins>
          <w:r>
            <w:rPr>
              <w:noProof/>
              <w:webHidden/>
            </w:rPr>
            <w:fldChar w:fldCharType="separate"/>
          </w:r>
          <w:r w:rsidR="006F6FF7">
            <w:rPr>
              <w:noProof/>
              <w:webHidden/>
            </w:rPr>
            <w:t>30</w:t>
          </w:r>
          <w:ins w:id="8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86" w:author="Sammartano, Marc (BIC USA)" w:date="2014-09-07T23:27:00Z"/>
              <w:rFonts w:eastAsiaTheme="minorEastAsia"/>
              <w:noProof/>
            </w:rPr>
          </w:pPr>
          <w:ins w:id="8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"_Toc397896282"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X, ...</w:t>
            </w:r>
            <w:r>
              <w:rPr>
                <w:noProof/>
                <w:webHidden/>
              </w:rPr>
              <w:tab/>
            </w:r>
            <w:r>
              <w:rPr>
                <w:noProof/>
                <w:webHidden/>
              </w:rPr>
              <w:fldChar w:fldCharType="begin"/>
            </w:r>
            <w:r>
              <w:rPr>
                <w:noProof/>
                <w:webHidden/>
              </w:rPr>
              <w:instrText xml:space="preserve"> PAGEREF _Toc397896282 \h </w:instrText>
            </w:r>
            <w:r>
              <w:rPr>
                <w:noProof/>
                <w:webHidden/>
              </w:rPr>
            </w:r>
          </w:ins>
          <w:r>
            <w:rPr>
              <w:noProof/>
              <w:webHidden/>
            </w:rPr>
            <w:fldChar w:fldCharType="separate"/>
          </w:r>
          <w:r w:rsidR="006F6FF7">
            <w:rPr>
              <w:noProof/>
              <w:webHidden/>
            </w:rPr>
            <w:t>30</w:t>
          </w:r>
          <w:ins w:id="8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89" w:author="Sammartano, Marc (BIC USA)" w:date="2014-09-07T23:27:00Z"/>
              <w:rFonts w:eastAsiaTheme="minorEastAsia"/>
              <w:noProof/>
            </w:rPr>
          </w:pPr>
          <w:ins w:id="9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"_Toc397896283"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{,n} ...</w:t>
            </w:r>
            <w:r>
              <w:rPr>
                <w:noProof/>
                <w:webHidden/>
              </w:rPr>
              <w:tab/>
            </w:r>
            <w:r>
              <w:rPr>
                <w:noProof/>
                <w:webHidden/>
              </w:rPr>
              <w:fldChar w:fldCharType="begin"/>
            </w:r>
            <w:r>
              <w:rPr>
                <w:noProof/>
                <w:webHidden/>
              </w:rPr>
              <w:instrText xml:space="preserve"> PAGEREF _Toc397896283 \h </w:instrText>
            </w:r>
            <w:r>
              <w:rPr>
                <w:noProof/>
                <w:webHidden/>
              </w:rPr>
            </w:r>
          </w:ins>
          <w:r>
            <w:rPr>
              <w:noProof/>
              <w:webHidden/>
            </w:rPr>
            <w:fldChar w:fldCharType="separate"/>
          </w:r>
          <w:r w:rsidR="006F6FF7">
            <w:rPr>
              <w:noProof/>
              <w:webHidden/>
            </w:rPr>
            <w:t>30</w:t>
          </w:r>
          <w:ins w:id="9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2" w:author="Sammartano, Marc (BIC USA)" w:date="2014-09-07T23:27:00Z"/>
              <w:rFonts w:eastAsiaTheme="minorEastAsia"/>
              <w:noProof/>
            </w:rPr>
          </w:pPr>
          <w:ins w:id="9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"_Toc397896284"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&lt;statement&gt;</w:t>
            </w:r>
            <w:r>
              <w:rPr>
                <w:noProof/>
                <w:webHidden/>
              </w:rPr>
              <w:tab/>
            </w:r>
            <w:r>
              <w:rPr>
                <w:noProof/>
                <w:webHidden/>
              </w:rPr>
              <w:fldChar w:fldCharType="begin"/>
            </w:r>
            <w:r>
              <w:rPr>
                <w:noProof/>
                <w:webHidden/>
              </w:rPr>
              <w:instrText xml:space="preserve"> PAGEREF _Toc397896284 \h </w:instrText>
            </w:r>
            <w:r>
              <w:rPr>
                <w:noProof/>
                <w:webHidden/>
              </w:rPr>
            </w:r>
          </w:ins>
          <w:r>
            <w:rPr>
              <w:noProof/>
              <w:webHidden/>
            </w:rPr>
            <w:fldChar w:fldCharType="separate"/>
          </w:r>
          <w:r w:rsidR="006F6FF7">
            <w:rPr>
              <w:noProof/>
              <w:webHidden/>
            </w:rPr>
            <w:t>30</w:t>
          </w:r>
          <w:ins w:id="94"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95" w:author="Sammartano, Marc (BIC USA)" w:date="2014-09-07T23:27:00Z"/>
              <w:rFonts w:eastAsiaTheme="minorEastAsia"/>
              <w:noProof/>
            </w:rPr>
          </w:pPr>
          <w:ins w:id="9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"_Toc397896285"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Numbers</w:t>
            </w:r>
            <w:r>
              <w:rPr>
                <w:noProof/>
                <w:webHidden/>
              </w:rPr>
              <w:tab/>
            </w:r>
            <w:r>
              <w:rPr>
                <w:noProof/>
                <w:webHidden/>
              </w:rPr>
              <w:fldChar w:fldCharType="begin"/>
            </w:r>
            <w:r>
              <w:rPr>
                <w:noProof/>
                <w:webHidden/>
              </w:rPr>
              <w:instrText xml:space="preserve"> PAGEREF _Toc397896285 \h </w:instrText>
            </w:r>
            <w:r>
              <w:rPr>
                <w:noProof/>
                <w:webHidden/>
              </w:rPr>
            </w:r>
          </w:ins>
          <w:r>
            <w:rPr>
              <w:noProof/>
              <w:webHidden/>
            </w:rPr>
            <w:fldChar w:fldCharType="separate"/>
          </w:r>
          <w:r w:rsidR="006F6FF7">
            <w:rPr>
              <w:noProof/>
              <w:webHidden/>
            </w:rPr>
            <w:t>30</w:t>
          </w:r>
          <w:ins w:id="97"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98" w:author="Sammartano, Marc (BIC USA)" w:date="2014-09-07T23:27:00Z"/>
              <w:rFonts w:eastAsiaTheme="minorEastAsia"/>
              <w:noProof/>
            </w:rPr>
          </w:pPr>
          <w:ins w:id="99"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"_Toc397896286"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Strings</w:t>
            </w:r>
            <w:r>
              <w:rPr>
                <w:noProof/>
                <w:webHidden/>
              </w:rPr>
              <w:tab/>
            </w:r>
            <w:r>
              <w:rPr>
                <w:noProof/>
                <w:webHidden/>
              </w:rPr>
              <w:fldChar w:fldCharType="begin"/>
            </w:r>
            <w:r>
              <w:rPr>
                <w:noProof/>
                <w:webHidden/>
              </w:rPr>
              <w:instrText xml:space="preserve"> PAGEREF _Toc397896286 \h </w:instrText>
            </w:r>
            <w:r>
              <w:rPr>
                <w:noProof/>
                <w:webHidden/>
              </w:rPr>
            </w:r>
          </w:ins>
          <w:r>
            <w:rPr>
              <w:noProof/>
              <w:webHidden/>
            </w:rPr>
            <w:fldChar w:fldCharType="separate"/>
          </w:r>
          <w:r w:rsidR="006F6FF7">
            <w:rPr>
              <w:noProof/>
              <w:webHidden/>
            </w:rPr>
            <w:t>31</w:t>
          </w:r>
          <w:ins w:id="100"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01" w:author="Sammartano, Marc (BIC USA)" w:date="2014-09-07T23:27:00Z"/>
              <w:rFonts w:eastAsiaTheme="minorEastAsia"/>
              <w:noProof/>
            </w:rPr>
          </w:pPr>
          <w:ins w:id="10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"_Toc397896287"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Variables</w:t>
            </w:r>
            <w:r>
              <w:rPr>
                <w:noProof/>
                <w:webHidden/>
              </w:rPr>
              <w:tab/>
            </w:r>
            <w:r>
              <w:rPr>
                <w:noProof/>
                <w:webHidden/>
              </w:rPr>
              <w:fldChar w:fldCharType="begin"/>
            </w:r>
            <w:r>
              <w:rPr>
                <w:noProof/>
                <w:webHidden/>
              </w:rPr>
              <w:instrText xml:space="preserve"> PAGEREF _Toc397896287 \h </w:instrText>
            </w:r>
            <w:r>
              <w:rPr>
                <w:noProof/>
                <w:webHidden/>
              </w:rPr>
            </w:r>
          </w:ins>
          <w:r>
            <w:rPr>
              <w:noProof/>
              <w:webHidden/>
            </w:rPr>
            <w:fldChar w:fldCharType="separate"/>
          </w:r>
          <w:r w:rsidR="006F6FF7">
            <w:rPr>
              <w:noProof/>
              <w:webHidden/>
            </w:rPr>
            <w:t>32</w:t>
          </w:r>
          <w:ins w:id="10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4" w:author="Sammartano, Marc (BIC USA)" w:date="2014-09-07T23:27:00Z"/>
              <w:rFonts w:eastAsiaTheme="minorEastAsia"/>
              <w:noProof/>
            </w:rPr>
          </w:pPr>
          <w:ins w:id="10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"_Toc397896288"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Variable Names</w:t>
            </w:r>
            <w:r>
              <w:rPr>
                <w:noProof/>
                <w:webHidden/>
              </w:rPr>
              <w:tab/>
            </w:r>
            <w:r>
              <w:rPr>
                <w:noProof/>
                <w:webHidden/>
              </w:rPr>
              <w:fldChar w:fldCharType="begin"/>
            </w:r>
            <w:r>
              <w:rPr>
                <w:noProof/>
                <w:webHidden/>
              </w:rPr>
              <w:instrText xml:space="preserve"> PAGEREF _Toc397896288 \h </w:instrText>
            </w:r>
            <w:r>
              <w:rPr>
                <w:noProof/>
                <w:webHidden/>
              </w:rPr>
            </w:r>
          </w:ins>
          <w:r>
            <w:rPr>
              <w:noProof/>
              <w:webHidden/>
            </w:rPr>
            <w:fldChar w:fldCharType="separate"/>
          </w:r>
          <w:r w:rsidR="006F6FF7">
            <w:rPr>
              <w:noProof/>
              <w:webHidden/>
            </w:rPr>
            <w:t>32</w:t>
          </w:r>
          <w:ins w:id="10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7" w:author="Sammartano, Marc (BIC USA)" w:date="2014-09-07T23:27:00Z"/>
              <w:rFonts w:eastAsiaTheme="minorEastAsia"/>
              <w:noProof/>
            </w:rPr>
          </w:pPr>
          <w:ins w:id="10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"_Toc397896289"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Variable Types</w:t>
            </w:r>
            <w:r>
              <w:rPr>
                <w:noProof/>
                <w:webHidden/>
              </w:rPr>
              <w:tab/>
            </w:r>
            <w:r>
              <w:rPr>
                <w:noProof/>
                <w:webHidden/>
              </w:rPr>
              <w:fldChar w:fldCharType="begin"/>
            </w:r>
            <w:r>
              <w:rPr>
                <w:noProof/>
                <w:webHidden/>
              </w:rPr>
              <w:instrText xml:space="preserve"> PAGEREF _Toc397896289 \h </w:instrText>
            </w:r>
            <w:r>
              <w:rPr>
                <w:noProof/>
                <w:webHidden/>
              </w:rPr>
            </w:r>
          </w:ins>
          <w:r>
            <w:rPr>
              <w:noProof/>
              <w:webHidden/>
            </w:rPr>
            <w:fldChar w:fldCharType="separate"/>
          </w:r>
          <w:r w:rsidR="006F6FF7">
            <w:rPr>
              <w:noProof/>
              <w:webHidden/>
            </w:rPr>
            <w:t>32</w:t>
          </w:r>
          <w:ins w:id="10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0" w:author="Sammartano, Marc (BIC USA)" w:date="2014-09-07T23:27:00Z"/>
              <w:rFonts w:eastAsiaTheme="minorEastAsia"/>
              <w:noProof/>
            </w:rPr>
          </w:pPr>
          <w:ins w:id="11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"_Toc397896290"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Scalar and Array Variables</w:t>
            </w:r>
            <w:r>
              <w:rPr>
                <w:noProof/>
                <w:webHidden/>
              </w:rPr>
              <w:tab/>
            </w:r>
            <w:r>
              <w:rPr>
                <w:noProof/>
                <w:webHidden/>
              </w:rPr>
              <w:fldChar w:fldCharType="begin"/>
            </w:r>
            <w:r>
              <w:rPr>
                <w:noProof/>
                <w:webHidden/>
              </w:rPr>
              <w:instrText xml:space="preserve"> PAGEREF _Toc397896290 \h </w:instrText>
            </w:r>
            <w:r>
              <w:rPr>
                <w:noProof/>
                <w:webHidden/>
              </w:rPr>
            </w:r>
          </w:ins>
          <w:r>
            <w:rPr>
              <w:noProof/>
              <w:webHidden/>
            </w:rPr>
            <w:fldChar w:fldCharType="separate"/>
          </w:r>
          <w:r w:rsidR="006F6FF7">
            <w:rPr>
              <w:noProof/>
              <w:webHidden/>
            </w:rPr>
            <w:t>32</w:t>
          </w:r>
          <w:ins w:id="11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3" w:author="Sammartano, Marc (BIC USA)" w:date="2014-09-07T23:27:00Z"/>
              <w:rFonts w:eastAsiaTheme="minorEastAsia"/>
              <w:noProof/>
            </w:rPr>
          </w:pPr>
          <w:ins w:id="11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"_Toc397896291"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Arrays</w:t>
            </w:r>
            <w:r>
              <w:rPr>
                <w:noProof/>
                <w:webHidden/>
              </w:rPr>
              <w:tab/>
            </w:r>
            <w:r>
              <w:rPr>
                <w:noProof/>
                <w:webHidden/>
              </w:rPr>
              <w:fldChar w:fldCharType="begin"/>
            </w:r>
            <w:r>
              <w:rPr>
                <w:noProof/>
                <w:webHidden/>
              </w:rPr>
              <w:instrText xml:space="preserve"> PAGEREF _Toc397896291 \h </w:instrText>
            </w:r>
            <w:r>
              <w:rPr>
                <w:noProof/>
                <w:webHidden/>
              </w:rPr>
            </w:r>
          </w:ins>
          <w:r>
            <w:rPr>
              <w:noProof/>
              <w:webHidden/>
            </w:rPr>
            <w:fldChar w:fldCharType="separate"/>
          </w:r>
          <w:r w:rsidR="006F6FF7">
            <w:rPr>
              <w:noProof/>
              <w:webHidden/>
            </w:rPr>
            <w:t>32</w:t>
          </w:r>
          <w:ins w:id="11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6" w:author="Sammartano, Marc (BIC USA)" w:date="2014-09-07T23:27:00Z"/>
              <w:rFonts w:eastAsiaTheme="minorEastAsia"/>
              <w:noProof/>
            </w:rPr>
          </w:pPr>
          <w:ins w:id="11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"_Toc397896292"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Array Segments</w:t>
            </w:r>
            <w:r>
              <w:rPr>
                <w:noProof/>
                <w:webHidden/>
              </w:rPr>
              <w:tab/>
            </w:r>
            <w:r>
              <w:rPr>
                <w:noProof/>
                <w:webHidden/>
              </w:rPr>
              <w:fldChar w:fldCharType="begin"/>
            </w:r>
            <w:r>
              <w:rPr>
                <w:noProof/>
                <w:webHidden/>
              </w:rPr>
              <w:instrText xml:space="preserve"> PAGEREF _Toc397896292 \h </w:instrText>
            </w:r>
            <w:r>
              <w:rPr>
                <w:noProof/>
                <w:webHidden/>
              </w:rPr>
            </w:r>
          </w:ins>
          <w:r>
            <w:rPr>
              <w:noProof/>
              <w:webHidden/>
            </w:rPr>
            <w:fldChar w:fldCharType="separate"/>
          </w:r>
          <w:r w:rsidR="006F6FF7">
            <w:rPr>
              <w:noProof/>
              <w:webHidden/>
            </w:rPr>
            <w:t>33</w:t>
          </w:r>
          <w:ins w:id="11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9" w:author="Sammartano, Marc (BIC USA)" w:date="2014-09-07T23:27:00Z"/>
              <w:rFonts w:eastAsiaTheme="minorEastAsia"/>
              <w:noProof/>
            </w:rPr>
          </w:pPr>
          <w:ins w:id="12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"_Toc397896293"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Array Commands</w:t>
            </w:r>
            <w:r>
              <w:rPr>
                <w:noProof/>
                <w:webHidden/>
              </w:rPr>
              <w:tab/>
            </w:r>
            <w:r>
              <w:rPr>
                <w:noProof/>
                <w:webHidden/>
              </w:rPr>
              <w:fldChar w:fldCharType="begin"/>
            </w:r>
            <w:r>
              <w:rPr>
                <w:noProof/>
                <w:webHidden/>
              </w:rPr>
              <w:instrText xml:space="preserve"> PAGEREF _Toc397896293 \h </w:instrText>
            </w:r>
            <w:r>
              <w:rPr>
                <w:noProof/>
                <w:webHidden/>
              </w:rPr>
            </w:r>
          </w:ins>
          <w:r>
            <w:rPr>
              <w:noProof/>
              <w:webHidden/>
            </w:rPr>
            <w:fldChar w:fldCharType="separate"/>
          </w:r>
          <w:r w:rsidR="006F6FF7">
            <w:rPr>
              <w:noProof/>
              <w:webHidden/>
            </w:rPr>
            <w:t>33</w:t>
          </w:r>
          <w:ins w:id="121"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22" w:author="Sammartano, Marc (BIC USA)" w:date="2014-09-07T23:27:00Z"/>
              <w:rFonts w:eastAsiaTheme="minorEastAsia"/>
              <w:noProof/>
            </w:rPr>
          </w:pPr>
          <w:ins w:id="12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"_Toc397896294"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Data Structures and Pointers in BASIC!</w:t>
            </w:r>
            <w:r>
              <w:rPr>
                <w:noProof/>
                <w:webHidden/>
              </w:rPr>
              <w:tab/>
            </w:r>
            <w:r>
              <w:rPr>
                <w:noProof/>
                <w:webHidden/>
              </w:rPr>
              <w:fldChar w:fldCharType="begin"/>
            </w:r>
            <w:r>
              <w:rPr>
                <w:noProof/>
                <w:webHidden/>
              </w:rPr>
              <w:instrText xml:space="preserve"> PAGEREF _Toc397896294 \h </w:instrText>
            </w:r>
            <w:r>
              <w:rPr>
                <w:noProof/>
                <w:webHidden/>
              </w:rPr>
            </w:r>
          </w:ins>
          <w:r>
            <w:rPr>
              <w:noProof/>
              <w:webHidden/>
            </w:rPr>
            <w:fldChar w:fldCharType="separate"/>
          </w:r>
          <w:r w:rsidR="006F6FF7">
            <w:rPr>
              <w:noProof/>
              <w:webHidden/>
            </w:rPr>
            <w:t>36</w:t>
          </w:r>
          <w:ins w:id="12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25" w:author="Sammartano, Marc (BIC USA)" w:date="2014-09-07T23:27:00Z"/>
              <w:rFonts w:eastAsiaTheme="minorEastAsia"/>
              <w:noProof/>
            </w:rPr>
          </w:pPr>
          <w:ins w:id="12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"_Toc397896295"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What is a Pointer</w:t>
            </w:r>
            <w:r>
              <w:rPr>
                <w:noProof/>
                <w:webHidden/>
              </w:rPr>
              <w:tab/>
            </w:r>
            <w:r>
              <w:rPr>
                <w:noProof/>
                <w:webHidden/>
              </w:rPr>
              <w:fldChar w:fldCharType="begin"/>
            </w:r>
            <w:r>
              <w:rPr>
                <w:noProof/>
                <w:webHidden/>
              </w:rPr>
              <w:instrText xml:space="preserve"> PAGEREF _Toc397896295 \h </w:instrText>
            </w:r>
            <w:r>
              <w:rPr>
                <w:noProof/>
                <w:webHidden/>
              </w:rPr>
            </w:r>
          </w:ins>
          <w:r>
            <w:rPr>
              <w:noProof/>
              <w:webHidden/>
            </w:rPr>
            <w:fldChar w:fldCharType="separate"/>
          </w:r>
          <w:r w:rsidR="006F6FF7">
            <w:rPr>
              <w:noProof/>
              <w:webHidden/>
            </w:rPr>
            <w:t>36</w:t>
          </w:r>
          <w:ins w:id="12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28" w:author="Sammartano, Marc (BIC USA)" w:date="2014-09-07T23:27:00Z"/>
              <w:rFonts w:eastAsiaTheme="minorEastAsia"/>
              <w:noProof/>
            </w:rPr>
          </w:pPr>
          <w:ins w:id="12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"_Toc397896296"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Lists</w:t>
            </w:r>
            <w:r>
              <w:rPr>
                <w:noProof/>
                <w:webHidden/>
              </w:rPr>
              <w:tab/>
            </w:r>
            <w:r>
              <w:rPr>
                <w:noProof/>
                <w:webHidden/>
              </w:rPr>
              <w:fldChar w:fldCharType="begin"/>
            </w:r>
            <w:r>
              <w:rPr>
                <w:noProof/>
                <w:webHidden/>
              </w:rPr>
              <w:instrText xml:space="preserve"> PAGEREF _Toc397896296 \h </w:instrText>
            </w:r>
            <w:r>
              <w:rPr>
                <w:noProof/>
                <w:webHidden/>
              </w:rPr>
            </w:r>
          </w:ins>
          <w:r>
            <w:rPr>
              <w:noProof/>
              <w:webHidden/>
            </w:rPr>
            <w:fldChar w:fldCharType="separate"/>
          </w:r>
          <w:r w:rsidR="006F6FF7">
            <w:rPr>
              <w:noProof/>
              <w:webHidden/>
            </w:rPr>
            <w:t>37</w:t>
          </w:r>
          <w:ins w:id="13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1" w:author="Sammartano, Marc (BIC USA)" w:date="2014-09-07T23:27:00Z"/>
              <w:rFonts w:eastAsiaTheme="minorEastAsia"/>
              <w:noProof/>
            </w:rPr>
          </w:pPr>
          <w:ins w:id="13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"_Toc397896297"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List Commands</w:t>
            </w:r>
            <w:r>
              <w:rPr>
                <w:noProof/>
                <w:webHidden/>
              </w:rPr>
              <w:tab/>
            </w:r>
            <w:r>
              <w:rPr>
                <w:noProof/>
                <w:webHidden/>
              </w:rPr>
              <w:fldChar w:fldCharType="begin"/>
            </w:r>
            <w:r>
              <w:rPr>
                <w:noProof/>
                <w:webHidden/>
              </w:rPr>
              <w:instrText xml:space="preserve"> PAGEREF _Toc397896297 \h </w:instrText>
            </w:r>
            <w:r>
              <w:rPr>
                <w:noProof/>
                <w:webHidden/>
              </w:rPr>
            </w:r>
          </w:ins>
          <w:r>
            <w:rPr>
              <w:noProof/>
              <w:webHidden/>
            </w:rPr>
            <w:fldChar w:fldCharType="separate"/>
          </w:r>
          <w:r w:rsidR="006F6FF7">
            <w:rPr>
              <w:noProof/>
              <w:webHidden/>
            </w:rPr>
            <w:t>38</w:t>
          </w:r>
          <w:ins w:id="13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34" w:author="Sammartano, Marc (BIC USA)" w:date="2014-09-07T23:27:00Z"/>
              <w:rFonts w:eastAsiaTheme="minorEastAsia"/>
              <w:noProof/>
            </w:rPr>
          </w:pPr>
          <w:ins w:id="13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"_Toc397896298"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Bundles</w:t>
            </w:r>
            <w:r>
              <w:rPr>
                <w:noProof/>
                <w:webHidden/>
              </w:rPr>
              <w:tab/>
            </w:r>
            <w:r>
              <w:rPr>
                <w:noProof/>
                <w:webHidden/>
              </w:rPr>
              <w:fldChar w:fldCharType="begin"/>
            </w:r>
            <w:r>
              <w:rPr>
                <w:noProof/>
                <w:webHidden/>
              </w:rPr>
              <w:instrText xml:space="preserve"> PAGEREF _Toc397896298 \h </w:instrText>
            </w:r>
            <w:r>
              <w:rPr>
                <w:noProof/>
                <w:webHidden/>
              </w:rPr>
            </w:r>
          </w:ins>
          <w:r>
            <w:rPr>
              <w:noProof/>
              <w:webHidden/>
            </w:rPr>
            <w:fldChar w:fldCharType="separate"/>
          </w:r>
          <w:r w:rsidR="006F6FF7">
            <w:rPr>
              <w:noProof/>
              <w:webHidden/>
            </w:rPr>
            <w:t>40</w:t>
          </w:r>
          <w:ins w:id="13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7" w:author="Sammartano, Marc (BIC USA)" w:date="2014-09-07T23:27:00Z"/>
              <w:rFonts w:eastAsiaTheme="minorEastAsia"/>
              <w:noProof/>
            </w:rPr>
          </w:pPr>
          <w:ins w:id="13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"_Toc397896299"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Bundle Commands</w:t>
            </w:r>
            <w:r>
              <w:rPr>
                <w:noProof/>
                <w:webHidden/>
              </w:rPr>
              <w:tab/>
            </w:r>
            <w:r>
              <w:rPr>
                <w:noProof/>
                <w:webHidden/>
              </w:rPr>
              <w:fldChar w:fldCharType="begin"/>
            </w:r>
            <w:r>
              <w:rPr>
                <w:noProof/>
                <w:webHidden/>
              </w:rPr>
              <w:instrText xml:space="preserve"> PAGEREF _Toc397896299 \h </w:instrText>
            </w:r>
            <w:r>
              <w:rPr>
                <w:noProof/>
                <w:webHidden/>
              </w:rPr>
            </w:r>
          </w:ins>
          <w:r>
            <w:rPr>
              <w:noProof/>
              <w:webHidden/>
            </w:rPr>
            <w:fldChar w:fldCharType="separate"/>
          </w:r>
          <w:r w:rsidR="006F6FF7">
            <w:rPr>
              <w:noProof/>
              <w:webHidden/>
            </w:rPr>
            <w:t>40</w:t>
          </w:r>
          <w:ins w:id="13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40" w:author="Sammartano, Marc (BIC USA)" w:date="2014-09-07T23:27:00Z"/>
              <w:rFonts w:eastAsiaTheme="minorEastAsia"/>
              <w:noProof/>
            </w:rPr>
          </w:pPr>
          <w:ins w:id="14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"_Toc397896300"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Stacks</w:t>
            </w:r>
            <w:r>
              <w:rPr>
                <w:noProof/>
                <w:webHidden/>
              </w:rPr>
              <w:tab/>
            </w:r>
            <w:r>
              <w:rPr>
                <w:noProof/>
                <w:webHidden/>
              </w:rPr>
              <w:fldChar w:fldCharType="begin"/>
            </w:r>
            <w:r>
              <w:rPr>
                <w:noProof/>
                <w:webHidden/>
              </w:rPr>
              <w:instrText xml:space="preserve"> PAGEREF _Toc397896300 \h </w:instrText>
            </w:r>
            <w:r>
              <w:rPr>
                <w:noProof/>
                <w:webHidden/>
              </w:rPr>
            </w:r>
          </w:ins>
          <w:r>
            <w:rPr>
              <w:noProof/>
              <w:webHidden/>
            </w:rPr>
            <w:fldChar w:fldCharType="separate"/>
          </w:r>
          <w:r w:rsidR="006F6FF7">
            <w:rPr>
              <w:noProof/>
              <w:webHidden/>
            </w:rPr>
            <w:t>42</w:t>
          </w:r>
          <w:ins w:id="14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3" w:author="Sammartano, Marc (BIC USA)" w:date="2014-09-07T23:27:00Z"/>
              <w:rFonts w:eastAsiaTheme="minorEastAsia"/>
              <w:noProof/>
            </w:rPr>
          </w:pPr>
          <w:ins w:id="14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"_Toc397896301"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Stack Commands</w:t>
            </w:r>
            <w:r>
              <w:rPr>
                <w:noProof/>
                <w:webHidden/>
              </w:rPr>
              <w:tab/>
            </w:r>
            <w:r>
              <w:rPr>
                <w:noProof/>
                <w:webHidden/>
              </w:rPr>
              <w:fldChar w:fldCharType="begin"/>
            </w:r>
            <w:r>
              <w:rPr>
                <w:noProof/>
                <w:webHidden/>
              </w:rPr>
              <w:instrText xml:space="preserve"> PAGEREF _Toc397896301 \h </w:instrText>
            </w:r>
            <w:r>
              <w:rPr>
                <w:noProof/>
                <w:webHidden/>
              </w:rPr>
            </w:r>
          </w:ins>
          <w:r>
            <w:rPr>
              <w:noProof/>
              <w:webHidden/>
            </w:rPr>
            <w:fldChar w:fldCharType="separate"/>
          </w:r>
          <w:r w:rsidR="006F6FF7">
            <w:rPr>
              <w:noProof/>
              <w:webHidden/>
            </w:rPr>
            <w:t>42</w:t>
          </w:r>
          <w:ins w:id="14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46" w:author="Sammartano, Marc (BIC USA)" w:date="2014-09-07T23:27:00Z"/>
              <w:rFonts w:eastAsiaTheme="minorEastAsia"/>
              <w:noProof/>
            </w:rPr>
          </w:pPr>
          <w:ins w:id="14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"_Toc397896302"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Queues</w:t>
            </w:r>
            <w:r>
              <w:rPr>
                <w:noProof/>
                <w:webHidden/>
              </w:rPr>
              <w:tab/>
            </w:r>
            <w:r>
              <w:rPr>
                <w:noProof/>
                <w:webHidden/>
              </w:rPr>
              <w:fldChar w:fldCharType="begin"/>
            </w:r>
            <w:r>
              <w:rPr>
                <w:noProof/>
                <w:webHidden/>
              </w:rPr>
              <w:instrText xml:space="preserve"> PAGEREF _Toc397896302 \h </w:instrText>
            </w:r>
            <w:r>
              <w:rPr>
                <w:noProof/>
                <w:webHidden/>
              </w:rPr>
            </w:r>
          </w:ins>
          <w:r>
            <w:rPr>
              <w:noProof/>
              <w:webHidden/>
            </w:rPr>
            <w:fldChar w:fldCharType="separate"/>
          </w:r>
          <w:r w:rsidR="006F6FF7">
            <w:rPr>
              <w:noProof/>
              <w:webHidden/>
            </w:rPr>
            <w:t>43</w:t>
          </w:r>
          <w:ins w:id="148"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49" w:author="Sammartano, Marc (BIC USA)" w:date="2014-09-07T23:27:00Z"/>
              <w:rFonts w:eastAsiaTheme="minorEastAsia"/>
              <w:noProof/>
            </w:rPr>
          </w:pPr>
          <w:ins w:id="15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"_Toc397896303"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Comments</w:t>
            </w:r>
            <w:r>
              <w:rPr>
                <w:noProof/>
                <w:webHidden/>
              </w:rPr>
              <w:tab/>
            </w:r>
            <w:r>
              <w:rPr>
                <w:noProof/>
                <w:webHidden/>
              </w:rPr>
              <w:fldChar w:fldCharType="begin"/>
            </w:r>
            <w:r>
              <w:rPr>
                <w:noProof/>
                <w:webHidden/>
              </w:rPr>
              <w:instrText xml:space="preserve"> PAGEREF _Toc397896303 \h </w:instrText>
            </w:r>
            <w:r>
              <w:rPr>
                <w:noProof/>
                <w:webHidden/>
              </w:rPr>
            </w:r>
          </w:ins>
          <w:r>
            <w:rPr>
              <w:noProof/>
              <w:webHidden/>
            </w:rPr>
            <w:fldChar w:fldCharType="separate"/>
          </w:r>
          <w:r w:rsidR="006F6FF7">
            <w:rPr>
              <w:noProof/>
              <w:webHidden/>
            </w:rPr>
            <w:t>43</w:t>
          </w:r>
          <w:ins w:id="15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52" w:author="Sammartano, Marc (BIC USA)" w:date="2014-09-07T23:27:00Z"/>
              <w:rFonts w:eastAsiaTheme="minorEastAsia"/>
              <w:noProof/>
            </w:rPr>
          </w:pPr>
          <w:ins w:id="15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"_Toc397896304"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 - Single Line Comment</w:t>
            </w:r>
            <w:r>
              <w:rPr>
                <w:noProof/>
                <w:webHidden/>
              </w:rPr>
              <w:tab/>
            </w:r>
            <w:r>
              <w:rPr>
                <w:noProof/>
                <w:webHidden/>
              </w:rPr>
              <w:fldChar w:fldCharType="begin"/>
            </w:r>
            <w:r>
              <w:rPr>
                <w:noProof/>
                <w:webHidden/>
              </w:rPr>
              <w:instrText xml:space="preserve"> PAGEREF _Toc397896304 \h </w:instrText>
            </w:r>
            <w:r>
              <w:rPr>
                <w:noProof/>
                <w:webHidden/>
              </w:rPr>
            </w:r>
          </w:ins>
          <w:r>
            <w:rPr>
              <w:noProof/>
              <w:webHidden/>
            </w:rPr>
            <w:fldChar w:fldCharType="separate"/>
          </w:r>
          <w:r w:rsidR="006F6FF7">
            <w:rPr>
              <w:noProof/>
              <w:webHidden/>
            </w:rPr>
            <w:t>43</w:t>
          </w:r>
          <w:ins w:id="15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55" w:author="Sammartano, Marc (BIC USA)" w:date="2014-09-07T23:27:00Z"/>
              <w:rFonts w:eastAsiaTheme="minorEastAsia"/>
              <w:noProof/>
            </w:rPr>
          </w:pPr>
          <w:ins w:id="15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"_Toc397896305"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REM - Single Line Comment (legacy)</w:t>
            </w:r>
            <w:r>
              <w:rPr>
                <w:noProof/>
                <w:webHidden/>
              </w:rPr>
              <w:tab/>
            </w:r>
            <w:r>
              <w:rPr>
                <w:noProof/>
                <w:webHidden/>
              </w:rPr>
              <w:fldChar w:fldCharType="begin"/>
            </w:r>
            <w:r>
              <w:rPr>
                <w:noProof/>
                <w:webHidden/>
              </w:rPr>
              <w:instrText xml:space="preserve"> PAGEREF _Toc397896305 \h </w:instrText>
            </w:r>
            <w:r>
              <w:rPr>
                <w:noProof/>
                <w:webHidden/>
              </w:rPr>
            </w:r>
          </w:ins>
          <w:r>
            <w:rPr>
              <w:noProof/>
              <w:webHidden/>
            </w:rPr>
            <w:fldChar w:fldCharType="separate"/>
          </w:r>
          <w:r w:rsidR="006F6FF7">
            <w:rPr>
              <w:noProof/>
              <w:webHidden/>
            </w:rPr>
            <w:t>43</w:t>
          </w:r>
          <w:ins w:id="15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58" w:author="Sammartano, Marc (BIC USA)" w:date="2014-09-07T23:27:00Z"/>
              <w:rFonts w:eastAsiaTheme="minorEastAsia"/>
              <w:noProof/>
            </w:rPr>
          </w:pPr>
          <w:ins w:id="15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"_Toc397896306"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 - Block Comment</w:t>
            </w:r>
            <w:r>
              <w:rPr>
                <w:noProof/>
                <w:webHidden/>
              </w:rPr>
              <w:tab/>
            </w:r>
            <w:r>
              <w:rPr>
                <w:noProof/>
                <w:webHidden/>
              </w:rPr>
              <w:fldChar w:fldCharType="begin"/>
            </w:r>
            <w:r>
              <w:rPr>
                <w:noProof/>
                <w:webHidden/>
              </w:rPr>
              <w:instrText xml:space="preserve"> PAGEREF _Toc397896306 \h </w:instrText>
            </w:r>
            <w:r>
              <w:rPr>
                <w:noProof/>
                <w:webHidden/>
              </w:rPr>
            </w:r>
          </w:ins>
          <w:r>
            <w:rPr>
              <w:noProof/>
              <w:webHidden/>
            </w:rPr>
            <w:fldChar w:fldCharType="separate"/>
          </w:r>
          <w:r w:rsidR="006F6FF7">
            <w:rPr>
              <w:noProof/>
              <w:webHidden/>
            </w:rPr>
            <w:t>43</w:t>
          </w:r>
          <w:ins w:id="16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1" w:author="Sammartano, Marc (BIC USA)" w:date="2014-09-07T23:27:00Z"/>
              <w:rFonts w:eastAsiaTheme="minorEastAsia"/>
              <w:noProof/>
            </w:rPr>
          </w:pPr>
          <w:ins w:id="16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"_Toc397896307"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 - Middle of Line Comment</w:t>
            </w:r>
            <w:r>
              <w:rPr>
                <w:noProof/>
                <w:webHidden/>
              </w:rPr>
              <w:tab/>
            </w:r>
            <w:r>
              <w:rPr>
                <w:noProof/>
                <w:webHidden/>
              </w:rPr>
              <w:fldChar w:fldCharType="begin"/>
            </w:r>
            <w:r>
              <w:rPr>
                <w:noProof/>
                <w:webHidden/>
              </w:rPr>
              <w:instrText xml:space="preserve"> PAGEREF _Toc397896307 \h </w:instrText>
            </w:r>
            <w:r>
              <w:rPr>
                <w:noProof/>
                <w:webHidden/>
              </w:rPr>
            </w:r>
          </w:ins>
          <w:r>
            <w:rPr>
              <w:noProof/>
              <w:webHidden/>
            </w:rPr>
            <w:fldChar w:fldCharType="separate"/>
          </w:r>
          <w:r w:rsidR="006F6FF7">
            <w:rPr>
              <w:noProof/>
              <w:webHidden/>
            </w:rPr>
            <w:t>44</w:t>
          </w:r>
          <w:ins w:id="163"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64" w:author="Sammartano, Marc (BIC USA)" w:date="2014-09-07T23:27:00Z"/>
              <w:rFonts w:eastAsiaTheme="minorEastAsia"/>
              <w:noProof/>
            </w:rPr>
          </w:pPr>
          <w:ins w:id="16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"_Toc397896308"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Expressions</w:t>
            </w:r>
            <w:r>
              <w:rPr>
                <w:noProof/>
                <w:webHidden/>
              </w:rPr>
              <w:tab/>
            </w:r>
            <w:r>
              <w:rPr>
                <w:noProof/>
                <w:webHidden/>
              </w:rPr>
              <w:fldChar w:fldCharType="begin"/>
            </w:r>
            <w:r>
              <w:rPr>
                <w:noProof/>
                <w:webHidden/>
              </w:rPr>
              <w:instrText xml:space="preserve"> PAGEREF _Toc397896308 \h </w:instrText>
            </w:r>
            <w:r>
              <w:rPr>
                <w:noProof/>
                <w:webHidden/>
              </w:rPr>
            </w:r>
          </w:ins>
          <w:r>
            <w:rPr>
              <w:noProof/>
              <w:webHidden/>
            </w:rPr>
            <w:fldChar w:fldCharType="separate"/>
          </w:r>
          <w:r w:rsidR="006F6FF7">
            <w:rPr>
              <w:noProof/>
              <w:webHidden/>
            </w:rPr>
            <w:t>44</w:t>
          </w:r>
          <w:ins w:id="16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7" w:author="Sammartano, Marc (BIC USA)" w:date="2014-09-07T23:27:00Z"/>
              <w:rFonts w:eastAsiaTheme="minorEastAsia"/>
              <w:noProof/>
            </w:rPr>
          </w:pPr>
          <w:ins w:id="16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"_Toc397896309"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_Toc397896309 \h </w:instrText>
            </w:r>
            <w:r>
              <w:rPr>
                <w:noProof/>
                <w:webHidden/>
              </w:rPr>
            </w:r>
          </w:ins>
          <w:r>
            <w:rPr>
              <w:noProof/>
              <w:webHidden/>
            </w:rPr>
            <w:fldChar w:fldCharType="separate"/>
          </w:r>
          <w:r w:rsidR="006F6FF7">
            <w:rPr>
              <w:noProof/>
              <w:webHidden/>
            </w:rPr>
            <w:t>44</w:t>
          </w:r>
          <w:ins w:id="16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70" w:author="Sammartano, Marc (BIC USA)" w:date="2014-09-07T23:27:00Z"/>
              <w:rFonts w:eastAsiaTheme="minorEastAsia"/>
              <w:noProof/>
            </w:rPr>
          </w:pPr>
          <w:ins w:id="17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"_Toc397896310"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Numeric Operators &lt;noperator&gt;</w:t>
            </w:r>
            <w:r>
              <w:rPr>
                <w:noProof/>
                <w:webHidden/>
              </w:rPr>
              <w:tab/>
            </w:r>
            <w:r>
              <w:rPr>
                <w:noProof/>
                <w:webHidden/>
              </w:rPr>
              <w:fldChar w:fldCharType="begin"/>
            </w:r>
            <w:r>
              <w:rPr>
                <w:noProof/>
                <w:webHidden/>
              </w:rPr>
              <w:instrText xml:space="preserve"> PAGEREF _Toc397896310 \h </w:instrText>
            </w:r>
            <w:r>
              <w:rPr>
                <w:noProof/>
                <w:webHidden/>
              </w:rPr>
            </w:r>
          </w:ins>
          <w:r>
            <w:rPr>
              <w:noProof/>
              <w:webHidden/>
            </w:rPr>
            <w:fldChar w:fldCharType="separate"/>
          </w:r>
          <w:r w:rsidR="006F6FF7">
            <w:rPr>
              <w:noProof/>
              <w:webHidden/>
            </w:rPr>
            <w:t>44</w:t>
          </w:r>
          <w:ins w:id="17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73" w:author="Sammartano, Marc (BIC USA)" w:date="2014-09-07T23:27:00Z"/>
              <w:rFonts w:eastAsiaTheme="minorEastAsia"/>
              <w:noProof/>
            </w:rPr>
          </w:pPr>
          <w:ins w:id="17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"_Toc397896311"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Numeric Expression Examples</w:t>
            </w:r>
            <w:r>
              <w:rPr>
                <w:noProof/>
                <w:webHidden/>
              </w:rPr>
              <w:tab/>
            </w:r>
            <w:r>
              <w:rPr>
                <w:noProof/>
                <w:webHidden/>
              </w:rPr>
              <w:fldChar w:fldCharType="begin"/>
            </w:r>
            <w:r>
              <w:rPr>
                <w:noProof/>
                <w:webHidden/>
              </w:rPr>
              <w:instrText xml:space="preserve"> PAGEREF _Toc397896311 \h </w:instrText>
            </w:r>
            <w:r>
              <w:rPr>
                <w:noProof/>
                <w:webHidden/>
              </w:rPr>
            </w:r>
          </w:ins>
          <w:r>
            <w:rPr>
              <w:noProof/>
              <w:webHidden/>
            </w:rPr>
            <w:fldChar w:fldCharType="separate"/>
          </w:r>
          <w:r w:rsidR="006F6FF7">
            <w:rPr>
              <w:noProof/>
              <w:webHidden/>
            </w:rPr>
            <w:t>44</w:t>
          </w:r>
          <w:ins w:id="17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76" w:author="Sammartano, Marc (BIC USA)" w:date="2014-09-07T23:27:00Z"/>
              <w:rFonts w:eastAsiaTheme="minorEastAsia"/>
              <w:noProof/>
            </w:rPr>
          </w:pPr>
          <w:ins w:id="17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"_Toc397896312"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Pre- and Post-Increment Operators</w:t>
            </w:r>
            <w:r>
              <w:rPr>
                <w:noProof/>
                <w:webHidden/>
              </w:rPr>
              <w:tab/>
            </w:r>
            <w:r>
              <w:rPr>
                <w:noProof/>
                <w:webHidden/>
              </w:rPr>
              <w:fldChar w:fldCharType="begin"/>
            </w:r>
            <w:r>
              <w:rPr>
                <w:noProof/>
                <w:webHidden/>
              </w:rPr>
              <w:instrText xml:space="preserve"> PAGEREF _Toc397896312 \h </w:instrText>
            </w:r>
            <w:r>
              <w:rPr>
                <w:noProof/>
                <w:webHidden/>
              </w:rPr>
            </w:r>
          </w:ins>
          <w:r>
            <w:rPr>
              <w:noProof/>
              <w:webHidden/>
            </w:rPr>
            <w:fldChar w:fldCharType="separate"/>
          </w:r>
          <w:r w:rsidR="006F6FF7">
            <w:rPr>
              <w:noProof/>
              <w:webHidden/>
            </w:rPr>
            <w:t>44</w:t>
          </w:r>
          <w:ins w:id="17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79" w:author="Sammartano, Marc (BIC USA)" w:date="2014-09-07T23:27:00Z"/>
              <w:rFonts w:eastAsiaTheme="minorEastAsia"/>
              <w:noProof/>
            </w:rPr>
          </w:pPr>
          <w:ins w:id="18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"_Toc397896313"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String &lt;sexp&gt; := {&lt;string variable&gt;|&lt;string constant&gt;} {</w:t>
            </w:r>
            <w:r w:rsidRPr="00E87EE5">
              <w:rPr>
                <w:rStyle w:val="Hyperlink"/>
                <w:noProof/>
                <w:vertAlign w:val="subscript"/>
              </w:rPr>
              <w:t xml:space="preserve"> </w:t>
            </w:r>
            <w:r w:rsidRPr="00E87EE5">
              <w:rPr>
                <w:rStyle w:val="Hyperlink"/>
                <w:noProof/>
              </w:rPr>
              <w:t>+ &lt;sexp&gt; | &lt;end of line&gt;}</w:t>
            </w:r>
            <w:r>
              <w:rPr>
                <w:noProof/>
                <w:webHidden/>
              </w:rPr>
              <w:tab/>
            </w:r>
            <w:r>
              <w:rPr>
                <w:noProof/>
                <w:webHidden/>
              </w:rPr>
              <w:fldChar w:fldCharType="begin"/>
            </w:r>
            <w:r>
              <w:rPr>
                <w:noProof/>
                <w:webHidden/>
              </w:rPr>
              <w:instrText xml:space="preserve"> PAGEREF _Toc397896313 \h </w:instrText>
            </w:r>
            <w:r>
              <w:rPr>
                <w:noProof/>
                <w:webHidden/>
              </w:rPr>
            </w:r>
          </w:ins>
          <w:r>
            <w:rPr>
              <w:noProof/>
              <w:webHidden/>
            </w:rPr>
            <w:fldChar w:fldCharType="separate"/>
          </w:r>
          <w:r w:rsidR="006F6FF7">
            <w:rPr>
              <w:noProof/>
              <w:webHidden/>
            </w:rPr>
            <w:t>44</w:t>
          </w:r>
          <w:ins w:id="18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82" w:author="Sammartano, Marc (BIC USA)" w:date="2014-09-07T23:27:00Z"/>
              <w:rFonts w:eastAsiaTheme="minorEastAsia"/>
              <w:noProof/>
            </w:rPr>
          </w:pPr>
          <w:ins w:id="18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"_Toc397896314"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Logical &lt;lexp&gt;</w:t>
            </w:r>
            <w:r>
              <w:rPr>
                <w:noProof/>
                <w:webHidden/>
              </w:rPr>
              <w:tab/>
            </w:r>
            <w:r>
              <w:rPr>
                <w:noProof/>
                <w:webHidden/>
              </w:rPr>
              <w:fldChar w:fldCharType="begin"/>
            </w:r>
            <w:r>
              <w:rPr>
                <w:noProof/>
                <w:webHidden/>
              </w:rPr>
              <w:instrText xml:space="preserve"> PAGEREF _Toc397896314 \h </w:instrText>
            </w:r>
            <w:r>
              <w:rPr>
                <w:noProof/>
                <w:webHidden/>
              </w:rPr>
            </w:r>
          </w:ins>
          <w:r>
            <w:rPr>
              <w:noProof/>
              <w:webHidden/>
            </w:rPr>
            <w:fldChar w:fldCharType="separate"/>
          </w:r>
          <w:r w:rsidR="006F6FF7">
            <w:rPr>
              <w:noProof/>
              <w:webHidden/>
            </w:rPr>
            <w:t>45</w:t>
          </w:r>
          <w:ins w:id="18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85" w:author="Sammartano, Marc (BIC USA)" w:date="2014-09-07T23:27:00Z"/>
              <w:rFonts w:eastAsiaTheme="minorEastAsia"/>
              <w:noProof/>
            </w:rPr>
          </w:pPr>
          <w:ins w:id="18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"_Toc397896315"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Logical Operators</w:t>
            </w:r>
            <w:r>
              <w:rPr>
                <w:noProof/>
                <w:webHidden/>
              </w:rPr>
              <w:tab/>
            </w:r>
            <w:r>
              <w:rPr>
                <w:noProof/>
                <w:webHidden/>
              </w:rPr>
              <w:fldChar w:fldCharType="begin"/>
            </w:r>
            <w:r>
              <w:rPr>
                <w:noProof/>
                <w:webHidden/>
              </w:rPr>
              <w:instrText xml:space="preserve"> PAGEREF _Toc397896315 \h </w:instrText>
            </w:r>
            <w:r>
              <w:rPr>
                <w:noProof/>
                <w:webHidden/>
              </w:rPr>
            </w:r>
          </w:ins>
          <w:r>
            <w:rPr>
              <w:noProof/>
              <w:webHidden/>
            </w:rPr>
            <w:fldChar w:fldCharType="separate"/>
          </w:r>
          <w:r w:rsidR="006F6FF7">
            <w:rPr>
              <w:noProof/>
              <w:webHidden/>
            </w:rPr>
            <w:t>45</w:t>
          </w:r>
          <w:ins w:id="18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88" w:author="Sammartano, Marc (BIC USA)" w:date="2014-09-07T23:27:00Z"/>
              <w:rFonts w:eastAsiaTheme="minorEastAsia"/>
              <w:noProof/>
            </w:rPr>
          </w:pPr>
          <w:ins w:id="18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"_Toc397896316"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Examples of Logical Expressions</w:t>
            </w:r>
            <w:r>
              <w:rPr>
                <w:noProof/>
                <w:webHidden/>
              </w:rPr>
              <w:tab/>
            </w:r>
            <w:r>
              <w:rPr>
                <w:noProof/>
                <w:webHidden/>
              </w:rPr>
              <w:fldChar w:fldCharType="begin"/>
            </w:r>
            <w:r>
              <w:rPr>
                <w:noProof/>
                <w:webHidden/>
              </w:rPr>
              <w:instrText xml:space="preserve"> PAGEREF _Toc397896316 \h </w:instrText>
            </w:r>
            <w:r>
              <w:rPr>
                <w:noProof/>
                <w:webHidden/>
              </w:rPr>
            </w:r>
          </w:ins>
          <w:r>
            <w:rPr>
              <w:noProof/>
              <w:webHidden/>
            </w:rPr>
            <w:fldChar w:fldCharType="separate"/>
          </w:r>
          <w:r w:rsidR="006F6FF7">
            <w:rPr>
              <w:noProof/>
              <w:webHidden/>
            </w:rPr>
            <w:t>45</w:t>
          </w:r>
          <w:ins w:id="190"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91" w:author="Sammartano, Marc (BIC USA)" w:date="2014-09-07T23:27:00Z"/>
              <w:rFonts w:eastAsiaTheme="minorEastAsia"/>
              <w:noProof/>
            </w:rPr>
          </w:pPr>
          <w:ins w:id="19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"_Toc397896317"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Assignment Operations</w:t>
            </w:r>
            <w:r>
              <w:rPr>
                <w:noProof/>
                <w:webHidden/>
              </w:rPr>
              <w:tab/>
            </w:r>
            <w:r>
              <w:rPr>
                <w:noProof/>
                <w:webHidden/>
              </w:rPr>
              <w:fldChar w:fldCharType="begin"/>
            </w:r>
            <w:r>
              <w:rPr>
                <w:noProof/>
                <w:webHidden/>
              </w:rPr>
              <w:instrText xml:space="preserve"> PAGEREF _Toc397896317 \h </w:instrText>
            </w:r>
            <w:r>
              <w:rPr>
                <w:noProof/>
                <w:webHidden/>
              </w:rPr>
            </w:r>
          </w:ins>
          <w:r>
            <w:rPr>
              <w:noProof/>
              <w:webHidden/>
            </w:rPr>
            <w:fldChar w:fldCharType="separate"/>
          </w:r>
          <w:r w:rsidR="006F6FF7">
            <w:rPr>
              <w:noProof/>
              <w:webHidden/>
            </w:rPr>
            <w:t>45</w:t>
          </w:r>
          <w:ins w:id="19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94" w:author="Sammartano, Marc (BIC USA)" w:date="2014-09-07T23:27:00Z"/>
              <w:rFonts w:eastAsiaTheme="minorEastAsia"/>
              <w:noProof/>
            </w:rPr>
          </w:pPr>
          <w:ins w:id="195"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"_Toc397896318"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LET</w:t>
            </w:r>
            <w:r>
              <w:rPr>
                <w:noProof/>
                <w:webHidden/>
              </w:rPr>
              <w:tab/>
            </w:r>
            <w:r>
              <w:rPr>
                <w:noProof/>
                <w:webHidden/>
              </w:rPr>
              <w:fldChar w:fldCharType="begin"/>
            </w:r>
            <w:r>
              <w:rPr>
                <w:noProof/>
                <w:webHidden/>
              </w:rPr>
              <w:instrText xml:space="preserve"> PAGEREF _Toc397896318 \h </w:instrText>
            </w:r>
            <w:r>
              <w:rPr>
                <w:noProof/>
                <w:webHidden/>
              </w:rPr>
            </w:r>
          </w:ins>
          <w:r>
            <w:rPr>
              <w:noProof/>
              <w:webHidden/>
            </w:rPr>
            <w:fldChar w:fldCharType="separate"/>
          </w:r>
          <w:r w:rsidR="006F6FF7">
            <w:rPr>
              <w:noProof/>
              <w:webHidden/>
            </w:rPr>
            <w:t>45</w:t>
          </w:r>
          <w:ins w:id="19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97" w:author="Sammartano, Marc (BIC USA)" w:date="2014-09-07T23:27:00Z"/>
              <w:rFonts w:eastAsiaTheme="minorEastAsia"/>
              <w:noProof/>
            </w:rPr>
          </w:pPr>
          <w:ins w:id="19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"_Toc397896319"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OpEqual Assignment Operations</w:t>
            </w:r>
            <w:r>
              <w:rPr>
                <w:noProof/>
                <w:webHidden/>
              </w:rPr>
              <w:tab/>
            </w:r>
            <w:r>
              <w:rPr>
                <w:noProof/>
                <w:webHidden/>
              </w:rPr>
              <w:fldChar w:fldCharType="begin"/>
            </w:r>
            <w:r>
              <w:rPr>
                <w:noProof/>
                <w:webHidden/>
              </w:rPr>
              <w:instrText xml:space="preserve"> PAGEREF _Toc397896319 \h </w:instrText>
            </w:r>
            <w:r>
              <w:rPr>
                <w:noProof/>
                <w:webHidden/>
              </w:rPr>
            </w:r>
          </w:ins>
          <w:r>
            <w:rPr>
              <w:noProof/>
              <w:webHidden/>
            </w:rPr>
            <w:fldChar w:fldCharType="separate"/>
          </w:r>
          <w:r w:rsidR="006F6FF7">
            <w:rPr>
              <w:noProof/>
              <w:webHidden/>
            </w:rPr>
            <w:t>46</w:t>
          </w:r>
          <w:ins w:id="199"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200" w:author="Sammartano, Marc (BIC USA)" w:date="2014-09-07T23:27:00Z"/>
              <w:rFonts w:eastAsiaTheme="minorEastAsia"/>
              <w:noProof/>
            </w:rPr>
          </w:pPr>
          <w:ins w:id="20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"_Toc397896320"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Math Functions</w:t>
            </w:r>
            <w:r>
              <w:rPr>
                <w:noProof/>
                <w:webHidden/>
              </w:rPr>
              <w:tab/>
            </w:r>
            <w:r>
              <w:rPr>
                <w:noProof/>
                <w:webHidden/>
              </w:rPr>
              <w:fldChar w:fldCharType="begin"/>
            </w:r>
            <w:r>
              <w:rPr>
                <w:noProof/>
                <w:webHidden/>
              </w:rPr>
              <w:instrText xml:space="preserve"> PAGEREF _Toc397896320 \h </w:instrText>
            </w:r>
            <w:r>
              <w:rPr>
                <w:noProof/>
                <w:webHidden/>
              </w:rPr>
            </w:r>
          </w:ins>
          <w:r>
            <w:rPr>
              <w:noProof/>
              <w:webHidden/>
            </w:rPr>
            <w:fldChar w:fldCharType="separate"/>
          </w:r>
          <w:r w:rsidR="006F6FF7">
            <w:rPr>
              <w:noProof/>
              <w:webHidden/>
            </w:rPr>
            <w:t>46</w:t>
          </w:r>
          <w:ins w:id="20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03" w:author="Sammartano, Marc (BIC USA)" w:date="2014-09-07T23:27:00Z"/>
              <w:rFonts w:eastAsiaTheme="minorEastAsia"/>
              <w:noProof/>
            </w:rPr>
          </w:pPr>
          <w:ins w:id="20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"_Toc397896321"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BOR(&lt;nexp1&gt;, &lt;nexp2&gt;)</w:t>
            </w:r>
            <w:r>
              <w:rPr>
                <w:noProof/>
                <w:webHidden/>
              </w:rPr>
              <w:tab/>
            </w:r>
            <w:r>
              <w:rPr>
                <w:noProof/>
                <w:webHidden/>
              </w:rPr>
              <w:fldChar w:fldCharType="begin"/>
            </w:r>
            <w:r>
              <w:rPr>
                <w:noProof/>
                <w:webHidden/>
              </w:rPr>
              <w:instrText xml:space="preserve"> PAGEREF _Toc397896321 \h </w:instrText>
            </w:r>
            <w:r>
              <w:rPr>
                <w:noProof/>
                <w:webHidden/>
              </w:rPr>
            </w:r>
          </w:ins>
          <w:r>
            <w:rPr>
              <w:noProof/>
              <w:webHidden/>
            </w:rPr>
            <w:fldChar w:fldCharType="separate"/>
          </w:r>
          <w:r w:rsidR="006F6FF7">
            <w:rPr>
              <w:noProof/>
              <w:webHidden/>
            </w:rPr>
            <w:t>46</w:t>
          </w:r>
          <w:ins w:id="20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06" w:author="Sammartano, Marc (BIC USA)" w:date="2014-09-07T23:27:00Z"/>
              <w:rFonts w:eastAsiaTheme="minorEastAsia"/>
              <w:noProof/>
            </w:rPr>
          </w:pPr>
          <w:ins w:id="20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"_Toc397896322"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BAND(&lt;nexp1&gt;, &lt;nexp2&gt;)</w:t>
            </w:r>
            <w:r>
              <w:rPr>
                <w:noProof/>
                <w:webHidden/>
              </w:rPr>
              <w:tab/>
            </w:r>
            <w:r>
              <w:rPr>
                <w:noProof/>
                <w:webHidden/>
              </w:rPr>
              <w:fldChar w:fldCharType="begin"/>
            </w:r>
            <w:r>
              <w:rPr>
                <w:noProof/>
                <w:webHidden/>
              </w:rPr>
              <w:instrText xml:space="preserve"> PAGEREF _Toc397896322 \h </w:instrText>
            </w:r>
            <w:r>
              <w:rPr>
                <w:noProof/>
                <w:webHidden/>
              </w:rPr>
            </w:r>
          </w:ins>
          <w:r>
            <w:rPr>
              <w:noProof/>
              <w:webHidden/>
            </w:rPr>
            <w:fldChar w:fldCharType="separate"/>
          </w:r>
          <w:r w:rsidR="006F6FF7">
            <w:rPr>
              <w:noProof/>
              <w:webHidden/>
            </w:rPr>
            <w:t>46</w:t>
          </w:r>
          <w:ins w:id="20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09" w:author="Sammartano, Marc (BIC USA)" w:date="2014-09-07T23:27:00Z"/>
              <w:rFonts w:eastAsiaTheme="minorEastAsia"/>
              <w:noProof/>
            </w:rPr>
          </w:pPr>
          <w:ins w:id="21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"_Toc397896323"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BXOR(&lt;nexp1&gt;, &lt;nexp2&gt;)</w:t>
            </w:r>
            <w:r>
              <w:rPr>
                <w:noProof/>
                <w:webHidden/>
              </w:rPr>
              <w:tab/>
            </w:r>
            <w:r>
              <w:rPr>
                <w:noProof/>
                <w:webHidden/>
              </w:rPr>
              <w:fldChar w:fldCharType="begin"/>
            </w:r>
            <w:r>
              <w:rPr>
                <w:noProof/>
                <w:webHidden/>
              </w:rPr>
              <w:instrText xml:space="preserve"> PAGEREF _Toc397896323 \h </w:instrText>
            </w:r>
            <w:r>
              <w:rPr>
                <w:noProof/>
                <w:webHidden/>
              </w:rPr>
            </w:r>
          </w:ins>
          <w:r>
            <w:rPr>
              <w:noProof/>
              <w:webHidden/>
            </w:rPr>
            <w:fldChar w:fldCharType="separate"/>
          </w:r>
          <w:r w:rsidR="006F6FF7">
            <w:rPr>
              <w:noProof/>
              <w:webHidden/>
            </w:rPr>
            <w:t>47</w:t>
          </w:r>
          <w:ins w:id="21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12" w:author="Sammartano, Marc (BIC USA)" w:date="2014-09-07T23:27:00Z"/>
              <w:rFonts w:eastAsiaTheme="minorEastAsia"/>
              <w:noProof/>
            </w:rPr>
          </w:pPr>
          <w:ins w:id="21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"_Toc397896324"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ABS(&lt;nexp&gt;)</w:t>
            </w:r>
            <w:r>
              <w:rPr>
                <w:noProof/>
                <w:webHidden/>
              </w:rPr>
              <w:tab/>
            </w:r>
            <w:r>
              <w:rPr>
                <w:noProof/>
                <w:webHidden/>
              </w:rPr>
              <w:fldChar w:fldCharType="begin"/>
            </w:r>
            <w:r>
              <w:rPr>
                <w:noProof/>
                <w:webHidden/>
              </w:rPr>
              <w:instrText xml:space="preserve"> PAGEREF _Toc397896324 \h </w:instrText>
            </w:r>
            <w:r>
              <w:rPr>
                <w:noProof/>
                <w:webHidden/>
              </w:rPr>
            </w:r>
          </w:ins>
          <w:r>
            <w:rPr>
              <w:noProof/>
              <w:webHidden/>
            </w:rPr>
            <w:fldChar w:fldCharType="separate"/>
          </w:r>
          <w:r w:rsidR="006F6FF7">
            <w:rPr>
              <w:noProof/>
              <w:webHidden/>
            </w:rPr>
            <w:t>47</w:t>
          </w:r>
          <w:ins w:id="21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15" w:author="Sammartano, Marc (BIC USA)" w:date="2014-09-07T23:27:00Z"/>
              <w:rFonts w:eastAsiaTheme="minorEastAsia"/>
              <w:noProof/>
            </w:rPr>
          </w:pPr>
          <w:ins w:id="21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"_Toc397896325"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SGN(&lt;nexp&gt;)</w:t>
            </w:r>
            <w:r>
              <w:rPr>
                <w:noProof/>
                <w:webHidden/>
              </w:rPr>
              <w:tab/>
            </w:r>
            <w:r>
              <w:rPr>
                <w:noProof/>
                <w:webHidden/>
              </w:rPr>
              <w:fldChar w:fldCharType="begin"/>
            </w:r>
            <w:r>
              <w:rPr>
                <w:noProof/>
                <w:webHidden/>
              </w:rPr>
              <w:instrText xml:space="preserve"> PAGEREF _Toc397896325 \h </w:instrText>
            </w:r>
            <w:r>
              <w:rPr>
                <w:noProof/>
                <w:webHidden/>
              </w:rPr>
            </w:r>
          </w:ins>
          <w:r>
            <w:rPr>
              <w:noProof/>
              <w:webHidden/>
            </w:rPr>
            <w:fldChar w:fldCharType="separate"/>
          </w:r>
          <w:r w:rsidR="006F6FF7">
            <w:rPr>
              <w:noProof/>
              <w:webHidden/>
            </w:rPr>
            <w:t>47</w:t>
          </w:r>
          <w:ins w:id="21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18" w:author="Sammartano, Marc (BIC USA)" w:date="2014-09-07T23:27:00Z"/>
              <w:rFonts w:eastAsiaTheme="minorEastAsia"/>
              <w:noProof/>
            </w:rPr>
          </w:pPr>
          <w:ins w:id="21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"_Toc397896326"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SQR(&lt;nexp&gt;)</w:t>
            </w:r>
            <w:r>
              <w:rPr>
                <w:noProof/>
                <w:webHidden/>
              </w:rPr>
              <w:tab/>
            </w:r>
            <w:r>
              <w:rPr>
                <w:noProof/>
                <w:webHidden/>
              </w:rPr>
              <w:fldChar w:fldCharType="begin"/>
            </w:r>
            <w:r>
              <w:rPr>
                <w:noProof/>
                <w:webHidden/>
              </w:rPr>
              <w:instrText xml:space="preserve"> PAGEREF _Toc397896326 \h </w:instrText>
            </w:r>
            <w:r>
              <w:rPr>
                <w:noProof/>
                <w:webHidden/>
              </w:rPr>
            </w:r>
          </w:ins>
          <w:r>
            <w:rPr>
              <w:noProof/>
              <w:webHidden/>
            </w:rPr>
            <w:fldChar w:fldCharType="separate"/>
          </w:r>
          <w:r w:rsidR="006F6FF7">
            <w:rPr>
              <w:noProof/>
              <w:webHidden/>
            </w:rPr>
            <w:t>47</w:t>
          </w:r>
          <w:ins w:id="22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21" w:author="Sammartano, Marc (BIC USA)" w:date="2014-09-07T23:27:00Z"/>
              <w:rFonts w:eastAsiaTheme="minorEastAsia"/>
              <w:noProof/>
            </w:rPr>
          </w:pPr>
          <w:ins w:id="22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"_Toc397896327"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CBRT(&lt;nexp&gt;)</w:t>
            </w:r>
            <w:r>
              <w:rPr>
                <w:noProof/>
                <w:webHidden/>
              </w:rPr>
              <w:tab/>
            </w:r>
            <w:r>
              <w:rPr>
                <w:noProof/>
                <w:webHidden/>
              </w:rPr>
              <w:fldChar w:fldCharType="begin"/>
            </w:r>
            <w:r>
              <w:rPr>
                <w:noProof/>
                <w:webHidden/>
              </w:rPr>
              <w:instrText xml:space="preserve"> PAGEREF _Toc397896327 \h </w:instrText>
            </w:r>
            <w:r>
              <w:rPr>
                <w:noProof/>
                <w:webHidden/>
              </w:rPr>
            </w:r>
          </w:ins>
          <w:r>
            <w:rPr>
              <w:noProof/>
              <w:webHidden/>
            </w:rPr>
            <w:fldChar w:fldCharType="separate"/>
          </w:r>
          <w:r w:rsidR="006F6FF7">
            <w:rPr>
              <w:noProof/>
              <w:webHidden/>
            </w:rPr>
            <w:t>47</w:t>
          </w:r>
          <w:ins w:id="22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24" w:author="Sammartano, Marc (BIC USA)" w:date="2014-09-07T23:27:00Z"/>
              <w:rFonts w:eastAsiaTheme="minorEastAsia"/>
              <w:noProof/>
            </w:rPr>
          </w:pPr>
          <w:ins w:id="22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"_Toc397896328"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RANDOMIZE(&lt;nexp&gt;)</w:t>
            </w:r>
            <w:r>
              <w:rPr>
                <w:noProof/>
                <w:webHidden/>
              </w:rPr>
              <w:tab/>
            </w:r>
            <w:r>
              <w:rPr>
                <w:noProof/>
                <w:webHidden/>
              </w:rPr>
              <w:fldChar w:fldCharType="begin"/>
            </w:r>
            <w:r>
              <w:rPr>
                <w:noProof/>
                <w:webHidden/>
              </w:rPr>
              <w:instrText xml:space="preserve"> PAGEREF _Toc397896328 \h </w:instrText>
            </w:r>
            <w:r>
              <w:rPr>
                <w:noProof/>
                <w:webHidden/>
              </w:rPr>
            </w:r>
          </w:ins>
          <w:r>
            <w:rPr>
              <w:noProof/>
              <w:webHidden/>
            </w:rPr>
            <w:fldChar w:fldCharType="separate"/>
          </w:r>
          <w:r w:rsidR="006F6FF7">
            <w:rPr>
              <w:noProof/>
              <w:webHidden/>
            </w:rPr>
            <w:t>47</w:t>
          </w:r>
          <w:ins w:id="22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27" w:author="Sammartano, Marc (BIC USA)" w:date="2014-09-07T23:27:00Z"/>
              <w:rFonts w:eastAsiaTheme="minorEastAsia"/>
              <w:noProof/>
            </w:rPr>
          </w:pPr>
          <w:ins w:id="22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"_Toc397896329"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RND()</w:t>
            </w:r>
            <w:r>
              <w:rPr>
                <w:noProof/>
                <w:webHidden/>
              </w:rPr>
              <w:tab/>
            </w:r>
            <w:r>
              <w:rPr>
                <w:noProof/>
                <w:webHidden/>
              </w:rPr>
              <w:fldChar w:fldCharType="begin"/>
            </w:r>
            <w:r>
              <w:rPr>
                <w:noProof/>
                <w:webHidden/>
              </w:rPr>
              <w:instrText xml:space="preserve"> PAGEREF _Toc397896329 \h </w:instrText>
            </w:r>
            <w:r>
              <w:rPr>
                <w:noProof/>
                <w:webHidden/>
              </w:rPr>
            </w:r>
          </w:ins>
          <w:r>
            <w:rPr>
              <w:noProof/>
              <w:webHidden/>
            </w:rPr>
            <w:fldChar w:fldCharType="separate"/>
          </w:r>
          <w:r w:rsidR="006F6FF7">
            <w:rPr>
              <w:noProof/>
              <w:webHidden/>
            </w:rPr>
            <w:t>47</w:t>
          </w:r>
          <w:ins w:id="22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30" w:author="Sammartano, Marc (BIC USA)" w:date="2014-09-07T23:27:00Z"/>
              <w:rFonts w:eastAsiaTheme="minorEastAsia"/>
              <w:noProof/>
            </w:rPr>
          </w:pPr>
          <w:ins w:id="23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"_Toc397896330"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MAX(&lt;nexp&gt;, &lt;nexp&gt;)</w:t>
            </w:r>
            <w:r>
              <w:rPr>
                <w:noProof/>
                <w:webHidden/>
              </w:rPr>
              <w:tab/>
            </w:r>
            <w:r>
              <w:rPr>
                <w:noProof/>
                <w:webHidden/>
              </w:rPr>
              <w:fldChar w:fldCharType="begin"/>
            </w:r>
            <w:r>
              <w:rPr>
                <w:noProof/>
                <w:webHidden/>
              </w:rPr>
              <w:instrText xml:space="preserve"> PAGEREF _Toc397896330 \h </w:instrText>
            </w:r>
            <w:r>
              <w:rPr>
                <w:noProof/>
                <w:webHidden/>
              </w:rPr>
            </w:r>
          </w:ins>
          <w:r>
            <w:rPr>
              <w:noProof/>
              <w:webHidden/>
            </w:rPr>
            <w:fldChar w:fldCharType="separate"/>
          </w:r>
          <w:r w:rsidR="006F6FF7">
            <w:rPr>
              <w:noProof/>
              <w:webHidden/>
            </w:rPr>
            <w:t>48</w:t>
          </w:r>
          <w:ins w:id="23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33" w:author="Sammartano, Marc (BIC USA)" w:date="2014-09-07T23:27:00Z"/>
              <w:rFonts w:eastAsiaTheme="minorEastAsia"/>
              <w:noProof/>
            </w:rPr>
          </w:pPr>
          <w:ins w:id="23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"_Toc397896331"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MIN(&lt;nexp&gt;, &lt;nexp&gt;)</w:t>
            </w:r>
            <w:r>
              <w:rPr>
                <w:noProof/>
                <w:webHidden/>
              </w:rPr>
              <w:tab/>
            </w:r>
            <w:r>
              <w:rPr>
                <w:noProof/>
                <w:webHidden/>
              </w:rPr>
              <w:fldChar w:fldCharType="begin"/>
            </w:r>
            <w:r>
              <w:rPr>
                <w:noProof/>
                <w:webHidden/>
              </w:rPr>
              <w:instrText xml:space="preserve"> PAGEREF _Toc397896331 \h </w:instrText>
            </w:r>
            <w:r>
              <w:rPr>
                <w:noProof/>
                <w:webHidden/>
              </w:rPr>
            </w:r>
          </w:ins>
          <w:r>
            <w:rPr>
              <w:noProof/>
              <w:webHidden/>
            </w:rPr>
            <w:fldChar w:fldCharType="separate"/>
          </w:r>
          <w:r w:rsidR="006F6FF7">
            <w:rPr>
              <w:noProof/>
              <w:webHidden/>
            </w:rPr>
            <w:t>48</w:t>
          </w:r>
          <w:ins w:id="23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36" w:author="Sammartano, Marc (BIC USA)" w:date="2014-09-07T23:27:00Z"/>
              <w:rFonts w:eastAsiaTheme="minorEastAsia"/>
              <w:noProof/>
            </w:rPr>
          </w:pPr>
          <w:ins w:id="23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"_Toc397896332"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CEIL(&lt;nexp&gt;)</w:t>
            </w:r>
            <w:r>
              <w:rPr>
                <w:noProof/>
                <w:webHidden/>
              </w:rPr>
              <w:tab/>
            </w:r>
            <w:r>
              <w:rPr>
                <w:noProof/>
                <w:webHidden/>
              </w:rPr>
              <w:fldChar w:fldCharType="begin"/>
            </w:r>
            <w:r>
              <w:rPr>
                <w:noProof/>
                <w:webHidden/>
              </w:rPr>
              <w:instrText xml:space="preserve"> PAGEREF _Toc397896332 \h </w:instrText>
            </w:r>
            <w:r>
              <w:rPr>
                <w:noProof/>
                <w:webHidden/>
              </w:rPr>
            </w:r>
          </w:ins>
          <w:r>
            <w:rPr>
              <w:noProof/>
              <w:webHidden/>
            </w:rPr>
            <w:fldChar w:fldCharType="separate"/>
          </w:r>
          <w:r w:rsidR="006F6FF7">
            <w:rPr>
              <w:noProof/>
              <w:webHidden/>
            </w:rPr>
            <w:t>48</w:t>
          </w:r>
          <w:ins w:id="23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39" w:author="Sammartano, Marc (BIC USA)" w:date="2014-09-07T23:27:00Z"/>
              <w:rFonts w:eastAsiaTheme="minorEastAsia"/>
              <w:noProof/>
            </w:rPr>
          </w:pPr>
          <w:ins w:id="24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"_Toc397896333"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FLOOR(&lt;nexp&gt;)</w:t>
            </w:r>
            <w:r>
              <w:rPr>
                <w:noProof/>
                <w:webHidden/>
              </w:rPr>
              <w:tab/>
            </w:r>
            <w:r>
              <w:rPr>
                <w:noProof/>
                <w:webHidden/>
              </w:rPr>
              <w:fldChar w:fldCharType="begin"/>
            </w:r>
            <w:r>
              <w:rPr>
                <w:noProof/>
                <w:webHidden/>
              </w:rPr>
              <w:instrText xml:space="preserve"> PAGEREF _Toc397896333 \h </w:instrText>
            </w:r>
            <w:r>
              <w:rPr>
                <w:noProof/>
                <w:webHidden/>
              </w:rPr>
            </w:r>
          </w:ins>
          <w:r>
            <w:rPr>
              <w:noProof/>
              <w:webHidden/>
            </w:rPr>
            <w:fldChar w:fldCharType="separate"/>
          </w:r>
          <w:r w:rsidR="006F6FF7">
            <w:rPr>
              <w:noProof/>
              <w:webHidden/>
            </w:rPr>
            <w:t>48</w:t>
          </w:r>
          <w:ins w:id="24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42" w:author="Sammartano, Marc (BIC USA)" w:date="2014-09-07T23:27:00Z"/>
              <w:rFonts w:eastAsiaTheme="minorEastAsia"/>
              <w:noProof/>
            </w:rPr>
          </w:pPr>
          <w:ins w:id="24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"_Toc397896334"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INT(&lt;nexp&gt;)</w:t>
            </w:r>
            <w:r>
              <w:rPr>
                <w:noProof/>
                <w:webHidden/>
              </w:rPr>
              <w:tab/>
            </w:r>
            <w:r>
              <w:rPr>
                <w:noProof/>
                <w:webHidden/>
              </w:rPr>
              <w:fldChar w:fldCharType="begin"/>
            </w:r>
            <w:r>
              <w:rPr>
                <w:noProof/>
                <w:webHidden/>
              </w:rPr>
              <w:instrText xml:space="preserve"> PAGEREF _Toc397896334 \h </w:instrText>
            </w:r>
            <w:r>
              <w:rPr>
                <w:noProof/>
                <w:webHidden/>
              </w:rPr>
            </w:r>
          </w:ins>
          <w:r>
            <w:rPr>
              <w:noProof/>
              <w:webHidden/>
            </w:rPr>
            <w:fldChar w:fldCharType="separate"/>
          </w:r>
          <w:r w:rsidR="006F6FF7">
            <w:rPr>
              <w:noProof/>
              <w:webHidden/>
            </w:rPr>
            <w:t>48</w:t>
          </w:r>
          <w:ins w:id="24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45" w:author="Sammartano, Marc (BIC USA)" w:date="2014-09-07T23:27:00Z"/>
              <w:rFonts w:eastAsiaTheme="minorEastAsia"/>
              <w:noProof/>
            </w:rPr>
          </w:pPr>
          <w:ins w:id="24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"_Toc397896335"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FRAC(&lt;nexp&gt;)</w:t>
            </w:r>
            <w:r>
              <w:rPr>
                <w:noProof/>
                <w:webHidden/>
              </w:rPr>
              <w:tab/>
            </w:r>
            <w:r>
              <w:rPr>
                <w:noProof/>
                <w:webHidden/>
              </w:rPr>
              <w:fldChar w:fldCharType="begin"/>
            </w:r>
            <w:r>
              <w:rPr>
                <w:noProof/>
                <w:webHidden/>
              </w:rPr>
              <w:instrText xml:space="preserve"> PAGEREF _Toc397896335 \h </w:instrText>
            </w:r>
            <w:r>
              <w:rPr>
                <w:noProof/>
                <w:webHidden/>
              </w:rPr>
            </w:r>
          </w:ins>
          <w:r>
            <w:rPr>
              <w:noProof/>
              <w:webHidden/>
            </w:rPr>
            <w:fldChar w:fldCharType="separate"/>
          </w:r>
          <w:r w:rsidR="006F6FF7">
            <w:rPr>
              <w:noProof/>
              <w:webHidden/>
            </w:rPr>
            <w:t>48</w:t>
          </w:r>
          <w:ins w:id="24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48" w:author="Sammartano, Marc (BIC USA)" w:date="2014-09-07T23:27:00Z"/>
              <w:rFonts w:eastAsiaTheme="minorEastAsia"/>
              <w:noProof/>
            </w:rPr>
          </w:pPr>
          <w:ins w:id="24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"_Toc397896336"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MOD(&lt;nexp1&gt;, &lt;nexp2&gt;)</w:t>
            </w:r>
            <w:r>
              <w:rPr>
                <w:noProof/>
                <w:webHidden/>
              </w:rPr>
              <w:tab/>
            </w:r>
            <w:r>
              <w:rPr>
                <w:noProof/>
                <w:webHidden/>
              </w:rPr>
              <w:fldChar w:fldCharType="begin"/>
            </w:r>
            <w:r>
              <w:rPr>
                <w:noProof/>
                <w:webHidden/>
              </w:rPr>
              <w:instrText xml:space="preserve"> PAGEREF _Toc397896336 \h </w:instrText>
            </w:r>
            <w:r>
              <w:rPr>
                <w:noProof/>
                <w:webHidden/>
              </w:rPr>
            </w:r>
          </w:ins>
          <w:r>
            <w:rPr>
              <w:noProof/>
              <w:webHidden/>
            </w:rPr>
            <w:fldChar w:fldCharType="separate"/>
          </w:r>
          <w:r w:rsidR="006F6FF7">
            <w:rPr>
              <w:noProof/>
              <w:webHidden/>
            </w:rPr>
            <w:t>48</w:t>
          </w:r>
          <w:ins w:id="25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51" w:author="Sammartano, Marc (BIC USA)" w:date="2014-09-07T23:27:00Z"/>
              <w:rFonts w:eastAsiaTheme="minorEastAsia"/>
              <w:noProof/>
            </w:rPr>
          </w:pPr>
          <w:ins w:id="25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"_Toc397896337"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ROUND(&lt;value_nexp&gt;{, &lt;count_nexp&gt;{, &lt;mode_sexp&gt;}})</w:t>
            </w:r>
            <w:r>
              <w:rPr>
                <w:noProof/>
                <w:webHidden/>
              </w:rPr>
              <w:tab/>
            </w:r>
            <w:r>
              <w:rPr>
                <w:noProof/>
                <w:webHidden/>
              </w:rPr>
              <w:fldChar w:fldCharType="begin"/>
            </w:r>
            <w:r>
              <w:rPr>
                <w:noProof/>
                <w:webHidden/>
              </w:rPr>
              <w:instrText xml:space="preserve"> PAGEREF _Toc397896337 \h </w:instrText>
            </w:r>
            <w:r>
              <w:rPr>
                <w:noProof/>
                <w:webHidden/>
              </w:rPr>
            </w:r>
          </w:ins>
          <w:r>
            <w:rPr>
              <w:noProof/>
              <w:webHidden/>
            </w:rPr>
            <w:fldChar w:fldCharType="separate"/>
          </w:r>
          <w:r w:rsidR="006F6FF7">
            <w:rPr>
              <w:noProof/>
              <w:webHidden/>
            </w:rPr>
            <w:t>48</w:t>
          </w:r>
          <w:ins w:id="25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54" w:author="Sammartano, Marc (BIC USA)" w:date="2014-09-07T23:27:00Z"/>
              <w:rFonts w:eastAsiaTheme="minorEastAsia"/>
              <w:noProof/>
            </w:rPr>
          </w:pPr>
          <w:ins w:id="25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"_Toc397896338"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LOG(&lt;nexp&gt;)</w:t>
            </w:r>
            <w:r>
              <w:rPr>
                <w:noProof/>
                <w:webHidden/>
              </w:rPr>
              <w:tab/>
            </w:r>
            <w:r>
              <w:rPr>
                <w:noProof/>
                <w:webHidden/>
              </w:rPr>
              <w:fldChar w:fldCharType="begin"/>
            </w:r>
            <w:r>
              <w:rPr>
                <w:noProof/>
                <w:webHidden/>
              </w:rPr>
              <w:instrText xml:space="preserve"> PAGEREF _Toc397896338 \h </w:instrText>
            </w:r>
            <w:r>
              <w:rPr>
                <w:noProof/>
                <w:webHidden/>
              </w:rPr>
            </w:r>
          </w:ins>
          <w:r>
            <w:rPr>
              <w:noProof/>
              <w:webHidden/>
            </w:rPr>
            <w:fldChar w:fldCharType="separate"/>
          </w:r>
          <w:r w:rsidR="006F6FF7">
            <w:rPr>
              <w:noProof/>
              <w:webHidden/>
            </w:rPr>
            <w:t>49</w:t>
          </w:r>
          <w:ins w:id="25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57" w:author="Sammartano, Marc (BIC USA)" w:date="2014-09-07T23:27:00Z"/>
              <w:rFonts w:eastAsiaTheme="minorEastAsia"/>
              <w:noProof/>
            </w:rPr>
          </w:pPr>
          <w:ins w:id="25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"_Toc397896339"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LOG10(&lt;nexp&gt;)</w:t>
            </w:r>
            <w:r>
              <w:rPr>
                <w:noProof/>
                <w:webHidden/>
              </w:rPr>
              <w:tab/>
            </w:r>
            <w:r>
              <w:rPr>
                <w:noProof/>
                <w:webHidden/>
              </w:rPr>
              <w:fldChar w:fldCharType="begin"/>
            </w:r>
            <w:r>
              <w:rPr>
                <w:noProof/>
                <w:webHidden/>
              </w:rPr>
              <w:instrText xml:space="preserve"> PAGEREF _Toc397896339 \h </w:instrText>
            </w:r>
            <w:r>
              <w:rPr>
                <w:noProof/>
                <w:webHidden/>
              </w:rPr>
            </w:r>
          </w:ins>
          <w:r>
            <w:rPr>
              <w:noProof/>
              <w:webHidden/>
            </w:rPr>
            <w:fldChar w:fldCharType="separate"/>
          </w:r>
          <w:r w:rsidR="006F6FF7">
            <w:rPr>
              <w:noProof/>
              <w:webHidden/>
            </w:rPr>
            <w:t>49</w:t>
          </w:r>
          <w:ins w:id="25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60" w:author="Sammartano, Marc (BIC USA)" w:date="2014-09-07T23:27:00Z"/>
              <w:rFonts w:eastAsiaTheme="minorEastAsia"/>
              <w:noProof/>
            </w:rPr>
          </w:pPr>
          <w:ins w:id="26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"_Toc397896340"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EXP(&lt;nexp&gt;)</w:t>
            </w:r>
            <w:r>
              <w:rPr>
                <w:noProof/>
                <w:webHidden/>
              </w:rPr>
              <w:tab/>
            </w:r>
            <w:r>
              <w:rPr>
                <w:noProof/>
                <w:webHidden/>
              </w:rPr>
              <w:fldChar w:fldCharType="begin"/>
            </w:r>
            <w:r>
              <w:rPr>
                <w:noProof/>
                <w:webHidden/>
              </w:rPr>
              <w:instrText xml:space="preserve"> PAGEREF _Toc397896340 \h </w:instrText>
            </w:r>
            <w:r>
              <w:rPr>
                <w:noProof/>
                <w:webHidden/>
              </w:rPr>
            </w:r>
          </w:ins>
          <w:r>
            <w:rPr>
              <w:noProof/>
              <w:webHidden/>
            </w:rPr>
            <w:fldChar w:fldCharType="separate"/>
          </w:r>
          <w:r w:rsidR="006F6FF7">
            <w:rPr>
              <w:noProof/>
              <w:webHidden/>
            </w:rPr>
            <w:t>49</w:t>
          </w:r>
          <w:ins w:id="26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63" w:author="Sammartano, Marc (BIC USA)" w:date="2014-09-07T23:27:00Z"/>
              <w:rFonts w:eastAsiaTheme="minorEastAsia"/>
              <w:noProof/>
            </w:rPr>
          </w:pPr>
          <w:ins w:id="26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"_Toc397896341"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POW(&lt;nexp1&gt;, &lt;nexp2&gt;)</w:t>
            </w:r>
            <w:r>
              <w:rPr>
                <w:noProof/>
                <w:webHidden/>
              </w:rPr>
              <w:tab/>
            </w:r>
            <w:r>
              <w:rPr>
                <w:noProof/>
                <w:webHidden/>
              </w:rPr>
              <w:fldChar w:fldCharType="begin"/>
            </w:r>
            <w:r>
              <w:rPr>
                <w:noProof/>
                <w:webHidden/>
              </w:rPr>
              <w:instrText xml:space="preserve"> PAGEREF _Toc397896341 \h </w:instrText>
            </w:r>
            <w:r>
              <w:rPr>
                <w:noProof/>
                <w:webHidden/>
              </w:rPr>
            </w:r>
          </w:ins>
          <w:r>
            <w:rPr>
              <w:noProof/>
              <w:webHidden/>
            </w:rPr>
            <w:fldChar w:fldCharType="separate"/>
          </w:r>
          <w:r w:rsidR="006F6FF7">
            <w:rPr>
              <w:noProof/>
              <w:webHidden/>
            </w:rPr>
            <w:t>49</w:t>
          </w:r>
          <w:ins w:id="26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66" w:author="Sammartano, Marc (BIC USA)" w:date="2014-09-07T23:27:00Z"/>
              <w:rFonts w:eastAsiaTheme="minorEastAsia"/>
              <w:noProof/>
            </w:rPr>
          </w:pPr>
          <w:ins w:id="26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"_Toc397896342"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HYPOT(&lt;nexp_x&gt;, &lt;nexp_y)</w:t>
            </w:r>
            <w:r>
              <w:rPr>
                <w:noProof/>
                <w:webHidden/>
              </w:rPr>
              <w:tab/>
            </w:r>
            <w:r>
              <w:rPr>
                <w:noProof/>
                <w:webHidden/>
              </w:rPr>
              <w:fldChar w:fldCharType="begin"/>
            </w:r>
            <w:r>
              <w:rPr>
                <w:noProof/>
                <w:webHidden/>
              </w:rPr>
              <w:instrText xml:space="preserve"> PAGEREF _Toc397896342 \h </w:instrText>
            </w:r>
            <w:r>
              <w:rPr>
                <w:noProof/>
                <w:webHidden/>
              </w:rPr>
            </w:r>
          </w:ins>
          <w:r>
            <w:rPr>
              <w:noProof/>
              <w:webHidden/>
            </w:rPr>
            <w:fldChar w:fldCharType="separate"/>
          </w:r>
          <w:r w:rsidR="006F6FF7">
            <w:rPr>
              <w:noProof/>
              <w:webHidden/>
            </w:rPr>
            <w:t>49</w:t>
          </w:r>
          <w:ins w:id="26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69" w:author="Sammartano, Marc (BIC USA)" w:date="2014-09-07T23:27:00Z"/>
              <w:rFonts w:eastAsiaTheme="minorEastAsia"/>
              <w:noProof/>
            </w:rPr>
          </w:pPr>
          <w:ins w:id="27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"_Toc397896343"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PI()</w:t>
            </w:r>
            <w:r>
              <w:rPr>
                <w:noProof/>
                <w:webHidden/>
              </w:rPr>
              <w:tab/>
            </w:r>
            <w:r>
              <w:rPr>
                <w:noProof/>
                <w:webHidden/>
              </w:rPr>
              <w:fldChar w:fldCharType="begin"/>
            </w:r>
            <w:r>
              <w:rPr>
                <w:noProof/>
                <w:webHidden/>
              </w:rPr>
              <w:instrText xml:space="preserve"> PAGEREF _Toc397896343 \h </w:instrText>
            </w:r>
            <w:r>
              <w:rPr>
                <w:noProof/>
                <w:webHidden/>
              </w:rPr>
            </w:r>
          </w:ins>
          <w:r>
            <w:rPr>
              <w:noProof/>
              <w:webHidden/>
            </w:rPr>
            <w:fldChar w:fldCharType="separate"/>
          </w:r>
          <w:r w:rsidR="006F6FF7">
            <w:rPr>
              <w:noProof/>
              <w:webHidden/>
            </w:rPr>
            <w:t>49</w:t>
          </w:r>
          <w:ins w:id="27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72" w:author="Sammartano, Marc (BIC USA)" w:date="2014-09-07T23:27:00Z"/>
              <w:rFonts w:eastAsiaTheme="minorEastAsia"/>
              <w:noProof/>
            </w:rPr>
          </w:pPr>
          <w:ins w:id="27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"_Toc397896344"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SIN(&lt;nexp&gt;)</w:t>
            </w:r>
            <w:r>
              <w:rPr>
                <w:noProof/>
                <w:webHidden/>
              </w:rPr>
              <w:tab/>
            </w:r>
            <w:r>
              <w:rPr>
                <w:noProof/>
                <w:webHidden/>
              </w:rPr>
              <w:fldChar w:fldCharType="begin"/>
            </w:r>
            <w:r>
              <w:rPr>
                <w:noProof/>
                <w:webHidden/>
              </w:rPr>
              <w:instrText xml:space="preserve"> PAGEREF _Toc397896344 \h </w:instrText>
            </w:r>
            <w:r>
              <w:rPr>
                <w:noProof/>
                <w:webHidden/>
              </w:rPr>
            </w:r>
          </w:ins>
          <w:r>
            <w:rPr>
              <w:noProof/>
              <w:webHidden/>
            </w:rPr>
            <w:fldChar w:fldCharType="separate"/>
          </w:r>
          <w:r w:rsidR="006F6FF7">
            <w:rPr>
              <w:noProof/>
              <w:webHidden/>
            </w:rPr>
            <w:t>49</w:t>
          </w:r>
          <w:ins w:id="27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75" w:author="Sammartano, Marc (BIC USA)" w:date="2014-09-07T23:27:00Z"/>
              <w:rFonts w:eastAsiaTheme="minorEastAsia"/>
              <w:noProof/>
            </w:rPr>
          </w:pPr>
          <w:ins w:id="27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"_Toc397896345"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COS(&lt;nexp&gt;)</w:t>
            </w:r>
            <w:r>
              <w:rPr>
                <w:noProof/>
                <w:webHidden/>
              </w:rPr>
              <w:tab/>
            </w:r>
            <w:r>
              <w:rPr>
                <w:noProof/>
                <w:webHidden/>
              </w:rPr>
              <w:fldChar w:fldCharType="begin"/>
            </w:r>
            <w:r>
              <w:rPr>
                <w:noProof/>
                <w:webHidden/>
              </w:rPr>
              <w:instrText xml:space="preserve"> PAGEREF _Toc397896345 \h </w:instrText>
            </w:r>
            <w:r>
              <w:rPr>
                <w:noProof/>
                <w:webHidden/>
              </w:rPr>
            </w:r>
          </w:ins>
          <w:r>
            <w:rPr>
              <w:noProof/>
              <w:webHidden/>
            </w:rPr>
            <w:fldChar w:fldCharType="separate"/>
          </w:r>
          <w:r w:rsidR="006F6FF7">
            <w:rPr>
              <w:noProof/>
              <w:webHidden/>
            </w:rPr>
            <w:t>50</w:t>
          </w:r>
          <w:ins w:id="27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78" w:author="Sammartano, Marc (BIC USA)" w:date="2014-09-07T23:27:00Z"/>
              <w:rFonts w:eastAsiaTheme="minorEastAsia"/>
              <w:noProof/>
            </w:rPr>
          </w:pPr>
          <w:ins w:id="27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"_Toc397896346"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TAN(&lt;nexp&gt;)</w:t>
            </w:r>
            <w:r>
              <w:rPr>
                <w:noProof/>
                <w:webHidden/>
              </w:rPr>
              <w:tab/>
            </w:r>
            <w:r>
              <w:rPr>
                <w:noProof/>
                <w:webHidden/>
              </w:rPr>
              <w:fldChar w:fldCharType="begin"/>
            </w:r>
            <w:r>
              <w:rPr>
                <w:noProof/>
                <w:webHidden/>
              </w:rPr>
              <w:instrText xml:space="preserve"> PAGEREF _Toc397896346 \h </w:instrText>
            </w:r>
            <w:r>
              <w:rPr>
                <w:noProof/>
                <w:webHidden/>
              </w:rPr>
            </w:r>
          </w:ins>
          <w:r>
            <w:rPr>
              <w:noProof/>
              <w:webHidden/>
            </w:rPr>
            <w:fldChar w:fldCharType="separate"/>
          </w:r>
          <w:r w:rsidR="006F6FF7">
            <w:rPr>
              <w:noProof/>
              <w:webHidden/>
            </w:rPr>
            <w:t>50</w:t>
          </w:r>
          <w:ins w:id="28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81" w:author="Sammartano, Marc (BIC USA)" w:date="2014-09-07T23:27:00Z"/>
              <w:rFonts w:eastAsiaTheme="minorEastAsia"/>
              <w:noProof/>
            </w:rPr>
          </w:pPr>
          <w:ins w:id="28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"_Toc397896347"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SINH(&lt;nexp&gt;)</w:t>
            </w:r>
            <w:r>
              <w:rPr>
                <w:noProof/>
                <w:webHidden/>
              </w:rPr>
              <w:tab/>
            </w:r>
            <w:r>
              <w:rPr>
                <w:noProof/>
                <w:webHidden/>
              </w:rPr>
              <w:fldChar w:fldCharType="begin"/>
            </w:r>
            <w:r>
              <w:rPr>
                <w:noProof/>
                <w:webHidden/>
              </w:rPr>
              <w:instrText xml:space="preserve"> PAGEREF _Toc397896347 \h </w:instrText>
            </w:r>
            <w:r>
              <w:rPr>
                <w:noProof/>
                <w:webHidden/>
              </w:rPr>
            </w:r>
          </w:ins>
          <w:r>
            <w:rPr>
              <w:noProof/>
              <w:webHidden/>
            </w:rPr>
            <w:fldChar w:fldCharType="separate"/>
          </w:r>
          <w:r w:rsidR="006F6FF7">
            <w:rPr>
              <w:noProof/>
              <w:webHidden/>
            </w:rPr>
            <w:t>50</w:t>
          </w:r>
          <w:ins w:id="28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84" w:author="Sammartano, Marc (BIC USA)" w:date="2014-09-07T23:27:00Z"/>
              <w:rFonts w:eastAsiaTheme="minorEastAsia"/>
              <w:noProof/>
            </w:rPr>
          </w:pPr>
          <w:ins w:id="28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"_Toc397896348"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COSH(&lt;nexp&gt;)</w:t>
            </w:r>
            <w:r>
              <w:rPr>
                <w:noProof/>
                <w:webHidden/>
              </w:rPr>
              <w:tab/>
            </w:r>
            <w:r>
              <w:rPr>
                <w:noProof/>
                <w:webHidden/>
              </w:rPr>
              <w:fldChar w:fldCharType="begin"/>
            </w:r>
            <w:r>
              <w:rPr>
                <w:noProof/>
                <w:webHidden/>
              </w:rPr>
              <w:instrText xml:space="preserve"> PAGEREF _Toc397896348 \h </w:instrText>
            </w:r>
            <w:r>
              <w:rPr>
                <w:noProof/>
                <w:webHidden/>
              </w:rPr>
            </w:r>
          </w:ins>
          <w:r>
            <w:rPr>
              <w:noProof/>
              <w:webHidden/>
            </w:rPr>
            <w:fldChar w:fldCharType="separate"/>
          </w:r>
          <w:r w:rsidR="006F6FF7">
            <w:rPr>
              <w:noProof/>
              <w:webHidden/>
            </w:rPr>
            <w:t>50</w:t>
          </w:r>
          <w:ins w:id="28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87" w:author="Sammartano, Marc (BIC USA)" w:date="2014-09-07T23:27:00Z"/>
              <w:rFonts w:eastAsiaTheme="minorEastAsia"/>
              <w:noProof/>
            </w:rPr>
          </w:pPr>
          <w:ins w:id="28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"_Toc397896349"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ASIN(&lt;nexp&gt;)</w:t>
            </w:r>
            <w:r>
              <w:rPr>
                <w:noProof/>
                <w:webHidden/>
              </w:rPr>
              <w:tab/>
            </w:r>
            <w:r>
              <w:rPr>
                <w:noProof/>
                <w:webHidden/>
              </w:rPr>
              <w:fldChar w:fldCharType="begin"/>
            </w:r>
            <w:r>
              <w:rPr>
                <w:noProof/>
                <w:webHidden/>
              </w:rPr>
              <w:instrText xml:space="preserve"> PAGEREF _Toc397896349 \h </w:instrText>
            </w:r>
            <w:r>
              <w:rPr>
                <w:noProof/>
                <w:webHidden/>
              </w:rPr>
            </w:r>
          </w:ins>
          <w:r>
            <w:rPr>
              <w:noProof/>
              <w:webHidden/>
            </w:rPr>
            <w:fldChar w:fldCharType="separate"/>
          </w:r>
          <w:r w:rsidR="006F6FF7">
            <w:rPr>
              <w:noProof/>
              <w:webHidden/>
            </w:rPr>
            <w:t>50</w:t>
          </w:r>
          <w:ins w:id="28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90" w:author="Sammartano, Marc (BIC USA)" w:date="2014-09-07T23:27:00Z"/>
              <w:rFonts w:eastAsiaTheme="minorEastAsia"/>
              <w:noProof/>
            </w:rPr>
          </w:pPr>
          <w:ins w:id="291"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"_Toc397896350"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ACOS(&lt;nexp&gt;)</w:t>
            </w:r>
            <w:r>
              <w:rPr>
                <w:noProof/>
                <w:webHidden/>
              </w:rPr>
              <w:tab/>
            </w:r>
            <w:r>
              <w:rPr>
                <w:noProof/>
                <w:webHidden/>
              </w:rPr>
              <w:fldChar w:fldCharType="begin"/>
            </w:r>
            <w:r>
              <w:rPr>
                <w:noProof/>
                <w:webHidden/>
              </w:rPr>
              <w:instrText xml:space="preserve"> PAGEREF _Toc397896350 \h </w:instrText>
            </w:r>
            <w:r>
              <w:rPr>
                <w:noProof/>
                <w:webHidden/>
              </w:rPr>
            </w:r>
          </w:ins>
          <w:r>
            <w:rPr>
              <w:noProof/>
              <w:webHidden/>
            </w:rPr>
            <w:fldChar w:fldCharType="separate"/>
          </w:r>
          <w:r w:rsidR="006F6FF7">
            <w:rPr>
              <w:noProof/>
              <w:webHidden/>
            </w:rPr>
            <w:t>50</w:t>
          </w:r>
          <w:ins w:id="29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93" w:author="Sammartano, Marc (BIC USA)" w:date="2014-09-07T23:27:00Z"/>
              <w:rFonts w:eastAsiaTheme="minorEastAsia"/>
              <w:noProof/>
            </w:rPr>
          </w:pPr>
          <w:ins w:id="29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"_Toc397896351"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ATAN(&lt;nexp&gt;)</w:t>
            </w:r>
            <w:r>
              <w:rPr>
                <w:noProof/>
                <w:webHidden/>
              </w:rPr>
              <w:tab/>
            </w:r>
            <w:r>
              <w:rPr>
                <w:noProof/>
                <w:webHidden/>
              </w:rPr>
              <w:fldChar w:fldCharType="begin"/>
            </w:r>
            <w:r>
              <w:rPr>
                <w:noProof/>
                <w:webHidden/>
              </w:rPr>
              <w:instrText xml:space="preserve"> PAGEREF _Toc397896351 \h </w:instrText>
            </w:r>
            <w:r>
              <w:rPr>
                <w:noProof/>
                <w:webHidden/>
              </w:rPr>
            </w:r>
          </w:ins>
          <w:r>
            <w:rPr>
              <w:noProof/>
              <w:webHidden/>
            </w:rPr>
            <w:fldChar w:fldCharType="separate"/>
          </w:r>
          <w:r w:rsidR="006F6FF7">
            <w:rPr>
              <w:noProof/>
              <w:webHidden/>
            </w:rPr>
            <w:t>50</w:t>
          </w:r>
          <w:ins w:id="29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96" w:author="Sammartano, Marc (BIC USA)" w:date="2014-09-07T23:27:00Z"/>
              <w:rFonts w:eastAsiaTheme="minorEastAsia"/>
              <w:noProof/>
            </w:rPr>
          </w:pPr>
          <w:ins w:id="29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"_Toc397896352"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ATAN2(&lt;nexp_y&gt;, &lt;nexp_x&gt;)</w:t>
            </w:r>
            <w:r>
              <w:rPr>
                <w:noProof/>
                <w:webHidden/>
              </w:rPr>
              <w:tab/>
            </w:r>
            <w:r>
              <w:rPr>
                <w:noProof/>
                <w:webHidden/>
              </w:rPr>
              <w:fldChar w:fldCharType="begin"/>
            </w:r>
            <w:r>
              <w:rPr>
                <w:noProof/>
                <w:webHidden/>
              </w:rPr>
              <w:instrText xml:space="preserve"> PAGEREF _Toc397896352 \h </w:instrText>
            </w:r>
            <w:r>
              <w:rPr>
                <w:noProof/>
                <w:webHidden/>
              </w:rPr>
            </w:r>
          </w:ins>
          <w:r>
            <w:rPr>
              <w:noProof/>
              <w:webHidden/>
            </w:rPr>
            <w:fldChar w:fldCharType="separate"/>
          </w:r>
          <w:r w:rsidR="006F6FF7">
            <w:rPr>
              <w:noProof/>
              <w:webHidden/>
            </w:rPr>
            <w:t>50</w:t>
          </w:r>
          <w:ins w:id="29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299" w:author="Sammartano, Marc (BIC USA)" w:date="2014-09-07T23:27:00Z"/>
              <w:rFonts w:eastAsiaTheme="minorEastAsia"/>
              <w:noProof/>
            </w:rPr>
          </w:pPr>
          <w:ins w:id="30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"_Toc397896353"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TODEGREES(&lt;nexp&gt;)</w:t>
            </w:r>
            <w:r>
              <w:rPr>
                <w:noProof/>
                <w:webHidden/>
              </w:rPr>
              <w:tab/>
            </w:r>
            <w:r>
              <w:rPr>
                <w:noProof/>
                <w:webHidden/>
              </w:rPr>
              <w:fldChar w:fldCharType="begin"/>
            </w:r>
            <w:r>
              <w:rPr>
                <w:noProof/>
                <w:webHidden/>
              </w:rPr>
              <w:instrText xml:space="preserve"> PAGEREF _Toc397896353 \h </w:instrText>
            </w:r>
            <w:r>
              <w:rPr>
                <w:noProof/>
                <w:webHidden/>
              </w:rPr>
            </w:r>
          </w:ins>
          <w:r>
            <w:rPr>
              <w:noProof/>
              <w:webHidden/>
            </w:rPr>
            <w:fldChar w:fldCharType="separate"/>
          </w:r>
          <w:r w:rsidR="006F6FF7">
            <w:rPr>
              <w:noProof/>
              <w:webHidden/>
            </w:rPr>
            <w:t>50</w:t>
          </w:r>
          <w:ins w:id="30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02" w:author="Sammartano, Marc (BIC USA)" w:date="2014-09-07T23:27:00Z"/>
              <w:rFonts w:eastAsiaTheme="minorEastAsia"/>
              <w:noProof/>
            </w:rPr>
          </w:pPr>
          <w:ins w:id="30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"_Toc397896354"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TORADIANS(&lt;nexp&gt;)</w:t>
            </w:r>
            <w:r>
              <w:rPr>
                <w:noProof/>
                <w:webHidden/>
              </w:rPr>
              <w:tab/>
            </w:r>
            <w:r>
              <w:rPr>
                <w:noProof/>
                <w:webHidden/>
              </w:rPr>
              <w:fldChar w:fldCharType="begin"/>
            </w:r>
            <w:r>
              <w:rPr>
                <w:noProof/>
                <w:webHidden/>
              </w:rPr>
              <w:instrText xml:space="preserve"> PAGEREF _Toc397896354 \h </w:instrText>
            </w:r>
            <w:r>
              <w:rPr>
                <w:noProof/>
                <w:webHidden/>
              </w:rPr>
            </w:r>
          </w:ins>
          <w:r>
            <w:rPr>
              <w:noProof/>
              <w:webHidden/>
            </w:rPr>
            <w:fldChar w:fldCharType="separate"/>
          </w:r>
          <w:r w:rsidR="006F6FF7">
            <w:rPr>
              <w:noProof/>
              <w:webHidden/>
            </w:rPr>
            <w:t>50</w:t>
          </w:r>
          <w:ins w:id="30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05" w:author="Sammartano, Marc (BIC USA)" w:date="2014-09-07T23:27:00Z"/>
              <w:rFonts w:eastAsiaTheme="minorEastAsia"/>
              <w:noProof/>
            </w:rPr>
          </w:pPr>
          <w:ins w:id="30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"_Toc397896355"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VAL( &lt;sexp&gt; )</w:t>
            </w:r>
            <w:r>
              <w:rPr>
                <w:noProof/>
                <w:webHidden/>
              </w:rPr>
              <w:tab/>
            </w:r>
            <w:r>
              <w:rPr>
                <w:noProof/>
                <w:webHidden/>
              </w:rPr>
              <w:fldChar w:fldCharType="begin"/>
            </w:r>
            <w:r>
              <w:rPr>
                <w:noProof/>
                <w:webHidden/>
              </w:rPr>
              <w:instrText xml:space="preserve"> PAGEREF _Toc397896355 \h </w:instrText>
            </w:r>
            <w:r>
              <w:rPr>
                <w:noProof/>
                <w:webHidden/>
              </w:rPr>
            </w:r>
          </w:ins>
          <w:r>
            <w:rPr>
              <w:noProof/>
              <w:webHidden/>
            </w:rPr>
            <w:fldChar w:fldCharType="separate"/>
          </w:r>
          <w:r w:rsidR="006F6FF7">
            <w:rPr>
              <w:noProof/>
              <w:webHidden/>
            </w:rPr>
            <w:t>50</w:t>
          </w:r>
          <w:ins w:id="30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08" w:author="Sammartano, Marc (BIC USA)" w:date="2014-09-07T23:27:00Z"/>
              <w:rFonts w:eastAsiaTheme="minorEastAsia"/>
              <w:noProof/>
            </w:rPr>
          </w:pPr>
          <w:ins w:id="30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"_Toc397896356"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LEN(&lt;sexp&gt;)</w:t>
            </w:r>
            <w:r>
              <w:rPr>
                <w:noProof/>
                <w:webHidden/>
              </w:rPr>
              <w:tab/>
            </w:r>
            <w:r>
              <w:rPr>
                <w:noProof/>
                <w:webHidden/>
              </w:rPr>
              <w:fldChar w:fldCharType="begin"/>
            </w:r>
            <w:r>
              <w:rPr>
                <w:noProof/>
                <w:webHidden/>
              </w:rPr>
              <w:instrText xml:space="preserve"> PAGEREF _Toc397896356 \h </w:instrText>
            </w:r>
            <w:r>
              <w:rPr>
                <w:noProof/>
                <w:webHidden/>
              </w:rPr>
            </w:r>
          </w:ins>
          <w:r>
            <w:rPr>
              <w:noProof/>
              <w:webHidden/>
            </w:rPr>
            <w:fldChar w:fldCharType="separate"/>
          </w:r>
          <w:r w:rsidR="006F6FF7">
            <w:rPr>
              <w:noProof/>
              <w:webHidden/>
            </w:rPr>
            <w:t>50</w:t>
          </w:r>
          <w:ins w:id="31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11" w:author="Sammartano, Marc (BIC USA)" w:date="2014-09-07T23:27:00Z"/>
              <w:rFonts w:eastAsiaTheme="minorEastAsia"/>
              <w:noProof/>
            </w:rPr>
          </w:pPr>
          <w:ins w:id="31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"_Toc397896357"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HEX(&lt;sexp&gt;)</w:t>
            </w:r>
            <w:r>
              <w:rPr>
                <w:noProof/>
                <w:webHidden/>
              </w:rPr>
              <w:tab/>
            </w:r>
            <w:r>
              <w:rPr>
                <w:noProof/>
                <w:webHidden/>
              </w:rPr>
              <w:fldChar w:fldCharType="begin"/>
            </w:r>
            <w:r>
              <w:rPr>
                <w:noProof/>
                <w:webHidden/>
              </w:rPr>
              <w:instrText xml:space="preserve"> PAGEREF _Toc397896357 \h </w:instrText>
            </w:r>
            <w:r>
              <w:rPr>
                <w:noProof/>
                <w:webHidden/>
              </w:rPr>
            </w:r>
          </w:ins>
          <w:r>
            <w:rPr>
              <w:noProof/>
              <w:webHidden/>
            </w:rPr>
            <w:fldChar w:fldCharType="separate"/>
          </w:r>
          <w:r w:rsidR="006F6FF7">
            <w:rPr>
              <w:noProof/>
              <w:webHidden/>
            </w:rPr>
            <w:t>51</w:t>
          </w:r>
          <w:ins w:id="31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14" w:author="Sammartano, Marc (BIC USA)" w:date="2014-09-07T23:27:00Z"/>
              <w:rFonts w:eastAsiaTheme="minorEastAsia"/>
              <w:noProof/>
            </w:rPr>
          </w:pPr>
          <w:ins w:id="31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"_Toc397896358"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OCT(&lt;sexp&gt;)</w:t>
            </w:r>
            <w:r>
              <w:rPr>
                <w:noProof/>
                <w:webHidden/>
              </w:rPr>
              <w:tab/>
            </w:r>
            <w:r>
              <w:rPr>
                <w:noProof/>
                <w:webHidden/>
              </w:rPr>
              <w:fldChar w:fldCharType="begin"/>
            </w:r>
            <w:r>
              <w:rPr>
                <w:noProof/>
                <w:webHidden/>
              </w:rPr>
              <w:instrText xml:space="preserve"> PAGEREF _Toc397896358 \h </w:instrText>
            </w:r>
            <w:r>
              <w:rPr>
                <w:noProof/>
                <w:webHidden/>
              </w:rPr>
            </w:r>
          </w:ins>
          <w:r>
            <w:rPr>
              <w:noProof/>
              <w:webHidden/>
            </w:rPr>
            <w:fldChar w:fldCharType="separate"/>
          </w:r>
          <w:r w:rsidR="006F6FF7">
            <w:rPr>
              <w:noProof/>
              <w:webHidden/>
            </w:rPr>
            <w:t>51</w:t>
          </w:r>
          <w:ins w:id="31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17" w:author="Sammartano, Marc (BIC USA)" w:date="2014-09-07T23:27:00Z"/>
              <w:rFonts w:eastAsiaTheme="minorEastAsia"/>
              <w:noProof/>
            </w:rPr>
          </w:pPr>
          <w:ins w:id="31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"_Toc397896359"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BIN(&lt;sexp&gt;)</w:t>
            </w:r>
            <w:r>
              <w:rPr>
                <w:noProof/>
                <w:webHidden/>
              </w:rPr>
              <w:tab/>
            </w:r>
            <w:r>
              <w:rPr>
                <w:noProof/>
                <w:webHidden/>
              </w:rPr>
              <w:fldChar w:fldCharType="begin"/>
            </w:r>
            <w:r>
              <w:rPr>
                <w:noProof/>
                <w:webHidden/>
              </w:rPr>
              <w:instrText xml:space="preserve"> PAGEREF _Toc397896359 \h </w:instrText>
            </w:r>
            <w:r>
              <w:rPr>
                <w:noProof/>
                <w:webHidden/>
              </w:rPr>
            </w:r>
          </w:ins>
          <w:r>
            <w:rPr>
              <w:noProof/>
              <w:webHidden/>
            </w:rPr>
            <w:fldChar w:fldCharType="separate"/>
          </w:r>
          <w:r w:rsidR="006F6FF7">
            <w:rPr>
              <w:noProof/>
              <w:webHidden/>
            </w:rPr>
            <w:t>51</w:t>
          </w:r>
          <w:ins w:id="31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20" w:author="Sammartano, Marc (BIC USA)" w:date="2014-09-07T23:27:00Z"/>
              <w:rFonts w:eastAsiaTheme="minorEastAsia"/>
              <w:noProof/>
            </w:rPr>
          </w:pPr>
          <w:ins w:id="32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"_Toc397896360"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SHIFT(&lt;value_nexp&gt;, &lt;bits_nexp&gt;)</w:t>
            </w:r>
            <w:r>
              <w:rPr>
                <w:noProof/>
                <w:webHidden/>
              </w:rPr>
              <w:tab/>
            </w:r>
            <w:r>
              <w:rPr>
                <w:noProof/>
                <w:webHidden/>
              </w:rPr>
              <w:fldChar w:fldCharType="begin"/>
            </w:r>
            <w:r>
              <w:rPr>
                <w:noProof/>
                <w:webHidden/>
              </w:rPr>
              <w:instrText xml:space="preserve"> PAGEREF _Toc397896360 \h </w:instrText>
            </w:r>
            <w:r>
              <w:rPr>
                <w:noProof/>
                <w:webHidden/>
              </w:rPr>
            </w:r>
          </w:ins>
          <w:r>
            <w:rPr>
              <w:noProof/>
              <w:webHidden/>
            </w:rPr>
            <w:fldChar w:fldCharType="separate"/>
          </w:r>
          <w:r w:rsidR="006F6FF7">
            <w:rPr>
              <w:noProof/>
              <w:webHidden/>
            </w:rPr>
            <w:t>51</w:t>
          </w:r>
          <w:ins w:id="32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23" w:author="Sammartano, Marc (BIC USA)" w:date="2014-09-07T23:27:00Z"/>
              <w:rFonts w:eastAsiaTheme="minorEastAsia"/>
              <w:noProof/>
            </w:rPr>
          </w:pPr>
          <w:ins w:id="32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"_Toc397896361"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ASCII(&lt;sexp&gt;{, &lt;index_nexp&gt;})</w:t>
            </w:r>
            <w:r>
              <w:rPr>
                <w:noProof/>
                <w:webHidden/>
              </w:rPr>
              <w:tab/>
            </w:r>
            <w:r>
              <w:rPr>
                <w:noProof/>
                <w:webHidden/>
              </w:rPr>
              <w:fldChar w:fldCharType="begin"/>
            </w:r>
            <w:r>
              <w:rPr>
                <w:noProof/>
                <w:webHidden/>
              </w:rPr>
              <w:instrText xml:space="preserve"> PAGEREF _Toc397896361 \h </w:instrText>
            </w:r>
            <w:r>
              <w:rPr>
                <w:noProof/>
                <w:webHidden/>
              </w:rPr>
            </w:r>
          </w:ins>
          <w:r>
            <w:rPr>
              <w:noProof/>
              <w:webHidden/>
            </w:rPr>
            <w:fldChar w:fldCharType="separate"/>
          </w:r>
          <w:r w:rsidR="006F6FF7">
            <w:rPr>
              <w:noProof/>
              <w:webHidden/>
            </w:rPr>
            <w:t>51</w:t>
          </w:r>
          <w:ins w:id="32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26" w:author="Sammartano, Marc (BIC USA)" w:date="2014-09-07T23:27:00Z"/>
              <w:rFonts w:eastAsiaTheme="minorEastAsia"/>
              <w:noProof/>
            </w:rPr>
          </w:pPr>
          <w:ins w:id="32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"_Toc397896362"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UCODE(&lt;sexp&gt;{, &lt;index_nexp&gt;})</w:t>
            </w:r>
            <w:r>
              <w:rPr>
                <w:noProof/>
                <w:webHidden/>
              </w:rPr>
              <w:tab/>
            </w:r>
            <w:r>
              <w:rPr>
                <w:noProof/>
                <w:webHidden/>
              </w:rPr>
              <w:fldChar w:fldCharType="begin"/>
            </w:r>
            <w:r>
              <w:rPr>
                <w:noProof/>
                <w:webHidden/>
              </w:rPr>
              <w:instrText xml:space="preserve"> PAGEREF _Toc397896362 \h </w:instrText>
            </w:r>
            <w:r>
              <w:rPr>
                <w:noProof/>
                <w:webHidden/>
              </w:rPr>
            </w:r>
          </w:ins>
          <w:r>
            <w:rPr>
              <w:noProof/>
              <w:webHidden/>
            </w:rPr>
            <w:fldChar w:fldCharType="separate"/>
          </w:r>
          <w:r w:rsidR="006F6FF7">
            <w:rPr>
              <w:noProof/>
              <w:webHidden/>
            </w:rPr>
            <w:t>51</w:t>
          </w:r>
          <w:ins w:id="32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29" w:author="Sammartano, Marc (BIC USA)" w:date="2014-09-07T23:27:00Z"/>
              <w:rFonts w:eastAsiaTheme="minorEastAsia"/>
              <w:noProof/>
            </w:rPr>
          </w:pPr>
          <w:ins w:id="33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"_Toc397896363"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IS_IN(&lt;sub</w:t>
            </w:r>
            <w:r w:rsidRPr="00E87EE5">
              <w:rPr>
                <w:rStyle w:val="Hyperlink"/>
                <w:noProof/>
              </w:rPr>
              <w:t>_sexp&gt;</w:t>
            </w:r>
            <w:r w:rsidRPr="00E87EE5">
              <w:rPr>
                <w:rStyle w:val="Hyperlink"/>
                <w:rFonts w:eastAsia="Times New Roman"/>
                <w:noProof/>
              </w:rPr>
              <w:t>, &lt;base</w:t>
            </w:r>
            <w:r w:rsidRPr="00E87EE5">
              <w:rPr>
                <w:rStyle w:val="Hyperlink"/>
                <w:noProof/>
              </w:rPr>
              <w:t>_sexp&gt;{, &lt;start_nexp&gt;})</w:t>
            </w:r>
            <w:r>
              <w:rPr>
                <w:noProof/>
                <w:webHidden/>
              </w:rPr>
              <w:tab/>
            </w:r>
            <w:r>
              <w:rPr>
                <w:noProof/>
                <w:webHidden/>
              </w:rPr>
              <w:fldChar w:fldCharType="begin"/>
            </w:r>
            <w:r>
              <w:rPr>
                <w:noProof/>
                <w:webHidden/>
              </w:rPr>
              <w:instrText xml:space="preserve"> PAGEREF _Toc397896363 \h </w:instrText>
            </w:r>
            <w:r>
              <w:rPr>
                <w:noProof/>
                <w:webHidden/>
              </w:rPr>
            </w:r>
          </w:ins>
          <w:r>
            <w:rPr>
              <w:noProof/>
              <w:webHidden/>
            </w:rPr>
            <w:fldChar w:fldCharType="separate"/>
          </w:r>
          <w:r w:rsidR="006F6FF7">
            <w:rPr>
              <w:noProof/>
              <w:webHidden/>
            </w:rPr>
            <w:t>51</w:t>
          </w:r>
          <w:ins w:id="33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32" w:author="Sammartano, Marc (BIC USA)" w:date="2014-09-07T23:27:00Z"/>
              <w:rFonts w:eastAsiaTheme="minorEastAsia"/>
              <w:noProof/>
            </w:rPr>
          </w:pPr>
          <w:ins w:id="33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"_Toc397896364"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STARTS_WITH(&lt;sub_sexp&gt;, &lt;base_sexp&gt;{,&lt;start_nexp&gt;})</w:t>
            </w:r>
            <w:r>
              <w:rPr>
                <w:noProof/>
                <w:webHidden/>
              </w:rPr>
              <w:tab/>
            </w:r>
            <w:r>
              <w:rPr>
                <w:noProof/>
                <w:webHidden/>
              </w:rPr>
              <w:fldChar w:fldCharType="begin"/>
            </w:r>
            <w:r>
              <w:rPr>
                <w:noProof/>
                <w:webHidden/>
              </w:rPr>
              <w:instrText xml:space="preserve"> PAGEREF _Toc397896364 \h </w:instrText>
            </w:r>
            <w:r>
              <w:rPr>
                <w:noProof/>
                <w:webHidden/>
              </w:rPr>
            </w:r>
          </w:ins>
          <w:r>
            <w:rPr>
              <w:noProof/>
              <w:webHidden/>
            </w:rPr>
            <w:fldChar w:fldCharType="separate"/>
          </w:r>
          <w:r w:rsidR="006F6FF7">
            <w:rPr>
              <w:noProof/>
              <w:webHidden/>
            </w:rPr>
            <w:t>52</w:t>
          </w:r>
          <w:ins w:id="33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35" w:author="Sammartano, Marc (BIC USA)" w:date="2014-09-07T23:27:00Z"/>
              <w:rFonts w:eastAsiaTheme="minorEastAsia"/>
              <w:noProof/>
            </w:rPr>
          </w:pPr>
          <w:ins w:id="33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"_Toc397896365"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ENDS_WITH(&lt;sub_sexp&gt;, &lt;base_sexp&gt;)</w:t>
            </w:r>
            <w:r>
              <w:rPr>
                <w:noProof/>
                <w:webHidden/>
              </w:rPr>
              <w:tab/>
            </w:r>
            <w:r>
              <w:rPr>
                <w:noProof/>
                <w:webHidden/>
              </w:rPr>
              <w:fldChar w:fldCharType="begin"/>
            </w:r>
            <w:r>
              <w:rPr>
                <w:noProof/>
                <w:webHidden/>
              </w:rPr>
              <w:instrText xml:space="preserve"> PAGEREF _Toc397896365 \h </w:instrText>
            </w:r>
            <w:r>
              <w:rPr>
                <w:noProof/>
                <w:webHidden/>
              </w:rPr>
            </w:r>
          </w:ins>
          <w:r>
            <w:rPr>
              <w:noProof/>
              <w:webHidden/>
            </w:rPr>
            <w:fldChar w:fldCharType="separate"/>
          </w:r>
          <w:r w:rsidR="006F6FF7">
            <w:rPr>
              <w:noProof/>
              <w:webHidden/>
            </w:rPr>
            <w:t>52</w:t>
          </w:r>
          <w:ins w:id="33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38" w:author="Sammartano, Marc (BIC USA)" w:date="2014-09-07T23:27:00Z"/>
              <w:rFonts w:eastAsiaTheme="minorEastAsia"/>
              <w:noProof/>
            </w:rPr>
          </w:pPr>
          <w:ins w:id="33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"_Toc397896366"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GR_COLLISION(&lt;object_1_nvar&gt;, &lt;object_2_nvar&gt;)</w:t>
            </w:r>
            <w:r>
              <w:rPr>
                <w:noProof/>
                <w:webHidden/>
              </w:rPr>
              <w:tab/>
            </w:r>
            <w:r>
              <w:rPr>
                <w:noProof/>
                <w:webHidden/>
              </w:rPr>
              <w:fldChar w:fldCharType="begin"/>
            </w:r>
            <w:r>
              <w:rPr>
                <w:noProof/>
                <w:webHidden/>
              </w:rPr>
              <w:instrText xml:space="preserve"> PAGEREF _Toc397896366 \h </w:instrText>
            </w:r>
            <w:r>
              <w:rPr>
                <w:noProof/>
                <w:webHidden/>
              </w:rPr>
            </w:r>
          </w:ins>
          <w:r>
            <w:rPr>
              <w:noProof/>
              <w:webHidden/>
            </w:rPr>
            <w:fldChar w:fldCharType="separate"/>
          </w:r>
          <w:r w:rsidR="006F6FF7">
            <w:rPr>
              <w:noProof/>
              <w:webHidden/>
            </w:rPr>
            <w:t>52</w:t>
          </w:r>
          <w:ins w:id="34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41" w:author="Sammartano, Marc (BIC USA)" w:date="2014-09-07T23:27:00Z"/>
              <w:rFonts w:eastAsiaTheme="minorEastAsia"/>
              <w:noProof/>
            </w:rPr>
          </w:pPr>
          <w:ins w:id="34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"_Toc397896367"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BACKGROUND()</w:t>
            </w:r>
            <w:r>
              <w:rPr>
                <w:noProof/>
                <w:webHidden/>
              </w:rPr>
              <w:tab/>
            </w:r>
            <w:r>
              <w:rPr>
                <w:noProof/>
                <w:webHidden/>
              </w:rPr>
              <w:fldChar w:fldCharType="begin"/>
            </w:r>
            <w:r>
              <w:rPr>
                <w:noProof/>
                <w:webHidden/>
              </w:rPr>
              <w:instrText xml:space="preserve"> PAGEREF _Toc397896367 \h </w:instrText>
            </w:r>
            <w:r>
              <w:rPr>
                <w:noProof/>
                <w:webHidden/>
              </w:rPr>
            </w:r>
          </w:ins>
          <w:r>
            <w:rPr>
              <w:noProof/>
              <w:webHidden/>
            </w:rPr>
            <w:fldChar w:fldCharType="separate"/>
          </w:r>
          <w:r w:rsidR="006F6FF7">
            <w:rPr>
              <w:noProof/>
              <w:webHidden/>
            </w:rPr>
            <w:t>52</w:t>
          </w:r>
          <w:ins w:id="343"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344" w:author="Sammartano, Marc (BIC USA)" w:date="2014-09-07T23:27:00Z"/>
              <w:rFonts w:eastAsiaTheme="minorEastAsia"/>
              <w:noProof/>
            </w:rPr>
          </w:pPr>
          <w:ins w:id="34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"_Toc397896368"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 Functions</w:t>
            </w:r>
            <w:r>
              <w:rPr>
                <w:noProof/>
                <w:webHidden/>
              </w:rPr>
              <w:tab/>
            </w:r>
            <w:r>
              <w:rPr>
                <w:noProof/>
                <w:webHidden/>
              </w:rPr>
              <w:fldChar w:fldCharType="begin"/>
            </w:r>
            <w:r>
              <w:rPr>
                <w:noProof/>
                <w:webHidden/>
              </w:rPr>
              <w:instrText xml:space="preserve"> PAGEREF _Toc397896368 \h </w:instrText>
            </w:r>
            <w:r>
              <w:rPr>
                <w:noProof/>
                <w:webHidden/>
              </w:rPr>
            </w:r>
          </w:ins>
          <w:r>
            <w:rPr>
              <w:noProof/>
              <w:webHidden/>
            </w:rPr>
            <w:fldChar w:fldCharType="separate"/>
          </w:r>
          <w:r w:rsidR="006F6FF7">
            <w:rPr>
              <w:noProof/>
              <w:webHidden/>
            </w:rPr>
            <w:t>53</w:t>
          </w:r>
          <w:ins w:id="34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47" w:author="Sammartano, Marc (BIC USA)" w:date="2014-09-07T23:27:00Z"/>
              <w:rFonts w:eastAsiaTheme="minorEastAsia"/>
              <w:noProof/>
            </w:rPr>
          </w:pPr>
          <w:ins w:id="34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"_Toc397896369"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CLOCK()</w:t>
            </w:r>
            <w:r>
              <w:rPr>
                <w:noProof/>
                <w:webHidden/>
              </w:rPr>
              <w:tab/>
            </w:r>
            <w:r>
              <w:rPr>
                <w:noProof/>
                <w:webHidden/>
              </w:rPr>
              <w:fldChar w:fldCharType="begin"/>
            </w:r>
            <w:r>
              <w:rPr>
                <w:noProof/>
                <w:webHidden/>
              </w:rPr>
              <w:instrText xml:space="preserve"> PAGEREF _Toc397896369 \h </w:instrText>
            </w:r>
            <w:r>
              <w:rPr>
                <w:noProof/>
                <w:webHidden/>
              </w:rPr>
            </w:r>
          </w:ins>
          <w:r>
            <w:rPr>
              <w:noProof/>
              <w:webHidden/>
            </w:rPr>
            <w:fldChar w:fldCharType="separate"/>
          </w:r>
          <w:r w:rsidR="006F6FF7">
            <w:rPr>
              <w:noProof/>
              <w:webHidden/>
            </w:rPr>
            <w:t>53</w:t>
          </w:r>
          <w:ins w:id="34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50" w:author="Sammartano, Marc (BIC USA)" w:date="2014-09-07T23:27:00Z"/>
              <w:rFonts w:eastAsiaTheme="minorEastAsia"/>
              <w:noProof/>
            </w:rPr>
          </w:pPr>
          <w:ins w:id="35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"_Toc397896370"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w:t>
            </w:r>
            <w:r>
              <w:rPr>
                <w:noProof/>
                <w:webHidden/>
              </w:rPr>
              <w:tab/>
            </w:r>
            <w:r>
              <w:rPr>
                <w:noProof/>
                <w:webHidden/>
              </w:rPr>
              <w:fldChar w:fldCharType="begin"/>
            </w:r>
            <w:r>
              <w:rPr>
                <w:noProof/>
                <w:webHidden/>
              </w:rPr>
              <w:instrText xml:space="preserve"> PAGEREF _Toc397896370 \h </w:instrText>
            </w:r>
            <w:r>
              <w:rPr>
                <w:noProof/>
                <w:webHidden/>
              </w:rPr>
            </w:r>
          </w:ins>
          <w:r>
            <w:rPr>
              <w:noProof/>
              <w:webHidden/>
            </w:rPr>
            <w:fldChar w:fldCharType="separate"/>
          </w:r>
          <w:r w:rsidR="006F6FF7">
            <w:rPr>
              <w:noProof/>
              <w:webHidden/>
            </w:rPr>
            <w:t>53</w:t>
          </w:r>
          <w:ins w:id="35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53" w:author="Sammartano, Marc (BIC USA)" w:date="2014-09-07T23:27:00Z"/>
              <w:rFonts w:eastAsiaTheme="minorEastAsia"/>
              <w:noProof/>
            </w:rPr>
          </w:pPr>
          <w:ins w:id="35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"_Toc397896371"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_Toc397896371 \h </w:instrText>
            </w:r>
            <w:r>
              <w:rPr>
                <w:noProof/>
                <w:webHidden/>
              </w:rPr>
            </w:r>
          </w:ins>
          <w:r>
            <w:rPr>
              <w:noProof/>
              <w:webHidden/>
            </w:rPr>
            <w:fldChar w:fldCharType="separate"/>
          </w:r>
          <w:r w:rsidR="006F6FF7">
            <w:rPr>
              <w:noProof/>
              <w:webHidden/>
            </w:rPr>
            <w:t>53</w:t>
          </w:r>
          <w:ins w:id="355"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356" w:author="Sammartano, Marc (BIC USA)" w:date="2014-09-07T23:27:00Z"/>
              <w:rFonts w:eastAsiaTheme="minorEastAsia"/>
              <w:noProof/>
            </w:rPr>
          </w:pPr>
          <w:ins w:id="35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"_Toc397896372"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String Functions</w:t>
            </w:r>
            <w:r>
              <w:rPr>
                <w:noProof/>
                <w:webHidden/>
              </w:rPr>
              <w:tab/>
            </w:r>
            <w:r>
              <w:rPr>
                <w:noProof/>
                <w:webHidden/>
              </w:rPr>
              <w:fldChar w:fldCharType="begin"/>
            </w:r>
            <w:r>
              <w:rPr>
                <w:noProof/>
                <w:webHidden/>
              </w:rPr>
              <w:instrText xml:space="preserve"> PAGEREF _Toc397896372 \h </w:instrText>
            </w:r>
            <w:r>
              <w:rPr>
                <w:noProof/>
                <w:webHidden/>
              </w:rPr>
            </w:r>
          </w:ins>
          <w:r>
            <w:rPr>
              <w:noProof/>
              <w:webHidden/>
            </w:rPr>
            <w:fldChar w:fldCharType="separate"/>
          </w:r>
          <w:r w:rsidR="006F6FF7">
            <w:rPr>
              <w:noProof/>
              <w:webHidden/>
            </w:rPr>
            <w:t>53</w:t>
          </w:r>
          <w:ins w:id="35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59" w:author="Sammartano, Marc (BIC USA)" w:date="2014-09-07T23:27:00Z"/>
              <w:rFonts w:eastAsiaTheme="minorEastAsia"/>
              <w:noProof/>
            </w:rPr>
          </w:pPr>
          <w:ins w:id="36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"_Toc397896373"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GETERROR$()</w:t>
            </w:r>
            <w:r>
              <w:rPr>
                <w:noProof/>
                <w:webHidden/>
              </w:rPr>
              <w:tab/>
            </w:r>
            <w:r>
              <w:rPr>
                <w:noProof/>
                <w:webHidden/>
              </w:rPr>
              <w:fldChar w:fldCharType="begin"/>
            </w:r>
            <w:r>
              <w:rPr>
                <w:noProof/>
                <w:webHidden/>
              </w:rPr>
              <w:instrText xml:space="preserve"> PAGEREF _Toc397896373 \h </w:instrText>
            </w:r>
            <w:r>
              <w:rPr>
                <w:noProof/>
                <w:webHidden/>
              </w:rPr>
            </w:r>
          </w:ins>
          <w:r>
            <w:rPr>
              <w:noProof/>
              <w:webHidden/>
            </w:rPr>
            <w:fldChar w:fldCharType="separate"/>
          </w:r>
          <w:r w:rsidR="006F6FF7">
            <w:rPr>
              <w:noProof/>
              <w:webHidden/>
            </w:rPr>
            <w:t>53</w:t>
          </w:r>
          <w:ins w:id="36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62" w:author="Sammartano, Marc (BIC USA)" w:date="2014-09-07T23:27:00Z"/>
              <w:rFonts w:eastAsiaTheme="minorEastAsia"/>
              <w:noProof/>
            </w:rPr>
          </w:pPr>
          <w:ins w:id="36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"_Toc397896374"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CHR$(&lt;nexp&gt;, ...)</w:t>
            </w:r>
            <w:r>
              <w:rPr>
                <w:noProof/>
                <w:webHidden/>
              </w:rPr>
              <w:tab/>
            </w:r>
            <w:r>
              <w:rPr>
                <w:noProof/>
                <w:webHidden/>
              </w:rPr>
              <w:fldChar w:fldCharType="begin"/>
            </w:r>
            <w:r>
              <w:rPr>
                <w:noProof/>
                <w:webHidden/>
              </w:rPr>
              <w:instrText xml:space="preserve"> PAGEREF _Toc397896374 \h </w:instrText>
            </w:r>
            <w:r>
              <w:rPr>
                <w:noProof/>
                <w:webHidden/>
              </w:rPr>
            </w:r>
          </w:ins>
          <w:r>
            <w:rPr>
              <w:noProof/>
              <w:webHidden/>
            </w:rPr>
            <w:fldChar w:fldCharType="separate"/>
          </w:r>
          <w:r w:rsidR="006F6FF7">
            <w:rPr>
              <w:noProof/>
              <w:webHidden/>
            </w:rPr>
            <w:t>53</w:t>
          </w:r>
          <w:ins w:id="36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65" w:author="Sammartano, Marc (BIC USA)" w:date="2014-09-07T23:27:00Z"/>
              <w:rFonts w:eastAsiaTheme="minorEastAsia"/>
              <w:noProof/>
            </w:rPr>
          </w:pPr>
          <w:ins w:id="36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"_Toc397896375"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 xml:space="preserve">LEFT$(&lt;sexp&gt;, </w:t>
            </w:r>
            <w:r w:rsidRPr="00E87EE5">
              <w:rPr>
                <w:rStyle w:val="Hyperlink"/>
                <w:noProof/>
              </w:rPr>
              <w:t>&lt;nexp&gt;</w:t>
            </w:r>
            <w:r w:rsidRPr="00E87EE5">
              <w:rPr>
                <w:rStyle w:val="Hyperlink"/>
                <w:rFonts w:eastAsia="Times New Roman"/>
                <w:noProof/>
              </w:rPr>
              <w:t>)</w:t>
            </w:r>
            <w:r>
              <w:rPr>
                <w:noProof/>
                <w:webHidden/>
              </w:rPr>
              <w:tab/>
            </w:r>
            <w:r>
              <w:rPr>
                <w:noProof/>
                <w:webHidden/>
              </w:rPr>
              <w:fldChar w:fldCharType="begin"/>
            </w:r>
            <w:r>
              <w:rPr>
                <w:noProof/>
                <w:webHidden/>
              </w:rPr>
              <w:instrText xml:space="preserve"> PAGEREF _Toc397896375 \h </w:instrText>
            </w:r>
            <w:r>
              <w:rPr>
                <w:noProof/>
                <w:webHidden/>
              </w:rPr>
            </w:r>
          </w:ins>
          <w:r>
            <w:rPr>
              <w:noProof/>
              <w:webHidden/>
            </w:rPr>
            <w:fldChar w:fldCharType="separate"/>
          </w:r>
          <w:r w:rsidR="006F6FF7">
            <w:rPr>
              <w:noProof/>
              <w:webHidden/>
            </w:rPr>
            <w:t>54</w:t>
          </w:r>
          <w:ins w:id="36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68" w:author="Sammartano, Marc (BIC USA)" w:date="2014-09-07T23:27:00Z"/>
              <w:rFonts w:eastAsiaTheme="minorEastAsia"/>
              <w:noProof/>
            </w:rPr>
          </w:pPr>
          <w:ins w:id="36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"_Toc397896376"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 xml:space="preserve">MID$(&lt;sexp&gt;, </w:t>
            </w:r>
            <w:r w:rsidRPr="00E87EE5">
              <w:rPr>
                <w:rStyle w:val="Hyperlink"/>
                <w:noProof/>
              </w:rPr>
              <w:t>&lt;start_nexp&gt;{, &lt;count_nexp&gt;}</w:t>
            </w:r>
            <w:r w:rsidRPr="00E87EE5">
              <w:rPr>
                <w:rStyle w:val="Hyperlink"/>
                <w:rFonts w:eastAsia="Times New Roman"/>
                <w:noProof/>
              </w:rPr>
              <w:t>)</w:t>
            </w:r>
            <w:r>
              <w:rPr>
                <w:noProof/>
                <w:webHidden/>
              </w:rPr>
              <w:tab/>
            </w:r>
            <w:r>
              <w:rPr>
                <w:noProof/>
                <w:webHidden/>
              </w:rPr>
              <w:fldChar w:fldCharType="begin"/>
            </w:r>
            <w:r>
              <w:rPr>
                <w:noProof/>
                <w:webHidden/>
              </w:rPr>
              <w:instrText xml:space="preserve"> PAGEREF _Toc397896376 \h </w:instrText>
            </w:r>
            <w:r>
              <w:rPr>
                <w:noProof/>
                <w:webHidden/>
              </w:rPr>
            </w:r>
          </w:ins>
          <w:r>
            <w:rPr>
              <w:noProof/>
              <w:webHidden/>
            </w:rPr>
            <w:fldChar w:fldCharType="separate"/>
          </w:r>
          <w:r w:rsidR="006F6FF7">
            <w:rPr>
              <w:noProof/>
              <w:webHidden/>
            </w:rPr>
            <w:t>54</w:t>
          </w:r>
          <w:ins w:id="37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71" w:author="Sammartano, Marc (BIC USA)" w:date="2014-09-07T23:27:00Z"/>
              <w:rFonts w:eastAsiaTheme="minorEastAsia"/>
              <w:noProof/>
            </w:rPr>
          </w:pPr>
          <w:ins w:id="37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"_Toc397896377"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RIGHT$(</w:t>
            </w:r>
            <w:r w:rsidRPr="00E87EE5">
              <w:rPr>
                <w:rStyle w:val="Hyperlink"/>
                <w:noProof/>
              </w:rPr>
              <w:t>&lt;sexp&gt;, &lt;nexp&gt;</w:t>
            </w:r>
            <w:r w:rsidRPr="00E87EE5">
              <w:rPr>
                <w:rStyle w:val="Hyperlink"/>
                <w:rFonts w:eastAsia="Times New Roman"/>
                <w:noProof/>
              </w:rPr>
              <w:t>)</w:t>
            </w:r>
            <w:r>
              <w:rPr>
                <w:noProof/>
                <w:webHidden/>
              </w:rPr>
              <w:tab/>
            </w:r>
            <w:r>
              <w:rPr>
                <w:noProof/>
                <w:webHidden/>
              </w:rPr>
              <w:fldChar w:fldCharType="begin"/>
            </w:r>
            <w:r>
              <w:rPr>
                <w:noProof/>
                <w:webHidden/>
              </w:rPr>
              <w:instrText xml:space="preserve"> PAGEREF _Toc397896377 \h </w:instrText>
            </w:r>
            <w:r>
              <w:rPr>
                <w:noProof/>
                <w:webHidden/>
              </w:rPr>
            </w:r>
          </w:ins>
          <w:r>
            <w:rPr>
              <w:noProof/>
              <w:webHidden/>
            </w:rPr>
            <w:fldChar w:fldCharType="separate"/>
          </w:r>
          <w:r w:rsidR="006F6FF7">
            <w:rPr>
              <w:noProof/>
              <w:webHidden/>
            </w:rPr>
            <w:t>54</w:t>
          </w:r>
          <w:ins w:id="37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74" w:author="Sammartano, Marc (BIC USA)" w:date="2014-09-07T23:27:00Z"/>
              <w:rFonts w:eastAsiaTheme="minorEastAsia"/>
              <w:noProof/>
            </w:rPr>
          </w:pPr>
          <w:ins w:id="37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"_Toc397896378"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_Toc397896378 \h </w:instrText>
            </w:r>
            <w:r>
              <w:rPr>
                <w:noProof/>
                <w:webHidden/>
              </w:rPr>
            </w:r>
          </w:ins>
          <w:r>
            <w:rPr>
              <w:noProof/>
              <w:webHidden/>
            </w:rPr>
            <w:fldChar w:fldCharType="separate"/>
          </w:r>
          <w:r w:rsidR="006F6FF7">
            <w:rPr>
              <w:noProof/>
              <w:webHidden/>
            </w:rPr>
            <w:t>54</w:t>
          </w:r>
          <w:ins w:id="37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77" w:author="Sammartano, Marc (BIC USA)" w:date="2014-09-07T23:27:00Z"/>
              <w:rFonts w:eastAsiaTheme="minorEastAsia"/>
              <w:noProof/>
            </w:rPr>
          </w:pPr>
          <w:ins w:id="37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"_Toc397896379"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_Toc397896379 \h </w:instrText>
            </w:r>
            <w:r>
              <w:rPr>
                <w:noProof/>
                <w:webHidden/>
              </w:rPr>
            </w:r>
          </w:ins>
          <w:r>
            <w:rPr>
              <w:noProof/>
              <w:webHidden/>
            </w:rPr>
            <w:fldChar w:fldCharType="separate"/>
          </w:r>
          <w:r w:rsidR="006F6FF7">
            <w:rPr>
              <w:noProof/>
              <w:webHidden/>
            </w:rPr>
            <w:t>54</w:t>
          </w:r>
          <w:ins w:id="37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80" w:author="Sammartano, Marc (BIC USA)" w:date="2014-09-07T23:27:00Z"/>
              <w:rFonts w:eastAsiaTheme="minorEastAsia"/>
              <w:noProof/>
            </w:rPr>
          </w:pPr>
          <w:ins w:id="38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"_Toc397896380"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STR$(</w:t>
            </w:r>
            <w:r w:rsidRPr="00E87EE5">
              <w:rPr>
                <w:rStyle w:val="Hyperlink"/>
                <w:noProof/>
              </w:rPr>
              <w:t>&lt;nexp&gt;</w:t>
            </w:r>
            <w:r w:rsidRPr="00E87EE5">
              <w:rPr>
                <w:rStyle w:val="Hyperlink"/>
                <w:rFonts w:eastAsia="Times New Roman"/>
                <w:noProof/>
              </w:rPr>
              <w:t>)</w:t>
            </w:r>
            <w:r>
              <w:rPr>
                <w:noProof/>
                <w:webHidden/>
              </w:rPr>
              <w:tab/>
            </w:r>
            <w:r>
              <w:rPr>
                <w:noProof/>
                <w:webHidden/>
              </w:rPr>
              <w:fldChar w:fldCharType="begin"/>
            </w:r>
            <w:r>
              <w:rPr>
                <w:noProof/>
                <w:webHidden/>
              </w:rPr>
              <w:instrText xml:space="preserve"> PAGEREF _Toc397896380 \h </w:instrText>
            </w:r>
            <w:r>
              <w:rPr>
                <w:noProof/>
                <w:webHidden/>
              </w:rPr>
            </w:r>
          </w:ins>
          <w:r>
            <w:rPr>
              <w:noProof/>
              <w:webHidden/>
            </w:rPr>
            <w:fldChar w:fldCharType="separate"/>
          </w:r>
          <w:r w:rsidR="006F6FF7">
            <w:rPr>
              <w:noProof/>
              <w:webHidden/>
            </w:rPr>
            <w:t>55</w:t>
          </w:r>
          <w:ins w:id="38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83" w:author="Sammartano, Marc (BIC USA)" w:date="2014-09-07T23:27:00Z"/>
              <w:rFonts w:eastAsiaTheme="minorEastAsia"/>
              <w:noProof/>
            </w:rPr>
          </w:pPr>
          <w:ins w:id="38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"_Toc397896381"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LOWER$(</w:t>
            </w:r>
            <w:r w:rsidRPr="00E87EE5">
              <w:rPr>
                <w:rStyle w:val="Hyperlink"/>
                <w:noProof/>
              </w:rPr>
              <w:t>&lt;sexp&gt;</w:t>
            </w:r>
            <w:r w:rsidRPr="00E87EE5">
              <w:rPr>
                <w:rStyle w:val="Hyperlink"/>
                <w:rFonts w:eastAsia="Times New Roman"/>
                <w:noProof/>
              </w:rPr>
              <w:t>)</w:t>
            </w:r>
            <w:r>
              <w:rPr>
                <w:noProof/>
                <w:webHidden/>
              </w:rPr>
              <w:tab/>
            </w:r>
            <w:r>
              <w:rPr>
                <w:noProof/>
                <w:webHidden/>
              </w:rPr>
              <w:fldChar w:fldCharType="begin"/>
            </w:r>
            <w:r>
              <w:rPr>
                <w:noProof/>
                <w:webHidden/>
              </w:rPr>
              <w:instrText xml:space="preserve"> PAGEREF _Toc397896381 \h </w:instrText>
            </w:r>
            <w:r>
              <w:rPr>
                <w:noProof/>
                <w:webHidden/>
              </w:rPr>
            </w:r>
          </w:ins>
          <w:r>
            <w:rPr>
              <w:noProof/>
              <w:webHidden/>
            </w:rPr>
            <w:fldChar w:fldCharType="separate"/>
          </w:r>
          <w:r w:rsidR="006F6FF7">
            <w:rPr>
              <w:noProof/>
              <w:webHidden/>
            </w:rPr>
            <w:t>55</w:t>
          </w:r>
          <w:ins w:id="38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86" w:author="Sammartano, Marc (BIC USA)" w:date="2014-09-07T23:27:00Z"/>
              <w:rFonts w:eastAsiaTheme="minorEastAsia"/>
              <w:noProof/>
            </w:rPr>
          </w:pPr>
          <w:ins w:id="387"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"_Toc397896382"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UPPER$(</w:t>
            </w:r>
            <w:r w:rsidRPr="00E87EE5">
              <w:rPr>
                <w:rStyle w:val="Hyperlink"/>
                <w:noProof/>
              </w:rPr>
              <w:t>&lt;sexp&gt;</w:t>
            </w:r>
            <w:r w:rsidRPr="00E87EE5">
              <w:rPr>
                <w:rStyle w:val="Hyperlink"/>
                <w:rFonts w:eastAsia="Times New Roman"/>
                <w:noProof/>
              </w:rPr>
              <w:t>)</w:t>
            </w:r>
            <w:r>
              <w:rPr>
                <w:noProof/>
                <w:webHidden/>
              </w:rPr>
              <w:tab/>
            </w:r>
            <w:r>
              <w:rPr>
                <w:noProof/>
                <w:webHidden/>
              </w:rPr>
              <w:fldChar w:fldCharType="begin"/>
            </w:r>
            <w:r>
              <w:rPr>
                <w:noProof/>
                <w:webHidden/>
              </w:rPr>
              <w:instrText xml:space="preserve"> PAGEREF _Toc397896382 \h </w:instrText>
            </w:r>
            <w:r>
              <w:rPr>
                <w:noProof/>
                <w:webHidden/>
              </w:rPr>
            </w:r>
          </w:ins>
          <w:r>
            <w:rPr>
              <w:noProof/>
              <w:webHidden/>
            </w:rPr>
            <w:fldChar w:fldCharType="separate"/>
          </w:r>
          <w:r w:rsidR="006F6FF7">
            <w:rPr>
              <w:noProof/>
              <w:webHidden/>
            </w:rPr>
            <w:t>55</w:t>
          </w:r>
          <w:ins w:id="38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89" w:author="Sammartano, Marc (BIC USA)" w:date="2014-09-07T23:27:00Z"/>
              <w:rFonts w:eastAsiaTheme="minorEastAsia"/>
              <w:noProof/>
            </w:rPr>
          </w:pPr>
          <w:ins w:id="39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"_Toc397896383"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VERSION$()</w:t>
            </w:r>
            <w:r>
              <w:rPr>
                <w:noProof/>
                <w:webHidden/>
              </w:rPr>
              <w:tab/>
            </w:r>
            <w:r>
              <w:rPr>
                <w:noProof/>
                <w:webHidden/>
              </w:rPr>
              <w:fldChar w:fldCharType="begin"/>
            </w:r>
            <w:r>
              <w:rPr>
                <w:noProof/>
                <w:webHidden/>
              </w:rPr>
              <w:instrText xml:space="preserve"> PAGEREF _Toc397896383 \h </w:instrText>
            </w:r>
            <w:r>
              <w:rPr>
                <w:noProof/>
                <w:webHidden/>
              </w:rPr>
            </w:r>
          </w:ins>
          <w:r>
            <w:rPr>
              <w:noProof/>
              <w:webHidden/>
            </w:rPr>
            <w:fldChar w:fldCharType="separate"/>
          </w:r>
          <w:r w:rsidR="006F6FF7">
            <w:rPr>
              <w:noProof/>
              <w:webHidden/>
            </w:rPr>
            <w:t>55</w:t>
          </w:r>
          <w:ins w:id="39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92" w:author="Sammartano, Marc (BIC USA)" w:date="2014-09-07T23:27:00Z"/>
              <w:rFonts w:eastAsiaTheme="minorEastAsia"/>
              <w:noProof/>
            </w:rPr>
          </w:pPr>
          <w:ins w:id="39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"_Toc397896384"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INT$(&lt;nexp&gt;)</w:t>
            </w:r>
            <w:r>
              <w:rPr>
                <w:noProof/>
                <w:webHidden/>
              </w:rPr>
              <w:tab/>
            </w:r>
            <w:r>
              <w:rPr>
                <w:noProof/>
                <w:webHidden/>
              </w:rPr>
              <w:fldChar w:fldCharType="begin"/>
            </w:r>
            <w:r>
              <w:rPr>
                <w:noProof/>
                <w:webHidden/>
              </w:rPr>
              <w:instrText xml:space="preserve"> PAGEREF _Toc397896384 \h </w:instrText>
            </w:r>
            <w:r>
              <w:rPr>
                <w:noProof/>
                <w:webHidden/>
              </w:rPr>
            </w:r>
          </w:ins>
          <w:r>
            <w:rPr>
              <w:noProof/>
              <w:webHidden/>
            </w:rPr>
            <w:fldChar w:fldCharType="separate"/>
          </w:r>
          <w:r w:rsidR="006F6FF7">
            <w:rPr>
              <w:noProof/>
              <w:webHidden/>
            </w:rPr>
            <w:t>55</w:t>
          </w:r>
          <w:ins w:id="39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95" w:author="Sammartano, Marc (BIC USA)" w:date="2014-09-07T23:27:00Z"/>
              <w:rFonts w:eastAsiaTheme="minorEastAsia"/>
              <w:noProof/>
            </w:rPr>
          </w:pPr>
          <w:ins w:id="39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"_Toc397896385"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HEX$(&lt;nexp&gt;)</w:t>
            </w:r>
            <w:r>
              <w:rPr>
                <w:noProof/>
                <w:webHidden/>
              </w:rPr>
              <w:tab/>
            </w:r>
            <w:r>
              <w:rPr>
                <w:noProof/>
                <w:webHidden/>
              </w:rPr>
              <w:fldChar w:fldCharType="begin"/>
            </w:r>
            <w:r>
              <w:rPr>
                <w:noProof/>
                <w:webHidden/>
              </w:rPr>
              <w:instrText xml:space="preserve"> PAGEREF _Toc397896385 \h </w:instrText>
            </w:r>
            <w:r>
              <w:rPr>
                <w:noProof/>
                <w:webHidden/>
              </w:rPr>
            </w:r>
          </w:ins>
          <w:r>
            <w:rPr>
              <w:noProof/>
              <w:webHidden/>
            </w:rPr>
            <w:fldChar w:fldCharType="separate"/>
          </w:r>
          <w:r w:rsidR="006F6FF7">
            <w:rPr>
              <w:noProof/>
              <w:webHidden/>
            </w:rPr>
            <w:t>55</w:t>
          </w:r>
          <w:ins w:id="39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398" w:author="Sammartano, Marc (BIC USA)" w:date="2014-09-07T23:27:00Z"/>
              <w:rFonts w:eastAsiaTheme="minorEastAsia"/>
              <w:noProof/>
            </w:rPr>
          </w:pPr>
          <w:ins w:id="39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"_Toc397896386"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OCT$(&lt;nexp&gt;)</w:t>
            </w:r>
            <w:r>
              <w:rPr>
                <w:noProof/>
                <w:webHidden/>
              </w:rPr>
              <w:tab/>
            </w:r>
            <w:r>
              <w:rPr>
                <w:noProof/>
                <w:webHidden/>
              </w:rPr>
              <w:fldChar w:fldCharType="begin"/>
            </w:r>
            <w:r>
              <w:rPr>
                <w:noProof/>
                <w:webHidden/>
              </w:rPr>
              <w:instrText xml:space="preserve"> PAGEREF _Toc397896386 \h </w:instrText>
            </w:r>
            <w:r>
              <w:rPr>
                <w:noProof/>
                <w:webHidden/>
              </w:rPr>
            </w:r>
          </w:ins>
          <w:r>
            <w:rPr>
              <w:noProof/>
              <w:webHidden/>
            </w:rPr>
            <w:fldChar w:fldCharType="separate"/>
          </w:r>
          <w:r w:rsidR="006F6FF7">
            <w:rPr>
              <w:noProof/>
              <w:webHidden/>
            </w:rPr>
            <w:t>55</w:t>
          </w:r>
          <w:ins w:id="40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01" w:author="Sammartano, Marc (BIC USA)" w:date="2014-09-07T23:27:00Z"/>
              <w:rFonts w:eastAsiaTheme="minorEastAsia"/>
              <w:noProof/>
            </w:rPr>
          </w:pPr>
          <w:ins w:id="40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"_Toc397896387"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BIN$(&lt;nexp&gt;)</w:t>
            </w:r>
            <w:r>
              <w:rPr>
                <w:noProof/>
                <w:webHidden/>
              </w:rPr>
              <w:tab/>
            </w:r>
            <w:r>
              <w:rPr>
                <w:noProof/>
                <w:webHidden/>
              </w:rPr>
              <w:fldChar w:fldCharType="begin"/>
            </w:r>
            <w:r>
              <w:rPr>
                <w:noProof/>
                <w:webHidden/>
              </w:rPr>
              <w:instrText xml:space="preserve"> PAGEREF _Toc397896387 \h </w:instrText>
            </w:r>
            <w:r>
              <w:rPr>
                <w:noProof/>
                <w:webHidden/>
              </w:rPr>
            </w:r>
          </w:ins>
          <w:r>
            <w:rPr>
              <w:noProof/>
              <w:webHidden/>
            </w:rPr>
            <w:fldChar w:fldCharType="separate"/>
          </w:r>
          <w:r w:rsidR="006F6FF7">
            <w:rPr>
              <w:noProof/>
              <w:webHidden/>
            </w:rPr>
            <w:t>55</w:t>
          </w:r>
          <w:ins w:id="40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04" w:author="Sammartano, Marc (BIC USA)" w:date="2014-09-07T23:27:00Z"/>
              <w:rFonts w:eastAsiaTheme="minorEastAsia"/>
              <w:noProof/>
            </w:rPr>
          </w:pPr>
          <w:ins w:id="40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"_Toc397896388"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USING$({&lt;locale_sexp&gt;} , &lt;format_sexp&gt; { , &lt;exp&gt;}...)</w:t>
            </w:r>
            <w:r>
              <w:rPr>
                <w:noProof/>
                <w:webHidden/>
              </w:rPr>
              <w:tab/>
            </w:r>
            <w:r>
              <w:rPr>
                <w:noProof/>
                <w:webHidden/>
              </w:rPr>
              <w:fldChar w:fldCharType="begin"/>
            </w:r>
            <w:r>
              <w:rPr>
                <w:noProof/>
                <w:webHidden/>
              </w:rPr>
              <w:instrText xml:space="preserve"> PAGEREF _Toc397896388 \h </w:instrText>
            </w:r>
            <w:r>
              <w:rPr>
                <w:noProof/>
                <w:webHidden/>
              </w:rPr>
            </w:r>
          </w:ins>
          <w:r>
            <w:rPr>
              <w:noProof/>
              <w:webHidden/>
            </w:rPr>
            <w:fldChar w:fldCharType="separate"/>
          </w:r>
          <w:r w:rsidR="006F6FF7">
            <w:rPr>
              <w:noProof/>
              <w:webHidden/>
            </w:rPr>
            <w:t>55</w:t>
          </w:r>
          <w:ins w:id="40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07" w:author="Sammartano, Marc (BIC USA)" w:date="2014-09-07T23:27:00Z"/>
              <w:rFonts w:eastAsiaTheme="minorEastAsia"/>
              <w:noProof/>
            </w:rPr>
          </w:pPr>
          <w:ins w:id="40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"_Toc397896389"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Locale expression</w:t>
            </w:r>
            <w:r>
              <w:rPr>
                <w:noProof/>
                <w:webHidden/>
              </w:rPr>
              <w:tab/>
            </w:r>
            <w:r>
              <w:rPr>
                <w:noProof/>
                <w:webHidden/>
              </w:rPr>
              <w:fldChar w:fldCharType="begin"/>
            </w:r>
            <w:r>
              <w:rPr>
                <w:noProof/>
                <w:webHidden/>
              </w:rPr>
              <w:instrText xml:space="preserve"> PAGEREF _Toc397896389 \h </w:instrText>
            </w:r>
            <w:r>
              <w:rPr>
                <w:noProof/>
                <w:webHidden/>
              </w:rPr>
            </w:r>
          </w:ins>
          <w:r>
            <w:rPr>
              <w:noProof/>
              <w:webHidden/>
            </w:rPr>
            <w:fldChar w:fldCharType="separate"/>
          </w:r>
          <w:r w:rsidR="006F6FF7">
            <w:rPr>
              <w:noProof/>
              <w:webHidden/>
            </w:rPr>
            <w:t>56</w:t>
          </w:r>
          <w:ins w:id="40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10" w:author="Sammartano, Marc (BIC USA)" w:date="2014-09-07T23:27:00Z"/>
              <w:rFonts w:eastAsiaTheme="minorEastAsia"/>
              <w:noProof/>
            </w:rPr>
          </w:pPr>
          <w:ins w:id="41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"_Toc397896390"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Format expression</w:t>
            </w:r>
            <w:r>
              <w:rPr>
                <w:noProof/>
                <w:webHidden/>
              </w:rPr>
              <w:tab/>
            </w:r>
            <w:r>
              <w:rPr>
                <w:noProof/>
                <w:webHidden/>
              </w:rPr>
              <w:fldChar w:fldCharType="begin"/>
            </w:r>
            <w:r>
              <w:rPr>
                <w:noProof/>
                <w:webHidden/>
              </w:rPr>
              <w:instrText xml:space="preserve"> PAGEREF _Toc397896390 \h </w:instrText>
            </w:r>
            <w:r>
              <w:rPr>
                <w:noProof/>
                <w:webHidden/>
              </w:rPr>
            </w:r>
          </w:ins>
          <w:r>
            <w:rPr>
              <w:noProof/>
              <w:webHidden/>
            </w:rPr>
            <w:fldChar w:fldCharType="separate"/>
          </w:r>
          <w:r w:rsidR="006F6FF7">
            <w:rPr>
              <w:noProof/>
              <w:webHidden/>
            </w:rPr>
            <w:t>56</w:t>
          </w:r>
          <w:ins w:id="41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13" w:author="Sammartano, Marc (BIC USA)" w:date="2014-09-07T23:27:00Z"/>
              <w:rFonts w:eastAsiaTheme="minorEastAsia"/>
              <w:noProof/>
            </w:rPr>
          </w:pPr>
          <w:ins w:id="41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"_Toc397896391"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Integer values</w:t>
            </w:r>
            <w:r>
              <w:rPr>
                <w:noProof/>
                <w:webHidden/>
              </w:rPr>
              <w:tab/>
            </w:r>
            <w:r>
              <w:rPr>
                <w:noProof/>
                <w:webHidden/>
              </w:rPr>
              <w:fldChar w:fldCharType="begin"/>
            </w:r>
            <w:r>
              <w:rPr>
                <w:noProof/>
                <w:webHidden/>
              </w:rPr>
              <w:instrText xml:space="preserve"> PAGEREF _Toc397896391 \h </w:instrText>
            </w:r>
            <w:r>
              <w:rPr>
                <w:noProof/>
                <w:webHidden/>
              </w:rPr>
            </w:r>
          </w:ins>
          <w:r>
            <w:rPr>
              <w:noProof/>
              <w:webHidden/>
            </w:rPr>
            <w:fldChar w:fldCharType="separate"/>
          </w:r>
          <w:r w:rsidR="006F6FF7">
            <w:rPr>
              <w:noProof/>
              <w:webHidden/>
            </w:rPr>
            <w:t>59</w:t>
          </w:r>
          <w:ins w:id="41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16" w:author="Sammartano, Marc (BIC USA)" w:date="2014-09-07T23:27:00Z"/>
              <w:rFonts w:eastAsiaTheme="minorEastAsia"/>
              <w:noProof/>
            </w:rPr>
          </w:pPr>
          <w:ins w:id="41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"_Toc397896392"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_Toc397896392 \h </w:instrText>
            </w:r>
            <w:r>
              <w:rPr>
                <w:noProof/>
                <w:webHidden/>
              </w:rPr>
            </w:r>
          </w:ins>
          <w:r>
            <w:rPr>
              <w:noProof/>
              <w:webHidden/>
            </w:rPr>
            <w:fldChar w:fldCharType="separate"/>
          </w:r>
          <w:r w:rsidR="006F6FF7">
            <w:rPr>
              <w:noProof/>
              <w:webHidden/>
            </w:rPr>
            <w:t>60</w:t>
          </w:r>
          <w:ins w:id="41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19" w:author="Sammartano, Marc (BIC USA)" w:date="2014-09-07T23:27:00Z"/>
              <w:rFonts w:eastAsiaTheme="minorEastAsia"/>
              <w:noProof/>
            </w:rPr>
          </w:pPr>
          <w:ins w:id="42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"_Toc397896393"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FORMAT$(</w:t>
            </w:r>
            <w:r w:rsidRPr="00E87EE5">
              <w:rPr>
                <w:rStyle w:val="Hyperlink"/>
                <w:noProof/>
              </w:rPr>
              <w:t>&lt;pattern_sexp&gt;</w:t>
            </w:r>
            <w:r w:rsidRPr="00E87EE5">
              <w:rPr>
                <w:rStyle w:val="Hyperlink"/>
                <w:rFonts w:eastAsia="Times New Roman"/>
                <w:noProof/>
              </w:rPr>
              <w:t xml:space="preserve">, </w:t>
            </w:r>
            <w:r w:rsidRPr="00E87EE5">
              <w:rPr>
                <w:rStyle w:val="Hyperlink"/>
                <w:noProof/>
              </w:rPr>
              <w:t>&lt;nexp&gt;</w:t>
            </w:r>
            <w:r w:rsidRPr="00E87EE5">
              <w:rPr>
                <w:rStyle w:val="Hyperlink"/>
                <w:rFonts w:eastAsia="Times New Roman"/>
                <w:noProof/>
              </w:rPr>
              <w:t>)</w:t>
            </w:r>
            <w:r>
              <w:rPr>
                <w:noProof/>
                <w:webHidden/>
              </w:rPr>
              <w:tab/>
            </w:r>
            <w:r>
              <w:rPr>
                <w:noProof/>
                <w:webHidden/>
              </w:rPr>
              <w:fldChar w:fldCharType="begin"/>
            </w:r>
            <w:r>
              <w:rPr>
                <w:noProof/>
                <w:webHidden/>
              </w:rPr>
              <w:instrText xml:space="preserve"> PAGEREF _Toc397896393 \h </w:instrText>
            </w:r>
            <w:r>
              <w:rPr>
                <w:noProof/>
                <w:webHidden/>
              </w:rPr>
            </w:r>
          </w:ins>
          <w:r>
            <w:rPr>
              <w:noProof/>
              <w:webHidden/>
            </w:rPr>
            <w:fldChar w:fldCharType="separate"/>
          </w:r>
          <w:r w:rsidR="006F6FF7">
            <w:rPr>
              <w:noProof/>
              <w:webHidden/>
            </w:rPr>
            <w:t>60</w:t>
          </w:r>
          <w:ins w:id="42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22" w:author="Sammartano, Marc (BIC USA)" w:date="2014-09-07T23:27:00Z"/>
              <w:rFonts w:eastAsiaTheme="minorEastAsia"/>
              <w:noProof/>
            </w:rPr>
          </w:pPr>
          <w:ins w:id="42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"_Toc397896394"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Notes</w:t>
            </w:r>
            <w:r>
              <w:rPr>
                <w:noProof/>
                <w:webHidden/>
              </w:rPr>
              <w:tab/>
            </w:r>
            <w:r>
              <w:rPr>
                <w:noProof/>
                <w:webHidden/>
              </w:rPr>
              <w:fldChar w:fldCharType="begin"/>
            </w:r>
            <w:r>
              <w:rPr>
                <w:noProof/>
                <w:webHidden/>
              </w:rPr>
              <w:instrText xml:space="preserve"> PAGEREF _Toc397896394 \h </w:instrText>
            </w:r>
            <w:r>
              <w:rPr>
                <w:noProof/>
                <w:webHidden/>
              </w:rPr>
            </w:r>
          </w:ins>
          <w:r>
            <w:rPr>
              <w:noProof/>
              <w:webHidden/>
            </w:rPr>
            <w:fldChar w:fldCharType="separate"/>
          </w:r>
          <w:r w:rsidR="006F6FF7">
            <w:rPr>
              <w:noProof/>
              <w:webHidden/>
            </w:rPr>
            <w:t>60</w:t>
          </w:r>
          <w:ins w:id="42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25" w:author="Sammartano, Marc (BIC USA)" w:date="2014-09-07T23:27:00Z"/>
              <w:rFonts w:eastAsiaTheme="minorEastAsia"/>
              <w:noProof/>
            </w:rPr>
          </w:pPr>
          <w:ins w:id="42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"_Toc397896395"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Examples</w:t>
            </w:r>
            <w:r>
              <w:rPr>
                <w:noProof/>
                <w:webHidden/>
              </w:rPr>
              <w:tab/>
            </w:r>
            <w:r>
              <w:rPr>
                <w:noProof/>
                <w:webHidden/>
              </w:rPr>
              <w:fldChar w:fldCharType="begin"/>
            </w:r>
            <w:r>
              <w:rPr>
                <w:noProof/>
                <w:webHidden/>
              </w:rPr>
              <w:instrText xml:space="preserve"> PAGEREF _Toc397896395 \h </w:instrText>
            </w:r>
            <w:r>
              <w:rPr>
                <w:noProof/>
                <w:webHidden/>
              </w:rPr>
            </w:r>
          </w:ins>
          <w:r>
            <w:rPr>
              <w:noProof/>
              <w:webHidden/>
            </w:rPr>
            <w:fldChar w:fldCharType="separate"/>
          </w:r>
          <w:r w:rsidR="006F6FF7">
            <w:rPr>
              <w:noProof/>
              <w:webHidden/>
            </w:rPr>
            <w:t>61</w:t>
          </w:r>
          <w:ins w:id="427"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428" w:author="Sammartano, Marc (BIC USA)" w:date="2014-09-07T23:27:00Z"/>
              <w:rFonts w:eastAsiaTheme="minorEastAsia"/>
              <w:noProof/>
            </w:rPr>
          </w:pPr>
          <w:ins w:id="42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"_Toc397896396"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User-Defined Functions</w:t>
            </w:r>
            <w:r>
              <w:rPr>
                <w:noProof/>
                <w:webHidden/>
              </w:rPr>
              <w:tab/>
            </w:r>
            <w:r>
              <w:rPr>
                <w:noProof/>
                <w:webHidden/>
              </w:rPr>
              <w:fldChar w:fldCharType="begin"/>
            </w:r>
            <w:r>
              <w:rPr>
                <w:noProof/>
                <w:webHidden/>
              </w:rPr>
              <w:instrText xml:space="preserve"> PAGEREF _Toc397896396 \h </w:instrText>
            </w:r>
            <w:r>
              <w:rPr>
                <w:noProof/>
                <w:webHidden/>
              </w:rPr>
            </w:r>
          </w:ins>
          <w:r>
            <w:rPr>
              <w:noProof/>
              <w:webHidden/>
            </w:rPr>
            <w:fldChar w:fldCharType="separate"/>
          </w:r>
          <w:r w:rsidR="006F6FF7">
            <w:rPr>
              <w:noProof/>
              <w:webHidden/>
            </w:rPr>
            <w:t>61</w:t>
          </w:r>
          <w:ins w:id="43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31" w:author="Sammartano, Marc (BIC USA)" w:date="2014-09-07T23:27:00Z"/>
              <w:rFonts w:eastAsiaTheme="minorEastAsia"/>
              <w:noProof/>
            </w:rPr>
          </w:pPr>
          <w:ins w:id="43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"_Toc397896397"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Commands</w:t>
            </w:r>
            <w:r>
              <w:rPr>
                <w:noProof/>
                <w:webHidden/>
              </w:rPr>
              <w:tab/>
            </w:r>
            <w:r>
              <w:rPr>
                <w:noProof/>
                <w:webHidden/>
              </w:rPr>
              <w:fldChar w:fldCharType="begin"/>
            </w:r>
            <w:r>
              <w:rPr>
                <w:noProof/>
                <w:webHidden/>
              </w:rPr>
              <w:instrText xml:space="preserve"> PAGEREF _Toc397896397 \h </w:instrText>
            </w:r>
            <w:r>
              <w:rPr>
                <w:noProof/>
                <w:webHidden/>
              </w:rPr>
            </w:r>
          </w:ins>
          <w:r>
            <w:rPr>
              <w:noProof/>
              <w:webHidden/>
            </w:rPr>
            <w:fldChar w:fldCharType="separate"/>
          </w:r>
          <w:r w:rsidR="006F6FF7">
            <w:rPr>
              <w:noProof/>
              <w:webHidden/>
            </w:rPr>
            <w:t>61</w:t>
          </w:r>
          <w:ins w:id="43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34" w:author="Sammartano, Marc (BIC USA)" w:date="2014-09-07T23:27:00Z"/>
              <w:rFonts w:eastAsiaTheme="minorEastAsia"/>
              <w:noProof/>
            </w:rPr>
          </w:pPr>
          <w:ins w:id="43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"_Toc397896398"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_Toc397896398 \h </w:instrText>
            </w:r>
            <w:r>
              <w:rPr>
                <w:noProof/>
                <w:webHidden/>
              </w:rPr>
            </w:r>
          </w:ins>
          <w:r>
            <w:rPr>
              <w:noProof/>
              <w:webHidden/>
            </w:rPr>
            <w:fldChar w:fldCharType="separate"/>
          </w:r>
          <w:r w:rsidR="006F6FF7">
            <w:rPr>
              <w:noProof/>
              <w:webHidden/>
            </w:rPr>
            <w:t>61</w:t>
          </w:r>
          <w:ins w:id="43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37" w:author="Sammartano, Marc (BIC USA)" w:date="2014-09-07T23:27:00Z"/>
              <w:rFonts w:eastAsiaTheme="minorEastAsia"/>
              <w:noProof/>
            </w:rPr>
          </w:pPr>
          <w:ins w:id="43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"_Toc397896399"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Fn.rtn &lt;sexp&gt;|&lt;nexp&gt;</w:t>
            </w:r>
            <w:r>
              <w:rPr>
                <w:noProof/>
                <w:webHidden/>
              </w:rPr>
              <w:tab/>
            </w:r>
            <w:r>
              <w:rPr>
                <w:noProof/>
                <w:webHidden/>
              </w:rPr>
              <w:fldChar w:fldCharType="begin"/>
            </w:r>
            <w:r>
              <w:rPr>
                <w:noProof/>
                <w:webHidden/>
              </w:rPr>
              <w:instrText xml:space="preserve"> PAGEREF _Toc397896399 \h </w:instrText>
            </w:r>
            <w:r>
              <w:rPr>
                <w:noProof/>
                <w:webHidden/>
              </w:rPr>
            </w:r>
          </w:ins>
          <w:r>
            <w:rPr>
              <w:noProof/>
              <w:webHidden/>
            </w:rPr>
            <w:fldChar w:fldCharType="separate"/>
          </w:r>
          <w:r w:rsidR="006F6FF7">
            <w:rPr>
              <w:noProof/>
              <w:webHidden/>
            </w:rPr>
            <w:t>63</w:t>
          </w:r>
          <w:ins w:id="43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40" w:author="Sammartano, Marc (BIC USA)" w:date="2014-09-07T23:27:00Z"/>
              <w:rFonts w:eastAsiaTheme="minorEastAsia"/>
              <w:noProof/>
            </w:rPr>
          </w:pPr>
          <w:ins w:id="44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"_Toc397896400"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Fn.end</w:t>
            </w:r>
            <w:r>
              <w:rPr>
                <w:noProof/>
                <w:webHidden/>
              </w:rPr>
              <w:tab/>
            </w:r>
            <w:r>
              <w:rPr>
                <w:noProof/>
                <w:webHidden/>
              </w:rPr>
              <w:fldChar w:fldCharType="begin"/>
            </w:r>
            <w:r>
              <w:rPr>
                <w:noProof/>
                <w:webHidden/>
              </w:rPr>
              <w:instrText xml:space="preserve"> PAGEREF _Toc397896400 \h </w:instrText>
            </w:r>
            <w:r>
              <w:rPr>
                <w:noProof/>
                <w:webHidden/>
              </w:rPr>
            </w:r>
          </w:ins>
          <w:r>
            <w:rPr>
              <w:noProof/>
              <w:webHidden/>
            </w:rPr>
            <w:fldChar w:fldCharType="separate"/>
          </w:r>
          <w:r w:rsidR="006F6FF7">
            <w:rPr>
              <w:noProof/>
              <w:webHidden/>
            </w:rPr>
            <w:t>63</w:t>
          </w:r>
          <w:ins w:id="44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43" w:author="Sammartano, Marc (BIC USA)" w:date="2014-09-07T23:27:00Z"/>
              <w:rFonts w:eastAsiaTheme="minorEastAsia"/>
              <w:noProof/>
            </w:rPr>
          </w:pPr>
          <w:ins w:id="44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"_Toc397896401"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Call &lt;user_defined_function&gt;</w:t>
            </w:r>
            <w:r>
              <w:rPr>
                <w:noProof/>
                <w:webHidden/>
              </w:rPr>
              <w:tab/>
            </w:r>
            <w:r>
              <w:rPr>
                <w:noProof/>
                <w:webHidden/>
              </w:rPr>
              <w:fldChar w:fldCharType="begin"/>
            </w:r>
            <w:r>
              <w:rPr>
                <w:noProof/>
                <w:webHidden/>
              </w:rPr>
              <w:instrText xml:space="preserve"> PAGEREF _Toc397896401 \h </w:instrText>
            </w:r>
            <w:r>
              <w:rPr>
                <w:noProof/>
                <w:webHidden/>
              </w:rPr>
            </w:r>
          </w:ins>
          <w:r>
            <w:rPr>
              <w:noProof/>
              <w:webHidden/>
            </w:rPr>
            <w:fldChar w:fldCharType="separate"/>
          </w:r>
          <w:r w:rsidR="006F6FF7">
            <w:rPr>
              <w:noProof/>
              <w:webHidden/>
            </w:rPr>
            <w:t>63</w:t>
          </w:r>
          <w:ins w:id="445"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446" w:author="Sammartano, Marc (BIC USA)" w:date="2014-09-07T23:27:00Z"/>
              <w:rFonts w:eastAsiaTheme="minorEastAsia"/>
              <w:noProof/>
            </w:rPr>
          </w:pPr>
          <w:ins w:id="44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"_Toc397896402"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Program Control Commands</w:t>
            </w:r>
            <w:r>
              <w:rPr>
                <w:noProof/>
                <w:webHidden/>
              </w:rPr>
              <w:tab/>
            </w:r>
            <w:r>
              <w:rPr>
                <w:noProof/>
                <w:webHidden/>
              </w:rPr>
              <w:fldChar w:fldCharType="begin"/>
            </w:r>
            <w:r>
              <w:rPr>
                <w:noProof/>
                <w:webHidden/>
              </w:rPr>
              <w:instrText xml:space="preserve"> PAGEREF _Toc397896402 \h </w:instrText>
            </w:r>
            <w:r>
              <w:rPr>
                <w:noProof/>
                <w:webHidden/>
              </w:rPr>
            </w:r>
          </w:ins>
          <w:r>
            <w:rPr>
              <w:noProof/>
              <w:webHidden/>
            </w:rPr>
            <w:fldChar w:fldCharType="separate"/>
          </w:r>
          <w:r w:rsidR="006F6FF7">
            <w:rPr>
              <w:noProof/>
              <w:webHidden/>
            </w:rPr>
            <w:t>63</w:t>
          </w:r>
          <w:ins w:id="44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49" w:author="Sammartano, Marc (BIC USA)" w:date="2014-09-07T23:27:00Z"/>
              <w:rFonts w:eastAsiaTheme="minorEastAsia"/>
              <w:noProof/>
            </w:rPr>
          </w:pPr>
          <w:ins w:id="45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"_Toc397896403"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If / Then / Else / Elseif / Endif</w:t>
            </w:r>
            <w:r>
              <w:rPr>
                <w:noProof/>
                <w:webHidden/>
              </w:rPr>
              <w:tab/>
            </w:r>
            <w:r>
              <w:rPr>
                <w:noProof/>
                <w:webHidden/>
              </w:rPr>
              <w:fldChar w:fldCharType="begin"/>
            </w:r>
            <w:r>
              <w:rPr>
                <w:noProof/>
                <w:webHidden/>
              </w:rPr>
              <w:instrText xml:space="preserve"> PAGEREF _Toc397896403 \h </w:instrText>
            </w:r>
            <w:r>
              <w:rPr>
                <w:noProof/>
                <w:webHidden/>
              </w:rPr>
            </w:r>
          </w:ins>
          <w:r>
            <w:rPr>
              <w:noProof/>
              <w:webHidden/>
            </w:rPr>
            <w:fldChar w:fldCharType="separate"/>
          </w:r>
          <w:r w:rsidR="006F6FF7">
            <w:rPr>
              <w:noProof/>
              <w:webHidden/>
            </w:rPr>
            <w:t>63</w:t>
          </w:r>
          <w:ins w:id="45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52" w:author="Sammartano, Marc (BIC USA)" w:date="2014-09-07T23:27:00Z"/>
              <w:rFonts w:eastAsiaTheme="minorEastAsia"/>
              <w:noProof/>
            </w:rPr>
          </w:pPr>
          <w:ins w:id="45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"_Toc397896404"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If / Then / Else</w:t>
            </w:r>
            <w:r>
              <w:rPr>
                <w:noProof/>
                <w:webHidden/>
              </w:rPr>
              <w:tab/>
            </w:r>
            <w:r>
              <w:rPr>
                <w:noProof/>
                <w:webHidden/>
              </w:rPr>
              <w:fldChar w:fldCharType="begin"/>
            </w:r>
            <w:r>
              <w:rPr>
                <w:noProof/>
                <w:webHidden/>
              </w:rPr>
              <w:instrText xml:space="preserve"> PAGEREF _Toc397896404 \h </w:instrText>
            </w:r>
            <w:r>
              <w:rPr>
                <w:noProof/>
                <w:webHidden/>
              </w:rPr>
            </w:r>
          </w:ins>
          <w:r>
            <w:rPr>
              <w:noProof/>
              <w:webHidden/>
            </w:rPr>
            <w:fldChar w:fldCharType="separate"/>
          </w:r>
          <w:r w:rsidR="006F6FF7">
            <w:rPr>
              <w:noProof/>
              <w:webHidden/>
            </w:rPr>
            <w:t>64</w:t>
          </w:r>
          <w:ins w:id="45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55" w:author="Sammartano, Marc (BIC USA)" w:date="2014-09-07T23:27:00Z"/>
              <w:rFonts w:eastAsiaTheme="minorEastAsia"/>
              <w:noProof/>
            </w:rPr>
          </w:pPr>
          <w:ins w:id="45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"_Toc397896405"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For - To - Step / Next</w:t>
            </w:r>
            <w:r>
              <w:rPr>
                <w:noProof/>
                <w:webHidden/>
              </w:rPr>
              <w:tab/>
            </w:r>
            <w:r>
              <w:rPr>
                <w:noProof/>
                <w:webHidden/>
              </w:rPr>
              <w:fldChar w:fldCharType="begin"/>
            </w:r>
            <w:r>
              <w:rPr>
                <w:noProof/>
                <w:webHidden/>
              </w:rPr>
              <w:instrText xml:space="preserve"> PAGEREF _Toc397896405 \h </w:instrText>
            </w:r>
            <w:r>
              <w:rPr>
                <w:noProof/>
                <w:webHidden/>
              </w:rPr>
            </w:r>
          </w:ins>
          <w:r>
            <w:rPr>
              <w:noProof/>
              <w:webHidden/>
            </w:rPr>
            <w:fldChar w:fldCharType="separate"/>
          </w:r>
          <w:r w:rsidR="006F6FF7">
            <w:rPr>
              <w:noProof/>
              <w:webHidden/>
            </w:rPr>
            <w:t>64</w:t>
          </w:r>
          <w:ins w:id="45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58" w:author="Sammartano, Marc (BIC USA)" w:date="2014-09-07T23:27:00Z"/>
              <w:rFonts w:eastAsiaTheme="minorEastAsia"/>
              <w:noProof/>
            </w:rPr>
          </w:pPr>
          <w:ins w:id="45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"_Toc397896406"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F_N.continue</w:t>
            </w:r>
            <w:r>
              <w:rPr>
                <w:noProof/>
                <w:webHidden/>
              </w:rPr>
              <w:tab/>
            </w:r>
            <w:r>
              <w:rPr>
                <w:noProof/>
                <w:webHidden/>
              </w:rPr>
              <w:fldChar w:fldCharType="begin"/>
            </w:r>
            <w:r>
              <w:rPr>
                <w:noProof/>
                <w:webHidden/>
              </w:rPr>
              <w:instrText xml:space="preserve"> PAGEREF _Toc397896406 \h </w:instrText>
            </w:r>
            <w:r>
              <w:rPr>
                <w:noProof/>
                <w:webHidden/>
              </w:rPr>
            </w:r>
          </w:ins>
          <w:r>
            <w:rPr>
              <w:noProof/>
              <w:webHidden/>
            </w:rPr>
            <w:fldChar w:fldCharType="separate"/>
          </w:r>
          <w:r w:rsidR="006F6FF7">
            <w:rPr>
              <w:noProof/>
              <w:webHidden/>
            </w:rPr>
            <w:t>65</w:t>
          </w:r>
          <w:ins w:id="46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61" w:author="Sammartano, Marc (BIC USA)" w:date="2014-09-07T23:27:00Z"/>
              <w:rFonts w:eastAsiaTheme="minorEastAsia"/>
              <w:noProof/>
            </w:rPr>
          </w:pPr>
          <w:ins w:id="46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"_Toc397896407"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F_N.break</w:t>
            </w:r>
            <w:r>
              <w:rPr>
                <w:noProof/>
                <w:webHidden/>
              </w:rPr>
              <w:tab/>
            </w:r>
            <w:r>
              <w:rPr>
                <w:noProof/>
                <w:webHidden/>
              </w:rPr>
              <w:fldChar w:fldCharType="begin"/>
            </w:r>
            <w:r>
              <w:rPr>
                <w:noProof/>
                <w:webHidden/>
              </w:rPr>
              <w:instrText xml:space="preserve"> PAGEREF _Toc397896407 \h </w:instrText>
            </w:r>
            <w:r>
              <w:rPr>
                <w:noProof/>
                <w:webHidden/>
              </w:rPr>
            </w:r>
          </w:ins>
          <w:r>
            <w:rPr>
              <w:noProof/>
              <w:webHidden/>
            </w:rPr>
            <w:fldChar w:fldCharType="separate"/>
          </w:r>
          <w:r w:rsidR="006F6FF7">
            <w:rPr>
              <w:noProof/>
              <w:webHidden/>
            </w:rPr>
            <w:t>65</w:t>
          </w:r>
          <w:ins w:id="46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64" w:author="Sammartano, Marc (BIC USA)" w:date="2014-09-07T23:27:00Z"/>
              <w:rFonts w:eastAsiaTheme="minorEastAsia"/>
              <w:noProof/>
            </w:rPr>
          </w:pPr>
          <w:ins w:id="46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"_Toc397896408"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While &lt;lexp&gt; / Repeat</w:t>
            </w:r>
            <w:r>
              <w:rPr>
                <w:noProof/>
                <w:webHidden/>
              </w:rPr>
              <w:tab/>
            </w:r>
            <w:r>
              <w:rPr>
                <w:noProof/>
                <w:webHidden/>
              </w:rPr>
              <w:fldChar w:fldCharType="begin"/>
            </w:r>
            <w:r>
              <w:rPr>
                <w:noProof/>
                <w:webHidden/>
              </w:rPr>
              <w:instrText xml:space="preserve"> PAGEREF _Toc397896408 \h </w:instrText>
            </w:r>
            <w:r>
              <w:rPr>
                <w:noProof/>
                <w:webHidden/>
              </w:rPr>
            </w:r>
          </w:ins>
          <w:r>
            <w:rPr>
              <w:noProof/>
              <w:webHidden/>
            </w:rPr>
            <w:fldChar w:fldCharType="separate"/>
          </w:r>
          <w:r w:rsidR="006F6FF7">
            <w:rPr>
              <w:noProof/>
              <w:webHidden/>
            </w:rPr>
            <w:t>65</w:t>
          </w:r>
          <w:ins w:id="46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67" w:author="Sammartano, Marc (BIC USA)" w:date="2014-09-07T23:27:00Z"/>
              <w:rFonts w:eastAsiaTheme="minorEastAsia"/>
              <w:noProof/>
            </w:rPr>
          </w:pPr>
          <w:ins w:id="46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"_Toc397896409"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W_R.continue</w:t>
            </w:r>
            <w:r>
              <w:rPr>
                <w:noProof/>
                <w:webHidden/>
              </w:rPr>
              <w:tab/>
            </w:r>
            <w:r>
              <w:rPr>
                <w:noProof/>
                <w:webHidden/>
              </w:rPr>
              <w:fldChar w:fldCharType="begin"/>
            </w:r>
            <w:r>
              <w:rPr>
                <w:noProof/>
                <w:webHidden/>
              </w:rPr>
              <w:instrText xml:space="preserve"> PAGEREF _Toc397896409 \h </w:instrText>
            </w:r>
            <w:r>
              <w:rPr>
                <w:noProof/>
                <w:webHidden/>
              </w:rPr>
            </w:r>
          </w:ins>
          <w:r>
            <w:rPr>
              <w:noProof/>
              <w:webHidden/>
            </w:rPr>
            <w:fldChar w:fldCharType="separate"/>
          </w:r>
          <w:r w:rsidR="006F6FF7">
            <w:rPr>
              <w:noProof/>
              <w:webHidden/>
            </w:rPr>
            <w:t>65</w:t>
          </w:r>
          <w:ins w:id="46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70" w:author="Sammartano, Marc (BIC USA)" w:date="2014-09-07T23:27:00Z"/>
              <w:rFonts w:eastAsiaTheme="minorEastAsia"/>
              <w:noProof/>
            </w:rPr>
          </w:pPr>
          <w:ins w:id="47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"_Toc397896410"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W_R.break</w:t>
            </w:r>
            <w:r>
              <w:rPr>
                <w:noProof/>
                <w:webHidden/>
              </w:rPr>
              <w:tab/>
            </w:r>
            <w:r>
              <w:rPr>
                <w:noProof/>
                <w:webHidden/>
              </w:rPr>
              <w:fldChar w:fldCharType="begin"/>
            </w:r>
            <w:r>
              <w:rPr>
                <w:noProof/>
                <w:webHidden/>
              </w:rPr>
              <w:instrText xml:space="preserve"> PAGEREF _Toc397896410 \h </w:instrText>
            </w:r>
            <w:r>
              <w:rPr>
                <w:noProof/>
                <w:webHidden/>
              </w:rPr>
            </w:r>
          </w:ins>
          <w:r>
            <w:rPr>
              <w:noProof/>
              <w:webHidden/>
            </w:rPr>
            <w:fldChar w:fldCharType="separate"/>
          </w:r>
          <w:r w:rsidR="006F6FF7">
            <w:rPr>
              <w:noProof/>
              <w:webHidden/>
            </w:rPr>
            <w:t>65</w:t>
          </w:r>
          <w:ins w:id="47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73" w:author="Sammartano, Marc (BIC USA)" w:date="2014-09-07T23:27:00Z"/>
              <w:rFonts w:eastAsiaTheme="minorEastAsia"/>
              <w:noProof/>
            </w:rPr>
          </w:pPr>
          <w:ins w:id="47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"_Toc397896411"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Do / Until &lt;lexp&gt;</w:t>
            </w:r>
            <w:r>
              <w:rPr>
                <w:noProof/>
                <w:webHidden/>
              </w:rPr>
              <w:tab/>
            </w:r>
            <w:r>
              <w:rPr>
                <w:noProof/>
                <w:webHidden/>
              </w:rPr>
              <w:fldChar w:fldCharType="begin"/>
            </w:r>
            <w:r>
              <w:rPr>
                <w:noProof/>
                <w:webHidden/>
              </w:rPr>
              <w:instrText xml:space="preserve"> PAGEREF _Toc397896411 \h </w:instrText>
            </w:r>
            <w:r>
              <w:rPr>
                <w:noProof/>
                <w:webHidden/>
              </w:rPr>
            </w:r>
          </w:ins>
          <w:r>
            <w:rPr>
              <w:noProof/>
              <w:webHidden/>
            </w:rPr>
            <w:fldChar w:fldCharType="separate"/>
          </w:r>
          <w:r w:rsidR="006F6FF7">
            <w:rPr>
              <w:noProof/>
              <w:webHidden/>
            </w:rPr>
            <w:t>65</w:t>
          </w:r>
          <w:ins w:id="47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76" w:author="Sammartano, Marc (BIC USA)" w:date="2014-09-07T23:27:00Z"/>
              <w:rFonts w:eastAsiaTheme="minorEastAsia"/>
              <w:noProof/>
            </w:rPr>
          </w:pPr>
          <w:ins w:id="47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"_Toc397896412"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D_U.continue</w:t>
            </w:r>
            <w:r>
              <w:rPr>
                <w:noProof/>
                <w:webHidden/>
              </w:rPr>
              <w:tab/>
            </w:r>
            <w:r>
              <w:rPr>
                <w:noProof/>
                <w:webHidden/>
              </w:rPr>
              <w:fldChar w:fldCharType="begin"/>
            </w:r>
            <w:r>
              <w:rPr>
                <w:noProof/>
                <w:webHidden/>
              </w:rPr>
              <w:instrText xml:space="preserve"> PAGEREF _Toc397896412 \h </w:instrText>
            </w:r>
            <w:r>
              <w:rPr>
                <w:noProof/>
                <w:webHidden/>
              </w:rPr>
            </w:r>
          </w:ins>
          <w:r>
            <w:rPr>
              <w:noProof/>
              <w:webHidden/>
            </w:rPr>
            <w:fldChar w:fldCharType="separate"/>
          </w:r>
          <w:r w:rsidR="006F6FF7">
            <w:rPr>
              <w:noProof/>
              <w:webHidden/>
            </w:rPr>
            <w:t>66</w:t>
          </w:r>
          <w:ins w:id="47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79" w:author="Sammartano, Marc (BIC USA)" w:date="2014-09-07T23:27:00Z"/>
              <w:rFonts w:eastAsiaTheme="minorEastAsia"/>
              <w:noProof/>
            </w:rPr>
          </w:pPr>
          <w:ins w:id="48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"_Toc397896413"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D_U.break</w:t>
            </w:r>
            <w:r>
              <w:rPr>
                <w:noProof/>
                <w:webHidden/>
              </w:rPr>
              <w:tab/>
            </w:r>
            <w:r>
              <w:rPr>
                <w:noProof/>
                <w:webHidden/>
              </w:rPr>
              <w:fldChar w:fldCharType="begin"/>
            </w:r>
            <w:r>
              <w:rPr>
                <w:noProof/>
                <w:webHidden/>
              </w:rPr>
              <w:instrText xml:space="preserve"> PAGEREF _Toc397896413 \h </w:instrText>
            </w:r>
            <w:r>
              <w:rPr>
                <w:noProof/>
                <w:webHidden/>
              </w:rPr>
            </w:r>
          </w:ins>
          <w:r>
            <w:rPr>
              <w:noProof/>
              <w:webHidden/>
            </w:rPr>
            <w:fldChar w:fldCharType="separate"/>
          </w:r>
          <w:r w:rsidR="006F6FF7">
            <w:rPr>
              <w:noProof/>
              <w:webHidden/>
            </w:rPr>
            <w:t>66</w:t>
          </w:r>
          <w:ins w:id="48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82" w:author="Sammartano, Marc (BIC USA)" w:date="2014-09-07T23:27:00Z"/>
              <w:rFonts w:eastAsiaTheme="minorEastAsia"/>
              <w:noProof/>
            </w:rPr>
          </w:pPr>
          <w:ins w:id="483"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"_Toc397896414"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Labels, GOTO, GOSUB, and RETURN: Traditional BASIC</w:t>
            </w:r>
            <w:r>
              <w:rPr>
                <w:noProof/>
                <w:webHidden/>
              </w:rPr>
              <w:tab/>
            </w:r>
            <w:r>
              <w:rPr>
                <w:noProof/>
                <w:webHidden/>
              </w:rPr>
              <w:fldChar w:fldCharType="begin"/>
            </w:r>
            <w:r>
              <w:rPr>
                <w:noProof/>
                <w:webHidden/>
              </w:rPr>
              <w:instrText xml:space="preserve"> PAGEREF _Toc397896414 \h </w:instrText>
            </w:r>
            <w:r>
              <w:rPr>
                <w:noProof/>
                <w:webHidden/>
              </w:rPr>
            </w:r>
          </w:ins>
          <w:r>
            <w:rPr>
              <w:noProof/>
              <w:webHidden/>
            </w:rPr>
            <w:fldChar w:fldCharType="separate"/>
          </w:r>
          <w:r w:rsidR="006F6FF7">
            <w:rPr>
              <w:noProof/>
              <w:webHidden/>
            </w:rPr>
            <w:t>66</w:t>
          </w:r>
          <w:ins w:id="48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85" w:author="Sammartano, Marc (BIC USA)" w:date="2014-09-07T23:27:00Z"/>
              <w:rFonts w:eastAsiaTheme="minorEastAsia"/>
              <w:noProof/>
            </w:rPr>
          </w:pPr>
          <w:ins w:id="48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"_Toc397896415"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Label</w:t>
            </w:r>
            <w:r>
              <w:rPr>
                <w:noProof/>
                <w:webHidden/>
              </w:rPr>
              <w:tab/>
            </w:r>
            <w:r>
              <w:rPr>
                <w:noProof/>
                <w:webHidden/>
              </w:rPr>
              <w:fldChar w:fldCharType="begin"/>
            </w:r>
            <w:r>
              <w:rPr>
                <w:noProof/>
                <w:webHidden/>
              </w:rPr>
              <w:instrText xml:space="preserve"> PAGEREF _Toc397896415 \h </w:instrText>
            </w:r>
            <w:r>
              <w:rPr>
                <w:noProof/>
                <w:webHidden/>
              </w:rPr>
            </w:r>
          </w:ins>
          <w:r>
            <w:rPr>
              <w:noProof/>
              <w:webHidden/>
            </w:rPr>
            <w:fldChar w:fldCharType="separate"/>
          </w:r>
          <w:r w:rsidR="006F6FF7">
            <w:rPr>
              <w:noProof/>
              <w:webHidden/>
            </w:rPr>
            <w:t>66</w:t>
          </w:r>
          <w:ins w:id="48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88" w:author="Sammartano, Marc (BIC USA)" w:date="2014-09-07T23:27:00Z"/>
              <w:rFonts w:eastAsiaTheme="minorEastAsia"/>
              <w:noProof/>
            </w:rPr>
          </w:pPr>
          <w:ins w:id="48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"_Toc397896416"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GoTo &lt;label&gt;</w:t>
            </w:r>
            <w:r>
              <w:rPr>
                <w:noProof/>
                <w:webHidden/>
              </w:rPr>
              <w:tab/>
            </w:r>
            <w:r>
              <w:rPr>
                <w:noProof/>
                <w:webHidden/>
              </w:rPr>
              <w:fldChar w:fldCharType="begin"/>
            </w:r>
            <w:r>
              <w:rPr>
                <w:noProof/>
                <w:webHidden/>
              </w:rPr>
              <w:instrText xml:space="preserve"> PAGEREF _Toc397896416 \h </w:instrText>
            </w:r>
            <w:r>
              <w:rPr>
                <w:noProof/>
                <w:webHidden/>
              </w:rPr>
            </w:r>
          </w:ins>
          <w:r>
            <w:rPr>
              <w:noProof/>
              <w:webHidden/>
            </w:rPr>
            <w:fldChar w:fldCharType="separate"/>
          </w:r>
          <w:r w:rsidR="006F6FF7">
            <w:rPr>
              <w:noProof/>
              <w:webHidden/>
            </w:rPr>
            <w:t>67</w:t>
          </w:r>
          <w:ins w:id="49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91" w:author="Sammartano, Marc (BIC USA)" w:date="2014-09-07T23:27:00Z"/>
              <w:rFonts w:eastAsiaTheme="minorEastAsia"/>
              <w:noProof/>
            </w:rPr>
          </w:pPr>
          <w:ins w:id="49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"_Toc397896417"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GoTo &lt;index_nexp&gt;, &lt;label&gt;...</w:t>
            </w:r>
            <w:r>
              <w:rPr>
                <w:noProof/>
                <w:webHidden/>
              </w:rPr>
              <w:tab/>
            </w:r>
            <w:r>
              <w:rPr>
                <w:noProof/>
                <w:webHidden/>
              </w:rPr>
              <w:fldChar w:fldCharType="begin"/>
            </w:r>
            <w:r>
              <w:rPr>
                <w:noProof/>
                <w:webHidden/>
              </w:rPr>
              <w:instrText xml:space="preserve"> PAGEREF _Toc397896417 \h </w:instrText>
            </w:r>
            <w:r>
              <w:rPr>
                <w:noProof/>
                <w:webHidden/>
              </w:rPr>
            </w:r>
          </w:ins>
          <w:r>
            <w:rPr>
              <w:noProof/>
              <w:webHidden/>
            </w:rPr>
            <w:fldChar w:fldCharType="separate"/>
          </w:r>
          <w:r w:rsidR="006F6FF7">
            <w:rPr>
              <w:noProof/>
              <w:webHidden/>
            </w:rPr>
            <w:t>67</w:t>
          </w:r>
          <w:ins w:id="49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494" w:author="Sammartano, Marc (BIC USA)" w:date="2014-09-07T23:27:00Z"/>
              <w:rFonts w:eastAsiaTheme="minorEastAsia"/>
              <w:noProof/>
            </w:rPr>
          </w:pPr>
          <w:ins w:id="49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"_Toc397896418"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GoSub &lt;label&gt; / Return</w:t>
            </w:r>
            <w:r>
              <w:rPr>
                <w:noProof/>
                <w:webHidden/>
              </w:rPr>
              <w:tab/>
            </w:r>
            <w:r>
              <w:rPr>
                <w:noProof/>
                <w:webHidden/>
              </w:rPr>
              <w:fldChar w:fldCharType="begin"/>
            </w:r>
            <w:r>
              <w:rPr>
                <w:noProof/>
                <w:webHidden/>
              </w:rPr>
              <w:instrText xml:space="preserve"> PAGEREF _Toc397896418 \h </w:instrText>
            </w:r>
            <w:r>
              <w:rPr>
                <w:noProof/>
                <w:webHidden/>
              </w:rPr>
            </w:r>
          </w:ins>
          <w:r>
            <w:rPr>
              <w:noProof/>
              <w:webHidden/>
            </w:rPr>
            <w:fldChar w:fldCharType="separate"/>
          </w:r>
          <w:r w:rsidR="006F6FF7">
            <w:rPr>
              <w:noProof/>
              <w:webHidden/>
            </w:rPr>
            <w:t>67</w:t>
          </w:r>
          <w:ins w:id="49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497" w:author="Sammartano, Marc (BIC USA)" w:date="2014-09-07T23:27:00Z"/>
              <w:rFonts w:eastAsiaTheme="minorEastAsia"/>
              <w:noProof/>
            </w:rPr>
          </w:pPr>
          <w:ins w:id="49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"_Toc397896419"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GoSub &lt;index_nexp&gt;, &lt;label&gt;... / Return</w:t>
            </w:r>
            <w:r>
              <w:rPr>
                <w:noProof/>
                <w:webHidden/>
              </w:rPr>
              <w:tab/>
            </w:r>
            <w:r>
              <w:rPr>
                <w:noProof/>
                <w:webHidden/>
              </w:rPr>
              <w:fldChar w:fldCharType="begin"/>
            </w:r>
            <w:r>
              <w:rPr>
                <w:noProof/>
                <w:webHidden/>
              </w:rPr>
              <w:instrText xml:space="preserve"> PAGEREF _Toc397896419 \h </w:instrText>
            </w:r>
            <w:r>
              <w:rPr>
                <w:noProof/>
                <w:webHidden/>
              </w:rPr>
            </w:r>
          </w:ins>
          <w:r>
            <w:rPr>
              <w:noProof/>
              <w:webHidden/>
            </w:rPr>
            <w:fldChar w:fldCharType="separate"/>
          </w:r>
          <w:r w:rsidR="006F6FF7">
            <w:rPr>
              <w:noProof/>
              <w:webHidden/>
            </w:rPr>
            <w:t>67</w:t>
          </w:r>
          <w:ins w:id="49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00" w:author="Sammartano, Marc (BIC USA)" w:date="2014-09-07T23:27:00Z"/>
              <w:rFonts w:eastAsiaTheme="minorEastAsia"/>
              <w:noProof/>
            </w:rPr>
          </w:pPr>
          <w:ins w:id="50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"_Toc397896420"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Run &lt;filename_sexp&gt; {, &lt;data_sexp&gt;}</w:t>
            </w:r>
            <w:r>
              <w:rPr>
                <w:noProof/>
                <w:webHidden/>
              </w:rPr>
              <w:tab/>
            </w:r>
            <w:r>
              <w:rPr>
                <w:noProof/>
                <w:webHidden/>
              </w:rPr>
              <w:fldChar w:fldCharType="begin"/>
            </w:r>
            <w:r>
              <w:rPr>
                <w:noProof/>
                <w:webHidden/>
              </w:rPr>
              <w:instrText xml:space="preserve"> PAGEREF _Toc397896420 \h </w:instrText>
            </w:r>
            <w:r>
              <w:rPr>
                <w:noProof/>
                <w:webHidden/>
              </w:rPr>
            </w:r>
          </w:ins>
          <w:r>
            <w:rPr>
              <w:noProof/>
              <w:webHidden/>
            </w:rPr>
            <w:fldChar w:fldCharType="separate"/>
          </w:r>
          <w:r w:rsidR="006F6FF7">
            <w:rPr>
              <w:noProof/>
              <w:webHidden/>
            </w:rPr>
            <w:t>68</w:t>
          </w:r>
          <w:ins w:id="50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03" w:author="Sammartano, Marc (BIC USA)" w:date="2014-09-07T23:27:00Z"/>
              <w:rFonts w:eastAsiaTheme="minorEastAsia"/>
              <w:noProof/>
            </w:rPr>
          </w:pPr>
          <w:ins w:id="50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"_Toc397896421"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Switch Commands</w:t>
            </w:r>
            <w:r>
              <w:rPr>
                <w:noProof/>
                <w:webHidden/>
              </w:rPr>
              <w:tab/>
            </w:r>
            <w:r>
              <w:rPr>
                <w:noProof/>
                <w:webHidden/>
              </w:rPr>
              <w:fldChar w:fldCharType="begin"/>
            </w:r>
            <w:r>
              <w:rPr>
                <w:noProof/>
                <w:webHidden/>
              </w:rPr>
              <w:instrText xml:space="preserve"> PAGEREF _Toc397896421 \h </w:instrText>
            </w:r>
            <w:r>
              <w:rPr>
                <w:noProof/>
                <w:webHidden/>
              </w:rPr>
            </w:r>
          </w:ins>
          <w:r>
            <w:rPr>
              <w:noProof/>
              <w:webHidden/>
            </w:rPr>
            <w:fldChar w:fldCharType="separate"/>
          </w:r>
          <w:r w:rsidR="006F6FF7">
            <w:rPr>
              <w:noProof/>
              <w:webHidden/>
            </w:rPr>
            <w:t>68</w:t>
          </w:r>
          <w:ins w:id="50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506" w:author="Sammartano, Marc (BIC USA)" w:date="2014-09-07T23:27:00Z"/>
              <w:rFonts w:eastAsiaTheme="minorEastAsia"/>
              <w:noProof/>
            </w:rPr>
          </w:pPr>
          <w:ins w:id="50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"_Toc397896422"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Nesting Switch Operations</w:t>
            </w:r>
            <w:r>
              <w:rPr>
                <w:noProof/>
                <w:webHidden/>
              </w:rPr>
              <w:tab/>
            </w:r>
            <w:r>
              <w:rPr>
                <w:noProof/>
                <w:webHidden/>
              </w:rPr>
              <w:fldChar w:fldCharType="begin"/>
            </w:r>
            <w:r>
              <w:rPr>
                <w:noProof/>
                <w:webHidden/>
              </w:rPr>
              <w:instrText xml:space="preserve"> PAGEREF _Toc397896422 \h </w:instrText>
            </w:r>
            <w:r>
              <w:rPr>
                <w:noProof/>
                <w:webHidden/>
              </w:rPr>
            </w:r>
          </w:ins>
          <w:r>
            <w:rPr>
              <w:noProof/>
              <w:webHidden/>
            </w:rPr>
            <w:fldChar w:fldCharType="separate"/>
          </w:r>
          <w:r w:rsidR="006F6FF7">
            <w:rPr>
              <w:noProof/>
              <w:webHidden/>
            </w:rPr>
            <w:t>68</w:t>
          </w:r>
          <w:ins w:id="50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509" w:author="Sammartano, Marc (BIC USA)" w:date="2014-09-07T23:27:00Z"/>
              <w:rFonts w:eastAsiaTheme="minorEastAsia"/>
              <w:noProof/>
            </w:rPr>
          </w:pPr>
          <w:ins w:id="51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"_Toc397896423"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Sw.begin &lt;nexp&gt;|&lt;sexp&gt;</w:t>
            </w:r>
            <w:r>
              <w:rPr>
                <w:noProof/>
                <w:webHidden/>
              </w:rPr>
              <w:tab/>
            </w:r>
            <w:r>
              <w:rPr>
                <w:noProof/>
                <w:webHidden/>
              </w:rPr>
              <w:fldChar w:fldCharType="begin"/>
            </w:r>
            <w:r>
              <w:rPr>
                <w:noProof/>
                <w:webHidden/>
              </w:rPr>
              <w:instrText xml:space="preserve"> PAGEREF _Toc397896423 \h </w:instrText>
            </w:r>
            <w:r>
              <w:rPr>
                <w:noProof/>
                <w:webHidden/>
              </w:rPr>
            </w:r>
          </w:ins>
          <w:r>
            <w:rPr>
              <w:noProof/>
              <w:webHidden/>
            </w:rPr>
            <w:fldChar w:fldCharType="separate"/>
          </w:r>
          <w:r w:rsidR="006F6FF7">
            <w:rPr>
              <w:noProof/>
              <w:webHidden/>
            </w:rPr>
            <w:t>69</w:t>
          </w:r>
          <w:ins w:id="51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512" w:author="Sammartano, Marc (BIC USA)" w:date="2014-09-07T23:27:00Z"/>
              <w:rFonts w:eastAsiaTheme="minorEastAsia"/>
              <w:noProof/>
            </w:rPr>
          </w:pPr>
          <w:ins w:id="51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"_Toc397896424"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Sw.case &lt;nexp&gt;|&lt;sexp&gt;</w:t>
            </w:r>
            <w:r>
              <w:rPr>
                <w:noProof/>
                <w:webHidden/>
              </w:rPr>
              <w:tab/>
            </w:r>
            <w:r>
              <w:rPr>
                <w:noProof/>
                <w:webHidden/>
              </w:rPr>
              <w:fldChar w:fldCharType="begin"/>
            </w:r>
            <w:r>
              <w:rPr>
                <w:noProof/>
                <w:webHidden/>
              </w:rPr>
              <w:instrText xml:space="preserve"> PAGEREF _Toc397896424 \h </w:instrText>
            </w:r>
            <w:r>
              <w:rPr>
                <w:noProof/>
                <w:webHidden/>
              </w:rPr>
            </w:r>
          </w:ins>
          <w:r>
            <w:rPr>
              <w:noProof/>
              <w:webHidden/>
            </w:rPr>
            <w:fldChar w:fldCharType="separate"/>
          </w:r>
          <w:r w:rsidR="006F6FF7">
            <w:rPr>
              <w:noProof/>
              <w:webHidden/>
            </w:rPr>
            <w:t>69</w:t>
          </w:r>
          <w:ins w:id="51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515" w:author="Sammartano, Marc (BIC USA)" w:date="2014-09-07T23:27:00Z"/>
              <w:rFonts w:eastAsiaTheme="minorEastAsia"/>
              <w:noProof/>
            </w:rPr>
          </w:pPr>
          <w:ins w:id="51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"_Toc397896425"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Sw.break</w:t>
            </w:r>
            <w:r>
              <w:rPr>
                <w:noProof/>
                <w:webHidden/>
              </w:rPr>
              <w:tab/>
            </w:r>
            <w:r>
              <w:rPr>
                <w:noProof/>
                <w:webHidden/>
              </w:rPr>
              <w:fldChar w:fldCharType="begin"/>
            </w:r>
            <w:r>
              <w:rPr>
                <w:noProof/>
                <w:webHidden/>
              </w:rPr>
              <w:instrText xml:space="preserve"> PAGEREF _Toc397896425 \h </w:instrText>
            </w:r>
            <w:r>
              <w:rPr>
                <w:noProof/>
                <w:webHidden/>
              </w:rPr>
            </w:r>
          </w:ins>
          <w:r>
            <w:rPr>
              <w:noProof/>
              <w:webHidden/>
            </w:rPr>
            <w:fldChar w:fldCharType="separate"/>
          </w:r>
          <w:r w:rsidR="006F6FF7">
            <w:rPr>
              <w:noProof/>
              <w:webHidden/>
            </w:rPr>
            <w:t>69</w:t>
          </w:r>
          <w:ins w:id="51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518" w:author="Sammartano, Marc (BIC USA)" w:date="2014-09-07T23:27:00Z"/>
              <w:rFonts w:eastAsiaTheme="minorEastAsia"/>
              <w:noProof/>
            </w:rPr>
          </w:pPr>
          <w:ins w:id="51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"_Toc397896426"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Sw.default</w:t>
            </w:r>
            <w:r>
              <w:rPr>
                <w:noProof/>
                <w:webHidden/>
              </w:rPr>
              <w:tab/>
            </w:r>
            <w:r>
              <w:rPr>
                <w:noProof/>
                <w:webHidden/>
              </w:rPr>
              <w:fldChar w:fldCharType="begin"/>
            </w:r>
            <w:r>
              <w:rPr>
                <w:noProof/>
                <w:webHidden/>
              </w:rPr>
              <w:instrText xml:space="preserve"> PAGEREF _Toc397896426 \h </w:instrText>
            </w:r>
            <w:r>
              <w:rPr>
                <w:noProof/>
                <w:webHidden/>
              </w:rPr>
            </w:r>
          </w:ins>
          <w:r>
            <w:rPr>
              <w:noProof/>
              <w:webHidden/>
            </w:rPr>
            <w:fldChar w:fldCharType="separate"/>
          </w:r>
          <w:r w:rsidR="006F6FF7">
            <w:rPr>
              <w:noProof/>
              <w:webHidden/>
            </w:rPr>
            <w:t>69</w:t>
          </w:r>
          <w:ins w:id="52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521" w:author="Sammartano, Marc (BIC USA)" w:date="2014-09-07T23:27:00Z"/>
              <w:rFonts w:eastAsiaTheme="minorEastAsia"/>
              <w:noProof/>
            </w:rPr>
          </w:pPr>
          <w:ins w:id="52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"_Toc397896427"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Sw.end</w:t>
            </w:r>
            <w:r>
              <w:rPr>
                <w:noProof/>
                <w:webHidden/>
              </w:rPr>
              <w:tab/>
            </w:r>
            <w:r>
              <w:rPr>
                <w:noProof/>
                <w:webHidden/>
              </w:rPr>
              <w:fldChar w:fldCharType="begin"/>
            </w:r>
            <w:r>
              <w:rPr>
                <w:noProof/>
                <w:webHidden/>
              </w:rPr>
              <w:instrText xml:space="preserve"> PAGEREF _Toc397896427 \h </w:instrText>
            </w:r>
            <w:r>
              <w:rPr>
                <w:noProof/>
                <w:webHidden/>
              </w:rPr>
            </w:r>
          </w:ins>
          <w:r>
            <w:rPr>
              <w:noProof/>
              <w:webHidden/>
            </w:rPr>
            <w:fldChar w:fldCharType="separate"/>
          </w:r>
          <w:r w:rsidR="006F6FF7">
            <w:rPr>
              <w:noProof/>
              <w:webHidden/>
            </w:rPr>
            <w:t>69</w:t>
          </w:r>
          <w:ins w:id="52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24" w:author="Sammartano, Marc (BIC USA)" w:date="2014-09-07T23:27:00Z"/>
              <w:rFonts w:eastAsiaTheme="minorEastAsia"/>
              <w:noProof/>
            </w:rPr>
          </w:pPr>
          <w:ins w:id="52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"_Toc397896428"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OnError:</w:t>
            </w:r>
            <w:r>
              <w:rPr>
                <w:noProof/>
                <w:webHidden/>
              </w:rPr>
              <w:tab/>
            </w:r>
            <w:r>
              <w:rPr>
                <w:noProof/>
                <w:webHidden/>
              </w:rPr>
              <w:fldChar w:fldCharType="begin"/>
            </w:r>
            <w:r>
              <w:rPr>
                <w:noProof/>
                <w:webHidden/>
              </w:rPr>
              <w:instrText xml:space="preserve"> PAGEREF _Toc397896428 \h </w:instrText>
            </w:r>
            <w:r>
              <w:rPr>
                <w:noProof/>
                <w:webHidden/>
              </w:rPr>
            </w:r>
          </w:ins>
          <w:r>
            <w:rPr>
              <w:noProof/>
              <w:webHidden/>
            </w:rPr>
            <w:fldChar w:fldCharType="separate"/>
          </w:r>
          <w:r w:rsidR="006F6FF7">
            <w:rPr>
              <w:noProof/>
              <w:webHidden/>
            </w:rPr>
            <w:t>69</w:t>
          </w:r>
          <w:ins w:id="52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27" w:author="Sammartano, Marc (BIC USA)" w:date="2014-09-07T23:27:00Z"/>
              <w:rFonts w:eastAsiaTheme="minorEastAsia"/>
              <w:noProof/>
            </w:rPr>
          </w:pPr>
          <w:ins w:id="52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"_Toc397896429"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OnConsoleTouch:</w:t>
            </w:r>
            <w:r>
              <w:rPr>
                <w:noProof/>
                <w:webHidden/>
              </w:rPr>
              <w:tab/>
            </w:r>
            <w:r>
              <w:rPr>
                <w:noProof/>
                <w:webHidden/>
              </w:rPr>
              <w:fldChar w:fldCharType="begin"/>
            </w:r>
            <w:r>
              <w:rPr>
                <w:noProof/>
                <w:webHidden/>
              </w:rPr>
              <w:instrText xml:space="preserve"> PAGEREF _Toc397896429 \h </w:instrText>
            </w:r>
            <w:r>
              <w:rPr>
                <w:noProof/>
                <w:webHidden/>
              </w:rPr>
            </w:r>
          </w:ins>
          <w:r>
            <w:rPr>
              <w:noProof/>
              <w:webHidden/>
            </w:rPr>
            <w:fldChar w:fldCharType="separate"/>
          </w:r>
          <w:r w:rsidR="006F6FF7">
            <w:rPr>
              <w:noProof/>
              <w:webHidden/>
            </w:rPr>
            <w:t>70</w:t>
          </w:r>
          <w:ins w:id="52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530" w:author="Sammartano, Marc (BIC USA)" w:date="2014-09-07T23:27:00Z"/>
              <w:rFonts w:eastAsiaTheme="minorEastAsia"/>
              <w:noProof/>
            </w:rPr>
          </w:pPr>
          <w:ins w:id="53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"_Toc397896430"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ConsoleTouch.Resume</w:t>
            </w:r>
            <w:r>
              <w:rPr>
                <w:noProof/>
                <w:webHidden/>
              </w:rPr>
              <w:tab/>
            </w:r>
            <w:r>
              <w:rPr>
                <w:noProof/>
                <w:webHidden/>
              </w:rPr>
              <w:fldChar w:fldCharType="begin"/>
            </w:r>
            <w:r>
              <w:rPr>
                <w:noProof/>
                <w:webHidden/>
              </w:rPr>
              <w:instrText xml:space="preserve"> PAGEREF _Toc397896430 \h </w:instrText>
            </w:r>
            <w:r>
              <w:rPr>
                <w:noProof/>
                <w:webHidden/>
              </w:rPr>
            </w:r>
          </w:ins>
          <w:r>
            <w:rPr>
              <w:noProof/>
              <w:webHidden/>
            </w:rPr>
            <w:fldChar w:fldCharType="separate"/>
          </w:r>
          <w:r w:rsidR="006F6FF7">
            <w:rPr>
              <w:noProof/>
              <w:webHidden/>
            </w:rPr>
            <w:t>70</w:t>
          </w:r>
          <w:ins w:id="53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33" w:author="Sammartano, Marc (BIC USA)" w:date="2014-09-07T23:27:00Z"/>
              <w:rFonts w:eastAsiaTheme="minorEastAsia"/>
              <w:noProof/>
            </w:rPr>
          </w:pPr>
          <w:ins w:id="53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"_Toc397896431"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OnBackKey:</w:t>
            </w:r>
            <w:r>
              <w:rPr>
                <w:noProof/>
                <w:webHidden/>
              </w:rPr>
              <w:tab/>
            </w:r>
            <w:r>
              <w:rPr>
                <w:noProof/>
                <w:webHidden/>
              </w:rPr>
              <w:fldChar w:fldCharType="begin"/>
            </w:r>
            <w:r>
              <w:rPr>
                <w:noProof/>
                <w:webHidden/>
              </w:rPr>
              <w:instrText xml:space="preserve"> PAGEREF _Toc397896431 \h </w:instrText>
            </w:r>
            <w:r>
              <w:rPr>
                <w:noProof/>
                <w:webHidden/>
              </w:rPr>
            </w:r>
          </w:ins>
          <w:r>
            <w:rPr>
              <w:noProof/>
              <w:webHidden/>
            </w:rPr>
            <w:fldChar w:fldCharType="separate"/>
          </w:r>
          <w:r w:rsidR="006F6FF7">
            <w:rPr>
              <w:noProof/>
              <w:webHidden/>
            </w:rPr>
            <w:t>70</w:t>
          </w:r>
          <w:ins w:id="53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536" w:author="Sammartano, Marc (BIC USA)" w:date="2014-09-07T23:27:00Z"/>
              <w:rFonts w:eastAsiaTheme="minorEastAsia"/>
              <w:noProof/>
            </w:rPr>
          </w:pPr>
          <w:ins w:id="53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"_Toc397896432"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Back.resume</w:t>
            </w:r>
            <w:r>
              <w:rPr>
                <w:noProof/>
                <w:webHidden/>
              </w:rPr>
              <w:tab/>
            </w:r>
            <w:r>
              <w:rPr>
                <w:noProof/>
                <w:webHidden/>
              </w:rPr>
              <w:fldChar w:fldCharType="begin"/>
            </w:r>
            <w:r>
              <w:rPr>
                <w:noProof/>
                <w:webHidden/>
              </w:rPr>
              <w:instrText xml:space="preserve"> PAGEREF _Toc397896432 \h </w:instrText>
            </w:r>
            <w:r>
              <w:rPr>
                <w:noProof/>
                <w:webHidden/>
              </w:rPr>
            </w:r>
          </w:ins>
          <w:r>
            <w:rPr>
              <w:noProof/>
              <w:webHidden/>
            </w:rPr>
            <w:fldChar w:fldCharType="separate"/>
          </w:r>
          <w:r w:rsidR="006F6FF7">
            <w:rPr>
              <w:noProof/>
              <w:webHidden/>
            </w:rPr>
            <w:t>70</w:t>
          </w:r>
          <w:ins w:id="53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39" w:author="Sammartano, Marc (BIC USA)" w:date="2014-09-07T23:27:00Z"/>
              <w:rFonts w:eastAsiaTheme="minorEastAsia"/>
              <w:noProof/>
            </w:rPr>
          </w:pPr>
          <w:ins w:id="54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"_Toc397896433"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OnMenuKey:</w:t>
            </w:r>
            <w:r>
              <w:rPr>
                <w:noProof/>
                <w:webHidden/>
              </w:rPr>
              <w:tab/>
            </w:r>
            <w:r>
              <w:rPr>
                <w:noProof/>
                <w:webHidden/>
              </w:rPr>
              <w:fldChar w:fldCharType="begin"/>
            </w:r>
            <w:r>
              <w:rPr>
                <w:noProof/>
                <w:webHidden/>
              </w:rPr>
              <w:instrText xml:space="preserve"> PAGEREF _Toc397896433 \h </w:instrText>
            </w:r>
            <w:r>
              <w:rPr>
                <w:noProof/>
                <w:webHidden/>
              </w:rPr>
            </w:r>
          </w:ins>
          <w:r>
            <w:rPr>
              <w:noProof/>
              <w:webHidden/>
            </w:rPr>
            <w:fldChar w:fldCharType="separate"/>
          </w:r>
          <w:r w:rsidR="006F6FF7">
            <w:rPr>
              <w:noProof/>
              <w:webHidden/>
            </w:rPr>
            <w:t>70</w:t>
          </w:r>
          <w:ins w:id="54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542" w:author="Sammartano, Marc (BIC USA)" w:date="2014-09-07T23:27:00Z"/>
              <w:rFonts w:eastAsiaTheme="minorEastAsia"/>
              <w:noProof/>
            </w:rPr>
          </w:pPr>
          <w:ins w:id="54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"_Toc397896434"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MenuKey.resume</w:t>
            </w:r>
            <w:r>
              <w:rPr>
                <w:noProof/>
                <w:webHidden/>
              </w:rPr>
              <w:tab/>
            </w:r>
            <w:r>
              <w:rPr>
                <w:noProof/>
                <w:webHidden/>
              </w:rPr>
              <w:fldChar w:fldCharType="begin"/>
            </w:r>
            <w:r>
              <w:rPr>
                <w:noProof/>
                <w:webHidden/>
              </w:rPr>
              <w:instrText xml:space="preserve"> PAGEREF _Toc397896434 \h </w:instrText>
            </w:r>
            <w:r>
              <w:rPr>
                <w:noProof/>
                <w:webHidden/>
              </w:rPr>
            </w:r>
          </w:ins>
          <w:r>
            <w:rPr>
              <w:noProof/>
              <w:webHidden/>
            </w:rPr>
            <w:fldChar w:fldCharType="separate"/>
          </w:r>
          <w:r w:rsidR="006F6FF7">
            <w:rPr>
              <w:noProof/>
              <w:webHidden/>
            </w:rPr>
            <w:t>70</w:t>
          </w:r>
          <w:ins w:id="54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45" w:author="Sammartano, Marc (BIC USA)" w:date="2014-09-07T23:27:00Z"/>
              <w:rFonts w:eastAsiaTheme="minorEastAsia"/>
              <w:noProof/>
            </w:rPr>
          </w:pPr>
          <w:ins w:id="54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"_Toc397896435"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OnKeyPress:</w:t>
            </w:r>
            <w:r>
              <w:rPr>
                <w:noProof/>
                <w:webHidden/>
              </w:rPr>
              <w:tab/>
            </w:r>
            <w:r>
              <w:rPr>
                <w:noProof/>
                <w:webHidden/>
              </w:rPr>
              <w:fldChar w:fldCharType="begin"/>
            </w:r>
            <w:r>
              <w:rPr>
                <w:noProof/>
                <w:webHidden/>
              </w:rPr>
              <w:instrText xml:space="preserve"> PAGEREF _Toc397896435 \h </w:instrText>
            </w:r>
            <w:r>
              <w:rPr>
                <w:noProof/>
                <w:webHidden/>
              </w:rPr>
            </w:r>
          </w:ins>
          <w:r>
            <w:rPr>
              <w:noProof/>
              <w:webHidden/>
            </w:rPr>
            <w:fldChar w:fldCharType="separate"/>
          </w:r>
          <w:r w:rsidR="006F6FF7">
            <w:rPr>
              <w:noProof/>
              <w:webHidden/>
            </w:rPr>
            <w:t>71</w:t>
          </w:r>
          <w:ins w:id="54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548" w:author="Sammartano, Marc (BIC USA)" w:date="2014-09-07T23:27:00Z"/>
              <w:rFonts w:eastAsiaTheme="minorEastAsia"/>
              <w:noProof/>
            </w:rPr>
          </w:pPr>
          <w:ins w:id="54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"_Toc397896436"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Key.Resume</w:t>
            </w:r>
            <w:r>
              <w:rPr>
                <w:noProof/>
                <w:webHidden/>
              </w:rPr>
              <w:tab/>
            </w:r>
            <w:r>
              <w:rPr>
                <w:noProof/>
                <w:webHidden/>
              </w:rPr>
              <w:fldChar w:fldCharType="begin"/>
            </w:r>
            <w:r>
              <w:rPr>
                <w:noProof/>
                <w:webHidden/>
              </w:rPr>
              <w:instrText xml:space="preserve"> PAGEREF _Toc397896436 \h </w:instrText>
            </w:r>
            <w:r>
              <w:rPr>
                <w:noProof/>
                <w:webHidden/>
              </w:rPr>
            </w:r>
          </w:ins>
          <w:r>
            <w:rPr>
              <w:noProof/>
              <w:webHidden/>
            </w:rPr>
            <w:fldChar w:fldCharType="separate"/>
          </w:r>
          <w:r w:rsidR="006F6FF7">
            <w:rPr>
              <w:noProof/>
              <w:webHidden/>
            </w:rPr>
            <w:t>71</w:t>
          </w:r>
          <w:ins w:id="55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51" w:author="Sammartano, Marc (BIC USA)" w:date="2014-09-07T23:27:00Z"/>
              <w:rFonts w:eastAsiaTheme="minorEastAsia"/>
              <w:noProof/>
            </w:rPr>
          </w:pPr>
          <w:ins w:id="55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"_Toc397896437"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End{ &lt;msg_sexp&gt;}</w:t>
            </w:r>
            <w:r>
              <w:rPr>
                <w:noProof/>
                <w:webHidden/>
              </w:rPr>
              <w:tab/>
            </w:r>
            <w:r>
              <w:rPr>
                <w:noProof/>
                <w:webHidden/>
              </w:rPr>
              <w:fldChar w:fldCharType="begin"/>
            </w:r>
            <w:r>
              <w:rPr>
                <w:noProof/>
                <w:webHidden/>
              </w:rPr>
              <w:instrText xml:space="preserve"> PAGEREF _Toc397896437 \h </w:instrText>
            </w:r>
            <w:r>
              <w:rPr>
                <w:noProof/>
                <w:webHidden/>
              </w:rPr>
            </w:r>
          </w:ins>
          <w:r>
            <w:rPr>
              <w:noProof/>
              <w:webHidden/>
            </w:rPr>
            <w:fldChar w:fldCharType="separate"/>
          </w:r>
          <w:r w:rsidR="006F6FF7">
            <w:rPr>
              <w:noProof/>
              <w:webHidden/>
            </w:rPr>
            <w:t>71</w:t>
          </w:r>
          <w:ins w:id="55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54" w:author="Sammartano, Marc (BIC USA)" w:date="2014-09-07T23:27:00Z"/>
              <w:rFonts w:eastAsiaTheme="minorEastAsia"/>
              <w:noProof/>
            </w:rPr>
          </w:pPr>
          <w:ins w:id="55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"_Toc397896438"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Exit</w:t>
            </w:r>
            <w:r>
              <w:rPr>
                <w:noProof/>
                <w:webHidden/>
              </w:rPr>
              <w:tab/>
            </w:r>
            <w:r>
              <w:rPr>
                <w:noProof/>
                <w:webHidden/>
              </w:rPr>
              <w:fldChar w:fldCharType="begin"/>
            </w:r>
            <w:r>
              <w:rPr>
                <w:noProof/>
                <w:webHidden/>
              </w:rPr>
              <w:instrText xml:space="preserve"> PAGEREF _Toc397896438 \h </w:instrText>
            </w:r>
            <w:r>
              <w:rPr>
                <w:noProof/>
                <w:webHidden/>
              </w:rPr>
            </w:r>
          </w:ins>
          <w:r>
            <w:rPr>
              <w:noProof/>
              <w:webHidden/>
            </w:rPr>
            <w:fldChar w:fldCharType="separate"/>
          </w:r>
          <w:r w:rsidR="006F6FF7">
            <w:rPr>
              <w:noProof/>
              <w:webHidden/>
            </w:rPr>
            <w:t>71</w:t>
          </w:r>
          <w:ins w:id="556"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557" w:author="Sammartano, Marc (BIC USA)" w:date="2014-09-07T23:27:00Z"/>
              <w:rFonts w:eastAsiaTheme="minorEastAsia"/>
              <w:noProof/>
            </w:rPr>
          </w:pPr>
          <w:ins w:id="55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"_Toc397896439"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READ – DATA – RESTORE Commands</w:t>
            </w:r>
            <w:r>
              <w:rPr>
                <w:noProof/>
                <w:webHidden/>
              </w:rPr>
              <w:tab/>
            </w:r>
            <w:r>
              <w:rPr>
                <w:noProof/>
                <w:webHidden/>
              </w:rPr>
              <w:fldChar w:fldCharType="begin"/>
            </w:r>
            <w:r>
              <w:rPr>
                <w:noProof/>
                <w:webHidden/>
              </w:rPr>
              <w:instrText xml:space="preserve"> PAGEREF _Toc397896439 \h </w:instrText>
            </w:r>
            <w:r>
              <w:rPr>
                <w:noProof/>
                <w:webHidden/>
              </w:rPr>
            </w:r>
          </w:ins>
          <w:r>
            <w:rPr>
              <w:noProof/>
              <w:webHidden/>
            </w:rPr>
            <w:fldChar w:fldCharType="separate"/>
          </w:r>
          <w:r w:rsidR="006F6FF7">
            <w:rPr>
              <w:noProof/>
              <w:webHidden/>
            </w:rPr>
            <w:t>71</w:t>
          </w:r>
          <w:ins w:id="55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60" w:author="Sammartano, Marc (BIC USA)" w:date="2014-09-07T23:27:00Z"/>
              <w:rFonts w:eastAsiaTheme="minorEastAsia"/>
              <w:noProof/>
            </w:rPr>
          </w:pPr>
          <w:ins w:id="56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"_Toc397896440"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_Toc397896440 \h </w:instrText>
            </w:r>
            <w:r>
              <w:rPr>
                <w:noProof/>
                <w:webHidden/>
              </w:rPr>
            </w:r>
          </w:ins>
          <w:r>
            <w:rPr>
              <w:noProof/>
              <w:webHidden/>
            </w:rPr>
            <w:fldChar w:fldCharType="separate"/>
          </w:r>
          <w:r w:rsidR="006F6FF7">
            <w:rPr>
              <w:noProof/>
              <w:webHidden/>
            </w:rPr>
            <w:t>71</w:t>
          </w:r>
          <w:ins w:id="56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63" w:author="Sammartano, Marc (BIC USA)" w:date="2014-09-07T23:27:00Z"/>
              <w:rFonts w:eastAsiaTheme="minorEastAsia"/>
              <w:noProof/>
            </w:rPr>
          </w:pPr>
          <w:ins w:id="56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"_Toc397896441"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Read.next &lt;var&gt;, ...</w:t>
            </w:r>
            <w:r>
              <w:rPr>
                <w:noProof/>
                <w:webHidden/>
              </w:rPr>
              <w:tab/>
            </w:r>
            <w:r>
              <w:rPr>
                <w:noProof/>
                <w:webHidden/>
              </w:rPr>
              <w:fldChar w:fldCharType="begin"/>
            </w:r>
            <w:r>
              <w:rPr>
                <w:noProof/>
                <w:webHidden/>
              </w:rPr>
              <w:instrText xml:space="preserve"> PAGEREF _Toc397896441 \h </w:instrText>
            </w:r>
            <w:r>
              <w:rPr>
                <w:noProof/>
                <w:webHidden/>
              </w:rPr>
            </w:r>
          </w:ins>
          <w:r>
            <w:rPr>
              <w:noProof/>
              <w:webHidden/>
            </w:rPr>
            <w:fldChar w:fldCharType="separate"/>
          </w:r>
          <w:r w:rsidR="006F6FF7">
            <w:rPr>
              <w:noProof/>
              <w:webHidden/>
            </w:rPr>
            <w:t>71</w:t>
          </w:r>
          <w:ins w:id="56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66" w:author="Sammartano, Marc (BIC USA)" w:date="2014-09-07T23:27:00Z"/>
              <w:rFonts w:eastAsiaTheme="minorEastAsia"/>
              <w:noProof/>
            </w:rPr>
          </w:pPr>
          <w:ins w:id="56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"_Toc397896442"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Read.from &lt;nexp&gt;</w:t>
            </w:r>
            <w:r>
              <w:rPr>
                <w:noProof/>
                <w:webHidden/>
              </w:rPr>
              <w:tab/>
            </w:r>
            <w:r>
              <w:rPr>
                <w:noProof/>
                <w:webHidden/>
              </w:rPr>
              <w:fldChar w:fldCharType="begin"/>
            </w:r>
            <w:r>
              <w:rPr>
                <w:noProof/>
                <w:webHidden/>
              </w:rPr>
              <w:instrText xml:space="preserve"> PAGEREF _Toc397896442 \h </w:instrText>
            </w:r>
            <w:r>
              <w:rPr>
                <w:noProof/>
                <w:webHidden/>
              </w:rPr>
            </w:r>
          </w:ins>
          <w:r>
            <w:rPr>
              <w:noProof/>
              <w:webHidden/>
            </w:rPr>
            <w:fldChar w:fldCharType="separate"/>
          </w:r>
          <w:r w:rsidR="006F6FF7">
            <w:rPr>
              <w:noProof/>
              <w:webHidden/>
            </w:rPr>
            <w:t>72</w:t>
          </w:r>
          <w:ins w:id="568"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569" w:author="Sammartano, Marc (BIC USA)" w:date="2014-09-07T23:27:00Z"/>
              <w:rFonts w:eastAsiaTheme="minorEastAsia"/>
              <w:noProof/>
            </w:rPr>
          </w:pPr>
          <w:ins w:id="57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"_Toc397896443"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 Commands</w:t>
            </w:r>
            <w:r>
              <w:rPr>
                <w:noProof/>
                <w:webHidden/>
              </w:rPr>
              <w:tab/>
            </w:r>
            <w:r>
              <w:rPr>
                <w:noProof/>
                <w:webHidden/>
              </w:rPr>
              <w:fldChar w:fldCharType="begin"/>
            </w:r>
            <w:r>
              <w:rPr>
                <w:noProof/>
                <w:webHidden/>
              </w:rPr>
              <w:instrText xml:space="preserve"> PAGEREF _Toc397896443 \h </w:instrText>
            </w:r>
            <w:r>
              <w:rPr>
                <w:noProof/>
                <w:webHidden/>
              </w:rPr>
            </w:r>
          </w:ins>
          <w:r>
            <w:rPr>
              <w:noProof/>
              <w:webHidden/>
            </w:rPr>
            <w:fldChar w:fldCharType="separate"/>
          </w:r>
          <w:r w:rsidR="006F6FF7">
            <w:rPr>
              <w:noProof/>
              <w:webHidden/>
            </w:rPr>
            <w:t>72</w:t>
          </w:r>
          <w:ins w:id="57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72" w:author="Sammartano, Marc (BIC USA)" w:date="2014-09-07T23:27:00Z"/>
              <w:rFonts w:eastAsiaTheme="minorEastAsia"/>
              <w:noProof/>
            </w:rPr>
          </w:pPr>
          <w:ins w:id="57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"_Toc397896444"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Debug.on</w:t>
            </w:r>
            <w:r>
              <w:rPr>
                <w:noProof/>
                <w:webHidden/>
              </w:rPr>
              <w:tab/>
            </w:r>
            <w:r>
              <w:rPr>
                <w:noProof/>
                <w:webHidden/>
              </w:rPr>
              <w:fldChar w:fldCharType="begin"/>
            </w:r>
            <w:r>
              <w:rPr>
                <w:noProof/>
                <w:webHidden/>
              </w:rPr>
              <w:instrText xml:space="preserve"> PAGEREF _Toc397896444 \h </w:instrText>
            </w:r>
            <w:r>
              <w:rPr>
                <w:noProof/>
                <w:webHidden/>
              </w:rPr>
            </w:r>
          </w:ins>
          <w:r>
            <w:rPr>
              <w:noProof/>
              <w:webHidden/>
            </w:rPr>
            <w:fldChar w:fldCharType="separate"/>
          </w:r>
          <w:r w:rsidR="006F6FF7">
            <w:rPr>
              <w:noProof/>
              <w:webHidden/>
            </w:rPr>
            <w:t>72</w:t>
          </w:r>
          <w:ins w:id="57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75" w:author="Sammartano, Marc (BIC USA)" w:date="2014-09-07T23:27:00Z"/>
              <w:rFonts w:eastAsiaTheme="minorEastAsia"/>
              <w:noProof/>
            </w:rPr>
          </w:pPr>
          <w:ins w:id="57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"_Toc397896445"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Debug.off</w:t>
            </w:r>
            <w:r>
              <w:rPr>
                <w:noProof/>
                <w:webHidden/>
              </w:rPr>
              <w:tab/>
            </w:r>
            <w:r>
              <w:rPr>
                <w:noProof/>
                <w:webHidden/>
              </w:rPr>
              <w:fldChar w:fldCharType="begin"/>
            </w:r>
            <w:r>
              <w:rPr>
                <w:noProof/>
                <w:webHidden/>
              </w:rPr>
              <w:instrText xml:space="preserve"> PAGEREF _Toc397896445 \h </w:instrText>
            </w:r>
            <w:r>
              <w:rPr>
                <w:noProof/>
                <w:webHidden/>
              </w:rPr>
            </w:r>
          </w:ins>
          <w:r>
            <w:rPr>
              <w:noProof/>
              <w:webHidden/>
            </w:rPr>
            <w:fldChar w:fldCharType="separate"/>
          </w:r>
          <w:r w:rsidR="006F6FF7">
            <w:rPr>
              <w:noProof/>
              <w:webHidden/>
            </w:rPr>
            <w:t>72</w:t>
          </w:r>
          <w:ins w:id="57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78" w:author="Sammartano, Marc (BIC USA)" w:date="2014-09-07T23:27:00Z"/>
              <w:rFonts w:eastAsiaTheme="minorEastAsia"/>
              <w:noProof/>
            </w:rPr>
          </w:pPr>
          <w:ins w:id="579"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"_Toc397896446"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Debug.echo.on</w:t>
            </w:r>
            <w:r>
              <w:rPr>
                <w:noProof/>
                <w:webHidden/>
              </w:rPr>
              <w:tab/>
            </w:r>
            <w:r>
              <w:rPr>
                <w:noProof/>
                <w:webHidden/>
              </w:rPr>
              <w:fldChar w:fldCharType="begin"/>
            </w:r>
            <w:r>
              <w:rPr>
                <w:noProof/>
                <w:webHidden/>
              </w:rPr>
              <w:instrText xml:space="preserve"> PAGEREF _Toc397896446 \h </w:instrText>
            </w:r>
            <w:r>
              <w:rPr>
                <w:noProof/>
                <w:webHidden/>
              </w:rPr>
            </w:r>
          </w:ins>
          <w:r>
            <w:rPr>
              <w:noProof/>
              <w:webHidden/>
            </w:rPr>
            <w:fldChar w:fldCharType="separate"/>
          </w:r>
          <w:r w:rsidR="006F6FF7">
            <w:rPr>
              <w:noProof/>
              <w:webHidden/>
            </w:rPr>
            <w:t>72</w:t>
          </w:r>
          <w:ins w:id="58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81" w:author="Sammartano, Marc (BIC USA)" w:date="2014-09-07T23:27:00Z"/>
              <w:rFonts w:eastAsiaTheme="minorEastAsia"/>
              <w:noProof/>
            </w:rPr>
          </w:pPr>
          <w:ins w:id="58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"_Toc397896447"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Debug.echo.off</w:t>
            </w:r>
            <w:r>
              <w:rPr>
                <w:noProof/>
                <w:webHidden/>
              </w:rPr>
              <w:tab/>
            </w:r>
            <w:r>
              <w:rPr>
                <w:noProof/>
                <w:webHidden/>
              </w:rPr>
              <w:fldChar w:fldCharType="begin"/>
            </w:r>
            <w:r>
              <w:rPr>
                <w:noProof/>
                <w:webHidden/>
              </w:rPr>
              <w:instrText xml:space="preserve"> PAGEREF _Toc397896447 \h </w:instrText>
            </w:r>
            <w:r>
              <w:rPr>
                <w:noProof/>
                <w:webHidden/>
              </w:rPr>
            </w:r>
          </w:ins>
          <w:r>
            <w:rPr>
              <w:noProof/>
              <w:webHidden/>
            </w:rPr>
            <w:fldChar w:fldCharType="separate"/>
          </w:r>
          <w:r w:rsidR="006F6FF7">
            <w:rPr>
              <w:noProof/>
              <w:webHidden/>
            </w:rPr>
            <w:t>72</w:t>
          </w:r>
          <w:ins w:id="58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84" w:author="Sammartano, Marc (BIC USA)" w:date="2014-09-07T23:27:00Z"/>
              <w:rFonts w:eastAsiaTheme="minorEastAsia"/>
              <w:noProof/>
            </w:rPr>
          </w:pPr>
          <w:ins w:id="58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"_Toc397896448"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Debug.print</w:t>
            </w:r>
            <w:r>
              <w:rPr>
                <w:noProof/>
                <w:webHidden/>
              </w:rPr>
              <w:tab/>
            </w:r>
            <w:r>
              <w:rPr>
                <w:noProof/>
                <w:webHidden/>
              </w:rPr>
              <w:fldChar w:fldCharType="begin"/>
            </w:r>
            <w:r>
              <w:rPr>
                <w:noProof/>
                <w:webHidden/>
              </w:rPr>
              <w:instrText xml:space="preserve"> PAGEREF _Toc397896448 \h </w:instrText>
            </w:r>
            <w:r>
              <w:rPr>
                <w:noProof/>
                <w:webHidden/>
              </w:rPr>
            </w:r>
          </w:ins>
          <w:r>
            <w:rPr>
              <w:noProof/>
              <w:webHidden/>
            </w:rPr>
            <w:fldChar w:fldCharType="separate"/>
          </w:r>
          <w:r w:rsidR="006F6FF7">
            <w:rPr>
              <w:noProof/>
              <w:webHidden/>
            </w:rPr>
            <w:t>72</w:t>
          </w:r>
          <w:ins w:id="58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87" w:author="Sammartano, Marc (BIC USA)" w:date="2014-09-07T23:27:00Z"/>
              <w:rFonts w:eastAsiaTheme="minorEastAsia"/>
              <w:noProof/>
            </w:rPr>
          </w:pPr>
          <w:ins w:id="58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"_Toc397896449"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Debug.dump.scalars</w:t>
            </w:r>
            <w:r>
              <w:rPr>
                <w:noProof/>
                <w:webHidden/>
              </w:rPr>
              <w:tab/>
            </w:r>
            <w:r>
              <w:rPr>
                <w:noProof/>
                <w:webHidden/>
              </w:rPr>
              <w:fldChar w:fldCharType="begin"/>
            </w:r>
            <w:r>
              <w:rPr>
                <w:noProof/>
                <w:webHidden/>
              </w:rPr>
              <w:instrText xml:space="preserve"> PAGEREF _Toc397896449 \h </w:instrText>
            </w:r>
            <w:r>
              <w:rPr>
                <w:noProof/>
                <w:webHidden/>
              </w:rPr>
            </w:r>
          </w:ins>
          <w:r>
            <w:rPr>
              <w:noProof/>
              <w:webHidden/>
            </w:rPr>
            <w:fldChar w:fldCharType="separate"/>
          </w:r>
          <w:r w:rsidR="006F6FF7">
            <w:rPr>
              <w:noProof/>
              <w:webHidden/>
            </w:rPr>
            <w:t>72</w:t>
          </w:r>
          <w:ins w:id="58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90" w:author="Sammartano, Marc (BIC USA)" w:date="2014-09-07T23:27:00Z"/>
              <w:rFonts w:eastAsiaTheme="minorEastAsia"/>
              <w:noProof/>
            </w:rPr>
          </w:pPr>
          <w:ins w:id="59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"_Toc397896450"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Debug.dump.array Array[]</w:t>
            </w:r>
            <w:r>
              <w:rPr>
                <w:noProof/>
                <w:webHidden/>
              </w:rPr>
              <w:tab/>
            </w:r>
            <w:r>
              <w:rPr>
                <w:noProof/>
                <w:webHidden/>
              </w:rPr>
              <w:fldChar w:fldCharType="begin"/>
            </w:r>
            <w:r>
              <w:rPr>
                <w:noProof/>
                <w:webHidden/>
              </w:rPr>
              <w:instrText xml:space="preserve"> PAGEREF _Toc397896450 \h </w:instrText>
            </w:r>
            <w:r>
              <w:rPr>
                <w:noProof/>
                <w:webHidden/>
              </w:rPr>
            </w:r>
          </w:ins>
          <w:r>
            <w:rPr>
              <w:noProof/>
              <w:webHidden/>
            </w:rPr>
            <w:fldChar w:fldCharType="separate"/>
          </w:r>
          <w:r w:rsidR="006F6FF7">
            <w:rPr>
              <w:noProof/>
              <w:webHidden/>
            </w:rPr>
            <w:t>73</w:t>
          </w:r>
          <w:ins w:id="59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93" w:author="Sammartano, Marc (BIC USA)" w:date="2014-09-07T23:27:00Z"/>
              <w:rFonts w:eastAsiaTheme="minorEastAsia"/>
              <w:noProof/>
            </w:rPr>
          </w:pPr>
          <w:ins w:id="59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"_Toc397896451"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Debug.dump.bundle  &lt;bundlePtr_nexp&gt;</w:t>
            </w:r>
            <w:r>
              <w:rPr>
                <w:noProof/>
                <w:webHidden/>
              </w:rPr>
              <w:tab/>
            </w:r>
            <w:r>
              <w:rPr>
                <w:noProof/>
                <w:webHidden/>
              </w:rPr>
              <w:fldChar w:fldCharType="begin"/>
            </w:r>
            <w:r>
              <w:rPr>
                <w:noProof/>
                <w:webHidden/>
              </w:rPr>
              <w:instrText xml:space="preserve"> PAGEREF _Toc397896451 \h </w:instrText>
            </w:r>
            <w:r>
              <w:rPr>
                <w:noProof/>
                <w:webHidden/>
              </w:rPr>
            </w:r>
          </w:ins>
          <w:r>
            <w:rPr>
              <w:noProof/>
              <w:webHidden/>
            </w:rPr>
            <w:fldChar w:fldCharType="separate"/>
          </w:r>
          <w:r w:rsidR="006F6FF7">
            <w:rPr>
              <w:noProof/>
              <w:webHidden/>
            </w:rPr>
            <w:t>73</w:t>
          </w:r>
          <w:ins w:id="59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96" w:author="Sammartano, Marc (BIC USA)" w:date="2014-09-07T23:27:00Z"/>
              <w:rFonts w:eastAsiaTheme="minorEastAsia"/>
              <w:noProof/>
            </w:rPr>
          </w:pPr>
          <w:ins w:id="59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"_Toc397896452"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Debug.dump.list  &lt;listPtr_nexp&gt;</w:t>
            </w:r>
            <w:r>
              <w:rPr>
                <w:noProof/>
                <w:webHidden/>
              </w:rPr>
              <w:tab/>
            </w:r>
            <w:r>
              <w:rPr>
                <w:noProof/>
                <w:webHidden/>
              </w:rPr>
              <w:fldChar w:fldCharType="begin"/>
            </w:r>
            <w:r>
              <w:rPr>
                <w:noProof/>
                <w:webHidden/>
              </w:rPr>
              <w:instrText xml:space="preserve"> PAGEREF _Toc397896452 \h </w:instrText>
            </w:r>
            <w:r>
              <w:rPr>
                <w:noProof/>
                <w:webHidden/>
              </w:rPr>
            </w:r>
          </w:ins>
          <w:r>
            <w:rPr>
              <w:noProof/>
              <w:webHidden/>
            </w:rPr>
            <w:fldChar w:fldCharType="separate"/>
          </w:r>
          <w:r w:rsidR="006F6FF7">
            <w:rPr>
              <w:noProof/>
              <w:webHidden/>
            </w:rPr>
            <w:t>73</w:t>
          </w:r>
          <w:ins w:id="59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599" w:author="Sammartano, Marc (BIC USA)" w:date="2014-09-07T23:27:00Z"/>
              <w:rFonts w:eastAsiaTheme="minorEastAsia"/>
              <w:noProof/>
            </w:rPr>
          </w:pPr>
          <w:ins w:id="60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"_Toc397896453"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Debug.dump.stack  &lt;stackPtr_nexp&gt;</w:t>
            </w:r>
            <w:r>
              <w:rPr>
                <w:noProof/>
                <w:webHidden/>
              </w:rPr>
              <w:tab/>
            </w:r>
            <w:r>
              <w:rPr>
                <w:noProof/>
                <w:webHidden/>
              </w:rPr>
              <w:fldChar w:fldCharType="begin"/>
            </w:r>
            <w:r>
              <w:rPr>
                <w:noProof/>
                <w:webHidden/>
              </w:rPr>
              <w:instrText xml:space="preserve"> PAGEREF _Toc397896453 \h </w:instrText>
            </w:r>
            <w:r>
              <w:rPr>
                <w:noProof/>
                <w:webHidden/>
              </w:rPr>
            </w:r>
          </w:ins>
          <w:r>
            <w:rPr>
              <w:noProof/>
              <w:webHidden/>
            </w:rPr>
            <w:fldChar w:fldCharType="separate"/>
          </w:r>
          <w:r w:rsidR="006F6FF7">
            <w:rPr>
              <w:noProof/>
              <w:webHidden/>
            </w:rPr>
            <w:t>73</w:t>
          </w:r>
          <w:ins w:id="60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02" w:author="Sammartano, Marc (BIC USA)" w:date="2014-09-07T23:27:00Z"/>
              <w:rFonts w:eastAsiaTheme="minorEastAsia"/>
              <w:noProof/>
            </w:rPr>
          </w:pPr>
          <w:ins w:id="60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"_Toc397896454"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Debug.show.scalars</w:t>
            </w:r>
            <w:r>
              <w:rPr>
                <w:noProof/>
                <w:webHidden/>
              </w:rPr>
              <w:tab/>
            </w:r>
            <w:r>
              <w:rPr>
                <w:noProof/>
                <w:webHidden/>
              </w:rPr>
              <w:fldChar w:fldCharType="begin"/>
            </w:r>
            <w:r>
              <w:rPr>
                <w:noProof/>
                <w:webHidden/>
              </w:rPr>
              <w:instrText xml:space="preserve"> PAGEREF _Toc397896454 \h </w:instrText>
            </w:r>
            <w:r>
              <w:rPr>
                <w:noProof/>
                <w:webHidden/>
              </w:rPr>
            </w:r>
          </w:ins>
          <w:r>
            <w:rPr>
              <w:noProof/>
              <w:webHidden/>
            </w:rPr>
            <w:fldChar w:fldCharType="separate"/>
          </w:r>
          <w:r w:rsidR="006F6FF7">
            <w:rPr>
              <w:noProof/>
              <w:webHidden/>
            </w:rPr>
            <w:t>73</w:t>
          </w:r>
          <w:ins w:id="60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05" w:author="Sammartano, Marc (BIC USA)" w:date="2014-09-07T23:27:00Z"/>
              <w:rFonts w:eastAsiaTheme="minorEastAsia"/>
              <w:noProof/>
            </w:rPr>
          </w:pPr>
          <w:ins w:id="60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"_Toc397896455"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Debug.show.array Array[]</w:t>
            </w:r>
            <w:r>
              <w:rPr>
                <w:noProof/>
                <w:webHidden/>
              </w:rPr>
              <w:tab/>
            </w:r>
            <w:r>
              <w:rPr>
                <w:noProof/>
                <w:webHidden/>
              </w:rPr>
              <w:fldChar w:fldCharType="begin"/>
            </w:r>
            <w:r>
              <w:rPr>
                <w:noProof/>
                <w:webHidden/>
              </w:rPr>
              <w:instrText xml:space="preserve"> PAGEREF _Toc397896455 \h </w:instrText>
            </w:r>
            <w:r>
              <w:rPr>
                <w:noProof/>
                <w:webHidden/>
              </w:rPr>
            </w:r>
          </w:ins>
          <w:r>
            <w:rPr>
              <w:noProof/>
              <w:webHidden/>
            </w:rPr>
            <w:fldChar w:fldCharType="separate"/>
          </w:r>
          <w:r w:rsidR="006F6FF7">
            <w:rPr>
              <w:noProof/>
              <w:webHidden/>
            </w:rPr>
            <w:t>73</w:t>
          </w:r>
          <w:ins w:id="60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08" w:author="Sammartano, Marc (BIC USA)" w:date="2014-09-07T23:27:00Z"/>
              <w:rFonts w:eastAsiaTheme="minorEastAsia"/>
              <w:noProof/>
            </w:rPr>
          </w:pPr>
          <w:ins w:id="60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"_Toc397896456"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Debug.show.bundle &lt;bundlePtr_nexp&gt;</w:t>
            </w:r>
            <w:r>
              <w:rPr>
                <w:noProof/>
                <w:webHidden/>
              </w:rPr>
              <w:tab/>
            </w:r>
            <w:r>
              <w:rPr>
                <w:noProof/>
                <w:webHidden/>
              </w:rPr>
              <w:fldChar w:fldCharType="begin"/>
            </w:r>
            <w:r>
              <w:rPr>
                <w:noProof/>
                <w:webHidden/>
              </w:rPr>
              <w:instrText xml:space="preserve"> PAGEREF _Toc397896456 \h </w:instrText>
            </w:r>
            <w:r>
              <w:rPr>
                <w:noProof/>
                <w:webHidden/>
              </w:rPr>
            </w:r>
          </w:ins>
          <w:r>
            <w:rPr>
              <w:noProof/>
              <w:webHidden/>
            </w:rPr>
            <w:fldChar w:fldCharType="separate"/>
          </w:r>
          <w:r w:rsidR="006F6FF7">
            <w:rPr>
              <w:noProof/>
              <w:webHidden/>
            </w:rPr>
            <w:t>73</w:t>
          </w:r>
          <w:ins w:id="61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11" w:author="Sammartano, Marc (BIC USA)" w:date="2014-09-07T23:27:00Z"/>
              <w:rFonts w:eastAsiaTheme="minorEastAsia"/>
              <w:noProof/>
            </w:rPr>
          </w:pPr>
          <w:ins w:id="61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"_Toc397896457"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Debug.show.list &lt;listPtr_nexp&gt;</w:t>
            </w:r>
            <w:r>
              <w:rPr>
                <w:noProof/>
                <w:webHidden/>
              </w:rPr>
              <w:tab/>
            </w:r>
            <w:r>
              <w:rPr>
                <w:noProof/>
                <w:webHidden/>
              </w:rPr>
              <w:fldChar w:fldCharType="begin"/>
            </w:r>
            <w:r>
              <w:rPr>
                <w:noProof/>
                <w:webHidden/>
              </w:rPr>
              <w:instrText xml:space="preserve"> PAGEREF _Toc397896457 \h </w:instrText>
            </w:r>
            <w:r>
              <w:rPr>
                <w:noProof/>
                <w:webHidden/>
              </w:rPr>
            </w:r>
          </w:ins>
          <w:r>
            <w:rPr>
              <w:noProof/>
              <w:webHidden/>
            </w:rPr>
            <w:fldChar w:fldCharType="separate"/>
          </w:r>
          <w:r w:rsidR="006F6FF7">
            <w:rPr>
              <w:noProof/>
              <w:webHidden/>
            </w:rPr>
            <w:t>74</w:t>
          </w:r>
          <w:ins w:id="61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14" w:author="Sammartano, Marc (BIC USA)" w:date="2014-09-07T23:27:00Z"/>
              <w:rFonts w:eastAsiaTheme="minorEastAsia"/>
              <w:noProof/>
            </w:rPr>
          </w:pPr>
          <w:ins w:id="61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"_Toc397896458"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Debug.show.stack &lt;stackPtr_nexp&gt;</w:t>
            </w:r>
            <w:r>
              <w:rPr>
                <w:noProof/>
                <w:webHidden/>
              </w:rPr>
              <w:tab/>
            </w:r>
            <w:r>
              <w:rPr>
                <w:noProof/>
                <w:webHidden/>
              </w:rPr>
              <w:fldChar w:fldCharType="begin"/>
            </w:r>
            <w:r>
              <w:rPr>
                <w:noProof/>
                <w:webHidden/>
              </w:rPr>
              <w:instrText xml:space="preserve"> PAGEREF _Toc397896458 \h </w:instrText>
            </w:r>
            <w:r>
              <w:rPr>
                <w:noProof/>
                <w:webHidden/>
              </w:rPr>
            </w:r>
          </w:ins>
          <w:r>
            <w:rPr>
              <w:noProof/>
              <w:webHidden/>
            </w:rPr>
            <w:fldChar w:fldCharType="separate"/>
          </w:r>
          <w:r w:rsidR="006F6FF7">
            <w:rPr>
              <w:noProof/>
              <w:webHidden/>
            </w:rPr>
            <w:t>74</w:t>
          </w:r>
          <w:ins w:id="61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17" w:author="Sammartano, Marc (BIC USA)" w:date="2014-09-07T23:27:00Z"/>
              <w:rFonts w:eastAsiaTheme="minorEastAsia"/>
              <w:noProof/>
            </w:rPr>
          </w:pPr>
          <w:ins w:id="61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"_Toc397896459"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Debug.watch var, ...</w:t>
            </w:r>
            <w:r>
              <w:rPr>
                <w:noProof/>
                <w:webHidden/>
              </w:rPr>
              <w:tab/>
            </w:r>
            <w:r>
              <w:rPr>
                <w:noProof/>
                <w:webHidden/>
              </w:rPr>
              <w:fldChar w:fldCharType="begin"/>
            </w:r>
            <w:r>
              <w:rPr>
                <w:noProof/>
                <w:webHidden/>
              </w:rPr>
              <w:instrText xml:space="preserve"> PAGEREF _Toc397896459 \h </w:instrText>
            </w:r>
            <w:r>
              <w:rPr>
                <w:noProof/>
                <w:webHidden/>
              </w:rPr>
            </w:r>
          </w:ins>
          <w:r>
            <w:rPr>
              <w:noProof/>
              <w:webHidden/>
            </w:rPr>
            <w:fldChar w:fldCharType="separate"/>
          </w:r>
          <w:r w:rsidR="006F6FF7">
            <w:rPr>
              <w:noProof/>
              <w:webHidden/>
            </w:rPr>
            <w:t>74</w:t>
          </w:r>
          <w:ins w:id="61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20" w:author="Sammartano, Marc (BIC USA)" w:date="2014-09-07T23:27:00Z"/>
              <w:rFonts w:eastAsiaTheme="minorEastAsia"/>
              <w:noProof/>
            </w:rPr>
          </w:pPr>
          <w:ins w:id="62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"_Toc397896460"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Debug.show.watch</w:t>
            </w:r>
            <w:r>
              <w:rPr>
                <w:noProof/>
                <w:webHidden/>
              </w:rPr>
              <w:tab/>
            </w:r>
            <w:r>
              <w:rPr>
                <w:noProof/>
                <w:webHidden/>
              </w:rPr>
              <w:fldChar w:fldCharType="begin"/>
            </w:r>
            <w:r>
              <w:rPr>
                <w:noProof/>
                <w:webHidden/>
              </w:rPr>
              <w:instrText xml:space="preserve"> PAGEREF _Toc397896460 \h </w:instrText>
            </w:r>
            <w:r>
              <w:rPr>
                <w:noProof/>
                <w:webHidden/>
              </w:rPr>
            </w:r>
          </w:ins>
          <w:r>
            <w:rPr>
              <w:noProof/>
              <w:webHidden/>
            </w:rPr>
            <w:fldChar w:fldCharType="separate"/>
          </w:r>
          <w:r w:rsidR="006F6FF7">
            <w:rPr>
              <w:noProof/>
              <w:webHidden/>
            </w:rPr>
            <w:t>74</w:t>
          </w:r>
          <w:ins w:id="62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23" w:author="Sammartano, Marc (BIC USA)" w:date="2014-09-07T23:27:00Z"/>
              <w:rFonts w:eastAsiaTheme="minorEastAsia"/>
              <w:noProof/>
            </w:rPr>
          </w:pPr>
          <w:ins w:id="62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"_Toc397896461"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Debug.show.program</w:t>
            </w:r>
            <w:r>
              <w:rPr>
                <w:noProof/>
                <w:webHidden/>
              </w:rPr>
              <w:tab/>
            </w:r>
            <w:r>
              <w:rPr>
                <w:noProof/>
                <w:webHidden/>
              </w:rPr>
              <w:fldChar w:fldCharType="begin"/>
            </w:r>
            <w:r>
              <w:rPr>
                <w:noProof/>
                <w:webHidden/>
              </w:rPr>
              <w:instrText xml:space="preserve"> PAGEREF _Toc397896461 \h </w:instrText>
            </w:r>
            <w:r>
              <w:rPr>
                <w:noProof/>
                <w:webHidden/>
              </w:rPr>
            </w:r>
          </w:ins>
          <w:r>
            <w:rPr>
              <w:noProof/>
              <w:webHidden/>
            </w:rPr>
            <w:fldChar w:fldCharType="separate"/>
          </w:r>
          <w:r w:rsidR="006F6FF7">
            <w:rPr>
              <w:noProof/>
              <w:webHidden/>
            </w:rPr>
            <w:t>74</w:t>
          </w:r>
          <w:ins w:id="62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26" w:author="Sammartano, Marc (BIC USA)" w:date="2014-09-07T23:27:00Z"/>
              <w:rFonts w:eastAsiaTheme="minorEastAsia"/>
              <w:noProof/>
            </w:rPr>
          </w:pPr>
          <w:ins w:id="62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"_Toc397896462"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Debug.show</w:t>
            </w:r>
            <w:r>
              <w:rPr>
                <w:noProof/>
                <w:webHidden/>
              </w:rPr>
              <w:tab/>
            </w:r>
            <w:r>
              <w:rPr>
                <w:noProof/>
                <w:webHidden/>
              </w:rPr>
              <w:fldChar w:fldCharType="begin"/>
            </w:r>
            <w:r>
              <w:rPr>
                <w:noProof/>
                <w:webHidden/>
              </w:rPr>
              <w:instrText xml:space="preserve"> PAGEREF _Toc397896462 \h </w:instrText>
            </w:r>
            <w:r>
              <w:rPr>
                <w:noProof/>
                <w:webHidden/>
              </w:rPr>
            </w:r>
          </w:ins>
          <w:r>
            <w:rPr>
              <w:noProof/>
              <w:webHidden/>
            </w:rPr>
            <w:fldChar w:fldCharType="separate"/>
          </w:r>
          <w:r w:rsidR="006F6FF7">
            <w:rPr>
              <w:noProof/>
              <w:webHidden/>
            </w:rPr>
            <w:t>75</w:t>
          </w:r>
          <w:ins w:id="628"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629" w:author="Sammartano, Marc (BIC USA)" w:date="2014-09-07T23:27:00Z"/>
              <w:rFonts w:eastAsiaTheme="minorEastAsia"/>
              <w:noProof/>
            </w:rPr>
          </w:pPr>
          <w:ins w:id="63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"_Toc397896463"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Console I/O</w:t>
            </w:r>
            <w:r>
              <w:rPr>
                <w:noProof/>
                <w:webHidden/>
              </w:rPr>
              <w:tab/>
            </w:r>
            <w:r>
              <w:rPr>
                <w:noProof/>
                <w:webHidden/>
              </w:rPr>
              <w:fldChar w:fldCharType="begin"/>
            </w:r>
            <w:r>
              <w:rPr>
                <w:noProof/>
                <w:webHidden/>
              </w:rPr>
              <w:instrText xml:space="preserve"> PAGEREF _Toc397896463 \h </w:instrText>
            </w:r>
            <w:r>
              <w:rPr>
                <w:noProof/>
                <w:webHidden/>
              </w:rPr>
            </w:r>
          </w:ins>
          <w:r>
            <w:rPr>
              <w:noProof/>
              <w:webHidden/>
            </w:rPr>
            <w:fldChar w:fldCharType="separate"/>
          </w:r>
          <w:r w:rsidR="006F6FF7">
            <w:rPr>
              <w:noProof/>
              <w:webHidden/>
            </w:rPr>
            <w:t>75</w:t>
          </w:r>
          <w:ins w:id="63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32" w:author="Sammartano, Marc (BIC USA)" w:date="2014-09-07T23:27:00Z"/>
              <w:rFonts w:eastAsiaTheme="minorEastAsia"/>
              <w:noProof/>
            </w:rPr>
          </w:pPr>
          <w:ins w:id="63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"_Toc397896464"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Output Console</w:t>
            </w:r>
            <w:r>
              <w:rPr>
                <w:noProof/>
                <w:webHidden/>
              </w:rPr>
              <w:tab/>
            </w:r>
            <w:r>
              <w:rPr>
                <w:noProof/>
                <w:webHidden/>
              </w:rPr>
              <w:fldChar w:fldCharType="begin"/>
            </w:r>
            <w:r>
              <w:rPr>
                <w:noProof/>
                <w:webHidden/>
              </w:rPr>
              <w:instrText xml:space="preserve"> PAGEREF _Toc397896464 \h </w:instrText>
            </w:r>
            <w:r>
              <w:rPr>
                <w:noProof/>
                <w:webHidden/>
              </w:rPr>
            </w:r>
          </w:ins>
          <w:r>
            <w:rPr>
              <w:noProof/>
              <w:webHidden/>
            </w:rPr>
            <w:fldChar w:fldCharType="separate"/>
          </w:r>
          <w:r w:rsidR="006F6FF7">
            <w:rPr>
              <w:noProof/>
              <w:webHidden/>
            </w:rPr>
            <w:t>75</w:t>
          </w:r>
          <w:ins w:id="63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635" w:author="Sammartano, Marc (BIC USA)" w:date="2014-09-07T23:27:00Z"/>
              <w:rFonts w:eastAsiaTheme="minorEastAsia"/>
              <w:noProof/>
            </w:rPr>
          </w:pPr>
          <w:ins w:id="63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"_Toc397896465"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Console.Title { &lt;title_sexp&gt;}</w:t>
            </w:r>
            <w:r>
              <w:rPr>
                <w:noProof/>
                <w:webHidden/>
              </w:rPr>
              <w:tab/>
            </w:r>
            <w:r>
              <w:rPr>
                <w:noProof/>
                <w:webHidden/>
              </w:rPr>
              <w:fldChar w:fldCharType="begin"/>
            </w:r>
            <w:r>
              <w:rPr>
                <w:noProof/>
                <w:webHidden/>
              </w:rPr>
              <w:instrText xml:space="preserve"> PAGEREF _Toc397896465 \h </w:instrText>
            </w:r>
            <w:r>
              <w:rPr>
                <w:noProof/>
                <w:webHidden/>
              </w:rPr>
            </w:r>
          </w:ins>
          <w:r>
            <w:rPr>
              <w:noProof/>
              <w:webHidden/>
            </w:rPr>
            <w:fldChar w:fldCharType="separate"/>
          </w:r>
          <w:r w:rsidR="006F6FF7">
            <w:rPr>
              <w:noProof/>
              <w:webHidden/>
            </w:rPr>
            <w:t>75</w:t>
          </w:r>
          <w:ins w:id="63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638" w:author="Sammartano, Marc (BIC USA)" w:date="2014-09-07T23:27:00Z"/>
              <w:rFonts w:eastAsiaTheme="minorEastAsia"/>
              <w:noProof/>
            </w:rPr>
          </w:pPr>
          <w:ins w:id="63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"_Toc397896466"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CLS</w:t>
            </w:r>
            <w:r>
              <w:rPr>
                <w:noProof/>
                <w:webHidden/>
              </w:rPr>
              <w:tab/>
            </w:r>
            <w:r>
              <w:rPr>
                <w:noProof/>
                <w:webHidden/>
              </w:rPr>
              <w:fldChar w:fldCharType="begin"/>
            </w:r>
            <w:r>
              <w:rPr>
                <w:noProof/>
                <w:webHidden/>
              </w:rPr>
              <w:instrText xml:space="preserve"> PAGEREF _Toc397896466 \h </w:instrText>
            </w:r>
            <w:r>
              <w:rPr>
                <w:noProof/>
                <w:webHidden/>
              </w:rPr>
            </w:r>
          </w:ins>
          <w:r>
            <w:rPr>
              <w:noProof/>
              <w:webHidden/>
            </w:rPr>
            <w:fldChar w:fldCharType="separate"/>
          </w:r>
          <w:r w:rsidR="006F6FF7">
            <w:rPr>
              <w:noProof/>
              <w:webHidden/>
            </w:rPr>
            <w:t>75</w:t>
          </w:r>
          <w:ins w:id="64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641" w:author="Sammartano, Marc (BIC USA)" w:date="2014-09-07T23:27:00Z"/>
              <w:rFonts w:eastAsiaTheme="minorEastAsia"/>
              <w:noProof/>
            </w:rPr>
          </w:pPr>
          <w:ins w:id="64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"_Toc397896467"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Print {&lt;exp&gt; {,|;}} ...</w:t>
            </w:r>
            <w:r>
              <w:rPr>
                <w:noProof/>
                <w:webHidden/>
              </w:rPr>
              <w:tab/>
            </w:r>
            <w:r>
              <w:rPr>
                <w:noProof/>
                <w:webHidden/>
              </w:rPr>
              <w:fldChar w:fldCharType="begin"/>
            </w:r>
            <w:r>
              <w:rPr>
                <w:noProof/>
                <w:webHidden/>
              </w:rPr>
              <w:instrText xml:space="preserve"> PAGEREF _Toc397896467 \h </w:instrText>
            </w:r>
            <w:r>
              <w:rPr>
                <w:noProof/>
                <w:webHidden/>
              </w:rPr>
            </w:r>
          </w:ins>
          <w:r>
            <w:rPr>
              <w:noProof/>
              <w:webHidden/>
            </w:rPr>
            <w:fldChar w:fldCharType="separate"/>
          </w:r>
          <w:r w:rsidR="006F6FF7">
            <w:rPr>
              <w:noProof/>
              <w:webHidden/>
            </w:rPr>
            <w:t>75</w:t>
          </w:r>
          <w:ins w:id="64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644" w:author="Sammartano, Marc (BIC USA)" w:date="2014-09-07T23:27:00Z"/>
              <w:rFonts w:eastAsiaTheme="minorEastAsia"/>
              <w:noProof/>
            </w:rPr>
          </w:pPr>
          <w:ins w:id="64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"_Toc397896468"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Print with User-Defined Functions</w:t>
            </w:r>
            <w:r>
              <w:rPr>
                <w:noProof/>
                <w:webHidden/>
              </w:rPr>
              <w:tab/>
            </w:r>
            <w:r>
              <w:rPr>
                <w:noProof/>
                <w:webHidden/>
              </w:rPr>
              <w:fldChar w:fldCharType="begin"/>
            </w:r>
            <w:r>
              <w:rPr>
                <w:noProof/>
                <w:webHidden/>
              </w:rPr>
              <w:instrText xml:space="preserve"> PAGEREF _Toc397896468 \h </w:instrText>
            </w:r>
            <w:r>
              <w:rPr>
                <w:noProof/>
                <w:webHidden/>
              </w:rPr>
            </w:r>
          </w:ins>
          <w:r>
            <w:rPr>
              <w:noProof/>
              <w:webHidden/>
            </w:rPr>
            <w:fldChar w:fldCharType="separate"/>
          </w:r>
          <w:r w:rsidR="006F6FF7">
            <w:rPr>
              <w:noProof/>
              <w:webHidden/>
            </w:rPr>
            <w:t>76</w:t>
          </w:r>
          <w:ins w:id="64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647" w:author="Sammartano, Marc (BIC USA)" w:date="2014-09-07T23:27:00Z"/>
              <w:rFonts w:eastAsiaTheme="minorEastAsia"/>
              <w:noProof/>
            </w:rPr>
          </w:pPr>
          <w:ins w:id="64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"_Toc397896469"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Console.line.text &lt;line_nexp&gt;, &lt;text_svar&gt;</w:t>
            </w:r>
            <w:r>
              <w:rPr>
                <w:noProof/>
                <w:webHidden/>
              </w:rPr>
              <w:tab/>
            </w:r>
            <w:r>
              <w:rPr>
                <w:noProof/>
                <w:webHidden/>
              </w:rPr>
              <w:fldChar w:fldCharType="begin"/>
            </w:r>
            <w:r>
              <w:rPr>
                <w:noProof/>
                <w:webHidden/>
              </w:rPr>
              <w:instrText xml:space="preserve"> PAGEREF _Toc397896469 \h </w:instrText>
            </w:r>
            <w:r>
              <w:rPr>
                <w:noProof/>
                <w:webHidden/>
              </w:rPr>
            </w:r>
          </w:ins>
          <w:r>
            <w:rPr>
              <w:noProof/>
              <w:webHidden/>
            </w:rPr>
            <w:fldChar w:fldCharType="separate"/>
          </w:r>
          <w:r w:rsidR="006F6FF7">
            <w:rPr>
              <w:noProof/>
              <w:webHidden/>
            </w:rPr>
            <w:t>76</w:t>
          </w:r>
          <w:ins w:id="64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650" w:author="Sammartano, Marc (BIC USA)" w:date="2014-09-07T23:27:00Z"/>
              <w:rFonts w:eastAsiaTheme="minorEastAsia"/>
              <w:noProof/>
            </w:rPr>
          </w:pPr>
          <w:ins w:id="65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"_Toc397896470"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Console.line.touched &lt;line_nvar&gt; {, &lt;press_lvar&gt;}</w:t>
            </w:r>
            <w:r>
              <w:rPr>
                <w:noProof/>
                <w:webHidden/>
              </w:rPr>
              <w:tab/>
            </w:r>
            <w:r>
              <w:rPr>
                <w:noProof/>
                <w:webHidden/>
              </w:rPr>
              <w:fldChar w:fldCharType="begin"/>
            </w:r>
            <w:r>
              <w:rPr>
                <w:noProof/>
                <w:webHidden/>
              </w:rPr>
              <w:instrText xml:space="preserve"> PAGEREF _Toc397896470 \h </w:instrText>
            </w:r>
            <w:r>
              <w:rPr>
                <w:noProof/>
                <w:webHidden/>
              </w:rPr>
            </w:r>
          </w:ins>
          <w:r>
            <w:rPr>
              <w:noProof/>
              <w:webHidden/>
            </w:rPr>
            <w:fldChar w:fldCharType="separate"/>
          </w:r>
          <w:r w:rsidR="006F6FF7">
            <w:rPr>
              <w:noProof/>
              <w:webHidden/>
            </w:rPr>
            <w:t>76</w:t>
          </w:r>
          <w:ins w:id="65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653" w:author="Sammartano, Marc (BIC USA)" w:date="2014-09-07T23:27:00Z"/>
              <w:rFonts w:eastAsiaTheme="minorEastAsia"/>
              <w:noProof/>
            </w:rPr>
          </w:pPr>
          <w:ins w:id="65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"_Toc397896471"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Console.save &lt;filename_sexp&gt;</w:t>
            </w:r>
            <w:r>
              <w:rPr>
                <w:noProof/>
                <w:webHidden/>
              </w:rPr>
              <w:tab/>
            </w:r>
            <w:r>
              <w:rPr>
                <w:noProof/>
                <w:webHidden/>
              </w:rPr>
              <w:fldChar w:fldCharType="begin"/>
            </w:r>
            <w:r>
              <w:rPr>
                <w:noProof/>
                <w:webHidden/>
              </w:rPr>
              <w:instrText xml:space="preserve"> PAGEREF _Toc397896471 \h </w:instrText>
            </w:r>
            <w:r>
              <w:rPr>
                <w:noProof/>
                <w:webHidden/>
              </w:rPr>
            </w:r>
          </w:ins>
          <w:r>
            <w:rPr>
              <w:noProof/>
              <w:webHidden/>
            </w:rPr>
            <w:fldChar w:fldCharType="separate"/>
          </w:r>
          <w:r w:rsidR="006F6FF7">
            <w:rPr>
              <w:noProof/>
              <w:webHidden/>
            </w:rPr>
            <w:t>77</w:t>
          </w:r>
          <w:ins w:id="65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56" w:author="Sammartano, Marc (BIC USA)" w:date="2014-09-07T23:27:00Z"/>
              <w:rFonts w:eastAsiaTheme="minorEastAsia"/>
              <w:noProof/>
            </w:rPr>
          </w:pPr>
          <w:ins w:id="65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"_Toc397896472"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User Input</w:t>
            </w:r>
            <w:r>
              <w:rPr>
                <w:noProof/>
                <w:webHidden/>
              </w:rPr>
              <w:tab/>
            </w:r>
            <w:r>
              <w:rPr>
                <w:noProof/>
                <w:webHidden/>
              </w:rPr>
              <w:fldChar w:fldCharType="begin"/>
            </w:r>
            <w:r>
              <w:rPr>
                <w:noProof/>
                <w:webHidden/>
              </w:rPr>
              <w:instrText xml:space="preserve"> PAGEREF _Toc397896472 \h </w:instrText>
            </w:r>
            <w:r>
              <w:rPr>
                <w:noProof/>
                <w:webHidden/>
              </w:rPr>
            </w:r>
          </w:ins>
          <w:r>
            <w:rPr>
              <w:noProof/>
              <w:webHidden/>
            </w:rPr>
            <w:fldChar w:fldCharType="separate"/>
          </w:r>
          <w:r w:rsidR="006F6FF7">
            <w:rPr>
              <w:noProof/>
              <w:webHidden/>
            </w:rPr>
            <w:t>77</w:t>
          </w:r>
          <w:ins w:id="65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659" w:author="Sammartano, Marc (BIC USA)" w:date="2014-09-07T23:27:00Z"/>
              <w:rFonts w:eastAsiaTheme="minorEastAsia"/>
              <w:noProof/>
            </w:rPr>
          </w:pPr>
          <w:ins w:id="66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"_Toc397896473"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Input {&lt;Prompt_sexp&gt;}, &lt;var&gt;{, &lt;Default_exp&gt;}</w:t>
            </w:r>
            <w:r>
              <w:rPr>
                <w:noProof/>
                <w:webHidden/>
              </w:rPr>
              <w:tab/>
            </w:r>
            <w:r>
              <w:rPr>
                <w:noProof/>
                <w:webHidden/>
              </w:rPr>
              <w:fldChar w:fldCharType="begin"/>
            </w:r>
            <w:r>
              <w:rPr>
                <w:noProof/>
                <w:webHidden/>
              </w:rPr>
              <w:instrText xml:space="preserve"> PAGEREF _Toc397896473 \h </w:instrText>
            </w:r>
            <w:r>
              <w:rPr>
                <w:noProof/>
                <w:webHidden/>
              </w:rPr>
            </w:r>
          </w:ins>
          <w:r>
            <w:rPr>
              <w:noProof/>
              <w:webHidden/>
            </w:rPr>
            <w:fldChar w:fldCharType="separate"/>
          </w:r>
          <w:r w:rsidR="006F6FF7">
            <w:rPr>
              <w:noProof/>
              <w:webHidden/>
            </w:rPr>
            <w:t>77</w:t>
          </w:r>
          <w:ins w:id="66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662" w:author="Sammartano, Marc (BIC USA)" w:date="2014-09-07T23:27:00Z"/>
              <w:rFonts w:eastAsiaTheme="minorEastAsia"/>
              <w:noProof/>
            </w:rPr>
          </w:pPr>
          <w:ins w:id="66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"_Toc397896474"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Inkey$ &lt;svar&gt;</w:t>
            </w:r>
            <w:r>
              <w:rPr>
                <w:noProof/>
                <w:webHidden/>
              </w:rPr>
              <w:tab/>
            </w:r>
            <w:r>
              <w:rPr>
                <w:noProof/>
                <w:webHidden/>
              </w:rPr>
              <w:fldChar w:fldCharType="begin"/>
            </w:r>
            <w:r>
              <w:rPr>
                <w:noProof/>
                <w:webHidden/>
              </w:rPr>
              <w:instrText xml:space="preserve"> PAGEREF _Toc397896474 \h </w:instrText>
            </w:r>
            <w:r>
              <w:rPr>
                <w:noProof/>
                <w:webHidden/>
              </w:rPr>
            </w:r>
          </w:ins>
          <w:r>
            <w:rPr>
              <w:noProof/>
              <w:webHidden/>
            </w:rPr>
            <w:fldChar w:fldCharType="separate"/>
          </w:r>
          <w:r w:rsidR="006F6FF7">
            <w:rPr>
              <w:noProof/>
              <w:webHidden/>
            </w:rPr>
            <w:t>77</w:t>
          </w:r>
          <w:ins w:id="66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665" w:author="Sammartano, Marc (BIC USA)" w:date="2014-09-07T23:27:00Z"/>
              <w:rFonts w:eastAsiaTheme="minorEastAsia"/>
              <w:noProof/>
            </w:rPr>
          </w:pPr>
          <w:ins w:id="66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"_Toc397896475"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_Toc397896475 \h </w:instrText>
            </w:r>
            <w:r>
              <w:rPr>
                <w:noProof/>
                <w:webHidden/>
              </w:rPr>
            </w:r>
          </w:ins>
          <w:r>
            <w:rPr>
              <w:noProof/>
              <w:webHidden/>
            </w:rPr>
            <w:fldChar w:fldCharType="separate"/>
          </w:r>
          <w:r w:rsidR="006F6FF7">
            <w:rPr>
              <w:noProof/>
              <w:webHidden/>
            </w:rPr>
            <w:t>78</w:t>
          </w:r>
          <w:ins w:id="66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668" w:author="Sammartano, Marc (BIC USA)" w:date="2014-09-07T23:27:00Z"/>
              <w:rFonts w:eastAsiaTheme="minorEastAsia"/>
              <w:noProof/>
            </w:rPr>
          </w:pPr>
          <w:ins w:id="66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"_Toc397896476"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_Toc397896476 \h </w:instrText>
            </w:r>
            <w:r>
              <w:rPr>
                <w:noProof/>
                <w:webHidden/>
              </w:rPr>
            </w:r>
          </w:ins>
          <w:r>
            <w:rPr>
              <w:noProof/>
              <w:webHidden/>
            </w:rPr>
            <w:fldChar w:fldCharType="separate"/>
          </w:r>
          <w:r w:rsidR="006F6FF7">
            <w:rPr>
              <w:noProof/>
              <w:webHidden/>
            </w:rPr>
            <w:t>78</w:t>
          </w:r>
          <w:ins w:id="67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71" w:author="Sammartano, Marc (BIC USA)" w:date="2014-09-07T23:27:00Z"/>
              <w:rFonts w:eastAsiaTheme="minorEastAsia"/>
              <w:noProof/>
            </w:rPr>
          </w:pPr>
          <w:ins w:id="67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"_Toc397896477"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Kb.toggle</w:t>
            </w:r>
            <w:r>
              <w:rPr>
                <w:noProof/>
                <w:webHidden/>
              </w:rPr>
              <w:tab/>
            </w:r>
            <w:r>
              <w:rPr>
                <w:noProof/>
                <w:webHidden/>
              </w:rPr>
              <w:fldChar w:fldCharType="begin"/>
            </w:r>
            <w:r>
              <w:rPr>
                <w:noProof/>
                <w:webHidden/>
              </w:rPr>
              <w:instrText xml:space="preserve"> PAGEREF _Toc397896477 \h </w:instrText>
            </w:r>
            <w:r>
              <w:rPr>
                <w:noProof/>
                <w:webHidden/>
              </w:rPr>
            </w:r>
          </w:ins>
          <w:r>
            <w:rPr>
              <w:noProof/>
              <w:webHidden/>
            </w:rPr>
            <w:fldChar w:fldCharType="separate"/>
          </w:r>
          <w:r w:rsidR="006F6FF7">
            <w:rPr>
              <w:noProof/>
              <w:webHidden/>
            </w:rPr>
            <w:t>78</w:t>
          </w:r>
          <w:ins w:id="67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74" w:author="Sammartano, Marc (BIC USA)" w:date="2014-09-07T23:27:00Z"/>
              <w:rFonts w:eastAsiaTheme="minorEastAsia"/>
              <w:noProof/>
            </w:rPr>
          </w:pPr>
          <w:ins w:id="675"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"_Toc397896478"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Kb.hide</w:t>
            </w:r>
            <w:r>
              <w:rPr>
                <w:noProof/>
                <w:webHidden/>
              </w:rPr>
              <w:tab/>
            </w:r>
            <w:r>
              <w:rPr>
                <w:noProof/>
                <w:webHidden/>
              </w:rPr>
              <w:fldChar w:fldCharType="begin"/>
            </w:r>
            <w:r>
              <w:rPr>
                <w:noProof/>
                <w:webHidden/>
              </w:rPr>
              <w:instrText xml:space="preserve"> PAGEREF _Toc397896478 \h </w:instrText>
            </w:r>
            <w:r>
              <w:rPr>
                <w:noProof/>
                <w:webHidden/>
              </w:rPr>
            </w:r>
          </w:ins>
          <w:r>
            <w:rPr>
              <w:noProof/>
              <w:webHidden/>
            </w:rPr>
            <w:fldChar w:fldCharType="separate"/>
          </w:r>
          <w:r w:rsidR="006F6FF7">
            <w:rPr>
              <w:noProof/>
              <w:webHidden/>
            </w:rPr>
            <w:t>78</w:t>
          </w:r>
          <w:ins w:id="676"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677" w:author="Sammartano, Marc (BIC USA)" w:date="2014-09-07T23:27:00Z"/>
              <w:rFonts w:eastAsiaTheme="minorEastAsia"/>
              <w:noProof/>
            </w:rPr>
          </w:pPr>
          <w:ins w:id="67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"_Toc397896479"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Working with Files</w:t>
            </w:r>
            <w:r>
              <w:rPr>
                <w:noProof/>
                <w:webHidden/>
              </w:rPr>
              <w:tab/>
            </w:r>
            <w:r>
              <w:rPr>
                <w:noProof/>
                <w:webHidden/>
              </w:rPr>
              <w:fldChar w:fldCharType="begin"/>
            </w:r>
            <w:r>
              <w:rPr>
                <w:noProof/>
                <w:webHidden/>
              </w:rPr>
              <w:instrText xml:space="preserve"> PAGEREF _Toc397896479 \h </w:instrText>
            </w:r>
            <w:r>
              <w:rPr>
                <w:noProof/>
                <w:webHidden/>
              </w:rPr>
            </w:r>
          </w:ins>
          <w:r>
            <w:rPr>
              <w:noProof/>
              <w:webHidden/>
            </w:rPr>
            <w:fldChar w:fldCharType="separate"/>
          </w:r>
          <w:r w:rsidR="006F6FF7">
            <w:rPr>
              <w:noProof/>
              <w:webHidden/>
            </w:rPr>
            <w:t>79</w:t>
          </w:r>
          <w:ins w:id="67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80" w:author="Sammartano, Marc (BIC USA)" w:date="2014-09-07T23:27:00Z"/>
              <w:rFonts w:eastAsiaTheme="minorEastAsia"/>
              <w:noProof/>
            </w:rPr>
          </w:pPr>
          <w:ins w:id="68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"_Toc397896480"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Paths Explained</w:t>
            </w:r>
            <w:r>
              <w:rPr>
                <w:noProof/>
                <w:webHidden/>
              </w:rPr>
              <w:tab/>
            </w:r>
            <w:r>
              <w:rPr>
                <w:noProof/>
                <w:webHidden/>
              </w:rPr>
              <w:fldChar w:fldCharType="begin"/>
            </w:r>
            <w:r>
              <w:rPr>
                <w:noProof/>
                <w:webHidden/>
              </w:rPr>
              <w:instrText xml:space="preserve"> PAGEREF _Toc397896480 \h </w:instrText>
            </w:r>
            <w:r>
              <w:rPr>
                <w:noProof/>
                <w:webHidden/>
              </w:rPr>
            </w:r>
          </w:ins>
          <w:r>
            <w:rPr>
              <w:noProof/>
              <w:webHidden/>
            </w:rPr>
            <w:fldChar w:fldCharType="separate"/>
          </w:r>
          <w:r w:rsidR="006F6FF7">
            <w:rPr>
              <w:noProof/>
              <w:webHidden/>
            </w:rPr>
            <w:t>79</w:t>
          </w:r>
          <w:ins w:id="68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83" w:author="Sammartano, Marc (BIC USA)" w:date="2014-09-07T23:27:00Z"/>
              <w:rFonts w:eastAsiaTheme="minorEastAsia"/>
              <w:noProof/>
            </w:rPr>
          </w:pPr>
          <w:ins w:id="68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"_Toc397896481"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Paths and Case-sensitivity</w:t>
            </w:r>
            <w:r>
              <w:rPr>
                <w:noProof/>
                <w:webHidden/>
              </w:rPr>
              <w:tab/>
            </w:r>
            <w:r>
              <w:rPr>
                <w:noProof/>
                <w:webHidden/>
              </w:rPr>
              <w:fldChar w:fldCharType="begin"/>
            </w:r>
            <w:r>
              <w:rPr>
                <w:noProof/>
                <w:webHidden/>
              </w:rPr>
              <w:instrText xml:space="preserve"> PAGEREF _Toc397896481 \h </w:instrText>
            </w:r>
            <w:r>
              <w:rPr>
                <w:noProof/>
                <w:webHidden/>
              </w:rPr>
            </w:r>
          </w:ins>
          <w:r>
            <w:rPr>
              <w:noProof/>
              <w:webHidden/>
            </w:rPr>
            <w:fldChar w:fldCharType="separate"/>
          </w:r>
          <w:r w:rsidR="006F6FF7">
            <w:rPr>
              <w:noProof/>
              <w:webHidden/>
            </w:rPr>
            <w:t>80</w:t>
          </w:r>
          <w:ins w:id="68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86" w:author="Sammartano, Marc (BIC USA)" w:date="2014-09-07T23:27:00Z"/>
              <w:rFonts w:eastAsiaTheme="minorEastAsia"/>
              <w:noProof/>
            </w:rPr>
          </w:pPr>
          <w:ins w:id="68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"_Toc397896482"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File.delete &lt;lvar&gt;, &lt;path_sexp&gt;</w:t>
            </w:r>
            <w:r>
              <w:rPr>
                <w:noProof/>
                <w:webHidden/>
              </w:rPr>
              <w:tab/>
            </w:r>
            <w:r>
              <w:rPr>
                <w:noProof/>
                <w:webHidden/>
              </w:rPr>
              <w:fldChar w:fldCharType="begin"/>
            </w:r>
            <w:r>
              <w:rPr>
                <w:noProof/>
                <w:webHidden/>
              </w:rPr>
              <w:instrText xml:space="preserve"> PAGEREF _Toc397896482 \h </w:instrText>
            </w:r>
            <w:r>
              <w:rPr>
                <w:noProof/>
                <w:webHidden/>
              </w:rPr>
            </w:r>
          </w:ins>
          <w:r>
            <w:rPr>
              <w:noProof/>
              <w:webHidden/>
            </w:rPr>
            <w:fldChar w:fldCharType="separate"/>
          </w:r>
          <w:r w:rsidR="006F6FF7">
            <w:rPr>
              <w:noProof/>
              <w:webHidden/>
            </w:rPr>
            <w:t>80</w:t>
          </w:r>
          <w:ins w:id="68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89" w:author="Sammartano, Marc (BIC USA)" w:date="2014-09-07T23:27:00Z"/>
              <w:rFonts w:eastAsiaTheme="minorEastAsia"/>
              <w:noProof/>
            </w:rPr>
          </w:pPr>
          <w:ins w:id="69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"_Toc397896483"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File.dir &lt;path_sexp&gt;, Array$[]</w:t>
            </w:r>
            <w:r>
              <w:rPr>
                <w:noProof/>
                <w:webHidden/>
              </w:rPr>
              <w:tab/>
            </w:r>
            <w:r>
              <w:rPr>
                <w:noProof/>
                <w:webHidden/>
              </w:rPr>
              <w:fldChar w:fldCharType="begin"/>
            </w:r>
            <w:r>
              <w:rPr>
                <w:noProof/>
                <w:webHidden/>
              </w:rPr>
              <w:instrText xml:space="preserve"> PAGEREF _Toc397896483 \h </w:instrText>
            </w:r>
            <w:r>
              <w:rPr>
                <w:noProof/>
                <w:webHidden/>
              </w:rPr>
            </w:r>
          </w:ins>
          <w:r>
            <w:rPr>
              <w:noProof/>
              <w:webHidden/>
            </w:rPr>
            <w:fldChar w:fldCharType="separate"/>
          </w:r>
          <w:r w:rsidR="006F6FF7">
            <w:rPr>
              <w:noProof/>
              <w:webHidden/>
            </w:rPr>
            <w:t>80</w:t>
          </w:r>
          <w:ins w:id="69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92" w:author="Sammartano, Marc (BIC USA)" w:date="2014-09-07T23:27:00Z"/>
              <w:rFonts w:eastAsiaTheme="minorEastAsia"/>
              <w:noProof/>
            </w:rPr>
          </w:pPr>
          <w:ins w:id="69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"_Toc397896484"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File.exists &lt;lvar&gt;, &lt;path_sexp&gt;</w:t>
            </w:r>
            <w:r>
              <w:rPr>
                <w:noProof/>
                <w:webHidden/>
              </w:rPr>
              <w:tab/>
            </w:r>
            <w:r>
              <w:rPr>
                <w:noProof/>
                <w:webHidden/>
              </w:rPr>
              <w:fldChar w:fldCharType="begin"/>
            </w:r>
            <w:r>
              <w:rPr>
                <w:noProof/>
                <w:webHidden/>
              </w:rPr>
              <w:instrText xml:space="preserve"> PAGEREF _Toc397896484 \h </w:instrText>
            </w:r>
            <w:r>
              <w:rPr>
                <w:noProof/>
                <w:webHidden/>
              </w:rPr>
            </w:r>
          </w:ins>
          <w:r>
            <w:rPr>
              <w:noProof/>
              <w:webHidden/>
            </w:rPr>
            <w:fldChar w:fldCharType="separate"/>
          </w:r>
          <w:r w:rsidR="006F6FF7">
            <w:rPr>
              <w:noProof/>
              <w:webHidden/>
            </w:rPr>
            <w:t>81</w:t>
          </w:r>
          <w:ins w:id="69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95" w:author="Sammartano, Marc (BIC USA)" w:date="2014-09-07T23:27:00Z"/>
              <w:rFonts w:eastAsiaTheme="minorEastAsia"/>
              <w:noProof/>
            </w:rPr>
          </w:pPr>
          <w:ins w:id="69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"_Toc397896485"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File.mkdir &lt;path_sexp&gt;</w:t>
            </w:r>
            <w:r>
              <w:rPr>
                <w:noProof/>
                <w:webHidden/>
              </w:rPr>
              <w:tab/>
            </w:r>
            <w:r>
              <w:rPr>
                <w:noProof/>
                <w:webHidden/>
              </w:rPr>
              <w:fldChar w:fldCharType="begin"/>
            </w:r>
            <w:r>
              <w:rPr>
                <w:noProof/>
                <w:webHidden/>
              </w:rPr>
              <w:instrText xml:space="preserve"> PAGEREF _Toc397896485 \h </w:instrText>
            </w:r>
            <w:r>
              <w:rPr>
                <w:noProof/>
                <w:webHidden/>
              </w:rPr>
            </w:r>
          </w:ins>
          <w:r>
            <w:rPr>
              <w:noProof/>
              <w:webHidden/>
            </w:rPr>
            <w:fldChar w:fldCharType="separate"/>
          </w:r>
          <w:r w:rsidR="006F6FF7">
            <w:rPr>
              <w:noProof/>
              <w:webHidden/>
            </w:rPr>
            <w:t>81</w:t>
          </w:r>
          <w:ins w:id="69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698" w:author="Sammartano, Marc (BIC USA)" w:date="2014-09-07T23:27:00Z"/>
              <w:rFonts w:eastAsiaTheme="minorEastAsia"/>
              <w:noProof/>
            </w:rPr>
          </w:pPr>
          <w:ins w:id="69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"_Toc397896486"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File.rename &lt;Old_Path_sexp&gt;, &lt;New_Path_sexp&gt;</w:t>
            </w:r>
            <w:r>
              <w:rPr>
                <w:noProof/>
                <w:webHidden/>
              </w:rPr>
              <w:tab/>
            </w:r>
            <w:r>
              <w:rPr>
                <w:noProof/>
                <w:webHidden/>
              </w:rPr>
              <w:fldChar w:fldCharType="begin"/>
            </w:r>
            <w:r>
              <w:rPr>
                <w:noProof/>
                <w:webHidden/>
              </w:rPr>
              <w:instrText xml:space="preserve"> PAGEREF _Toc397896486 \h </w:instrText>
            </w:r>
            <w:r>
              <w:rPr>
                <w:noProof/>
                <w:webHidden/>
              </w:rPr>
            </w:r>
          </w:ins>
          <w:r>
            <w:rPr>
              <w:noProof/>
              <w:webHidden/>
            </w:rPr>
            <w:fldChar w:fldCharType="separate"/>
          </w:r>
          <w:r w:rsidR="006F6FF7">
            <w:rPr>
              <w:noProof/>
              <w:webHidden/>
            </w:rPr>
            <w:t>81</w:t>
          </w:r>
          <w:ins w:id="70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01" w:author="Sammartano, Marc (BIC USA)" w:date="2014-09-07T23:27:00Z"/>
              <w:rFonts w:eastAsiaTheme="minorEastAsia"/>
              <w:noProof/>
            </w:rPr>
          </w:pPr>
          <w:ins w:id="70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"_Toc397896487"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File.root &lt;svar&gt;</w:t>
            </w:r>
            <w:r>
              <w:rPr>
                <w:noProof/>
                <w:webHidden/>
              </w:rPr>
              <w:tab/>
            </w:r>
            <w:r>
              <w:rPr>
                <w:noProof/>
                <w:webHidden/>
              </w:rPr>
              <w:fldChar w:fldCharType="begin"/>
            </w:r>
            <w:r>
              <w:rPr>
                <w:noProof/>
                <w:webHidden/>
              </w:rPr>
              <w:instrText xml:space="preserve"> PAGEREF _Toc397896487 \h </w:instrText>
            </w:r>
            <w:r>
              <w:rPr>
                <w:noProof/>
                <w:webHidden/>
              </w:rPr>
            </w:r>
          </w:ins>
          <w:r>
            <w:rPr>
              <w:noProof/>
              <w:webHidden/>
            </w:rPr>
            <w:fldChar w:fldCharType="separate"/>
          </w:r>
          <w:r w:rsidR="006F6FF7">
            <w:rPr>
              <w:noProof/>
              <w:webHidden/>
            </w:rPr>
            <w:t>81</w:t>
          </w:r>
          <w:ins w:id="70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04" w:author="Sammartano, Marc (BIC USA)" w:date="2014-09-07T23:27:00Z"/>
              <w:rFonts w:eastAsiaTheme="minorEastAsia"/>
              <w:noProof/>
            </w:rPr>
          </w:pPr>
          <w:ins w:id="70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"_Toc397896488"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File.size &lt;size_nvar&gt;, &lt;path_sexp&gt;</w:t>
            </w:r>
            <w:r>
              <w:rPr>
                <w:noProof/>
                <w:webHidden/>
              </w:rPr>
              <w:tab/>
            </w:r>
            <w:r>
              <w:rPr>
                <w:noProof/>
                <w:webHidden/>
              </w:rPr>
              <w:fldChar w:fldCharType="begin"/>
            </w:r>
            <w:r>
              <w:rPr>
                <w:noProof/>
                <w:webHidden/>
              </w:rPr>
              <w:instrText xml:space="preserve"> PAGEREF _Toc397896488 \h </w:instrText>
            </w:r>
            <w:r>
              <w:rPr>
                <w:noProof/>
                <w:webHidden/>
              </w:rPr>
            </w:r>
          </w:ins>
          <w:r>
            <w:rPr>
              <w:noProof/>
              <w:webHidden/>
            </w:rPr>
            <w:fldChar w:fldCharType="separate"/>
          </w:r>
          <w:r w:rsidR="006F6FF7">
            <w:rPr>
              <w:noProof/>
              <w:webHidden/>
            </w:rPr>
            <w:t>81</w:t>
          </w:r>
          <w:ins w:id="70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07" w:author="Sammartano, Marc (BIC USA)" w:date="2014-09-07T23:27:00Z"/>
              <w:rFonts w:eastAsiaTheme="minorEastAsia"/>
              <w:noProof/>
            </w:rPr>
          </w:pPr>
          <w:ins w:id="70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"_Toc397896489"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File.type &lt;type_nvar&gt;, &lt;path_sexp&gt;</w:t>
            </w:r>
            <w:r>
              <w:rPr>
                <w:noProof/>
                <w:webHidden/>
              </w:rPr>
              <w:tab/>
            </w:r>
            <w:r>
              <w:rPr>
                <w:noProof/>
                <w:webHidden/>
              </w:rPr>
              <w:fldChar w:fldCharType="begin"/>
            </w:r>
            <w:r>
              <w:rPr>
                <w:noProof/>
                <w:webHidden/>
              </w:rPr>
              <w:instrText xml:space="preserve"> PAGEREF _Toc397896489 \h </w:instrText>
            </w:r>
            <w:r>
              <w:rPr>
                <w:noProof/>
                <w:webHidden/>
              </w:rPr>
            </w:r>
          </w:ins>
          <w:r>
            <w:rPr>
              <w:noProof/>
              <w:webHidden/>
            </w:rPr>
            <w:fldChar w:fldCharType="separate"/>
          </w:r>
          <w:r w:rsidR="006F6FF7">
            <w:rPr>
              <w:noProof/>
              <w:webHidden/>
            </w:rPr>
            <w:t>82</w:t>
          </w:r>
          <w:ins w:id="709"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710" w:author="Sammartano, Marc (BIC USA)" w:date="2014-09-07T23:27:00Z"/>
              <w:rFonts w:eastAsiaTheme="minorEastAsia"/>
              <w:noProof/>
            </w:rPr>
          </w:pPr>
          <w:ins w:id="71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"_Toc397896490"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Text File I/O</w:t>
            </w:r>
            <w:r>
              <w:rPr>
                <w:noProof/>
                <w:webHidden/>
              </w:rPr>
              <w:tab/>
            </w:r>
            <w:r>
              <w:rPr>
                <w:noProof/>
                <w:webHidden/>
              </w:rPr>
              <w:fldChar w:fldCharType="begin"/>
            </w:r>
            <w:r>
              <w:rPr>
                <w:noProof/>
                <w:webHidden/>
              </w:rPr>
              <w:instrText xml:space="preserve"> PAGEREF _Toc397896490 \h </w:instrText>
            </w:r>
            <w:r>
              <w:rPr>
                <w:noProof/>
                <w:webHidden/>
              </w:rPr>
            </w:r>
          </w:ins>
          <w:r>
            <w:rPr>
              <w:noProof/>
              <w:webHidden/>
            </w:rPr>
            <w:fldChar w:fldCharType="separate"/>
          </w:r>
          <w:r w:rsidR="006F6FF7">
            <w:rPr>
              <w:noProof/>
              <w:webHidden/>
            </w:rPr>
            <w:t>82</w:t>
          </w:r>
          <w:ins w:id="71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13" w:author="Sammartano, Marc (BIC USA)" w:date="2014-09-07T23:27:00Z"/>
              <w:rFonts w:eastAsiaTheme="minorEastAsia"/>
              <w:noProof/>
            </w:rPr>
          </w:pPr>
          <w:ins w:id="71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"_Toc397896491"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Text.open {r|w|a}, &lt;file_table_nvar&gt;, &lt;path_sexp&gt;</w:t>
            </w:r>
            <w:r>
              <w:rPr>
                <w:noProof/>
                <w:webHidden/>
              </w:rPr>
              <w:tab/>
            </w:r>
            <w:r>
              <w:rPr>
                <w:noProof/>
                <w:webHidden/>
              </w:rPr>
              <w:fldChar w:fldCharType="begin"/>
            </w:r>
            <w:r>
              <w:rPr>
                <w:noProof/>
                <w:webHidden/>
              </w:rPr>
              <w:instrText xml:space="preserve"> PAGEREF _Toc397896491 \h </w:instrText>
            </w:r>
            <w:r>
              <w:rPr>
                <w:noProof/>
                <w:webHidden/>
              </w:rPr>
            </w:r>
          </w:ins>
          <w:r>
            <w:rPr>
              <w:noProof/>
              <w:webHidden/>
            </w:rPr>
            <w:fldChar w:fldCharType="separate"/>
          </w:r>
          <w:r w:rsidR="006F6FF7">
            <w:rPr>
              <w:noProof/>
              <w:webHidden/>
            </w:rPr>
            <w:t>82</w:t>
          </w:r>
          <w:ins w:id="71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16" w:author="Sammartano, Marc (BIC USA)" w:date="2014-09-07T23:27:00Z"/>
              <w:rFonts w:eastAsiaTheme="minorEastAsia"/>
              <w:noProof/>
            </w:rPr>
          </w:pPr>
          <w:ins w:id="71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"_Toc397896492"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Text.close &lt;file_table_nvar&gt;</w:t>
            </w:r>
            <w:r>
              <w:rPr>
                <w:noProof/>
                <w:webHidden/>
              </w:rPr>
              <w:tab/>
            </w:r>
            <w:r>
              <w:rPr>
                <w:noProof/>
                <w:webHidden/>
              </w:rPr>
              <w:fldChar w:fldCharType="begin"/>
            </w:r>
            <w:r>
              <w:rPr>
                <w:noProof/>
                <w:webHidden/>
              </w:rPr>
              <w:instrText xml:space="preserve"> PAGEREF _Toc397896492 \h </w:instrText>
            </w:r>
            <w:r>
              <w:rPr>
                <w:noProof/>
                <w:webHidden/>
              </w:rPr>
            </w:r>
          </w:ins>
          <w:r>
            <w:rPr>
              <w:noProof/>
              <w:webHidden/>
            </w:rPr>
            <w:fldChar w:fldCharType="separate"/>
          </w:r>
          <w:r w:rsidR="006F6FF7">
            <w:rPr>
              <w:noProof/>
              <w:webHidden/>
            </w:rPr>
            <w:t>82</w:t>
          </w:r>
          <w:ins w:id="71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19" w:author="Sammartano, Marc (BIC USA)" w:date="2014-09-07T23:27:00Z"/>
              <w:rFonts w:eastAsiaTheme="minorEastAsia"/>
              <w:noProof/>
            </w:rPr>
          </w:pPr>
          <w:ins w:id="72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"_Toc397896493"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Text.readln &lt;file_table_nvar&gt;, &lt;line_svar&gt;</w:t>
            </w:r>
            <w:r>
              <w:rPr>
                <w:noProof/>
                <w:webHidden/>
              </w:rPr>
              <w:tab/>
            </w:r>
            <w:r>
              <w:rPr>
                <w:noProof/>
                <w:webHidden/>
              </w:rPr>
              <w:fldChar w:fldCharType="begin"/>
            </w:r>
            <w:r>
              <w:rPr>
                <w:noProof/>
                <w:webHidden/>
              </w:rPr>
              <w:instrText xml:space="preserve"> PAGEREF _Toc397896493 \h </w:instrText>
            </w:r>
            <w:r>
              <w:rPr>
                <w:noProof/>
                <w:webHidden/>
              </w:rPr>
            </w:r>
          </w:ins>
          <w:r>
            <w:rPr>
              <w:noProof/>
              <w:webHidden/>
            </w:rPr>
            <w:fldChar w:fldCharType="separate"/>
          </w:r>
          <w:r w:rsidR="006F6FF7">
            <w:rPr>
              <w:noProof/>
              <w:webHidden/>
            </w:rPr>
            <w:t>82</w:t>
          </w:r>
          <w:ins w:id="72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22" w:author="Sammartano, Marc (BIC USA)" w:date="2014-09-07T23:27:00Z"/>
              <w:rFonts w:eastAsiaTheme="minorEastAsia"/>
              <w:noProof/>
            </w:rPr>
          </w:pPr>
          <w:ins w:id="72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"_Toc397896494"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_Toc397896494 \h </w:instrText>
            </w:r>
            <w:r>
              <w:rPr>
                <w:noProof/>
                <w:webHidden/>
              </w:rPr>
            </w:r>
          </w:ins>
          <w:r>
            <w:rPr>
              <w:noProof/>
              <w:webHidden/>
            </w:rPr>
            <w:fldChar w:fldCharType="separate"/>
          </w:r>
          <w:r w:rsidR="006F6FF7">
            <w:rPr>
              <w:noProof/>
              <w:webHidden/>
            </w:rPr>
            <w:t>83</w:t>
          </w:r>
          <w:ins w:id="72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25" w:author="Sammartano, Marc (BIC USA)" w:date="2014-09-07T23:27:00Z"/>
              <w:rFonts w:eastAsiaTheme="minorEastAsia"/>
              <w:noProof/>
            </w:rPr>
          </w:pPr>
          <w:ins w:id="72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"_Toc397896495"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_Toc397896495 \h </w:instrText>
            </w:r>
            <w:r>
              <w:rPr>
                <w:noProof/>
                <w:webHidden/>
              </w:rPr>
            </w:r>
          </w:ins>
          <w:r>
            <w:rPr>
              <w:noProof/>
              <w:webHidden/>
            </w:rPr>
            <w:fldChar w:fldCharType="separate"/>
          </w:r>
          <w:r w:rsidR="006F6FF7">
            <w:rPr>
              <w:noProof/>
              <w:webHidden/>
            </w:rPr>
            <w:t>83</w:t>
          </w:r>
          <w:ins w:id="72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28" w:author="Sammartano, Marc (BIC USA)" w:date="2014-09-07T23:27:00Z"/>
              <w:rFonts w:eastAsiaTheme="minorEastAsia"/>
              <w:noProof/>
            </w:rPr>
          </w:pPr>
          <w:ins w:id="72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"_Toc397896496"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_Toc397896496 \h </w:instrText>
            </w:r>
            <w:r>
              <w:rPr>
                <w:noProof/>
                <w:webHidden/>
              </w:rPr>
            </w:r>
          </w:ins>
          <w:r>
            <w:rPr>
              <w:noProof/>
              <w:webHidden/>
            </w:rPr>
            <w:fldChar w:fldCharType="separate"/>
          </w:r>
          <w:r w:rsidR="006F6FF7">
            <w:rPr>
              <w:noProof/>
              <w:webHidden/>
            </w:rPr>
            <w:t>83</w:t>
          </w:r>
          <w:ins w:id="73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31" w:author="Sammartano, Marc (BIC USA)" w:date="2014-09-07T23:27:00Z"/>
              <w:rFonts w:eastAsiaTheme="minorEastAsia"/>
              <w:noProof/>
            </w:rPr>
          </w:pPr>
          <w:ins w:id="73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"_Toc397896497"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_Toc397896497 \h </w:instrText>
            </w:r>
            <w:r>
              <w:rPr>
                <w:noProof/>
                <w:webHidden/>
              </w:rPr>
            </w:r>
          </w:ins>
          <w:r>
            <w:rPr>
              <w:noProof/>
              <w:webHidden/>
            </w:rPr>
            <w:fldChar w:fldCharType="separate"/>
          </w:r>
          <w:r w:rsidR="006F6FF7">
            <w:rPr>
              <w:noProof/>
              <w:webHidden/>
            </w:rPr>
            <w:t>84</w:t>
          </w:r>
          <w:ins w:id="73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34" w:author="Sammartano, Marc (BIC USA)" w:date="2014-09-07T23:27:00Z"/>
              <w:rFonts w:eastAsiaTheme="minorEastAsia"/>
              <w:noProof/>
            </w:rPr>
          </w:pPr>
          <w:ins w:id="73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"_Toc397896498"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_Toc397896498 \h </w:instrText>
            </w:r>
            <w:r>
              <w:rPr>
                <w:noProof/>
                <w:webHidden/>
              </w:rPr>
            </w:r>
          </w:ins>
          <w:r>
            <w:rPr>
              <w:noProof/>
              <w:webHidden/>
            </w:rPr>
            <w:fldChar w:fldCharType="separate"/>
          </w:r>
          <w:r w:rsidR="006F6FF7">
            <w:rPr>
              <w:noProof/>
              <w:webHidden/>
            </w:rPr>
            <w:t>84</w:t>
          </w:r>
          <w:ins w:id="736"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737" w:author="Sammartano, Marc (BIC USA)" w:date="2014-09-07T23:27:00Z"/>
              <w:rFonts w:eastAsiaTheme="minorEastAsia"/>
              <w:noProof/>
            </w:rPr>
          </w:pPr>
          <w:ins w:id="73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"_Toc397896499"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Byte File I/O</w:t>
            </w:r>
            <w:r>
              <w:rPr>
                <w:noProof/>
                <w:webHidden/>
              </w:rPr>
              <w:tab/>
            </w:r>
            <w:r>
              <w:rPr>
                <w:noProof/>
                <w:webHidden/>
              </w:rPr>
              <w:fldChar w:fldCharType="begin"/>
            </w:r>
            <w:r>
              <w:rPr>
                <w:noProof/>
                <w:webHidden/>
              </w:rPr>
              <w:instrText xml:space="preserve"> PAGEREF _Toc397896499 \h </w:instrText>
            </w:r>
            <w:r>
              <w:rPr>
                <w:noProof/>
                <w:webHidden/>
              </w:rPr>
            </w:r>
          </w:ins>
          <w:r>
            <w:rPr>
              <w:noProof/>
              <w:webHidden/>
            </w:rPr>
            <w:fldChar w:fldCharType="separate"/>
          </w:r>
          <w:r w:rsidR="006F6FF7">
            <w:rPr>
              <w:noProof/>
              <w:webHidden/>
            </w:rPr>
            <w:t>84</w:t>
          </w:r>
          <w:ins w:id="73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40" w:author="Sammartano, Marc (BIC USA)" w:date="2014-09-07T23:27:00Z"/>
              <w:rFonts w:eastAsiaTheme="minorEastAsia"/>
              <w:noProof/>
            </w:rPr>
          </w:pPr>
          <w:ins w:id="74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"_Toc397896500"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Byte.open {r|w|a}, &lt;file_table_nvar&gt;, &lt;path_sexp&gt;</w:t>
            </w:r>
            <w:r>
              <w:rPr>
                <w:noProof/>
                <w:webHidden/>
              </w:rPr>
              <w:tab/>
            </w:r>
            <w:r>
              <w:rPr>
                <w:noProof/>
                <w:webHidden/>
              </w:rPr>
              <w:fldChar w:fldCharType="begin"/>
            </w:r>
            <w:r>
              <w:rPr>
                <w:noProof/>
                <w:webHidden/>
              </w:rPr>
              <w:instrText xml:space="preserve"> PAGEREF _Toc397896500 \h </w:instrText>
            </w:r>
            <w:r>
              <w:rPr>
                <w:noProof/>
                <w:webHidden/>
              </w:rPr>
            </w:r>
          </w:ins>
          <w:r>
            <w:rPr>
              <w:noProof/>
              <w:webHidden/>
            </w:rPr>
            <w:fldChar w:fldCharType="separate"/>
          </w:r>
          <w:r w:rsidR="006F6FF7">
            <w:rPr>
              <w:noProof/>
              <w:webHidden/>
            </w:rPr>
            <w:t>84</w:t>
          </w:r>
          <w:ins w:id="74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43" w:author="Sammartano, Marc (BIC USA)" w:date="2014-09-07T23:27:00Z"/>
              <w:rFonts w:eastAsiaTheme="minorEastAsia"/>
              <w:noProof/>
            </w:rPr>
          </w:pPr>
          <w:ins w:id="74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"_Toc397896501"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Byte.close &lt;file_table_nvar&gt;</w:t>
            </w:r>
            <w:r>
              <w:rPr>
                <w:noProof/>
                <w:webHidden/>
              </w:rPr>
              <w:tab/>
            </w:r>
            <w:r>
              <w:rPr>
                <w:noProof/>
                <w:webHidden/>
              </w:rPr>
              <w:fldChar w:fldCharType="begin"/>
            </w:r>
            <w:r>
              <w:rPr>
                <w:noProof/>
                <w:webHidden/>
              </w:rPr>
              <w:instrText xml:space="preserve"> PAGEREF _Toc397896501 \h </w:instrText>
            </w:r>
            <w:r>
              <w:rPr>
                <w:noProof/>
                <w:webHidden/>
              </w:rPr>
            </w:r>
          </w:ins>
          <w:r>
            <w:rPr>
              <w:noProof/>
              <w:webHidden/>
            </w:rPr>
            <w:fldChar w:fldCharType="separate"/>
          </w:r>
          <w:r w:rsidR="006F6FF7">
            <w:rPr>
              <w:noProof/>
              <w:webHidden/>
            </w:rPr>
            <w:t>85</w:t>
          </w:r>
          <w:ins w:id="74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46" w:author="Sammartano, Marc (BIC USA)" w:date="2014-09-07T23:27:00Z"/>
              <w:rFonts w:eastAsiaTheme="minorEastAsia"/>
              <w:noProof/>
            </w:rPr>
          </w:pPr>
          <w:ins w:id="74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"_Toc397896502"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Byte.read.byte &lt;file_table_nvar&gt;, &lt;byte_nvar&gt;</w:t>
            </w:r>
            <w:r>
              <w:rPr>
                <w:noProof/>
                <w:webHidden/>
              </w:rPr>
              <w:tab/>
            </w:r>
            <w:r>
              <w:rPr>
                <w:noProof/>
                <w:webHidden/>
              </w:rPr>
              <w:fldChar w:fldCharType="begin"/>
            </w:r>
            <w:r>
              <w:rPr>
                <w:noProof/>
                <w:webHidden/>
              </w:rPr>
              <w:instrText xml:space="preserve"> PAGEREF _Toc397896502 \h </w:instrText>
            </w:r>
            <w:r>
              <w:rPr>
                <w:noProof/>
                <w:webHidden/>
              </w:rPr>
            </w:r>
          </w:ins>
          <w:r>
            <w:rPr>
              <w:noProof/>
              <w:webHidden/>
            </w:rPr>
            <w:fldChar w:fldCharType="separate"/>
          </w:r>
          <w:r w:rsidR="006F6FF7">
            <w:rPr>
              <w:noProof/>
              <w:webHidden/>
            </w:rPr>
            <w:t>85</w:t>
          </w:r>
          <w:ins w:id="74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49" w:author="Sammartano, Marc (BIC USA)" w:date="2014-09-07T23:27:00Z"/>
              <w:rFonts w:eastAsiaTheme="minorEastAsia"/>
              <w:noProof/>
            </w:rPr>
          </w:pPr>
          <w:ins w:id="75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"_Toc397896503"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_Toc397896503 \h </w:instrText>
            </w:r>
            <w:r>
              <w:rPr>
                <w:noProof/>
                <w:webHidden/>
              </w:rPr>
            </w:r>
          </w:ins>
          <w:r>
            <w:rPr>
              <w:noProof/>
              <w:webHidden/>
            </w:rPr>
            <w:fldChar w:fldCharType="separate"/>
          </w:r>
          <w:r w:rsidR="006F6FF7">
            <w:rPr>
              <w:noProof/>
              <w:webHidden/>
            </w:rPr>
            <w:t>85</w:t>
          </w:r>
          <w:ins w:id="75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52" w:author="Sammartano, Marc (BIC USA)" w:date="2014-09-07T23:27:00Z"/>
              <w:rFonts w:eastAsiaTheme="minorEastAsia"/>
              <w:noProof/>
            </w:rPr>
          </w:pPr>
          <w:ins w:id="75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"_Toc397896504"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_Toc397896504 \h </w:instrText>
            </w:r>
            <w:r>
              <w:rPr>
                <w:noProof/>
                <w:webHidden/>
              </w:rPr>
            </w:r>
          </w:ins>
          <w:r>
            <w:rPr>
              <w:noProof/>
              <w:webHidden/>
            </w:rPr>
            <w:fldChar w:fldCharType="separate"/>
          </w:r>
          <w:r w:rsidR="006F6FF7">
            <w:rPr>
              <w:noProof/>
              <w:webHidden/>
            </w:rPr>
            <w:t>85</w:t>
          </w:r>
          <w:ins w:id="75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55" w:author="Sammartano, Marc (BIC USA)" w:date="2014-09-07T23:27:00Z"/>
              <w:rFonts w:eastAsiaTheme="minorEastAsia"/>
              <w:noProof/>
            </w:rPr>
          </w:pPr>
          <w:ins w:id="75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"_Toc397896505"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Byte.write.buffer &lt;file_table_nvar&gt;, &lt;sexp&gt;</w:t>
            </w:r>
            <w:r>
              <w:rPr>
                <w:noProof/>
                <w:webHidden/>
              </w:rPr>
              <w:tab/>
            </w:r>
            <w:r>
              <w:rPr>
                <w:noProof/>
                <w:webHidden/>
              </w:rPr>
              <w:fldChar w:fldCharType="begin"/>
            </w:r>
            <w:r>
              <w:rPr>
                <w:noProof/>
                <w:webHidden/>
              </w:rPr>
              <w:instrText xml:space="preserve"> PAGEREF _Toc397896505 \h </w:instrText>
            </w:r>
            <w:r>
              <w:rPr>
                <w:noProof/>
                <w:webHidden/>
              </w:rPr>
            </w:r>
          </w:ins>
          <w:r>
            <w:rPr>
              <w:noProof/>
              <w:webHidden/>
            </w:rPr>
            <w:fldChar w:fldCharType="separate"/>
          </w:r>
          <w:r w:rsidR="006F6FF7">
            <w:rPr>
              <w:noProof/>
              <w:webHidden/>
            </w:rPr>
            <w:t>85</w:t>
          </w:r>
          <w:ins w:id="75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58" w:author="Sammartano, Marc (BIC USA)" w:date="2014-09-07T23:27:00Z"/>
              <w:rFonts w:eastAsiaTheme="minorEastAsia"/>
              <w:noProof/>
            </w:rPr>
          </w:pPr>
          <w:ins w:id="75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"_Toc397896506"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_Toc397896506 \h </w:instrText>
            </w:r>
            <w:r>
              <w:rPr>
                <w:noProof/>
                <w:webHidden/>
              </w:rPr>
            </w:r>
          </w:ins>
          <w:r>
            <w:rPr>
              <w:noProof/>
              <w:webHidden/>
            </w:rPr>
            <w:fldChar w:fldCharType="separate"/>
          </w:r>
          <w:r w:rsidR="006F6FF7">
            <w:rPr>
              <w:noProof/>
              <w:webHidden/>
            </w:rPr>
            <w:t>85</w:t>
          </w:r>
          <w:ins w:id="76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61" w:author="Sammartano, Marc (BIC USA)" w:date="2014-09-07T23:27:00Z"/>
              <w:rFonts w:eastAsiaTheme="minorEastAsia"/>
              <w:noProof/>
            </w:rPr>
          </w:pPr>
          <w:ins w:id="76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"_Toc397896507"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_Toc397896507 \h </w:instrText>
            </w:r>
            <w:r>
              <w:rPr>
                <w:noProof/>
                <w:webHidden/>
              </w:rPr>
            </w:r>
          </w:ins>
          <w:r>
            <w:rPr>
              <w:noProof/>
              <w:webHidden/>
            </w:rPr>
            <w:fldChar w:fldCharType="separate"/>
          </w:r>
          <w:r w:rsidR="006F6FF7">
            <w:rPr>
              <w:noProof/>
              <w:webHidden/>
            </w:rPr>
            <w:t>85</w:t>
          </w:r>
          <w:ins w:id="76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64" w:author="Sammartano, Marc (BIC USA)" w:date="2014-09-07T23:27:00Z"/>
              <w:rFonts w:eastAsiaTheme="minorEastAsia"/>
              <w:noProof/>
            </w:rPr>
          </w:pPr>
          <w:ins w:id="76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"_Toc397896508"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Byte.copy &lt;file_table_nvar&gt;,&lt;output_file_svar&gt;</w:t>
            </w:r>
            <w:r>
              <w:rPr>
                <w:noProof/>
                <w:webHidden/>
              </w:rPr>
              <w:tab/>
            </w:r>
            <w:r>
              <w:rPr>
                <w:noProof/>
                <w:webHidden/>
              </w:rPr>
              <w:fldChar w:fldCharType="begin"/>
            </w:r>
            <w:r>
              <w:rPr>
                <w:noProof/>
                <w:webHidden/>
              </w:rPr>
              <w:instrText xml:space="preserve"> PAGEREF _Toc397896508 \h </w:instrText>
            </w:r>
            <w:r>
              <w:rPr>
                <w:noProof/>
                <w:webHidden/>
              </w:rPr>
            </w:r>
          </w:ins>
          <w:r>
            <w:rPr>
              <w:noProof/>
              <w:webHidden/>
            </w:rPr>
            <w:fldChar w:fldCharType="separate"/>
          </w:r>
          <w:r w:rsidR="006F6FF7">
            <w:rPr>
              <w:noProof/>
              <w:webHidden/>
            </w:rPr>
            <w:t>86</w:t>
          </w:r>
          <w:ins w:id="766"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767" w:author="Sammartano, Marc (BIC USA)" w:date="2014-09-07T23:27:00Z"/>
              <w:rFonts w:eastAsiaTheme="minorEastAsia"/>
              <w:noProof/>
            </w:rPr>
          </w:pPr>
          <w:ins w:id="76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"_Toc397896509"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w:t>
            </w:r>
            <w:r>
              <w:rPr>
                <w:noProof/>
                <w:webHidden/>
              </w:rPr>
              <w:tab/>
            </w:r>
            <w:r>
              <w:rPr>
                <w:noProof/>
                <w:webHidden/>
              </w:rPr>
              <w:fldChar w:fldCharType="begin"/>
            </w:r>
            <w:r>
              <w:rPr>
                <w:noProof/>
                <w:webHidden/>
              </w:rPr>
              <w:instrText xml:space="preserve"> PAGEREF _Toc397896509 \h </w:instrText>
            </w:r>
            <w:r>
              <w:rPr>
                <w:noProof/>
                <w:webHidden/>
              </w:rPr>
            </w:r>
          </w:ins>
          <w:r>
            <w:rPr>
              <w:noProof/>
              <w:webHidden/>
            </w:rPr>
            <w:fldChar w:fldCharType="separate"/>
          </w:r>
          <w:r w:rsidR="006F6FF7">
            <w:rPr>
              <w:noProof/>
              <w:webHidden/>
            </w:rPr>
            <w:t>86</w:t>
          </w:r>
          <w:ins w:id="76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70" w:author="Sammartano, Marc (BIC USA)" w:date="2014-09-07T23:27:00Z"/>
              <w:rFonts w:eastAsiaTheme="minorEastAsia"/>
              <w:noProof/>
            </w:rPr>
          </w:pPr>
          <w:ins w:id="771"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"_Toc397896510"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Introduction</w:t>
            </w:r>
            <w:r>
              <w:rPr>
                <w:noProof/>
                <w:webHidden/>
              </w:rPr>
              <w:tab/>
            </w:r>
            <w:r>
              <w:rPr>
                <w:noProof/>
                <w:webHidden/>
              </w:rPr>
              <w:fldChar w:fldCharType="begin"/>
            </w:r>
            <w:r>
              <w:rPr>
                <w:noProof/>
                <w:webHidden/>
              </w:rPr>
              <w:instrText xml:space="preserve"> PAGEREF _Toc397896510 \h </w:instrText>
            </w:r>
            <w:r>
              <w:rPr>
                <w:noProof/>
                <w:webHidden/>
              </w:rPr>
            </w:r>
          </w:ins>
          <w:r>
            <w:rPr>
              <w:noProof/>
              <w:webHidden/>
            </w:rPr>
            <w:fldChar w:fldCharType="separate"/>
          </w:r>
          <w:r w:rsidR="006F6FF7">
            <w:rPr>
              <w:noProof/>
              <w:webHidden/>
            </w:rPr>
            <w:t>86</w:t>
          </w:r>
          <w:ins w:id="77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773" w:author="Sammartano, Marc (BIC USA)" w:date="2014-09-07T23:27:00Z"/>
              <w:rFonts w:eastAsiaTheme="minorEastAsia"/>
              <w:noProof/>
            </w:rPr>
          </w:pPr>
          <w:ins w:id="77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"_Toc397896511"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Commands</w:t>
            </w:r>
            <w:r>
              <w:rPr>
                <w:noProof/>
                <w:webHidden/>
              </w:rPr>
              <w:tab/>
            </w:r>
            <w:r>
              <w:rPr>
                <w:noProof/>
                <w:webHidden/>
              </w:rPr>
              <w:fldChar w:fldCharType="begin"/>
            </w:r>
            <w:r>
              <w:rPr>
                <w:noProof/>
                <w:webHidden/>
              </w:rPr>
              <w:instrText xml:space="preserve"> PAGEREF _Toc397896511 \h </w:instrText>
            </w:r>
            <w:r>
              <w:rPr>
                <w:noProof/>
                <w:webHidden/>
              </w:rPr>
            </w:r>
          </w:ins>
          <w:r>
            <w:rPr>
              <w:noProof/>
              <w:webHidden/>
            </w:rPr>
            <w:fldChar w:fldCharType="separate"/>
          </w:r>
          <w:r w:rsidR="006F6FF7">
            <w:rPr>
              <w:noProof/>
              <w:webHidden/>
            </w:rPr>
            <w:t>86</w:t>
          </w:r>
          <w:ins w:id="77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776" w:author="Sammartano, Marc (BIC USA)" w:date="2014-09-07T23:27:00Z"/>
              <w:rFonts w:eastAsiaTheme="minorEastAsia"/>
              <w:noProof/>
            </w:rPr>
          </w:pPr>
          <w:ins w:id="77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"_Toc397896512"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_Toc397896512 \h </w:instrText>
            </w:r>
            <w:r>
              <w:rPr>
                <w:noProof/>
                <w:webHidden/>
              </w:rPr>
            </w:r>
          </w:ins>
          <w:r>
            <w:rPr>
              <w:noProof/>
              <w:webHidden/>
            </w:rPr>
            <w:fldChar w:fldCharType="separate"/>
          </w:r>
          <w:r w:rsidR="006F6FF7">
            <w:rPr>
              <w:noProof/>
              <w:webHidden/>
            </w:rPr>
            <w:t>86</w:t>
          </w:r>
          <w:ins w:id="77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779" w:author="Sammartano, Marc (BIC USA)" w:date="2014-09-07T23:27:00Z"/>
              <w:rFonts w:eastAsiaTheme="minorEastAsia"/>
              <w:noProof/>
            </w:rPr>
          </w:pPr>
          <w:ins w:id="78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"_Toc397896513"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Html.orientation &lt;nexp&gt;</w:t>
            </w:r>
            <w:r>
              <w:rPr>
                <w:noProof/>
                <w:webHidden/>
              </w:rPr>
              <w:tab/>
            </w:r>
            <w:r>
              <w:rPr>
                <w:noProof/>
                <w:webHidden/>
              </w:rPr>
              <w:fldChar w:fldCharType="begin"/>
            </w:r>
            <w:r>
              <w:rPr>
                <w:noProof/>
                <w:webHidden/>
              </w:rPr>
              <w:instrText xml:space="preserve"> PAGEREF _Toc397896513 \h </w:instrText>
            </w:r>
            <w:r>
              <w:rPr>
                <w:noProof/>
                <w:webHidden/>
              </w:rPr>
            </w:r>
          </w:ins>
          <w:r>
            <w:rPr>
              <w:noProof/>
              <w:webHidden/>
            </w:rPr>
            <w:fldChar w:fldCharType="separate"/>
          </w:r>
          <w:r w:rsidR="006F6FF7">
            <w:rPr>
              <w:noProof/>
              <w:webHidden/>
            </w:rPr>
            <w:t>87</w:t>
          </w:r>
          <w:ins w:id="78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782" w:author="Sammartano, Marc (BIC USA)" w:date="2014-09-07T23:27:00Z"/>
              <w:rFonts w:eastAsiaTheme="minorEastAsia"/>
              <w:noProof/>
            </w:rPr>
          </w:pPr>
          <w:ins w:id="78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"_Toc397896514"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Html.load.url &lt;file_sexp&gt;</w:t>
            </w:r>
            <w:r>
              <w:rPr>
                <w:noProof/>
                <w:webHidden/>
              </w:rPr>
              <w:tab/>
            </w:r>
            <w:r>
              <w:rPr>
                <w:noProof/>
                <w:webHidden/>
              </w:rPr>
              <w:fldChar w:fldCharType="begin"/>
            </w:r>
            <w:r>
              <w:rPr>
                <w:noProof/>
                <w:webHidden/>
              </w:rPr>
              <w:instrText xml:space="preserve"> PAGEREF _Toc397896514 \h </w:instrText>
            </w:r>
            <w:r>
              <w:rPr>
                <w:noProof/>
                <w:webHidden/>
              </w:rPr>
            </w:r>
          </w:ins>
          <w:r>
            <w:rPr>
              <w:noProof/>
              <w:webHidden/>
            </w:rPr>
            <w:fldChar w:fldCharType="separate"/>
          </w:r>
          <w:r w:rsidR="006F6FF7">
            <w:rPr>
              <w:noProof/>
              <w:webHidden/>
            </w:rPr>
            <w:t>87</w:t>
          </w:r>
          <w:ins w:id="78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785" w:author="Sammartano, Marc (BIC USA)" w:date="2014-09-07T23:27:00Z"/>
              <w:rFonts w:eastAsiaTheme="minorEastAsia"/>
              <w:noProof/>
            </w:rPr>
          </w:pPr>
          <w:ins w:id="78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"_Toc397896515"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Html.load.string &lt;html_sexp&gt;</w:t>
            </w:r>
            <w:r>
              <w:rPr>
                <w:noProof/>
                <w:webHidden/>
              </w:rPr>
              <w:tab/>
            </w:r>
            <w:r>
              <w:rPr>
                <w:noProof/>
                <w:webHidden/>
              </w:rPr>
              <w:fldChar w:fldCharType="begin"/>
            </w:r>
            <w:r>
              <w:rPr>
                <w:noProof/>
                <w:webHidden/>
              </w:rPr>
              <w:instrText xml:space="preserve"> PAGEREF _Toc397896515 \h </w:instrText>
            </w:r>
            <w:r>
              <w:rPr>
                <w:noProof/>
                <w:webHidden/>
              </w:rPr>
            </w:r>
          </w:ins>
          <w:r>
            <w:rPr>
              <w:noProof/>
              <w:webHidden/>
            </w:rPr>
            <w:fldChar w:fldCharType="separate"/>
          </w:r>
          <w:r w:rsidR="006F6FF7">
            <w:rPr>
              <w:noProof/>
              <w:webHidden/>
            </w:rPr>
            <w:t>87</w:t>
          </w:r>
          <w:ins w:id="78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788" w:author="Sammartano, Marc (BIC USA)" w:date="2014-09-07T23:27:00Z"/>
              <w:rFonts w:eastAsiaTheme="minorEastAsia"/>
              <w:noProof/>
            </w:rPr>
          </w:pPr>
          <w:ins w:id="78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"_Toc397896516"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Html.post &lt;url_sexp&gt;, &lt;list_nexp&gt;</w:t>
            </w:r>
            <w:r>
              <w:rPr>
                <w:noProof/>
                <w:webHidden/>
              </w:rPr>
              <w:tab/>
            </w:r>
            <w:r>
              <w:rPr>
                <w:noProof/>
                <w:webHidden/>
              </w:rPr>
              <w:fldChar w:fldCharType="begin"/>
            </w:r>
            <w:r>
              <w:rPr>
                <w:noProof/>
                <w:webHidden/>
              </w:rPr>
              <w:instrText xml:space="preserve"> PAGEREF _Toc397896516 \h </w:instrText>
            </w:r>
            <w:r>
              <w:rPr>
                <w:noProof/>
                <w:webHidden/>
              </w:rPr>
            </w:r>
          </w:ins>
          <w:r>
            <w:rPr>
              <w:noProof/>
              <w:webHidden/>
            </w:rPr>
            <w:fldChar w:fldCharType="separate"/>
          </w:r>
          <w:r w:rsidR="006F6FF7">
            <w:rPr>
              <w:noProof/>
              <w:webHidden/>
            </w:rPr>
            <w:t>87</w:t>
          </w:r>
          <w:ins w:id="79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791" w:author="Sammartano, Marc (BIC USA)" w:date="2014-09-07T23:27:00Z"/>
              <w:rFonts w:eastAsiaTheme="minorEastAsia"/>
              <w:noProof/>
            </w:rPr>
          </w:pPr>
          <w:ins w:id="79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"_Toc397896517"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Html.get.datalink &lt;data_svar&gt;</w:t>
            </w:r>
            <w:r>
              <w:rPr>
                <w:noProof/>
                <w:webHidden/>
              </w:rPr>
              <w:tab/>
            </w:r>
            <w:r>
              <w:rPr>
                <w:noProof/>
                <w:webHidden/>
              </w:rPr>
              <w:fldChar w:fldCharType="begin"/>
            </w:r>
            <w:r>
              <w:rPr>
                <w:noProof/>
                <w:webHidden/>
              </w:rPr>
              <w:instrText xml:space="preserve"> PAGEREF _Toc397896517 \h </w:instrText>
            </w:r>
            <w:r>
              <w:rPr>
                <w:noProof/>
                <w:webHidden/>
              </w:rPr>
            </w:r>
          </w:ins>
          <w:r>
            <w:rPr>
              <w:noProof/>
              <w:webHidden/>
            </w:rPr>
            <w:fldChar w:fldCharType="separate"/>
          </w:r>
          <w:r w:rsidR="006F6FF7">
            <w:rPr>
              <w:noProof/>
              <w:webHidden/>
            </w:rPr>
            <w:t>87</w:t>
          </w:r>
          <w:ins w:id="79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794" w:author="Sammartano, Marc (BIC USA)" w:date="2014-09-07T23:27:00Z"/>
              <w:rFonts w:eastAsiaTheme="minorEastAsia"/>
              <w:noProof/>
            </w:rPr>
          </w:pPr>
          <w:ins w:id="79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"_Toc397896518"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Html.go.back</w:t>
            </w:r>
            <w:r>
              <w:rPr>
                <w:noProof/>
                <w:webHidden/>
              </w:rPr>
              <w:tab/>
            </w:r>
            <w:r>
              <w:rPr>
                <w:noProof/>
                <w:webHidden/>
              </w:rPr>
              <w:fldChar w:fldCharType="begin"/>
            </w:r>
            <w:r>
              <w:rPr>
                <w:noProof/>
                <w:webHidden/>
              </w:rPr>
              <w:instrText xml:space="preserve"> PAGEREF _Toc397896518 \h </w:instrText>
            </w:r>
            <w:r>
              <w:rPr>
                <w:noProof/>
                <w:webHidden/>
              </w:rPr>
            </w:r>
          </w:ins>
          <w:r>
            <w:rPr>
              <w:noProof/>
              <w:webHidden/>
            </w:rPr>
            <w:fldChar w:fldCharType="separate"/>
          </w:r>
          <w:r w:rsidR="006F6FF7">
            <w:rPr>
              <w:noProof/>
              <w:webHidden/>
            </w:rPr>
            <w:t>88</w:t>
          </w:r>
          <w:ins w:id="79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797" w:author="Sammartano, Marc (BIC USA)" w:date="2014-09-07T23:27:00Z"/>
              <w:rFonts w:eastAsiaTheme="minorEastAsia"/>
              <w:noProof/>
            </w:rPr>
          </w:pPr>
          <w:ins w:id="79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"_Toc397896519"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Html.go.forward</w:t>
            </w:r>
            <w:r>
              <w:rPr>
                <w:noProof/>
                <w:webHidden/>
              </w:rPr>
              <w:tab/>
            </w:r>
            <w:r>
              <w:rPr>
                <w:noProof/>
                <w:webHidden/>
              </w:rPr>
              <w:fldChar w:fldCharType="begin"/>
            </w:r>
            <w:r>
              <w:rPr>
                <w:noProof/>
                <w:webHidden/>
              </w:rPr>
              <w:instrText xml:space="preserve"> PAGEREF _Toc397896519 \h </w:instrText>
            </w:r>
            <w:r>
              <w:rPr>
                <w:noProof/>
                <w:webHidden/>
              </w:rPr>
            </w:r>
          </w:ins>
          <w:r>
            <w:rPr>
              <w:noProof/>
              <w:webHidden/>
            </w:rPr>
            <w:fldChar w:fldCharType="separate"/>
          </w:r>
          <w:r w:rsidR="006F6FF7">
            <w:rPr>
              <w:noProof/>
              <w:webHidden/>
            </w:rPr>
            <w:t>89</w:t>
          </w:r>
          <w:ins w:id="79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00" w:author="Sammartano, Marc (BIC USA)" w:date="2014-09-07T23:27:00Z"/>
              <w:rFonts w:eastAsiaTheme="minorEastAsia"/>
              <w:noProof/>
            </w:rPr>
          </w:pPr>
          <w:ins w:id="80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"_Toc397896520"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Html.close</w:t>
            </w:r>
            <w:r>
              <w:rPr>
                <w:noProof/>
                <w:webHidden/>
              </w:rPr>
              <w:tab/>
            </w:r>
            <w:r>
              <w:rPr>
                <w:noProof/>
                <w:webHidden/>
              </w:rPr>
              <w:fldChar w:fldCharType="begin"/>
            </w:r>
            <w:r>
              <w:rPr>
                <w:noProof/>
                <w:webHidden/>
              </w:rPr>
              <w:instrText xml:space="preserve"> PAGEREF _Toc397896520 \h </w:instrText>
            </w:r>
            <w:r>
              <w:rPr>
                <w:noProof/>
                <w:webHidden/>
              </w:rPr>
            </w:r>
          </w:ins>
          <w:r>
            <w:rPr>
              <w:noProof/>
              <w:webHidden/>
            </w:rPr>
            <w:fldChar w:fldCharType="separate"/>
          </w:r>
          <w:r w:rsidR="006F6FF7">
            <w:rPr>
              <w:noProof/>
              <w:webHidden/>
            </w:rPr>
            <w:t>89</w:t>
          </w:r>
          <w:ins w:id="80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03" w:author="Sammartano, Marc (BIC USA)" w:date="2014-09-07T23:27:00Z"/>
              <w:rFonts w:eastAsiaTheme="minorEastAsia"/>
              <w:noProof/>
            </w:rPr>
          </w:pPr>
          <w:ins w:id="80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"_Toc397896521"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Html.clear.cache</w:t>
            </w:r>
            <w:r>
              <w:rPr>
                <w:noProof/>
                <w:webHidden/>
              </w:rPr>
              <w:tab/>
            </w:r>
            <w:r>
              <w:rPr>
                <w:noProof/>
                <w:webHidden/>
              </w:rPr>
              <w:fldChar w:fldCharType="begin"/>
            </w:r>
            <w:r>
              <w:rPr>
                <w:noProof/>
                <w:webHidden/>
              </w:rPr>
              <w:instrText xml:space="preserve"> PAGEREF _Toc397896521 \h </w:instrText>
            </w:r>
            <w:r>
              <w:rPr>
                <w:noProof/>
                <w:webHidden/>
              </w:rPr>
            </w:r>
          </w:ins>
          <w:r>
            <w:rPr>
              <w:noProof/>
              <w:webHidden/>
            </w:rPr>
            <w:fldChar w:fldCharType="separate"/>
          </w:r>
          <w:r w:rsidR="006F6FF7">
            <w:rPr>
              <w:noProof/>
              <w:webHidden/>
            </w:rPr>
            <w:t>89</w:t>
          </w:r>
          <w:ins w:id="80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06" w:author="Sammartano, Marc (BIC USA)" w:date="2014-09-07T23:27:00Z"/>
              <w:rFonts w:eastAsiaTheme="minorEastAsia"/>
              <w:noProof/>
            </w:rPr>
          </w:pPr>
          <w:ins w:id="80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"_Toc397896522"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Html.clear.history</w:t>
            </w:r>
            <w:r>
              <w:rPr>
                <w:noProof/>
                <w:webHidden/>
              </w:rPr>
              <w:tab/>
            </w:r>
            <w:r>
              <w:rPr>
                <w:noProof/>
                <w:webHidden/>
              </w:rPr>
              <w:fldChar w:fldCharType="begin"/>
            </w:r>
            <w:r>
              <w:rPr>
                <w:noProof/>
                <w:webHidden/>
              </w:rPr>
              <w:instrText xml:space="preserve"> PAGEREF _Toc397896522 \h </w:instrText>
            </w:r>
            <w:r>
              <w:rPr>
                <w:noProof/>
                <w:webHidden/>
              </w:rPr>
            </w:r>
          </w:ins>
          <w:r>
            <w:rPr>
              <w:noProof/>
              <w:webHidden/>
            </w:rPr>
            <w:fldChar w:fldCharType="separate"/>
          </w:r>
          <w:r w:rsidR="006F6FF7">
            <w:rPr>
              <w:noProof/>
              <w:webHidden/>
            </w:rPr>
            <w:t>89</w:t>
          </w:r>
          <w:ins w:id="808"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809" w:author="Sammartano, Marc (BIC USA)" w:date="2014-09-07T23:27:00Z"/>
              <w:rFonts w:eastAsiaTheme="minorEastAsia"/>
              <w:noProof/>
            </w:rPr>
          </w:pPr>
          <w:ins w:id="81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"_Toc397896523"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TCP/IP Sockets</w:t>
            </w:r>
            <w:r>
              <w:rPr>
                <w:noProof/>
                <w:webHidden/>
              </w:rPr>
              <w:tab/>
            </w:r>
            <w:r>
              <w:rPr>
                <w:noProof/>
                <w:webHidden/>
              </w:rPr>
              <w:fldChar w:fldCharType="begin"/>
            </w:r>
            <w:r>
              <w:rPr>
                <w:noProof/>
                <w:webHidden/>
              </w:rPr>
              <w:instrText xml:space="preserve"> PAGEREF _Toc397896523 \h </w:instrText>
            </w:r>
            <w:r>
              <w:rPr>
                <w:noProof/>
                <w:webHidden/>
              </w:rPr>
            </w:r>
          </w:ins>
          <w:r>
            <w:rPr>
              <w:noProof/>
              <w:webHidden/>
            </w:rPr>
            <w:fldChar w:fldCharType="separate"/>
          </w:r>
          <w:r w:rsidR="006F6FF7">
            <w:rPr>
              <w:noProof/>
              <w:webHidden/>
            </w:rPr>
            <w:t>89</w:t>
          </w:r>
          <w:ins w:id="81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812" w:author="Sammartano, Marc (BIC USA)" w:date="2014-09-07T23:27:00Z"/>
              <w:rFonts w:eastAsiaTheme="minorEastAsia"/>
              <w:noProof/>
            </w:rPr>
          </w:pPr>
          <w:ins w:id="81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"_Toc397896524"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TCP/IP Client Socket Commands</w:t>
            </w:r>
            <w:r>
              <w:rPr>
                <w:noProof/>
                <w:webHidden/>
              </w:rPr>
              <w:tab/>
            </w:r>
            <w:r>
              <w:rPr>
                <w:noProof/>
                <w:webHidden/>
              </w:rPr>
              <w:fldChar w:fldCharType="begin"/>
            </w:r>
            <w:r>
              <w:rPr>
                <w:noProof/>
                <w:webHidden/>
              </w:rPr>
              <w:instrText xml:space="preserve"> PAGEREF _Toc397896524 \h </w:instrText>
            </w:r>
            <w:r>
              <w:rPr>
                <w:noProof/>
                <w:webHidden/>
              </w:rPr>
            </w:r>
          </w:ins>
          <w:r>
            <w:rPr>
              <w:noProof/>
              <w:webHidden/>
            </w:rPr>
            <w:fldChar w:fldCharType="separate"/>
          </w:r>
          <w:r w:rsidR="006F6FF7">
            <w:rPr>
              <w:noProof/>
              <w:webHidden/>
            </w:rPr>
            <w:t>90</w:t>
          </w:r>
          <w:ins w:id="81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15" w:author="Sammartano, Marc (BIC USA)" w:date="2014-09-07T23:27:00Z"/>
              <w:rFonts w:eastAsiaTheme="minorEastAsia"/>
              <w:noProof/>
            </w:rPr>
          </w:pPr>
          <w:ins w:id="81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"_Toc397896525"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_Toc397896525 \h </w:instrText>
            </w:r>
            <w:r>
              <w:rPr>
                <w:noProof/>
                <w:webHidden/>
              </w:rPr>
            </w:r>
          </w:ins>
          <w:r>
            <w:rPr>
              <w:noProof/>
              <w:webHidden/>
            </w:rPr>
            <w:fldChar w:fldCharType="separate"/>
          </w:r>
          <w:r w:rsidR="006F6FF7">
            <w:rPr>
              <w:noProof/>
              <w:webHidden/>
            </w:rPr>
            <w:t>90</w:t>
          </w:r>
          <w:ins w:id="81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18" w:author="Sammartano, Marc (BIC USA)" w:date="2014-09-07T23:27:00Z"/>
              <w:rFonts w:eastAsiaTheme="minorEastAsia"/>
              <w:noProof/>
            </w:rPr>
          </w:pPr>
          <w:ins w:id="81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"_Toc397896526"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Socket.client.status &lt;status_nvar&gt;</w:t>
            </w:r>
            <w:r>
              <w:rPr>
                <w:noProof/>
                <w:webHidden/>
              </w:rPr>
              <w:tab/>
            </w:r>
            <w:r>
              <w:rPr>
                <w:noProof/>
                <w:webHidden/>
              </w:rPr>
              <w:fldChar w:fldCharType="begin"/>
            </w:r>
            <w:r>
              <w:rPr>
                <w:noProof/>
                <w:webHidden/>
              </w:rPr>
              <w:instrText xml:space="preserve"> PAGEREF _Toc397896526 \h </w:instrText>
            </w:r>
            <w:r>
              <w:rPr>
                <w:noProof/>
                <w:webHidden/>
              </w:rPr>
            </w:r>
          </w:ins>
          <w:r>
            <w:rPr>
              <w:noProof/>
              <w:webHidden/>
            </w:rPr>
            <w:fldChar w:fldCharType="separate"/>
          </w:r>
          <w:r w:rsidR="006F6FF7">
            <w:rPr>
              <w:noProof/>
              <w:webHidden/>
            </w:rPr>
            <w:t>90</w:t>
          </w:r>
          <w:ins w:id="82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21" w:author="Sammartano, Marc (BIC USA)" w:date="2014-09-07T23:27:00Z"/>
              <w:rFonts w:eastAsiaTheme="minorEastAsia"/>
              <w:noProof/>
            </w:rPr>
          </w:pPr>
          <w:ins w:id="82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"_Toc397896527"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Socket.client.server.ip &lt;svar&gt;</w:t>
            </w:r>
            <w:r>
              <w:rPr>
                <w:noProof/>
                <w:webHidden/>
              </w:rPr>
              <w:tab/>
            </w:r>
            <w:r>
              <w:rPr>
                <w:noProof/>
                <w:webHidden/>
              </w:rPr>
              <w:fldChar w:fldCharType="begin"/>
            </w:r>
            <w:r>
              <w:rPr>
                <w:noProof/>
                <w:webHidden/>
              </w:rPr>
              <w:instrText xml:space="preserve"> PAGEREF _Toc397896527 \h </w:instrText>
            </w:r>
            <w:r>
              <w:rPr>
                <w:noProof/>
                <w:webHidden/>
              </w:rPr>
            </w:r>
          </w:ins>
          <w:r>
            <w:rPr>
              <w:noProof/>
              <w:webHidden/>
            </w:rPr>
            <w:fldChar w:fldCharType="separate"/>
          </w:r>
          <w:r w:rsidR="006F6FF7">
            <w:rPr>
              <w:noProof/>
              <w:webHidden/>
            </w:rPr>
            <w:t>90</w:t>
          </w:r>
          <w:ins w:id="82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24" w:author="Sammartano, Marc (BIC USA)" w:date="2014-09-07T23:27:00Z"/>
              <w:rFonts w:eastAsiaTheme="minorEastAsia"/>
              <w:noProof/>
            </w:rPr>
          </w:pPr>
          <w:ins w:id="82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"_Toc397896528"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Socket.client.read.line &lt;line_svar&gt;</w:t>
            </w:r>
            <w:r>
              <w:rPr>
                <w:noProof/>
                <w:webHidden/>
              </w:rPr>
              <w:tab/>
            </w:r>
            <w:r>
              <w:rPr>
                <w:noProof/>
                <w:webHidden/>
              </w:rPr>
              <w:fldChar w:fldCharType="begin"/>
            </w:r>
            <w:r>
              <w:rPr>
                <w:noProof/>
                <w:webHidden/>
              </w:rPr>
              <w:instrText xml:space="preserve"> PAGEREF _Toc397896528 \h </w:instrText>
            </w:r>
            <w:r>
              <w:rPr>
                <w:noProof/>
                <w:webHidden/>
              </w:rPr>
            </w:r>
          </w:ins>
          <w:r>
            <w:rPr>
              <w:noProof/>
              <w:webHidden/>
            </w:rPr>
            <w:fldChar w:fldCharType="separate"/>
          </w:r>
          <w:r w:rsidR="006F6FF7">
            <w:rPr>
              <w:noProof/>
              <w:webHidden/>
            </w:rPr>
            <w:t>90</w:t>
          </w:r>
          <w:ins w:id="82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27" w:author="Sammartano, Marc (BIC USA)" w:date="2014-09-07T23:27:00Z"/>
              <w:rFonts w:eastAsiaTheme="minorEastAsia"/>
              <w:noProof/>
            </w:rPr>
          </w:pPr>
          <w:ins w:id="82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"_Toc397896529"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Socket.client.read.ready &lt;nvar&gt;</w:t>
            </w:r>
            <w:r>
              <w:rPr>
                <w:noProof/>
                <w:webHidden/>
              </w:rPr>
              <w:tab/>
            </w:r>
            <w:r>
              <w:rPr>
                <w:noProof/>
                <w:webHidden/>
              </w:rPr>
              <w:fldChar w:fldCharType="begin"/>
            </w:r>
            <w:r>
              <w:rPr>
                <w:noProof/>
                <w:webHidden/>
              </w:rPr>
              <w:instrText xml:space="preserve"> PAGEREF _Toc397896529 \h </w:instrText>
            </w:r>
            <w:r>
              <w:rPr>
                <w:noProof/>
                <w:webHidden/>
              </w:rPr>
            </w:r>
          </w:ins>
          <w:r>
            <w:rPr>
              <w:noProof/>
              <w:webHidden/>
            </w:rPr>
            <w:fldChar w:fldCharType="separate"/>
          </w:r>
          <w:r w:rsidR="006F6FF7">
            <w:rPr>
              <w:noProof/>
              <w:webHidden/>
            </w:rPr>
            <w:t>90</w:t>
          </w:r>
          <w:ins w:id="82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30" w:author="Sammartano, Marc (BIC USA)" w:date="2014-09-07T23:27:00Z"/>
              <w:rFonts w:eastAsiaTheme="minorEastAsia"/>
              <w:noProof/>
            </w:rPr>
          </w:pPr>
          <w:ins w:id="83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"_Toc397896530"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Socket.client.read.file  &lt;fw_nexp&gt;</w:t>
            </w:r>
            <w:r>
              <w:rPr>
                <w:noProof/>
                <w:webHidden/>
              </w:rPr>
              <w:tab/>
            </w:r>
            <w:r>
              <w:rPr>
                <w:noProof/>
                <w:webHidden/>
              </w:rPr>
              <w:fldChar w:fldCharType="begin"/>
            </w:r>
            <w:r>
              <w:rPr>
                <w:noProof/>
                <w:webHidden/>
              </w:rPr>
              <w:instrText xml:space="preserve"> PAGEREF _Toc397896530 \h </w:instrText>
            </w:r>
            <w:r>
              <w:rPr>
                <w:noProof/>
                <w:webHidden/>
              </w:rPr>
            </w:r>
          </w:ins>
          <w:r>
            <w:rPr>
              <w:noProof/>
              <w:webHidden/>
            </w:rPr>
            <w:fldChar w:fldCharType="separate"/>
          </w:r>
          <w:r w:rsidR="006F6FF7">
            <w:rPr>
              <w:noProof/>
              <w:webHidden/>
            </w:rPr>
            <w:t>90</w:t>
          </w:r>
          <w:ins w:id="83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33" w:author="Sammartano, Marc (BIC USA)" w:date="2014-09-07T23:27:00Z"/>
              <w:rFonts w:eastAsiaTheme="minorEastAsia"/>
              <w:noProof/>
            </w:rPr>
          </w:pPr>
          <w:ins w:id="83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"_Toc397896531"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Socket.client.write.line &lt;line_sexp&gt;</w:t>
            </w:r>
            <w:r>
              <w:rPr>
                <w:noProof/>
                <w:webHidden/>
              </w:rPr>
              <w:tab/>
            </w:r>
            <w:r>
              <w:rPr>
                <w:noProof/>
                <w:webHidden/>
              </w:rPr>
              <w:fldChar w:fldCharType="begin"/>
            </w:r>
            <w:r>
              <w:rPr>
                <w:noProof/>
                <w:webHidden/>
              </w:rPr>
              <w:instrText xml:space="preserve"> PAGEREF _Toc397896531 \h </w:instrText>
            </w:r>
            <w:r>
              <w:rPr>
                <w:noProof/>
                <w:webHidden/>
              </w:rPr>
            </w:r>
          </w:ins>
          <w:r>
            <w:rPr>
              <w:noProof/>
              <w:webHidden/>
            </w:rPr>
            <w:fldChar w:fldCharType="separate"/>
          </w:r>
          <w:r w:rsidR="006F6FF7">
            <w:rPr>
              <w:noProof/>
              <w:webHidden/>
            </w:rPr>
            <w:t>91</w:t>
          </w:r>
          <w:ins w:id="83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36" w:author="Sammartano, Marc (BIC USA)" w:date="2014-09-07T23:27:00Z"/>
              <w:rFonts w:eastAsiaTheme="minorEastAsia"/>
              <w:noProof/>
            </w:rPr>
          </w:pPr>
          <w:ins w:id="83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"_Toc397896532"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Socket.client.write.bytes &lt;sexp&gt;</w:t>
            </w:r>
            <w:r>
              <w:rPr>
                <w:noProof/>
                <w:webHidden/>
              </w:rPr>
              <w:tab/>
            </w:r>
            <w:r>
              <w:rPr>
                <w:noProof/>
                <w:webHidden/>
              </w:rPr>
              <w:fldChar w:fldCharType="begin"/>
            </w:r>
            <w:r>
              <w:rPr>
                <w:noProof/>
                <w:webHidden/>
              </w:rPr>
              <w:instrText xml:space="preserve"> PAGEREF _Toc397896532 \h </w:instrText>
            </w:r>
            <w:r>
              <w:rPr>
                <w:noProof/>
                <w:webHidden/>
              </w:rPr>
            </w:r>
          </w:ins>
          <w:r>
            <w:rPr>
              <w:noProof/>
              <w:webHidden/>
            </w:rPr>
            <w:fldChar w:fldCharType="separate"/>
          </w:r>
          <w:r w:rsidR="006F6FF7">
            <w:rPr>
              <w:noProof/>
              <w:webHidden/>
            </w:rPr>
            <w:t>91</w:t>
          </w:r>
          <w:ins w:id="83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39" w:author="Sammartano, Marc (BIC USA)" w:date="2014-09-07T23:27:00Z"/>
              <w:rFonts w:eastAsiaTheme="minorEastAsia"/>
              <w:noProof/>
            </w:rPr>
          </w:pPr>
          <w:ins w:id="84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"_Toc397896533"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Socket.client.write.file &lt;fr_nexp&gt;</w:t>
            </w:r>
            <w:r>
              <w:rPr>
                <w:noProof/>
                <w:webHidden/>
              </w:rPr>
              <w:tab/>
            </w:r>
            <w:r>
              <w:rPr>
                <w:noProof/>
                <w:webHidden/>
              </w:rPr>
              <w:fldChar w:fldCharType="begin"/>
            </w:r>
            <w:r>
              <w:rPr>
                <w:noProof/>
                <w:webHidden/>
              </w:rPr>
              <w:instrText xml:space="preserve"> PAGEREF _Toc397896533 \h </w:instrText>
            </w:r>
            <w:r>
              <w:rPr>
                <w:noProof/>
                <w:webHidden/>
              </w:rPr>
            </w:r>
          </w:ins>
          <w:r>
            <w:rPr>
              <w:noProof/>
              <w:webHidden/>
            </w:rPr>
            <w:fldChar w:fldCharType="separate"/>
          </w:r>
          <w:r w:rsidR="006F6FF7">
            <w:rPr>
              <w:noProof/>
              <w:webHidden/>
            </w:rPr>
            <w:t>91</w:t>
          </w:r>
          <w:ins w:id="84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42" w:author="Sammartano, Marc (BIC USA)" w:date="2014-09-07T23:27:00Z"/>
              <w:rFonts w:eastAsiaTheme="minorEastAsia"/>
              <w:noProof/>
            </w:rPr>
          </w:pPr>
          <w:ins w:id="84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"_Toc397896534"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Socket.client.close</w:t>
            </w:r>
            <w:r>
              <w:rPr>
                <w:noProof/>
                <w:webHidden/>
              </w:rPr>
              <w:tab/>
            </w:r>
            <w:r>
              <w:rPr>
                <w:noProof/>
                <w:webHidden/>
              </w:rPr>
              <w:fldChar w:fldCharType="begin"/>
            </w:r>
            <w:r>
              <w:rPr>
                <w:noProof/>
                <w:webHidden/>
              </w:rPr>
              <w:instrText xml:space="preserve"> PAGEREF _Toc397896534 \h </w:instrText>
            </w:r>
            <w:r>
              <w:rPr>
                <w:noProof/>
                <w:webHidden/>
              </w:rPr>
            </w:r>
          </w:ins>
          <w:r>
            <w:rPr>
              <w:noProof/>
              <w:webHidden/>
            </w:rPr>
            <w:fldChar w:fldCharType="separate"/>
          </w:r>
          <w:r w:rsidR="006F6FF7">
            <w:rPr>
              <w:noProof/>
              <w:webHidden/>
            </w:rPr>
            <w:t>91</w:t>
          </w:r>
          <w:ins w:id="84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845" w:author="Sammartano, Marc (BIC USA)" w:date="2014-09-07T23:27:00Z"/>
              <w:rFonts w:eastAsiaTheme="minorEastAsia"/>
              <w:noProof/>
            </w:rPr>
          </w:pPr>
          <w:ins w:id="84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"_Toc397896535"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TCP/IP Server Socket Commands</w:t>
            </w:r>
            <w:r>
              <w:rPr>
                <w:noProof/>
                <w:webHidden/>
              </w:rPr>
              <w:tab/>
            </w:r>
            <w:r>
              <w:rPr>
                <w:noProof/>
                <w:webHidden/>
              </w:rPr>
              <w:fldChar w:fldCharType="begin"/>
            </w:r>
            <w:r>
              <w:rPr>
                <w:noProof/>
                <w:webHidden/>
              </w:rPr>
              <w:instrText xml:space="preserve"> PAGEREF _Toc397896535 \h </w:instrText>
            </w:r>
            <w:r>
              <w:rPr>
                <w:noProof/>
                <w:webHidden/>
              </w:rPr>
            </w:r>
          </w:ins>
          <w:r>
            <w:rPr>
              <w:noProof/>
              <w:webHidden/>
            </w:rPr>
            <w:fldChar w:fldCharType="separate"/>
          </w:r>
          <w:r w:rsidR="006F6FF7">
            <w:rPr>
              <w:noProof/>
              <w:webHidden/>
            </w:rPr>
            <w:t>91</w:t>
          </w:r>
          <w:ins w:id="84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48" w:author="Sammartano, Marc (BIC USA)" w:date="2014-09-07T23:27:00Z"/>
              <w:rFonts w:eastAsiaTheme="minorEastAsia"/>
              <w:noProof/>
            </w:rPr>
          </w:pPr>
          <w:ins w:id="84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"_Toc397896536"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Socket.myip &lt;svar&gt;</w:t>
            </w:r>
            <w:r>
              <w:rPr>
                <w:noProof/>
                <w:webHidden/>
              </w:rPr>
              <w:tab/>
            </w:r>
            <w:r>
              <w:rPr>
                <w:noProof/>
                <w:webHidden/>
              </w:rPr>
              <w:fldChar w:fldCharType="begin"/>
            </w:r>
            <w:r>
              <w:rPr>
                <w:noProof/>
                <w:webHidden/>
              </w:rPr>
              <w:instrText xml:space="preserve"> PAGEREF _Toc397896536 \h </w:instrText>
            </w:r>
            <w:r>
              <w:rPr>
                <w:noProof/>
                <w:webHidden/>
              </w:rPr>
            </w:r>
          </w:ins>
          <w:r>
            <w:rPr>
              <w:noProof/>
              <w:webHidden/>
            </w:rPr>
            <w:fldChar w:fldCharType="separate"/>
          </w:r>
          <w:r w:rsidR="006F6FF7">
            <w:rPr>
              <w:noProof/>
              <w:webHidden/>
            </w:rPr>
            <w:t>91</w:t>
          </w:r>
          <w:ins w:id="85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51" w:author="Sammartano, Marc (BIC USA)" w:date="2014-09-07T23:27:00Z"/>
              <w:rFonts w:eastAsiaTheme="minorEastAsia"/>
              <w:noProof/>
            </w:rPr>
          </w:pPr>
          <w:ins w:id="85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"_Toc397896537"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Socket.server.create &lt;port_nexp&gt;</w:t>
            </w:r>
            <w:r>
              <w:rPr>
                <w:noProof/>
                <w:webHidden/>
              </w:rPr>
              <w:tab/>
            </w:r>
            <w:r>
              <w:rPr>
                <w:noProof/>
                <w:webHidden/>
              </w:rPr>
              <w:fldChar w:fldCharType="begin"/>
            </w:r>
            <w:r>
              <w:rPr>
                <w:noProof/>
                <w:webHidden/>
              </w:rPr>
              <w:instrText xml:space="preserve"> PAGEREF _Toc397896537 \h </w:instrText>
            </w:r>
            <w:r>
              <w:rPr>
                <w:noProof/>
                <w:webHidden/>
              </w:rPr>
            </w:r>
          </w:ins>
          <w:r>
            <w:rPr>
              <w:noProof/>
              <w:webHidden/>
            </w:rPr>
            <w:fldChar w:fldCharType="separate"/>
          </w:r>
          <w:r w:rsidR="006F6FF7">
            <w:rPr>
              <w:noProof/>
              <w:webHidden/>
            </w:rPr>
            <w:t>91</w:t>
          </w:r>
          <w:ins w:id="85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54" w:author="Sammartano, Marc (BIC USA)" w:date="2014-09-07T23:27:00Z"/>
              <w:rFonts w:eastAsiaTheme="minorEastAsia"/>
              <w:noProof/>
            </w:rPr>
          </w:pPr>
          <w:ins w:id="85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"_Toc397896538"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Socket.server.connect {&lt;wait_lexp&gt;}</w:t>
            </w:r>
            <w:r>
              <w:rPr>
                <w:noProof/>
                <w:webHidden/>
              </w:rPr>
              <w:tab/>
            </w:r>
            <w:r>
              <w:rPr>
                <w:noProof/>
                <w:webHidden/>
              </w:rPr>
              <w:fldChar w:fldCharType="begin"/>
            </w:r>
            <w:r>
              <w:rPr>
                <w:noProof/>
                <w:webHidden/>
              </w:rPr>
              <w:instrText xml:space="preserve"> PAGEREF _Toc397896538 \h </w:instrText>
            </w:r>
            <w:r>
              <w:rPr>
                <w:noProof/>
                <w:webHidden/>
              </w:rPr>
            </w:r>
          </w:ins>
          <w:r>
            <w:rPr>
              <w:noProof/>
              <w:webHidden/>
            </w:rPr>
            <w:fldChar w:fldCharType="separate"/>
          </w:r>
          <w:r w:rsidR="006F6FF7">
            <w:rPr>
              <w:noProof/>
              <w:webHidden/>
            </w:rPr>
            <w:t>91</w:t>
          </w:r>
          <w:ins w:id="85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57" w:author="Sammartano, Marc (BIC USA)" w:date="2014-09-07T23:27:00Z"/>
              <w:rFonts w:eastAsiaTheme="minorEastAsia"/>
              <w:noProof/>
            </w:rPr>
          </w:pPr>
          <w:ins w:id="85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"_Toc397896539"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Socket.server.status &lt;status_nvar&gt;</w:t>
            </w:r>
            <w:r>
              <w:rPr>
                <w:noProof/>
                <w:webHidden/>
              </w:rPr>
              <w:tab/>
            </w:r>
            <w:r>
              <w:rPr>
                <w:noProof/>
                <w:webHidden/>
              </w:rPr>
              <w:fldChar w:fldCharType="begin"/>
            </w:r>
            <w:r>
              <w:rPr>
                <w:noProof/>
                <w:webHidden/>
              </w:rPr>
              <w:instrText xml:space="preserve"> PAGEREF _Toc397896539 \h </w:instrText>
            </w:r>
            <w:r>
              <w:rPr>
                <w:noProof/>
                <w:webHidden/>
              </w:rPr>
            </w:r>
          </w:ins>
          <w:r>
            <w:rPr>
              <w:noProof/>
              <w:webHidden/>
            </w:rPr>
            <w:fldChar w:fldCharType="separate"/>
          </w:r>
          <w:r w:rsidR="006F6FF7">
            <w:rPr>
              <w:noProof/>
              <w:webHidden/>
            </w:rPr>
            <w:t>92</w:t>
          </w:r>
          <w:ins w:id="85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60" w:author="Sammartano, Marc (BIC USA)" w:date="2014-09-07T23:27:00Z"/>
              <w:rFonts w:eastAsiaTheme="minorEastAsia"/>
              <w:noProof/>
            </w:rPr>
          </w:pPr>
          <w:ins w:id="86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"_Toc397896540"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Socket.server.read.line &lt;svar&gt;</w:t>
            </w:r>
            <w:r>
              <w:rPr>
                <w:noProof/>
                <w:webHidden/>
              </w:rPr>
              <w:tab/>
            </w:r>
            <w:r>
              <w:rPr>
                <w:noProof/>
                <w:webHidden/>
              </w:rPr>
              <w:fldChar w:fldCharType="begin"/>
            </w:r>
            <w:r>
              <w:rPr>
                <w:noProof/>
                <w:webHidden/>
              </w:rPr>
              <w:instrText xml:space="preserve"> PAGEREF _Toc397896540 \h </w:instrText>
            </w:r>
            <w:r>
              <w:rPr>
                <w:noProof/>
                <w:webHidden/>
              </w:rPr>
            </w:r>
          </w:ins>
          <w:r>
            <w:rPr>
              <w:noProof/>
              <w:webHidden/>
            </w:rPr>
            <w:fldChar w:fldCharType="separate"/>
          </w:r>
          <w:r w:rsidR="006F6FF7">
            <w:rPr>
              <w:noProof/>
              <w:webHidden/>
            </w:rPr>
            <w:t>92</w:t>
          </w:r>
          <w:ins w:id="86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63" w:author="Sammartano, Marc (BIC USA)" w:date="2014-09-07T23:27:00Z"/>
              <w:rFonts w:eastAsiaTheme="minorEastAsia"/>
              <w:noProof/>
            </w:rPr>
          </w:pPr>
          <w:ins w:id="86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"_Toc397896541"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Socket.server.read.ready &lt;nvar&gt;</w:t>
            </w:r>
            <w:r>
              <w:rPr>
                <w:noProof/>
                <w:webHidden/>
              </w:rPr>
              <w:tab/>
            </w:r>
            <w:r>
              <w:rPr>
                <w:noProof/>
                <w:webHidden/>
              </w:rPr>
              <w:fldChar w:fldCharType="begin"/>
            </w:r>
            <w:r>
              <w:rPr>
                <w:noProof/>
                <w:webHidden/>
              </w:rPr>
              <w:instrText xml:space="preserve"> PAGEREF _Toc397896541 \h </w:instrText>
            </w:r>
            <w:r>
              <w:rPr>
                <w:noProof/>
                <w:webHidden/>
              </w:rPr>
            </w:r>
          </w:ins>
          <w:r>
            <w:rPr>
              <w:noProof/>
              <w:webHidden/>
            </w:rPr>
            <w:fldChar w:fldCharType="separate"/>
          </w:r>
          <w:r w:rsidR="006F6FF7">
            <w:rPr>
              <w:noProof/>
              <w:webHidden/>
            </w:rPr>
            <w:t>92</w:t>
          </w:r>
          <w:ins w:id="86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66" w:author="Sammartano, Marc (BIC USA)" w:date="2014-09-07T23:27:00Z"/>
              <w:rFonts w:eastAsiaTheme="minorEastAsia"/>
              <w:noProof/>
            </w:rPr>
          </w:pPr>
          <w:ins w:id="867"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"_Toc397896542"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Socket.server.write.line &lt;sexp&gt;</w:t>
            </w:r>
            <w:r>
              <w:rPr>
                <w:noProof/>
                <w:webHidden/>
              </w:rPr>
              <w:tab/>
            </w:r>
            <w:r>
              <w:rPr>
                <w:noProof/>
                <w:webHidden/>
              </w:rPr>
              <w:fldChar w:fldCharType="begin"/>
            </w:r>
            <w:r>
              <w:rPr>
                <w:noProof/>
                <w:webHidden/>
              </w:rPr>
              <w:instrText xml:space="preserve"> PAGEREF _Toc397896542 \h </w:instrText>
            </w:r>
            <w:r>
              <w:rPr>
                <w:noProof/>
                <w:webHidden/>
              </w:rPr>
            </w:r>
          </w:ins>
          <w:r>
            <w:rPr>
              <w:noProof/>
              <w:webHidden/>
            </w:rPr>
            <w:fldChar w:fldCharType="separate"/>
          </w:r>
          <w:r w:rsidR="006F6FF7">
            <w:rPr>
              <w:noProof/>
              <w:webHidden/>
            </w:rPr>
            <w:t>92</w:t>
          </w:r>
          <w:ins w:id="86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69" w:author="Sammartano, Marc (BIC USA)" w:date="2014-09-07T23:27:00Z"/>
              <w:rFonts w:eastAsiaTheme="minorEastAsia"/>
              <w:noProof/>
            </w:rPr>
          </w:pPr>
          <w:ins w:id="87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"_Toc397896543"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Socket.server.write.bytes &lt;sexp&gt;</w:t>
            </w:r>
            <w:r>
              <w:rPr>
                <w:noProof/>
                <w:webHidden/>
              </w:rPr>
              <w:tab/>
            </w:r>
            <w:r>
              <w:rPr>
                <w:noProof/>
                <w:webHidden/>
              </w:rPr>
              <w:fldChar w:fldCharType="begin"/>
            </w:r>
            <w:r>
              <w:rPr>
                <w:noProof/>
                <w:webHidden/>
              </w:rPr>
              <w:instrText xml:space="preserve"> PAGEREF _Toc397896543 \h </w:instrText>
            </w:r>
            <w:r>
              <w:rPr>
                <w:noProof/>
                <w:webHidden/>
              </w:rPr>
            </w:r>
          </w:ins>
          <w:r>
            <w:rPr>
              <w:noProof/>
              <w:webHidden/>
            </w:rPr>
            <w:fldChar w:fldCharType="separate"/>
          </w:r>
          <w:r w:rsidR="006F6FF7">
            <w:rPr>
              <w:noProof/>
              <w:webHidden/>
            </w:rPr>
            <w:t>92</w:t>
          </w:r>
          <w:ins w:id="87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72" w:author="Sammartano, Marc (BIC USA)" w:date="2014-09-07T23:27:00Z"/>
              <w:rFonts w:eastAsiaTheme="minorEastAsia"/>
              <w:noProof/>
            </w:rPr>
          </w:pPr>
          <w:ins w:id="87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"_Toc397896544"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Socket.server.write.file  &lt;fr_nexp&gt;</w:t>
            </w:r>
            <w:r>
              <w:rPr>
                <w:noProof/>
                <w:webHidden/>
              </w:rPr>
              <w:tab/>
            </w:r>
            <w:r>
              <w:rPr>
                <w:noProof/>
                <w:webHidden/>
              </w:rPr>
              <w:fldChar w:fldCharType="begin"/>
            </w:r>
            <w:r>
              <w:rPr>
                <w:noProof/>
                <w:webHidden/>
              </w:rPr>
              <w:instrText xml:space="preserve"> PAGEREF _Toc397896544 \h </w:instrText>
            </w:r>
            <w:r>
              <w:rPr>
                <w:noProof/>
                <w:webHidden/>
              </w:rPr>
            </w:r>
          </w:ins>
          <w:r>
            <w:rPr>
              <w:noProof/>
              <w:webHidden/>
            </w:rPr>
            <w:fldChar w:fldCharType="separate"/>
          </w:r>
          <w:r w:rsidR="006F6FF7">
            <w:rPr>
              <w:noProof/>
              <w:webHidden/>
            </w:rPr>
            <w:t>92</w:t>
          </w:r>
          <w:ins w:id="87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75" w:author="Sammartano, Marc (BIC USA)" w:date="2014-09-07T23:27:00Z"/>
              <w:rFonts w:eastAsiaTheme="minorEastAsia"/>
              <w:noProof/>
            </w:rPr>
          </w:pPr>
          <w:ins w:id="87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"_Toc397896545"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Socket.server.read.file &lt;fw_nexp&gt;</w:t>
            </w:r>
            <w:r>
              <w:rPr>
                <w:noProof/>
                <w:webHidden/>
              </w:rPr>
              <w:tab/>
            </w:r>
            <w:r>
              <w:rPr>
                <w:noProof/>
                <w:webHidden/>
              </w:rPr>
              <w:fldChar w:fldCharType="begin"/>
            </w:r>
            <w:r>
              <w:rPr>
                <w:noProof/>
                <w:webHidden/>
              </w:rPr>
              <w:instrText xml:space="preserve"> PAGEREF _Toc397896545 \h </w:instrText>
            </w:r>
            <w:r>
              <w:rPr>
                <w:noProof/>
                <w:webHidden/>
              </w:rPr>
            </w:r>
          </w:ins>
          <w:r>
            <w:rPr>
              <w:noProof/>
              <w:webHidden/>
            </w:rPr>
            <w:fldChar w:fldCharType="separate"/>
          </w:r>
          <w:r w:rsidR="006F6FF7">
            <w:rPr>
              <w:noProof/>
              <w:webHidden/>
            </w:rPr>
            <w:t>93</w:t>
          </w:r>
          <w:ins w:id="87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78" w:author="Sammartano, Marc (BIC USA)" w:date="2014-09-07T23:27:00Z"/>
              <w:rFonts w:eastAsiaTheme="minorEastAsia"/>
              <w:noProof/>
            </w:rPr>
          </w:pPr>
          <w:ins w:id="87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"_Toc397896546"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Socket.server.disconnect</w:t>
            </w:r>
            <w:r>
              <w:rPr>
                <w:noProof/>
                <w:webHidden/>
              </w:rPr>
              <w:tab/>
            </w:r>
            <w:r>
              <w:rPr>
                <w:noProof/>
                <w:webHidden/>
              </w:rPr>
              <w:fldChar w:fldCharType="begin"/>
            </w:r>
            <w:r>
              <w:rPr>
                <w:noProof/>
                <w:webHidden/>
              </w:rPr>
              <w:instrText xml:space="preserve"> PAGEREF _Toc397896546 \h </w:instrText>
            </w:r>
            <w:r>
              <w:rPr>
                <w:noProof/>
                <w:webHidden/>
              </w:rPr>
            </w:r>
          </w:ins>
          <w:r>
            <w:rPr>
              <w:noProof/>
              <w:webHidden/>
            </w:rPr>
            <w:fldChar w:fldCharType="separate"/>
          </w:r>
          <w:r w:rsidR="006F6FF7">
            <w:rPr>
              <w:noProof/>
              <w:webHidden/>
            </w:rPr>
            <w:t>93</w:t>
          </w:r>
          <w:ins w:id="88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81" w:author="Sammartano, Marc (BIC USA)" w:date="2014-09-07T23:27:00Z"/>
              <w:rFonts w:eastAsiaTheme="minorEastAsia"/>
              <w:noProof/>
            </w:rPr>
          </w:pPr>
          <w:ins w:id="88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"_Toc397896547"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Socket.server.close</w:t>
            </w:r>
            <w:r>
              <w:rPr>
                <w:noProof/>
                <w:webHidden/>
              </w:rPr>
              <w:tab/>
            </w:r>
            <w:r>
              <w:rPr>
                <w:noProof/>
                <w:webHidden/>
              </w:rPr>
              <w:fldChar w:fldCharType="begin"/>
            </w:r>
            <w:r>
              <w:rPr>
                <w:noProof/>
                <w:webHidden/>
              </w:rPr>
              <w:instrText xml:space="preserve"> PAGEREF _Toc397896547 \h </w:instrText>
            </w:r>
            <w:r>
              <w:rPr>
                <w:noProof/>
                <w:webHidden/>
              </w:rPr>
            </w:r>
          </w:ins>
          <w:r>
            <w:rPr>
              <w:noProof/>
              <w:webHidden/>
            </w:rPr>
            <w:fldChar w:fldCharType="separate"/>
          </w:r>
          <w:r w:rsidR="006F6FF7">
            <w:rPr>
              <w:noProof/>
              <w:webHidden/>
            </w:rPr>
            <w:t>93</w:t>
          </w:r>
          <w:ins w:id="88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884" w:author="Sammartano, Marc (BIC USA)" w:date="2014-09-07T23:27:00Z"/>
              <w:rFonts w:eastAsiaTheme="minorEastAsia"/>
              <w:noProof/>
            </w:rPr>
          </w:pPr>
          <w:ins w:id="88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"_Toc397896548"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Socket.server.client.ip &lt;nvar&gt;</w:t>
            </w:r>
            <w:r>
              <w:rPr>
                <w:noProof/>
                <w:webHidden/>
              </w:rPr>
              <w:tab/>
            </w:r>
            <w:r>
              <w:rPr>
                <w:noProof/>
                <w:webHidden/>
              </w:rPr>
              <w:fldChar w:fldCharType="begin"/>
            </w:r>
            <w:r>
              <w:rPr>
                <w:noProof/>
                <w:webHidden/>
              </w:rPr>
              <w:instrText xml:space="preserve"> PAGEREF _Toc397896548 \h </w:instrText>
            </w:r>
            <w:r>
              <w:rPr>
                <w:noProof/>
                <w:webHidden/>
              </w:rPr>
            </w:r>
          </w:ins>
          <w:r>
            <w:rPr>
              <w:noProof/>
              <w:webHidden/>
            </w:rPr>
            <w:fldChar w:fldCharType="separate"/>
          </w:r>
          <w:r w:rsidR="006F6FF7">
            <w:rPr>
              <w:noProof/>
              <w:webHidden/>
            </w:rPr>
            <w:t>93</w:t>
          </w:r>
          <w:ins w:id="886"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887" w:author="Sammartano, Marc (BIC USA)" w:date="2014-09-07T23:27:00Z"/>
              <w:rFonts w:eastAsiaTheme="minorEastAsia"/>
              <w:noProof/>
            </w:rPr>
          </w:pPr>
          <w:ins w:id="88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"_Toc397896549"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FTP Client</w:t>
            </w:r>
            <w:r>
              <w:rPr>
                <w:noProof/>
                <w:webHidden/>
              </w:rPr>
              <w:tab/>
            </w:r>
            <w:r>
              <w:rPr>
                <w:noProof/>
                <w:webHidden/>
              </w:rPr>
              <w:fldChar w:fldCharType="begin"/>
            </w:r>
            <w:r>
              <w:rPr>
                <w:noProof/>
                <w:webHidden/>
              </w:rPr>
              <w:instrText xml:space="preserve"> PAGEREF _Toc397896549 \h </w:instrText>
            </w:r>
            <w:r>
              <w:rPr>
                <w:noProof/>
                <w:webHidden/>
              </w:rPr>
            </w:r>
          </w:ins>
          <w:r>
            <w:rPr>
              <w:noProof/>
              <w:webHidden/>
            </w:rPr>
            <w:fldChar w:fldCharType="separate"/>
          </w:r>
          <w:r w:rsidR="006F6FF7">
            <w:rPr>
              <w:noProof/>
              <w:webHidden/>
            </w:rPr>
            <w:t>93</w:t>
          </w:r>
          <w:ins w:id="88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890" w:author="Sammartano, Marc (BIC USA)" w:date="2014-09-07T23:27:00Z"/>
              <w:rFonts w:eastAsiaTheme="minorEastAsia"/>
              <w:noProof/>
            </w:rPr>
          </w:pPr>
          <w:ins w:id="89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"_Toc397896550"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_Toc397896550 \h </w:instrText>
            </w:r>
            <w:r>
              <w:rPr>
                <w:noProof/>
                <w:webHidden/>
              </w:rPr>
            </w:r>
          </w:ins>
          <w:r>
            <w:rPr>
              <w:noProof/>
              <w:webHidden/>
            </w:rPr>
            <w:fldChar w:fldCharType="separate"/>
          </w:r>
          <w:r w:rsidR="006F6FF7">
            <w:rPr>
              <w:noProof/>
              <w:webHidden/>
            </w:rPr>
            <w:t>93</w:t>
          </w:r>
          <w:ins w:id="89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893" w:author="Sammartano, Marc (BIC USA)" w:date="2014-09-07T23:27:00Z"/>
              <w:rFonts w:eastAsiaTheme="minorEastAsia"/>
              <w:noProof/>
            </w:rPr>
          </w:pPr>
          <w:ins w:id="89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"_Toc397896551"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Ftp.close</w:t>
            </w:r>
            <w:r>
              <w:rPr>
                <w:noProof/>
                <w:webHidden/>
              </w:rPr>
              <w:tab/>
            </w:r>
            <w:r>
              <w:rPr>
                <w:noProof/>
                <w:webHidden/>
              </w:rPr>
              <w:fldChar w:fldCharType="begin"/>
            </w:r>
            <w:r>
              <w:rPr>
                <w:noProof/>
                <w:webHidden/>
              </w:rPr>
              <w:instrText xml:space="preserve"> PAGEREF _Toc397896551 \h </w:instrText>
            </w:r>
            <w:r>
              <w:rPr>
                <w:noProof/>
                <w:webHidden/>
              </w:rPr>
            </w:r>
          </w:ins>
          <w:r>
            <w:rPr>
              <w:noProof/>
              <w:webHidden/>
            </w:rPr>
            <w:fldChar w:fldCharType="separate"/>
          </w:r>
          <w:r w:rsidR="006F6FF7">
            <w:rPr>
              <w:noProof/>
              <w:webHidden/>
            </w:rPr>
            <w:t>93</w:t>
          </w:r>
          <w:ins w:id="89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896" w:author="Sammartano, Marc (BIC USA)" w:date="2014-09-07T23:27:00Z"/>
              <w:rFonts w:eastAsiaTheme="minorEastAsia"/>
              <w:noProof/>
            </w:rPr>
          </w:pPr>
          <w:ins w:id="89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"_Toc397896552"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Ftp.put &lt;source_sexp&gt;, &lt;destination_sexp&gt;</w:t>
            </w:r>
            <w:r>
              <w:rPr>
                <w:noProof/>
                <w:webHidden/>
              </w:rPr>
              <w:tab/>
            </w:r>
            <w:r>
              <w:rPr>
                <w:noProof/>
                <w:webHidden/>
              </w:rPr>
              <w:fldChar w:fldCharType="begin"/>
            </w:r>
            <w:r>
              <w:rPr>
                <w:noProof/>
                <w:webHidden/>
              </w:rPr>
              <w:instrText xml:space="preserve"> PAGEREF _Toc397896552 \h </w:instrText>
            </w:r>
            <w:r>
              <w:rPr>
                <w:noProof/>
                <w:webHidden/>
              </w:rPr>
            </w:r>
          </w:ins>
          <w:r>
            <w:rPr>
              <w:noProof/>
              <w:webHidden/>
            </w:rPr>
            <w:fldChar w:fldCharType="separate"/>
          </w:r>
          <w:r w:rsidR="006F6FF7">
            <w:rPr>
              <w:noProof/>
              <w:webHidden/>
            </w:rPr>
            <w:t>93</w:t>
          </w:r>
          <w:ins w:id="89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899" w:author="Sammartano, Marc (BIC USA)" w:date="2014-09-07T23:27:00Z"/>
              <w:rFonts w:eastAsiaTheme="minorEastAsia"/>
              <w:noProof/>
            </w:rPr>
          </w:pPr>
          <w:ins w:id="90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"_Toc397896553"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Ftp.get &lt;source_sexp&gt;, &lt;destination_sexp&gt;</w:t>
            </w:r>
            <w:r>
              <w:rPr>
                <w:noProof/>
                <w:webHidden/>
              </w:rPr>
              <w:tab/>
            </w:r>
            <w:r>
              <w:rPr>
                <w:noProof/>
                <w:webHidden/>
              </w:rPr>
              <w:fldChar w:fldCharType="begin"/>
            </w:r>
            <w:r>
              <w:rPr>
                <w:noProof/>
                <w:webHidden/>
              </w:rPr>
              <w:instrText xml:space="preserve"> PAGEREF _Toc397896553 \h </w:instrText>
            </w:r>
            <w:r>
              <w:rPr>
                <w:noProof/>
                <w:webHidden/>
              </w:rPr>
            </w:r>
          </w:ins>
          <w:r>
            <w:rPr>
              <w:noProof/>
              <w:webHidden/>
            </w:rPr>
            <w:fldChar w:fldCharType="separate"/>
          </w:r>
          <w:r w:rsidR="006F6FF7">
            <w:rPr>
              <w:noProof/>
              <w:webHidden/>
            </w:rPr>
            <w:t>93</w:t>
          </w:r>
          <w:ins w:id="90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02" w:author="Sammartano, Marc (BIC USA)" w:date="2014-09-07T23:27:00Z"/>
              <w:rFonts w:eastAsiaTheme="minorEastAsia"/>
              <w:noProof/>
            </w:rPr>
          </w:pPr>
          <w:ins w:id="90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"_Toc397896554"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Ftp.dir &lt;list_nvar&gt;</w:t>
            </w:r>
            <w:r>
              <w:rPr>
                <w:noProof/>
                <w:webHidden/>
              </w:rPr>
              <w:tab/>
            </w:r>
            <w:r>
              <w:rPr>
                <w:noProof/>
                <w:webHidden/>
              </w:rPr>
              <w:fldChar w:fldCharType="begin"/>
            </w:r>
            <w:r>
              <w:rPr>
                <w:noProof/>
                <w:webHidden/>
              </w:rPr>
              <w:instrText xml:space="preserve"> PAGEREF _Toc397896554 \h </w:instrText>
            </w:r>
            <w:r>
              <w:rPr>
                <w:noProof/>
                <w:webHidden/>
              </w:rPr>
            </w:r>
          </w:ins>
          <w:r>
            <w:rPr>
              <w:noProof/>
              <w:webHidden/>
            </w:rPr>
            <w:fldChar w:fldCharType="separate"/>
          </w:r>
          <w:r w:rsidR="006F6FF7">
            <w:rPr>
              <w:noProof/>
              <w:webHidden/>
            </w:rPr>
            <w:t>94</w:t>
          </w:r>
          <w:ins w:id="90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05" w:author="Sammartano, Marc (BIC USA)" w:date="2014-09-07T23:27:00Z"/>
              <w:rFonts w:eastAsiaTheme="minorEastAsia"/>
              <w:noProof/>
            </w:rPr>
          </w:pPr>
          <w:ins w:id="90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"_Toc397896555"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Ftp.cd &lt;new_directory_sexp&gt;</w:t>
            </w:r>
            <w:r>
              <w:rPr>
                <w:noProof/>
                <w:webHidden/>
              </w:rPr>
              <w:tab/>
            </w:r>
            <w:r>
              <w:rPr>
                <w:noProof/>
                <w:webHidden/>
              </w:rPr>
              <w:fldChar w:fldCharType="begin"/>
            </w:r>
            <w:r>
              <w:rPr>
                <w:noProof/>
                <w:webHidden/>
              </w:rPr>
              <w:instrText xml:space="preserve"> PAGEREF _Toc397896555 \h </w:instrText>
            </w:r>
            <w:r>
              <w:rPr>
                <w:noProof/>
                <w:webHidden/>
              </w:rPr>
            </w:r>
          </w:ins>
          <w:r>
            <w:rPr>
              <w:noProof/>
              <w:webHidden/>
            </w:rPr>
            <w:fldChar w:fldCharType="separate"/>
          </w:r>
          <w:r w:rsidR="006F6FF7">
            <w:rPr>
              <w:noProof/>
              <w:webHidden/>
            </w:rPr>
            <w:t>94</w:t>
          </w:r>
          <w:ins w:id="90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08" w:author="Sammartano, Marc (BIC USA)" w:date="2014-09-07T23:27:00Z"/>
              <w:rFonts w:eastAsiaTheme="minorEastAsia"/>
              <w:noProof/>
            </w:rPr>
          </w:pPr>
          <w:ins w:id="90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"_Toc397896556"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_Toc397896556 \h </w:instrText>
            </w:r>
            <w:r>
              <w:rPr>
                <w:noProof/>
                <w:webHidden/>
              </w:rPr>
            </w:r>
          </w:ins>
          <w:r>
            <w:rPr>
              <w:noProof/>
              <w:webHidden/>
            </w:rPr>
            <w:fldChar w:fldCharType="separate"/>
          </w:r>
          <w:r w:rsidR="006F6FF7">
            <w:rPr>
              <w:noProof/>
              <w:webHidden/>
            </w:rPr>
            <w:t>94</w:t>
          </w:r>
          <w:ins w:id="91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11" w:author="Sammartano, Marc (BIC USA)" w:date="2014-09-07T23:27:00Z"/>
              <w:rFonts w:eastAsiaTheme="minorEastAsia"/>
              <w:noProof/>
            </w:rPr>
          </w:pPr>
          <w:ins w:id="91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"_Toc397896557"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Ftp.delete &lt;filename_sexp&gt;</w:t>
            </w:r>
            <w:r>
              <w:rPr>
                <w:noProof/>
                <w:webHidden/>
              </w:rPr>
              <w:tab/>
            </w:r>
            <w:r>
              <w:rPr>
                <w:noProof/>
                <w:webHidden/>
              </w:rPr>
              <w:fldChar w:fldCharType="begin"/>
            </w:r>
            <w:r>
              <w:rPr>
                <w:noProof/>
                <w:webHidden/>
              </w:rPr>
              <w:instrText xml:space="preserve"> PAGEREF _Toc397896557 \h </w:instrText>
            </w:r>
            <w:r>
              <w:rPr>
                <w:noProof/>
                <w:webHidden/>
              </w:rPr>
            </w:r>
          </w:ins>
          <w:r>
            <w:rPr>
              <w:noProof/>
              <w:webHidden/>
            </w:rPr>
            <w:fldChar w:fldCharType="separate"/>
          </w:r>
          <w:r w:rsidR="006F6FF7">
            <w:rPr>
              <w:noProof/>
              <w:webHidden/>
            </w:rPr>
            <w:t>94</w:t>
          </w:r>
          <w:ins w:id="91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14" w:author="Sammartano, Marc (BIC USA)" w:date="2014-09-07T23:27:00Z"/>
              <w:rFonts w:eastAsiaTheme="minorEastAsia"/>
              <w:noProof/>
            </w:rPr>
          </w:pPr>
          <w:ins w:id="91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"_Toc397896558"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Ftp.rmdir &lt;directory_sexp&gt;</w:t>
            </w:r>
            <w:r>
              <w:rPr>
                <w:noProof/>
                <w:webHidden/>
              </w:rPr>
              <w:tab/>
            </w:r>
            <w:r>
              <w:rPr>
                <w:noProof/>
                <w:webHidden/>
              </w:rPr>
              <w:fldChar w:fldCharType="begin"/>
            </w:r>
            <w:r>
              <w:rPr>
                <w:noProof/>
                <w:webHidden/>
              </w:rPr>
              <w:instrText xml:space="preserve"> PAGEREF _Toc397896558 \h </w:instrText>
            </w:r>
            <w:r>
              <w:rPr>
                <w:noProof/>
                <w:webHidden/>
              </w:rPr>
            </w:r>
          </w:ins>
          <w:r>
            <w:rPr>
              <w:noProof/>
              <w:webHidden/>
            </w:rPr>
            <w:fldChar w:fldCharType="separate"/>
          </w:r>
          <w:r w:rsidR="006F6FF7">
            <w:rPr>
              <w:noProof/>
              <w:webHidden/>
            </w:rPr>
            <w:t>94</w:t>
          </w:r>
          <w:ins w:id="91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17" w:author="Sammartano, Marc (BIC USA)" w:date="2014-09-07T23:27:00Z"/>
              <w:rFonts w:eastAsiaTheme="minorEastAsia"/>
              <w:noProof/>
            </w:rPr>
          </w:pPr>
          <w:ins w:id="91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"_Toc397896559"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Ftp.mkdir &lt;directory_sexp&gt;</w:t>
            </w:r>
            <w:r>
              <w:rPr>
                <w:noProof/>
                <w:webHidden/>
              </w:rPr>
              <w:tab/>
            </w:r>
            <w:r>
              <w:rPr>
                <w:noProof/>
                <w:webHidden/>
              </w:rPr>
              <w:fldChar w:fldCharType="begin"/>
            </w:r>
            <w:r>
              <w:rPr>
                <w:noProof/>
                <w:webHidden/>
              </w:rPr>
              <w:instrText xml:space="preserve"> PAGEREF _Toc397896559 \h </w:instrText>
            </w:r>
            <w:r>
              <w:rPr>
                <w:noProof/>
                <w:webHidden/>
              </w:rPr>
            </w:r>
          </w:ins>
          <w:r>
            <w:rPr>
              <w:noProof/>
              <w:webHidden/>
            </w:rPr>
            <w:fldChar w:fldCharType="separate"/>
          </w:r>
          <w:r w:rsidR="006F6FF7">
            <w:rPr>
              <w:noProof/>
              <w:webHidden/>
            </w:rPr>
            <w:t>94</w:t>
          </w:r>
          <w:ins w:id="919"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920" w:author="Sammartano, Marc (BIC USA)" w:date="2014-09-07T23:27:00Z"/>
              <w:rFonts w:eastAsiaTheme="minorEastAsia"/>
              <w:noProof/>
            </w:rPr>
          </w:pPr>
          <w:ins w:id="92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"_Toc397896560"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Bluetooth</w:t>
            </w:r>
            <w:r>
              <w:rPr>
                <w:noProof/>
                <w:webHidden/>
              </w:rPr>
              <w:tab/>
            </w:r>
            <w:r>
              <w:rPr>
                <w:noProof/>
                <w:webHidden/>
              </w:rPr>
              <w:fldChar w:fldCharType="begin"/>
            </w:r>
            <w:r>
              <w:rPr>
                <w:noProof/>
                <w:webHidden/>
              </w:rPr>
              <w:instrText xml:space="preserve"> PAGEREF _Toc397896560 \h </w:instrText>
            </w:r>
            <w:r>
              <w:rPr>
                <w:noProof/>
                <w:webHidden/>
              </w:rPr>
            </w:r>
          </w:ins>
          <w:r>
            <w:rPr>
              <w:noProof/>
              <w:webHidden/>
            </w:rPr>
            <w:fldChar w:fldCharType="separate"/>
          </w:r>
          <w:r w:rsidR="006F6FF7">
            <w:rPr>
              <w:noProof/>
              <w:webHidden/>
            </w:rPr>
            <w:t>94</w:t>
          </w:r>
          <w:ins w:id="92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23" w:author="Sammartano, Marc (BIC USA)" w:date="2014-09-07T23:27:00Z"/>
              <w:rFonts w:eastAsiaTheme="minorEastAsia"/>
              <w:noProof/>
            </w:rPr>
          </w:pPr>
          <w:ins w:id="92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"_Toc397896561"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Bt.open {0|1}</w:t>
            </w:r>
            <w:r>
              <w:rPr>
                <w:noProof/>
                <w:webHidden/>
              </w:rPr>
              <w:tab/>
            </w:r>
            <w:r>
              <w:rPr>
                <w:noProof/>
                <w:webHidden/>
              </w:rPr>
              <w:fldChar w:fldCharType="begin"/>
            </w:r>
            <w:r>
              <w:rPr>
                <w:noProof/>
                <w:webHidden/>
              </w:rPr>
              <w:instrText xml:space="preserve"> PAGEREF _Toc397896561 \h </w:instrText>
            </w:r>
            <w:r>
              <w:rPr>
                <w:noProof/>
                <w:webHidden/>
              </w:rPr>
            </w:r>
          </w:ins>
          <w:r>
            <w:rPr>
              <w:noProof/>
              <w:webHidden/>
            </w:rPr>
            <w:fldChar w:fldCharType="separate"/>
          </w:r>
          <w:r w:rsidR="006F6FF7">
            <w:rPr>
              <w:noProof/>
              <w:webHidden/>
            </w:rPr>
            <w:t>95</w:t>
          </w:r>
          <w:ins w:id="92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26" w:author="Sammartano, Marc (BIC USA)" w:date="2014-09-07T23:27:00Z"/>
              <w:rFonts w:eastAsiaTheme="minorEastAsia"/>
              <w:noProof/>
            </w:rPr>
          </w:pPr>
          <w:ins w:id="92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"_Toc397896562"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Bt.close</w:t>
            </w:r>
            <w:r>
              <w:rPr>
                <w:noProof/>
                <w:webHidden/>
              </w:rPr>
              <w:tab/>
            </w:r>
            <w:r>
              <w:rPr>
                <w:noProof/>
                <w:webHidden/>
              </w:rPr>
              <w:fldChar w:fldCharType="begin"/>
            </w:r>
            <w:r>
              <w:rPr>
                <w:noProof/>
                <w:webHidden/>
              </w:rPr>
              <w:instrText xml:space="preserve"> PAGEREF _Toc397896562 \h </w:instrText>
            </w:r>
            <w:r>
              <w:rPr>
                <w:noProof/>
                <w:webHidden/>
              </w:rPr>
            </w:r>
          </w:ins>
          <w:r>
            <w:rPr>
              <w:noProof/>
              <w:webHidden/>
            </w:rPr>
            <w:fldChar w:fldCharType="separate"/>
          </w:r>
          <w:r w:rsidR="006F6FF7">
            <w:rPr>
              <w:noProof/>
              <w:webHidden/>
            </w:rPr>
            <w:t>95</w:t>
          </w:r>
          <w:ins w:id="92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29" w:author="Sammartano, Marc (BIC USA)" w:date="2014-09-07T23:27:00Z"/>
              <w:rFonts w:eastAsiaTheme="minorEastAsia"/>
              <w:noProof/>
            </w:rPr>
          </w:pPr>
          <w:ins w:id="93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"_Toc397896563"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Bt.connect {0|1}</w:t>
            </w:r>
            <w:r>
              <w:rPr>
                <w:noProof/>
                <w:webHidden/>
              </w:rPr>
              <w:tab/>
            </w:r>
            <w:r>
              <w:rPr>
                <w:noProof/>
                <w:webHidden/>
              </w:rPr>
              <w:fldChar w:fldCharType="begin"/>
            </w:r>
            <w:r>
              <w:rPr>
                <w:noProof/>
                <w:webHidden/>
              </w:rPr>
              <w:instrText xml:space="preserve"> PAGEREF _Toc397896563 \h </w:instrText>
            </w:r>
            <w:r>
              <w:rPr>
                <w:noProof/>
                <w:webHidden/>
              </w:rPr>
            </w:r>
          </w:ins>
          <w:r>
            <w:rPr>
              <w:noProof/>
              <w:webHidden/>
            </w:rPr>
            <w:fldChar w:fldCharType="separate"/>
          </w:r>
          <w:r w:rsidR="006F6FF7">
            <w:rPr>
              <w:noProof/>
              <w:webHidden/>
            </w:rPr>
            <w:t>96</w:t>
          </w:r>
          <w:ins w:id="93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32" w:author="Sammartano, Marc (BIC USA)" w:date="2014-09-07T23:27:00Z"/>
              <w:rFonts w:eastAsiaTheme="minorEastAsia"/>
              <w:noProof/>
            </w:rPr>
          </w:pPr>
          <w:ins w:id="93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"_Toc397896564"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Bt.disconnect</w:t>
            </w:r>
            <w:r>
              <w:rPr>
                <w:noProof/>
                <w:webHidden/>
              </w:rPr>
              <w:tab/>
            </w:r>
            <w:r>
              <w:rPr>
                <w:noProof/>
                <w:webHidden/>
              </w:rPr>
              <w:fldChar w:fldCharType="begin"/>
            </w:r>
            <w:r>
              <w:rPr>
                <w:noProof/>
                <w:webHidden/>
              </w:rPr>
              <w:instrText xml:space="preserve"> PAGEREF _Toc397896564 \h </w:instrText>
            </w:r>
            <w:r>
              <w:rPr>
                <w:noProof/>
                <w:webHidden/>
              </w:rPr>
            </w:r>
          </w:ins>
          <w:r>
            <w:rPr>
              <w:noProof/>
              <w:webHidden/>
            </w:rPr>
            <w:fldChar w:fldCharType="separate"/>
          </w:r>
          <w:r w:rsidR="006F6FF7">
            <w:rPr>
              <w:noProof/>
              <w:webHidden/>
            </w:rPr>
            <w:t>96</w:t>
          </w:r>
          <w:ins w:id="93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35" w:author="Sammartano, Marc (BIC USA)" w:date="2014-09-07T23:27:00Z"/>
              <w:rFonts w:eastAsiaTheme="minorEastAsia"/>
              <w:noProof/>
            </w:rPr>
          </w:pPr>
          <w:ins w:id="93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"_Toc397896565"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Bt.reconnect</w:t>
            </w:r>
            <w:r>
              <w:rPr>
                <w:noProof/>
                <w:webHidden/>
              </w:rPr>
              <w:tab/>
            </w:r>
            <w:r>
              <w:rPr>
                <w:noProof/>
                <w:webHidden/>
              </w:rPr>
              <w:fldChar w:fldCharType="begin"/>
            </w:r>
            <w:r>
              <w:rPr>
                <w:noProof/>
                <w:webHidden/>
              </w:rPr>
              <w:instrText xml:space="preserve"> PAGEREF _Toc397896565 \h </w:instrText>
            </w:r>
            <w:r>
              <w:rPr>
                <w:noProof/>
                <w:webHidden/>
              </w:rPr>
            </w:r>
          </w:ins>
          <w:r>
            <w:rPr>
              <w:noProof/>
              <w:webHidden/>
            </w:rPr>
            <w:fldChar w:fldCharType="separate"/>
          </w:r>
          <w:r w:rsidR="006F6FF7">
            <w:rPr>
              <w:noProof/>
              <w:webHidden/>
            </w:rPr>
            <w:t>96</w:t>
          </w:r>
          <w:ins w:id="93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38" w:author="Sammartano, Marc (BIC USA)" w:date="2014-09-07T23:27:00Z"/>
              <w:rFonts w:eastAsiaTheme="minorEastAsia"/>
              <w:noProof/>
            </w:rPr>
          </w:pPr>
          <w:ins w:id="93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"_Toc397896566"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Bt.status &lt;nvar&gt;</w:t>
            </w:r>
            <w:r>
              <w:rPr>
                <w:noProof/>
                <w:webHidden/>
              </w:rPr>
              <w:tab/>
            </w:r>
            <w:r>
              <w:rPr>
                <w:noProof/>
                <w:webHidden/>
              </w:rPr>
              <w:fldChar w:fldCharType="begin"/>
            </w:r>
            <w:r>
              <w:rPr>
                <w:noProof/>
                <w:webHidden/>
              </w:rPr>
              <w:instrText xml:space="preserve"> PAGEREF _Toc397896566 \h </w:instrText>
            </w:r>
            <w:r>
              <w:rPr>
                <w:noProof/>
                <w:webHidden/>
              </w:rPr>
            </w:r>
          </w:ins>
          <w:r>
            <w:rPr>
              <w:noProof/>
              <w:webHidden/>
            </w:rPr>
            <w:fldChar w:fldCharType="separate"/>
          </w:r>
          <w:r w:rsidR="006F6FF7">
            <w:rPr>
              <w:noProof/>
              <w:webHidden/>
            </w:rPr>
            <w:t>96</w:t>
          </w:r>
          <w:ins w:id="94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41" w:author="Sammartano, Marc (BIC USA)" w:date="2014-09-07T23:27:00Z"/>
              <w:rFonts w:eastAsiaTheme="minorEastAsia"/>
              <w:noProof/>
            </w:rPr>
          </w:pPr>
          <w:ins w:id="94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"_Toc397896567"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Bt.write {&lt;exp&gt; {,|;}} ...</w:t>
            </w:r>
            <w:r>
              <w:rPr>
                <w:noProof/>
                <w:webHidden/>
              </w:rPr>
              <w:tab/>
            </w:r>
            <w:r>
              <w:rPr>
                <w:noProof/>
                <w:webHidden/>
              </w:rPr>
              <w:fldChar w:fldCharType="begin"/>
            </w:r>
            <w:r>
              <w:rPr>
                <w:noProof/>
                <w:webHidden/>
              </w:rPr>
              <w:instrText xml:space="preserve"> PAGEREF _Toc397896567 \h </w:instrText>
            </w:r>
            <w:r>
              <w:rPr>
                <w:noProof/>
                <w:webHidden/>
              </w:rPr>
            </w:r>
          </w:ins>
          <w:r>
            <w:rPr>
              <w:noProof/>
              <w:webHidden/>
            </w:rPr>
            <w:fldChar w:fldCharType="separate"/>
          </w:r>
          <w:r w:rsidR="006F6FF7">
            <w:rPr>
              <w:noProof/>
              <w:webHidden/>
            </w:rPr>
            <w:t>96</w:t>
          </w:r>
          <w:ins w:id="94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44" w:author="Sammartano, Marc (BIC USA)" w:date="2014-09-07T23:27:00Z"/>
              <w:rFonts w:eastAsiaTheme="minorEastAsia"/>
              <w:noProof/>
            </w:rPr>
          </w:pPr>
          <w:ins w:id="94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"_Toc397896568"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Bt.read.ready &lt;nvar&gt;</w:t>
            </w:r>
            <w:r>
              <w:rPr>
                <w:noProof/>
                <w:webHidden/>
              </w:rPr>
              <w:tab/>
            </w:r>
            <w:r>
              <w:rPr>
                <w:noProof/>
                <w:webHidden/>
              </w:rPr>
              <w:fldChar w:fldCharType="begin"/>
            </w:r>
            <w:r>
              <w:rPr>
                <w:noProof/>
                <w:webHidden/>
              </w:rPr>
              <w:instrText xml:space="preserve"> PAGEREF _Toc397896568 \h </w:instrText>
            </w:r>
            <w:r>
              <w:rPr>
                <w:noProof/>
                <w:webHidden/>
              </w:rPr>
            </w:r>
          </w:ins>
          <w:r>
            <w:rPr>
              <w:noProof/>
              <w:webHidden/>
            </w:rPr>
            <w:fldChar w:fldCharType="separate"/>
          </w:r>
          <w:r w:rsidR="006F6FF7">
            <w:rPr>
              <w:noProof/>
              <w:webHidden/>
            </w:rPr>
            <w:t>97</w:t>
          </w:r>
          <w:ins w:id="94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47" w:author="Sammartano, Marc (BIC USA)" w:date="2014-09-07T23:27:00Z"/>
              <w:rFonts w:eastAsiaTheme="minorEastAsia"/>
              <w:noProof/>
            </w:rPr>
          </w:pPr>
          <w:ins w:id="94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"_Toc397896569"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OnBtReadReady:</w:t>
            </w:r>
            <w:r>
              <w:rPr>
                <w:noProof/>
                <w:webHidden/>
              </w:rPr>
              <w:tab/>
            </w:r>
            <w:r>
              <w:rPr>
                <w:noProof/>
                <w:webHidden/>
              </w:rPr>
              <w:fldChar w:fldCharType="begin"/>
            </w:r>
            <w:r>
              <w:rPr>
                <w:noProof/>
                <w:webHidden/>
              </w:rPr>
              <w:instrText xml:space="preserve"> PAGEREF _Toc397896569 \h </w:instrText>
            </w:r>
            <w:r>
              <w:rPr>
                <w:noProof/>
                <w:webHidden/>
              </w:rPr>
            </w:r>
          </w:ins>
          <w:r>
            <w:rPr>
              <w:noProof/>
              <w:webHidden/>
            </w:rPr>
            <w:fldChar w:fldCharType="separate"/>
          </w:r>
          <w:r w:rsidR="006F6FF7">
            <w:rPr>
              <w:noProof/>
              <w:webHidden/>
            </w:rPr>
            <w:t>97</w:t>
          </w:r>
          <w:ins w:id="94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950" w:author="Sammartano, Marc (BIC USA)" w:date="2014-09-07T23:27:00Z"/>
              <w:rFonts w:eastAsiaTheme="minorEastAsia"/>
              <w:noProof/>
            </w:rPr>
          </w:pPr>
          <w:ins w:id="95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"_Toc397896570"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Bt.onReadReady.Resume</w:t>
            </w:r>
            <w:r>
              <w:rPr>
                <w:noProof/>
                <w:webHidden/>
              </w:rPr>
              <w:tab/>
            </w:r>
            <w:r>
              <w:rPr>
                <w:noProof/>
                <w:webHidden/>
              </w:rPr>
              <w:fldChar w:fldCharType="begin"/>
            </w:r>
            <w:r>
              <w:rPr>
                <w:noProof/>
                <w:webHidden/>
              </w:rPr>
              <w:instrText xml:space="preserve"> PAGEREF _Toc397896570 \h </w:instrText>
            </w:r>
            <w:r>
              <w:rPr>
                <w:noProof/>
                <w:webHidden/>
              </w:rPr>
            </w:r>
          </w:ins>
          <w:r>
            <w:rPr>
              <w:noProof/>
              <w:webHidden/>
            </w:rPr>
            <w:fldChar w:fldCharType="separate"/>
          </w:r>
          <w:r w:rsidR="006F6FF7">
            <w:rPr>
              <w:noProof/>
              <w:webHidden/>
            </w:rPr>
            <w:t>97</w:t>
          </w:r>
          <w:ins w:id="95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53" w:author="Sammartano, Marc (BIC USA)" w:date="2014-09-07T23:27:00Z"/>
              <w:rFonts w:eastAsiaTheme="minorEastAsia"/>
              <w:noProof/>
            </w:rPr>
          </w:pPr>
          <w:ins w:id="95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"_Toc397896571"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Bt.read.bytes &lt;svar&gt;</w:t>
            </w:r>
            <w:r>
              <w:rPr>
                <w:noProof/>
                <w:webHidden/>
              </w:rPr>
              <w:tab/>
            </w:r>
            <w:r>
              <w:rPr>
                <w:noProof/>
                <w:webHidden/>
              </w:rPr>
              <w:fldChar w:fldCharType="begin"/>
            </w:r>
            <w:r>
              <w:rPr>
                <w:noProof/>
                <w:webHidden/>
              </w:rPr>
              <w:instrText xml:space="preserve"> PAGEREF _Toc397896571 \h </w:instrText>
            </w:r>
            <w:r>
              <w:rPr>
                <w:noProof/>
                <w:webHidden/>
              </w:rPr>
            </w:r>
          </w:ins>
          <w:r>
            <w:rPr>
              <w:noProof/>
              <w:webHidden/>
            </w:rPr>
            <w:fldChar w:fldCharType="separate"/>
          </w:r>
          <w:r w:rsidR="006F6FF7">
            <w:rPr>
              <w:noProof/>
              <w:webHidden/>
            </w:rPr>
            <w:t>97</w:t>
          </w:r>
          <w:ins w:id="95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56" w:author="Sammartano, Marc (BIC USA)" w:date="2014-09-07T23:27:00Z"/>
              <w:rFonts w:eastAsiaTheme="minorEastAsia"/>
              <w:noProof/>
            </w:rPr>
          </w:pPr>
          <w:ins w:id="95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"_Toc397896572"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Bt.device.name &lt;svar&gt;</w:t>
            </w:r>
            <w:r>
              <w:rPr>
                <w:noProof/>
                <w:webHidden/>
              </w:rPr>
              <w:tab/>
            </w:r>
            <w:r>
              <w:rPr>
                <w:noProof/>
                <w:webHidden/>
              </w:rPr>
              <w:fldChar w:fldCharType="begin"/>
            </w:r>
            <w:r>
              <w:rPr>
                <w:noProof/>
                <w:webHidden/>
              </w:rPr>
              <w:instrText xml:space="preserve"> PAGEREF _Toc397896572 \h </w:instrText>
            </w:r>
            <w:r>
              <w:rPr>
                <w:noProof/>
                <w:webHidden/>
              </w:rPr>
            </w:r>
          </w:ins>
          <w:r>
            <w:rPr>
              <w:noProof/>
              <w:webHidden/>
            </w:rPr>
            <w:fldChar w:fldCharType="separate"/>
          </w:r>
          <w:r w:rsidR="006F6FF7">
            <w:rPr>
              <w:noProof/>
              <w:webHidden/>
            </w:rPr>
            <w:t>97</w:t>
          </w:r>
          <w:ins w:id="95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59" w:author="Sammartano, Marc (BIC USA)" w:date="2014-09-07T23:27:00Z"/>
              <w:rFonts w:eastAsiaTheme="minorEastAsia"/>
              <w:noProof/>
            </w:rPr>
          </w:pPr>
          <w:ins w:id="96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"_Toc397896573"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Bt.set.uuid &lt;sexp&gt;</w:t>
            </w:r>
            <w:r>
              <w:rPr>
                <w:noProof/>
                <w:webHidden/>
              </w:rPr>
              <w:tab/>
            </w:r>
            <w:r>
              <w:rPr>
                <w:noProof/>
                <w:webHidden/>
              </w:rPr>
              <w:fldChar w:fldCharType="begin"/>
            </w:r>
            <w:r>
              <w:rPr>
                <w:noProof/>
                <w:webHidden/>
              </w:rPr>
              <w:instrText xml:space="preserve"> PAGEREF _Toc397896573 \h </w:instrText>
            </w:r>
            <w:r>
              <w:rPr>
                <w:noProof/>
                <w:webHidden/>
              </w:rPr>
            </w:r>
          </w:ins>
          <w:r>
            <w:rPr>
              <w:noProof/>
              <w:webHidden/>
            </w:rPr>
            <w:fldChar w:fldCharType="separate"/>
          </w:r>
          <w:r w:rsidR="006F6FF7">
            <w:rPr>
              <w:noProof/>
              <w:webHidden/>
            </w:rPr>
            <w:t>97</w:t>
          </w:r>
          <w:ins w:id="961"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962" w:author="Sammartano, Marc (BIC USA)" w:date="2014-09-07T23:27:00Z"/>
              <w:rFonts w:eastAsiaTheme="minorEastAsia"/>
              <w:noProof/>
            </w:rPr>
          </w:pPr>
          <w:ins w:id="963"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"_Toc397896574"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Miscellaneous Commands</w:t>
            </w:r>
            <w:r>
              <w:rPr>
                <w:noProof/>
                <w:webHidden/>
              </w:rPr>
              <w:tab/>
            </w:r>
            <w:r>
              <w:rPr>
                <w:noProof/>
                <w:webHidden/>
              </w:rPr>
              <w:fldChar w:fldCharType="begin"/>
            </w:r>
            <w:r>
              <w:rPr>
                <w:noProof/>
                <w:webHidden/>
              </w:rPr>
              <w:instrText xml:space="preserve"> PAGEREF _Toc397896574 \h </w:instrText>
            </w:r>
            <w:r>
              <w:rPr>
                <w:noProof/>
                <w:webHidden/>
              </w:rPr>
            </w:r>
          </w:ins>
          <w:r>
            <w:rPr>
              <w:noProof/>
              <w:webHidden/>
            </w:rPr>
            <w:fldChar w:fldCharType="separate"/>
          </w:r>
          <w:r w:rsidR="006F6FF7">
            <w:rPr>
              <w:noProof/>
              <w:webHidden/>
            </w:rPr>
            <w:t>98</w:t>
          </w:r>
          <w:ins w:id="96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65" w:author="Sammartano, Marc (BIC USA)" w:date="2014-09-07T23:27:00Z"/>
              <w:rFonts w:eastAsiaTheme="minorEastAsia"/>
              <w:noProof/>
            </w:rPr>
          </w:pPr>
          <w:ins w:id="96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"_Toc397896575"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Browse &lt;url_sexp&gt;</w:t>
            </w:r>
            <w:r>
              <w:rPr>
                <w:noProof/>
                <w:webHidden/>
              </w:rPr>
              <w:tab/>
            </w:r>
            <w:r>
              <w:rPr>
                <w:noProof/>
                <w:webHidden/>
              </w:rPr>
              <w:fldChar w:fldCharType="begin"/>
            </w:r>
            <w:r>
              <w:rPr>
                <w:noProof/>
                <w:webHidden/>
              </w:rPr>
              <w:instrText xml:space="preserve"> PAGEREF _Toc397896575 \h </w:instrText>
            </w:r>
            <w:r>
              <w:rPr>
                <w:noProof/>
                <w:webHidden/>
              </w:rPr>
            </w:r>
          </w:ins>
          <w:r>
            <w:rPr>
              <w:noProof/>
              <w:webHidden/>
            </w:rPr>
            <w:fldChar w:fldCharType="separate"/>
          </w:r>
          <w:r w:rsidR="006F6FF7">
            <w:rPr>
              <w:noProof/>
              <w:webHidden/>
            </w:rPr>
            <w:t>98</w:t>
          </w:r>
          <w:ins w:id="96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68" w:author="Sammartano, Marc (BIC USA)" w:date="2014-09-07T23:27:00Z"/>
              <w:rFonts w:eastAsiaTheme="minorEastAsia"/>
              <w:noProof/>
            </w:rPr>
          </w:pPr>
          <w:ins w:id="96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"_Toc397896576"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Swap &lt;nvar_a&gt;|&lt;svar_a&gt;, &lt;nvar_b&gt;|&lt;svar_b&gt;</w:t>
            </w:r>
            <w:r>
              <w:rPr>
                <w:noProof/>
                <w:webHidden/>
              </w:rPr>
              <w:tab/>
            </w:r>
            <w:r>
              <w:rPr>
                <w:noProof/>
                <w:webHidden/>
              </w:rPr>
              <w:fldChar w:fldCharType="begin"/>
            </w:r>
            <w:r>
              <w:rPr>
                <w:noProof/>
                <w:webHidden/>
              </w:rPr>
              <w:instrText xml:space="preserve"> PAGEREF _Toc397896576 \h </w:instrText>
            </w:r>
            <w:r>
              <w:rPr>
                <w:noProof/>
                <w:webHidden/>
              </w:rPr>
            </w:r>
          </w:ins>
          <w:r>
            <w:rPr>
              <w:noProof/>
              <w:webHidden/>
            </w:rPr>
            <w:fldChar w:fldCharType="separate"/>
          </w:r>
          <w:r w:rsidR="006F6FF7">
            <w:rPr>
              <w:noProof/>
              <w:webHidden/>
            </w:rPr>
            <w:t>98</w:t>
          </w:r>
          <w:ins w:id="97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71" w:author="Sammartano, Marc (BIC USA)" w:date="2014-09-07T23:27:00Z"/>
              <w:rFonts w:eastAsiaTheme="minorEastAsia"/>
              <w:noProof/>
            </w:rPr>
          </w:pPr>
          <w:ins w:id="97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"_Toc397896577"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Clipboard</w:t>
            </w:r>
            <w:r>
              <w:rPr>
                <w:noProof/>
                <w:webHidden/>
              </w:rPr>
              <w:tab/>
            </w:r>
            <w:r>
              <w:rPr>
                <w:noProof/>
                <w:webHidden/>
              </w:rPr>
              <w:fldChar w:fldCharType="begin"/>
            </w:r>
            <w:r>
              <w:rPr>
                <w:noProof/>
                <w:webHidden/>
              </w:rPr>
              <w:instrText xml:space="preserve"> PAGEREF _Toc397896577 \h </w:instrText>
            </w:r>
            <w:r>
              <w:rPr>
                <w:noProof/>
                <w:webHidden/>
              </w:rPr>
            </w:r>
          </w:ins>
          <w:r>
            <w:rPr>
              <w:noProof/>
              <w:webHidden/>
            </w:rPr>
            <w:fldChar w:fldCharType="separate"/>
          </w:r>
          <w:r w:rsidR="006F6FF7">
            <w:rPr>
              <w:noProof/>
              <w:webHidden/>
            </w:rPr>
            <w:t>98</w:t>
          </w:r>
          <w:ins w:id="97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974" w:author="Sammartano, Marc (BIC USA)" w:date="2014-09-07T23:27:00Z"/>
              <w:rFonts w:eastAsiaTheme="minorEastAsia"/>
              <w:noProof/>
            </w:rPr>
          </w:pPr>
          <w:ins w:id="97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"_Toc397896578"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Clipboard.get &lt;svar&gt;</w:t>
            </w:r>
            <w:r>
              <w:rPr>
                <w:noProof/>
                <w:webHidden/>
              </w:rPr>
              <w:tab/>
            </w:r>
            <w:r>
              <w:rPr>
                <w:noProof/>
                <w:webHidden/>
              </w:rPr>
              <w:fldChar w:fldCharType="begin"/>
            </w:r>
            <w:r>
              <w:rPr>
                <w:noProof/>
                <w:webHidden/>
              </w:rPr>
              <w:instrText xml:space="preserve"> PAGEREF _Toc397896578 \h </w:instrText>
            </w:r>
            <w:r>
              <w:rPr>
                <w:noProof/>
                <w:webHidden/>
              </w:rPr>
            </w:r>
          </w:ins>
          <w:r>
            <w:rPr>
              <w:noProof/>
              <w:webHidden/>
            </w:rPr>
            <w:fldChar w:fldCharType="separate"/>
          </w:r>
          <w:r w:rsidR="006F6FF7">
            <w:rPr>
              <w:noProof/>
              <w:webHidden/>
            </w:rPr>
            <w:t>98</w:t>
          </w:r>
          <w:ins w:id="97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977" w:author="Sammartano, Marc (BIC USA)" w:date="2014-09-07T23:27:00Z"/>
              <w:rFonts w:eastAsiaTheme="minorEastAsia"/>
              <w:noProof/>
            </w:rPr>
          </w:pPr>
          <w:ins w:id="97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"_Toc397896579"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Clipboard.put &lt;sexp&gt;</w:t>
            </w:r>
            <w:r>
              <w:rPr>
                <w:noProof/>
                <w:webHidden/>
              </w:rPr>
              <w:tab/>
            </w:r>
            <w:r>
              <w:rPr>
                <w:noProof/>
                <w:webHidden/>
              </w:rPr>
              <w:fldChar w:fldCharType="begin"/>
            </w:r>
            <w:r>
              <w:rPr>
                <w:noProof/>
                <w:webHidden/>
              </w:rPr>
              <w:instrText xml:space="preserve"> PAGEREF _Toc397896579 \h </w:instrText>
            </w:r>
            <w:r>
              <w:rPr>
                <w:noProof/>
                <w:webHidden/>
              </w:rPr>
            </w:r>
          </w:ins>
          <w:r>
            <w:rPr>
              <w:noProof/>
              <w:webHidden/>
            </w:rPr>
            <w:fldChar w:fldCharType="separate"/>
          </w:r>
          <w:r w:rsidR="006F6FF7">
            <w:rPr>
              <w:noProof/>
              <w:webHidden/>
            </w:rPr>
            <w:t>98</w:t>
          </w:r>
          <w:ins w:id="97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80" w:author="Sammartano, Marc (BIC USA)" w:date="2014-09-07T23:27:00Z"/>
              <w:rFonts w:eastAsiaTheme="minorEastAsia"/>
              <w:noProof/>
            </w:rPr>
          </w:pPr>
          <w:ins w:id="98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"_Toc397896580"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Echo.on</w:t>
            </w:r>
            <w:r>
              <w:rPr>
                <w:noProof/>
                <w:webHidden/>
              </w:rPr>
              <w:tab/>
            </w:r>
            <w:r>
              <w:rPr>
                <w:noProof/>
                <w:webHidden/>
              </w:rPr>
              <w:fldChar w:fldCharType="begin"/>
            </w:r>
            <w:r>
              <w:rPr>
                <w:noProof/>
                <w:webHidden/>
              </w:rPr>
              <w:instrText xml:space="preserve"> PAGEREF _Toc397896580 \h </w:instrText>
            </w:r>
            <w:r>
              <w:rPr>
                <w:noProof/>
                <w:webHidden/>
              </w:rPr>
            </w:r>
          </w:ins>
          <w:r>
            <w:rPr>
              <w:noProof/>
              <w:webHidden/>
            </w:rPr>
            <w:fldChar w:fldCharType="separate"/>
          </w:r>
          <w:r w:rsidR="006F6FF7">
            <w:rPr>
              <w:noProof/>
              <w:webHidden/>
            </w:rPr>
            <w:t>98</w:t>
          </w:r>
          <w:ins w:id="98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83" w:author="Sammartano, Marc (BIC USA)" w:date="2014-09-07T23:27:00Z"/>
              <w:rFonts w:eastAsiaTheme="minorEastAsia"/>
              <w:noProof/>
            </w:rPr>
          </w:pPr>
          <w:ins w:id="98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"_Toc397896581"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Echo.off</w:t>
            </w:r>
            <w:r>
              <w:rPr>
                <w:noProof/>
                <w:webHidden/>
              </w:rPr>
              <w:tab/>
            </w:r>
            <w:r>
              <w:rPr>
                <w:noProof/>
                <w:webHidden/>
              </w:rPr>
              <w:fldChar w:fldCharType="begin"/>
            </w:r>
            <w:r>
              <w:rPr>
                <w:noProof/>
                <w:webHidden/>
              </w:rPr>
              <w:instrText xml:space="preserve"> PAGEREF _Toc397896581 \h </w:instrText>
            </w:r>
            <w:r>
              <w:rPr>
                <w:noProof/>
                <w:webHidden/>
              </w:rPr>
            </w:r>
          </w:ins>
          <w:r>
            <w:rPr>
              <w:noProof/>
              <w:webHidden/>
            </w:rPr>
            <w:fldChar w:fldCharType="separate"/>
          </w:r>
          <w:r w:rsidR="006F6FF7">
            <w:rPr>
              <w:noProof/>
              <w:webHidden/>
            </w:rPr>
            <w:t>98</w:t>
          </w:r>
          <w:ins w:id="98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86" w:author="Sammartano, Marc (BIC USA)" w:date="2014-09-07T23:27:00Z"/>
              <w:rFonts w:eastAsiaTheme="minorEastAsia"/>
              <w:noProof/>
            </w:rPr>
          </w:pPr>
          <w:ins w:id="98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"_Toc397896582"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Encryption</w:t>
            </w:r>
            <w:r>
              <w:rPr>
                <w:noProof/>
                <w:webHidden/>
              </w:rPr>
              <w:tab/>
            </w:r>
            <w:r>
              <w:rPr>
                <w:noProof/>
                <w:webHidden/>
              </w:rPr>
              <w:fldChar w:fldCharType="begin"/>
            </w:r>
            <w:r>
              <w:rPr>
                <w:noProof/>
                <w:webHidden/>
              </w:rPr>
              <w:instrText xml:space="preserve"> PAGEREF _Toc397896582 \h </w:instrText>
            </w:r>
            <w:r>
              <w:rPr>
                <w:noProof/>
                <w:webHidden/>
              </w:rPr>
            </w:r>
          </w:ins>
          <w:r>
            <w:rPr>
              <w:noProof/>
              <w:webHidden/>
            </w:rPr>
            <w:fldChar w:fldCharType="separate"/>
          </w:r>
          <w:r w:rsidR="006F6FF7">
            <w:rPr>
              <w:noProof/>
              <w:webHidden/>
            </w:rPr>
            <w:t>98</w:t>
          </w:r>
          <w:ins w:id="98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989" w:author="Sammartano, Marc (BIC USA)" w:date="2014-09-07T23:27:00Z"/>
              <w:rFonts w:eastAsiaTheme="minorEastAsia"/>
              <w:noProof/>
            </w:rPr>
          </w:pPr>
          <w:ins w:id="99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"_Toc397896583"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_Toc397896583 \h </w:instrText>
            </w:r>
            <w:r>
              <w:rPr>
                <w:noProof/>
                <w:webHidden/>
              </w:rPr>
            </w:r>
          </w:ins>
          <w:r>
            <w:rPr>
              <w:noProof/>
              <w:webHidden/>
            </w:rPr>
            <w:fldChar w:fldCharType="separate"/>
          </w:r>
          <w:r w:rsidR="006F6FF7">
            <w:rPr>
              <w:noProof/>
              <w:webHidden/>
            </w:rPr>
            <w:t>98</w:t>
          </w:r>
          <w:ins w:id="99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992" w:author="Sammartano, Marc (BIC USA)" w:date="2014-09-07T23:27:00Z"/>
              <w:rFonts w:eastAsiaTheme="minorEastAsia"/>
              <w:noProof/>
            </w:rPr>
          </w:pPr>
          <w:ins w:id="99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"_Toc397896584"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_Toc397896584 \h </w:instrText>
            </w:r>
            <w:r>
              <w:rPr>
                <w:noProof/>
                <w:webHidden/>
              </w:rPr>
            </w:r>
          </w:ins>
          <w:r>
            <w:rPr>
              <w:noProof/>
              <w:webHidden/>
            </w:rPr>
            <w:fldChar w:fldCharType="separate"/>
          </w:r>
          <w:r w:rsidR="006F6FF7">
            <w:rPr>
              <w:noProof/>
              <w:webHidden/>
            </w:rPr>
            <w:t>99</w:t>
          </w:r>
          <w:ins w:id="99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995" w:author="Sammartano, Marc (BIC USA)" w:date="2014-09-07T23:27:00Z"/>
              <w:rFonts w:eastAsiaTheme="minorEastAsia"/>
              <w:noProof/>
            </w:rPr>
          </w:pPr>
          <w:ins w:id="99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"_Toc397896585"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Ringer</w:t>
            </w:r>
            <w:r>
              <w:rPr>
                <w:noProof/>
                <w:webHidden/>
              </w:rPr>
              <w:tab/>
            </w:r>
            <w:r>
              <w:rPr>
                <w:noProof/>
                <w:webHidden/>
              </w:rPr>
              <w:fldChar w:fldCharType="begin"/>
            </w:r>
            <w:r>
              <w:rPr>
                <w:noProof/>
                <w:webHidden/>
              </w:rPr>
              <w:instrText xml:space="preserve"> PAGEREF _Toc397896585 \h </w:instrText>
            </w:r>
            <w:r>
              <w:rPr>
                <w:noProof/>
                <w:webHidden/>
              </w:rPr>
            </w:r>
          </w:ins>
          <w:r>
            <w:rPr>
              <w:noProof/>
              <w:webHidden/>
            </w:rPr>
            <w:fldChar w:fldCharType="separate"/>
          </w:r>
          <w:r w:rsidR="006F6FF7">
            <w:rPr>
              <w:noProof/>
              <w:webHidden/>
            </w:rPr>
            <w:t>99</w:t>
          </w:r>
          <w:ins w:id="99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998" w:author="Sammartano, Marc (BIC USA)" w:date="2014-09-07T23:27:00Z"/>
              <w:rFonts w:eastAsiaTheme="minorEastAsia"/>
              <w:noProof/>
            </w:rPr>
          </w:pPr>
          <w:ins w:id="99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"_Toc397896586"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Ringer.get.mode &lt;nvar&gt;</w:t>
            </w:r>
            <w:r>
              <w:rPr>
                <w:noProof/>
                <w:webHidden/>
              </w:rPr>
              <w:tab/>
            </w:r>
            <w:r>
              <w:rPr>
                <w:noProof/>
                <w:webHidden/>
              </w:rPr>
              <w:fldChar w:fldCharType="begin"/>
            </w:r>
            <w:r>
              <w:rPr>
                <w:noProof/>
                <w:webHidden/>
              </w:rPr>
              <w:instrText xml:space="preserve"> PAGEREF _Toc397896586 \h </w:instrText>
            </w:r>
            <w:r>
              <w:rPr>
                <w:noProof/>
                <w:webHidden/>
              </w:rPr>
            </w:r>
          </w:ins>
          <w:r>
            <w:rPr>
              <w:noProof/>
              <w:webHidden/>
            </w:rPr>
            <w:fldChar w:fldCharType="separate"/>
          </w:r>
          <w:r w:rsidR="006F6FF7">
            <w:rPr>
              <w:noProof/>
              <w:webHidden/>
            </w:rPr>
            <w:t>99</w:t>
          </w:r>
          <w:ins w:id="100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01" w:author="Sammartano, Marc (BIC USA)" w:date="2014-09-07T23:27:00Z"/>
              <w:rFonts w:eastAsiaTheme="minorEastAsia"/>
              <w:noProof/>
            </w:rPr>
          </w:pPr>
          <w:ins w:id="100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"_Toc397896587"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Ringer.set.mode &lt;nexp&gt;</w:t>
            </w:r>
            <w:r>
              <w:rPr>
                <w:noProof/>
                <w:webHidden/>
              </w:rPr>
              <w:tab/>
            </w:r>
            <w:r>
              <w:rPr>
                <w:noProof/>
                <w:webHidden/>
              </w:rPr>
              <w:fldChar w:fldCharType="begin"/>
            </w:r>
            <w:r>
              <w:rPr>
                <w:noProof/>
                <w:webHidden/>
              </w:rPr>
              <w:instrText xml:space="preserve"> PAGEREF _Toc397896587 \h </w:instrText>
            </w:r>
            <w:r>
              <w:rPr>
                <w:noProof/>
                <w:webHidden/>
              </w:rPr>
            </w:r>
          </w:ins>
          <w:r>
            <w:rPr>
              <w:noProof/>
              <w:webHidden/>
            </w:rPr>
            <w:fldChar w:fldCharType="separate"/>
          </w:r>
          <w:r w:rsidR="006F6FF7">
            <w:rPr>
              <w:noProof/>
              <w:webHidden/>
            </w:rPr>
            <w:t>99</w:t>
          </w:r>
          <w:ins w:id="100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04" w:author="Sammartano, Marc (BIC USA)" w:date="2014-09-07T23:27:00Z"/>
              <w:rFonts w:eastAsiaTheme="minorEastAsia"/>
              <w:noProof/>
            </w:rPr>
          </w:pPr>
          <w:ins w:id="100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"_Toc397896588"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Ringer.get.volume &lt;vol_nvar&gt; { , &lt;max_nvar&gt; }</w:t>
            </w:r>
            <w:r>
              <w:rPr>
                <w:noProof/>
                <w:webHidden/>
              </w:rPr>
              <w:tab/>
            </w:r>
            <w:r>
              <w:rPr>
                <w:noProof/>
                <w:webHidden/>
              </w:rPr>
              <w:fldChar w:fldCharType="begin"/>
            </w:r>
            <w:r>
              <w:rPr>
                <w:noProof/>
                <w:webHidden/>
              </w:rPr>
              <w:instrText xml:space="preserve"> PAGEREF _Toc397896588 \h </w:instrText>
            </w:r>
            <w:r>
              <w:rPr>
                <w:noProof/>
                <w:webHidden/>
              </w:rPr>
            </w:r>
          </w:ins>
          <w:r>
            <w:rPr>
              <w:noProof/>
              <w:webHidden/>
            </w:rPr>
            <w:fldChar w:fldCharType="separate"/>
          </w:r>
          <w:r w:rsidR="006F6FF7">
            <w:rPr>
              <w:noProof/>
              <w:webHidden/>
            </w:rPr>
            <w:t>99</w:t>
          </w:r>
          <w:ins w:id="100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07" w:author="Sammartano, Marc (BIC USA)" w:date="2014-09-07T23:27:00Z"/>
              <w:rFonts w:eastAsiaTheme="minorEastAsia"/>
              <w:noProof/>
            </w:rPr>
          </w:pPr>
          <w:ins w:id="100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"_Toc397896589"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Ringer.set.volume &lt;nvar&gt;</w:t>
            </w:r>
            <w:r>
              <w:rPr>
                <w:noProof/>
                <w:webHidden/>
              </w:rPr>
              <w:tab/>
            </w:r>
            <w:r>
              <w:rPr>
                <w:noProof/>
                <w:webHidden/>
              </w:rPr>
              <w:fldChar w:fldCharType="begin"/>
            </w:r>
            <w:r>
              <w:rPr>
                <w:noProof/>
                <w:webHidden/>
              </w:rPr>
              <w:instrText xml:space="preserve"> PAGEREF _Toc397896589 \h </w:instrText>
            </w:r>
            <w:r>
              <w:rPr>
                <w:noProof/>
                <w:webHidden/>
              </w:rPr>
            </w:r>
          </w:ins>
          <w:r>
            <w:rPr>
              <w:noProof/>
              <w:webHidden/>
            </w:rPr>
            <w:fldChar w:fldCharType="separate"/>
          </w:r>
          <w:r w:rsidR="006F6FF7">
            <w:rPr>
              <w:noProof/>
              <w:webHidden/>
            </w:rPr>
            <w:t>99</w:t>
          </w:r>
          <w:ins w:id="100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10" w:author="Sammartano, Marc (BIC USA)" w:date="2014-09-07T23:27:00Z"/>
              <w:rFonts w:eastAsiaTheme="minorEastAsia"/>
              <w:noProof/>
            </w:rPr>
          </w:pPr>
          <w:ins w:id="101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"_Toc397896590"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Text To Speech</w:t>
            </w:r>
            <w:r>
              <w:rPr>
                <w:noProof/>
                <w:webHidden/>
              </w:rPr>
              <w:tab/>
            </w:r>
            <w:r>
              <w:rPr>
                <w:noProof/>
                <w:webHidden/>
              </w:rPr>
              <w:fldChar w:fldCharType="begin"/>
            </w:r>
            <w:r>
              <w:rPr>
                <w:noProof/>
                <w:webHidden/>
              </w:rPr>
              <w:instrText xml:space="preserve"> PAGEREF _Toc397896590 \h </w:instrText>
            </w:r>
            <w:r>
              <w:rPr>
                <w:noProof/>
                <w:webHidden/>
              </w:rPr>
            </w:r>
          </w:ins>
          <w:r>
            <w:rPr>
              <w:noProof/>
              <w:webHidden/>
            </w:rPr>
            <w:fldChar w:fldCharType="separate"/>
          </w:r>
          <w:r w:rsidR="006F6FF7">
            <w:rPr>
              <w:noProof/>
              <w:webHidden/>
            </w:rPr>
            <w:t>99</w:t>
          </w:r>
          <w:ins w:id="101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13" w:author="Sammartano, Marc (BIC USA)" w:date="2014-09-07T23:27:00Z"/>
              <w:rFonts w:eastAsiaTheme="minorEastAsia"/>
              <w:noProof/>
            </w:rPr>
          </w:pPr>
          <w:ins w:id="101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"_Toc397896591"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Tts.init</w:t>
            </w:r>
            <w:r>
              <w:rPr>
                <w:noProof/>
                <w:webHidden/>
              </w:rPr>
              <w:tab/>
            </w:r>
            <w:r>
              <w:rPr>
                <w:noProof/>
                <w:webHidden/>
              </w:rPr>
              <w:fldChar w:fldCharType="begin"/>
            </w:r>
            <w:r>
              <w:rPr>
                <w:noProof/>
                <w:webHidden/>
              </w:rPr>
              <w:instrText xml:space="preserve"> PAGEREF _Toc397896591 \h </w:instrText>
            </w:r>
            <w:r>
              <w:rPr>
                <w:noProof/>
                <w:webHidden/>
              </w:rPr>
            </w:r>
          </w:ins>
          <w:r>
            <w:rPr>
              <w:noProof/>
              <w:webHidden/>
            </w:rPr>
            <w:fldChar w:fldCharType="separate"/>
          </w:r>
          <w:r w:rsidR="006F6FF7">
            <w:rPr>
              <w:noProof/>
              <w:webHidden/>
            </w:rPr>
            <w:t>100</w:t>
          </w:r>
          <w:ins w:id="101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16" w:author="Sammartano, Marc (BIC USA)" w:date="2014-09-07T23:27:00Z"/>
              <w:rFonts w:eastAsiaTheme="minorEastAsia"/>
              <w:noProof/>
            </w:rPr>
          </w:pPr>
          <w:ins w:id="101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"_Toc397896592"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Tts.speak  &lt;sexp&gt; {, &lt;wait_lexp&gt;}</w:t>
            </w:r>
            <w:r>
              <w:rPr>
                <w:noProof/>
                <w:webHidden/>
              </w:rPr>
              <w:tab/>
            </w:r>
            <w:r>
              <w:rPr>
                <w:noProof/>
                <w:webHidden/>
              </w:rPr>
              <w:fldChar w:fldCharType="begin"/>
            </w:r>
            <w:r>
              <w:rPr>
                <w:noProof/>
                <w:webHidden/>
              </w:rPr>
              <w:instrText xml:space="preserve"> PAGEREF _Toc397896592 \h </w:instrText>
            </w:r>
            <w:r>
              <w:rPr>
                <w:noProof/>
                <w:webHidden/>
              </w:rPr>
            </w:r>
          </w:ins>
          <w:r>
            <w:rPr>
              <w:noProof/>
              <w:webHidden/>
            </w:rPr>
            <w:fldChar w:fldCharType="separate"/>
          </w:r>
          <w:r w:rsidR="006F6FF7">
            <w:rPr>
              <w:noProof/>
              <w:webHidden/>
            </w:rPr>
            <w:t>100</w:t>
          </w:r>
          <w:ins w:id="101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19" w:author="Sammartano, Marc (BIC USA)" w:date="2014-09-07T23:27:00Z"/>
              <w:rFonts w:eastAsiaTheme="minorEastAsia"/>
              <w:noProof/>
            </w:rPr>
          </w:pPr>
          <w:ins w:id="102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"_Toc397896593"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Tts.speak.toFile &lt;sexp&gt; {, &lt;path_sexp&gt;}</w:t>
            </w:r>
            <w:r>
              <w:rPr>
                <w:noProof/>
                <w:webHidden/>
              </w:rPr>
              <w:tab/>
            </w:r>
            <w:r>
              <w:rPr>
                <w:noProof/>
                <w:webHidden/>
              </w:rPr>
              <w:fldChar w:fldCharType="begin"/>
            </w:r>
            <w:r>
              <w:rPr>
                <w:noProof/>
                <w:webHidden/>
              </w:rPr>
              <w:instrText xml:space="preserve"> PAGEREF _Toc397896593 \h </w:instrText>
            </w:r>
            <w:r>
              <w:rPr>
                <w:noProof/>
                <w:webHidden/>
              </w:rPr>
            </w:r>
          </w:ins>
          <w:r>
            <w:rPr>
              <w:noProof/>
              <w:webHidden/>
            </w:rPr>
            <w:fldChar w:fldCharType="separate"/>
          </w:r>
          <w:r w:rsidR="006F6FF7">
            <w:rPr>
              <w:noProof/>
              <w:webHidden/>
            </w:rPr>
            <w:t>100</w:t>
          </w:r>
          <w:ins w:id="102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22" w:author="Sammartano, Marc (BIC USA)" w:date="2014-09-07T23:27:00Z"/>
              <w:rFonts w:eastAsiaTheme="minorEastAsia"/>
              <w:noProof/>
            </w:rPr>
          </w:pPr>
          <w:ins w:id="102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"_Toc397896594"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Tts.stop</w:t>
            </w:r>
            <w:r>
              <w:rPr>
                <w:noProof/>
                <w:webHidden/>
              </w:rPr>
              <w:tab/>
            </w:r>
            <w:r>
              <w:rPr>
                <w:noProof/>
                <w:webHidden/>
              </w:rPr>
              <w:fldChar w:fldCharType="begin"/>
            </w:r>
            <w:r>
              <w:rPr>
                <w:noProof/>
                <w:webHidden/>
              </w:rPr>
              <w:instrText xml:space="preserve"> PAGEREF _Toc397896594 \h </w:instrText>
            </w:r>
            <w:r>
              <w:rPr>
                <w:noProof/>
                <w:webHidden/>
              </w:rPr>
            </w:r>
          </w:ins>
          <w:r>
            <w:rPr>
              <w:noProof/>
              <w:webHidden/>
            </w:rPr>
            <w:fldChar w:fldCharType="separate"/>
          </w:r>
          <w:r w:rsidR="006F6FF7">
            <w:rPr>
              <w:noProof/>
              <w:webHidden/>
            </w:rPr>
            <w:t>100</w:t>
          </w:r>
          <w:ins w:id="102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25" w:author="Sammartano, Marc (BIC USA)" w:date="2014-09-07T23:27:00Z"/>
              <w:rFonts w:eastAsiaTheme="minorEastAsia"/>
              <w:noProof/>
            </w:rPr>
          </w:pPr>
          <w:ins w:id="102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"_Toc397896595"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Speech To Text (Voice Recognition)</w:t>
            </w:r>
            <w:r>
              <w:rPr>
                <w:noProof/>
                <w:webHidden/>
              </w:rPr>
              <w:tab/>
            </w:r>
            <w:r>
              <w:rPr>
                <w:noProof/>
                <w:webHidden/>
              </w:rPr>
              <w:fldChar w:fldCharType="begin"/>
            </w:r>
            <w:r>
              <w:rPr>
                <w:noProof/>
                <w:webHidden/>
              </w:rPr>
              <w:instrText xml:space="preserve"> PAGEREF _Toc397896595 \h </w:instrText>
            </w:r>
            <w:r>
              <w:rPr>
                <w:noProof/>
                <w:webHidden/>
              </w:rPr>
            </w:r>
          </w:ins>
          <w:r>
            <w:rPr>
              <w:noProof/>
              <w:webHidden/>
            </w:rPr>
            <w:fldChar w:fldCharType="separate"/>
          </w:r>
          <w:r w:rsidR="006F6FF7">
            <w:rPr>
              <w:noProof/>
              <w:webHidden/>
            </w:rPr>
            <w:t>100</w:t>
          </w:r>
          <w:ins w:id="102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28" w:author="Sammartano, Marc (BIC USA)" w:date="2014-09-07T23:27:00Z"/>
              <w:rFonts w:eastAsiaTheme="minorEastAsia"/>
              <w:noProof/>
            </w:rPr>
          </w:pPr>
          <w:ins w:id="102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"_Toc397896596"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Stt.listen</w:t>
            </w:r>
            <w:r>
              <w:rPr>
                <w:noProof/>
                <w:webHidden/>
              </w:rPr>
              <w:tab/>
            </w:r>
            <w:r>
              <w:rPr>
                <w:noProof/>
                <w:webHidden/>
              </w:rPr>
              <w:fldChar w:fldCharType="begin"/>
            </w:r>
            <w:r>
              <w:rPr>
                <w:noProof/>
                <w:webHidden/>
              </w:rPr>
              <w:instrText xml:space="preserve"> PAGEREF _Toc397896596 \h </w:instrText>
            </w:r>
            <w:r>
              <w:rPr>
                <w:noProof/>
                <w:webHidden/>
              </w:rPr>
            </w:r>
          </w:ins>
          <w:r>
            <w:rPr>
              <w:noProof/>
              <w:webHidden/>
            </w:rPr>
            <w:fldChar w:fldCharType="separate"/>
          </w:r>
          <w:r w:rsidR="006F6FF7">
            <w:rPr>
              <w:noProof/>
              <w:webHidden/>
            </w:rPr>
            <w:t>100</w:t>
          </w:r>
          <w:ins w:id="103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31" w:author="Sammartano, Marc (BIC USA)" w:date="2014-09-07T23:27:00Z"/>
              <w:rFonts w:eastAsiaTheme="minorEastAsia"/>
              <w:noProof/>
            </w:rPr>
          </w:pPr>
          <w:ins w:id="103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"_Toc397896597"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Stt.results &lt;string_list_ptr_nvar&gt;</w:t>
            </w:r>
            <w:r>
              <w:rPr>
                <w:noProof/>
                <w:webHidden/>
              </w:rPr>
              <w:tab/>
            </w:r>
            <w:r>
              <w:rPr>
                <w:noProof/>
                <w:webHidden/>
              </w:rPr>
              <w:fldChar w:fldCharType="begin"/>
            </w:r>
            <w:r>
              <w:rPr>
                <w:noProof/>
                <w:webHidden/>
              </w:rPr>
              <w:instrText xml:space="preserve"> PAGEREF _Toc397896597 \h </w:instrText>
            </w:r>
            <w:r>
              <w:rPr>
                <w:noProof/>
                <w:webHidden/>
              </w:rPr>
            </w:r>
          </w:ins>
          <w:r>
            <w:rPr>
              <w:noProof/>
              <w:webHidden/>
            </w:rPr>
            <w:fldChar w:fldCharType="separate"/>
          </w:r>
          <w:r w:rsidR="006F6FF7">
            <w:rPr>
              <w:noProof/>
              <w:webHidden/>
            </w:rPr>
            <w:t>100</w:t>
          </w:r>
          <w:ins w:id="103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34" w:author="Sammartano, Marc (BIC USA)" w:date="2014-09-07T23:27:00Z"/>
              <w:rFonts w:eastAsiaTheme="minorEastAsia"/>
              <w:noProof/>
            </w:rPr>
          </w:pPr>
          <w:ins w:id="103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"_Toc397896598"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Timer Interrupts and Commands</w:t>
            </w:r>
            <w:r>
              <w:rPr>
                <w:noProof/>
                <w:webHidden/>
              </w:rPr>
              <w:tab/>
            </w:r>
            <w:r>
              <w:rPr>
                <w:noProof/>
                <w:webHidden/>
              </w:rPr>
              <w:fldChar w:fldCharType="begin"/>
            </w:r>
            <w:r>
              <w:rPr>
                <w:noProof/>
                <w:webHidden/>
              </w:rPr>
              <w:instrText xml:space="preserve"> PAGEREF _Toc397896598 \h </w:instrText>
            </w:r>
            <w:r>
              <w:rPr>
                <w:noProof/>
                <w:webHidden/>
              </w:rPr>
            </w:r>
          </w:ins>
          <w:r>
            <w:rPr>
              <w:noProof/>
              <w:webHidden/>
            </w:rPr>
            <w:fldChar w:fldCharType="separate"/>
          </w:r>
          <w:r w:rsidR="006F6FF7">
            <w:rPr>
              <w:noProof/>
              <w:webHidden/>
            </w:rPr>
            <w:t>102</w:t>
          </w:r>
          <w:ins w:id="103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37" w:author="Sammartano, Marc (BIC USA)" w:date="2014-09-07T23:27:00Z"/>
              <w:rFonts w:eastAsiaTheme="minorEastAsia"/>
              <w:noProof/>
            </w:rPr>
          </w:pPr>
          <w:ins w:id="103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"_Toc397896599"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Timer.set &lt;interval_nexp&gt;</w:t>
            </w:r>
            <w:r>
              <w:rPr>
                <w:noProof/>
                <w:webHidden/>
              </w:rPr>
              <w:tab/>
            </w:r>
            <w:r>
              <w:rPr>
                <w:noProof/>
                <w:webHidden/>
              </w:rPr>
              <w:fldChar w:fldCharType="begin"/>
            </w:r>
            <w:r>
              <w:rPr>
                <w:noProof/>
                <w:webHidden/>
              </w:rPr>
              <w:instrText xml:space="preserve"> PAGEREF _Toc397896599 \h </w:instrText>
            </w:r>
            <w:r>
              <w:rPr>
                <w:noProof/>
                <w:webHidden/>
              </w:rPr>
            </w:r>
          </w:ins>
          <w:r>
            <w:rPr>
              <w:noProof/>
              <w:webHidden/>
            </w:rPr>
            <w:fldChar w:fldCharType="separate"/>
          </w:r>
          <w:r w:rsidR="006F6FF7">
            <w:rPr>
              <w:noProof/>
              <w:webHidden/>
            </w:rPr>
            <w:t>102</w:t>
          </w:r>
          <w:ins w:id="103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40" w:author="Sammartano, Marc (BIC USA)" w:date="2014-09-07T23:27:00Z"/>
              <w:rFonts w:eastAsiaTheme="minorEastAsia"/>
              <w:noProof/>
            </w:rPr>
          </w:pPr>
          <w:ins w:id="104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"_Toc397896600"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OnTimer:</w:t>
            </w:r>
            <w:r>
              <w:rPr>
                <w:noProof/>
                <w:webHidden/>
              </w:rPr>
              <w:tab/>
            </w:r>
            <w:r>
              <w:rPr>
                <w:noProof/>
                <w:webHidden/>
              </w:rPr>
              <w:fldChar w:fldCharType="begin"/>
            </w:r>
            <w:r>
              <w:rPr>
                <w:noProof/>
                <w:webHidden/>
              </w:rPr>
              <w:instrText xml:space="preserve"> PAGEREF _Toc397896600 \h </w:instrText>
            </w:r>
            <w:r>
              <w:rPr>
                <w:noProof/>
                <w:webHidden/>
              </w:rPr>
            </w:r>
          </w:ins>
          <w:r>
            <w:rPr>
              <w:noProof/>
              <w:webHidden/>
            </w:rPr>
            <w:fldChar w:fldCharType="separate"/>
          </w:r>
          <w:r w:rsidR="006F6FF7">
            <w:rPr>
              <w:noProof/>
              <w:webHidden/>
            </w:rPr>
            <w:t>102</w:t>
          </w:r>
          <w:ins w:id="104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43" w:author="Sammartano, Marc (BIC USA)" w:date="2014-09-07T23:27:00Z"/>
              <w:rFonts w:eastAsiaTheme="minorEastAsia"/>
              <w:noProof/>
            </w:rPr>
          </w:pPr>
          <w:ins w:id="104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"_Toc397896601"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Timer.Resume</w:t>
            </w:r>
            <w:r>
              <w:rPr>
                <w:noProof/>
                <w:webHidden/>
              </w:rPr>
              <w:tab/>
            </w:r>
            <w:r>
              <w:rPr>
                <w:noProof/>
                <w:webHidden/>
              </w:rPr>
              <w:fldChar w:fldCharType="begin"/>
            </w:r>
            <w:r>
              <w:rPr>
                <w:noProof/>
                <w:webHidden/>
              </w:rPr>
              <w:instrText xml:space="preserve"> PAGEREF _Toc397896601 \h </w:instrText>
            </w:r>
            <w:r>
              <w:rPr>
                <w:noProof/>
                <w:webHidden/>
              </w:rPr>
            </w:r>
          </w:ins>
          <w:r>
            <w:rPr>
              <w:noProof/>
              <w:webHidden/>
            </w:rPr>
            <w:fldChar w:fldCharType="separate"/>
          </w:r>
          <w:r w:rsidR="006F6FF7">
            <w:rPr>
              <w:noProof/>
              <w:webHidden/>
            </w:rPr>
            <w:t>102</w:t>
          </w:r>
          <w:ins w:id="104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46" w:author="Sammartano, Marc (BIC USA)" w:date="2014-09-07T23:27:00Z"/>
              <w:rFonts w:eastAsiaTheme="minorEastAsia"/>
              <w:noProof/>
            </w:rPr>
          </w:pPr>
          <w:ins w:id="104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"_Toc397896602"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Timer.Clear</w:t>
            </w:r>
            <w:r>
              <w:rPr>
                <w:noProof/>
                <w:webHidden/>
              </w:rPr>
              <w:tab/>
            </w:r>
            <w:r>
              <w:rPr>
                <w:noProof/>
                <w:webHidden/>
              </w:rPr>
              <w:fldChar w:fldCharType="begin"/>
            </w:r>
            <w:r>
              <w:rPr>
                <w:noProof/>
                <w:webHidden/>
              </w:rPr>
              <w:instrText xml:space="preserve"> PAGEREF _Toc397896602 \h </w:instrText>
            </w:r>
            <w:r>
              <w:rPr>
                <w:noProof/>
                <w:webHidden/>
              </w:rPr>
            </w:r>
          </w:ins>
          <w:r>
            <w:rPr>
              <w:noProof/>
              <w:webHidden/>
            </w:rPr>
            <w:fldChar w:fldCharType="separate"/>
          </w:r>
          <w:r w:rsidR="006F6FF7">
            <w:rPr>
              <w:noProof/>
              <w:webHidden/>
            </w:rPr>
            <w:t>102</w:t>
          </w:r>
          <w:ins w:id="104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049" w:author="Sammartano, Marc (BIC USA)" w:date="2014-09-07T23:27:00Z"/>
              <w:rFonts w:eastAsiaTheme="minorEastAsia"/>
              <w:noProof/>
            </w:rPr>
          </w:pPr>
          <w:ins w:id="105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"_Toc397896603"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Sample Code</w:t>
            </w:r>
            <w:r>
              <w:rPr>
                <w:noProof/>
                <w:webHidden/>
              </w:rPr>
              <w:tab/>
            </w:r>
            <w:r>
              <w:rPr>
                <w:noProof/>
                <w:webHidden/>
              </w:rPr>
              <w:fldChar w:fldCharType="begin"/>
            </w:r>
            <w:r>
              <w:rPr>
                <w:noProof/>
                <w:webHidden/>
              </w:rPr>
              <w:instrText xml:space="preserve"> PAGEREF _Toc397896603 \h </w:instrText>
            </w:r>
            <w:r>
              <w:rPr>
                <w:noProof/>
                <w:webHidden/>
              </w:rPr>
            </w:r>
          </w:ins>
          <w:r>
            <w:rPr>
              <w:noProof/>
              <w:webHidden/>
            </w:rPr>
            <w:fldChar w:fldCharType="separate"/>
          </w:r>
          <w:r w:rsidR="006F6FF7">
            <w:rPr>
              <w:noProof/>
              <w:webHidden/>
            </w:rPr>
            <w:t>102</w:t>
          </w:r>
          <w:ins w:id="105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52" w:author="Sammartano, Marc (BIC USA)" w:date="2014-09-07T23:27:00Z"/>
              <w:rFonts w:eastAsiaTheme="minorEastAsia"/>
              <w:noProof/>
            </w:rPr>
          </w:pPr>
          <w:ins w:id="105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"_Toc397896604"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Device &lt;svar&gt;</w:t>
            </w:r>
            <w:r>
              <w:rPr>
                <w:noProof/>
                <w:webHidden/>
              </w:rPr>
              <w:tab/>
            </w:r>
            <w:r>
              <w:rPr>
                <w:noProof/>
                <w:webHidden/>
              </w:rPr>
              <w:fldChar w:fldCharType="begin"/>
            </w:r>
            <w:r>
              <w:rPr>
                <w:noProof/>
                <w:webHidden/>
              </w:rPr>
              <w:instrText xml:space="preserve"> PAGEREF _Toc397896604 \h </w:instrText>
            </w:r>
            <w:r>
              <w:rPr>
                <w:noProof/>
                <w:webHidden/>
              </w:rPr>
            </w:r>
          </w:ins>
          <w:r>
            <w:rPr>
              <w:noProof/>
              <w:webHidden/>
            </w:rPr>
            <w:fldChar w:fldCharType="separate"/>
          </w:r>
          <w:r w:rsidR="006F6FF7">
            <w:rPr>
              <w:noProof/>
              <w:webHidden/>
            </w:rPr>
            <w:t>103</w:t>
          </w:r>
          <w:ins w:id="105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55" w:author="Sammartano, Marc (BIC USA)" w:date="2014-09-07T23:27:00Z"/>
              <w:rFonts w:eastAsiaTheme="minorEastAsia"/>
              <w:noProof/>
            </w:rPr>
          </w:pPr>
          <w:ins w:id="105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"_Toc397896605"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Device &lt;nvar&gt;</w:t>
            </w:r>
            <w:r>
              <w:rPr>
                <w:noProof/>
                <w:webHidden/>
              </w:rPr>
              <w:tab/>
            </w:r>
            <w:r>
              <w:rPr>
                <w:noProof/>
                <w:webHidden/>
              </w:rPr>
              <w:fldChar w:fldCharType="begin"/>
            </w:r>
            <w:r>
              <w:rPr>
                <w:noProof/>
                <w:webHidden/>
              </w:rPr>
              <w:instrText xml:space="preserve"> PAGEREF _Toc397896605 \h </w:instrText>
            </w:r>
            <w:r>
              <w:rPr>
                <w:noProof/>
                <w:webHidden/>
              </w:rPr>
            </w:r>
          </w:ins>
          <w:r>
            <w:rPr>
              <w:noProof/>
              <w:webHidden/>
            </w:rPr>
            <w:fldChar w:fldCharType="separate"/>
          </w:r>
          <w:r w:rsidR="006F6FF7">
            <w:rPr>
              <w:noProof/>
              <w:webHidden/>
            </w:rPr>
            <w:t>103</w:t>
          </w:r>
          <w:ins w:id="105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58" w:author="Sammartano, Marc (BIC USA)" w:date="2014-09-07T23:27:00Z"/>
              <w:rFonts w:eastAsiaTheme="minorEastAsia"/>
              <w:noProof/>
            </w:rPr>
          </w:pPr>
          <w:ins w:id="1059"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"_Toc397896606"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Phone.info &lt;nvar&gt;</w:t>
            </w:r>
            <w:r>
              <w:rPr>
                <w:noProof/>
                <w:webHidden/>
              </w:rPr>
              <w:tab/>
            </w:r>
            <w:r>
              <w:rPr>
                <w:noProof/>
                <w:webHidden/>
              </w:rPr>
              <w:fldChar w:fldCharType="begin"/>
            </w:r>
            <w:r>
              <w:rPr>
                <w:noProof/>
                <w:webHidden/>
              </w:rPr>
              <w:instrText xml:space="preserve"> PAGEREF _Toc397896606 \h </w:instrText>
            </w:r>
            <w:r>
              <w:rPr>
                <w:noProof/>
                <w:webHidden/>
              </w:rPr>
            </w:r>
          </w:ins>
          <w:r>
            <w:rPr>
              <w:noProof/>
              <w:webHidden/>
            </w:rPr>
            <w:fldChar w:fldCharType="separate"/>
          </w:r>
          <w:r w:rsidR="006F6FF7">
            <w:rPr>
              <w:noProof/>
              <w:webHidden/>
            </w:rPr>
            <w:t>104</w:t>
          </w:r>
          <w:ins w:id="106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61" w:author="Sammartano, Marc (BIC USA)" w:date="2014-09-07T23:27:00Z"/>
              <w:rFonts w:eastAsiaTheme="minorEastAsia"/>
              <w:noProof/>
            </w:rPr>
          </w:pPr>
          <w:ins w:id="106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"_Toc397896607"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Include FileNamePath</w:t>
            </w:r>
            <w:r>
              <w:rPr>
                <w:noProof/>
                <w:webHidden/>
              </w:rPr>
              <w:tab/>
            </w:r>
            <w:r>
              <w:rPr>
                <w:noProof/>
                <w:webHidden/>
              </w:rPr>
              <w:fldChar w:fldCharType="begin"/>
            </w:r>
            <w:r>
              <w:rPr>
                <w:noProof/>
                <w:webHidden/>
              </w:rPr>
              <w:instrText xml:space="preserve"> PAGEREF _Toc397896607 \h </w:instrText>
            </w:r>
            <w:r>
              <w:rPr>
                <w:noProof/>
                <w:webHidden/>
              </w:rPr>
            </w:r>
          </w:ins>
          <w:r>
            <w:rPr>
              <w:noProof/>
              <w:webHidden/>
            </w:rPr>
            <w:fldChar w:fldCharType="separate"/>
          </w:r>
          <w:r w:rsidR="006F6FF7">
            <w:rPr>
              <w:noProof/>
              <w:webHidden/>
            </w:rPr>
            <w:t>104</w:t>
          </w:r>
          <w:ins w:id="106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64" w:author="Sammartano, Marc (BIC USA)" w:date="2014-09-07T23:27:00Z"/>
              <w:rFonts w:eastAsiaTheme="minorEastAsia"/>
              <w:noProof/>
            </w:rPr>
          </w:pPr>
          <w:ins w:id="106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"_Toc397896608"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Pause &lt;ticks_nexp&gt;</w:t>
            </w:r>
            <w:r>
              <w:rPr>
                <w:noProof/>
                <w:webHidden/>
              </w:rPr>
              <w:tab/>
            </w:r>
            <w:r>
              <w:rPr>
                <w:noProof/>
                <w:webHidden/>
              </w:rPr>
              <w:fldChar w:fldCharType="begin"/>
            </w:r>
            <w:r>
              <w:rPr>
                <w:noProof/>
                <w:webHidden/>
              </w:rPr>
              <w:instrText xml:space="preserve"> PAGEREF _Toc397896608 \h </w:instrText>
            </w:r>
            <w:r>
              <w:rPr>
                <w:noProof/>
                <w:webHidden/>
              </w:rPr>
            </w:r>
          </w:ins>
          <w:r>
            <w:rPr>
              <w:noProof/>
              <w:webHidden/>
            </w:rPr>
            <w:fldChar w:fldCharType="separate"/>
          </w:r>
          <w:r w:rsidR="006F6FF7">
            <w:rPr>
              <w:noProof/>
              <w:webHidden/>
            </w:rPr>
            <w:t>105</w:t>
          </w:r>
          <w:ins w:id="106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67" w:author="Sammartano, Marc (BIC USA)" w:date="2014-09-07T23:27:00Z"/>
              <w:rFonts w:eastAsiaTheme="minorEastAsia"/>
              <w:noProof/>
            </w:rPr>
          </w:pPr>
          <w:ins w:id="106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"_Toc397896609"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_Toc397896609 \h </w:instrText>
            </w:r>
            <w:r>
              <w:rPr>
                <w:noProof/>
                <w:webHidden/>
              </w:rPr>
            </w:r>
          </w:ins>
          <w:r>
            <w:rPr>
              <w:noProof/>
              <w:webHidden/>
            </w:rPr>
            <w:fldChar w:fldCharType="separate"/>
          </w:r>
          <w:r w:rsidR="006F6FF7">
            <w:rPr>
              <w:noProof/>
              <w:webHidden/>
            </w:rPr>
            <w:t>105</w:t>
          </w:r>
          <w:ins w:id="106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70" w:author="Sammartano, Marc (BIC USA)" w:date="2014-09-07T23:27:00Z"/>
              <w:rFonts w:eastAsiaTheme="minorEastAsia"/>
              <w:noProof/>
            </w:rPr>
          </w:pPr>
          <w:ins w:id="107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"_Toc397896610"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_Toc397896610 \h </w:instrText>
            </w:r>
            <w:r>
              <w:rPr>
                <w:noProof/>
                <w:webHidden/>
              </w:rPr>
            </w:r>
          </w:ins>
          <w:r>
            <w:rPr>
              <w:noProof/>
              <w:webHidden/>
            </w:rPr>
            <w:fldChar w:fldCharType="separate"/>
          </w:r>
          <w:r w:rsidR="006F6FF7">
            <w:rPr>
              <w:noProof/>
              <w:webHidden/>
            </w:rPr>
            <w:t>105</w:t>
          </w:r>
          <w:ins w:id="107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73" w:author="Sammartano, Marc (BIC USA)" w:date="2014-09-07T23:27:00Z"/>
              <w:rFonts w:eastAsiaTheme="minorEastAsia"/>
              <w:noProof/>
            </w:rPr>
          </w:pPr>
          <w:ins w:id="107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"_Toc397896611"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_Toc397896611 \h </w:instrText>
            </w:r>
            <w:r>
              <w:rPr>
                <w:noProof/>
                <w:webHidden/>
              </w:rPr>
            </w:r>
          </w:ins>
          <w:r>
            <w:rPr>
              <w:noProof/>
              <w:webHidden/>
            </w:rPr>
            <w:fldChar w:fldCharType="separate"/>
          </w:r>
          <w:r w:rsidR="006F6FF7">
            <w:rPr>
              <w:noProof/>
              <w:webHidden/>
            </w:rPr>
            <w:t>106</w:t>
          </w:r>
          <w:ins w:id="107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76" w:author="Sammartano, Marc (BIC USA)" w:date="2014-09-07T23:27:00Z"/>
              <w:rFonts w:eastAsiaTheme="minorEastAsia"/>
              <w:noProof/>
            </w:rPr>
          </w:pPr>
          <w:ins w:id="107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"_Toc397896612"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_Toc397896612 \h </w:instrText>
            </w:r>
            <w:r>
              <w:rPr>
                <w:noProof/>
                <w:webHidden/>
              </w:rPr>
            </w:r>
          </w:ins>
          <w:r>
            <w:rPr>
              <w:noProof/>
              <w:webHidden/>
            </w:rPr>
            <w:fldChar w:fldCharType="separate"/>
          </w:r>
          <w:r w:rsidR="006F6FF7">
            <w:rPr>
              <w:noProof/>
              <w:webHidden/>
            </w:rPr>
            <w:t>106</w:t>
          </w:r>
          <w:ins w:id="107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79" w:author="Sammartano, Marc (BIC USA)" w:date="2014-09-07T23:27:00Z"/>
              <w:rFonts w:eastAsiaTheme="minorEastAsia"/>
              <w:noProof/>
            </w:rPr>
          </w:pPr>
          <w:ins w:id="108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"_Toc397896613"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_Toc397896613 \h </w:instrText>
            </w:r>
            <w:r>
              <w:rPr>
                <w:noProof/>
                <w:webHidden/>
              </w:rPr>
            </w:r>
          </w:ins>
          <w:r>
            <w:rPr>
              <w:noProof/>
              <w:webHidden/>
            </w:rPr>
            <w:fldChar w:fldCharType="separate"/>
          </w:r>
          <w:r w:rsidR="006F6FF7">
            <w:rPr>
              <w:noProof/>
              <w:webHidden/>
            </w:rPr>
            <w:t>106</w:t>
          </w:r>
          <w:ins w:id="108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82" w:author="Sammartano, Marc (BIC USA)" w:date="2014-09-07T23:27:00Z"/>
              <w:rFonts w:eastAsiaTheme="minorEastAsia"/>
              <w:noProof/>
            </w:rPr>
          </w:pPr>
          <w:ins w:id="108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"_Toc397896614"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TimeZone Commands</w:t>
            </w:r>
            <w:r>
              <w:rPr>
                <w:noProof/>
                <w:webHidden/>
              </w:rPr>
              <w:tab/>
            </w:r>
            <w:r>
              <w:rPr>
                <w:noProof/>
                <w:webHidden/>
              </w:rPr>
              <w:fldChar w:fldCharType="begin"/>
            </w:r>
            <w:r>
              <w:rPr>
                <w:noProof/>
                <w:webHidden/>
              </w:rPr>
              <w:instrText xml:space="preserve"> PAGEREF _Toc397896614 \h </w:instrText>
            </w:r>
            <w:r>
              <w:rPr>
                <w:noProof/>
                <w:webHidden/>
              </w:rPr>
            </w:r>
          </w:ins>
          <w:r>
            <w:rPr>
              <w:noProof/>
              <w:webHidden/>
            </w:rPr>
            <w:fldChar w:fldCharType="separate"/>
          </w:r>
          <w:r w:rsidR="006F6FF7">
            <w:rPr>
              <w:noProof/>
              <w:webHidden/>
            </w:rPr>
            <w:t>107</w:t>
          </w:r>
          <w:ins w:id="108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85" w:author="Sammartano, Marc (BIC USA)" w:date="2014-09-07T23:27:00Z"/>
              <w:rFonts w:eastAsiaTheme="minorEastAsia"/>
              <w:noProof/>
            </w:rPr>
          </w:pPr>
          <w:ins w:id="108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"_Toc397896615"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TimeZone.set { &lt;tz_sexp&gt; }</w:t>
            </w:r>
            <w:r>
              <w:rPr>
                <w:noProof/>
                <w:webHidden/>
              </w:rPr>
              <w:tab/>
            </w:r>
            <w:r>
              <w:rPr>
                <w:noProof/>
                <w:webHidden/>
              </w:rPr>
              <w:fldChar w:fldCharType="begin"/>
            </w:r>
            <w:r>
              <w:rPr>
                <w:noProof/>
                <w:webHidden/>
              </w:rPr>
              <w:instrText xml:space="preserve"> PAGEREF _Toc397896615 \h </w:instrText>
            </w:r>
            <w:r>
              <w:rPr>
                <w:noProof/>
                <w:webHidden/>
              </w:rPr>
            </w:r>
          </w:ins>
          <w:r>
            <w:rPr>
              <w:noProof/>
              <w:webHidden/>
            </w:rPr>
            <w:fldChar w:fldCharType="separate"/>
          </w:r>
          <w:r w:rsidR="006F6FF7">
            <w:rPr>
              <w:noProof/>
              <w:webHidden/>
            </w:rPr>
            <w:t>107</w:t>
          </w:r>
          <w:ins w:id="108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88" w:author="Sammartano, Marc (BIC USA)" w:date="2014-09-07T23:27:00Z"/>
              <w:rFonts w:eastAsiaTheme="minorEastAsia"/>
              <w:noProof/>
            </w:rPr>
          </w:pPr>
          <w:ins w:id="108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"_Toc397896616"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TimeZone.get &lt;tz_svar&gt;</w:t>
            </w:r>
            <w:r>
              <w:rPr>
                <w:noProof/>
                <w:webHidden/>
              </w:rPr>
              <w:tab/>
            </w:r>
            <w:r>
              <w:rPr>
                <w:noProof/>
                <w:webHidden/>
              </w:rPr>
              <w:fldChar w:fldCharType="begin"/>
            </w:r>
            <w:r>
              <w:rPr>
                <w:noProof/>
                <w:webHidden/>
              </w:rPr>
              <w:instrText xml:space="preserve"> PAGEREF _Toc397896616 \h </w:instrText>
            </w:r>
            <w:r>
              <w:rPr>
                <w:noProof/>
                <w:webHidden/>
              </w:rPr>
            </w:r>
          </w:ins>
          <w:r>
            <w:rPr>
              <w:noProof/>
              <w:webHidden/>
            </w:rPr>
            <w:fldChar w:fldCharType="separate"/>
          </w:r>
          <w:r w:rsidR="006F6FF7">
            <w:rPr>
              <w:noProof/>
              <w:webHidden/>
            </w:rPr>
            <w:t>107</w:t>
          </w:r>
          <w:ins w:id="109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91" w:author="Sammartano, Marc (BIC USA)" w:date="2014-09-07T23:27:00Z"/>
              <w:rFonts w:eastAsiaTheme="minorEastAsia"/>
              <w:noProof/>
            </w:rPr>
          </w:pPr>
          <w:ins w:id="109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"_Toc397896617"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TimeZone.list &lt;tz_list_pointer_nvar&gt;</w:t>
            </w:r>
            <w:r>
              <w:rPr>
                <w:noProof/>
                <w:webHidden/>
              </w:rPr>
              <w:tab/>
            </w:r>
            <w:r>
              <w:rPr>
                <w:noProof/>
                <w:webHidden/>
              </w:rPr>
              <w:fldChar w:fldCharType="begin"/>
            </w:r>
            <w:r>
              <w:rPr>
                <w:noProof/>
                <w:webHidden/>
              </w:rPr>
              <w:instrText xml:space="preserve"> PAGEREF _Toc397896617 \h </w:instrText>
            </w:r>
            <w:r>
              <w:rPr>
                <w:noProof/>
                <w:webHidden/>
              </w:rPr>
            </w:r>
          </w:ins>
          <w:r>
            <w:rPr>
              <w:noProof/>
              <w:webHidden/>
            </w:rPr>
            <w:fldChar w:fldCharType="separate"/>
          </w:r>
          <w:r w:rsidR="006F6FF7">
            <w:rPr>
              <w:noProof/>
              <w:webHidden/>
            </w:rPr>
            <w:t>108</w:t>
          </w:r>
          <w:ins w:id="109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94" w:author="Sammartano, Marc (BIC USA)" w:date="2014-09-07T23:27:00Z"/>
              <w:rFonts w:eastAsiaTheme="minorEastAsia"/>
              <w:noProof/>
            </w:rPr>
          </w:pPr>
          <w:ins w:id="109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"_Toc397896618"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Tone &lt;frequency_nexp&gt;, &lt;duration_nexp&gt;</w:t>
            </w:r>
            <w:r>
              <w:rPr>
                <w:noProof/>
                <w:webHidden/>
              </w:rPr>
              <w:tab/>
            </w:r>
            <w:r>
              <w:rPr>
                <w:noProof/>
                <w:webHidden/>
              </w:rPr>
              <w:fldChar w:fldCharType="begin"/>
            </w:r>
            <w:r>
              <w:rPr>
                <w:noProof/>
                <w:webHidden/>
              </w:rPr>
              <w:instrText xml:space="preserve"> PAGEREF _Toc397896618 \h </w:instrText>
            </w:r>
            <w:r>
              <w:rPr>
                <w:noProof/>
                <w:webHidden/>
              </w:rPr>
            </w:r>
          </w:ins>
          <w:r>
            <w:rPr>
              <w:noProof/>
              <w:webHidden/>
            </w:rPr>
            <w:fldChar w:fldCharType="separate"/>
          </w:r>
          <w:r w:rsidR="006F6FF7">
            <w:rPr>
              <w:noProof/>
              <w:webHidden/>
            </w:rPr>
            <w:t>108</w:t>
          </w:r>
          <w:ins w:id="109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097" w:author="Sammartano, Marc (BIC USA)" w:date="2014-09-07T23:27:00Z"/>
              <w:rFonts w:eastAsiaTheme="minorEastAsia"/>
              <w:noProof/>
            </w:rPr>
          </w:pPr>
          <w:ins w:id="109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"_Toc397896619"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Vibrate &lt;pattern_array[{&lt;start&gt;,&lt;length&gt;}]&gt;,&lt;nexp&gt;</w:t>
            </w:r>
            <w:r>
              <w:rPr>
                <w:noProof/>
                <w:webHidden/>
              </w:rPr>
              <w:tab/>
            </w:r>
            <w:r>
              <w:rPr>
                <w:noProof/>
                <w:webHidden/>
              </w:rPr>
              <w:fldChar w:fldCharType="begin"/>
            </w:r>
            <w:r>
              <w:rPr>
                <w:noProof/>
                <w:webHidden/>
              </w:rPr>
              <w:instrText xml:space="preserve"> PAGEREF _Toc397896619 \h </w:instrText>
            </w:r>
            <w:r>
              <w:rPr>
                <w:noProof/>
                <w:webHidden/>
              </w:rPr>
            </w:r>
          </w:ins>
          <w:r>
            <w:rPr>
              <w:noProof/>
              <w:webHidden/>
            </w:rPr>
            <w:fldChar w:fldCharType="separate"/>
          </w:r>
          <w:r w:rsidR="006F6FF7">
            <w:rPr>
              <w:noProof/>
              <w:webHidden/>
            </w:rPr>
            <w:t>108</w:t>
          </w:r>
          <w:ins w:id="109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00" w:author="Sammartano, Marc (BIC USA)" w:date="2014-09-07T23:27:00Z"/>
              <w:rFonts w:eastAsiaTheme="minorEastAsia"/>
              <w:noProof/>
            </w:rPr>
          </w:pPr>
          <w:ins w:id="110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"_Toc397896620"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WakeLock &lt;code_nexp&gt;</w:t>
            </w:r>
            <w:r>
              <w:rPr>
                <w:noProof/>
                <w:webHidden/>
              </w:rPr>
              <w:tab/>
            </w:r>
            <w:r>
              <w:rPr>
                <w:noProof/>
                <w:webHidden/>
              </w:rPr>
              <w:fldChar w:fldCharType="begin"/>
            </w:r>
            <w:r>
              <w:rPr>
                <w:noProof/>
                <w:webHidden/>
              </w:rPr>
              <w:instrText xml:space="preserve"> PAGEREF _Toc397896620 \h </w:instrText>
            </w:r>
            <w:r>
              <w:rPr>
                <w:noProof/>
                <w:webHidden/>
              </w:rPr>
            </w:r>
          </w:ins>
          <w:r>
            <w:rPr>
              <w:noProof/>
              <w:webHidden/>
            </w:rPr>
            <w:fldChar w:fldCharType="separate"/>
          </w:r>
          <w:r w:rsidR="006F6FF7">
            <w:rPr>
              <w:noProof/>
              <w:webHidden/>
            </w:rPr>
            <w:t>108</w:t>
          </w:r>
          <w:ins w:id="110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03" w:author="Sammartano, Marc (BIC USA)" w:date="2014-09-07T23:27:00Z"/>
              <w:rFonts w:eastAsiaTheme="minorEastAsia"/>
              <w:noProof/>
            </w:rPr>
          </w:pPr>
          <w:ins w:id="110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"_Toc397896621"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WifiLock &lt;code_nexp&gt;</w:t>
            </w:r>
            <w:r>
              <w:rPr>
                <w:noProof/>
                <w:webHidden/>
              </w:rPr>
              <w:tab/>
            </w:r>
            <w:r>
              <w:rPr>
                <w:noProof/>
                <w:webHidden/>
              </w:rPr>
              <w:fldChar w:fldCharType="begin"/>
            </w:r>
            <w:r>
              <w:rPr>
                <w:noProof/>
                <w:webHidden/>
              </w:rPr>
              <w:instrText xml:space="preserve"> PAGEREF _Toc397896621 \h </w:instrText>
            </w:r>
            <w:r>
              <w:rPr>
                <w:noProof/>
                <w:webHidden/>
              </w:rPr>
            </w:r>
          </w:ins>
          <w:r>
            <w:rPr>
              <w:noProof/>
              <w:webHidden/>
            </w:rPr>
            <w:fldChar w:fldCharType="separate"/>
          </w:r>
          <w:r w:rsidR="006F6FF7">
            <w:rPr>
              <w:noProof/>
              <w:webHidden/>
            </w:rPr>
            <w:t>109</w:t>
          </w:r>
          <w:ins w:id="110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06" w:author="Sammartano, Marc (BIC USA)" w:date="2014-09-07T23:27:00Z"/>
              <w:rFonts w:eastAsiaTheme="minorEastAsia"/>
              <w:noProof/>
            </w:rPr>
          </w:pPr>
          <w:ins w:id="110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"_Toc397896622"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Http.post &lt;url_sexp&gt;, &lt;list_nexp&gt;, &lt;result_svar&gt;</w:t>
            </w:r>
            <w:r>
              <w:rPr>
                <w:noProof/>
                <w:webHidden/>
              </w:rPr>
              <w:tab/>
            </w:r>
            <w:r>
              <w:rPr>
                <w:noProof/>
                <w:webHidden/>
              </w:rPr>
              <w:fldChar w:fldCharType="begin"/>
            </w:r>
            <w:r>
              <w:rPr>
                <w:noProof/>
                <w:webHidden/>
              </w:rPr>
              <w:instrText xml:space="preserve"> PAGEREF _Toc397896622 \h </w:instrText>
            </w:r>
            <w:r>
              <w:rPr>
                <w:noProof/>
                <w:webHidden/>
              </w:rPr>
            </w:r>
          </w:ins>
          <w:r>
            <w:rPr>
              <w:noProof/>
              <w:webHidden/>
            </w:rPr>
            <w:fldChar w:fldCharType="separate"/>
          </w:r>
          <w:r w:rsidR="006F6FF7">
            <w:rPr>
              <w:noProof/>
              <w:webHidden/>
            </w:rPr>
            <w:t>109</w:t>
          </w:r>
          <w:ins w:id="110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09" w:author="Sammartano, Marc (BIC USA)" w:date="2014-09-07T23:27:00Z"/>
              <w:rFonts w:eastAsiaTheme="minorEastAsia"/>
              <w:noProof/>
            </w:rPr>
          </w:pPr>
          <w:ins w:id="111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"_Toc397896623"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MyPhoneNumber &lt;svar&gt;</w:t>
            </w:r>
            <w:r>
              <w:rPr>
                <w:noProof/>
                <w:webHidden/>
              </w:rPr>
              <w:tab/>
            </w:r>
            <w:r>
              <w:rPr>
                <w:noProof/>
                <w:webHidden/>
              </w:rPr>
              <w:fldChar w:fldCharType="begin"/>
            </w:r>
            <w:r>
              <w:rPr>
                <w:noProof/>
                <w:webHidden/>
              </w:rPr>
              <w:instrText xml:space="preserve"> PAGEREF _Toc397896623 \h </w:instrText>
            </w:r>
            <w:r>
              <w:rPr>
                <w:noProof/>
                <w:webHidden/>
              </w:rPr>
            </w:r>
          </w:ins>
          <w:r>
            <w:rPr>
              <w:noProof/>
              <w:webHidden/>
            </w:rPr>
            <w:fldChar w:fldCharType="separate"/>
          </w:r>
          <w:r w:rsidR="006F6FF7">
            <w:rPr>
              <w:noProof/>
              <w:webHidden/>
            </w:rPr>
            <w:t>110</w:t>
          </w:r>
          <w:ins w:id="111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12" w:author="Sammartano, Marc (BIC USA)" w:date="2014-09-07T23:27:00Z"/>
              <w:rFonts w:eastAsiaTheme="minorEastAsia"/>
              <w:noProof/>
            </w:rPr>
          </w:pPr>
          <w:ins w:id="111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"_Toc397896624"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Phone.call &lt;sexp&gt;</w:t>
            </w:r>
            <w:r>
              <w:rPr>
                <w:noProof/>
                <w:webHidden/>
              </w:rPr>
              <w:tab/>
            </w:r>
            <w:r>
              <w:rPr>
                <w:noProof/>
                <w:webHidden/>
              </w:rPr>
              <w:fldChar w:fldCharType="begin"/>
            </w:r>
            <w:r>
              <w:rPr>
                <w:noProof/>
                <w:webHidden/>
              </w:rPr>
              <w:instrText xml:space="preserve"> PAGEREF _Toc397896624 \h </w:instrText>
            </w:r>
            <w:r>
              <w:rPr>
                <w:noProof/>
                <w:webHidden/>
              </w:rPr>
            </w:r>
          </w:ins>
          <w:r>
            <w:rPr>
              <w:noProof/>
              <w:webHidden/>
            </w:rPr>
            <w:fldChar w:fldCharType="separate"/>
          </w:r>
          <w:r w:rsidR="006F6FF7">
            <w:rPr>
              <w:noProof/>
              <w:webHidden/>
            </w:rPr>
            <w:t>110</w:t>
          </w:r>
          <w:ins w:id="111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15" w:author="Sammartano, Marc (BIC USA)" w:date="2014-09-07T23:27:00Z"/>
              <w:rFonts w:eastAsiaTheme="minorEastAsia"/>
              <w:noProof/>
            </w:rPr>
          </w:pPr>
          <w:ins w:id="111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"_Toc397896625"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Phone.rcv.init</w:t>
            </w:r>
            <w:r>
              <w:rPr>
                <w:noProof/>
                <w:webHidden/>
              </w:rPr>
              <w:tab/>
            </w:r>
            <w:r>
              <w:rPr>
                <w:noProof/>
                <w:webHidden/>
              </w:rPr>
              <w:fldChar w:fldCharType="begin"/>
            </w:r>
            <w:r>
              <w:rPr>
                <w:noProof/>
                <w:webHidden/>
              </w:rPr>
              <w:instrText xml:space="preserve"> PAGEREF _Toc397896625 \h </w:instrText>
            </w:r>
            <w:r>
              <w:rPr>
                <w:noProof/>
                <w:webHidden/>
              </w:rPr>
            </w:r>
          </w:ins>
          <w:r>
            <w:rPr>
              <w:noProof/>
              <w:webHidden/>
            </w:rPr>
            <w:fldChar w:fldCharType="separate"/>
          </w:r>
          <w:r w:rsidR="006F6FF7">
            <w:rPr>
              <w:noProof/>
              <w:webHidden/>
            </w:rPr>
            <w:t>110</w:t>
          </w:r>
          <w:ins w:id="111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18" w:author="Sammartano, Marc (BIC USA)" w:date="2014-09-07T23:27:00Z"/>
              <w:rFonts w:eastAsiaTheme="minorEastAsia"/>
              <w:noProof/>
            </w:rPr>
          </w:pPr>
          <w:ins w:id="111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"_Toc397896626"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Phone.rcv.next  &lt;state_nvar&gt;, &lt;number_svar&gt;</w:t>
            </w:r>
            <w:r>
              <w:rPr>
                <w:noProof/>
                <w:webHidden/>
              </w:rPr>
              <w:tab/>
            </w:r>
            <w:r>
              <w:rPr>
                <w:noProof/>
                <w:webHidden/>
              </w:rPr>
              <w:fldChar w:fldCharType="begin"/>
            </w:r>
            <w:r>
              <w:rPr>
                <w:noProof/>
                <w:webHidden/>
              </w:rPr>
              <w:instrText xml:space="preserve"> PAGEREF _Toc397896626 \h </w:instrText>
            </w:r>
            <w:r>
              <w:rPr>
                <w:noProof/>
                <w:webHidden/>
              </w:rPr>
            </w:r>
          </w:ins>
          <w:r>
            <w:rPr>
              <w:noProof/>
              <w:webHidden/>
            </w:rPr>
            <w:fldChar w:fldCharType="separate"/>
          </w:r>
          <w:r w:rsidR="006F6FF7">
            <w:rPr>
              <w:noProof/>
              <w:webHidden/>
            </w:rPr>
            <w:t>110</w:t>
          </w:r>
          <w:ins w:id="112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21" w:author="Sammartano, Marc (BIC USA)" w:date="2014-09-07T23:27:00Z"/>
              <w:rFonts w:eastAsiaTheme="minorEastAsia"/>
              <w:noProof/>
            </w:rPr>
          </w:pPr>
          <w:ins w:id="112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"_Toc397896627"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Sms.send &lt;number_sexp&gt;, &lt;message_sexp&gt;</w:t>
            </w:r>
            <w:r>
              <w:rPr>
                <w:noProof/>
                <w:webHidden/>
              </w:rPr>
              <w:tab/>
            </w:r>
            <w:r>
              <w:rPr>
                <w:noProof/>
                <w:webHidden/>
              </w:rPr>
              <w:fldChar w:fldCharType="begin"/>
            </w:r>
            <w:r>
              <w:rPr>
                <w:noProof/>
                <w:webHidden/>
              </w:rPr>
              <w:instrText xml:space="preserve"> PAGEREF _Toc397896627 \h </w:instrText>
            </w:r>
            <w:r>
              <w:rPr>
                <w:noProof/>
                <w:webHidden/>
              </w:rPr>
            </w:r>
          </w:ins>
          <w:r>
            <w:rPr>
              <w:noProof/>
              <w:webHidden/>
            </w:rPr>
            <w:fldChar w:fldCharType="separate"/>
          </w:r>
          <w:r w:rsidR="006F6FF7">
            <w:rPr>
              <w:noProof/>
              <w:webHidden/>
            </w:rPr>
            <w:t>110</w:t>
          </w:r>
          <w:ins w:id="112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24" w:author="Sammartano, Marc (BIC USA)" w:date="2014-09-07T23:27:00Z"/>
              <w:rFonts w:eastAsiaTheme="minorEastAsia"/>
              <w:noProof/>
            </w:rPr>
          </w:pPr>
          <w:ins w:id="112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"_Toc397896628"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Sms.rcv.init</w:t>
            </w:r>
            <w:r>
              <w:rPr>
                <w:noProof/>
                <w:webHidden/>
              </w:rPr>
              <w:tab/>
            </w:r>
            <w:r>
              <w:rPr>
                <w:noProof/>
                <w:webHidden/>
              </w:rPr>
              <w:fldChar w:fldCharType="begin"/>
            </w:r>
            <w:r>
              <w:rPr>
                <w:noProof/>
                <w:webHidden/>
              </w:rPr>
              <w:instrText xml:space="preserve"> PAGEREF _Toc397896628 \h </w:instrText>
            </w:r>
            <w:r>
              <w:rPr>
                <w:noProof/>
                <w:webHidden/>
              </w:rPr>
            </w:r>
          </w:ins>
          <w:r>
            <w:rPr>
              <w:noProof/>
              <w:webHidden/>
            </w:rPr>
            <w:fldChar w:fldCharType="separate"/>
          </w:r>
          <w:r w:rsidR="006F6FF7">
            <w:rPr>
              <w:noProof/>
              <w:webHidden/>
            </w:rPr>
            <w:t>110</w:t>
          </w:r>
          <w:ins w:id="112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27" w:author="Sammartano, Marc (BIC USA)" w:date="2014-09-07T23:27:00Z"/>
              <w:rFonts w:eastAsiaTheme="minorEastAsia"/>
              <w:noProof/>
            </w:rPr>
          </w:pPr>
          <w:ins w:id="112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"_Toc397896629"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Sms.rcv.next &lt;svar&gt;</w:t>
            </w:r>
            <w:r>
              <w:rPr>
                <w:noProof/>
                <w:webHidden/>
              </w:rPr>
              <w:tab/>
            </w:r>
            <w:r>
              <w:rPr>
                <w:noProof/>
                <w:webHidden/>
              </w:rPr>
              <w:fldChar w:fldCharType="begin"/>
            </w:r>
            <w:r>
              <w:rPr>
                <w:noProof/>
                <w:webHidden/>
              </w:rPr>
              <w:instrText xml:space="preserve"> PAGEREF _Toc397896629 \h </w:instrText>
            </w:r>
            <w:r>
              <w:rPr>
                <w:noProof/>
                <w:webHidden/>
              </w:rPr>
            </w:r>
          </w:ins>
          <w:r>
            <w:rPr>
              <w:noProof/>
              <w:webHidden/>
            </w:rPr>
            <w:fldChar w:fldCharType="separate"/>
          </w:r>
          <w:r w:rsidR="006F6FF7">
            <w:rPr>
              <w:noProof/>
              <w:webHidden/>
            </w:rPr>
            <w:t>110</w:t>
          </w:r>
          <w:ins w:id="112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30" w:author="Sammartano, Marc (BIC USA)" w:date="2014-09-07T23:27:00Z"/>
              <w:rFonts w:eastAsiaTheme="minorEastAsia"/>
              <w:noProof/>
            </w:rPr>
          </w:pPr>
          <w:ins w:id="113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"_Toc397896630"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_Toc397896630 \h </w:instrText>
            </w:r>
            <w:r>
              <w:rPr>
                <w:noProof/>
                <w:webHidden/>
              </w:rPr>
            </w:r>
          </w:ins>
          <w:r>
            <w:rPr>
              <w:noProof/>
              <w:webHidden/>
            </w:rPr>
            <w:fldChar w:fldCharType="separate"/>
          </w:r>
          <w:r w:rsidR="006F6FF7">
            <w:rPr>
              <w:noProof/>
              <w:webHidden/>
            </w:rPr>
            <w:t>111</w:t>
          </w:r>
          <w:ins w:id="113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33" w:author="Sammartano, Marc (BIC USA)" w:date="2014-09-07T23:27:00Z"/>
              <w:rFonts w:eastAsiaTheme="minorEastAsia"/>
              <w:noProof/>
            </w:rPr>
          </w:pPr>
          <w:ins w:id="113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"_Toc397896631"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Headset &lt;state_nvar&gt;, &lt;type_svar&gt;, &lt;mic_nvar&gt;</w:t>
            </w:r>
            <w:r>
              <w:rPr>
                <w:noProof/>
                <w:webHidden/>
              </w:rPr>
              <w:tab/>
            </w:r>
            <w:r>
              <w:rPr>
                <w:noProof/>
                <w:webHidden/>
              </w:rPr>
              <w:fldChar w:fldCharType="begin"/>
            </w:r>
            <w:r>
              <w:rPr>
                <w:noProof/>
                <w:webHidden/>
              </w:rPr>
              <w:instrText xml:space="preserve"> PAGEREF _Toc397896631 \h </w:instrText>
            </w:r>
            <w:r>
              <w:rPr>
                <w:noProof/>
                <w:webHidden/>
              </w:rPr>
            </w:r>
          </w:ins>
          <w:r>
            <w:rPr>
              <w:noProof/>
              <w:webHidden/>
            </w:rPr>
            <w:fldChar w:fldCharType="separate"/>
          </w:r>
          <w:r w:rsidR="006F6FF7">
            <w:rPr>
              <w:noProof/>
              <w:webHidden/>
            </w:rPr>
            <w:t>111</w:t>
          </w:r>
          <w:ins w:id="113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36" w:author="Sammartano, Marc (BIC USA)" w:date="2014-09-07T23:27:00Z"/>
              <w:rFonts w:eastAsiaTheme="minorEastAsia"/>
              <w:noProof/>
            </w:rPr>
          </w:pPr>
          <w:ins w:id="113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"_Toc397896632"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_Toc397896632 \h </w:instrText>
            </w:r>
            <w:r>
              <w:rPr>
                <w:noProof/>
                <w:webHidden/>
              </w:rPr>
            </w:r>
          </w:ins>
          <w:r>
            <w:rPr>
              <w:noProof/>
              <w:webHidden/>
            </w:rPr>
            <w:fldChar w:fldCharType="separate"/>
          </w:r>
          <w:r w:rsidR="006F6FF7">
            <w:rPr>
              <w:noProof/>
              <w:webHidden/>
            </w:rPr>
            <w:t>111</w:t>
          </w:r>
          <w:ins w:id="113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39" w:author="Sammartano, Marc (BIC USA)" w:date="2014-09-07T23:27:00Z"/>
              <w:rFonts w:eastAsiaTheme="minorEastAsia"/>
              <w:noProof/>
            </w:rPr>
          </w:pPr>
          <w:ins w:id="114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"_Toc397896633"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Home</w:t>
            </w:r>
            <w:r>
              <w:rPr>
                <w:noProof/>
                <w:webHidden/>
              </w:rPr>
              <w:tab/>
            </w:r>
            <w:r>
              <w:rPr>
                <w:noProof/>
                <w:webHidden/>
              </w:rPr>
              <w:fldChar w:fldCharType="begin"/>
            </w:r>
            <w:r>
              <w:rPr>
                <w:noProof/>
                <w:webHidden/>
              </w:rPr>
              <w:instrText xml:space="preserve"> PAGEREF _Toc397896633 \h </w:instrText>
            </w:r>
            <w:r>
              <w:rPr>
                <w:noProof/>
                <w:webHidden/>
              </w:rPr>
            </w:r>
          </w:ins>
          <w:r>
            <w:rPr>
              <w:noProof/>
              <w:webHidden/>
            </w:rPr>
            <w:fldChar w:fldCharType="separate"/>
          </w:r>
          <w:r w:rsidR="006F6FF7">
            <w:rPr>
              <w:noProof/>
              <w:webHidden/>
            </w:rPr>
            <w:t>112</w:t>
          </w:r>
          <w:ins w:id="114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42" w:author="Sammartano, Marc (BIC USA)" w:date="2014-09-07T23:27:00Z"/>
              <w:rFonts w:eastAsiaTheme="minorEastAsia"/>
              <w:noProof/>
            </w:rPr>
          </w:pPr>
          <w:ins w:id="114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"_Toc397896634"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OnBackGround:</w:t>
            </w:r>
            <w:r>
              <w:rPr>
                <w:noProof/>
                <w:webHidden/>
              </w:rPr>
              <w:tab/>
            </w:r>
            <w:r>
              <w:rPr>
                <w:noProof/>
                <w:webHidden/>
              </w:rPr>
              <w:fldChar w:fldCharType="begin"/>
            </w:r>
            <w:r>
              <w:rPr>
                <w:noProof/>
                <w:webHidden/>
              </w:rPr>
              <w:instrText xml:space="preserve"> PAGEREF _Toc397896634 \h </w:instrText>
            </w:r>
            <w:r>
              <w:rPr>
                <w:noProof/>
                <w:webHidden/>
              </w:rPr>
            </w:r>
          </w:ins>
          <w:r>
            <w:rPr>
              <w:noProof/>
              <w:webHidden/>
            </w:rPr>
            <w:fldChar w:fldCharType="separate"/>
          </w:r>
          <w:r w:rsidR="006F6FF7">
            <w:rPr>
              <w:noProof/>
              <w:webHidden/>
            </w:rPr>
            <w:t>112</w:t>
          </w:r>
          <w:ins w:id="114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45" w:author="Sammartano, Marc (BIC USA)" w:date="2014-09-07T23:27:00Z"/>
              <w:rFonts w:eastAsiaTheme="minorEastAsia"/>
              <w:noProof/>
            </w:rPr>
          </w:pPr>
          <w:ins w:id="114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"_Toc397896635"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Background.Resume</w:t>
            </w:r>
            <w:r>
              <w:rPr>
                <w:noProof/>
                <w:webHidden/>
              </w:rPr>
              <w:tab/>
            </w:r>
            <w:r>
              <w:rPr>
                <w:noProof/>
                <w:webHidden/>
              </w:rPr>
              <w:fldChar w:fldCharType="begin"/>
            </w:r>
            <w:r>
              <w:rPr>
                <w:noProof/>
                <w:webHidden/>
              </w:rPr>
              <w:instrText xml:space="preserve"> PAGEREF _Toc397896635 \h </w:instrText>
            </w:r>
            <w:r>
              <w:rPr>
                <w:noProof/>
                <w:webHidden/>
              </w:rPr>
            </w:r>
          </w:ins>
          <w:r>
            <w:rPr>
              <w:noProof/>
              <w:webHidden/>
            </w:rPr>
            <w:fldChar w:fldCharType="separate"/>
          </w:r>
          <w:r w:rsidR="006F6FF7">
            <w:rPr>
              <w:noProof/>
              <w:webHidden/>
            </w:rPr>
            <w:t>112</w:t>
          </w:r>
          <w:ins w:id="1147"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148" w:author="Sammartano, Marc (BIC USA)" w:date="2014-09-07T23:27:00Z"/>
              <w:rFonts w:eastAsiaTheme="minorEastAsia"/>
              <w:noProof/>
            </w:rPr>
          </w:pPr>
          <w:ins w:id="114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"_Toc397896636"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SQLITE</w:t>
            </w:r>
            <w:r>
              <w:rPr>
                <w:noProof/>
                <w:webHidden/>
              </w:rPr>
              <w:tab/>
            </w:r>
            <w:r>
              <w:rPr>
                <w:noProof/>
                <w:webHidden/>
              </w:rPr>
              <w:fldChar w:fldCharType="begin"/>
            </w:r>
            <w:r>
              <w:rPr>
                <w:noProof/>
                <w:webHidden/>
              </w:rPr>
              <w:instrText xml:space="preserve"> PAGEREF _Toc397896636 \h </w:instrText>
            </w:r>
            <w:r>
              <w:rPr>
                <w:noProof/>
                <w:webHidden/>
              </w:rPr>
            </w:r>
          </w:ins>
          <w:r>
            <w:rPr>
              <w:noProof/>
              <w:webHidden/>
            </w:rPr>
            <w:fldChar w:fldCharType="separate"/>
          </w:r>
          <w:r w:rsidR="006F6FF7">
            <w:rPr>
              <w:noProof/>
              <w:webHidden/>
            </w:rPr>
            <w:t>112</w:t>
          </w:r>
          <w:ins w:id="115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51" w:author="Sammartano, Marc (BIC USA)" w:date="2014-09-07T23:27:00Z"/>
              <w:rFonts w:eastAsiaTheme="minorEastAsia"/>
              <w:noProof/>
            </w:rPr>
          </w:pPr>
          <w:ins w:id="1152"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"_Toc397896637"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Overview</w:t>
            </w:r>
            <w:r>
              <w:rPr>
                <w:noProof/>
                <w:webHidden/>
              </w:rPr>
              <w:tab/>
            </w:r>
            <w:r>
              <w:rPr>
                <w:noProof/>
                <w:webHidden/>
              </w:rPr>
              <w:fldChar w:fldCharType="begin"/>
            </w:r>
            <w:r>
              <w:rPr>
                <w:noProof/>
                <w:webHidden/>
              </w:rPr>
              <w:instrText xml:space="preserve"> PAGEREF _Toc397896637 \h </w:instrText>
            </w:r>
            <w:r>
              <w:rPr>
                <w:noProof/>
                <w:webHidden/>
              </w:rPr>
            </w:r>
          </w:ins>
          <w:r>
            <w:rPr>
              <w:noProof/>
              <w:webHidden/>
            </w:rPr>
            <w:fldChar w:fldCharType="separate"/>
          </w:r>
          <w:r w:rsidR="006F6FF7">
            <w:rPr>
              <w:noProof/>
              <w:webHidden/>
            </w:rPr>
            <w:t>112</w:t>
          </w:r>
          <w:ins w:id="115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54" w:author="Sammartano, Marc (BIC USA)" w:date="2014-09-07T23:27:00Z"/>
              <w:rFonts w:eastAsiaTheme="minorEastAsia"/>
              <w:noProof/>
            </w:rPr>
          </w:pPr>
          <w:ins w:id="115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"_Toc397896638"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SQLITE Commands</w:t>
            </w:r>
            <w:r>
              <w:rPr>
                <w:noProof/>
                <w:webHidden/>
              </w:rPr>
              <w:tab/>
            </w:r>
            <w:r>
              <w:rPr>
                <w:noProof/>
                <w:webHidden/>
              </w:rPr>
              <w:fldChar w:fldCharType="begin"/>
            </w:r>
            <w:r>
              <w:rPr>
                <w:noProof/>
                <w:webHidden/>
              </w:rPr>
              <w:instrText xml:space="preserve"> PAGEREF _Toc397896638 \h </w:instrText>
            </w:r>
            <w:r>
              <w:rPr>
                <w:noProof/>
                <w:webHidden/>
              </w:rPr>
            </w:r>
          </w:ins>
          <w:r>
            <w:rPr>
              <w:noProof/>
              <w:webHidden/>
            </w:rPr>
            <w:fldChar w:fldCharType="separate"/>
          </w:r>
          <w:r w:rsidR="006F6FF7">
            <w:rPr>
              <w:noProof/>
              <w:webHidden/>
            </w:rPr>
            <w:t>112</w:t>
          </w:r>
          <w:ins w:id="115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57" w:author="Sammartano, Marc (BIC USA)" w:date="2014-09-07T23:27:00Z"/>
              <w:rFonts w:eastAsiaTheme="minorEastAsia"/>
              <w:noProof/>
            </w:rPr>
          </w:pPr>
          <w:ins w:id="115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"_Toc397896639"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Sql.open &lt;DB_pointer_nvar&gt;, &lt;DB_name_sexp&gt;</w:t>
            </w:r>
            <w:r>
              <w:rPr>
                <w:noProof/>
                <w:webHidden/>
              </w:rPr>
              <w:tab/>
            </w:r>
            <w:r>
              <w:rPr>
                <w:noProof/>
                <w:webHidden/>
              </w:rPr>
              <w:fldChar w:fldCharType="begin"/>
            </w:r>
            <w:r>
              <w:rPr>
                <w:noProof/>
                <w:webHidden/>
              </w:rPr>
              <w:instrText xml:space="preserve"> PAGEREF _Toc397896639 \h </w:instrText>
            </w:r>
            <w:r>
              <w:rPr>
                <w:noProof/>
                <w:webHidden/>
              </w:rPr>
            </w:r>
          </w:ins>
          <w:r>
            <w:rPr>
              <w:noProof/>
              <w:webHidden/>
            </w:rPr>
            <w:fldChar w:fldCharType="separate"/>
          </w:r>
          <w:r w:rsidR="006F6FF7">
            <w:rPr>
              <w:noProof/>
              <w:webHidden/>
            </w:rPr>
            <w:t>112</w:t>
          </w:r>
          <w:ins w:id="115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60" w:author="Sammartano, Marc (BIC USA)" w:date="2014-09-07T23:27:00Z"/>
              <w:rFonts w:eastAsiaTheme="minorEastAsia"/>
              <w:noProof/>
            </w:rPr>
          </w:pPr>
          <w:ins w:id="116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"_Toc397896640"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Sql.close &lt;DB_pointer_nvar&gt;</w:t>
            </w:r>
            <w:r>
              <w:rPr>
                <w:noProof/>
                <w:webHidden/>
              </w:rPr>
              <w:tab/>
            </w:r>
            <w:r>
              <w:rPr>
                <w:noProof/>
                <w:webHidden/>
              </w:rPr>
              <w:fldChar w:fldCharType="begin"/>
            </w:r>
            <w:r>
              <w:rPr>
                <w:noProof/>
                <w:webHidden/>
              </w:rPr>
              <w:instrText xml:space="preserve"> PAGEREF _Toc397896640 \h </w:instrText>
            </w:r>
            <w:r>
              <w:rPr>
                <w:noProof/>
                <w:webHidden/>
              </w:rPr>
            </w:r>
          </w:ins>
          <w:r>
            <w:rPr>
              <w:noProof/>
              <w:webHidden/>
            </w:rPr>
            <w:fldChar w:fldCharType="separate"/>
          </w:r>
          <w:r w:rsidR="006F6FF7">
            <w:rPr>
              <w:noProof/>
              <w:webHidden/>
            </w:rPr>
            <w:t>113</w:t>
          </w:r>
          <w:ins w:id="116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63" w:author="Sammartano, Marc (BIC USA)" w:date="2014-09-07T23:27:00Z"/>
              <w:rFonts w:eastAsiaTheme="minorEastAsia"/>
              <w:noProof/>
            </w:rPr>
          </w:pPr>
          <w:ins w:id="116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"_Toc397896641"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_Toc397896641 \h </w:instrText>
            </w:r>
            <w:r>
              <w:rPr>
                <w:noProof/>
                <w:webHidden/>
              </w:rPr>
            </w:r>
          </w:ins>
          <w:r>
            <w:rPr>
              <w:noProof/>
              <w:webHidden/>
            </w:rPr>
            <w:fldChar w:fldCharType="separate"/>
          </w:r>
          <w:r w:rsidR="006F6FF7">
            <w:rPr>
              <w:noProof/>
              <w:webHidden/>
            </w:rPr>
            <w:t>113</w:t>
          </w:r>
          <w:ins w:id="116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66" w:author="Sammartano, Marc (BIC USA)" w:date="2014-09-07T23:27:00Z"/>
              <w:rFonts w:eastAsiaTheme="minorEastAsia"/>
              <w:noProof/>
            </w:rPr>
          </w:pPr>
          <w:ins w:id="116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"_Toc397896642"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_Toc397896642 \h </w:instrText>
            </w:r>
            <w:r>
              <w:rPr>
                <w:noProof/>
                <w:webHidden/>
              </w:rPr>
            </w:r>
          </w:ins>
          <w:r>
            <w:rPr>
              <w:noProof/>
              <w:webHidden/>
            </w:rPr>
            <w:fldChar w:fldCharType="separate"/>
          </w:r>
          <w:r w:rsidR="006F6FF7">
            <w:rPr>
              <w:noProof/>
              <w:webHidden/>
            </w:rPr>
            <w:t>113</w:t>
          </w:r>
          <w:ins w:id="116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69" w:author="Sammartano, Marc (BIC USA)" w:date="2014-09-07T23:27:00Z"/>
              <w:rFonts w:eastAsiaTheme="minorEastAsia"/>
              <w:noProof/>
            </w:rPr>
          </w:pPr>
          <w:ins w:id="117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"_Toc397896643"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_Toc397896643 \h </w:instrText>
            </w:r>
            <w:r>
              <w:rPr>
                <w:noProof/>
                <w:webHidden/>
              </w:rPr>
            </w:r>
          </w:ins>
          <w:r>
            <w:rPr>
              <w:noProof/>
              <w:webHidden/>
            </w:rPr>
            <w:fldChar w:fldCharType="separate"/>
          </w:r>
          <w:r w:rsidR="006F6FF7">
            <w:rPr>
              <w:noProof/>
              <w:webHidden/>
            </w:rPr>
            <w:t>113</w:t>
          </w:r>
          <w:ins w:id="117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72" w:author="Sammartano, Marc (BIC USA)" w:date="2014-09-07T23:27:00Z"/>
              <w:rFonts w:eastAsiaTheme="minorEastAsia"/>
              <w:noProof/>
            </w:rPr>
          </w:pPr>
          <w:ins w:id="117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"_Toc397896644"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_Toc397896644 \h </w:instrText>
            </w:r>
            <w:r>
              <w:rPr>
                <w:noProof/>
                <w:webHidden/>
              </w:rPr>
            </w:r>
          </w:ins>
          <w:r>
            <w:rPr>
              <w:noProof/>
              <w:webHidden/>
            </w:rPr>
            <w:fldChar w:fldCharType="separate"/>
          </w:r>
          <w:r w:rsidR="006F6FF7">
            <w:rPr>
              <w:noProof/>
              <w:webHidden/>
            </w:rPr>
            <w:t>114</w:t>
          </w:r>
          <w:ins w:id="117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75" w:author="Sammartano, Marc (BIC USA)" w:date="2014-09-07T23:27:00Z"/>
              <w:rFonts w:eastAsiaTheme="minorEastAsia"/>
              <w:noProof/>
            </w:rPr>
          </w:pPr>
          <w:ins w:id="117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"_Toc397896645"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Sql.query.length &lt;length_nvar&gt;, &lt;cursor_nvar&gt;</w:t>
            </w:r>
            <w:r>
              <w:rPr>
                <w:noProof/>
                <w:webHidden/>
              </w:rPr>
              <w:tab/>
            </w:r>
            <w:r>
              <w:rPr>
                <w:noProof/>
                <w:webHidden/>
              </w:rPr>
              <w:fldChar w:fldCharType="begin"/>
            </w:r>
            <w:r>
              <w:rPr>
                <w:noProof/>
                <w:webHidden/>
              </w:rPr>
              <w:instrText xml:space="preserve"> PAGEREF _Toc397896645 \h </w:instrText>
            </w:r>
            <w:r>
              <w:rPr>
                <w:noProof/>
                <w:webHidden/>
              </w:rPr>
            </w:r>
          </w:ins>
          <w:r>
            <w:rPr>
              <w:noProof/>
              <w:webHidden/>
            </w:rPr>
            <w:fldChar w:fldCharType="separate"/>
          </w:r>
          <w:r w:rsidR="006F6FF7">
            <w:rPr>
              <w:noProof/>
              <w:webHidden/>
            </w:rPr>
            <w:t>114</w:t>
          </w:r>
          <w:ins w:id="117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78" w:author="Sammartano, Marc (BIC USA)" w:date="2014-09-07T23:27:00Z"/>
              <w:rFonts w:eastAsiaTheme="minorEastAsia"/>
              <w:noProof/>
            </w:rPr>
          </w:pPr>
          <w:ins w:id="117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"_Toc397896646"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Sql.query.position &lt;position_nvar&gt;, &lt;cursor_nvar&gt;</w:t>
            </w:r>
            <w:r>
              <w:rPr>
                <w:noProof/>
                <w:webHidden/>
              </w:rPr>
              <w:tab/>
            </w:r>
            <w:r>
              <w:rPr>
                <w:noProof/>
                <w:webHidden/>
              </w:rPr>
              <w:fldChar w:fldCharType="begin"/>
            </w:r>
            <w:r>
              <w:rPr>
                <w:noProof/>
                <w:webHidden/>
              </w:rPr>
              <w:instrText xml:space="preserve"> PAGEREF _Toc397896646 \h </w:instrText>
            </w:r>
            <w:r>
              <w:rPr>
                <w:noProof/>
                <w:webHidden/>
              </w:rPr>
            </w:r>
          </w:ins>
          <w:r>
            <w:rPr>
              <w:noProof/>
              <w:webHidden/>
            </w:rPr>
            <w:fldChar w:fldCharType="separate"/>
          </w:r>
          <w:r w:rsidR="006F6FF7">
            <w:rPr>
              <w:noProof/>
              <w:webHidden/>
            </w:rPr>
            <w:t>114</w:t>
          </w:r>
          <w:ins w:id="118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81" w:author="Sammartano, Marc (BIC USA)" w:date="2014-09-07T23:27:00Z"/>
              <w:rFonts w:eastAsiaTheme="minorEastAsia"/>
              <w:noProof/>
            </w:rPr>
          </w:pPr>
          <w:ins w:id="118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"_Toc397896647"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Sql.next &lt;done_lvar&gt;, &lt;cursor_nvar&gt;, C1V$, C2V$, ..., CNV$</w:t>
            </w:r>
            <w:r>
              <w:rPr>
                <w:noProof/>
                <w:webHidden/>
              </w:rPr>
              <w:tab/>
            </w:r>
            <w:r>
              <w:rPr>
                <w:noProof/>
                <w:webHidden/>
              </w:rPr>
              <w:fldChar w:fldCharType="begin"/>
            </w:r>
            <w:r>
              <w:rPr>
                <w:noProof/>
                <w:webHidden/>
              </w:rPr>
              <w:instrText xml:space="preserve"> PAGEREF _Toc397896647 \h </w:instrText>
            </w:r>
            <w:r>
              <w:rPr>
                <w:noProof/>
                <w:webHidden/>
              </w:rPr>
            </w:r>
          </w:ins>
          <w:r>
            <w:rPr>
              <w:noProof/>
              <w:webHidden/>
            </w:rPr>
            <w:fldChar w:fldCharType="separate"/>
          </w:r>
          <w:r w:rsidR="006F6FF7">
            <w:rPr>
              <w:noProof/>
              <w:webHidden/>
            </w:rPr>
            <w:t>114</w:t>
          </w:r>
          <w:ins w:id="118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84" w:author="Sammartano, Marc (BIC USA)" w:date="2014-09-07T23:27:00Z"/>
              <w:rFonts w:eastAsiaTheme="minorEastAsia"/>
              <w:noProof/>
            </w:rPr>
          </w:pPr>
          <w:ins w:id="118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"_Toc397896648"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_Toc397896648 \h </w:instrText>
            </w:r>
            <w:r>
              <w:rPr>
                <w:noProof/>
                <w:webHidden/>
              </w:rPr>
            </w:r>
          </w:ins>
          <w:r>
            <w:rPr>
              <w:noProof/>
              <w:webHidden/>
            </w:rPr>
            <w:fldChar w:fldCharType="separate"/>
          </w:r>
          <w:r w:rsidR="006F6FF7">
            <w:rPr>
              <w:noProof/>
              <w:webHidden/>
            </w:rPr>
            <w:t>115</w:t>
          </w:r>
          <w:ins w:id="118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87" w:author="Sammartano, Marc (BIC USA)" w:date="2014-09-07T23:27:00Z"/>
              <w:rFonts w:eastAsiaTheme="minorEastAsia"/>
              <w:noProof/>
            </w:rPr>
          </w:pPr>
          <w:ins w:id="118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"_Toc397896649"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_Toc397896649 \h </w:instrText>
            </w:r>
            <w:r>
              <w:rPr>
                <w:noProof/>
                <w:webHidden/>
              </w:rPr>
            </w:r>
          </w:ins>
          <w:r>
            <w:rPr>
              <w:noProof/>
              <w:webHidden/>
            </w:rPr>
            <w:fldChar w:fldCharType="separate"/>
          </w:r>
          <w:r w:rsidR="006F6FF7">
            <w:rPr>
              <w:noProof/>
              <w:webHidden/>
            </w:rPr>
            <w:t>115</w:t>
          </w:r>
          <w:ins w:id="118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90" w:author="Sammartano, Marc (BIC USA)" w:date="2014-09-07T23:27:00Z"/>
              <w:rFonts w:eastAsiaTheme="minorEastAsia"/>
              <w:noProof/>
            </w:rPr>
          </w:pPr>
          <w:ins w:id="119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"_Toc397896650"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Sql.exec &lt;DB_pointer_nvar&gt;, &lt;command_sexp&gt;</w:t>
            </w:r>
            <w:r>
              <w:rPr>
                <w:noProof/>
                <w:webHidden/>
              </w:rPr>
              <w:tab/>
            </w:r>
            <w:r>
              <w:rPr>
                <w:noProof/>
                <w:webHidden/>
              </w:rPr>
              <w:fldChar w:fldCharType="begin"/>
            </w:r>
            <w:r>
              <w:rPr>
                <w:noProof/>
                <w:webHidden/>
              </w:rPr>
              <w:instrText xml:space="preserve"> PAGEREF _Toc397896650 \h </w:instrText>
            </w:r>
            <w:r>
              <w:rPr>
                <w:noProof/>
                <w:webHidden/>
              </w:rPr>
            </w:r>
          </w:ins>
          <w:r>
            <w:rPr>
              <w:noProof/>
              <w:webHidden/>
            </w:rPr>
            <w:fldChar w:fldCharType="separate"/>
          </w:r>
          <w:r w:rsidR="006F6FF7">
            <w:rPr>
              <w:noProof/>
              <w:webHidden/>
            </w:rPr>
            <w:t>115</w:t>
          </w:r>
          <w:ins w:id="119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193" w:author="Sammartano, Marc (BIC USA)" w:date="2014-09-07T23:27:00Z"/>
              <w:rFonts w:eastAsiaTheme="minorEastAsia"/>
              <w:noProof/>
            </w:rPr>
          </w:pPr>
          <w:ins w:id="119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"_Toc397896651"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_Toc397896651 \h </w:instrText>
            </w:r>
            <w:r>
              <w:rPr>
                <w:noProof/>
                <w:webHidden/>
              </w:rPr>
            </w:r>
          </w:ins>
          <w:r>
            <w:rPr>
              <w:noProof/>
              <w:webHidden/>
            </w:rPr>
            <w:fldChar w:fldCharType="separate"/>
          </w:r>
          <w:r w:rsidR="006F6FF7">
            <w:rPr>
              <w:noProof/>
              <w:webHidden/>
            </w:rPr>
            <w:t>115</w:t>
          </w:r>
          <w:ins w:id="1195"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196" w:author="Sammartano, Marc (BIC USA)" w:date="2014-09-07T23:27:00Z"/>
              <w:rFonts w:eastAsiaTheme="minorEastAsia"/>
              <w:noProof/>
            </w:rPr>
          </w:pPr>
          <w:ins w:id="119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"_Toc397896652"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Graphics</w:t>
            </w:r>
            <w:r>
              <w:rPr>
                <w:noProof/>
                <w:webHidden/>
              </w:rPr>
              <w:tab/>
            </w:r>
            <w:r>
              <w:rPr>
                <w:noProof/>
                <w:webHidden/>
              </w:rPr>
              <w:fldChar w:fldCharType="begin"/>
            </w:r>
            <w:r>
              <w:rPr>
                <w:noProof/>
                <w:webHidden/>
              </w:rPr>
              <w:instrText xml:space="preserve"> PAGEREF _Toc397896652 \h </w:instrText>
            </w:r>
            <w:r>
              <w:rPr>
                <w:noProof/>
                <w:webHidden/>
              </w:rPr>
            </w:r>
          </w:ins>
          <w:r>
            <w:rPr>
              <w:noProof/>
              <w:webHidden/>
            </w:rPr>
            <w:fldChar w:fldCharType="separate"/>
          </w:r>
          <w:r w:rsidR="006F6FF7">
            <w:rPr>
              <w:noProof/>
              <w:webHidden/>
            </w:rPr>
            <w:t>115</w:t>
          </w:r>
          <w:ins w:id="119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199" w:author="Sammartano, Marc (BIC USA)" w:date="2014-09-07T23:27:00Z"/>
              <w:rFonts w:eastAsiaTheme="minorEastAsia"/>
              <w:noProof/>
            </w:rPr>
          </w:pPr>
          <w:ins w:id="120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"_Toc397896653"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Introduction</w:t>
            </w:r>
            <w:r>
              <w:rPr>
                <w:noProof/>
                <w:webHidden/>
              </w:rPr>
              <w:tab/>
            </w:r>
            <w:r>
              <w:rPr>
                <w:noProof/>
                <w:webHidden/>
              </w:rPr>
              <w:fldChar w:fldCharType="begin"/>
            </w:r>
            <w:r>
              <w:rPr>
                <w:noProof/>
                <w:webHidden/>
              </w:rPr>
              <w:instrText xml:space="preserve"> PAGEREF _Toc397896653 \h </w:instrText>
            </w:r>
            <w:r>
              <w:rPr>
                <w:noProof/>
                <w:webHidden/>
              </w:rPr>
            </w:r>
          </w:ins>
          <w:r>
            <w:rPr>
              <w:noProof/>
              <w:webHidden/>
            </w:rPr>
            <w:fldChar w:fldCharType="separate"/>
          </w:r>
          <w:r w:rsidR="006F6FF7">
            <w:rPr>
              <w:noProof/>
              <w:webHidden/>
            </w:rPr>
            <w:t>115</w:t>
          </w:r>
          <w:ins w:id="120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02" w:author="Sammartano, Marc (BIC USA)" w:date="2014-09-07T23:27:00Z"/>
              <w:rFonts w:eastAsiaTheme="minorEastAsia"/>
              <w:noProof/>
            </w:rPr>
          </w:pPr>
          <w:ins w:id="120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"_Toc397896654"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The Graphics Screen and Graphics Mode</w:t>
            </w:r>
            <w:r>
              <w:rPr>
                <w:noProof/>
                <w:webHidden/>
              </w:rPr>
              <w:tab/>
            </w:r>
            <w:r>
              <w:rPr>
                <w:noProof/>
                <w:webHidden/>
              </w:rPr>
              <w:fldChar w:fldCharType="begin"/>
            </w:r>
            <w:r>
              <w:rPr>
                <w:noProof/>
                <w:webHidden/>
              </w:rPr>
              <w:instrText xml:space="preserve"> PAGEREF _Toc397896654 \h </w:instrText>
            </w:r>
            <w:r>
              <w:rPr>
                <w:noProof/>
                <w:webHidden/>
              </w:rPr>
            </w:r>
          </w:ins>
          <w:r>
            <w:rPr>
              <w:noProof/>
              <w:webHidden/>
            </w:rPr>
            <w:fldChar w:fldCharType="separate"/>
          </w:r>
          <w:r w:rsidR="006F6FF7">
            <w:rPr>
              <w:noProof/>
              <w:webHidden/>
            </w:rPr>
            <w:t>115</w:t>
          </w:r>
          <w:ins w:id="120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05" w:author="Sammartano, Marc (BIC USA)" w:date="2014-09-07T23:27:00Z"/>
              <w:rFonts w:eastAsiaTheme="minorEastAsia"/>
              <w:noProof/>
            </w:rPr>
          </w:pPr>
          <w:ins w:id="120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"_Toc397896655"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Display Lists</w:t>
            </w:r>
            <w:r>
              <w:rPr>
                <w:noProof/>
                <w:webHidden/>
              </w:rPr>
              <w:tab/>
            </w:r>
            <w:r>
              <w:rPr>
                <w:noProof/>
                <w:webHidden/>
              </w:rPr>
              <w:fldChar w:fldCharType="begin"/>
            </w:r>
            <w:r>
              <w:rPr>
                <w:noProof/>
                <w:webHidden/>
              </w:rPr>
              <w:instrText xml:space="preserve"> PAGEREF _Toc397896655 \h </w:instrText>
            </w:r>
            <w:r>
              <w:rPr>
                <w:noProof/>
                <w:webHidden/>
              </w:rPr>
            </w:r>
          </w:ins>
          <w:r>
            <w:rPr>
              <w:noProof/>
              <w:webHidden/>
            </w:rPr>
            <w:fldChar w:fldCharType="separate"/>
          </w:r>
          <w:r w:rsidR="006F6FF7">
            <w:rPr>
              <w:noProof/>
              <w:webHidden/>
            </w:rPr>
            <w:t>116</w:t>
          </w:r>
          <w:ins w:id="120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08" w:author="Sammartano, Marc (BIC USA)" w:date="2014-09-07T23:27:00Z"/>
              <w:rFonts w:eastAsiaTheme="minorEastAsia"/>
              <w:noProof/>
            </w:rPr>
          </w:pPr>
          <w:ins w:id="120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"_Toc397896656"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Drawing into Bitmaps</w:t>
            </w:r>
            <w:r>
              <w:rPr>
                <w:noProof/>
                <w:webHidden/>
              </w:rPr>
              <w:tab/>
            </w:r>
            <w:r>
              <w:rPr>
                <w:noProof/>
                <w:webHidden/>
              </w:rPr>
              <w:fldChar w:fldCharType="begin"/>
            </w:r>
            <w:r>
              <w:rPr>
                <w:noProof/>
                <w:webHidden/>
              </w:rPr>
              <w:instrText xml:space="preserve"> PAGEREF _Toc397896656 \h </w:instrText>
            </w:r>
            <w:r>
              <w:rPr>
                <w:noProof/>
                <w:webHidden/>
              </w:rPr>
            </w:r>
          </w:ins>
          <w:r>
            <w:rPr>
              <w:noProof/>
              <w:webHidden/>
            </w:rPr>
            <w:fldChar w:fldCharType="separate"/>
          </w:r>
          <w:r w:rsidR="006F6FF7">
            <w:rPr>
              <w:noProof/>
              <w:webHidden/>
            </w:rPr>
            <w:t>116</w:t>
          </w:r>
          <w:ins w:id="121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11" w:author="Sammartano, Marc (BIC USA)" w:date="2014-09-07T23:27:00Z"/>
              <w:rFonts w:eastAsiaTheme="minorEastAsia"/>
              <w:noProof/>
            </w:rPr>
          </w:pPr>
          <w:ins w:id="121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"_Toc397896657"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Colors</w:t>
            </w:r>
            <w:r>
              <w:rPr>
                <w:noProof/>
                <w:webHidden/>
              </w:rPr>
              <w:tab/>
            </w:r>
            <w:r>
              <w:rPr>
                <w:noProof/>
                <w:webHidden/>
              </w:rPr>
              <w:fldChar w:fldCharType="begin"/>
            </w:r>
            <w:r>
              <w:rPr>
                <w:noProof/>
                <w:webHidden/>
              </w:rPr>
              <w:instrText xml:space="preserve"> PAGEREF _Toc397896657 \h </w:instrText>
            </w:r>
            <w:r>
              <w:rPr>
                <w:noProof/>
                <w:webHidden/>
              </w:rPr>
            </w:r>
          </w:ins>
          <w:r>
            <w:rPr>
              <w:noProof/>
              <w:webHidden/>
            </w:rPr>
            <w:fldChar w:fldCharType="separate"/>
          </w:r>
          <w:r w:rsidR="006F6FF7">
            <w:rPr>
              <w:noProof/>
              <w:webHidden/>
            </w:rPr>
            <w:t>117</w:t>
          </w:r>
          <w:ins w:id="121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214" w:author="Sammartano, Marc (BIC USA)" w:date="2014-09-07T23:27:00Z"/>
              <w:rFonts w:eastAsiaTheme="minorEastAsia"/>
              <w:noProof/>
            </w:rPr>
          </w:pPr>
          <w:ins w:id="121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"_Toc397896658"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Graphics Setup Commands</w:t>
            </w:r>
            <w:r>
              <w:rPr>
                <w:noProof/>
                <w:webHidden/>
              </w:rPr>
              <w:tab/>
            </w:r>
            <w:r>
              <w:rPr>
                <w:noProof/>
                <w:webHidden/>
              </w:rPr>
              <w:fldChar w:fldCharType="begin"/>
            </w:r>
            <w:r>
              <w:rPr>
                <w:noProof/>
                <w:webHidden/>
              </w:rPr>
              <w:instrText xml:space="preserve"> PAGEREF _Toc397896658 \h </w:instrText>
            </w:r>
            <w:r>
              <w:rPr>
                <w:noProof/>
                <w:webHidden/>
              </w:rPr>
            </w:r>
          </w:ins>
          <w:r>
            <w:rPr>
              <w:noProof/>
              <w:webHidden/>
            </w:rPr>
            <w:fldChar w:fldCharType="separate"/>
          </w:r>
          <w:r w:rsidR="006F6FF7">
            <w:rPr>
              <w:noProof/>
              <w:webHidden/>
            </w:rPr>
            <w:t>117</w:t>
          </w:r>
          <w:ins w:id="121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17" w:author="Sammartano, Marc (BIC USA)" w:date="2014-09-07T23:27:00Z"/>
              <w:rFonts w:eastAsiaTheme="minorEastAsia"/>
              <w:noProof/>
            </w:rPr>
          </w:pPr>
          <w:ins w:id="121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"_Toc397896659"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_Toc397896659 \h </w:instrText>
            </w:r>
            <w:r>
              <w:rPr>
                <w:noProof/>
                <w:webHidden/>
              </w:rPr>
            </w:r>
          </w:ins>
          <w:r>
            <w:rPr>
              <w:noProof/>
              <w:webHidden/>
            </w:rPr>
            <w:fldChar w:fldCharType="separate"/>
          </w:r>
          <w:r w:rsidR="006F6FF7">
            <w:rPr>
              <w:noProof/>
              <w:webHidden/>
            </w:rPr>
            <w:t>117</w:t>
          </w:r>
          <w:ins w:id="121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20" w:author="Sammartano, Marc (BIC USA)" w:date="2014-09-07T23:27:00Z"/>
              <w:rFonts w:eastAsiaTheme="minorEastAsia"/>
              <w:noProof/>
            </w:rPr>
          </w:pPr>
          <w:ins w:id="122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"_Toc397896660"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Gr.color alpha, red, green, blue, &lt;style_nexp&gt;</w:t>
            </w:r>
            <w:r>
              <w:rPr>
                <w:noProof/>
                <w:webHidden/>
              </w:rPr>
              <w:tab/>
            </w:r>
            <w:r>
              <w:rPr>
                <w:noProof/>
                <w:webHidden/>
              </w:rPr>
              <w:fldChar w:fldCharType="begin"/>
            </w:r>
            <w:r>
              <w:rPr>
                <w:noProof/>
                <w:webHidden/>
              </w:rPr>
              <w:instrText xml:space="preserve"> PAGEREF _Toc397896660 \h </w:instrText>
            </w:r>
            <w:r>
              <w:rPr>
                <w:noProof/>
                <w:webHidden/>
              </w:rPr>
            </w:r>
          </w:ins>
          <w:r>
            <w:rPr>
              <w:noProof/>
              <w:webHidden/>
            </w:rPr>
            <w:fldChar w:fldCharType="separate"/>
          </w:r>
          <w:r w:rsidR="006F6FF7">
            <w:rPr>
              <w:noProof/>
              <w:webHidden/>
            </w:rPr>
            <w:t>117</w:t>
          </w:r>
          <w:ins w:id="122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23" w:author="Sammartano, Marc (BIC USA)" w:date="2014-09-07T23:27:00Z"/>
              <w:rFonts w:eastAsiaTheme="minorEastAsia"/>
              <w:noProof/>
            </w:rPr>
          </w:pPr>
          <w:ins w:id="122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"_Toc397896661"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Gr.set.AntiAlias &lt;lexp&gt;</w:t>
            </w:r>
            <w:r>
              <w:rPr>
                <w:noProof/>
                <w:webHidden/>
              </w:rPr>
              <w:tab/>
            </w:r>
            <w:r>
              <w:rPr>
                <w:noProof/>
                <w:webHidden/>
              </w:rPr>
              <w:fldChar w:fldCharType="begin"/>
            </w:r>
            <w:r>
              <w:rPr>
                <w:noProof/>
                <w:webHidden/>
              </w:rPr>
              <w:instrText xml:space="preserve"> PAGEREF _Toc397896661 \h </w:instrText>
            </w:r>
            <w:r>
              <w:rPr>
                <w:noProof/>
                <w:webHidden/>
              </w:rPr>
            </w:r>
          </w:ins>
          <w:r>
            <w:rPr>
              <w:noProof/>
              <w:webHidden/>
            </w:rPr>
            <w:fldChar w:fldCharType="separate"/>
          </w:r>
          <w:r w:rsidR="006F6FF7">
            <w:rPr>
              <w:noProof/>
              <w:webHidden/>
            </w:rPr>
            <w:t>118</w:t>
          </w:r>
          <w:ins w:id="122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26" w:author="Sammartano, Marc (BIC USA)" w:date="2014-09-07T23:27:00Z"/>
              <w:rFonts w:eastAsiaTheme="minorEastAsia"/>
              <w:noProof/>
            </w:rPr>
          </w:pPr>
          <w:ins w:id="122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"_Toc397896662"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Gr.set.stroke &lt;nexp&gt;</w:t>
            </w:r>
            <w:r>
              <w:rPr>
                <w:noProof/>
                <w:webHidden/>
              </w:rPr>
              <w:tab/>
            </w:r>
            <w:r>
              <w:rPr>
                <w:noProof/>
                <w:webHidden/>
              </w:rPr>
              <w:fldChar w:fldCharType="begin"/>
            </w:r>
            <w:r>
              <w:rPr>
                <w:noProof/>
                <w:webHidden/>
              </w:rPr>
              <w:instrText xml:space="preserve"> PAGEREF _Toc397896662 \h </w:instrText>
            </w:r>
            <w:r>
              <w:rPr>
                <w:noProof/>
                <w:webHidden/>
              </w:rPr>
            </w:r>
          </w:ins>
          <w:r>
            <w:rPr>
              <w:noProof/>
              <w:webHidden/>
            </w:rPr>
            <w:fldChar w:fldCharType="separate"/>
          </w:r>
          <w:r w:rsidR="006F6FF7">
            <w:rPr>
              <w:noProof/>
              <w:webHidden/>
            </w:rPr>
            <w:t>118</w:t>
          </w:r>
          <w:ins w:id="122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29" w:author="Sammartano, Marc (BIC USA)" w:date="2014-09-07T23:27:00Z"/>
              <w:rFonts w:eastAsiaTheme="minorEastAsia"/>
              <w:noProof/>
            </w:rPr>
          </w:pPr>
          <w:ins w:id="123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"_Toc397896663"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Gr.orientation &lt;nexp&gt;</w:t>
            </w:r>
            <w:r>
              <w:rPr>
                <w:noProof/>
                <w:webHidden/>
              </w:rPr>
              <w:tab/>
            </w:r>
            <w:r>
              <w:rPr>
                <w:noProof/>
                <w:webHidden/>
              </w:rPr>
              <w:fldChar w:fldCharType="begin"/>
            </w:r>
            <w:r>
              <w:rPr>
                <w:noProof/>
                <w:webHidden/>
              </w:rPr>
              <w:instrText xml:space="preserve"> PAGEREF _Toc397896663 \h </w:instrText>
            </w:r>
            <w:r>
              <w:rPr>
                <w:noProof/>
                <w:webHidden/>
              </w:rPr>
            </w:r>
          </w:ins>
          <w:r>
            <w:rPr>
              <w:noProof/>
              <w:webHidden/>
            </w:rPr>
            <w:fldChar w:fldCharType="separate"/>
          </w:r>
          <w:r w:rsidR="006F6FF7">
            <w:rPr>
              <w:noProof/>
              <w:webHidden/>
            </w:rPr>
            <w:t>118</w:t>
          </w:r>
          <w:ins w:id="123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32" w:author="Sammartano, Marc (BIC USA)" w:date="2014-09-07T23:27:00Z"/>
              <w:rFonts w:eastAsiaTheme="minorEastAsia"/>
              <w:noProof/>
            </w:rPr>
          </w:pPr>
          <w:ins w:id="123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"_Toc397896664"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Gr.StatusBar.Show  &lt;nexp&gt;</w:t>
            </w:r>
            <w:r>
              <w:rPr>
                <w:noProof/>
                <w:webHidden/>
              </w:rPr>
              <w:tab/>
            </w:r>
            <w:r>
              <w:rPr>
                <w:noProof/>
                <w:webHidden/>
              </w:rPr>
              <w:fldChar w:fldCharType="begin"/>
            </w:r>
            <w:r>
              <w:rPr>
                <w:noProof/>
                <w:webHidden/>
              </w:rPr>
              <w:instrText xml:space="preserve"> PAGEREF _Toc397896664 \h </w:instrText>
            </w:r>
            <w:r>
              <w:rPr>
                <w:noProof/>
                <w:webHidden/>
              </w:rPr>
            </w:r>
          </w:ins>
          <w:r>
            <w:rPr>
              <w:noProof/>
              <w:webHidden/>
            </w:rPr>
            <w:fldChar w:fldCharType="separate"/>
          </w:r>
          <w:r w:rsidR="006F6FF7">
            <w:rPr>
              <w:noProof/>
              <w:webHidden/>
            </w:rPr>
            <w:t>118</w:t>
          </w:r>
          <w:ins w:id="123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35" w:author="Sammartano, Marc (BIC USA)" w:date="2014-09-07T23:27:00Z"/>
              <w:rFonts w:eastAsiaTheme="minorEastAsia"/>
              <w:noProof/>
            </w:rPr>
          </w:pPr>
          <w:ins w:id="123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"_Toc397896665"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Gr.render</w:t>
            </w:r>
            <w:r>
              <w:rPr>
                <w:noProof/>
                <w:webHidden/>
              </w:rPr>
              <w:tab/>
            </w:r>
            <w:r>
              <w:rPr>
                <w:noProof/>
                <w:webHidden/>
              </w:rPr>
              <w:fldChar w:fldCharType="begin"/>
            </w:r>
            <w:r>
              <w:rPr>
                <w:noProof/>
                <w:webHidden/>
              </w:rPr>
              <w:instrText xml:space="preserve"> PAGEREF _Toc397896665 \h </w:instrText>
            </w:r>
            <w:r>
              <w:rPr>
                <w:noProof/>
                <w:webHidden/>
              </w:rPr>
            </w:r>
          </w:ins>
          <w:r>
            <w:rPr>
              <w:noProof/>
              <w:webHidden/>
            </w:rPr>
            <w:fldChar w:fldCharType="separate"/>
          </w:r>
          <w:r w:rsidR="006F6FF7">
            <w:rPr>
              <w:noProof/>
              <w:webHidden/>
            </w:rPr>
            <w:t>118</w:t>
          </w:r>
          <w:ins w:id="123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38" w:author="Sammartano, Marc (BIC USA)" w:date="2014-09-07T23:27:00Z"/>
              <w:rFonts w:eastAsiaTheme="minorEastAsia"/>
              <w:noProof/>
            </w:rPr>
          </w:pPr>
          <w:ins w:id="123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"_Toc397896666"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Gr.screen width, height{, density }</w:t>
            </w:r>
            <w:r>
              <w:rPr>
                <w:noProof/>
                <w:webHidden/>
              </w:rPr>
              <w:tab/>
            </w:r>
            <w:r>
              <w:rPr>
                <w:noProof/>
                <w:webHidden/>
              </w:rPr>
              <w:fldChar w:fldCharType="begin"/>
            </w:r>
            <w:r>
              <w:rPr>
                <w:noProof/>
                <w:webHidden/>
              </w:rPr>
              <w:instrText xml:space="preserve"> PAGEREF _Toc397896666 \h </w:instrText>
            </w:r>
            <w:r>
              <w:rPr>
                <w:noProof/>
                <w:webHidden/>
              </w:rPr>
            </w:r>
          </w:ins>
          <w:r>
            <w:rPr>
              <w:noProof/>
              <w:webHidden/>
            </w:rPr>
            <w:fldChar w:fldCharType="separate"/>
          </w:r>
          <w:r w:rsidR="006F6FF7">
            <w:rPr>
              <w:noProof/>
              <w:webHidden/>
            </w:rPr>
            <w:t>118</w:t>
          </w:r>
          <w:ins w:id="124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41" w:author="Sammartano, Marc (BIC USA)" w:date="2014-09-07T23:27:00Z"/>
              <w:rFonts w:eastAsiaTheme="minorEastAsia"/>
              <w:noProof/>
            </w:rPr>
          </w:pPr>
          <w:ins w:id="1242"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"_Toc397896667"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Gr.scale x_factor, y_factor</w:t>
            </w:r>
            <w:r>
              <w:rPr>
                <w:noProof/>
                <w:webHidden/>
              </w:rPr>
              <w:tab/>
            </w:r>
            <w:r>
              <w:rPr>
                <w:noProof/>
                <w:webHidden/>
              </w:rPr>
              <w:fldChar w:fldCharType="begin"/>
            </w:r>
            <w:r>
              <w:rPr>
                <w:noProof/>
                <w:webHidden/>
              </w:rPr>
              <w:instrText xml:space="preserve"> PAGEREF _Toc397896667 \h </w:instrText>
            </w:r>
            <w:r>
              <w:rPr>
                <w:noProof/>
                <w:webHidden/>
              </w:rPr>
            </w:r>
          </w:ins>
          <w:r>
            <w:rPr>
              <w:noProof/>
              <w:webHidden/>
            </w:rPr>
            <w:fldChar w:fldCharType="separate"/>
          </w:r>
          <w:r w:rsidR="006F6FF7">
            <w:rPr>
              <w:noProof/>
              <w:webHidden/>
            </w:rPr>
            <w:t>119</w:t>
          </w:r>
          <w:ins w:id="124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44" w:author="Sammartano, Marc (BIC USA)" w:date="2014-09-07T23:27:00Z"/>
              <w:rFonts w:eastAsiaTheme="minorEastAsia"/>
              <w:noProof/>
            </w:rPr>
          </w:pPr>
          <w:ins w:id="124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"_Toc397896668"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Gr.cls</w:t>
            </w:r>
            <w:r>
              <w:rPr>
                <w:noProof/>
                <w:webHidden/>
              </w:rPr>
              <w:tab/>
            </w:r>
            <w:r>
              <w:rPr>
                <w:noProof/>
                <w:webHidden/>
              </w:rPr>
              <w:fldChar w:fldCharType="begin"/>
            </w:r>
            <w:r>
              <w:rPr>
                <w:noProof/>
                <w:webHidden/>
              </w:rPr>
              <w:instrText xml:space="preserve"> PAGEREF _Toc397896668 \h </w:instrText>
            </w:r>
            <w:r>
              <w:rPr>
                <w:noProof/>
                <w:webHidden/>
              </w:rPr>
            </w:r>
          </w:ins>
          <w:r>
            <w:rPr>
              <w:noProof/>
              <w:webHidden/>
            </w:rPr>
            <w:fldChar w:fldCharType="separate"/>
          </w:r>
          <w:r w:rsidR="006F6FF7">
            <w:rPr>
              <w:noProof/>
              <w:webHidden/>
            </w:rPr>
            <w:t>119</w:t>
          </w:r>
          <w:ins w:id="124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47" w:author="Sammartano, Marc (BIC USA)" w:date="2014-09-07T23:27:00Z"/>
              <w:rFonts w:eastAsiaTheme="minorEastAsia"/>
              <w:noProof/>
            </w:rPr>
          </w:pPr>
          <w:ins w:id="124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"_Toc397896669"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Gr.close</w:t>
            </w:r>
            <w:r>
              <w:rPr>
                <w:noProof/>
                <w:webHidden/>
              </w:rPr>
              <w:tab/>
            </w:r>
            <w:r>
              <w:rPr>
                <w:noProof/>
                <w:webHidden/>
              </w:rPr>
              <w:fldChar w:fldCharType="begin"/>
            </w:r>
            <w:r>
              <w:rPr>
                <w:noProof/>
                <w:webHidden/>
              </w:rPr>
              <w:instrText xml:space="preserve"> PAGEREF _Toc397896669 \h </w:instrText>
            </w:r>
            <w:r>
              <w:rPr>
                <w:noProof/>
                <w:webHidden/>
              </w:rPr>
            </w:r>
          </w:ins>
          <w:r>
            <w:rPr>
              <w:noProof/>
              <w:webHidden/>
            </w:rPr>
            <w:fldChar w:fldCharType="separate"/>
          </w:r>
          <w:r w:rsidR="006F6FF7">
            <w:rPr>
              <w:noProof/>
              <w:webHidden/>
            </w:rPr>
            <w:t>119</w:t>
          </w:r>
          <w:ins w:id="124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50" w:author="Sammartano, Marc (BIC USA)" w:date="2014-09-07T23:27:00Z"/>
              <w:rFonts w:eastAsiaTheme="minorEastAsia"/>
              <w:noProof/>
            </w:rPr>
          </w:pPr>
          <w:ins w:id="125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"_Toc397896670"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Gr.front  flag</w:t>
            </w:r>
            <w:r>
              <w:rPr>
                <w:noProof/>
                <w:webHidden/>
              </w:rPr>
              <w:tab/>
            </w:r>
            <w:r>
              <w:rPr>
                <w:noProof/>
                <w:webHidden/>
              </w:rPr>
              <w:fldChar w:fldCharType="begin"/>
            </w:r>
            <w:r>
              <w:rPr>
                <w:noProof/>
                <w:webHidden/>
              </w:rPr>
              <w:instrText xml:space="preserve"> PAGEREF _Toc397896670 \h </w:instrText>
            </w:r>
            <w:r>
              <w:rPr>
                <w:noProof/>
                <w:webHidden/>
              </w:rPr>
            </w:r>
          </w:ins>
          <w:r>
            <w:rPr>
              <w:noProof/>
              <w:webHidden/>
            </w:rPr>
            <w:fldChar w:fldCharType="separate"/>
          </w:r>
          <w:r w:rsidR="006F6FF7">
            <w:rPr>
              <w:noProof/>
              <w:webHidden/>
            </w:rPr>
            <w:t>119</w:t>
          </w:r>
          <w:ins w:id="125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53" w:author="Sammartano, Marc (BIC USA)" w:date="2014-09-07T23:27:00Z"/>
              <w:rFonts w:eastAsiaTheme="minorEastAsia"/>
              <w:noProof/>
            </w:rPr>
          </w:pPr>
          <w:ins w:id="125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"_Toc397896671"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Gr.brightness &lt;nexp&gt;</w:t>
            </w:r>
            <w:r>
              <w:rPr>
                <w:noProof/>
                <w:webHidden/>
              </w:rPr>
              <w:tab/>
            </w:r>
            <w:r>
              <w:rPr>
                <w:noProof/>
                <w:webHidden/>
              </w:rPr>
              <w:fldChar w:fldCharType="begin"/>
            </w:r>
            <w:r>
              <w:rPr>
                <w:noProof/>
                <w:webHidden/>
              </w:rPr>
              <w:instrText xml:space="preserve"> PAGEREF _Toc397896671 \h </w:instrText>
            </w:r>
            <w:r>
              <w:rPr>
                <w:noProof/>
                <w:webHidden/>
              </w:rPr>
            </w:r>
          </w:ins>
          <w:r>
            <w:rPr>
              <w:noProof/>
              <w:webHidden/>
            </w:rPr>
            <w:fldChar w:fldCharType="separate"/>
          </w:r>
          <w:r w:rsidR="006F6FF7">
            <w:rPr>
              <w:noProof/>
              <w:webHidden/>
            </w:rPr>
            <w:t>120</w:t>
          </w:r>
          <w:ins w:id="125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256" w:author="Sammartano, Marc (BIC USA)" w:date="2014-09-07T23:27:00Z"/>
              <w:rFonts w:eastAsiaTheme="minorEastAsia"/>
              <w:noProof/>
            </w:rPr>
          </w:pPr>
          <w:ins w:id="125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"_Toc397896672"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Graphical Object Creation Commands</w:t>
            </w:r>
            <w:r>
              <w:rPr>
                <w:noProof/>
                <w:webHidden/>
              </w:rPr>
              <w:tab/>
            </w:r>
            <w:r>
              <w:rPr>
                <w:noProof/>
                <w:webHidden/>
              </w:rPr>
              <w:fldChar w:fldCharType="begin"/>
            </w:r>
            <w:r>
              <w:rPr>
                <w:noProof/>
                <w:webHidden/>
              </w:rPr>
              <w:instrText xml:space="preserve"> PAGEREF _Toc397896672 \h </w:instrText>
            </w:r>
            <w:r>
              <w:rPr>
                <w:noProof/>
                <w:webHidden/>
              </w:rPr>
            </w:r>
          </w:ins>
          <w:r>
            <w:rPr>
              <w:noProof/>
              <w:webHidden/>
            </w:rPr>
            <w:fldChar w:fldCharType="separate"/>
          </w:r>
          <w:r w:rsidR="006F6FF7">
            <w:rPr>
              <w:noProof/>
              <w:webHidden/>
            </w:rPr>
            <w:t>120</w:t>
          </w:r>
          <w:ins w:id="125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59" w:author="Sammartano, Marc (BIC USA)" w:date="2014-09-07T23:27:00Z"/>
              <w:rFonts w:eastAsiaTheme="minorEastAsia"/>
              <w:noProof/>
            </w:rPr>
          </w:pPr>
          <w:ins w:id="126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"_Toc397896673"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Gr.point &lt;object_number_nvar&gt;, x, y</w:t>
            </w:r>
            <w:r>
              <w:rPr>
                <w:noProof/>
                <w:webHidden/>
              </w:rPr>
              <w:tab/>
            </w:r>
            <w:r>
              <w:rPr>
                <w:noProof/>
                <w:webHidden/>
              </w:rPr>
              <w:fldChar w:fldCharType="begin"/>
            </w:r>
            <w:r>
              <w:rPr>
                <w:noProof/>
                <w:webHidden/>
              </w:rPr>
              <w:instrText xml:space="preserve"> PAGEREF _Toc397896673 \h </w:instrText>
            </w:r>
            <w:r>
              <w:rPr>
                <w:noProof/>
                <w:webHidden/>
              </w:rPr>
            </w:r>
          </w:ins>
          <w:r>
            <w:rPr>
              <w:noProof/>
              <w:webHidden/>
            </w:rPr>
            <w:fldChar w:fldCharType="separate"/>
          </w:r>
          <w:r w:rsidR="006F6FF7">
            <w:rPr>
              <w:noProof/>
              <w:webHidden/>
            </w:rPr>
            <w:t>120</w:t>
          </w:r>
          <w:ins w:id="126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62" w:author="Sammartano, Marc (BIC USA)" w:date="2014-09-07T23:27:00Z"/>
              <w:rFonts w:eastAsiaTheme="minorEastAsia"/>
              <w:noProof/>
            </w:rPr>
          </w:pPr>
          <w:ins w:id="126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"_Toc397896674"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Gr.line &lt;object_number_nvar&gt;, x1, y1, x2, y2</w:t>
            </w:r>
            <w:r>
              <w:rPr>
                <w:noProof/>
                <w:webHidden/>
              </w:rPr>
              <w:tab/>
            </w:r>
            <w:r>
              <w:rPr>
                <w:noProof/>
                <w:webHidden/>
              </w:rPr>
              <w:fldChar w:fldCharType="begin"/>
            </w:r>
            <w:r>
              <w:rPr>
                <w:noProof/>
                <w:webHidden/>
              </w:rPr>
              <w:instrText xml:space="preserve"> PAGEREF _Toc397896674 \h </w:instrText>
            </w:r>
            <w:r>
              <w:rPr>
                <w:noProof/>
                <w:webHidden/>
              </w:rPr>
            </w:r>
          </w:ins>
          <w:r>
            <w:rPr>
              <w:noProof/>
              <w:webHidden/>
            </w:rPr>
            <w:fldChar w:fldCharType="separate"/>
          </w:r>
          <w:r w:rsidR="006F6FF7">
            <w:rPr>
              <w:noProof/>
              <w:webHidden/>
            </w:rPr>
            <w:t>120</w:t>
          </w:r>
          <w:ins w:id="126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65" w:author="Sammartano, Marc (BIC USA)" w:date="2014-09-07T23:27:00Z"/>
              <w:rFonts w:eastAsiaTheme="minorEastAsia"/>
              <w:noProof/>
            </w:rPr>
          </w:pPr>
          <w:ins w:id="126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"_Toc397896675"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Gr.rect &lt;object_number_nvar&gt;, left, top, right, bottom</w:t>
            </w:r>
            <w:r>
              <w:rPr>
                <w:noProof/>
                <w:webHidden/>
              </w:rPr>
              <w:tab/>
            </w:r>
            <w:r>
              <w:rPr>
                <w:noProof/>
                <w:webHidden/>
              </w:rPr>
              <w:fldChar w:fldCharType="begin"/>
            </w:r>
            <w:r>
              <w:rPr>
                <w:noProof/>
                <w:webHidden/>
              </w:rPr>
              <w:instrText xml:space="preserve"> PAGEREF _Toc397896675 \h </w:instrText>
            </w:r>
            <w:r>
              <w:rPr>
                <w:noProof/>
                <w:webHidden/>
              </w:rPr>
            </w:r>
          </w:ins>
          <w:r>
            <w:rPr>
              <w:noProof/>
              <w:webHidden/>
            </w:rPr>
            <w:fldChar w:fldCharType="separate"/>
          </w:r>
          <w:r w:rsidR="006F6FF7">
            <w:rPr>
              <w:noProof/>
              <w:webHidden/>
            </w:rPr>
            <w:t>120</w:t>
          </w:r>
          <w:ins w:id="126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68" w:author="Sammartano, Marc (BIC USA)" w:date="2014-09-07T23:27:00Z"/>
              <w:rFonts w:eastAsiaTheme="minorEastAsia"/>
              <w:noProof/>
            </w:rPr>
          </w:pPr>
          <w:ins w:id="126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"_Toc397896676"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Gr.oval &lt;object_number_nvar&gt;, left, top, right, bottom</w:t>
            </w:r>
            <w:r>
              <w:rPr>
                <w:noProof/>
                <w:webHidden/>
              </w:rPr>
              <w:tab/>
            </w:r>
            <w:r>
              <w:rPr>
                <w:noProof/>
                <w:webHidden/>
              </w:rPr>
              <w:fldChar w:fldCharType="begin"/>
            </w:r>
            <w:r>
              <w:rPr>
                <w:noProof/>
                <w:webHidden/>
              </w:rPr>
              <w:instrText xml:space="preserve"> PAGEREF _Toc397896676 \h </w:instrText>
            </w:r>
            <w:r>
              <w:rPr>
                <w:noProof/>
                <w:webHidden/>
              </w:rPr>
            </w:r>
          </w:ins>
          <w:r>
            <w:rPr>
              <w:noProof/>
              <w:webHidden/>
            </w:rPr>
            <w:fldChar w:fldCharType="separate"/>
          </w:r>
          <w:r w:rsidR="006F6FF7">
            <w:rPr>
              <w:noProof/>
              <w:webHidden/>
            </w:rPr>
            <w:t>121</w:t>
          </w:r>
          <w:ins w:id="127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71" w:author="Sammartano, Marc (BIC USA)" w:date="2014-09-07T23:27:00Z"/>
              <w:rFonts w:eastAsiaTheme="minorEastAsia"/>
              <w:noProof/>
            </w:rPr>
          </w:pPr>
          <w:ins w:id="127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"_Toc397896677"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_Toc397896677 \h </w:instrText>
            </w:r>
            <w:r>
              <w:rPr>
                <w:noProof/>
                <w:webHidden/>
              </w:rPr>
            </w:r>
          </w:ins>
          <w:r>
            <w:rPr>
              <w:noProof/>
              <w:webHidden/>
            </w:rPr>
            <w:fldChar w:fldCharType="separate"/>
          </w:r>
          <w:r w:rsidR="006F6FF7">
            <w:rPr>
              <w:noProof/>
              <w:webHidden/>
            </w:rPr>
            <w:t>121</w:t>
          </w:r>
          <w:ins w:id="127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74" w:author="Sammartano, Marc (BIC USA)" w:date="2014-09-07T23:27:00Z"/>
              <w:rFonts w:eastAsiaTheme="minorEastAsia"/>
              <w:noProof/>
            </w:rPr>
          </w:pPr>
          <w:ins w:id="127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"_Toc397896678"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Gr.circle &lt;object_number_nvar&gt;, x, y, radius</w:t>
            </w:r>
            <w:r>
              <w:rPr>
                <w:noProof/>
                <w:webHidden/>
              </w:rPr>
              <w:tab/>
            </w:r>
            <w:r>
              <w:rPr>
                <w:noProof/>
                <w:webHidden/>
              </w:rPr>
              <w:fldChar w:fldCharType="begin"/>
            </w:r>
            <w:r>
              <w:rPr>
                <w:noProof/>
                <w:webHidden/>
              </w:rPr>
              <w:instrText xml:space="preserve"> PAGEREF _Toc397896678 \h </w:instrText>
            </w:r>
            <w:r>
              <w:rPr>
                <w:noProof/>
                <w:webHidden/>
              </w:rPr>
            </w:r>
          </w:ins>
          <w:r>
            <w:rPr>
              <w:noProof/>
              <w:webHidden/>
            </w:rPr>
            <w:fldChar w:fldCharType="separate"/>
          </w:r>
          <w:r w:rsidR="006F6FF7">
            <w:rPr>
              <w:noProof/>
              <w:webHidden/>
            </w:rPr>
            <w:t>121</w:t>
          </w:r>
          <w:ins w:id="127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77" w:author="Sammartano, Marc (BIC USA)" w:date="2014-09-07T23:27:00Z"/>
              <w:rFonts w:eastAsiaTheme="minorEastAsia"/>
              <w:noProof/>
            </w:rPr>
          </w:pPr>
          <w:ins w:id="127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"_Toc397896679"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_Toc397896679 \h </w:instrText>
            </w:r>
            <w:r>
              <w:rPr>
                <w:noProof/>
                <w:webHidden/>
              </w:rPr>
            </w:r>
          </w:ins>
          <w:r>
            <w:rPr>
              <w:noProof/>
              <w:webHidden/>
            </w:rPr>
            <w:fldChar w:fldCharType="separate"/>
          </w:r>
          <w:r w:rsidR="006F6FF7">
            <w:rPr>
              <w:noProof/>
              <w:webHidden/>
            </w:rPr>
            <w:t>121</w:t>
          </w:r>
          <w:ins w:id="127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80" w:author="Sammartano, Marc (BIC USA)" w:date="2014-09-07T23:27:00Z"/>
              <w:rFonts w:eastAsiaTheme="minorEastAsia"/>
              <w:noProof/>
            </w:rPr>
          </w:pPr>
          <w:ins w:id="128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"_Toc397896680"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Gr.poly &lt;object_number_nvar&gt;, list_pointer {,x, y}</w:t>
            </w:r>
            <w:r>
              <w:rPr>
                <w:noProof/>
                <w:webHidden/>
              </w:rPr>
              <w:tab/>
            </w:r>
            <w:r>
              <w:rPr>
                <w:noProof/>
                <w:webHidden/>
              </w:rPr>
              <w:fldChar w:fldCharType="begin"/>
            </w:r>
            <w:r>
              <w:rPr>
                <w:noProof/>
                <w:webHidden/>
              </w:rPr>
              <w:instrText xml:space="preserve"> PAGEREF _Toc397896680 \h </w:instrText>
            </w:r>
            <w:r>
              <w:rPr>
                <w:noProof/>
                <w:webHidden/>
              </w:rPr>
            </w:r>
          </w:ins>
          <w:r>
            <w:rPr>
              <w:noProof/>
              <w:webHidden/>
            </w:rPr>
            <w:fldChar w:fldCharType="separate"/>
          </w:r>
          <w:r w:rsidR="006F6FF7">
            <w:rPr>
              <w:noProof/>
              <w:webHidden/>
            </w:rPr>
            <w:t>122</w:t>
          </w:r>
          <w:ins w:id="128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283" w:author="Sammartano, Marc (BIC USA)" w:date="2014-09-07T23:27:00Z"/>
              <w:rFonts w:eastAsiaTheme="minorEastAsia"/>
              <w:noProof/>
            </w:rPr>
          </w:pPr>
          <w:ins w:id="128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"_Toc397896681"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Hide and Show Commands</w:t>
            </w:r>
            <w:r>
              <w:rPr>
                <w:noProof/>
                <w:webHidden/>
              </w:rPr>
              <w:tab/>
            </w:r>
            <w:r>
              <w:rPr>
                <w:noProof/>
                <w:webHidden/>
              </w:rPr>
              <w:fldChar w:fldCharType="begin"/>
            </w:r>
            <w:r>
              <w:rPr>
                <w:noProof/>
                <w:webHidden/>
              </w:rPr>
              <w:instrText xml:space="preserve"> PAGEREF _Toc397896681 \h </w:instrText>
            </w:r>
            <w:r>
              <w:rPr>
                <w:noProof/>
                <w:webHidden/>
              </w:rPr>
            </w:r>
          </w:ins>
          <w:r>
            <w:rPr>
              <w:noProof/>
              <w:webHidden/>
            </w:rPr>
            <w:fldChar w:fldCharType="separate"/>
          </w:r>
          <w:r w:rsidR="006F6FF7">
            <w:rPr>
              <w:noProof/>
              <w:webHidden/>
            </w:rPr>
            <w:t>122</w:t>
          </w:r>
          <w:ins w:id="128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86" w:author="Sammartano, Marc (BIC USA)" w:date="2014-09-07T23:27:00Z"/>
              <w:rFonts w:eastAsiaTheme="minorEastAsia"/>
              <w:noProof/>
            </w:rPr>
          </w:pPr>
          <w:ins w:id="128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"_Toc397896682"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Gr.hide &lt;object_number_nvar&gt;</w:t>
            </w:r>
            <w:r>
              <w:rPr>
                <w:noProof/>
                <w:webHidden/>
              </w:rPr>
              <w:tab/>
            </w:r>
            <w:r>
              <w:rPr>
                <w:noProof/>
                <w:webHidden/>
              </w:rPr>
              <w:fldChar w:fldCharType="begin"/>
            </w:r>
            <w:r>
              <w:rPr>
                <w:noProof/>
                <w:webHidden/>
              </w:rPr>
              <w:instrText xml:space="preserve"> PAGEREF _Toc397896682 \h </w:instrText>
            </w:r>
            <w:r>
              <w:rPr>
                <w:noProof/>
                <w:webHidden/>
              </w:rPr>
            </w:r>
          </w:ins>
          <w:r>
            <w:rPr>
              <w:noProof/>
              <w:webHidden/>
            </w:rPr>
            <w:fldChar w:fldCharType="separate"/>
          </w:r>
          <w:r w:rsidR="006F6FF7">
            <w:rPr>
              <w:noProof/>
              <w:webHidden/>
            </w:rPr>
            <w:t>122</w:t>
          </w:r>
          <w:ins w:id="128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89" w:author="Sammartano, Marc (BIC USA)" w:date="2014-09-07T23:27:00Z"/>
              <w:rFonts w:eastAsiaTheme="minorEastAsia"/>
              <w:noProof/>
            </w:rPr>
          </w:pPr>
          <w:ins w:id="129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"_Toc397896683"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Gr.show &lt;object_number_nvar&gt;</w:t>
            </w:r>
            <w:r>
              <w:rPr>
                <w:noProof/>
                <w:webHidden/>
              </w:rPr>
              <w:tab/>
            </w:r>
            <w:r>
              <w:rPr>
                <w:noProof/>
                <w:webHidden/>
              </w:rPr>
              <w:fldChar w:fldCharType="begin"/>
            </w:r>
            <w:r>
              <w:rPr>
                <w:noProof/>
                <w:webHidden/>
              </w:rPr>
              <w:instrText xml:space="preserve"> PAGEREF _Toc397896683 \h </w:instrText>
            </w:r>
            <w:r>
              <w:rPr>
                <w:noProof/>
                <w:webHidden/>
              </w:rPr>
            </w:r>
          </w:ins>
          <w:r>
            <w:rPr>
              <w:noProof/>
              <w:webHidden/>
            </w:rPr>
            <w:fldChar w:fldCharType="separate"/>
          </w:r>
          <w:r w:rsidR="006F6FF7">
            <w:rPr>
              <w:noProof/>
              <w:webHidden/>
            </w:rPr>
            <w:t>122</w:t>
          </w:r>
          <w:ins w:id="129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292" w:author="Sammartano, Marc (BIC USA)" w:date="2014-09-07T23:27:00Z"/>
              <w:rFonts w:eastAsiaTheme="minorEastAsia"/>
              <w:noProof/>
            </w:rPr>
          </w:pPr>
          <w:ins w:id="129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"_Toc397896684"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Touch Query Commands</w:t>
            </w:r>
            <w:r>
              <w:rPr>
                <w:noProof/>
                <w:webHidden/>
              </w:rPr>
              <w:tab/>
            </w:r>
            <w:r>
              <w:rPr>
                <w:noProof/>
                <w:webHidden/>
              </w:rPr>
              <w:fldChar w:fldCharType="begin"/>
            </w:r>
            <w:r>
              <w:rPr>
                <w:noProof/>
                <w:webHidden/>
              </w:rPr>
              <w:instrText xml:space="preserve"> PAGEREF _Toc397896684 \h </w:instrText>
            </w:r>
            <w:r>
              <w:rPr>
                <w:noProof/>
                <w:webHidden/>
              </w:rPr>
            </w:r>
          </w:ins>
          <w:r>
            <w:rPr>
              <w:noProof/>
              <w:webHidden/>
            </w:rPr>
            <w:fldChar w:fldCharType="separate"/>
          </w:r>
          <w:r w:rsidR="006F6FF7">
            <w:rPr>
              <w:noProof/>
              <w:webHidden/>
            </w:rPr>
            <w:t>122</w:t>
          </w:r>
          <w:ins w:id="129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95" w:author="Sammartano, Marc (BIC USA)" w:date="2014-09-07T23:27:00Z"/>
              <w:rFonts w:eastAsiaTheme="minorEastAsia"/>
              <w:noProof/>
            </w:rPr>
          </w:pPr>
          <w:ins w:id="129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"_Toc397896685"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Gr.touch touched, x, y</w:t>
            </w:r>
            <w:r>
              <w:rPr>
                <w:noProof/>
                <w:webHidden/>
              </w:rPr>
              <w:tab/>
            </w:r>
            <w:r>
              <w:rPr>
                <w:noProof/>
                <w:webHidden/>
              </w:rPr>
              <w:fldChar w:fldCharType="begin"/>
            </w:r>
            <w:r>
              <w:rPr>
                <w:noProof/>
                <w:webHidden/>
              </w:rPr>
              <w:instrText xml:space="preserve"> PAGEREF _Toc397896685 \h </w:instrText>
            </w:r>
            <w:r>
              <w:rPr>
                <w:noProof/>
                <w:webHidden/>
              </w:rPr>
            </w:r>
          </w:ins>
          <w:r>
            <w:rPr>
              <w:noProof/>
              <w:webHidden/>
            </w:rPr>
            <w:fldChar w:fldCharType="separate"/>
          </w:r>
          <w:r w:rsidR="006F6FF7">
            <w:rPr>
              <w:noProof/>
              <w:webHidden/>
            </w:rPr>
            <w:t>123</w:t>
          </w:r>
          <w:ins w:id="129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298" w:author="Sammartano, Marc (BIC USA)" w:date="2014-09-07T23:27:00Z"/>
              <w:rFonts w:eastAsiaTheme="minorEastAsia"/>
              <w:noProof/>
            </w:rPr>
          </w:pPr>
          <w:ins w:id="129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"_Toc397896686"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Gr.bounded.touch touched, left, top, right, bottom</w:t>
            </w:r>
            <w:r>
              <w:rPr>
                <w:noProof/>
                <w:webHidden/>
              </w:rPr>
              <w:tab/>
            </w:r>
            <w:r>
              <w:rPr>
                <w:noProof/>
                <w:webHidden/>
              </w:rPr>
              <w:fldChar w:fldCharType="begin"/>
            </w:r>
            <w:r>
              <w:rPr>
                <w:noProof/>
                <w:webHidden/>
              </w:rPr>
              <w:instrText xml:space="preserve"> PAGEREF _Toc397896686 \h </w:instrText>
            </w:r>
            <w:r>
              <w:rPr>
                <w:noProof/>
                <w:webHidden/>
              </w:rPr>
            </w:r>
          </w:ins>
          <w:r>
            <w:rPr>
              <w:noProof/>
              <w:webHidden/>
            </w:rPr>
            <w:fldChar w:fldCharType="separate"/>
          </w:r>
          <w:r w:rsidR="006F6FF7">
            <w:rPr>
              <w:noProof/>
              <w:webHidden/>
            </w:rPr>
            <w:t>123</w:t>
          </w:r>
          <w:ins w:id="130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01" w:author="Sammartano, Marc (BIC USA)" w:date="2014-09-07T23:27:00Z"/>
              <w:rFonts w:eastAsiaTheme="minorEastAsia"/>
              <w:noProof/>
            </w:rPr>
          </w:pPr>
          <w:ins w:id="130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"_Toc397896687"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Gr.touch2 touched, x, y</w:t>
            </w:r>
            <w:r>
              <w:rPr>
                <w:noProof/>
                <w:webHidden/>
              </w:rPr>
              <w:tab/>
            </w:r>
            <w:r>
              <w:rPr>
                <w:noProof/>
                <w:webHidden/>
              </w:rPr>
              <w:fldChar w:fldCharType="begin"/>
            </w:r>
            <w:r>
              <w:rPr>
                <w:noProof/>
                <w:webHidden/>
              </w:rPr>
              <w:instrText xml:space="preserve"> PAGEREF _Toc397896687 \h </w:instrText>
            </w:r>
            <w:r>
              <w:rPr>
                <w:noProof/>
                <w:webHidden/>
              </w:rPr>
            </w:r>
          </w:ins>
          <w:r>
            <w:rPr>
              <w:noProof/>
              <w:webHidden/>
            </w:rPr>
            <w:fldChar w:fldCharType="separate"/>
          </w:r>
          <w:r w:rsidR="006F6FF7">
            <w:rPr>
              <w:noProof/>
              <w:webHidden/>
            </w:rPr>
            <w:t>124</w:t>
          </w:r>
          <w:ins w:id="130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04" w:author="Sammartano, Marc (BIC USA)" w:date="2014-09-07T23:27:00Z"/>
              <w:rFonts w:eastAsiaTheme="minorEastAsia"/>
              <w:noProof/>
            </w:rPr>
          </w:pPr>
          <w:ins w:id="130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"_Toc397896688"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Gr.bounded.touch2 touched, left, top, right, bottom</w:t>
            </w:r>
            <w:r>
              <w:rPr>
                <w:noProof/>
                <w:webHidden/>
              </w:rPr>
              <w:tab/>
            </w:r>
            <w:r>
              <w:rPr>
                <w:noProof/>
                <w:webHidden/>
              </w:rPr>
              <w:fldChar w:fldCharType="begin"/>
            </w:r>
            <w:r>
              <w:rPr>
                <w:noProof/>
                <w:webHidden/>
              </w:rPr>
              <w:instrText xml:space="preserve"> PAGEREF _Toc397896688 \h </w:instrText>
            </w:r>
            <w:r>
              <w:rPr>
                <w:noProof/>
                <w:webHidden/>
              </w:rPr>
            </w:r>
          </w:ins>
          <w:r>
            <w:rPr>
              <w:noProof/>
              <w:webHidden/>
            </w:rPr>
            <w:fldChar w:fldCharType="separate"/>
          </w:r>
          <w:r w:rsidR="006F6FF7">
            <w:rPr>
              <w:noProof/>
              <w:webHidden/>
            </w:rPr>
            <w:t>124</w:t>
          </w:r>
          <w:ins w:id="130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07" w:author="Sammartano, Marc (BIC USA)" w:date="2014-09-07T23:27:00Z"/>
              <w:rFonts w:eastAsiaTheme="minorEastAsia"/>
              <w:noProof/>
            </w:rPr>
          </w:pPr>
          <w:ins w:id="130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"_Toc397896689"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OnGRTouch:</w:t>
            </w:r>
            <w:r>
              <w:rPr>
                <w:noProof/>
                <w:webHidden/>
              </w:rPr>
              <w:tab/>
            </w:r>
            <w:r>
              <w:rPr>
                <w:noProof/>
                <w:webHidden/>
              </w:rPr>
              <w:fldChar w:fldCharType="begin"/>
            </w:r>
            <w:r>
              <w:rPr>
                <w:noProof/>
                <w:webHidden/>
              </w:rPr>
              <w:instrText xml:space="preserve"> PAGEREF _Toc397896689 \h </w:instrText>
            </w:r>
            <w:r>
              <w:rPr>
                <w:noProof/>
                <w:webHidden/>
              </w:rPr>
            </w:r>
          </w:ins>
          <w:r>
            <w:rPr>
              <w:noProof/>
              <w:webHidden/>
            </w:rPr>
            <w:fldChar w:fldCharType="separate"/>
          </w:r>
          <w:r w:rsidR="006F6FF7">
            <w:rPr>
              <w:noProof/>
              <w:webHidden/>
            </w:rPr>
            <w:t>124</w:t>
          </w:r>
          <w:ins w:id="130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10" w:author="Sammartano, Marc (BIC USA)" w:date="2014-09-07T23:27:00Z"/>
              <w:rFonts w:eastAsiaTheme="minorEastAsia"/>
              <w:noProof/>
            </w:rPr>
          </w:pPr>
          <w:ins w:id="131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"_Toc397896690"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Gr.onGRTouch.resume</w:t>
            </w:r>
            <w:r>
              <w:rPr>
                <w:noProof/>
                <w:webHidden/>
              </w:rPr>
              <w:tab/>
            </w:r>
            <w:r>
              <w:rPr>
                <w:noProof/>
                <w:webHidden/>
              </w:rPr>
              <w:fldChar w:fldCharType="begin"/>
            </w:r>
            <w:r>
              <w:rPr>
                <w:noProof/>
                <w:webHidden/>
              </w:rPr>
              <w:instrText xml:space="preserve"> PAGEREF _Toc397896690 \h </w:instrText>
            </w:r>
            <w:r>
              <w:rPr>
                <w:noProof/>
                <w:webHidden/>
              </w:rPr>
            </w:r>
          </w:ins>
          <w:r>
            <w:rPr>
              <w:noProof/>
              <w:webHidden/>
            </w:rPr>
            <w:fldChar w:fldCharType="separate"/>
          </w:r>
          <w:r w:rsidR="006F6FF7">
            <w:rPr>
              <w:noProof/>
              <w:webHidden/>
            </w:rPr>
            <w:t>124</w:t>
          </w:r>
          <w:ins w:id="131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313" w:author="Sammartano, Marc (BIC USA)" w:date="2014-09-07T23:27:00Z"/>
              <w:rFonts w:eastAsiaTheme="minorEastAsia"/>
              <w:noProof/>
            </w:rPr>
          </w:pPr>
          <w:ins w:id="131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"_Toc397896691"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Text Commands</w:t>
            </w:r>
            <w:r>
              <w:rPr>
                <w:noProof/>
                <w:webHidden/>
              </w:rPr>
              <w:tab/>
            </w:r>
            <w:r>
              <w:rPr>
                <w:noProof/>
                <w:webHidden/>
              </w:rPr>
              <w:fldChar w:fldCharType="begin"/>
            </w:r>
            <w:r>
              <w:rPr>
                <w:noProof/>
                <w:webHidden/>
              </w:rPr>
              <w:instrText xml:space="preserve"> PAGEREF _Toc397896691 \h </w:instrText>
            </w:r>
            <w:r>
              <w:rPr>
                <w:noProof/>
                <w:webHidden/>
              </w:rPr>
            </w:r>
          </w:ins>
          <w:r>
            <w:rPr>
              <w:noProof/>
              <w:webHidden/>
            </w:rPr>
            <w:fldChar w:fldCharType="separate"/>
          </w:r>
          <w:r w:rsidR="006F6FF7">
            <w:rPr>
              <w:noProof/>
              <w:webHidden/>
            </w:rPr>
            <w:t>124</w:t>
          </w:r>
          <w:ins w:id="131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16" w:author="Sammartano, Marc (BIC USA)" w:date="2014-09-07T23:27:00Z"/>
              <w:rFonts w:eastAsiaTheme="minorEastAsia"/>
              <w:noProof/>
            </w:rPr>
          </w:pPr>
          <w:ins w:id="131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"_Toc397896692"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Gr.text.align type</w:t>
            </w:r>
            <w:r>
              <w:rPr>
                <w:noProof/>
                <w:webHidden/>
              </w:rPr>
              <w:tab/>
            </w:r>
            <w:r>
              <w:rPr>
                <w:noProof/>
                <w:webHidden/>
              </w:rPr>
              <w:fldChar w:fldCharType="begin"/>
            </w:r>
            <w:r>
              <w:rPr>
                <w:noProof/>
                <w:webHidden/>
              </w:rPr>
              <w:instrText xml:space="preserve"> PAGEREF _Toc397896692 \h </w:instrText>
            </w:r>
            <w:r>
              <w:rPr>
                <w:noProof/>
                <w:webHidden/>
              </w:rPr>
            </w:r>
          </w:ins>
          <w:r>
            <w:rPr>
              <w:noProof/>
              <w:webHidden/>
            </w:rPr>
            <w:fldChar w:fldCharType="separate"/>
          </w:r>
          <w:r w:rsidR="006F6FF7">
            <w:rPr>
              <w:noProof/>
              <w:webHidden/>
            </w:rPr>
            <w:t>124</w:t>
          </w:r>
          <w:ins w:id="131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19" w:author="Sammartano, Marc (BIC USA)" w:date="2014-09-07T23:27:00Z"/>
              <w:rFonts w:eastAsiaTheme="minorEastAsia"/>
              <w:noProof/>
            </w:rPr>
          </w:pPr>
          <w:ins w:id="132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"_Toc397896693"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Gr.text.size &lt;nexp&gt;</w:t>
            </w:r>
            <w:r>
              <w:rPr>
                <w:noProof/>
                <w:webHidden/>
              </w:rPr>
              <w:tab/>
            </w:r>
            <w:r>
              <w:rPr>
                <w:noProof/>
                <w:webHidden/>
              </w:rPr>
              <w:fldChar w:fldCharType="begin"/>
            </w:r>
            <w:r>
              <w:rPr>
                <w:noProof/>
                <w:webHidden/>
              </w:rPr>
              <w:instrText xml:space="preserve"> PAGEREF _Toc397896693 \h </w:instrText>
            </w:r>
            <w:r>
              <w:rPr>
                <w:noProof/>
                <w:webHidden/>
              </w:rPr>
            </w:r>
          </w:ins>
          <w:r>
            <w:rPr>
              <w:noProof/>
              <w:webHidden/>
            </w:rPr>
            <w:fldChar w:fldCharType="separate"/>
          </w:r>
          <w:r w:rsidR="006F6FF7">
            <w:rPr>
              <w:noProof/>
              <w:webHidden/>
            </w:rPr>
            <w:t>124</w:t>
          </w:r>
          <w:ins w:id="132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22" w:author="Sammartano, Marc (BIC USA)" w:date="2014-09-07T23:27:00Z"/>
              <w:rFonts w:eastAsiaTheme="minorEastAsia"/>
              <w:noProof/>
            </w:rPr>
          </w:pPr>
          <w:ins w:id="132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"_Toc397896694"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Gr.text.width &lt;nvar&gt;, &lt;sexp&gt;</w:t>
            </w:r>
            <w:r>
              <w:rPr>
                <w:noProof/>
                <w:webHidden/>
              </w:rPr>
              <w:tab/>
            </w:r>
            <w:r>
              <w:rPr>
                <w:noProof/>
                <w:webHidden/>
              </w:rPr>
              <w:fldChar w:fldCharType="begin"/>
            </w:r>
            <w:r>
              <w:rPr>
                <w:noProof/>
                <w:webHidden/>
              </w:rPr>
              <w:instrText xml:space="preserve"> PAGEREF _Toc397896694 \h </w:instrText>
            </w:r>
            <w:r>
              <w:rPr>
                <w:noProof/>
                <w:webHidden/>
              </w:rPr>
            </w:r>
          </w:ins>
          <w:r>
            <w:rPr>
              <w:noProof/>
              <w:webHidden/>
            </w:rPr>
            <w:fldChar w:fldCharType="separate"/>
          </w:r>
          <w:r w:rsidR="006F6FF7">
            <w:rPr>
              <w:noProof/>
              <w:webHidden/>
            </w:rPr>
            <w:t>124</w:t>
          </w:r>
          <w:ins w:id="132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25" w:author="Sammartano, Marc (BIC USA)" w:date="2014-09-07T23:27:00Z"/>
              <w:rFonts w:eastAsiaTheme="minorEastAsia"/>
              <w:noProof/>
            </w:rPr>
          </w:pPr>
          <w:ins w:id="132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"_Toc397896695"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Gr.get.textbounds &lt;sexp&gt;, left, top, right, bottom</w:t>
            </w:r>
            <w:r>
              <w:rPr>
                <w:noProof/>
                <w:webHidden/>
              </w:rPr>
              <w:tab/>
            </w:r>
            <w:r>
              <w:rPr>
                <w:noProof/>
                <w:webHidden/>
              </w:rPr>
              <w:fldChar w:fldCharType="begin"/>
            </w:r>
            <w:r>
              <w:rPr>
                <w:noProof/>
                <w:webHidden/>
              </w:rPr>
              <w:instrText xml:space="preserve"> PAGEREF _Toc397896695 \h </w:instrText>
            </w:r>
            <w:r>
              <w:rPr>
                <w:noProof/>
                <w:webHidden/>
              </w:rPr>
            </w:r>
          </w:ins>
          <w:r>
            <w:rPr>
              <w:noProof/>
              <w:webHidden/>
            </w:rPr>
            <w:fldChar w:fldCharType="separate"/>
          </w:r>
          <w:r w:rsidR="006F6FF7">
            <w:rPr>
              <w:noProof/>
              <w:webHidden/>
            </w:rPr>
            <w:t>124</w:t>
          </w:r>
          <w:ins w:id="132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28" w:author="Sammartano, Marc (BIC USA)" w:date="2014-09-07T23:27:00Z"/>
              <w:rFonts w:eastAsiaTheme="minorEastAsia"/>
              <w:noProof/>
            </w:rPr>
          </w:pPr>
          <w:ins w:id="132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"_Toc397896696"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Gr.text.typeface &lt;nexp&gt;</w:t>
            </w:r>
            <w:r>
              <w:rPr>
                <w:noProof/>
                <w:webHidden/>
              </w:rPr>
              <w:tab/>
            </w:r>
            <w:r>
              <w:rPr>
                <w:noProof/>
                <w:webHidden/>
              </w:rPr>
              <w:fldChar w:fldCharType="begin"/>
            </w:r>
            <w:r>
              <w:rPr>
                <w:noProof/>
                <w:webHidden/>
              </w:rPr>
              <w:instrText xml:space="preserve"> PAGEREF _Toc397896696 \h </w:instrText>
            </w:r>
            <w:r>
              <w:rPr>
                <w:noProof/>
                <w:webHidden/>
              </w:rPr>
            </w:r>
          </w:ins>
          <w:r>
            <w:rPr>
              <w:noProof/>
              <w:webHidden/>
            </w:rPr>
            <w:fldChar w:fldCharType="separate"/>
          </w:r>
          <w:r w:rsidR="006F6FF7">
            <w:rPr>
              <w:noProof/>
              <w:webHidden/>
            </w:rPr>
            <w:t>125</w:t>
          </w:r>
          <w:ins w:id="133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31" w:author="Sammartano, Marc (BIC USA)" w:date="2014-09-07T23:27:00Z"/>
              <w:rFonts w:eastAsiaTheme="minorEastAsia"/>
              <w:noProof/>
            </w:rPr>
          </w:pPr>
          <w:ins w:id="133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"_Toc397896697"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Gr.text.bold &lt;lexp&gt;</w:t>
            </w:r>
            <w:r>
              <w:rPr>
                <w:noProof/>
                <w:webHidden/>
              </w:rPr>
              <w:tab/>
            </w:r>
            <w:r>
              <w:rPr>
                <w:noProof/>
                <w:webHidden/>
              </w:rPr>
              <w:fldChar w:fldCharType="begin"/>
            </w:r>
            <w:r>
              <w:rPr>
                <w:noProof/>
                <w:webHidden/>
              </w:rPr>
              <w:instrText xml:space="preserve"> PAGEREF _Toc397896697 \h </w:instrText>
            </w:r>
            <w:r>
              <w:rPr>
                <w:noProof/>
                <w:webHidden/>
              </w:rPr>
            </w:r>
          </w:ins>
          <w:r>
            <w:rPr>
              <w:noProof/>
              <w:webHidden/>
            </w:rPr>
            <w:fldChar w:fldCharType="separate"/>
          </w:r>
          <w:r w:rsidR="006F6FF7">
            <w:rPr>
              <w:noProof/>
              <w:webHidden/>
            </w:rPr>
            <w:t>125</w:t>
          </w:r>
          <w:ins w:id="133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34" w:author="Sammartano, Marc (BIC USA)" w:date="2014-09-07T23:27:00Z"/>
              <w:rFonts w:eastAsiaTheme="minorEastAsia"/>
              <w:noProof/>
            </w:rPr>
          </w:pPr>
          <w:ins w:id="133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"_Toc397896698"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Gr.text.skew &lt;nexp&gt;</w:t>
            </w:r>
            <w:r>
              <w:rPr>
                <w:noProof/>
                <w:webHidden/>
              </w:rPr>
              <w:tab/>
            </w:r>
            <w:r>
              <w:rPr>
                <w:noProof/>
                <w:webHidden/>
              </w:rPr>
              <w:fldChar w:fldCharType="begin"/>
            </w:r>
            <w:r>
              <w:rPr>
                <w:noProof/>
                <w:webHidden/>
              </w:rPr>
              <w:instrText xml:space="preserve"> PAGEREF _Toc397896698 \h </w:instrText>
            </w:r>
            <w:r>
              <w:rPr>
                <w:noProof/>
                <w:webHidden/>
              </w:rPr>
            </w:r>
          </w:ins>
          <w:r>
            <w:rPr>
              <w:noProof/>
              <w:webHidden/>
            </w:rPr>
            <w:fldChar w:fldCharType="separate"/>
          </w:r>
          <w:r w:rsidR="006F6FF7">
            <w:rPr>
              <w:noProof/>
              <w:webHidden/>
            </w:rPr>
            <w:t>125</w:t>
          </w:r>
          <w:ins w:id="133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37" w:author="Sammartano, Marc (BIC USA)" w:date="2014-09-07T23:27:00Z"/>
              <w:rFonts w:eastAsiaTheme="minorEastAsia"/>
              <w:noProof/>
            </w:rPr>
          </w:pPr>
          <w:ins w:id="1338"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"_Toc397896699"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Gr.text.underline &lt;lexp&gt;</w:t>
            </w:r>
            <w:r>
              <w:rPr>
                <w:noProof/>
                <w:webHidden/>
              </w:rPr>
              <w:tab/>
            </w:r>
            <w:r>
              <w:rPr>
                <w:noProof/>
                <w:webHidden/>
              </w:rPr>
              <w:fldChar w:fldCharType="begin"/>
            </w:r>
            <w:r>
              <w:rPr>
                <w:noProof/>
                <w:webHidden/>
              </w:rPr>
              <w:instrText xml:space="preserve"> PAGEREF _Toc397896699 \h </w:instrText>
            </w:r>
            <w:r>
              <w:rPr>
                <w:noProof/>
                <w:webHidden/>
              </w:rPr>
            </w:r>
          </w:ins>
          <w:r>
            <w:rPr>
              <w:noProof/>
              <w:webHidden/>
            </w:rPr>
            <w:fldChar w:fldCharType="separate"/>
          </w:r>
          <w:r w:rsidR="006F6FF7">
            <w:rPr>
              <w:noProof/>
              <w:webHidden/>
            </w:rPr>
            <w:t>125</w:t>
          </w:r>
          <w:ins w:id="133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40" w:author="Sammartano, Marc (BIC USA)" w:date="2014-09-07T23:27:00Z"/>
              <w:rFonts w:eastAsiaTheme="minorEastAsia"/>
              <w:noProof/>
            </w:rPr>
          </w:pPr>
          <w:ins w:id="134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"_Toc397896700"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Gr.text.strike &lt;lexp&gt;</w:t>
            </w:r>
            <w:r>
              <w:rPr>
                <w:noProof/>
                <w:webHidden/>
              </w:rPr>
              <w:tab/>
            </w:r>
            <w:r>
              <w:rPr>
                <w:noProof/>
                <w:webHidden/>
              </w:rPr>
              <w:fldChar w:fldCharType="begin"/>
            </w:r>
            <w:r>
              <w:rPr>
                <w:noProof/>
                <w:webHidden/>
              </w:rPr>
              <w:instrText xml:space="preserve"> PAGEREF _Toc397896700 \h </w:instrText>
            </w:r>
            <w:r>
              <w:rPr>
                <w:noProof/>
                <w:webHidden/>
              </w:rPr>
            </w:r>
          </w:ins>
          <w:r>
            <w:rPr>
              <w:noProof/>
              <w:webHidden/>
            </w:rPr>
            <w:fldChar w:fldCharType="separate"/>
          </w:r>
          <w:r w:rsidR="006F6FF7">
            <w:rPr>
              <w:noProof/>
              <w:webHidden/>
            </w:rPr>
            <w:t>125</w:t>
          </w:r>
          <w:ins w:id="134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43" w:author="Sammartano, Marc (BIC USA)" w:date="2014-09-07T23:27:00Z"/>
              <w:rFonts w:eastAsiaTheme="minorEastAsia"/>
              <w:noProof/>
            </w:rPr>
          </w:pPr>
          <w:ins w:id="134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"_Toc397896701"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_Toc397896701 \h </w:instrText>
            </w:r>
            <w:r>
              <w:rPr>
                <w:noProof/>
                <w:webHidden/>
              </w:rPr>
            </w:r>
          </w:ins>
          <w:r>
            <w:rPr>
              <w:noProof/>
              <w:webHidden/>
            </w:rPr>
            <w:fldChar w:fldCharType="separate"/>
          </w:r>
          <w:r w:rsidR="006F6FF7">
            <w:rPr>
              <w:noProof/>
              <w:webHidden/>
            </w:rPr>
            <w:t>125</w:t>
          </w:r>
          <w:ins w:id="134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346" w:author="Sammartano, Marc (BIC USA)" w:date="2014-09-07T23:27:00Z"/>
              <w:rFonts w:eastAsiaTheme="minorEastAsia"/>
              <w:noProof/>
            </w:rPr>
          </w:pPr>
          <w:ins w:id="134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"_Toc397896702"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Bitmap Commands</w:t>
            </w:r>
            <w:r>
              <w:rPr>
                <w:noProof/>
                <w:webHidden/>
              </w:rPr>
              <w:tab/>
            </w:r>
            <w:r>
              <w:rPr>
                <w:noProof/>
                <w:webHidden/>
              </w:rPr>
              <w:fldChar w:fldCharType="begin"/>
            </w:r>
            <w:r>
              <w:rPr>
                <w:noProof/>
                <w:webHidden/>
              </w:rPr>
              <w:instrText xml:space="preserve"> PAGEREF _Toc397896702 \h </w:instrText>
            </w:r>
            <w:r>
              <w:rPr>
                <w:noProof/>
                <w:webHidden/>
              </w:rPr>
            </w:r>
          </w:ins>
          <w:r>
            <w:rPr>
              <w:noProof/>
              <w:webHidden/>
            </w:rPr>
            <w:fldChar w:fldCharType="separate"/>
          </w:r>
          <w:r w:rsidR="006F6FF7">
            <w:rPr>
              <w:noProof/>
              <w:webHidden/>
            </w:rPr>
            <w:t>125</w:t>
          </w:r>
          <w:ins w:id="134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49" w:author="Sammartano, Marc (BIC USA)" w:date="2014-09-07T23:27:00Z"/>
              <w:rFonts w:eastAsiaTheme="minorEastAsia"/>
              <w:noProof/>
            </w:rPr>
          </w:pPr>
          <w:ins w:id="135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"_Toc397896703"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Gr.bitmap.create &lt;bitmap_ptr_nvar&gt;, width, height</w:t>
            </w:r>
            <w:r>
              <w:rPr>
                <w:noProof/>
                <w:webHidden/>
              </w:rPr>
              <w:tab/>
            </w:r>
            <w:r>
              <w:rPr>
                <w:noProof/>
                <w:webHidden/>
              </w:rPr>
              <w:fldChar w:fldCharType="begin"/>
            </w:r>
            <w:r>
              <w:rPr>
                <w:noProof/>
                <w:webHidden/>
              </w:rPr>
              <w:instrText xml:space="preserve"> PAGEREF _Toc397896703 \h </w:instrText>
            </w:r>
            <w:r>
              <w:rPr>
                <w:noProof/>
                <w:webHidden/>
              </w:rPr>
            </w:r>
          </w:ins>
          <w:r>
            <w:rPr>
              <w:noProof/>
              <w:webHidden/>
            </w:rPr>
            <w:fldChar w:fldCharType="separate"/>
          </w:r>
          <w:r w:rsidR="006F6FF7">
            <w:rPr>
              <w:noProof/>
              <w:webHidden/>
            </w:rPr>
            <w:t>126</w:t>
          </w:r>
          <w:ins w:id="135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52" w:author="Sammartano, Marc (BIC USA)" w:date="2014-09-07T23:27:00Z"/>
              <w:rFonts w:eastAsiaTheme="minorEastAsia"/>
              <w:noProof/>
            </w:rPr>
          </w:pPr>
          <w:ins w:id="135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"_Toc397896704"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Gr.bitmap.load &lt;bitmap_ptr_nvar&gt;, File_name$</w:t>
            </w:r>
            <w:r>
              <w:rPr>
                <w:noProof/>
                <w:webHidden/>
              </w:rPr>
              <w:tab/>
            </w:r>
            <w:r>
              <w:rPr>
                <w:noProof/>
                <w:webHidden/>
              </w:rPr>
              <w:fldChar w:fldCharType="begin"/>
            </w:r>
            <w:r>
              <w:rPr>
                <w:noProof/>
                <w:webHidden/>
              </w:rPr>
              <w:instrText xml:space="preserve"> PAGEREF _Toc397896704 \h </w:instrText>
            </w:r>
            <w:r>
              <w:rPr>
                <w:noProof/>
                <w:webHidden/>
              </w:rPr>
            </w:r>
          </w:ins>
          <w:r>
            <w:rPr>
              <w:noProof/>
              <w:webHidden/>
            </w:rPr>
            <w:fldChar w:fldCharType="separate"/>
          </w:r>
          <w:r w:rsidR="006F6FF7">
            <w:rPr>
              <w:noProof/>
              <w:webHidden/>
            </w:rPr>
            <w:t>126</w:t>
          </w:r>
          <w:ins w:id="135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55" w:author="Sammartano, Marc (BIC USA)" w:date="2014-09-07T23:27:00Z"/>
              <w:rFonts w:eastAsiaTheme="minorEastAsia"/>
              <w:noProof/>
            </w:rPr>
          </w:pPr>
          <w:ins w:id="135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"_Toc397896705"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Gr.bitmap.size &lt;bitmap_ptr_nvar&gt;, width, height</w:t>
            </w:r>
            <w:r>
              <w:rPr>
                <w:noProof/>
                <w:webHidden/>
              </w:rPr>
              <w:tab/>
            </w:r>
            <w:r>
              <w:rPr>
                <w:noProof/>
                <w:webHidden/>
              </w:rPr>
              <w:fldChar w:fldCharType="begin"/>
            </w:r>
            <w:r>
              <w:rPr>
                <w:noProof/>
                <w:webHidden/>
              </w:rPr>
              <w:instrText xml:space="preserve"> PAGEREF _Toc397896705 \h </w:instrText>
            </w:r>
            <w:r>
              <w:rPr>
                <w:noProof/>
                <w:webHidden/>
              </w:rPr>
            </w:r>
          </w:ins>
          <w:r>
            <w:rPr>
              <w:noProof/>
              <w:webHidden/>
            </w:rPr>
            <w:fldChar w:fldCharType="separate"/>
          </w:r>
          <w:r w:rsidR="006F6FF7">
            <w:rPr>
              <w:noProof/>
              <w:webHidden/>
            </w:rPr>
            <w:t>126</w:t>
          </w:r>
          <w:ins w:id="135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58" w:author="Sammartano, Marc (BIC USA)" w:date="2014-09-07T23:27:00Z"/>
              <w:rFonts w:eastAsiaTheme="minorEastAsia"/>
              <w:noProof/>
            </w:rPr>
          </w:pPr>
          <w:ins w:id="135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"_Toc397896706"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_Toc397896706 \h </w:instrText>
            </w:r>
            <w:r>
              <w:rPr>
                <w:noProof/>
                <w:webHidden/>
              </w:rPr>
            </w:r>
          </w:ins>
          <w:r>
            <w:rPr>
              <w:noProof/>
              <w:webHidden/>
            </w:rPr>
            <w:fldChar w:fldCharType="separate"/>
          </w:r>
          <w:r w:rsidR="006F6FF7">
            <w:rPr>
              <w:noProof/>
              <w:webHidden/>
            </w:rPr>
            <w:t>126</w:t>
          </w:r>
          <w:ins w:id="136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61" w:author="Sammartano, Marc (BIC USA)" w:date="2014-09-07T23:27:00Z"/>
              <w:rFonts w:eastAsiaTheme="minorEastAsia"/>
              <w:noProof/>
            </w:rPr>
          </w:pPr>
          <w:ins w:id="136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"_Toc397896707"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Gr.bitmap.delete &lt;bitmap_ptr_nvar&gt;</w:t>
            </w:r>
            <w:r>
              <w:rPr>
                <w:noProof/>
                <w:webHidden/>
              </w:rPr>
              <w:tab/>
            </w:r>
            <w:r>
              <w:rPr>
                <w:noProof/>
                <w:webHidden/>
              </w:rPr>
              <w:fldChar w:fldCharType="begin"/>
            </w:r>
            <w:r>
              <w:rPr>
                <w:noProof/>
                <w:webHidden/>
              </w:rPr>
              <w:instrText xml:space="preserve"> PAGEREF _Toc397896707 \h </w:instrText>
            </w:r>
            <w:r>
              <w:rPr>
                <w:noProof/>
                <w:webHidden/>
              </w:rPr>
            </w:r>
          </w:ins>
          <w:r>
            <w:rPr>
              <w:noProof/>
              <w:webHidden/>
            </w:rPr>
            <w:fldChar w:fldCharType="separate"/>
          </w:r>
          <w:r w:rsidR="006F6FF7">
            <w:rPr>
              <w:noProof/>
              <w:webHidden/>
            </w:rPr>
            <w:t>126</w:t>
          </w:r>
          <w:ins w:id="136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64" w:author="Sammartano, Marc (BIC USA)" w:date="2014-09-07T23:27:00Z"/>
              <w:rFonts w:eastAsiaTheme="minorEastAsia"/>
              <w:noProof/>
            </w:rPr>
          </w:pPr>
          <w:ins w:id="136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"_Toc397896708"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_Toc397896708 \h </w:instrText>
            </w:r>
            <w:r>
              <w:rPr>
                <w:noProof/>
                <w:webHidden/>
              </w:rPr>
            </w:r>
          </w:ins>
          <w:r>
            <w:rPr>
              <w:noProof/>
              <w:webHidden/>
            </w:rPr>
            <w:fldChar w:fldCharType="separate"/>
          </w:r>
          <w:r w:rsidR="006F6FF7">
            <w:rPr>
              <w:noProof/>
              <w:webHidden/>
            </w:rPr>
            <w:t>127</w:t>
          </w:r>
          <w:ins w:id="136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67" w:author="Sammartano, Marc (BIC USA)" w:date="2014-09-07T23:27:00Z"/>
              <w:rFonts w:eastAsiaTheme="minorEastAsia"/>
              <w:noProof/>
            </w:rPr>
          </w:pPr>
          <w:ins w:id="136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"_Toc397896709"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_Toc397896709 \h </w:instrText>
            </w:r>
            <w:r>
              <w:rPr>
                <w:noProof/>
                <w:webHidden/>
              </w:rPr>
            </w:r>
          </w:ins>
          <w:r>
            <w:rPr>
              <w:noProof/>
              <w:webHidden/>
            </w:rPr>
            <w:fldChar w:fldCharType="separate"/>
          </w:r>
          <w:r w:rsidR="006F6FF7">
            <w:rPr>
              <w:noProof/>
              <w:webHidden/>
            </w:rPr>
            <w:t>127</w:t>
          </w:r>
          <w:ins w:id="136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70" w:author="Sammartano, Marc (BIC USA)" w:date="2014-09-07T23:27:00Z"/>
              <w:rFonts w:eastAsiaTheme="minorEastAsia"/>
              <w:noProof/>
            </w:rPr>
          </w:pPr>
          <w:ins w:id="137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"_Toc397896710"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_Toc397896710 \h </w:instrText>
            </w:r>
            <w:r>
              <w:rPr>
                <w:noProof/>
                <w:webHidden/>
              </w:rPr>
            </w:r>
          </w:ins>
          <w:r>
            <w:rPr>
              <w:noProof/>
              <w:webHidden/>
            </w:rPr>
            <w:fldChar w:fldCharType="separate"/>
          </w:r>
          <w:r w:rsidR="006F6FF7">
            <w:rPr>
              <w:noProof/>
              <w:webHidden/>
            </w:rPr>
            <w:t>127</w:t>
          </w:r>
          <w:ins w:id="137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73" w:author="Sammartano, Marc (BIC USA)" w:date="2014-09-07T23:27:00Z"/>
              <w:rFonts w:eastAsiaTheme="minorEastAsia"/>
              <w:noProof/>
            </w:rPr>
          </w:pPr>
          <w:ins w:id="137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"_Toc397896711"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_Toc397896711 \h </w:instrText>
            </w:r>
            <w:r>
              <w:rPr>
                <w:noProof/>
                <w:webHidden/>
              </w:rPr>
            </w:r>
          </w:ins>
          <w:r>
            <w:rPr>
              <w:noProof/>
              <w:webHidden/>
            </w:rPr>
            <w:fldChar w:fldCharType="separate"/>
          </w:r>
          <w:r w:rsidR="006F6FF7">
            <w:rPr>
              <w:noProof/>
              <w:webHidden/>
            </w:rPr>
            <w:t>127</w:t>
          </w:r>
          <w:ins w:id="137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76" w:author="Sammartano, Marc (BIC USA)" w:date="2014-09-07T23:27:00Z"/>
              <w:rFonts w:eastAsiaTheme="minorEastAsia"/>
              <w:noProof/>
            </w:rPr>
          </w:pPr>
          <w:ins w:id="137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"_Toc397896712"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Gr.bitmap.drawinto.start &lt;bitmap_ptr_nvar&gt;</w:t>
            </w:r>
            <w:r>
              <w:rPr>
                <w:noProof/>
                <w:webHidden/>
              </w:rPr>
              <w:tab/>
            </w:r>
            <w:r>
              <w:rPr>
                <w:noProof/>
                <w:webHidden/>
              </w:rPr>
              <w:fldChar w:fldCharType="begin"/>
            </w:r>
            <w:r>
              <w:rPr>
                <w:noProof/>
                <w:webHidden/>
              </w:rPr>
              <w:instrText xml:space="preserve"> PAGEREF _Toc397896712 \h </w:instrText>
            </w:r>
            <w:r>
              <w:rPr>
                <w:noProof/>
                <w:webHidden/>
              </w:rPr>
            </w:r>
          </w:ins>
          <w:r>
            <w:rPr>
              <w:noProof/>
              <w:webHidden/>
            </w:rPr>
            <w:fldChar w:fldCharType="separate"/>
          </w:r>
          <w:r w:rsidR="006F6FF7">
            <w:rPr>
              <w:noProof/>
              <w:webHidden/>
            </w:rPr>
            <w:t>127</w:t>
          </w:r>
          <w:ins w:id="137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79" w:author="Sammartano, Marc (BIC USA)" w:date="2014-09-07T23:27:00Z"/>
              <w:rFonts w:eastAsiaTheme="minorEastAsia"/>
              <w:noProof/>
            </w:rPr>
          </w:pPr>
          <w:ins w:id="138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"_Toc397896713"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Gr.bitmap.drawinto.end</w:t>
            </w:r>
            <w:r>
              <w:rPr>
                <w:noProof/>
                <w:webHidden/>
              </w:rPr>
              <w:tab/>
            </w:r>
            <w:r>
              <w:rPr>
                <w:noProof/>
                <w:webHidden/>
              </w:rPr>
              <w:fldChar w:fldCharType="begin"/>
            </w:r>
            <w:r>
              <w:rPr>
                <w:noProof/>
                <w:webHidden/>
              </w:rPr>
              <w:instrText xml:space="preserve"> PAGEREF _Toc397896713 \h </w:instrText>
            </w:r>
            <w:r>
              <w:rPr>
                <w:noProof/>
                <w:webHidden/>
              </w:rPr>
            </w:r>
          </w:ins>
          <w:r>
            <w:rPr>
              <w:noProof/>
              <w:webHidden/>
            </w:rPr>
            <w:fldChar w:fldCharType="separate"/>
          </w:r>
          <w:r w:rsidR="006F6FF7">
            <w:rPr>
              <w:noProof/>
              <w:webHidden/>
            </w:rPr>
            <w:t>128</w:t>
          </w:r>
          <w:ins w:id="138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382" w:author="Sammartano, Marc (BIC USA)" w:date="2014-09-07T23:27:00Z"/>
              <w:rFonts w:eastAsiaTheme="minorEastAsia"/>
              <w:noProof/>
            </w:rPr>
          </w:pPr>
          <w:ins w:id="138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"_Toc397896714"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Rotate Commands</w:t>
            </w:r>
            <w:r>
              <w:rPr>
                <w:noProof/>
                <w:webHidden/>
              </w:rPr>
              <w:tab/>
            </w:r>
            <w:r>
              <w:rPr>
                <w:noProof/>
                <w:webHidden/>
              </w:rPr>
              <w:fldChar w:fldCharType="begin"/>
            </w:r>
            <w:r>
              <w:rPr>
                <w:noProof/>
                <w:webHidden/>
              </w:rPr>
              <w:instrText xml:space="preserve"> PAGEREF _Toc397896714 \h </w:instrText>
            </w:r>
            <w:r>
              <w:rPr>
                <w:noProof/>
                <w:webHidden/>
              </w:rPr>
            </w:r>
          </w:ins>
          <w:r>
            <w:rPr>
              <w:noProof/>
              <w:webHidden/>
            </w:rPr>
            <w:fldChar w:fldCharType="separate"/>
          </w:r>
          <w:r w:rsidR="006F6FF7">
            <w:rPr>
              <w:noProof/>
              <w:webHidden/>
            </w:rPr>
            <w:t>128</w:t>
          </w:r>
          <w:ins w:id="138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85" w:author="Sammartano, Marc (BIC USA)" w:date="2014-09-07T23:27:00Z"/>
              <w:rFonts w:eastAsiaTheme="minorEastAsia"/>
              <w:noProof/>
            </w:rPr>
          </w:pPr>
          <w:ins w:id="138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"_Toc397896715"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Gr.rotate.start angle, x, y{,&lt;obj_nvar&gt;}</w:t>
            </w:r>
            <w:r>
              <w:rPr>
                <w:noProof/>
                <w:webHidden/>
              </w:rPr>
              <w:tab/>
            </w:r>
            <w:r>
              <w:rPr>
                <w:noProof/>
                <w:webHidden/>
              </w:rPr>
              <w:fldChar w:fldCharType="begin"/>
            </w:r>
            <w:r>
              <w:rPr>
                <w:noProof/>
                <w:webHidden/>
              </w:rPr>
              <w:instrText xml:space="preserve"> PAGEREF _Toc397896715 \h </w:instrText>
            </w:r>
            <w:r>
              <w:rPr>
                <w:noProof/>
                <w:webHidden/>
              </w:rPr>
            </w:r>
          </w:ins>
          <w:r>
            <w:rPr>
              <w:noProof/>
              <w:webHidden/>
            </w:rPr>
            <w:fldChar w:fldCharType="separate"/>
          </w:r>
          <w:r w:rsidR="006F6FF7">
            <w:rPr>
              <w:noProof/>
              <w:webHidden/>
            </w:rPr>
            <w:t>128</w:t>
          </w:r>
          <w:ins w:id="138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88" w:author="Sammartano, Marc (BIC USA)" w:date="2014-09-07T23:27:00Z"/>
              <w:rFonts w:eastAsiaTheme="minorEastAsia"/>
              <w:noProof/>
            </w:rPr>
          </w:pPr>
          <w:ins w:id="138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"_Toc397896716"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Gr.rotate.end {&lt;obj_nvar&gt;}</w:t>
            </w:r>
            <w:r>
              <w:rPr>
                <w:noProof/>
                <w:webHidden/>
              </w:rPr>
              <w:tab/>
            </w:r>
            <w:r>
              <w:rPr>
                <w:noProof/>
                <w:webHidden/>
              </w:rPr>
              <w:fldChar w:fldCharType="begin"/>
            </w:r>
            <w:r>
              <w:rPr>
                <w:noProof/>
                <w:webHidden/>
              </w:rPr>
              <w:instrText xml:space="preserve"> PAGEREF _Toc397896716 \h </w:instrText>
            </w:r>
            <w:r>
              <w:rPr>
                <w:noProof/>
                <w:webHidden/>
              </w:rPr>
            </w:r>
          </w:ins>
          <w:r>
            <w:rPr>
              <w:noProof/>
              <w:webHidden/>
            </w:rPr>
            <w:fldChar w:fldCharType="separate"/>
          </w:r>
          <w:r w:rsidR="006F6FF7">
            <w:rPr>
              <w:noProof/>
              <w:webHidden/>
            </w:rPr>
            <w:t>128</w:t>
          </w:r>
          <w:ins w:id="139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391" w:author="Sammartano, Marc (BIC USA)" w:date="2014-09-07T23:27:00Z"/>
              <w:rFonts w:eastAsiaTheme="minorEastAsia"/>
              <w:noProof/>
            </w:rPr>
          </w:pPr>
          <w:ins w:id="139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"_Toc397896717"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Camera Commands</w:t>
            </w:r>
            <w:r>
              <w:rPr>
                <w:noProof/>
                <w:webHidden/>
              </w:rPr>
              <w:tab/>
            </w:r>
            <w:r>
              <w:rPr>
                <w:noProof/>
                <w:webHidden/>
              </w:rPr>
              <w:fldChar w:fldCharType="begin"/>
            </w:r>
            <w:r>
              <w:rPr>
                <w:noProof/>
                <w:webHidden/>
              </w:rPr>
              <w:instrText xml:space="preserve"> PAGEREF _Toc397896717 \h </w:instrText>
            </w:r>
            <w:r>
              <w:rPr>
                <w:noProof/>
                <w:webHidden/>
              </w:rPr>
            </w:r>
          </w:ins>
          <w:r>
            <w:rPr>
              <w:noProof/>
              <w:webHidden/>
            </w:rPr>
            <w:fldChar w:fldCharType="separate"/>
          </w:r>
          <w:r w:rsidR="006F6FF7">
            <w:rPr>
              <w:noProof/>
              <w:webHidden/>
            </w:rPr>
            <w:t>128</w:t>
          </w:r>
          <w:ins w:id="139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94" w:author="Sammartano, Marc (BIC USA)" w:date="2014-09-07T23:27:00Z"/>
              <w:rFonts w:eastAsiaTheme="minorEastAsia"/>
              <w:noProof/>
            </w:rPr>
          </w:pPr>
          <w:ins w:id="139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"_Toc397896718"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Gr.camera.select 1|2</w:t>
            </w:r>
            <w:r>
              <w:rPr>
                <w:noProof/>
                <w:webHidden/>
              </w:rPr>
              <w:tab/>
            </w:r>
            <w:r>
              <w:rPr>
                <w:noProof/>
                <w:webHidden/>
              </w:rPr>
              <w:fldChar w:fldCharType="begin"/>
            </w:r>
            <w:r>
              <w:rPr>
                <w:noProof/>
                <w:webHidden/>
              </w:rPr>
              <w:instrText xml:space="preserve"> PAGEREF _Toc397896718 \h </w:instrText>
            </w:r>
            <w:r>
              <w:rPr>
                <w:noProof/>
                <w:webHidden/>
              </w:rPr>
            </w:r>
          </w:ins>
          <w:r>
            <w:rPr>
              <w:noProof/>
              <w:webHidden/>
            </w:rPr>
            <w:fldChar w:fldCharType="separate"/>
          </w:r>
          <w:r w:rsidR="006F6FF7">
            <w:rPr>
              <w:noProof/>
              <w:webHidden/>
            </w:rPr>
            <w:t>129</w:t>
          </w:r>
          <w:ins w:id="139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397" w:author="Sammartano, Marc (BIC USA)" w:date="2014-09-07T23:27:00Z"/>
              <w:rFonts w:eastAsiaTheme="minorEastAsia"/>
              <w:noProof/>
            </w:rPr>
          </w:pPr>
          <w:ins w:id="139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"_Toc397896719"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Gr.camera.shoot &lt;bm_ptr_nvar&gt;</w:t>
            </w:r>
            <w:r>
              <w:rPr>
                <w:noProof/>
                <w:webHidden/>
              </w:rPr>
              <w:tab/>
            </w:r>
            <w:r>
              <w:rPr>
                <w:noProof/>
                <w:webHidden/>
              </w:rPr>
              <w:fldChar w:fldCharType="begin"/>
            </w:r>
            <w:r>
              <w:rPr>
                <w:noProof/>
                <w:webHidden/>
              </w:rPr>
              <w:instrText xml:space="preserve"> PAGEREF _Toc397896719 \h </w:instrText>
            </w:r>
            <w:r>
              <w:rPr>
                <w:noProof/>
                <w:webHidden/>
              </w:rPr>
            </w:r>
          </w:ins>
          <w:r>
            <w:rPr>
              <w:noProof/>
              <w:webHidden/>
            </w:rPr>
            <w:fldChar w:fldCharType="separate"/>
          </w:r>
          <w:r w:rsidR="006F6FF7">
            <w:rPr>
              <w:noProof/>
              <w:webHidden/>
            </w:rPr>
            <w:t>129</w:t>
          </w:r>
          <w:ins w:id="139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00" w:author="Sammartano, Marc (BIC USA)" w:date="2014-09-07T23:27:00Z"/>
              <w:rFonts w:eastAsiaTheme="minorEastAsia"/>
              <w:noProof/>
            </w:rPr>
          </w:pPr>
          <w:ins w:id="140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"_Toc397896720"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_Toc397896720 \h </w:instrText>
            </w:r>
            <w:r>
              <w:rPr>
                <w:noProof/>
                <w:webHidden/>
              </w:rPr>
            </w:r>
          </w:ins>
          <w:r>
            <w:rPr>
              <w:noProof/>
              <w:webHidden/>
            </w:rPr>
            <w:fldChar w:fldCharType="separate"/>
          </w:r>
          <w:r w:rsidR="006F6FF7">
            <w:rPr>
              <w:noProof/>
              <w:webHidden/>
            </w:rPr>
            <w:t>130</w:t>
          </w:r>
          <w:ins w:id="140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03" w:author="Sammartano, Marc (BIC USA)" w:date="2014-09-07T23:27:00Z"/>
              <w:rFonts w:eastAsiaTheme="minorEastAsia"/>
              <w:noProof/>
            </w:rPr>
          </w:pPr>
          <w:ins w:id="140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"_Toc397896721"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_Toc397896721 \h </w:instrText>
            </w:r>
            <w:r>
              <w:rPr>
                <w:noProof/>
                <w:webHidden/>
              </w:rPr>
            </w:r>
          </w:ins>
          <w:r>
            <w:rPr>
              <w:noProof/>
              <w:webHidden/>
            </w:rPr>
            <w:fldChar w:fldCharType="separate"/>
          </w:r>
          <w:r w:rsidR="006F6FF7">
            <w:rPr>
              <w:noProof/>
              <w:webHidden/>
            </w:rPr>
            <w:t>130</w:t>
          </w:r>
          <w:ins w:id="140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406" w:author="Sammartano, Marc (BIC USA)" w:date="2014-09-07T23:27:00Z"/>
              <w:rFonts w:eastAsiaTheme="minorEastAsia"/>
              <w:noProof/>
            </w:rPr>
          </w:pPr>
          <w:ins w:id="140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"_Toc397896722"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Other Graphics Commands</w:t>
            </w:r>
            <w:r>
              <w:rPr>
                <w:noProof/>
                <w:webHidden/>
              </w:rPr>
              <w:tab/>
            </w:r>
            <w:r>
              <w:rPr>
                <w:noProof/>
                <w:webHidden/>
              </w:rPr>
              <w:fldChar w:fldCharType="begin"/>
            </w:r>
            <w:r>
              <w:rPr>
                <w:noProof/>
                <w:webHidden/>
              </w:rPr>
              <w:instrText xml:space="preserve"> PAGEREF _Toc397896722 \h </w:instrText>
            </w:r>
            <w:r>
              <w:rPr>
                <w:noProof/>
                <w:webHidden/>
              </w:rPr>
            </w:r>
          </w:ins>
          <w:r>
            <w:rPr>
              <w:noProof/>
              <w:webHidden/>
            </w:rPr>
            <w:fldChar w:fldCharType="separate"/>
          </w:r>
          <w:r w:rsidR="006F6FF7">
            <w:rPr>
              <w:noProof/>
              <w:webHidden/>
            </w:rPr>
            <w:t>130</w:t>
          </w:r>
          <w:ins w:id="140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09" w:author="Sammartano, Marc (BIC USA)" w:date="2014-09-07T23:27:00Z"/>
              <w:rFonts w:eastAsiaTheme="minorEastAsia"/>
              <w:noProof/>
            </w:rPr>
          </w:pPr>
          <w:ins w:id="141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"_Toc397896723"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Gr.screen.to_bitmap &lt;bm_ptr_nvar&gt;</w:t>
            </w:r>
            <w:r>
              <w:rPr>
                <w:noProof/>
                <w:webHidden/>
              </w:rPr>
              <w:tab/>
            </w:r>
            <w:r>
              <w:rPr>
                <w:noProof/>
                <w:webHidden/>
              </w:rPr>
              <w:fldChar w:fldCharType="begin"/>
            </w:r>
            <w:r>
              <w:rPr>
                <w:noProof/>
                <w:webHidden/>
              </w:rPr>
              <w:instrText xml:space="preserve"> PAGEREF _Toc397896723 \h </w:instrText>
            </w:r>
            <w:r>
              <w:rPr>
                <w:noProof/>
                <w:webHidden/>
              </w:rPr>
            </w:r>
          </w:ins>
          <w:r>
            <w:rPr>
              <w:noProof/>
              <w:webHidden/>
            </w:rPr>
            <w:fldChar w:fldCharType="separate"/>
          </w:r>
          <w:r w:rsidR="006F6FF7">
            <w:rPr>
              <w:noProof/>
              <w:webHidden/>
            </w:rPr>
            <w:t>130</w:t>
          </w:r>
          <w:ins w:id="141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12" w:author="Sammartano, Marc (BIC USA)" w:date="2014-09-07T23:27:00Z"/>
              <w:rFonts w:eastAsiaTheme="minorEastAsia"/>
              <w:noProof/>
            </w:rPr>
          </w:pPr>
          <w:ins w:id="141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"_Toc397896724"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Gr.get.pixel x, y, alpha, red, green, blue</w:t>
            </w:r>
            <w:r>
              <w:rPr>
                <w:noProof/>
                <w:webHidden/>
              </w:rPr>
              <w:tab/>
            </w:r>
            <w:r>
              <w:rPr>
                <w:noProof/>
                <w:webHidden/>
              </w:rPr>
              <w:fldChar w:fldCharType="begin"/>
            </w:r>
            <w:r>
              <w:rPr>
                <w:noProof/>
                <w:webHidden/>
              </w:rPr>
              <w:instrText xml:space="preserve"> PAGEREF _Toc397896724 \h </w:instrText>
            </w:r>
            <w:r>
              <w:rPr>
                <w:noProof/>
                <w:webHidden/>
              </w:rPr>
            </w:r>
          </w:ins>
          <w:r>
            <w:rPr>
              <w:noProof/>
              <w:webHidden/>
            </w:rPr>
            <w:fldChar w:fldCharType="separate"/>
          </w:r>
          <w:r w:rsidR="006F6FF7">
            <w:rPr>
              <w:noProof/>
              <w:webHidden/>
            </w:rPr>
            <w:t>130</w:t>
          </w:r>
          <w:ins w:id="141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15" w:author="Sammartano, Marc (BIC USA)" w:date="2014-09-07T23:27:00Z"/>
              <w:rFonts w:eastAsiaTheme="minorEastAsia"/>
              <w:noProof/>
            </w:rPr>
          </w:pPr>
          <w:ins w:id="141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"_Toc397896725"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Gr.save &lt;filename_sexp&gt; {,&lt;quality_nexp&gt;}</w:t>
            </w:r>
            <w:r>
              <w:rPr>
                <w:noProof/>
                <w:webHidden/>
              </w:rPr>
              <w:tab/>
            </w:r>
            <w:r>
              <w:rPr>
                <w:noProof/>
                <w:webHidden/>
              </w:rPr>
              <w:fldChar w:fldCharType="begin"/>
            </w:r>
            <w:r>
              <w:rPr>
                <w:noProof/>
                <w:webHidden/>
              </w:rPr>
              <w:instrText xml:space="preserve"> PAGEREF _Toc397896725 \h </w:instrText>
            </w:r>
            <w:r>
              <w:rPr>
                <w:noProof/>
                <w:webHidden/>
              </w:rPr>
            </w:r>
          </w:ins>
          <w:r>
            <w:rPr>
              <w:noProof/>
              <w:webHidden/>
            </w:rPr>
            <w:fldChar w:fldCharType="separate"/>
          </w:r>
          <w:r w:rsidR="006F6FF7">
            <w:rPr>
              <w:noProof/>
              <w:webHidden/>
            </w:rPr>
            <w:t>130</w:t>
          </w:r>
          <w:ins w:id="141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18" w:author="Sammartano, Marc (BIC USA)" w:date="2014-09-07T23:27:00Z"/>
              <w:rFonts w:eastAsiaTheme="minorEastAsia"/>
              <w:noProof/>
            </w:rPr>
          </w:pPr>
          <w:ins w:id="141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"_Toc397896726"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Gr.get.type &lt;object_ptr_nvar&gt;, &lt;type_svar&gt;</w:t>
            </w:r>
            <w:r>
              <w:rPr>
                <w:noProof/>
                <w:webHidden/>
              </w:rPr>
              <w:tab/>
            </w:r>
            <w:r>
              <w:rPr>
                <w:noProof/>
                <w:webHidden/>
              </w:rPr>
              <w:fldChar w:fldCharType="begin"/>
            </w:r>
            <w:r>
              <w:rPr>
                <w:noProof/>
                <w:webHidden/>
              </w:rPr>
              <w:instrText xml:space="preserve"> PAGEREF _Toc397896726 \h </w:instrText>
            </w:r>
            <w:r>
              <w:rPr>
                <w:noProof/>
                <w:webHidden/>
              </w:rPr>
            </w:r>
          </w:ins>
          <w:r>
            <w:rPr>
              <w:noProof/>
              <w:webHidden/>
            </w:rPr>
            <w:fldChar w:fldCharType="separate"/>
          </w:r>
          <w:r w:rsidR="006F6FF7">
            <w:rPr>
              <w:noProof/>
              <w:webHidden/>
            </w:rPr>
            <w:t>131</w:t>
          </w:r>
          <w:ins w:id="142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21" w:author="Sammartano, Marc (BIC USA)" w:date="2014-09-07T23:27:00Z"/>
              <w:rFonts w:eastAsiaTheme="minorEastAsia"/>
              <w:noProof/>
            </w:rPr>
          </w:pPr>
          <w:ins w:id="142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"_Toc397896727"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Gr.get.params &lt;object_ptr_nvar&gt;, &lt;param_array$[]&gt;</w:t>
            </w:r>
            <w:r>
              <w:rPr>
                <w:noProof/>
                <w:webHidden/>
              </w:rPr>
              <w:tab/>
            </w:r>
            <w:r>
              <w:rPr>
                <w:noProof/>
                <w:webHidden/>
              </w:rPr>
              <w:fldChar w:fldCharType="begin"/>
            </w:r>
            <w:r>
              <w:rPr>
                <w:noProof/>
                <w:webHidden/>
              </w:rPr>
              <w:instrText xml:space="preserve"> PAGEREF _Toc397896727 \h </w:instrText>
            </w:r>
            <w:r>
              <w:rPr>
                <w:noProof/>
                <w:webHidden/>
              </w:rPr>
            </w:r>
          </w:ins>
          <w:r>
            <w:rPr>
              <w:noProof/>
              <w:webHidden/>
            </w:rPr>
            <w:fldChar w:fldCharType="separate"/>
          </w:r>
          <w:r w:rsidR="006F6FF7">
            <w:rPr>
              <w:noProof/>
              <w:webHidden/>
            </w:rPr>
            <w:t>131</w:t>
          </w:r>
          <w:ins w:id="142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24" w:author="Sammartano, Marc (BIC USA)" w:date="2014-09-07T23:27:00Z"/>
              <w:rFonts w:eastAsiaTheme="minorEastAsia"/>
              <w:noProof/>
            </w:rPr>
          </w:pPr>
          <w:ins w:id="142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"_Toc397896728"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Gr.get.position &lt;object_ptr_nvar&gt;,  x, y</w:t>
            </w:r>
            <w:r>
              <w:rPr>
                <w:noProof/>
                <w:webHidden/>
              </w:rPr>
              <w:tab/>
            </w:r>
            <w:r>
              <w:rPr>
                <w:noProof/>
                <w:webHidden/>
              </w:rPr>
              <w:fldChar w:fldCharType="begin"/>
            </w:r>
            <w:r>
              <w:rPr>
                <w:noProof/>
                <w:webHidden/>
              </w:rPr>
              <w:instrText xml:space="preserve"> PAGEREF _Toc397896728 \h </w:instrText>
            </w:r>
            <w:r>
              <w:rPr>
                <w:noProof/>
                <w:webHidden/>
              </w:rPr>
            </w:r>
          </w:ins>
          <w:r>
            <w:rPr>
              <w:noProof/>
              <w:webHidden/>
            </w:rPr>
            <w:fldChar w:fldCharType="separate"/>
          </w:r>
          <w:r w:rsidR="006F6FF7">
            <w:rPr>
              <w:noProof/>
              <w:webHidden/>
            </w:rPr>
            <w:t>131</w:t>
          </w:r>
          <w:ins w:id="142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27" w:author="Sammartano, Marc (BIC USA)" w:date="2014-09-07T23:27:00Z"/>
              <w:rFonts w:eastAsiaTheme="minorEastAsia"/>
              <w:noProof/>
            </w:rPr>
          </w:pPr>
          <w:ins w:id="1428"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"_Toc397896729"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_Toc397896729 \h </w:instrText>
            </w:r>
            <w:r>
              <w:rPr>
                <w:noProof/>
                <w:webHidden/>
              </w:rPr>
            </w:r>
          </w:ins>
          <w:r>
            <w:rPr>
              <w:noProof/>
              <w:webHidden/>
            </w:rPr>
            <w:fldChar w:fldCharType="separate"/>
          </w:r>
          <w:r w:rsidR="006F6FF7">
            <w:rPr>
              <w:noProof/>
              <w:webHidden/>
            </w:rPr>
            <w:t>131</w:t>
          </w:r>
          <w:ins w:id="142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30" w:author="Sammartano, Marc (BIC USA)" w:date="2014-09-07T23:27:00Z"/>
              <w:rFonts w:eastAsiaTheme="minorEastAsia"/>
              <w:noProof/>
            </w:rPr>
          </w:pPr>
          <w:ins w:id="143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"_Toc397896730"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Gr.modify &lt;object_ptr_nvar&gt;, {&lt;tag_sexp&gt;, &lt;value_nvar | value_svar&gt;}, ...</w:t>
            </w:r>
            <w:r>
              <w:rPr>
                <w:noProof/>
                <w:webHidden/>
              </w:rPr>
              <w:tab/>
            </w:r>
            <w:r>
              <w:rPr>
                <w:noProof/>
                <w:webHidden/>
              </w:rPr>
              <w:fldChar w:fldCharType="begin"/>
            </w:r>
            <w:r>
              <w:rPr>
                <w:noProof/>
                <w:webHidden/>
              </w:rPr>
              <w:instrText xml:space="preserve"> PAGEREF _Toc397896730 \h </w:instrText>
            </w:r>
            <w:r>
              <w:rPr>
                <w:noProof/>
                <w:webHidden/>
              </w:rPr>
            </w:r>
          </w:ins>
          <w:r>
            <w:rPr>
              <w:noProof/>
              <w:webHidden/>
            </w:rPr>
            <w:fldChar w:fldCharType="separate"/>
          </w:r>
          <w:r w:rsidR="006F6FF7">
            <w:rPr>
              <w:noProof/>
              <w:webHidden/>
            </w:rPr>
            <w:t>131</w:t>
          </w:r>
          <w:ins w:id="143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33" w:author="Sammartano, Marc (BIC USA)" w:date="2014-09-07T23:27:00Z"/>
              <w:rFonts w:eastAsiaTheme="minorEastAsia"/>
              <w:noProof/>
            </w:rPr>
          </w:pPr>
          <w:ins w:id="143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"_Toc397896731"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Gr.paint.get &lt;object_ptr_nvar&gt;</w:t>
            </w:r>
            <w:r>
              <w:rPr>
                <w:noProof/>
                <w:webHidden/>
              </w:rPr>
              <w:tab/>
            </w:r>
            <w:r>
              <w:rPr>
                <w:noProof/>
                <w:webHidden/>
              </w:rPr>
              <w:fldChar w:fldCharType="begin"/>
            </w:r>
            <w:r>
              <w:rPr>
                <w:noProof/>
                <w:webHidden/>
              </w:rPr>
              <w:instrText xml:space="preserve"> PAGEREF _Toc397896731 \h </w:instrText>
            </w:r>
            <w:r>
              <w:rPr>
                <w:noProof/>
                <w:webHidden/>
              </w:rPr>
            </w:r>
          </w:ins>
          <w:r>
            <w:rPr>
              <w:noProof/>
              <w:webHidden/>
            </w:rPr>
            <w:fldChar w:fldCharType="separate"/>
          </w:r>
          <w:r w:rsidR="006F6FF7">
            <w:rPr>
              <w:noProof/>
              <w:webHidden/>
            </w:rPr>
            <w:t>132</w:t>
          </w:r>
          <w:ins w:id="143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36" w:author="Sammartano, Marc (BIC USA)" w:date="2014-09-07T23:27:00Z"/>
              <w:rFonts w:eastAsiaTheme="minorEastAsia"/>
              <w:noProof/>
            </w:rPr>
          </w:pPr>
          <w:ins w:id="143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"_Toc397896732"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Gr_collision ( &lt;object_1_nvar&gt;, &lt;object_2_nvar&gt;)</w:t>
            </w:r>
            <w:r>
              <w:rPr>
                <w:noProof/>
                <w:webHidden/>
              </w:rPr>
              <w:tab/>
            </w:r>
            <w:r>
              <w:rPr>
                <w:noProof/>
                <w:webHidden/>
              </w:rPr>
              <w:fldChar w:fldCharType="begin"/>
            </w:r>
            <w:r>
              <w:rPr>
                <w:noProof/>
                <w:webHidden/>
              </w:rPr>
              <w:instrText xml:space="preserve"> PAGEREF _Toc397896732 \h </w:instrText>
            </w:r>
            <w:r>
              <w:rPr>
                <w:noProof/>
                <w:webHidden/>
              </w:rPr>
            </w:r>
          </w:ins>
          <w:r>
            <w:rPr>
              <w:noProof/>
              <w:webHidden/>
            </w:rPr>
            <w:fldChar w:fldCharType="separate"/>
          </w:r>
          <w:r w:rsidR="006F6FF7">
            <w:rPr>
              <w:noProof/>
              <w:webHidden/>
            </w:rPr>
            <w:t>133</w:t>
          </w:r>
          <w:ins w:id="143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39" w:author="Sammartano, Marc (BIC USA)" w:date="2014-09-07T23:27:00Z"/>
              <w:rFonts w:eastAsiaTheme="minorEastAsia"/>
              <w:noProof/>
            </w:rPr>
          </w:pPr>
          <w:ins w:id="144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"_Toc397896733"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_Toc397896733 \h </w:instrText>
            </w:r>
            <w:r>
              <w:rPr>
                <w:noProof/>
                <w:webHidden/>
              </w:rPr>
            </w:r>
          </w:ins>
          <w:r>
            <w:rPr>
              <w:noProof/>
              <w:webHidden/>
            </w:rPr>
            <w:fldChar w:fldCharType="separate"/>
          </w:r>
          <w:r w:rsidR="006F6FF7">
            <w:rPr>
              <w:noProof/>
              <w:webHidden/>
            </w:rPr>
            <w:t>133</w:t>
          </w:r>
          <w:ins w:id="144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42" w:author="Sammartano, Marc (BIC USA)" w:date="2014-09-07T23:27:00Z"/>
              <w:rFonts w:eastAsiaTheme="minorEastAsia"/>
              <w:noProof/>
            </w:rPr>
          </w:pPr>
          <w:ins w:id="144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"_Toc397896734"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Gr.NewDL &lt;dl_array[{&lt;start&gt;,&lt;length&gt;}]&gt;</w:t>
            </w:r>
            <w:r>
              <w:rPr>
                <w:noProof/>
                <w:webHidden/>
              </w:rPr>
              <w:tab/>
            </w:r>
            <w:r>
              <w:rPr>
                <w:noProof/>
                <w:webHidden/>
              </w:rPr>
              <w:fldChar w:fldCharType="begin"/>
            </w:r>
            <w:r>
              <w:rPr>
                <w:noProof/>
                <w:webHidden/>
              </w:rPr>
              <w:instrText xml:space="preserve"> PAGEREF _Toc397896734 \h </w:instrText>
            </w:r>
            <w:r>
              <w:rPr>
                <w:noProof/>
                <w:webHidden/>
              </w:rPr>
            </w:r>
          </w:ins>
          <w:r>
            <w:rPr>
              <w:noProof/>
              <w:webHidden/>
            </w:rPr>
            <w:fldChar w:fldCharType="separate"/>
          </w:r>
          <w:r w:rsidR="006F6FF7">
            <w:rPr>
              <w:noProof/>
              <w:webHidden/>
            </w:rPr>
            <w:t>134</w:t>
          </w:r>
          <w:ins w:id="144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45" w:author="Sammartano, Marc (BIC USA)" w:date="2014-09-07T23:27:00Z"/>
              <w:rFonts w:eastAsiaTheme="minorEastAsia"/>
              <w:noProof/>
            </w:rPr>
          </w:pPr>
          <w:ins w:id="144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"_Toc397896735"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Gr.GetDL &lt;dl_array[]&gt; {, &lt;keep_all_objects_lexp&gt; }</w:t>
            </w:r>
            <w:r>
              <w:rPr>
                <w:noProof/>
                <w:webHidden/>
              </w:rPr>
              <w:tab/>
            </w:r>
            <w:r>
              <w:rPr>
                <w:noProof/>
                <w:webHidden/>
              </w:rPr>
              <w:fldChar w:fldCharType="begin"/>
            </w:r>
            <w:r>
              <w:rPr>
                <w:noProof/>
                <w:webHidden/>
              </w:rPr>
              <w:instrText xml:space="preserve"> PAGEREF _Toc397896735 \h </w:instrText>
            </w:r>
            <w:r>
              <w:rPr>
                <w:noProof/>
                <w:webHidden/>
              </w:rPr>
            </w:r>
          </w:ins>
          <w:r>
            <w:rPr>
              <w:noProof/>
              <w:webHidden/>
            </w:rPr>
            <w:fldChar w:fldCharType="separate"/>
          </w:r>
          <w:r w:rsidR="006F6FF7">
            <w:rPr>
              <w:noProof/>
              <w:webHidden/>
            </w:rPr>
            <w:t>134</w:t>
          </w:r>
          <w:ins w:id="1447"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448" w:author="Sammartano, Marc (BIC USA)" w:date="2014-09-07T23:27:00Z"/>
              <w:rFonts w:eastAsiaTheme="minorEastAsia"/>
              <w:noProof/>
            </w:rPr>
          </w:pPr>
          <w:ins w:id="144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"_Toc397896736"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 Interface</w:t>
            </w:r>
            <w:r>
              <w:rPr>
                <w:noProof/>
                <w:webHidden/>
              </w:rPr>
              <w:tab/>
            </w:r>
            <w:r>
              <w:rPr>
                <w:noProof/>
                <w:webHidden/>
              </w:rPr>
              <w:fldChar w:fldCharType="begin"/>
            </w:r>
            <w:r>
              <w:rPr>
                <w:noProof/>
                <w:webHidden/>
              </w:rPr>
              <w:instrText xml:space="preserve"> PAGEREF _Toc397896736 \h </w:instrText>
            </w:r>
            <w:r>
              <w:rPr>
                <w:noProof/>
                <w:webHidden/>
              </w:rPr>
            </w:r>
          </w:ins>
          <w:r>
            <w:rPr>
              <w:noProof/>
              <w:webHidden/>
            </w:rPr>
            <w:fldChar w:fldCharType="separate"/>
          </w:r>
          <w:r w:rsidR="006F6FF7">
            <w:rPr>
              <w:noProof/>
              <w:webHidden/>
            </w:rPr>
            <w:t>134</w:t>
          </w:r>
          <w:ins w:id="145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451" w:author="Sammartano, Marc (BIC USA)" w:date="2014-09-07T23:27:00Z"/>
              <w:rFonts w:eastAsiaTheme="minorEastAsia"/>
              <w:noProof/>
            </w:rPr>
          </w:pPr>
          <w:ins w:id="145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"_Toc397896737"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Introduction</w:t>
            </w:r>
            <w:r>
              <w:rPr>
                <w:noProof/>
                <w:webHidden/>
              </w:rPr>
              <w:tab/>
            </w:r>
            <w:r>
              <w:rPr>
                <w:noProof/>
                <w:webHidden/>
              </w:rPr>
              <w:fldChar w:fldCharType="begin"/>
            </w:r>
            <w:r>
              <w:rPr>
                <w:noProof/>
                <w:webHidden/>
              </w:rPr>
              <w:instrText xml:space="preserve"> PAGEREF _Toc397896737 \h </w:instrText>
            </w:r>
            <w:r>
              <w:rPr>
                <w:noProof/>
                <w:webHidden/>
              </w:rPr>
            </w:r>
          </w:ins>
          <w:r>
            <w:rPr>
              <w:noProof/>
              <w:webHidden/>
            </w:rPr>
            <w:fldChar w:fldCharType="separate"/>
          </w:r>
          <w:r w:rsidR="006F6FF7">
            <w:rPr>
              <w:noProof/>
              <w:webHidden/>
            </w:rPr>
            <w:t>134</w:t>
          </w:r>
          <w:ins w:id="145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54" w:author="Sammartano, Marc (BIC USA)" w:date="2014-09-07T23:27:00Z"/>
              <w:rFonts w:eastAsiaTheme="minorEastAsia"/>
              <w:noProof/>
            </w:rPr>
          </w:pPr>
          <w:ins w:id="145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"_Toc397896738"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The Audio Interface</w:t>
            </w:r>
            <w:r>
              <w:rPr>
                <w:noProof/>
                <w:webHidden/>
              </w:rPr>
              <w:tab/>
            </w:r>
            <w:r>
              <w:rPr>
                <w:noProof/>
                <w:webHidden/>
              </w:rPr>
              <w:fldChar w:fldCharType="begin"/>
            </w:r>
            <w:r>
              <w:rPr>
                <w:noProof/>
                <w:webHidden/>
              </w:rPr>
              <w:instrText xml:space="preserve"> PAGEREF _Toc397896738 \h </w:instrText>
            </w:r>
            <w:r>
              <w:rPr>
                <w:noProof/>
                <w:webHidden/>
              </w:rPr>
            </w:r>
          </w:ins>
          <w:r>
            <w:rPr>
              <w:noProof/>
              <w:webHidden/>
            </w:rPr>
            <w:fldChar w:fldCharType="separate"/>
          </w:r>
          <w:r w:rsidR="006F6FF7">
            <w:rPr>
              <w:noProof/>
              <w:webHidden/>
            </w:rPr>
            <w:t>134</w:t>
          </w:r>
          <w:ins w:id="145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57" w:author="Sammartano, Marc (BIC USA)" w:date="2014-09-07T23:27:00Z"/>
              <w:rFonts w:eastAsiaTheme="minorEastAsia"/>
              <w:noProof/>
            </w:rPr>
          </w:pPr>
          <w:ins w:id="145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"_Toc397896739"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 File Types</w:t>
            </w:r>
            <w:r>
              <w:rPr>
                <w:noProof/>
                <w:webHidden/>
              </w:rPr>
              <w:tab/>
            </w:r>
            <w:r>
              <w:rPr>
                <w:noProof/>
                <w:webHidden/>
              </w:rPr>
              <w:fldChar w:fldCharType="begin"/>
            </w:r>
            <w:r>
              <w:rPr>
                <w:noProof/>
                <w:webHidden/>
              </w:rPr>
              <w:instrText xml:space="preserve"> PAGEREF _Toc397896739 \h </w:instrText>
            </w:r>
            <w:r>
              <w:rPr>
                <w:noProof/>
                <w:webHidden/>
              </w:rPr>
            </w:r>
          </w:ins>
          <w:r>
            <w:rPr>
              <w:noProof/>
              <w:webHidden/>
            </w:rPr>
            <w:fldChar w:fldCharType="separate"/>
          </w:r>
          <w:r w:rsidR="006F6FF7">
            <w:rPr>
              <w:noProof/>
              <w:webHidden/>
            </w:rPr>
            <w:t>135</w:t>
          </w:r>
          <w:ins w:id="145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460" w:author="Sammartano, Marc (BIC USA)" w:date="2014-09-07T23:27:00Z"/>
              <w:rFonts w:eastAsiaTheme="minorEastAsia"/>
              <w:noProof/>
            </w:rPr>
          </w:pPr>
          <w:ins w:id="146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"_Toc397896740"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Commands</w:t>
            </w:r>
            <w:r>
              <w:rPr>
                <w:noProof/>
                <w:webHidden/>
              </w:rPr>
              <w:tab/>
            </w:r>
            <w:r>
              <w:rPr>
                <w:noProof/>
                <w:webHidden/>
              </w:rPr>
              <w:fldChar w:fldCharType="begin"/>
            </w:r>
            <w:r>
              <w:rPr>
                <w:noProof/>
                <w:webHidden/>
              </w:rPr>
              <w:instrText xml:space="preserve"> PAGEREF _Toc397896740 \h </w:instrText>
            </w:r>
            <w:r>
              <w:rPr>
                <w:noProof/>
                <w:webHidden/>
              </w:rPr>
            </w:r>
          </w:ins>
          <w:r>
            <w:rPr>
              <w:noProof/>
              <w:webHidden/>
            </w:rPr>
            <w:fldChar w:fldCharType="separate"/>
          </w:r>
          <w:r w:rsidR="006F6FF7">
            <w:rPr>
              <w:noProof/>
              <w:webHidden/>
            </w:rPr>
            <w:t>135</w:t>
          </w:r>
          <w:ins w:id="146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63" w:author="Sammartano, Marc (BIC USA)" w:date="2014-09-07T23:27:00Z"/>
              <w:rFonts w:eastAsiaTheme="minorEastAsia"/>
              <w:noProof/>
            </w:rPr>
          </w:pPr>
          <w:ins w:id="146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"_Toc397896741"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Audio.load  &lt;aft_nvar&gt;, &lt;filename_sexp&gt;</w:t>
            </w:r>
            <w:r>
              <w:rPr>
                <w:noProof/>
                <w:webHidden/>
              </w:rPr>
              <w:tab/>
            </w:r>
            <w:r>
              <w:rPr>
                <w:noProof/>
                <w:webHidden/>
              </w:rPr>
              <w:fldChar w:fldCharType="begin"/>
            </w:r>
            <w:r>
              <w:rPr>
                <w:noProof/>
                <w:webHidden/>
              </w:rPr>
              <w:instrText xml:space="preserve"> PAGEREF _Toc397896741 \h </w:instrText>
            </w:r>
            <w:r>
              <w:rPr>
                <w:noProof/>
                <w:webHidden/>
              </w:rPr>
            </w:r>
          </w:ins>
          <w:r>
            <w:rPr>
              <w:noProof/>
              <w:webHidden/>
            </w:rPr>
            <w:fldChar w:fldCharType="separate"/>
          </w:r>
          <w:r w:rsidR="006F6FF7">
            <w:rPr>
              <w:noProof/>
              <w:webHidden/>
            </w:rPr>
            <w:t>135</w:t>
          </w:r>
          <w:ins w:id="146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66" w:author="Sammartano, Marc (BIC USA)" w:date="2014-09-07T23:27:00Z"/>
              <w:rFonts w:eastAsiaTheme="minorEastAsia"/>
              <w:noProof/>
            </w:rPr>
          </w:pPr>
          <w:ins w:id="146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"_Toc397896742"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Audio.play &lt;aft_nexp&gt;</w:t>
            </w:r>
            <w:r>
              <w:rPr>
                <w:noProof/>
                <w:webHidden/>
              </w:rPr>
              <w:tab/>
            </w:r>
            <w:r>
              <w:rPr>
                <w:noProof/>
                <w:webHidden/>
              </w:rPr>
              <w:fldChar w:fldCharType="begin"/>
            </w:r>
            <w:r>
              <w:rPr>
                <w:noProof/>
                <w:webHidden/>
              </w:rPr>
              <w:instrText xml:space="preserve"> PAGEREF _Toc397896742 \h </w:instrText>
            </w:r>
            <w:r>
              <w:rPr>
                <w:noProof/>
                <w:webHidden/>
              </w:rPr>
            </w:r>
          </w:ins>
          <w:r>
            <w:rPr>
              <w:noProof/>
              <w:webHidden/>
            </w:rPr>
            <w:fldChar w:fldCharType="separate"/>
          </w:r>
          <w:r w:rsidR="006F6FF7">
            <w:rPr>
              <w:noProof/>
              <w:webHidden/>
            </w:rPr>
            <w:t>135</w:t>
          </w:r>
          <w:ins w:id="146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69" w:author="Sammartano, Marc (BIC USA)" w:date="2014-09-07T23:27:00Z"/>
              <w:rFonts w:eastAsiaTheme="minorEastAsia"/>
              <w:noProof/>
            </w:rPr>
          </w:pPr>
          <w:ins w:id="147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"_Toc397896743"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Audio.stop</w:t>
            </w:r>
            <w:r>
              <w:rPr>
                <w:noProof/>
                <w:webHidden/>
              </w:rPr>
              <w:tab/>
            </w:r>
            <w:r>
              <w:rPr>
                <w:noProof/>
                <w:webHidden/>
              </w:rPr>
              <w:fldChar w:fldCharType="begin"/>
            </w:r>
            <w:r>
              <w:rPr>
                <w:noProof/>
                <w:webHidden/>
              </w:rPr>
              <w:instrText xml:space="preserve"> PAGEREF _Toc397896743 \h </w:instrText>
            </w:r>
            <w:r>
              <w:rPr>
                <w:noProof/>
                <w:webHidden/>
              </w:rPr>
            </w:r>
          </w:ins>
          <w:r>
            <w:rPr>
              <w:noProof/>
              <w:webHidden/>
            </w:rPr>
            <w:fldChar w:fldCharType="separate"/>
          </w:r>
          <w:r w:rsidR="006F6FF7">
            <w:rPr>
              <w:noProof/>
              <w:webHidden/>
            </w:rPr>
            <w:t>135</w:t>
          </w:r>
          <w:ins w:id="147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72" w:author="Sammartano, Marc (BIC USA)" w:date="2014-09-07T23:27:00Z"/>
              <w:rFonts w:eastAsiaTheme="minorEastAsia"/>
              <w:noProof/>
            </w:rPr>
          </w:pPr>
          <w:ins w:id="147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"_Toc397896744"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Audio.pause</w:t>
            </w:r>
            <w:r>
              <w:rPr>
                <w:noProof/>
                <w:webHidden/>
              </w:rPr>
              <w:tab/>
            </w:r>
            <w:r>
              <w:rPr>
                <w:noProof/>
                <w:webHidden/>
              </w:rPr>
              <w:fldChar w:fldCharType="begin"/>
            </w:r>
            <w:r>
              <w:rPr>
                <w:noProof/>
                <w:webHidden/>
              </w:rPr>
              <w:instrText xml:space="preserve"> PAGEREF _Toc397896744 \h </w:instrText>
            </w:r>
            <w:r>
              <w:rPr>
                <w:noProof/>
                <w:webHidden/>
              </w:rPr>
            </w:r>
          </w:ins>
          <w:r>
            <w:rPr>
              <w:noProof/>
              <w:webHidden/>
            </w:rPr>
            <w:fldChar w:fldCharType="separate"/>
          </w:r>
          <w:r w:rsidR="006F6FF7">
            <w:rPr>
              <w:noProof/>
              <w:webHidden/>
            </w:rPr>
            <w:t>135</w:t>
          </w:r>
          <w:ins w:id="147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75" w:author="Sammartano, Marc (BIC USA)" w:date="2014-09-07T23:27:00Z"/>
              <w:rFonts w:eastAsiaTheme="minorEastAsia"/>
              <w:noProof/>
            </w:rPr>
          </w:pPr>
          <w:ins w:id="147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"_Toc397896745"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Audio.loop</w:t>
            </w:r>
            <w:r>
              <w:rPr>
                <w:noProof/>
                <w:webHidden/>
              </w:rPr>
              <w:tab/>
            </w:r>
            <w:r>
              <w:rPr>
                <w:noProof/>
                <w:webHidden/>
              </w:rPr>
              <w:fldChar w:fldCharType="begin"/>
            </w:r>
            <w:r>
              <w:rPr>
                <w:noProof/>
                <w:webHidden/>
              </w:rPr>
              <w:instrText xml:space="preserve"> PAGEREF _Toc397896745 \h </w:instrText>
            </w:r>
            <w:r>
              <w:rPr>
                <w:noProof/>
                <w:webHidden/>
              </w:rPr>
            </w:r>
          </w:ins>
          <w:r>
            <w:rPr>
              <w:noProof/>
              <w:webHidden/>
            </w:rPr>
            <w:fldChar w:fldCharType="separate"/>
          </w:r>
          <w:r w:rsidR="006F6FF7">
            <w:rPr>
              <w:noProof/>
              <w:webHidden/>
            </w:rPr>
            <w:t>135</w:t>
          </w:r>
          <w:ins w:id="147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78" w:author="Sammartano, Marc (BIC USA)" w:date="2014-09-07T23:27:00Z"/>
              <w:rFonts w:eastAsiaTheme="minorEastAsia"/>
              <w:noProof/>
            </w:rPr>
          </w:pPr>
          <w:ins w:id="147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"_Toc397896746"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Audio.volume &lt;left_nexp&gt;, &lt;right_nexp&gt;</w:t>
            </w:r>
            <w:r>
              <w:rPr>
                <w:noProof/>
                <w:webHidden/>
              </w:rPr>
              <w:tab/>
            </w:r>
            <w:r>
              <w:rPr>
                <w:noProof/>
                <w:webHidden/>
              </w:rPr>
              <w:fldChar w:fldCharType="begin"/>
            </w:r>
            <w:r>
              <w:rPr>
                <w:noProof/>
                <w:webHidden/>
              </w:rPr>
              <w:instrText xml:space="preserve"> PAGEREF _Toc397896746 \h </w:instrText>
            </w:r>
            <w:r>
              <w:rPr>
                <w:noProof/>
                <w:webHidden/>
              </w:rPr>
            </w:r>
          </w:ins>
          <w:r>
            <w:rPr>
              <w:noProof/>
              <w:webHidden/>
            </w:rPr>
            <w:fldChar w:fldCharType="separate"/>
          </w:r>
          <w:r w:rsidR="006F6FF7">
            <w:rPr>
              <w:noProof/>
              <w:webHidden/>
            </w:rPr>
            <w:t>135</w:t>
          </w:r>
          <w:ins w:id="148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81" w:author="Sammartano, Marc (BIC USA)" w:date="2014-09-07T23:27:00Z"/>
              <w:rFonts w:eastAsiaTheme="minorEastAsia"/>
              <w:noProof/>
            </w:rPr>
          </w:pPr>
          <w:ins w:id="148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"_Toc397896747"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Audio.position.current  &lt;nvar&gt;</w:t>
            </w:r>
            <w:r>
              <w:rPr>
                <w:noProof/>
                <w:webHidden/>
              </w:rPr>
              <w:tab/>
            </w:r>
            <w:r>
              <w:rPr>
                <w:noProof/>
                <w:webHidden/>
              </w:rPr>
              <w:fldChar w:fldCharType="begin"/>
            </w:r>
            <w:r>
              <w:rPr>
                <w:noProof/>
                <w:webHidden/>
              </w:rPr>
              <w:instrText xml:space="preserve"> PAGEREF _Toc397896747 \h </w:instrText>
            </w:r>
            <w:r>
              <w:rPr>
                <w:noProof/>
                <w:webHidden/>
              </w:rPr>
            </w:r>
          </w:ins>
          <w:r>
            <w:rPr>
              <w:noProof/>
              <w:webHidden/>
            </w:rPr>
            <w:fldChar w:fldCharType="separate"/>
          </w:r>
          <w:r w:rsidR="006F6FF7">
            <w:rPr>
              <w:noProof/>
              <w:webHidden/>
            </w:rPr>
            <w:t>136</w:t>
          </w:r>
          <w:ins w:id="148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84" w:author="Sammartano, Marc (BIC USA)" w:date="2014-09-07T23:27:00Z"/>
              <w:rFonts w:eastAsiaTheme="minorEastAsia"/>
              <w:noProof/>
            </w:rPr>
          </w:pPr>
          <w:ins w:id="148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"_Toc397896748"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Audio.position.seek &lt;nexp&gt;</w:t>
            </w:r>
            <w:r>
              <w:rPr>
                <w:noProof/>
                <w:webHidden/>
              </w:rPr>
              <w:tab/>
            </w:r>
            <w:r>
              <w:rPr>
                <w:noProof/>
                <w:webHidden/>
              </w:rPr>
              <w:fldChar w:fldCharType="begin"/>
            </w:r>
            <w:r>
              <w:rPr>
                <w:noProof/>
                <w:webHidden/>
              </w:rPr>
              <w:instrText xml:space="preserve"> PAGEREF _Toc397896748 \h </w:instrText>
            </w:r>
            <w:r>
              <w:rPr>
                <w:noProof/>
                <w:webHidden/>
              </w:rPr>
            </w:r>
          </w:ins>
          <w:r>
            <w:rPr>
              <w:noProof/>
              <w:webHidden/>
            </w:rPr>
            <w:fldChar w:fldCharType="separate"/>
          </w:r>
          <w:r w:rsidR="006F6FF7">
            <w:rPr>
              <w:noProof/>
              <w:webHidden/>
            </w:rPr>
            <w:t>136</w:t>
          </w:r>
          <w:ins w:id="148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87" w:author="Sammartano, Marc (BIC USA)" w:date="2014-09-07T23:27:00Z"/>
              <w:rFonts w:eastAsiaTheme="minorEastAsia"/>
              <w:noProof/>
            </w:rPr>
          </w:pPr>
          <w:ins w:id="148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"_Toc397896749"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Audio.length &lt;length_nvar&gt;, &lt;aft_nexp&gt;</w:t>
            </w:r>
            <w:r>
              <w:rPr>
                <w:noProof/>
                <w:webHidden/>
              </w:rPr>
              <w:tab/>
            </w:r>
            <w:r>
              <w:rPr>
                <w:noProof/>
                <w:webHidden/>
              </w:rPr>
              <w:fldChar w:fldCharType="begin"/>
            </w:r>
            <w:r>
              <w:rPr>
                <w:noProof/>
                <w:webHidden/>
              </w:rPr>
              <w:instrText xml:space="preserve"> PAGEREF _Toc397896749 \h </w:instrText>
            </w:r>
            <w:r>
              <w:rPr>
                <w:noProof/>
                <w:webHidden/>
              </w:rPr>
            </w:r>
          </w:ins>
          <w:r>
            <w:rPr>
              <w:noProof/>
              <w:webHidden/>
            </w:rPr>
            <w:fldChar w:fldCharType="separate"/>
          </w:r>
          <w:r w:rsidR="006F6FF7">
            <w:rPr>
              <w:noProof/>
              <w:webHidden/>
            </w:rPr>
            <w:t>136</w:t>
          </w:r>
          <w:ins w:id="148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90" w:author="Sammartano, Marc (BIC USA)" w:date="2014-09-07T23:27:00Z"/>
              <w:rFonts w:eastAsiaTheme="minorEastAsia"/>
              <w:noProof/>
            </w:rPr>
          </w:pPr>
          <w:ins w:id="149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"_Toc397896750"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Audio.release &lt;aft_nexp&gt;</w:t>
            </w:r>
            <w:r>
              <w:rPr>
                <w:noProof/>
                <w:webHidden/>
              </w:rPr>
              <w:tab/>
            </w:r>
            <w:r>
              <w:rPr>
                <w:noProof/>
                <w:webHidden/>
              </w:rPr>
              <w:fldChar w:fldCharType="begin"/>
            </w:r>
            <w:r>
              <w:rPr>
                <w:noProof/>
                <w:webHidden/>
              </w:rPr>
              <w:instrText xml:space="preserve"> PAGEREF _Toc397896750 \h </w:instrText>
            </w:r>
            <w:r>
              <w:rPr>
                <w:noProof/>
                <w:webHidden/>
              </w:rPr>
            </w:r>
          </w:ins>
          <w:r>
            <w:rPr>
              <w:noProof/>
              <w:webHidden/>
            </w:rPr>
            <w:fldChar w:fldCharType="separate"/>
          </w:r>
          <w:r w:rsidR="006F6FF7">
            <w:rPr>
              <w:noProof/>
              <w:webHidden/>
            </w:rPr>
            <w:t>136</w:t>
          </w:r>
          <w:ins w:id="149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93" w:author="Sammartano, Marc (BIC USA)" w:date="2014-09-07T23:27:00Z"/>
              <w:rFonts w:eastAsiaTheme="minorEastAsia"/>
              <w:noProof/>
            </w:rPr>
          </w:pPr>
          <w:ins w:id="149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"_Toc397896751"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Audio.isdone &lt;lvar&gt;</w:t>
            </w:r>
            <w:r>
              <w:rPr>
                <w:noProof/>
                <w:webHidden/>
              </w:rPr>
              <w:tab/>
            </w:r>
            <w:r>
              <w:rPr>
                <w:noProof/>
                <w:webHidden/>
              </w:rPr>
              <w:fldChar w:fldCharType="begin"/>
            </w:r>
            <w:r>
              <w:rPr>
                <w:noProof/>
                <w:webHidden/>
              </w:rPr>
              <w:instrText xml:space="preserve"> PAGEREF _Toc397896751 \h </w:instrText>
            </w:r>
            <w:r>
              <w:rPr>
                <w:noProof/>
                <w:webHidden/>
              </w:rPr>
            </w:r>
          </w:ins>
          <w:r>
            <w:rPr>
              <w:noProof/>
              <w:webHidden/>
            </w:rPr>
            <w:fldChar w:fldCharType="separate"/>
          </w:r>
          <w:r w:rsidR="006F6FF7">
            <w:rPr>
              <w:noProof/>
              <w:webHidden/>
            </w:rPr>
            <w:t>136</w:t>
          </w:r>
          <w:ins w:id="149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96" w:author="Sammartano, Marc (BIC USA)" w:date="2014-09-07T23:27:00Z"/>
              <w:rFonts w:eastAsiaTheme="minorEastAsia"/>
              <w:noProof/>
            </w:rPr>
          </w:pPr>
          <w:ins w:id="149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"_Toc397896752"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Audio.record.start &lt;fn_svar&gt;</w:t>
            </w:r>
            <w:r>
              <w:rPr>
                <w:noProof/>
                <w:webHidden/>
              </w:rPr>
              <w:tab/>
            </w:r>
            <w:r>
              <w:rPr>
                <w:noProof/>
                <w:webHidden/>
              </w:rPr>
              <w:fldChar w:fldCharType="begin"/>
            </w:r>
            <w:r>
              <w:rPr>
                <w:noProof/>
                <w:webHidden/>
              </w:rPr>
              <w:instrText xml:space="preserve"> PAGEREF _Toc397896752 \h </w:instrText>
            </w:r>
            <w:r>
              <w:rPr>
                <w:noProof/>
                <w:webHidden/>
              </w:rPr>
            </w:r>
          </w:ins>
          <w:r>
            <w:rPr>
              <w:noProof/>
              <w:webHidden/>
            </w:rPr>
            <w:fldChar w:fldCharType="separate"/>
          </w:r>
          <w:r w:rsidR="006F6FF7">
            <w:rPr>
              <w:noProof/>
              <w:webHidden/>
            </w:rPr>
            <w:t>136</w:t>
          </w:r>
          <w:ins w:id="149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499" w:author="Sammartano, Marc (BIC USA)" w:date="2014-09-07T23:27:00Z"/>
              <w:rFonts w:eastAsiaTheme="minorEastAsia"/>
              <w:noProof/>
            </w:rPr>
          </w:pPr>
          <w:ins w:id="150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"_Toc397896753"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Audio.record.stop</w:t>
            </w:r>
            <w:r>
              <w:rPr>
                <w:noProof/>
                <w:webHidden/>
              </w:rPr>
              <w:tab/>
            </w:r>
            <w:r>
              <w:rPr>
                <w:noProof/>
                <w:webHidden/>
              </w:rPr>
              <w:fldChar w:fldCharType="begin"/>
            </w:r>
            <w:r>
              <w:rPr>
                <w:noProof/>
                <w:webHidden/>
              </w:rPr>
              <w:instrText xml:space="preserve"> PAGEREF _Toc397896753 \h </w:instrText>
            </w:r>
            <w:r>
              <w:rPr>
                <w:noProof/>
                <w:webHidden/>
              </w:rPr>
            </w:r>
          </w:ins>
          <w:r>
            <w:rPr>
              <w:noProof/>
              <w:webHidden/>
            </w:rPr>
            <w:fldChar w:fldCharType="separate"/>
          </w:r>
          <w:r w:rsidR="006F6FF7">
            <w:rPr>
              <w:noProof/>
              <w:webHidden/>
            </w:rPr>
            <w:t>137</w:t>
          </w:r>
          <w:ins w:id="1501"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502" w:author="Sammartano, Marc (BIC USA)" w:date="2014-09-07T23:27:00Z"/>
              <w:rFonts w:eastAsiaTheme="minorEastAsia"/>
              <w:noProof/>
            </w:rPr>
          </w:pPr>
          <w:ins w:id="150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"_Toc397896754"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w:t>
            </w:r>
            <w:r>
              <w:rPr>
                <w:noProof/>
                <w:webHidden/>
              </w:rPr>
              <w:tab/>
            </w:r>
            <w:r>
              <w:rPr>
                <w:noProof/>
                <w:webHidden/>
              </w:rPr>
              <w:fldChar w:fldCharType="begin"/>
            </w:r>
            <w:r>
              <w:rPr>
                <w:noProof/>
                <w:webHidden/>
              </w:rPr>
              <w:instrText xml:space="preserve"> PAGEREF _Toc397896754 \h </w:instrText>
            </w:r>
            <w:r>
              <w:rPr>
                <w:noProof/>
                <w:webHidden/>
              </w:rPr>
            </w:r>
          </w:ins>
          <w:r>
            <w:rPr>
              <w:noProof/>
              <w:webHidden/>
            </w:rPr>
            <w:fldChar w:fldCharType="separate"/>
          </w:r>
          <w:r w:rsidR="006F6FF7">
            <w:rPr>
              <w:noProof/>
              <w:webHidden/>
            </w:rPr>
            <w:t>137</w:t>
          </w:r>
          <w:ins w:id="150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505" w:author="Sammartano, Marc (BIC USA)" w:date="2014-09-07T23:27:00Z"/>
              <w:rFonts w:eastAsiaTheme="minorEastAsia"/>
              <w:noProof/>
            </w:rPr>
          </w:pPr>
          <w:ins w:id="150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"_Toc397896755"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Introduction</w:t>
            </w:r>
            <w:r>
              <w:rPr>
                <w:noProof/>
                <w:webHidden/>
              </w:rPr>
              <w:tab/>
            </w:r>
            <w:r>
              <w:rPr>
                <w:noProof/>
                <w:webHidden/>
              </w:rPr>
              <w:fldChar w:fldCharType="begin"/>
            </w:r>
            <w:r>
              <w:rPr>
                <w:noProof/>
                <w:webHidden/>
              </w:rPr>
              <w:instrText xml:space="preserve"> PAGEREF _Toc397896755 \h </w:instrText>
            </w:r>
            <w:r>
              <w:rPr>
                <w:noProof/>
                <w:webHidden/>
              </w:rPr>
            </w:r>
          </w:ins>
          <w:r>
            <w:rPr>
              <w:noProof/>
              <w:webHidden/>
            </w:rPr>
            <w:fldChar w:fldCharType="separate"/>
          </w:r>
          <w:r w:rsidR="006F6FF7">
            <w:rPr>
              <w:noProof/>
              <w:webHidden/>
            </w:rPr>
            <w:t>137</w:t>
          </w:r>
          <w:ins w:id="150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508" w:author="Sammartano, Marc (BIC USA)" w:date="2014-09-07T23:27:00Z"/>
              <w:rFonts w:eastAsiaTheme="minorEastAsia"/>
              <w:noProof/>
            </w:rPr>
          </w:pPr>
          <w:ins w:id="150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"_Toc397896756"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Commands</w:t>
            </w:r>
            <w:r>
              <w:rPr>
                <w:noProof/>
                <w:webHidden/>
              </w:rPr>
              <w:tab/>
            </w:r>
            <w:r>
              <w:rPr>
                <w:noProof/>
                <w:webHidden/>
              </w:rPr>
              <w:fldChar w:fldCharType="begin"/>
            </w:r>
            <w:r>
              <w:rPr>
                <w:noProof/>
                <w:webHidden/>
              </w:rPr>
              <w:instrText xml:space="preserve"> PAGEREF _Toc397896756 \h </w:instrText>
            </w:r>
            <w:r>
              <w:rPr>
                <w:noProof/>
                <w:webHidden/>
              </w:rPr>
            </w:r>
          </w:ins>
          <w:r>
            <w:rPr>
              <w:noProof/>
              <w:webHidden/>
            </w:rPr>
            <w:fldChar w:fldCharType="separate"/>
          </w:r>
          <w:r w:rsidR="006F6FF7">
            <w:rPr>
              <w:noProof/>
              <w:webHidden/>
            </w:rPr>
            <w:t>137</w:t>
          </w:r>
          <w:ins w:id="151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11" w:author="Sammartano, Marc (BIC USA)" w:date="2014-09-07T23:27:00Z"/>
              <w:rFonts w:eastAsiaTheme="minorEastAsia"/>
              <w:noProof/>
            </w:rPr>
          </w:pPr>
          <w:ins w:id="151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"_Toc397896757"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Soundpool.open &lt;MaxStreams_nexp&gt;</w:t>
            </w:r>
            <w:r>
              <w:rPr>
                <w:noProof/>
                <w:webHidden/>
              </w:rPr>
              <w:tab/>
            </w:r>
            <w:r>
              <w:rPr>
                <w:noProof/>
                <w:webHidden/>
              </w:rPr>
              <w:fldChar w:fldCharType="begin"/>
            </w:r>
            <w:r>
              <w:rPr>
                <w:noProof/>
                <w:webHidden/>
              </w:rPr>
              <w:instrText xml:space="preserve"> PAGEREF _Toc397896757 \h </w:instrText>
            </w:r>
            <w:r>
              <w:rPr>
                <w:noProof/>
                <w:webHidden/>
              </w:rPr>
            </w:r>
          </w:ins>
          <w:r>
            <w:rPr>
              <w:noProof/>
              <w:webHidden/>
            </w:rPr>
            <w:fldChar w:fldCharType="separate"/>
          </w:r>
          <w:r w:rsidR="006F6FF7">
            <w:rPr>
              <w:noProof/>
              <w:webHidden/>
            </w:rPr>
            <w:t>137</w:t>
          </w:r>
          <w:ins w:id="151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14" w:author="Sammartano, Marc (BIC USA)" w:date="2014-09-07T23:27:00Z"/>
              <w:rFonts w:eastAsiaTheme="minorEastAsia"/>
              <w:noProof/>
            </w:rPr>
          </w:pPr>
          <w:ins w:id="151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"_Toc397896758"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Soundpool.load &lt;soundID_nvar&gt;, &lt;file_path_sexp&gt;</w:t>
            </w:r>
            <w:r>
              <w:rPr>
                <w:noProof/>
                <w:webHidden/>
              </w:rPr>
              <w:tab/>
            </w:r>
            <w:r>
              <w:rPr>
                <w:noProof/>
                <w:webHidden/>
              </w:rPr>
              <w:fldChar w:fldCharType="begin"/>
            </w:r>
            <w:r>
              <w:rPr>
                <w:noProof/>
                <w:webHidden/>
              </w:rPr>
              <w:instrText xml:space="preserve"> PAGEREF _Toc397896758 \h </w:instrText>
            </w:r>
            <w:r>
              <w:rPr>
                <w:noProof/>
                <w:webHidden/>
              </w:rPr>
            </w:r>
          </w:ins>
          <w:r>
            <w:rPr>
              <w:noProof/>
              <w:webHidden/>
            </w:rPr>
            <w:fldChar w:fldCharType="separate"/>
          </w:r>
          <w:r w:rsidR="006F6FF7">
            <w:rPr>
              <w:noProof/>
              <w:webHidden/>
            </w:rPr>
            <w:t>137</w:t>
          </w:r>
          <w:ins w:id="151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17" w:author="Sammartano, Marc (BIC USA)" w:date="2014-09-07T23:27:00Z"/>
              <w:rFonts w:eastAsiaTheme="minorEastAsia"/>
              <w:noProof/>
            </w:rPr>
          </w:pPr>
          <w:ins w:id="151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"_Toc397896759"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Soundpool.unload &lt;soundID_nexp&gt;</w:t>
            </w:r>
            <w:r>
              <w:rPr>
                <w:noProof/>
                <w:webHidden/>
              </w:rPr>
              <w:tab/>
            </w:r>
            <w:r>
              <w:rPr>
                <w:noProof/>
                <w:webHidden/>
              </w:rPr>
              <w:fldChar w:fldCharType="begin"/>
            </w:r>
            <w:r>
              <w:rPr>
                <w:noProof/>
                <w:webHidden/>
              </w:rPr>
              <w:instrText xml:space="preserve"> PAGEREF _Toc397896759 \h </w:instrText>
            </w:r>
            <w:r>
              <w:rPr>
                <w:noProof/>
                <w:webHidden/>
              </w:rPr>
            </w:r>
          </w:ins>
          <w:r>
            <w:rPr>
              <w:noProof/>
              <w:webHidden/>
            </w:rPr>
            <w:fldChar w:fldCharType="separate"/>
          </w:r>
          <w:r w:rsidR="006F6FF7">
            <w:rPr>
              <w:noProof/>
              <w:webHidden/>
            </w:rPr>
            <w:t>137</w:t>
          </w:r>
          <w:ins w:id="151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20" w:author="Sammartano, Marc (BIC USA)" w:date="2014-09-07T23:27:00Z"/>
              <w:rFonts w:eastAsiaTheme="minorEastAsia"/>
              <w:noProof/>
            </w:rPr>
          </w:pPr>
          <w:ins w:id="1521"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"_Toc397896760"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_Toc397896760 \h </w:instrText>
            </w:r>
            <w:r>
              <w:rPr>
                <w:noProof/>
                <w:webHidden/>
              </w:rPr>
            </w:r>
          </w:ins>
          <w:r>
            <w:rPr>
              <w:noProof/>
              <w:webHidden/>
            </w:rPr>
            <w:fldChar w:fldCharType="separate"/>
          </w:r>
          <w:r w:rsidR="006F6FF7">
            <w:rPr>
              <w:noProof/>
              <w:webHidden/>
            </w:rPr>
            <w:t>138</w:t>
          </w:r>
          <w:ins w:id="152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23" w:author="Sammartano, Marc (BIC USA)" w:date="2014-09-07T23:27:00Z"/>
              <w:rFonts w:eastAsiaTheme="minorEastAsia"/>
              <w:noProof/>
            </w:rPr>
          </w:pPr>
          <w:ins w:id="152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"_Toc397896761"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_Toc397896761 \h </w:instrText>
            </w:r>
            <w:r>
              <w:rPr>
                <w:noProof/>
                <w:webHidden/>
              </w:rPr>
            </w:r>
          </w:ins>
          <w:r>
            <w:rPr>
              <w:noProof/>
              <w:webHidden/>
            </w:rPr>
            <w:fldChar w:fldCharType="separate"/>
          </w:r>
          <w:r w:rsidR="006F6FF7">
            <w:rPr>
              <w:noProof/>
              <w:webHidden/>
            </w:rPr>
            <w:t>138</w:t>
          </w:r>
          <w:ins w:id="152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26" w:author="Sammartano, Marc (BIC USA)" w:date="2014-09-07T23:27:00Z"/>
              <w:rFonts w:eastAsiaTheme="minorEastAsia"/>
              <w:noProof/>
            </w:rPr>
          </w:pPr>
          <w:ins w:id="152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"_Toc397896762"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Soundpool.setrate &lt;streamID_nexp&gt;, &lt;rate_nexp&gt;</w:t>
            </w:r>
            <w:r>
              <w:rPr>
                <w:noProof/>
                <w:webHidden/>
              </w:rPr>
              <w:tab/>
            </w:r>
            <w:r>
              <w:rPr>
                <w:noProof/>
                <w:webHidden/>
              </w:rPr>
              <w:fldChar w:fldCharType="begin"/>
            </w:r>
            <w:r>
              <w:rPr>
                <w:noProof/>
                <w:webHidden/>
              </w:rPr>
              <w:instrText xml:space="preserve"> PAGEREF _Toc397896762 \h </w:instrText>
            </w:r>
            <w:r>
              <w:rPr>
                <w:noProof/>
                <w:webHidden/>
              </w:rPr>
            </w:r>
          </w:ins>
          <w:r>
            <w:rPr>
              <w:noProof/>
              <w:webHidden/>
            </w:rPr>
            <w:fldChar w:fldCharType="separate"/>
          </w:r>
          <w:r w:rsidR="006F6FF7">
            <w:rPr>
              <w:noProof/>
              <w:webHidden/>
            </w:rPr>
            <w:t>138</w:t>
          </w:r>
          <w:ins w:id="152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29" w:author="Sammartano, Marc (BIC USA)" w:date="2014-09-07T23:27:00Z"/>
              <w:rFonts w:eastAsiaTheme="minorEastAsia"/>
              <w:noProof/>
            </w:rPr>
          </w:pPr>
          <w:ins w:id="153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"_Toc397896763"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_Toc397896763 \h </w:instrText>
            </w:r>
            <w:r>
              <w:rPr>
                <w:noProof/>
                <w:webHidden/>
              </w:rPr>
            </w:r>
          </w:ins>
          <w:r>
            <w:rPr>
              <w:noProof/>
              <w:webHidden/>
            </w:rPr>
            <w:fldChar w:fldCharType="separate"/>
          </w:r>
          <w:r w:rsidR="006F6FF7">
            <w:rPr>
              <w:noProof/>
              <w:webHidden/>
            </w:rPr>
            <w:t>138</w:t>
          </w:r>
          <w:ins w:id="153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32" w:author="Sammartano, Marc (BIC USA)" w:date="2014-09-07T23:27:00Z"/>
              <w:rFonts w:eastAsiaTheme="minorEastAsia"/>
              <w:noProof/>
            </w:rPr>
          </w:pPr>
          <w:ins w:id="153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"_Toc397896764"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Soundpool.pause &lt;streamID_nexp&gt;</w:t>
            </w:r>
            <w:r>
              <w:rPr>
                <w:noProof/>
                <w:webHidden/>
              </w:rPr>
              <w:tab/>
            </w:r>
            <w:r>
              <w:rPr>
                <w:noProof/>
                <w:webHidden/>
              </w:rPr>
              <w:fldChar w:fldCharType="begin"/>
            </w:r>
            <w:r>
              <w:rPr>
                <w:noProof/>
                <w:webHidden/>
              </w:rPr>
              <w:instrText xml:space="preserve"> PAGEREF _Toc397896764 \h </w:instrText>
            </w:r>
            <w:r>
              <w:rPr>
                <w:noProof/>
                <w:webHidden/>
              </w:rPr>
            </w:r>
          </w:ins>
          <w:r>
            <w:rPr>
              <w:noProof/>
              <w:webHidden/>
            </w:rPr>
            <w:fldChar w:fldCharType="separate"/>
          </w:r>
          <w:r w:rsidR="006F6FF7">
            <w:rPr>
              <w:noProof/>
              <w:webHidden/>
            </w:rPr>
            <w:t>138</w:t>
          </w:r>
          <w:ins w:id="153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35" w:author="Sammartano, Marc (BIC USA)" w:date="2014-09-07T23:27:00Z"/>
              <w:rFonts w:eastAsiaTheme="minorEastAsia"/>
              <w:noProof/>
            </w:rPr>
          </w:pPr>
          <w:ins w:id="153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"_Toc397896765"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Soundpool.resume &lt;streamID_nexp&gt;</w:t>
            </w:r>
            <w:r>
              <w:rPr>
                <w:noProof/>
                <w:webHidden/>
              </w:rPr>
              <w:tab/>
            </w:r>
            <w:r>
              <w:rPr>
                <w:noProof/>
                <w:webHidden/>
              </w:rPr>
              <w:fldChar w:fldCharType="begin"/>
            </w:r>
            <w:r>
              <w:rPr>
                <w:noProof/>
                <w:webHidden/>
              </w:rPr>
              <w:instrText xml:space="preserve"> PAGEREF _Toc397896765 \h </w:instrText>
            </w:r>
            <w:r>
              <w:rPr>
                <w:noProof/>
                <w:webHidden/>
              </w:rPr>
            </w:r>
          </w:ins>
          <w:r>
            <w:rPr>
              <w:noProof/>
              <w:webHidden/>
            </w:rPr>
            <w:fldChar w:fldCharType="separate"/>
          </w:r>
          <w:r w:rsidR="006F6FF7">
            <w:rPr>
              <w:noProof/>
              <w:webHidden/>
            </w:rPr>
            <w:t>138</w:t>
          </w:r>
          <w:ins w:id="153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38" w:author="Sammartano, Marc (BIC USA)" w:date="2014-09-07T23:27:00Z"/>
              <w:rFonts w:eastAsiaTheme="minorEastAsia"/>
              <w:noProof/>
            </w:rPr>
          </w:pPr>
          <w:ins w:id="153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"_Toc397896766"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Soundpool.stop &lt;streamID_nexp&gt;</w:t>
            </w:r>
            <w:r>
              <w:rPr>
                <w:noProof/>
                <w:webHidden/>
              </w:rPr>
              <w:tab/>
            </w:r>
            <w:r>
              <w:rPr>
                <w:noProof/>
                <w:webHidden/>
              </w:rPr>
              <w:fldChar w:fldCharType="begin"/>
            </w:r>
            <w:r>
              <w:rPr>
                <w:noProof/>
                <w:webHidden/>
              </w:rPr>
              <w:instrText xml:space="preserve"> PAGEREF _Toc397896766 \h </w:instrText>
            </w:r>
            <w:r>
              <w:rPr>
                <w:noProof/>
                <w:webHidden/>
              </w:rPr>
            </w:r>
          </w:ins>
          <w:r>
            <w:rPr>
              <w:noProof/>
              <w:webHidden/>
            </w:rPr>
            <w:fldChar w:fldCharType="separate"/>
          </w:r>
          <w:r w:rsidR="006F6FF7">
            <w:rPr>
              <w:noProof/>
              <w:webHidden/>
            </w:rPr>
            <w:t>138</w:t>
          </w:r>
          <w:ins w:id="154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41" w:author="Sammartano, Marc (BIC USA)" w:date="2014-09-07T23:27:00Z"/>
              <w:rFonts w:eastAsiaTheme="minorEastAsia"/>
              <w:noProof/>
            </w:rPr>
          </w:pPr>
          <w:ins w:id="154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"_Toc397896767"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Soundpool.release</w:t>
            </w:r>
            <w:r>
              <w:rPr>
                <w:noProof/>
                <w:webHidden/>
              </w:rPr>
              <w:tab/>
            </w:r>
            <w:r>
              <w:rPr>
                <w:noProof/>
                <w:webHidden/>
              </w:rPr>
              <w:fldChar w:fldCharType="begin"/>
            </w:r>
            <w:r>
              <w:rPr>
                <w:noProof/>
                <w:webHidden/>
              </w:rPr>
              <w:instrText xml:space="preserve"> PAGEREF _Toc397896767 \h </w:instrText>
            </w:r>
            <w:r>
              <w:rPr>
                <w:noProof/>
                <w:webHidden/>
              </w:rPr>
            </w:r>
          </w:ins>
          <w:r>
            <w:rPr>
              <w:noProof/>
              <w:webHidden/>
            </w:rPr>
            <w:fldChar w:fldCharType="separate"/>
          </w:r>
          <w:r w:rsidR="006F6FF7">
            <w:rPr>
              <w:noProof/>
              <w:webHidden/>
            </w:rPr>
            <w:t>138</w:t>
          </w:r>
          <w:ins w:id="1543"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544" w:author="Sammartano, Marc (BIC USA)" w:date="2014-09-07T23:27:00Z"/>
              <w:rFonts w:eastAsiaTheme="minorEastAsia"/>
              <w:noProof/>
            </w:rPr>
          </w:pPr>
          <w:ins w:id="154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"_Toc397896768"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GPS</w:t>
            </w:r>
            <w:r>
              <w:rPr>
                <w:noProof/>
                <w:webHidden/>
              </w:rPr>
              <w:tab/>
            </w:r>
            <w:r>
              <w:rPr>
                <w:noProof/>
                <w:webHidden/>
              </w:rPr>
              <w:fldChar w:fldCharType="begin"/>
            </w:r>
            <w:r>
              <w:rPr>
                <w:noProof/>
                <w:webHidden/>
              </w:rPr>
              <w:instrText xml:space="preserve"> PAGEREF _Toc397896768 \h </w:instrText>
            </w:r>
            <w:r>
              <w:rPr>
                <w:noProof/>
                <w:webHidden/>
              </w:rPr>
            </w:r>
          </w:ins>
          <w:r>
            <w:rPr>
              <w:noProof/>
              <w:webHidden/>
            </w:rPr>
            <w:fldChar w:fldCharType="separate"/>
          </w:r>
          <w:r w:rsidR="006F6FF7">
            <w:rPr>
              <w:noProof/>
              <w:webHidden/>
            </w:rPr>
            <w:t>139</w:t>
          </w:r>
          <w:ins w:id="154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547" w:author="Sammartano, Marc (BIC USA)" w:date="2014-09-07T23:27:00Z"/>
              <w:rFonts w:eastAsiaTheme="minorEastAsia"/>
              <w:noProof/>
            </w:rPr>
          </w:pPr>
          <w:ins w:id="154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"_Toc397896769"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Commands</w:t>
            </w:r>
            <w:r>
              <w:rPr>
                <w:noProof/>
                <w:webHidden/>
              </w:rPr>
              <w:tab/>
            </w:r>
            <w:r>
              <w:rPr>
                <w:noProof/>
                <w:webHidden/>
              </w:rPr>
              <w:fldChar w:fldCharType="begin"/>
            </w:r>
            <w:r>
              <w:rPr>
                <w:noProof/>
                <w:webHidden/>
              </w:rPr>
              <w:instrText xml:space="preserve"> PAGEREF _Toc397896769 \h </w:instrText>
            </w:r>
            <w:r>
              <w:rPr>
                <w:noProof/>
                <w:webHidden/>
              </w:rPr>
            </w:r>
          </w:ins>
          <w:r>
            <w:rPr>
              <w:noProof/>
              <w:webHidden/>
            </w:rPr>
            <w:fldChar w:fldCharType="separate"/>
          </w:r>
          <w:r w:rsidR="006F6FF7">
            <w:rPr>
              <w:noProof/>
              <w:webHidden/>
            </w:rPr>
            <w:t>139</w:t>
          </w:r>
          <w:ins w:id="154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50" w:author="Sammartano, Marc (BIC USA)" w:date="2014-09-07T23:27:00Z"/>
              <w:rFonts w:eastAsiaTheme="minorEastAsia"/>
              <w:noProof/>
            </w:rPr>
          </w:pPr>
          <w:ins w:id="155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"_Toc397896770"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Gps.open</w:t>
            </w:r>
            <w:r>
              <w:rPr>
                <w:noProof/>
                <w:webHidden/>
              </w:rPr>
              <w:tab/>
            </w:r>
            <w:r>
              <w:rPr>
                <w:noProof/>
                <w:webHidden/>
              </w:rPr>
              <w:fldChar w:fldCharType="begin"/>
            </w:r>
            <w:r>
              <w:rPr>
                <w:noProof/>
                <w:webHidden/>
              </w:rPr>
              <w:instrText xml:space="preserve"> PAGEREF _Toc397896770 \h </w:instrText>
            </w:r>
            <w:r>
              <w:rPr>
                <w:noProof/>
                <w:webHidden/>
              </w:rPr>
            </w:r>
          </w:ins>
          <w:r>
            <w:rPr>
              <w:noProof/>
              <w:webHidden/>
            </w:rPr>
            <w:fldChar w:fldCharType="separate"/>
          </w:r>
          <w:r w:rsidR="006F6FF7">
            <w:rPr>
              <w:noProof/>
              <w:webHidden/>
            </w:rPr>
            <w:t>139</w:t>
          </w:r>
          <w:ins w:id="155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53" w:author="Sammartano, Marc (BIC USA)" w:date="2014-09-07T23:27:00Z"/>
              <w:rFonts w:eastAsiaTheme="minorEastAsia"/>
              <w:noProof/>
            </w:rPr>
          </w:pPr>
          <w:ins w:id="155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"_Toc397896771"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Gps.close</w:t>
            </w:r>
            <w:r>
              <w:rPr>
                <w:noProof/>
                <w:webHidden/>
              </w:rPr>
              <w:tab/>
            </w:r>
            <w:r>
              <w:rPr>
                <w:noProof/>
                <w:webHidden/>
              </w:rPr>
              <w:fldChar w:fldCharType="begin"/>
            </w:r>
            <w:r>
              <w:rPr>
                <w:noProof/>
                <w:webHidden/>
              </w:rPr>
              <w:instrText xml:space="preserve"> PAGEREF _Toc397896771 \h </w:instrText>
            </w:r>
            <w:r>
              <w:rPr>
                <w:noProof/>
                <w:webHidden/>
              </w:rPr>
            </w:r>
          </w:ins>
          <w:r>
            <w:rPr>
              <w:noProof/>
              <w:webHidden/>
            </w:rPr>
            <w:fldChar w:fldCharType="separate"/>
          </w:r>
          <w:r w:rsidR="006F6FF7">
            <w:rPr>
              <w:noProof/>
              <w:webHidden/>
            </w:rPr>
            <w:t>139</w:t>
          </w:r>
          <w:ins w:id="155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56" w:author="Sammartano, Marc (BIC USA)" w:date="2014-09-07T23:27:00Z"/>
              <w:rFonts w:eastAsiaTheme="minorEastAsia"/>
              <w:noProof/>
            </w:rPr>
          </w:pPr>
          <w:ins w:id="155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"_Toc397896772"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Gps.provider &lt;svar&gt;</w:t>
            </w:r>
            <w:r>
              <w:rPr>
                <w:noProof/>
                <w:webHidden/>
              </w:rPr>
              <w:tab/>
            </w:r>
            <w:r>
              <w:rPr>
                <w:noProof/>
                <w:webHidden/>
              </w:rPr>
              <w:fldChar w:fldCharType="begin"/>
            </w:r>
            <w:r>
              <w:rPr>
                <w:noProof/>
                <w:webHidden/>
              </w:rPr>
              <w:instrText xml:space="preserve"> PAGEREF _Toc397896772 \h </w:instrText>
            </w:r>
            <w:r>
              <w:rPr>
                <w:noProof/>
                <w:webHidden/>
              </w:rPr>
            </w:r>
          </w:ins>
          <w:r>
            <w:rPr>
              <w:noProof/>
              <w:webHidden/>
            </w:rPr>
            <w:fldChar w:fldCharType="separate"/>
          </w:r>
          <w:r w:rsidR="006F6FF7">
            <w:rPr>
              <w:noProof/>
              <w:webHidden/>
            </w:rPr>
            <w:t>139</w:t>
          </w:r>
          <w:ins w:id="155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59" w:author="Sammartano, Marc (BIC USA)" w:date="2014-09-07T23:27:00Z"/>
              <w:rFonts w:eastAsiaTheme="minorEastAsia"/>
              <w:noProof/>
            </w:rPr>
          </w:pPr>
          <w:ins w:id="156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"_Toc397896773"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Gps.accuracy &lt;nvar&gt;</w:t>
            </w:r>
            <w:r>
              <w:rPr>
                <w:noProof/>
                <w:webHidden/>
              </w:rPr>
              <w:tab/>
            </w:r>
            <w:r>
              <w:rPr>
                <w:noProof/>
                <w:webHidden/>
              </w:rPr>
              <w:fldChar w:fldCharType="begin"/>
            </w:r>
            <w:r>
              <w:rPr>
                <w:noProof/>
                <w:webHidden/>
              </w:rPr>
              <w:instrText xml:space="preserve"> PAGEREF _Toc397896773 \h </w:instrText>
            </w:r>
            <w:r>
              <w:rPr>
                <w:noProof/>
                <w:webHidden/>
              </w:rPr>
            </w:r>
          </w:ins>
          <w:r>
            <w:rPr>
              <w:noProof/>
              <w:webHidden/>
            </w:rPr>
            <w:fldChar w:fldCharType="separate"/>
          </w:r>
          <w:r w:rsidR="006F6FF7">
            <w:rPr>
              <w:noProof/>
              <w:webHidden/>
            </w:rPr>
            <w:t>139</w:t>
          </w:r>
          <w:ins w:id="156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62" w:author="Sammartano, Marc (BIC USA)" w:date="2014-09-07T23:27:00Z"/>
              <w:rFonts w:eastAsiaTheme="minorEastAsia"/>
              <w:noProof/>
            </w:rPr>
          </w:pPr>
          <w:ins w:id="156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"_Toc397896774"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Gps.latitude &lt;nvar&gt;</w:t>
            </w:r>
            <w:r>
              <w:rPr>
                <w:noProof/>
                <w:webHidden/>
              </w:rPr>
              <w:tab/>
            </w:r>
            <w:r>
              <w:rPr>
                <w:noProof/>
                <w:webHidden/>
              </w:rPr>
              <w:fldChar w:fldCharType="begin"/>
            </w:r>
            <w:r>
              <w:rPr>
                <w:noProof/>
                <w:webHidden/>
              </w:rPr>
              <w:instrText xml:space="preserve"> PAGEREF _Toc397896774 \h </w:instrText>
            </w:r>
            <w:r>
              <w:rPr>
                <w:noProof/>
                <w:webHidden/>
              </w:rPr>
            </w:r>
          </w:ins>
          <w:r>
            <w:rPr>
              <w:noProof/>
              <w:webHidden/>
            </w:rPr>
            <w:fldChar w:fldCharType="separate"/>
          </w:r>
          <w:r w:rsidR="006F6FF7">
            <w:rPr>
              <w:noProof/>
              <w:webHidden/>
            </w:rPr>
            <w:t>139</w:t>
          </w:r>
          <w:ins w:id="156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65" w:author="Sammartano, Marc (BIC USA)" w:date="2014-09-07T23:27:00Z"/>
              <w:rFonts w:eastAsiaTheme="minorEastAsia"/>
              <w:noProof/>
            </w:rPr>
          </w:pPr>
          <w:ins w:id="156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"_Toc397896775"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Gps.longitude &lt;nvar&gt;</w:t>
            </w:r>
            <w:r>
              <w:rPr>
                <w:noProof/>
                <w:webHidden/>
              </w:rPr>
              <w:tab/>
            </w:r>
            <w:r>
              <w:rPr>
                <w:noProof/>
                <w:webHidden/>
              </w:rPr>
              <w:fldChar w:fldCharType="begin"/>
            </w:r>
            <w:r>
              <w:rPr>
                <w:noProof/>
                <w:webHidden/>
              </w:rPr>
              <w:instrText xml:space="preserve"> PAGEREF _Toc397896775 \h </w:instrText>
            </w:r>
            <w:r>
              <w:rPr>
                <w:noProof/>
                <w:webHidden/>
              </w:rPr>
            </w:r>
          </w:ins>
          <w:r>
            <w:rPr>
              <w:noProof/>
              <w:webHidden/>
            </w:rPr>
            <w:fldChar w:fldCharType="separate"/>
          </w:r>
          <w:r w:rsidR="006F6FF7">
            <w:rPr>
              <w:noProof/>
              <w:webHidden/>
            </w:rPr>
            <w:t>139</w:t>
          </w:r>
          <w:ins w:id="156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68" w:author="Sammartano, Marc (BIC USA)" w:date="2014-09-07T23:27:00Z"/>
              <w:rFonts w:eastAsiaTheme="minorEastAsia"/>
              <w:noProof/>
            </w:rPr>
          </w:pPr>
          <w:ins w:id="156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"_Toc397896776"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Gps.altitude &lt;nvar&gt;</w:t>
            </w:r>
            <w:r>
              <w:rPr>
                <w:noProof/>
                <w:webHidden/>
              </w:rPr>
              <w:tab/>
            </w:r>
            <w:r>
              <w:rPr>
                <w:noProof/>
                <w:webHidden/>
              </w:rPr>
              <w:fldChar w:fldCharType="begin"/>
            </w:r>
            <w:r>
              <w:rPr>
                <w:noProof/>
                <w:webHidden/>
              </w:rPr>
              <w:instrText xml:space="preserve"> PAGEREF _Toc397896776 \h </w:instrText>
            </w:r>
            <w:r>
              <w:rPr>
                <w:noProof/>
                <w:webHidden/>
              </w:rPr>
            </w:r>
          </w:ins>
          <w:r>
            <w:rPr>
              <w:noProof/>
              <w:webHidden/>
            </w:rPr>
            <w:fldChar w:fldCharType="separate"/>
          </w:r>
          <w:r w:rsidR="006F6FF7">
            <w:rPr>
              <w:noProof/>
              <w:webHidden/>
            </w:rPr>
            <w:t>139</w:t>
          </w:r>
          <w:ins w:id="157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71" w:author="Sammartano, Marc (BIC USA)" w:date="2014-09-07T23:27:00Z"/>
              <w:rFonts w:eastAsiaTheme="minorEastAsia"/>
              <w:noProof/>
            </w:rPr>
          </w:pPr>
          <w:ins w:id="157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"_Toc397896777"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Gps.bearing &lt;nvar&gt;</w:t>
            </w:r>
            <w:r>
              <w:rPr>
                <w:noProof/>
                <w:webHidden/>
              </w:rPr>
              <w:tab/>
            </w:r>
            <w:r>
              <w:rPr>
                <w:noProof/>
                <w:webHidden/>
              </w:rPr>
              <w:fldChar w:fldCharType="begin"/>
            </w:r>
            <w:r>
              <w:rPr>
                <w:noProof/>
                <w:webHidden/>
              </w:rPr>
              <w:instrText xml:space="preserve"> PAGEREF _Toc397896777 \h </w:instrText>
            </w:r>
            <w:r>
              <w:rPr>
                <w:noProof/>
                <w:webHidden/>
              </w:rPr>
            </w:r>
          </w:ins>
          <w:r>
            <w:rPr>
              <w:noProof/>
              <w:webHidden/>
            </w:rPr>
            <w:fldChar w:fldCharType="separate"/>
          </w:r>
          <w:r w:rsidR="006F6FF7">
            <w:rPr>
              <w:noProof/>
              <w:webHidden/>
            </w:rPr>
            <w:t>139</w:t>
          </w:r>
          <w:ins w:id="157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74" w:author="Sammartano, Marc (BIC USA)" w:date="2014-09-07T23:27:00Z"/>
              <w:rFonts w:eastAsiaTheme="minorEastAsia"/>
              <w:noProof/>
            </w:rPr>
          </w:pPr>
          <w:ins w:id="157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"_Toc397896778"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Gps.speed &lt;nvar&gt;</w:t>
            </w:r>
            <w:r>
              <w:rPr>
                <w:noProof/>
                <w:webHidden/>
              </w:rPr>
              <w:tab/>
            </w:r>
            <w:r>
              <w:rPr>
                <w:noProof/>
                <w:webHidden/>
              </w:rPr>
              <w:fldChar w:fldCharType="begin"/>
            </w:r>
            <w:r>
              <w:rPr>
                <w:noProof/>
                <w:webHidden/>
              </w:rPr>
              <w:instrText xml:space="preserve"> PAGEREF _Toc397896778 \h </w:instrText>
            </w:r>
            <w:r>
              <w:rPr>
                <w:noProof/>
                <w:webHidden/>
              </w:rPr>
            </w:r>
          </w:ins>
          <w:r>
            <w:rPr>
              <w:noProof/>
              <w:webHidden/>
            </w:rPr>
            <w:fldChar w:fldCharType="separate"/>
          </w:r>
          <w:r w:rsidR="006F6FF7">
            <w:rPr>
              <w:noProof/>
              <w:webHidden/>
            </w:rPr>
            <w:t>139</w:t>
          </w:r>
          <w:ins w:id="157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77" w:author="Sammartano, Marc (BIC USA)" w:date="2014-09-07T23:27:00Z"/>
              <w:rFonts w:eastAsiaTheme="minorEastAsia"/>
              <w:noProof/>
            </w:rPr>
          </w:pPr>
          <w:ins w:id="157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"_Toc397896779"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Gps.time &lt;nvar&gt;</w:t>
            </w:r>
            <w:r>
              <w:rPr>
                <w:noProof/>
                <w:webHidden/>
              </w:rPr>
              <w:tab/>
            </w:r>
            <w:r>
              <w:rPr>
                <w:noProof/>
                <w:webHidden/>
              </w:rPr>
              <w:fldChar w:fldCharType="begin"/>
            </w:r>
            <w:r>
              <w:rPr>
                <w:noProof/>
                <w:webHidden/>
              </w:rPr>
              <w:instrText xml:space="preserve"> PAGEREF _Toc397896779 \h </w:instrText>
            </w:r>
            <w:r>
              <w:rPr>
                <w:noProof/>
                <w:webHidden/>
              </w:rPr>
            </w:r>
          </w:ins>
          <w:r>
            <w:rPr>
              <w:noProof/>
              <w:webHidden/>
            </w:rPr>
            <w:fldChar w:fldCharType="separate"/>
          </w:r>
          <w:r w:rsidR="006F6FF7">
            <w:rPr>
              <w:noProof/>
              <w:webHidden/>
            </w:rPr>
            <w:t>139</w:t>
          </w:r>
          <w:ins w:id="1579"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580" w:author="Sammartano, Marc (BIC USA)" w:date="2014-09-07T23:27:00Z"/>
              <w:rFonts w:eastAsiaTheme="minorEastAsia"/>
              <w:noProof/>
            </w:rPr>
          </w:pPr>
          <w:ins w:id="158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"_Toc397896780"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Sensors</w:t>
            </w:r>
            <w:r>
              <w:rPr>
                <w:noProof/>
                <w:webHidden/>
              </w:rPr>
              <w:tab/>
            </w:r>
            <w:r>
              <w:rPr>
                <w:noProof/>
                <w:webHidden/>
              </w:rPr>
              <w:fldChar w:fldCharType="begin"/>
            </w:r>
            <w:r>
              <w:rPr>
                <w:noProof/>
                <w:webHidden/>
              </w:rPr>
              <w:instrText xml:space="preserve"> PAGEREF _Toc397896780 \h </w:instrText>
            </w:r>
            <w:r>
              <w:rPr>
                <w:noProof/>
                <w:webHidden/>
              </w:rPr>
            </w:r>
          </w:ins>
          <w:r>
            <w:rPr>
              <w:noProof/>
              <w:webHidden/>
            </w:rPr>
            <w:fldChar w:fldCharType="separate"/>
          </w:r>
          <w:r w:rsidR="006F6FF7">
            <w:rPr>
              <w:noProof/>
              <w:webHidden/>
            </w:rPr>
            <w:t>140</w:t>
          </w:r>
          <w:ins w:id="158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583" w:author="Sammartano, Marc (BIC USA)" w:date="2014-09-07T23:27:00Z"/>
              <w:rFonts w:eastAsiaTheme="minorEastAsia"/>
              <w:noProof/>
            </w:rPr>
          </w:pPr>
          <w:ins w:id="158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"_Toc397896781"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Introduction</w:t>
            </w:r>
            <w:r>
              <w:rPr>
                <w:noProof/>
                <w:webHidden/>
              </w:rPr>
              <w:tab/>
            </w:r>
            <w:r>
              <w:rPr>
                <w:noProof/>
                <w:webHidden/>
              </w:rPr>
              <w:fldChar w:fldCharType="begin"/>
            </w:r>
            <w:r>
              <w:rPr>
                <w:noProof/>
                <w:webHidden/>
              </w:rPr>
              <w:instrText xml:space="preserve"> PAGEREF _Toc397896781 \h </w:instrText>
            </w:r>
            <w:r>
              <w:rPr>
                <w:noProof/>
                <w:webHidden/>
              </w:rPr>
            </w:r>
          </w:ins>
          <w:r>
            <w:rPr>
              <w:noProof/>
              <w:webHidden/>
            </w:rPr>
            <w:fldChar w:fldCharType="separate"/>
          </w:r>
          <w:r w:rsidR="006F6FF7">
            <w:rPr>
              <w:noProof/>
              <w:webHidden/>
            </w:rPr>
            <w:t>140</w:t>
          </w:r>
          <w:ins w:id="158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586" w:author="Sammartano, Marc (BIC USA)" w:date="2014-09-07T23:27:00Z"/>
              <w:rFonts w:eastAsiaTheme="minorEastAsia"/>
              <w:noProof/>
            </w:rPr>
          </w:pPr>
          <w:ins w:id="158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"_Toc397896782"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Sensor Commands</w:t>
            </w:r>
            <w:r>
              <w:rPr>
                <w:noProof/>
                <w:webHidden/>
              </w:rPr>
              <w:tab/>
            </w:r>
            <w:r>
              <w:rPr>
                <w:noProof/>
                <w:webHidden/>
              </w:rPr>
              <w:fldChar w:fldCharType="begin"/>
            </w:r>
            <w:r>
              <w:rPr>
                <w:noProof/>
                <w:webHidden/>
              </w:rPr>
              <w:instrText xml:space="preserve"> PAGEREF _Toc397896782 \h </w:instrText>
            </w:r>
            <w:r>
              <w:rPr>
                <w:noProof/>
                <w:webHidden/>
              </w:rPr>
            </w:r>
          </w:ins>
          <w:r>
            <w:rPr>
              <w:noProof/>
              <w:webHidden/>
            </w:rPr>
            <w:fldChar w:fldCharType="separate"/>
          </w:r>
          <w:r w:rsidR="006F6FF7">
            <w:rPr>
              <w:noProof/>
              <w:webHidden/>
            </w:rPr>
            <w:t>140</w:t>
          </w:r>
          <w:ins w:id="158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89" w:author="Sammartano, Marc (BIC USA)" w:date="2014-09-07T23:27:00Z"/>
              <w:rFonts w:eastAsiaTheme="minorEastAsia"/>
              <w:noProof/>
            </w:rPr>
          </w:pPr>
          <w:ins w:id="159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"_Toc397896783"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Sensors.list &lt;sensor_array$[]&gt;</w:t>
            </w:r>
            <w:r>
              <w:rPr>
                <w:noProof/>
                <w:webHidden/>
              </w:rPr>
              <w:tab/>
            </w:r>
            <w:r>
              <w:rPr>
                <w:noProof/>
                <w:webHidden/>
              </w:rPr>
              <w:fldChar w:fldCharType="begin"/>
            </w:r>
            <w:r>
              <w:rPr>
                <w:noProof/>
                <w:webHidden/>
              </w:rPr>
              <w:instrText xml:space="preserve"> PAGEREF _Toc397896783 \h </w:instrText>
            </w:r>
            <w:r>
              <w:rPr>
                <w:noProof/>
                <w:webHidden/>
              </w:rPr>
            </w:r>
          </w:ins>
          <w:r>
            <w:rPr>
              <w:noProof/>
              <w:webHidden/>
            </w:rPr>
            <w:fldChar w:fldCharType="separate"/>
          </w:r>
          <w:r w:rsidR="006F6FF7">
            <w:rPr>
              <w:noProof/>
              <w:webHidden/>
            </w:rPr>
            <w:t>140</w:t>
          </w:r>
          <w:ins w:id="159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92" w:author="Sammartano, Marc (BIC USA)" w:date="2014-09-07T23:27:00Z"/>
              <w:rFonts w:eastAsiaTheme="minorEastAsia"/>
              <w:noProof/>
            </w:rPr>
          </w:pPr>
          <w:ins w:id="159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"_Toc397896784"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_Toc397896784 \h </w:instrText>
            </w:r>
            <w:r>
              <w:rPr>
                <w:noProof/>
                <w:webHidden/>
              </w:rPr>
            </w:r>
          </w:ins>
          <w:r>
            <w:rPr>
              <w:noProof/>
              <w:webHidden/>
            </w:rPr>
            <w:fldChar w:fldCharType="separate"/>
          </w:r>
          <w:r w:rsidR="006F6FF7">
            <w:rPr>
              <w:noProof/>
              <w:webHidden/>
            </w:rPr>
            <w:t>141</w:t>
          </w:r>
          <w:ins w:id="159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95" w:author="Sammartano, Marc (BIC USA)" w:date="2014-09-07T23:27:00Z"/>
              <w:rFonts w:eastAsiaTheme="minorEastAsia"/>
              <w:noProof/>
            </w:rPr>
          </w:pPr>
          <w:ins w:id="159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"_Toc397896785"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_Toc397896785 \h </w:instrText>
            </w:r>
            <w:r>
              <w:rPr>
                <w:noProof/>
                <w:webHidden/>
              </w:rPr>
            </w:r>
          </w:ins>
          <w:r>
            <w:rPr>
              <w:noProof/>
              <w:webHidden/>
            </w:rPr>
            <w:fldChar w:fldCharType="separate"/>
          </w:r>
          <w:r w:rsidR="006F6FF7">
            <w:rPr>
              <w:noProof/>
              <w:webHidden/>
            </w:rPr>
            <w:t>141</w:t>
          </w:r>
          <w:ins w:id="159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598" w:author="Sammartano, Marc (BIC USA)" w:date="2014-09-07T23:27:00Z"/>
              <w:rFonts w:eastAsiaTheme="minorEastAsia"/>
              <w:noProof/>
            </w:rPr>
          </w:pPr>
          <w:ins w:id="159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"_Toc397896786"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Sensors.close</w:t>
            </w:r>
            <w:r>
              <w:rPr>
                <w:noProof/>
                <w:webHidden/>
              </w:rPr>
              <w:tab/>
            </w:r>
            <w:r>
              <w:rPr>
                <w:noProof/>
                <w:webHidden/>
              </w:rPr>
              <w:fldChar w:fldCharType="begin"/>
            </w:r>
            <w:r>
              <w:rPr>
                <w:noProof/>
                <w:webHidden/>
              </w:rPr>
              <w:instrText xml:space="preserve"> PAGEREF _Toc397896786 \h </w:instrText>
            </w:r>
            <w:r>
              <w:rPr>
                <w:noProof/>
                <w:webHidden/>
              </w:rPr>
            </w:r>
          </w:ins>
          <w:r>
            <w:rPr>
              <w:noProof/>
              <w:webHidden/>
            </w:rPr>
            <w:fldChar w:fldCharType="separate"/>
          </w:r>
          <w:r w:rsidR="006F6FF7">
            <w:rPr>
              <w:noProof/>
              <w:webHidden/>
            </w:rPr>
            <w:t>141</w:t>
          </w:r>
          <w:ins w:id="1600"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601" w:author="Sammartano, Marc (BIC USA)" w:date="2014-09-07T23:27:00Z"/>
              <w:rFonts w:eastAsiaTheme="minorEastAsia"/>
              <w:noProof/>
            </w:rPr>
          </w:pPr>
          <w:ins w:id="160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"_Toc397896787"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System</w:t>
            </w:r>
            <w:r>
              <w:rPr>
                <w:noProof/>
                <w:webHidden/>
              </w:rPr>
              <w:tab/>
            </w:r>
            <w:r>
              <w:rPr>
                <w:noProof/>
                <w:webHidden/>
              </w:rPr>
              <w:fldChar w:fldCharType="begin"/>
            </w:r>
            <w:r>
              <w:rPr>
                <w:noProof/>
                <w:webHidden/>
              </w:rPr>
              <w:instrText xml:space="preserve"> PAGEREF _Toc397896787 \h </w:instrText>
            </w:r>
            <w:r>
              <w:rPr>
                <w:noProof/>
                <w:webHidden/>
              </w:rPr>
            </w:r>
          </w:ins>
          <w:r>
            <w:rPr>
              <w:noProof/>
              <w:webHidden/>
            </w:rPr>
            <w:fldChar w:fldCharType="separate"/>
          </w:r>
          <w:r w:rsidR="006F6FF7">
            <w:rPr>
              <w:noProof/>
              <w:webHidden/>
            </w:rPr>
            <w:t>141</w:t>
          </w:r>
          <w:ins w:id="160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04" w:author="Sammartano, Marc (BIC USA)" w:date="2014-09-07T23:27:00Z"/>
              <w:rFonts w:eastAsiaTheme="minorEastAsia"/>
              <w:noProof/>
            </w:rPr>
          </w:pPr>
          <w:ins w:id="160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"_Toc397896788"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Commands</w:t>
            </w:r>
            <w:r>
              <w:rPr>
                <w:noProof/>
                <w:webHidden/>
              </w:rPr>
              <w:tab/>
            </w:r>
            <w:r>
              <w:rPr>
                <w:noProof/>
                <w:webHidden/>
              </w:rPr>
              <w:fldChar w:fldCharType="begin"/>
            </w:r>
            <w:r>
              <w:rPr>
                <w:noProof/>
                <w:webHidden/>
              </w:rPr>
              <w:instrText xml:space="preserve"> PAGEREF _Toc397896788 \h </w:instrText>
            </w:r>
            <w:r>
              <w:rPr>
                <w:noProof/>
                <w:webHidden/>
              </w:rPr>
            </w:r>
          </w:ins>
          <w:r>
            <w:rPr>
              <w:noProof/>
              <w:webHidden/>
            </w:rPr>
            <w:fldChar w:fldCharType="separate"/>
          </w:r>
          <w:r w:rsidR="006F6FF7">
            <w:rPr>
              <w:noProof/>
              <w:webHidden/>
            </w:rPr>
            <w:t>141</w:t>
          </w:r>
          <w:ins w:id="160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607" w:author="Sammartano, Marc (BIC USA)" w:date="2014-09-07T23:27:00Z"/>
              <w:rFonts w:eastAsiaTheme="minorEastAsia"/>
              <w:noProof/>
            </w:rPr>
          </w:pPr>
          <w:ins w:id="160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"_Toc397896789"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System.open</w:t>
            </w:r>
            <w:r>
              <w:rPr>
                <w:noProof/>
                <w:webHidden/>
              </w:rPr>
              <w:tab/>
            </w:r>
            <w:r>
              <w:rPr>
                <w:noProof/>
                <w:webHidden/>
              </w:rPr>
              <w:fldChar w:fldCharType="begin"/>
            </w:r>
            <w:r>
              <w:rPr>
                <w:noProof/>
                <w:webHidden/>
              </w:rPr>
              <w:instrText xml:space="preserve"> PAGEREF _Toc397896789 \h </w:instrText>
            </w:r>
            <w:r>
              <w:rPr>
                <w:noProof/>
                <w:webHidden/>
              </w:rPr>
            </w:r>
          </w:ins>
          <w:r>
            <w:rPr>
              <w:noProof/>
              <w:webHidden/>
            </w:rPr>
            <w:fldChar w:fldCharType="separate"/>
          </w:r>
          <w:r w:rsidR="006F6FF7">
            <w:rPr>
              <w:noProof/>
              <w:webHidden/>
            </w:rPr>
            <w:t>141</w:t>
          </w:r>
          <w:ins w:id="160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610" w:author="Sammartano, Marc (BIC USA)" w:date="2014-09-07T23:27:00Z"/>
              <w:rFonts w:eastAsiaTheme="minorEastAsia"/>
              <w:noProof/>
            </w:rPr>
          </w:pPr>
          <w:ins w:id="161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"_Toc397896790"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System.write &lt;sexp&gt;</w:t>
            </w:r>
            <w:r>
              <w:rPr>
                <w:noProof/>
                <w:webHidden/>
              </w:rPr>
              <w:tab/>
            </w:r>
            <w:r>
              <w:rPr>
                <w:noProof/>
                <w:webHidden/>
              </w:rPr>
              <w:fldChar w:fldCharType="begin"/>
            </w:r>
            <w:r>
              <w:rPr>
                <w:noProof/>
                <w:webHidden/>
              </w:rPr>
              <w:instrText xml:space="preserve"> PAGEREF _Toc397896790 \h </w:instrText>
            </w:r>
            <w:r>
              <w:rPr>
                <w:noProof/>
                <w:webHidden/>
              </w:rPr>
            </w:r>
          </w:ins>
          <w:r>
            <w:rPr>
              <w:noProof/>
              <w:webHidden/>
            </w:rPr>
            <w:fldChar w:fldCharType="separate"/>
          </w:r>
          <w:r w:rsidR="006F6FF7">
            <w:rPr>
              <w:noProof/>
              <w:webHidden/>
            </w:rPr>
            <w:t>141</w:t>
          </w:r>
          <w:ins w:id="161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613" w:author="Sammartano, Marc (BIC USA)" w:date="2014-09-07T23:27:00Z"/>
              <w:rFonts w:eastAsiaTheme="minorEastAsia"/>
              <w:noProof/>
            </w:rPr>
          </w:pPr>
          <w:ins w:id="1614"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"_Toc397896791"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System.read.ready &lt;nvar&gt;</w:t>
            </w:r>
            <w:r>
              <w:rPr>
                <w:noProof/>
                <w:webHidden/>
              </w:rPr>
              <w:tab/>
            </w:r>
            <w:r>
              <w:rPr>
                <w:noProof/>
                <w:webHidden/>
              </w:rPr>
              <w:fldChar w:fldCharType="begin"/>
            </w:r>
            <w:r>
              <w:rPr>
                <w:noProof/>
                <w:webHidden/>
              </w:rPr>
              <w:instrText xml:space="preserve"> PAGEREF _Toc397896791 \h </w:instrText>
            </w:r>
            <w:r>
              <w:rPr>
                <w:noProof/>
                <w:webHidden/>
              </w:rPr>
            </w:r>
          </w:ins>
          <w:r>
            <w:rPr>
              <w:noProof/>
              <w:webHidden/>
            </w:rPr>
            <w:fldChar w:fldCharType="separate"/>
          </w:r>
          <w:r w:rsidR="006F6FF7">
            <w:rPr>
              <w:noProof/>
              <w:webHidden/>
            </w:rPr>
            <w:t>141</w:t>
          </w:r>
          <w:ins w:id="161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616" w:author="Sammartano, Marc (BIC USA)" w:date="2014-09-07T23:27:00Z"/>
              <w:rFonts w:eastAsiaTheme="minorEastAsia"/>
              <w:noProof/>
            </w:rPr>
          </w:pPr>
          <w:ins w:id="161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"_Toc397896792"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System.read.line &lt;svar&gt;</w:t>
            </w:r>
            <w:r>
              <w:rPr>
                <w:noProof/>
                <w:webHidden/>
              </w:rPr>
              <w:tab/>
            </w:r>
            <w:r>
              <w:rPr>
                <w:noProof/>
                <w:webHidden/>
              </w:rPr>
              <w:fldChar w:fldCharType="begin"/>
            </w:r>
            <w:r>
              <w:rPr>
                <w:noProof/>
                <w:webHidden/>
              </w:rPr>
              <w:instrText xml:space="preserve"> PAGEREF _Toc397896792 \h </w:instrText>
            </w:r>
            <w:r>
              <w:rPr>
                <w:noProof/>
                <w:webHidden/>
              </w:rPr>
            </w:r>
          </w:ins>
          <w:r>
            <w:rPr>
              <w:noProof/>
              <w:webHidden/>
            </w:rPr>
            <w:fldChar w:fldCharType="separate"/>
          </w:r>
          <w:r w:rsidR="006F6FF7">
            <w:rPr>
              <w:noProof/>
              <w:webHidden/>
            </w:rPr>
            <w:t>142</w:t>
          </w:r>
          <w:ins w:id="161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619" w:author="Sammartano, Marc (BIC USA)" w:date="2014-09-07T23:27:00Z"/>
              <w:rFonts w:eastAsiaTheme="minorEastAsia"/>
              <w:noProof/>
            </w:rPr>
          </w:pPr>
          <w:ins w:id="162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"_Toc397896793"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System.close</w:t>
            </w:r>
            <w:r>
              <w:rPr>
                <w:noProof/>
                <w:webHidden/>
              </w:rPr>
              <w:tab/>
            </w:r>
            <w:r>
              <w:rPr>
                <w:noProof/>
                <w:webHidden/>
              </w:rPr>
              <w:fldChar w:fldCharType="begin"/>
            </w:r>
            <w:r>
              <w:rPr>
                <w:noProof/>
                <w:webHidden/>
              </w:rPr>
              <w:instrText xml:space="preserve"> PAGEREF _Toc397896793 \h </w:instrText>
            </w:r>
            <w:r>
              <w:rPr>
                <w:noProof/>
                <w:webHidden/>
              </w:rPr>
            </w:r>
          </w:ins>
          <w:r>
            <w:rPr>
              <w:noProof/>
              <w:webHidden/>
            </w:rPr>
            <w:fldChar w:fldCharType="separate"/>
          </w:r>
          <w:r w:rsidR="006F6FF7">
            <w:rPr>
              <w:noProof/>
              <w:webHidden/>
            </w:rPr>
            <w:t>142</w:t>
          </w:r>
          <w:ins w:id="1621"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622" w:author="Sammartano, Marc (BIC USA)" w:date="2014-09-07T23:27:00Z"/>
              <w:rFonts w:eastAsiaTheme="minorEastAsia"/>
              <w:noProof/>
            </w:rPr>
          </w:pPr>
          <w:ins w:id="162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"_Toc397896794"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Superuser</w:t>
            </w:r>
            <w:r>
              <w:rPr>
                <w:noProof/>
                <w:webHidden/>
              </w:rPr>
              <w:tab/>
            </w:r>
            <w:r>
              <w:rPr>
                <w:noProof/>
                <w:webHidden/>
              </w:rPr>
              <w:fldChar w:fldCharType="begin"/>
            </w:r>
            <w:r>
              <w:rPr>
                <w:noProof/>
                <w:webHidden/>
              </w:rPr>
              <w:instrText xml:space="preserve"> PAGEREF _Toc397896794 \h </w:instrText>
            </w:r>
            <w:r>
              <w:rPr>
                <w:noProof/>
                <w:webHidden/>
              </w:rPr>
            </w:r>
          </w:ins>
          <w:r>
            <w:rPr>
              <w:noProof/>
              <w:webHidden/>
            </w:rPr>
            <w:fldChar w:fldCharType="separate"/>
          </w:r>
          <w:r w:rsidR="006F6FF7">
            <w:rPr>
              <w:noProof/>
              <w:webHidden/>
            </w:rPr>
            <w:t>142</w:t>
          </w:r>
          <w:ins w:id="162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25" w:author="Sammartano, Marc (BIC USA)" w:date="2014-09-07T23:27:00Z"/>
              <w:rFonts w:eastAsiaTheme="minorEastAsia"/>
              <w:noProof/>
            </w:rPr>
          </w:pPr>
          <w:ins w:id="162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"_Toc397896795"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Commands</w:t>
            </w:r>
            <w:r>
              <w:rPr>
                <w:noProof/>
                <w:webHidden/>
              </w:rPr>
              <w:tab/>
            </w:r>
            <w:r>
              <w:rPr>
                <w:noProof/>
                <w:webHidden/>
              </w:rPr>
              <w:fldChar w:fldCharType="begin"/>
            </w:r>
            <w:r>
              <w:rPr>
                <w:noProof/>
                <w:webHidden/>
              </w:rPr>
              <w:instrText xml:space="preserve"> PAGEREF _Toc397896795 \h </w:instrText>
            </w:r>
            <w:r>
              <w:rPr>
                <w:noProof/>
                <w:webHidden/>
              </w:rPr>
            </w:r>
          </w:ins>
          <w:r>
            <w:rPr>
              <w:noProof/>
              <w:webHidden/>
            </w:rPr>
            <w:fldChar w:fldCharType="separate"/>
          </w:r>
          <w:r w:rsidR="006F6FF7">
            <w:rPr>
              <w:noProof/>
              <w:webHidden/>
            </w:rPr>
            <w:t>142</w:t>
          </w:r>
          <w:ins w:id="162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628" w:author="Sammartano, Marc (BIC USA)" w:date="2014-09-07T23:27:00Z"/>
              <w:rFonts w:eastAsiaTheme="minorEastAsia"/>
              <w:noProof/>
            </w:rPr>
          </w:pPr>
          <w:ins w:id="162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"_Toc397896796"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Su.open</w:t>
            </w:r>
            <w:r>
              <w:rPr>
                <w:noProof/>
                <w:webHidden/>
              </w:rPr>
              <w:tab/>
            </w:r>
            <w:r>
              <w:rPr>
                <w:noProof/>
                <w:webHidden/>
              </w:rPr>
              <w:fldChar w:fldCharType="begin"/>
            </w:r>
            <w:r>
              <w:rPr>
                <w:noProof/>
                <w:webHidden/>
              </w:rPr>
              <w:instrText xml:space="preserve"> PAGEREF _Toc397896796 \h </w:instrText>
            </w:r>
            <w:r>
              <w:rPr>
                <w:noProof/>
                <w:webHidden/>
              </w:rPr>
            </w:r>
          </w:ins>
          <w:r>
            <w:rPr>
              <w:noProof/>
              <w:webHidden/>
            </w:rPr>
            <w:fldChar w:fldCharType="separate"/>
          </w:r>
          <w:r w:rsidR="006F6FF7">
            <w:rPr>
              <w:noProof/>
              <w:webHidden/>
            </w:rPr>
            <w:t>142</w:t>
          </w:r>
          <w:ins w:id="163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631" w:author="Sammartano, Marc (BIC USA)" w:date="2014-09-07T23:27:00Z"/>
              <w:rFonts w:eastAsiaTheme="minorEastAsia"/>
              <w:noProof/>
            </w:rPr>
          </w:pPr>
          <w:ins w:id="163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"_Toc397896797"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Su.write &lt;sexp&gt;</w:t>
            </w:r>
            <w:r>
              <w:rPr>
                <w:noProof/>
                <w:webHidden/>
              </w:rPr>
              <w:tab/>
            </w:r>
            <w:r>
              <w:rPr>
                <w:noProof/>
                <w:webHidden/>
              </w:rPr>
              <w:fldChar w:fldCharType="begin"/>
            </w:r>
            <w:r>
              <w:rPr>
                <w:noProof/>
                <w:webHidden/>
              </w:rPr>
              <w:instrText xml:space="preserve"> PAGEREF _Toc397896797 \h </w:instrText>
            </w:r>
            <w:r>
              <w:rPr>
                <w:noProof/>
                <w:webHidden/>
              </w:rPr>
            </w:r>
          </w:ins>
          <w:r>
            <w:rPr>
              <w:noProof/>
              <w:webHidden/>
            </w:rPr>
            <w:fldChar w:fldCharType="separate"/>
          </w:r>
          <w:r w:rsidR="006F6FF7">
            <w:rPr>
              <w:noProof/>
              <w:webHidden/>
            </w:rPr>
            <w:t>142</w:t>
          </w:r>
          <w:ins w:id="163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634" w:author="Sammartano, Marc (BIC USA)" w:date="2014-09-07T23:27:00Z"/>
              <w:rFonts w:eastAsiaTheme="minorEastAsia"/>
              <w:noProof/>
            </w:rPr>
          </w:pPr>
          <w:ins w:id="163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"_Toc397896798"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Su.read.ready &lt;nvar&gt;</w:t>
            </w:r>
            <w:r>
              <w:rPr>
                <w:noProof/>
                <w:webHidden/>
              </w:rPr>
              <w:tab/>
            </w:r>
            <w:r>
              <w:rPr>
                <w:noProof/>
                <w:webHidden/>
              </w:rPr>
              <w:fldChar w:fldCharType="begin"/>
            </w:r>
            <w:r>
              <w:rPr>
                <w:noProof/>
                <w:webHidden/>
              </w:rPr>
              <w:instrText xml:space="preserve"> PAGEREF _Toc397896798 \h </w:instrText>
            </w:r>
            <w:r>
              <w:rPr>
                <w:noProof/>
                <w:webHidden/>
              </w:rPr>
            </w:r>
          </w:ins>
          <w:r>
            <w:rPr>
              <w:noProof/>
              <w:webHidden/>
            </w:rPr>
            <w:fldChar w:fldCharType="separate"/>
          </w:r>
          <w:r w:rsidR="006F6FF7">
            <w:rPr>
              <w:noProof/>
              <w:webHidden/>
            </w:rPr>
            <w:t>142</w:t>
          </w:r>
          <w:ins w:id="163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637" w:author="Sammartano, Marc (BIC USA)" w:date="2014-09-07T23:27:00Z"/>
              <w:rFonts w:eastAsiaTheme="minorEastAsia"/>
              <w:noProof/>
            </w:rPr>
          </w:pPr>
          <w:ins w:id="163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"_Toc397896799"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Su.read.line &lt;svar&gt;</w:t>
            </w:r>
            <w:r>
              <w:rPr>
                <w:noProof/>
                <w:webHidden/>
              </w:rPr>
              <w:tab/>
            </w:r>
            <w:r>
              <w:rPr>
                <w:noProof/>
                <w:webHidden/>
              </w:rPr>
              <w:fldChar w:fldCharType="begin"/>
            </w:r>
            <w:r>
              <w:rPr>
                <w:noProof/>
                <w:webHidden/>
              </w:rPr>
              <w:instrText xml:space="preserve"> PAGEREF _Toc397896799 \h </w:instrText>
            </w:r>
            <w:r>
              <w:rPr>
                <w:noProof/>
                <w:webHidden/>
              </w:rPr>
            </w:r>
          </w:ins>
          <w:r>
            <w:rPr>
              <w:noProof/>
              <w:webHidden/>
            </w:rPr>
            <w:fldChar w:fldCharType="separate"/>
          </w:r>
          <w:r w:rsidR="006F6FF7">
            <w:rPr>
              <w:noProof/>
              <w:webHidden/>
            </w:rPr>
            <w:t>142</w:t>
          </w:r>
          <w:ins w:id="163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640" w:author="Sammartano, Marc (BIC USA)" w:date="2014-09-07T23:27:00Z"/>
              <w:rFonts w:eastAsiaTheme="minorEastAsia"/>
              <w:noProof/>
            </w:rPr>
          </w:pPr>
          <w:ins w:id="164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"_Toc397896800"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Su.close</w:t>
            </w:r>
            <w:r>
              <w:rPr>
                <w:noProof/>
                <w:webHidden/>
              </w:rPr>
              <w:tab/>
            </w:r>
            <w:r>
              <w:rPr>
                <w:noProof/>
                <w:webHidden/>
              </w:rPr>
              <w:fldChar w:fldCharType="begin"/>
            </w:r>
            <w:r>
              <w:rPr>
                <w:noProof/>
                <w:webHidden/>
              </w:rPr>
              <w:instrText xml:space="preserve"> PAGEREF _Toc397896800 \h </w:instrText>
            </w:r>
            <w:r>
              <w:rPr>
                <w:noProof/>
                <w:webHidden/>
              </w:rPr>
            </w:r>
          </w:ins>
          <w:r>
            <w:rPr>
              <w:noProof/>
              <w:webHidden/>
            </w:rPr>
            <w:fldChar w:fldCharType="separate"/>
          </w:r>
          <w:r w:rsidR="006F6FF7">
            <w:rPr>
              <w:noProof/>
              <w:webHidden/>
            </w:rPr>
            <w:t>142</w:t>
          </w:r>
          <w:ins w:id="1642"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643" w:author="Sammartano, Marc (BIC USA)" w:date="2014-09-07T23:27:00Z"/>
              <w:rFonts w:eastAsiaTheme="minorEastAsia"/>
              <w:noProof/>
            </w:rPr>
          </w:pPr>
          <w:ins w:id="164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"_Toc397896801"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Appendix A – Command List</w:t>
            </w:r>
            <w:r>
              <w:rPr>
                <w:noProof/>
                <w:webHidden/>
              </w:rPr>
              <w:tab/>
            </w:r>
            <w:r>
              <w:rPr>
                <w:noProof/>
                <w:webHidden/>
              </w:rPr>
              <w:fldChar w:fldCharType="begin"/>
            </w:r>
            <w:r>
              <w:rPr>
                <w:noProof/>
                <w:webHidden/>
              </w:rPr>
              <w:instrText xml:space="preserve"> PAGEREF _Toc397896801 \h </w:instrText>
            </w:r>
            <w:r>
              <w:rPr>
                <w:noProof/>
                <w:webHidden/>
              </w:rPr>
            </w:r>
          </w:ins>
          <w:r>
            <w:rPr>
              <w:noProof/>
              <w:webHidden/>
            </w:rPr>
            <w:fldChar w:fldCharType="separate"/>
          </w:r>
          <w:r w:rsidR="006F6FF7">
            <w:rPr>
              <w:noProof/>
              <w:webHidden/>
            </w:rPr>
            <w:t>143</w:t>
          </w:r>
          <w:ins w:id="1645"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646" w:author="Sammartano, Marc (BIC USA)" w:date="2014-09-07T23:27:00Z"/>
              <w:rFonts w:eastAsiaTheme="minorEastAsia"/>
              <w:noProof/>
            </w:rPr>
          </w:pPr>
          <w:ins w:id="164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"_Toc397896802"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Appendix B – Sample Programs</w:t>
            </w:r>
            <w:r>
              <w:rPr>
                <w:noProof/>
                <w:webHidden/>
              </w:rPr>
              <w:tab/>
            </w:r>
            <w:r>
              <w:rPr>
                <w:noProof/>
                <w:webHidden/>
              </w:rPr>
              <w:fldChar w:fldCharType="begin"/>
            </w:r>
            <w:r>
              <w:rPr>
                <w:noProof/>
                <w:webHidden/>
              </w:rPr>
              <w:instrText xml:space="preserve"> PAGEREF _Toc397896802 \h </w:instrText>
            </w:r>
            <w:r>
              <w:rPr>
                <w:noProof/>
                <w:webHidden/>
              </w:rPr>
            </w:r>
          </w:ins>
          <w:r>
            <w:rPr>
              <w:noProof/>
              <w:webHidden/>
            </w:rPr>
            <w:fldChar w:fldCharType="separate"/>
          </w:r>
          <w:r w:rsidR="006F6FF7">
            <w:rPr>
              <w:noProof/>
              <w:webHidden/>
            </w:rPr>
            <w:t>153</w:t>
          </w:r>
          <w:ins w:id="1648"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649" w:author="Sammartano, Marc (BIC USA)" w:date="2014-09-07T23:27:00Z"/>
              <w:rFonts w:eastAsiaTheme="minorEastAsia"/>
              <w:noProof/>
            </w:rPr>
          </w:pPr>
          <w:ins w:id="165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"_Toc397896803"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Appendix C – Launcher Shortcut Tutorial</w:t>
            </w:r>
            <w:r>
              <w:rPr>
                <w:noProof/>
                <w:webHidden/>
              </w:rPr>
              <w:tab/>
            </w:r>
            <w:r>
              <w:rPr>
                <w:noProof/>
                <w:webHidden/>
              </w:rPr>
              <w:fldChar w:fldCharType="begin"/>
            </w:r>
            <w:r>
              <w:rPr>
                <w:noProof/>
                <w:webHidden/>
              </w:rPr>
              <w:instrText xml:space="preserve"> PAGEREF _Toc397896803 \h </w:instrText>
            </w:r>
            <w:r>
              <w:rPr>
                <w:noProof/>
                <w:webHidden/>
              </w:rPr>
            </w:r>
          </w:ins>
          <w:r>
            <w:rPr>
              <w:noProof/>
              <w:webHidden/>
            </w:rPr>
            <w:fldChar w:fldCharType="separate"/>
          </w:r>
          <w:r w:rsidR="006F6FF7">
            <w:rPr>
              <w:noProof/>
              <w:webHidden/>
            </w:rPr>
            <w:t>154</w:t>
          </w:r>
          <w:ins w:id="165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52" w:author="Sammartano, Marc (BIC USA)" w:date="2014-09-07T23:27:00Z"/>
              <w:rFonts w:eastAsiaTheme="minorEastAsia"/>
              <w:noProof/>
            </w:rPr>
          </w:pPr>
          <w:ins w:id="165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"_Toc397896804"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Introduction</w:t>
            </w:r>
            <w:r>
              <w:rPr>
                <w:noProof/>
                <w:webHidden/>
              </w:rPr>
              <w:tab/>
            </w:r>
            <w:r>
              <w:rPr>
                <w:noProof/>
                <w:webHidden/>
              </w:rPr>
              <w:fldChar w:fldCharType="begin"/>
            </w:r>
            <w:r>
              <w:rPr>
                <w:noProof/>
                <w:webHidden/>
              </w:rPr>
              <w:instrText xml:space="preserve"> PAGEREF _Toc397896804 \h </w:instrText>
            </w:r>
            <w:r>
              <w:rPr>
                <w:noProof/>
                <w:webHidden/>
              </w:rPr>
            </w:r>
          </w:ins>
          <w:r>
            <w:rPr>
              <w:noProof/>
              <w:webHidden/>
            </w:rPr>
            <w:fldChar w:fldCharType="separate"/>
          </w:r>
          <w:r w:rsidR="006F6FF7">
            <w:rPr>
              <w:noProof/>
              <w:webHidden/>
            </w:rPr>
            <w:t>154</w:t>
          </w:r>
          <w:ins w:id="165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55" w:author="Sammartano, Marc (BIC USA)" w:date="2014-09-07T23:27:00Z"/>
              <w:rFonts w:eastAsiaTheme="minorEastAsia"/>
              <w:noProof/>
            </w:rPr>
          </w:pPr>
          <w:ins w:id="165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"_Toc397896805"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_Toc397896805 \h </w:instrText>
            </w:r>
            <w:r>
              <w:rPr>
                <w:noProof/>
                <w:webHidden/>
              </w:rPr>
            </w:r>
          </w:ins>
          <w:r>
            <w:rPr>
              <w:noProof/>
              <w:webHidden/>
            </w:rPr>
            <w:fldChar w:fldCharType="separate"/>
          </w:r>
          <w:r w:rsidR="006F6FF7">
            <w:rPr>
              <w:noProof/>
              <w:webHidden/>
            </w:rPr>
            <w:t>154</w:t>
          </w:r>
          <w:ins w:id="165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58" w:author="Sammartano, Marc (BIC USA)" w:date="2014-09-07T23:27:00Z"/>
              <w:rFonts w:eastAsiaTheme="minorEastAsia"/>
              <w:noProof/>
            </w:rPr>
          </w:pPr>
          <w:ins w:id="165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"_Toc397896806"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_Toc397896806 \h </w:instrText>
            </w:r>
            <w:r>
              <w:rPr>
                <w:noProof/>
                <w:webHidden/>
              </w:rPr>
            </w:r>
          </w:ins>
          <w:r>
            <w:rPr>
              <w:noProof/>
              <w:webHidden/>
            </w:rPr>
            <w:fldChar w:fldCharType="separate"/>
          </w:r>
          <w:r w:rsidR="006F6FF7">
            <w:rPr>
              <w:noProof/>
              <w:webHidden/>
            </w:rPr>
            <w:t>155</w:t>
          </w:r>
          <w:ins w:id="166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61" w:author="Sammartano, Marc (BIC USA)" w:date="2014-09-07T23:27:00Z"/>
              <w:rFonts w:eastAsiaTheme="minorEastAsia"/>
              <w:noProof/>
            </w:rPr>
          </w:pPr>
          <w:ins w:id="166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"_Toc397896807"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What you need to know</w:t>
            </w:r>
            <w:r>
              <w:rPr>
                <w:noProof/>
                <w:webHidden/>
              </w:rPr>
              <w:tab/>
            </w:r>
            <w:r>
              <w:rPr>
                <w:noProof/>
                <w:webHidden/>
              </w:rPr>
              <w:fldChar w:fldCharType="begin"/>
            </w:r>
            <w:r>
              <w:rPr>
                <w:noProof/>
                <w:webHidden/>
              </w:rPr>
              <w:instrText xml:space="preserve"> PAGEREF _Toc397896807 \h </w:instrText>
            </w:r>
            <w:r>
              <w:rPr>
                <w:noProof/>
                <w:webHidden/>
              </w:rPr>
            </w:r>
          </w:ins>
          <w:r>
            <w:rPr>
              <w:noProof/>
              <w:webHidden/>
            </w:rPr>
            <w:fldChar w:fldCharType="separate"/>
          </w:r>
          <w:r w:rsidR="006F6FF7">
            <w:rPr>
              <w:noProof/>
              <w:webHidden/>
            </w:rPr>
            <w:t>156</w:t>
          </w:r>
          <w:ins w:id="1663"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664" w:author="Sammartano, Marc (BIC USA)" w:date="2014-09-07T23:27:00Z"/>
              <w:rFonts w:eastAsiaTheme="minorEastAsia"/>
              <w:noProof/>
            </w:rPr>
          </w:pPr>
          <w:ins w:id="166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"_Toc397896808"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Appendix D – Building a Standalone Application</w:t>
            </w:r>
            <w:r>
              <w:rPr>
                <w:noProof/>
                <w:webHidden/>
              </w:rPr>
              <w:tab/>
            </w:r>
            <w:r>
              <w:rPr>
                <w:noProof/>
                <w:webHidden/>
              </w:rPr>
              <w:fldChar w:fldCharType="begin"/>
            </w:r>
            <w:r>
              <w:rPr>
                <w:noProof/>
                <w:webHidden/>
              </w:rPr>
              <w:instrText xml:space="preserve"> PAGEREF _Toc397896808 \h </w:instrText>
            </w:r>
            <w:r>
              <w:rPr>
                <w:noProof/>
                <w:webHidden/>
              </w:rPr>
            </w:r>
          </w:ins>
          <w:r>
            <w:rPr>
              <w:noProof/>
              <w:webHidden/>
            </w:rPr>
            <w:fldChar w:fldCharType="separate"/>
          </w:r>
          <w:r w:rsidR="006F6FF7">
            <w:rPr>
              <w:noProof/>
              <w:webHidden/>
            </w:rPr>
            <w:t>157</w:t>
          </w:r>
          <w:ins w:id="166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67" w:author="Sammartano, Marc (BIC USA)" w:date="2014-09-07T23:27:00Z"/>
              <w:rFonts w:eastAsiaTheme="minorEastAsia"/>
              <w:noProof/>
            </w:rPr>
          </w:pPr>
          <w:ins w:id="166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"_Toc397896809"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Introduction</w:t>
            </w:r>
            <w:r>
              <w:rPr>
                <w:noProof/>
                <w:webHidden/>
              </w:rPr>
              <w:tab/>
            </w:r>
            <w:r>
              <w:rPr>
                <w:noProof/>
                <w:webHidden/>
              </w:rPr>
              <w:fldChar w:fldCharType="begin"/>
            </w:r>
            <w:r>
              <w:rPr>
                <w:noProof/>
                <w:webHidden/>
              </w:rPr>
              <w:instrText xml:space="preserve"> PAGEREF _Toc397896809 \h </w:instrText>
            </w:r>
            <w:r>
              <w:rPr>
                <w:noProof/>
                <w:webHidden/>
              </w:rPr>
            </w:r>
          </w:ins>
          <w:r>
            <w:rPr>
              <w:noProof/>
              <w:webHidden/>
            </w:rPr>
            <w:fldChar w:fldCharType="separate"/>
          </w:r>
          <w:r w:rsidR="006F6FF7">
            <w:rPr>
              <w:noProof/>
              <w:webHidden/>
            </w:rPr>
            <w:t>157</w:t>
          </w:r>
          <w:ins w:id="166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70" w:author="Sammartano, Marc (BIC USA)" w:date="2014-09-07T23:27:00Z"/>
              <w:rFonts w:eastAsiaTheme="minorEastAsia"/>
              <w:noProof/>
            </w:rPr>
          </w:pPr>
          <w:ins w:id="167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"_Toc397896810"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License Information</w:t>
            </w:r>
            <w:r>
              <w:rPr>
                <w:noProof/>
                <w:webHidden/>
              </w:rPr>
              <w:tab/>
            </w:r>
            <w:r>
              <w:rPr>
                <w:noProof/>
                <w:webHidden/>
              </w:rPr>
              <w:fldChar w:fldCharType="begin"/>
            </w:r>
            <w:r>
              <w:rPr>
                <w:noProof/>
                <w:webHidden/>
              </w:rPr>
              <w:instrText xml:space="preserve"> PAGEREF _Toc397896810 \h </w:instrText>
            </w:r>
            <w:r>
              <w:rPr>
                <w:noProof/>
                <w:webHidden/>
              </w:rPr>
            </w:r>
          </w:ins>
          <w:r>
            <w:rPr>
              <w:noProof/>
              <w:webHidden/>
            </w:rPr>
            <w:fldChar w:fldCharType="separate"/>
          </w:r>
          <w:r w:rsidR="006F6FF7">
            <w:rPr>
              <w:noProof/>
              <w:webHidden/>
            </w:rPr>
            <w:t>157</w:t>
          </w:r>
          <w:ins w:id="167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73" w:author="Sammartano, Marc (BIC USA)" w:date="2014-09-07T23:27:00Z"/>
              <w:rFonts w:eastAsiaTheme="minorEastAsia"/>
              <w:noProof/>
            </w:rPr>
          </w:pPr>
          <w:ins w:id="167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"_Toc397896811"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Before You Start</w:t>
            </w:r>
            <w:r>
              <w:rPr>
                <w:noProof/>
                <w:webHidden/>
              </w:rPr>
              <w:tab/>
            </w:r>
            <w:r>
              <w:rPr>
                <w:noProof/>
                <w:webHidden/>
              </w:rPr>
              <w:fldChar w:fldCharType="begin"/>
            </w:r>
            <w:r>
              <w:rPr>
                <w:noProof/>
                <w:webHidden/>
              </w:rPr>
              <w:instrText xml:space="preserve"> PAGEREF _Toc397896811 \h </w:instrText>
            </w:r>
            <w:r>
              <w:rPr>
                <w:noProof/>
                <w:webHidden/>
              </w:rPr>
            </w:r>
          </w:ins>
          <w:r>
            <w:rPr>
              <w:noProof/>
              <w:webHidden/>
            </w:rPr>
            <w:fldChar w:fldCharType="separate"/>
          </w:r>
          <w:r w:rsidR="006F6FF7">
            <w:rPr>
              <w:noProof/>
              <w:webHidden/>
            </w:rPr>
            <w:t>157</w:t>
          </w:r>
          <w:ins w:id="167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76" w:author="Sammartano, Marc (BIC USA)" w:date="2014-09-07T23:27:00Z"/>
              <w:rFonts w:eastAsiaTheme="minorEastAsia"/>
              <w:noProof/>
            </w:rPr>
          </w:pPr>
          <w:ins w:id="167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"_Toc397896812"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Setting Up the Development Environment</w:t>
            </w:r>
            <w:r>
              <w:rPr>
                <w:noProof/>
                <w:webHidden/>
              </w:rPr>
              <w:tab/>
            </w:r>
            <w:r>
              <w:rPr>
                <w:noProof/>
                <w:webHidden/>
              </w:rPr>
              <w:fldChar w:fldCharType="begin"/>
            </w:r>
            <w:r>
              <w:rPr>
                <w:noProof/>
                <w:webHidden/>
              </w:rPr>
              <w:instrText xml:space="preserve"> PAGEREF _Toc397896812 \h </w:instrText>
            </w:r>
            <w:r>
              <w:rPr>
                <w:noProof/>
                <w:webHidden/>
              </w:rPr>
            </w:r>
          </w:ins>
          <w:r>
            <w:rPr>
              <w:noProof/>
              <w:webHidden/>
            </w:rPr>
            <w:fldChar w:fldCharType="separate"/>
          </w:r>
          <w:r w:rsidR="006F6FF7">
            <w:rPr>
              <w:noProof/>
              <w:webHidden/>
            </w:rPr>
            <w:t>157</w:t>
          </w:r>
          <w:ins w:id="167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79" w:author="Sammartano, Marc (BIC USA)" w:date="2014-09-07T23:27:00Z"/>
              <w:rFonts w:eastAsiaTheme="minorEastAsia"/>
              <w:noProof/>
            </w:rPr>
          </w:pPr>
          <w:ins w:id="1680"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"_Toc397896813"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_Toc397896813 \h </w:instrText>
            </w:r>
            <w:r>
              <w:rPr>
                <w:noProof/>
                <w:webHidden/>
              </w:rPr>
            </w:r>
          </w:ins>
          <w:r>
            <w:rPr>
              <w:noProof/>
              <w:webHidden/>
            </w:rPr>
            <w:fldChar w:fldCharType="separate"/>
          </w:r>
          <w:r w:rsidR="006F6FF7">
            <w:rPr>
              <w:noProof/>
              <w:webHidden/>
            </w:rPr>
            <w:t>158</w:t>
          </w:r>
          <w:ins w:id="168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82" w:author="Sammartano, Marc (BIC USA)" w:date="2014-09-07T23:27:00Z"/>
              <w:rFonts w:eastAsiaTheme="minorEastAsia"/>
              <w:noProof/>
            </w:rPr>
          </w:pPr>
          <w:ins w:id="168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"_Toc397896814"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_Toc397896814 \h </w:instrText>
            </w:r>
            <w:r>
              <w:rPr>
                <w:noProof/>
                <w:webHidden/>
              </w:rPr>
            </w:r>
          </w:ins>
          <w:r>
            <w:rPr>
              <w:noProof/>
              <w:webHidden/>
            </w:rPr>
            <w:fldChar w:fldCharType="separate"/>
          </w:r>
          <w:r w:rsidR="006F6FF7">
            <w:rPr>
              <w:noProof/>
              <w:webHidden/>
            </w:rPr>
            <w:t>158</w:t>
          </w:r>
          <w:ins w:id="168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85" w:author="Sammartano, Marc (BIC USA)" w:date="2014-09-07T23:27:00Z"/>
              <w:rFonts w:eastAsiaTheme="minorEastAsia"/>
              <w:noProof/>
            </w:rPr>
          </w:pPr>
          <w:ins w:id="168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"_Toc397896815"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Create a New Project in Eclipse</w:t>
            </w:r>
            <w:r>
              <w:rPr>
                <w:noProof/>
                <w:webHidden/>
              </w:rPr>
              <w:tab/>
            </w:r>
            <w:r>
              <w:rPr>
                <w:noProof/>
                <w:webHidden/>
              </w:rPr>
              <w:fldChar w:fldCharType="begin"/>
            </w:r>
            <w:r>
              <w:rPr>
                <w:noProof/>
                <w:webHidden/>
              </w:rPr>
              <w:instrText xml:space="preserve"> PAGEREF _Toc397896815 \h </w:instrText>
            </w:r>
            <w:r>
              <w:rPr>
                <w:noProof/>
                <w:webHidden/>
              </w:rPr>
            </w:r>
          </w:ins>
          <w:r>
            <w:rPr>
              <w:noProof/>
              <w:webHidden/>
            </w:rPr>
            <w:fldChar w:fldCharType="separate"/>
          </w:r>
          <w:r w:rsidR="006F6FF7">
            <w:rPr>
              <w:noProof/>
              <w:webHidden/>
            </w:rPr>
            <w:t>159</w:t>
          </w:r>
          <w:ins w:id="168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88" w:author="Sammartano, Marc (BIC USA)" w:date="2014-09-07T23:27:00Z"/>
              <w:rFonts w:eastAsiaTheme="minorEastAsia"/>
              <w:noProof/>
            </w:rPr>
          </w:pPr>
          <w:ins w:id="168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"_Toc397896816"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Rename the Package</w:t>
            </w:r>
            <w:r>
              <w:rPr>
                <w:noProof/>
                <w:webHidden/>
              </w:rPr>
              <w:tab/>
            </w:r>
            <w:r>
              <w:rPr>
                <w:noProof/>
                <w:webHidden/>
              </w:rPr>
              <w:fldChar w:fldCharType="begin"/>
            </w:r>
            <w:r>
              <w:rPr>
                <w:noProof/>
                <w:webHidden/>
              </w:rPr>
              <w:instrText xml:space="preserve"> PAGEREF _Toc397896816 \h </w:instrText>
            </w:r>
            <w:r>
              <w:rPr>
                <w:noProof/>
                <w:webHidden/>
              </w:rPr>
            </w:r>
          </w:ins>
          <w:r>
            <w:rPr>
              <w:noProof/>
              <w:webHidden/>
            </w:rPr>
            <w:fldChar w:fldCharType="separate"/>
          </w:r>
          <w:r w:rsidR="006F6FF7">
            <w:rPr>
              <w:noProof/>
              <w:webHidden/>
            </w:rPr>
            <w:t>160</w:t>
          </w:r>
          <w:ins w:id="169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91" w:author="Sammartano, Marc (BIC USA)" w:date="2014-09-07T23:27:00Z"/>
              <w:rFonts w:eastAsiaTheme="minorEastAsia"/>
              <w:noProof/>
            </w:rPr>
          </w:pPr>
          <w:ins w:id="169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"_Toc397896817"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Modifications to setup.xml</w:t>
            </w:r>
            <w:r>
              <w:rPr>
                <w:noProof/>
                <w:webHidden/>
              </w:rPr>
              <w:tab/>
            </w:r>
            <w:r>
              <w:rPr>
                <w:noProof/>
                <w:webHidden/>
              </w:rPr>
              <w:fldChar w:fldCharType="begin"/>
            </w:r>
            <w:r>
              <w:rPr>
                <w:noProof/>
                <w:webHidden/>
              </w:rPr>
              <w:instrText xml:space="preserve"> PAGEREF _Toc397896817 \h </w:instrText>
            </w:r>
            <w:r>
              <w:rPr>
                <w:noProof/>
                <w:webHidden/>
              </w:rPr>
            </w:r>
          </w:ins>
          <w:r>
            <w:rPr>
              <w:noProof/>
              <w:webHidden/>
            </w:rPr>
            <w:fldChar w:fldCharType="separate"/>
          </w:r>
          <w:r w:rsidR="006F6FF7">
            <w:rPr>
              <w:noProof/>
              <w:webHidden/>
            </w:rPr>
            <w:t>161</w:t>
          </w:r>
          <w:ins w:id="169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94" w:author="Sammartano, Marc (BIC USA)" w:date="2014-09-07T23:27:00Z"/>
              <w:rFonts w:eastAsiaTheme="minorEastAsia"/>
              <w:noProof/>
            </w:rPr>
          </w:pPr>
          <w:ins w:id="169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"_Toc397896818"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Advanced Customization with setup.xml</w:t>
            </w:r>
            <w:r>
              <w:rPr>
                <w:noProof/>
                <w:webHidden/>
              </w:rPr>
              <w:tab/>
            </w:r>
            <w:r>
              <w:rPr>
                <w:noProof/>
                <w:webHidden/>
              </w:rPr>
              <w:fldChar w:fldCharType="begin"/>
            </w:r>
            <w:r>
              <w:rPr>
                <w:noProof/>
                <w:webHidden/>
              </w:rPr>
              <w:instrText xml:space="preserve"> PAGEREF _Toc397896818 \h </w:instrText>
            </w:r>
            <w:r>
              <w:rPr>
                <w:noProof/>
                <w:webHidden/>
              </w:rPr>
            </w:r>
          </w:ins>
          <w:r>
            <w:rPr>
              <w:noProof/>
              <w:webHidden/>
            </w:rPr>
            <w:fldChar w:fldCharType="separate"/>
          </w:r>
          <w:r w:rsidR="006F6FF7">
            <w:rPr>
              <w:noProof/>
              <w:webHidden/>
            </w:rPr>
            <w:t>163</w:t>
          </w:r>
          <w:ins w:id="169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697" w:author="Sammartano, Marc (BIC USA)" w:date="2014-09-07T23:27:00Z"/>
              <w:rFonts w:eastAsiaTheme="minorEastAsia"/>
              <w:noProof/>
            </w:rPr>
          </w:pPr>
          <w:ins w:id="169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"_Toc397896819"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Files and Resources</w:t>
            </w:r>
            <w:r>
              <w:rPr>
                <w:noProof/>
                <w:webHidden/>
              </w:rPr>
              <w:tab/>
            </w:r>
            <w:r>
              <w:rPr>
                <w:noProof/>
                <w:webHidden/>
              </w:rPr>
              <w:fldChar w:fldCharType="begin"/>
            </w:r>
            <w:r>
              <w:rPr>
                <w:noProof/>
                <w:webHidden/>
              </w:rPr>
              <w:instrText xml:space="preserve"> PAGEREF _Toc397896819 \h </w:instrText>
            </w:r>
            <w:r>
              <w:rPr>
                <w:noProof/>
                <w:webHidden/>
              </w:rPr>
            </w:r>
          </w:ins>
          <w:r>
            <w:rPr>
              <w:noProof/>
              <w:webHidden/>
            </w:rPr>
            <w:fldChar w:fldCharType="separate"/>
          </w:r>
          <w:r w:rsidR="006F6FF7">
            <w:rPr>
              <w:noProof/>
              <w:webHidden/>
            </w:rPr>
            <w:t>163</w:t>
          </w:r>
          <w:ins w:id="1699"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700" w:author="Sammartano, Marc (BIC USA)" w:date="2014-09-07T23:27:00Z"/>
              <w:rFonts w:eastAsiaTheme="minorEastAsia"/>
              <w:noProof/>
            </w:rPr>
          </w:pPr>
          <w:ins w:id="170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"_Toc397896820"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Testing the APK</w:t>
            </w:r>
            <w:r>
              <w:rPr>
                <w:noProof/>
                <w:webHidden/>
              </w:rPr>
              <w:tab/>
            </w:r>
            <w:r>
              <w:rPr>
                <w:noProof/>
                <w:webHidden/>
              </w:rPr>
              <w:fldChar w:fldCharType="begin"/>
            </w:r>
            <w:r>
              <w:rPr>
                <w:noProof/>
                <w:webHidden/>
              </w:rPr>
              <w:instrText xml:space="preserve"> PAGEREF _Toc397896820 \h </w:instrText>
            </w:r>
            <w:r>
              <w:rPr>
                <w:noProof/>
                <w:webHidden/>
              </w:rPr>
            </w:r>
          </w:ins>
          <w:r>
            <w:rPr>
              <w:noProof/>
              <w:webHidden/>
            </w:rPr>
            <w:fldChar w:fldCharType="separate"/>
          </w:r>
          <w:r w:rsidR="006F6FF7">
            <w:rPr>
              <w:noProof/>
              <w:webHidden/>
            </w:rPr>
            <w:t>164</w:t>
          </w:r>
          <w:ins w:id="170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703" w:author="Sammartano, Marc (BIC USA)" w:date="2014-09-07T23:27:00Z"/>
              <w:rFonts w:eastAsiaTheme="minorEastAsia"/>
              <w:noProof/>
            </w:rPr>
          </w:pPr>
          <w:ins w:id="170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"_Toc397896821"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Installing a BASIC! Program into the Application</w:t>
            </w:r>
            <w:r>
              <w:rPr>
                <w:noProof/>
                <w:webHidden/>
              </w:rPr>
              <w:tab/>
            </w:r>
            <w:r>
              <w:rPr>
                <w:noProof/>
                <w:webHidden/>
              </w:rPr>
              <w:fldChar w:fldCharType="begin"/>
            </w:r>
            <w:r>
              <w:rPr>
                <w:noProof/>
                <w:webHidden/>
              </w:rPr>
              <w:instrText xml:space="preserve"> PAGEREF _Toc397896821 \h </w:instrText>
            </w:r>
            <w:r>
              <w:rPr>
                <w:noProof/>
                <w:webHidden/>
              </w:rPr>
            </w:r>
          </w:ins>
          <w:r>
            <w:rPr>
              <w:noProof/>
              <w:webHidden/>
            </w:rPr>
            <w:fldChar w:fldCharType="separate"/>
          </w:r>
          <w:r w:rsidR="006F6FF7">
            <w:rPr>
              <w:noProof/>
              <w:webHidden/>
            </w:rPr>
            <w:t>165</w:t>
          </w:r>
          <w:ins w:id="1705"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706" w:author="Sammartano, Marc (BIC USA)" w:date="2014-09-07T23:27:00Z"/>
              <w:rFonts w:eastAsiaTheme="minorEastAsia"/>
              <w:noProof/>
            </w:rPr>
          </w:pPr>
          <w:ins w:id="1707"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"_Toc397896822"</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Application Icons</w:t>
            </w:r>
            <w:r>
              <w:rPr>
                <w:noProof/>
                <w:webHidden/>
              </w:rPr>
              <w:tab/>
            </w:r>
            <w:r>
              <w:rPr>
                <w:noProof/>
                <w:webHidden/>
              </w:rPr>
              <w:fldChar w:fldCharType="begin"/>
            </w:r>
            <w:r>
              <w:rPr>
                <w:noProof/>
                <w:webHidden/>
              </w:rPr>
              <w:instrText xml:space="preserve"> PAGEREF _Toc397896822 \h </w:instrText>
            </w:r>
            <w:r>
              <w:rPr>
                <w:noProof/>
                <w:webHidden/>
              </w:rPr>
            </w:r>
          </w:ins>
          <w:r>
            <w:rPr>
              <w:noProof/>
              <w:webHidden/>
            </w:rPr>
            <w:fldChar w:fldCharType="separate"/>
          </w:r>
          <w:r w:rsidR="006F6FF7">
            <w:rPr>
              <w:noProof/>
              <w:webHidden/>
            </w:rPr>
            <w:t>167</w:t>
          </w:r>
          <w:ins w:id="1708"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709" w:author="Sammartano, Marc (BIC USA)" w:date="2014-09-07T23:27:00Z"/>
              <w:rFonts w:eastAsiaTheme="minorEastAsia"/>
              <w:noProof/>
            </w:rPr>
          </w:pPr>
          <w:ins w:id="1710" w:author="Sammartano, Marc (BIC USA)" w:date="2014-09-07T23:27:00Z">
            <w:r w:rsidRPr="00E87EE5">
              <w:rPr>
                <w:rStyle w:val="Hyperlink"/>
                <w:noProof/>
              </w:rPr>
              <w:lastRenderedPageBreak/>
              <w:fldChar w:fldCharType="begin"/>
            </w:r>
            <w:r w:rsidRPr="00E87EE5">
              <w:rPr>
                <w:rStyle w:val="Hyperlink"/>
                <w:noProof/>
              </w:rPr>
              <w:instrText xml:space="preserve"> </w:instrText>
            </w:r>
            <w:r>
              <w:rPr>
                <w:noProof/>
              </w:rPr>
              <w:instrText>HYPERLINK \l "_Toc397896823"</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Modifications to the AndroidManifest.xml File</w:t>
            </w:r>
            <w:r>
              <w:rPr>
                <w:noProof/>
                <w:webHidden/>
              </w:rPr>
              <w:tab/>
            </w:r>
            <w:r>
              <w:rPr>
                <w:noProof/>
                <w:webHidden/>
              </w:rPr>
              <w:fldChar w:fldCharType="begin"/>
            </w:r>
            <w:r>
              <w:rPr>
                <w:noProof/>
                <w:webHidden/>
              </w:rPr>
              <w:instrText xml:space="preserve"> PAGEREF _Toc397896823 \h </w:instrText>
            </w:r>
            <w:r>
              <w:rPr>
                <w:noProof/>
                <w:webHidden/>
              </w:rPr>
            </w:r>
          </w:ins>
          <w:r>
            <w:rPr>
              <w:noProof/>
              <w:webHidden/>
            </w:rPr>
            <w:fldChar w:fldCharType="separate"/>
          </w:r>
          <w:r w:rsidR="006F6FF7">
            <w:rPr>
              <w:noProof/>
              <w:webHidden/>
            </w:rPr>
            <w:t>168</w:t>
          </w:r>
          <w:ins w:id="1711"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712" w:author="Sammartano, Marc (BIC USA)" w:date="2014-09-07T23:27:00Z"/>
              <w:rFonts w:eastAsiaTheme="minorEastAsia"/>
              <w:noProof/>
            </w:rPr>
          </w:pPr>
          <w:ins w:id="1713"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"_Toc397896824"</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Setting the Version Number and Version Name</w:t>
            </w:r>
            <w:r>
              <w:rPr>
                <w:noProof/>
                <w:webHidden/>
              </w:rPr>
              <w:tab/>
            </w:r>
            <w:r>
              <w:rPr>
                <w:noProof/>
                <w:webHidden/>
              </w:rPr>
              <w:fldChar w:fldCharType="begin"/>
            </w:r>
            <w:r>
              <w:rPr>
                <w:noProof/>
                <w:webHidden/>
              </w:rPr>
              <w:instrText xml:space="preserve"> PAGEREF _Toc397896824 \h </w:instrText>
            </w:r>
            <w:r>
              <w:rPr>
                <w:noProof/>
                <w:webHidden/>
              </w:rPr>
            </w:r>
          </w:ins>
          <w:r>
            <w:rPr>
              <w:noProof/>
              <w:webHidden/>
            </w:rPr>
            <w:fldChar w:fldCharType="separate"/>
          </w:r>
          <w:r w:rsidR="006F6FF7">
            <w:rPr>
              <w:noProof/>
              <w:webHidden/>
            </w:rPr>
            <w:t>168</w:t>
          </w:r>
          <w:ins w:id="1714"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715" w:author="Sammartano, Marc (BIC USA)" w:date="2014-09-07T23:27:00Z"/>
              <w:rFonts w:eastAsiaTheme="minorEastAsia"/>
              <w:noProof/>
            </w:rPr>
          </w:pPr>
          <w:ins w:id="1716"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"_Toc397896825"</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Permissions</w:t>
            </w:r>
            <w:r>
              <w:rPr>
                <w:noProof/>
                <w:webHidden/>
              </w:rPr>
              <w:tab/>
            </w:r>
            <w:r>
              <w:rPr>
                <w:noProof/>
                <w:webHidden/>
              </w:rPr>
              <w:fldChar w:fldCharType="begin"/>
            </w:r>
            <w:r>
              <w:rPr>
                <w:noProof/>
                <w:webHidden/>
              </w:rPr>
              <w:instrText xml:space="preserve"> PAGEREF _Toc397896825 \h </w:instrText>
            </w:r>
            <w:r>
              <w:rPr>
                <w:noProof/>
                <w:webHidden/>
              </w:rPr>
            </w:r>
          </w:ins>
          <w:r>
            <w:rPr>
              <w:noProof/>
              <w:webHidden/>
            </w:rPr>
            <w:fldChar w:fldCharType="separate"/>
          </w:r>
          <w:r w:rsidR="006F6FF7">
            <w:rPr>
              <w:noProof/>
              <w:webHidden/>
            </w:rPr>
            <w:t>168</w:t>
          </w:r>
          <w:ins w:id="1717"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718" w:author="Sammartano, Marc (BIC USA)" w:date="2014-09-07T23:27:00Z"/>
              <w:rFonts w:eastAsiaTheme="minorEastAsia"/>
              <w:noProof/>
            </w:rPr>
          </w:pPr>
          <w:ins w:id="1719"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"_Toc397896826"</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Disable the Shortcut Launcher</w:t>
            </w:r>
            <w:r>
              <w:rPr>
                <w:noProof/>
                <w:webHidden/>
              </w:rPr>
              <w:tab/>
            </w:r>
            <w:r>
              <w:rPr>
                <w:noProof/>
                <w:webHidden/>
              </w:rPr>
              <w:fldChar w:fldCharType="begin"/>
            </w:r>
            <w:r>
              <w:rPr>
                <w:noProof/>
                <w:webHidden/>
              </w:rPr>
              <w:instrText xml:space="preserve"> PAGEREF _Toc397896826 \h </w:instrText>
            </w:r>
            <w:r>
              <w:rPr>
                <w:noProof/>
                <w:webHidden/>
              </w:rPr>
            </w:r>
          </w:ins>
          <w:r>
            <w:rPr>
              <w:noProof/>
              <w:webHidden/>
            </w:rPr>
            <w:fldChar w:fldCharType="separate"/>
          </w:r>
          <w:r w:rsidR="006F6FF7">
            <w:rPr>
              <w:noProof/>
              <w:webHidden/>
            </w:rPr>
            <w:t>169</w:t>
          </w:r>
          <w:ins w:id="1720"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3"/>
            <w:rPr>
              <w:ins w:id="1721" w:author="Sammartano, Marc (BIC USA)" w:date="2014-09-07T23:27:00Z"/>
              <w:rFonts w:eastAsiaTheme="minorEastAsia"/>
              <w:noProof/>
            </w:rPr>
          </w:pPr>
          <w:ins w:id="1722"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"_Toc397896827"</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Launch at device boot</w:t>
            </w:r>
            <w:r>
              <w:rPr>
                <w:noProof/>
                <w:webHidden/>
              </w:rPr>
              <w:tab/>
            </w:r>
            <w:r>
              <w:rPr>
                <w:noProof/>
                <w:webHidden/>
              </w:rPr>
              <w:fldChar w:fldCharType="begin"/>
            </w:r>
            <w:r>
              <w:rPr>
                <w:noProof/>
                <w:webHidden/>
              </w:rPr>
              <w:instrText xml:space="preserve"> PAGEREF _Toc397896827 \h </w:instrText>
            </w:r>
            <w:r>
              <w:rPr>
                <w:noProof/>
                <w:webHidden/>
              </w:rPr>
            </w:r>
          </w:ins>
          <w:r>
            <w:rPr>
              <w:noProof/>
              <w:webHidden/>
            </w:rPr>
            <w:fldChar w:fldCharType="separate"/>
          </w:r>
          <w:r w:rsidR="006F6FF7">
            <w:rPr>
              <w:noProof/>
              <w:webHidden/>
            </w:rPr>
            <w:t>170</w:t>
          </w:r>
          <w:ins w:id="1723"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724" w:author="Sammartano, Marc (BIC USA)" w:date="2014-09-07T23:27:00Z"/>
              <w:rFonts w:eastAsiaTheme="minorEastAsia"/>
              <w:noProof/>
            </w:rPr>
          </w:pPr>
          <w:ins w:id="1725"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"_Toc397896828"</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Preferences</w:t>
            </w:r>
            <w:r>
              <w:rPr>
                <w:noProof/>
                <w:webHidden/>
              </w:rPr>
              <w:tab/>
            </w:r>
            <w:r>
              <w:rPr>
                <w:noProof/>
                <w:webHidden/>
              </w:rPr>
              <w:fldChar w:fldCharType="begin"/>
            </w:r>
            <w:r>
              <w:rPr>
                <w:noProof/>
                <w:webHidden/>
              </w:rPr>
              <w:instrText xml:space="preserve"> PAGEREF _Toc397896828 \h </w:instrText>
            </w:r>
            <w:r>
              <w:rPr>
                <w:noProof/>
                <w:webHidden/>
              </w:rPr>
            </w:r>
          </w:ins>
          <w:r>
            <w:rPr>
              <w:noProof/>
              <w:webHidden/>
            </w:rPr>
            <w:fldChar w:fldCharType="separate"/>
          </w:r>
          <w:r w:rsidR="006F6FF7">
            <w:rPr>
              <w:noProof/>
              <w:webHidden/>
            </w:rPr>
            <w:t>170</w:t>
          </w:r>
          <w:ins w:id="1726"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727" w:author="Sammartano, Marc (BIC USA)" w:date="2014-09-07T23:27:00Z"/>
              <w:rFonts w:eastAsiaTheme="minorEastAsia"/>
              <w:noProof/>
            </w:rPr>
          </w:pPr>
          <w:ins w:id="1728"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"_Toc397896829"</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Finished</w:t>
            </w:r>
            <w:r>
              <w:rPr>
                <w:noProof/>
                <w:webHidden/>
              </w:rPr>
              <w:tab/>
            </w:r>
            <w:r>
              <w:rPr>
                <w:noProof/>
                <w:webHidden/>
              </w:rPr>
              <w:fldChar w:fldCharType="begin"/>
            </w:r>
            <w:r>
              <w:rPr>
                <w:noProof/>
                <w:webHidden/>
              </w:rPr>
              <w:instrText xml:space="preserve"> PAGEREF _Toc397896829 \h </w:instrText>
            </w:r>
            <w:r>
              <w:rPr>
                <w:noProof/>
                <w:webHidden/>
              </w:rPr>
            </w:r>
          </w:ins>
          <w:r>
            <w:rPr>
              <w:noProof/>
              <w:webHidden/>
            </w:rPr>
            <w:fldChar w:fldCharType="separate"/>
          </w:r>
          <w:r w:rsidR="006F6FF7">
            <w:rPr>
              <w:noProof/>
              <w:webHidden/>
            </w:rPr>
            <w:t>172</w:t>
          </w:r>
          <w:ins w:id="1729" w:author="Sammartano, Marc (BIC USA)" w:date="2014-09-07T23:27:00Z">
            <w:r>
              <w:rPr>
                <w:noProof/>
                <w:webHidden/>
              </w:rPr>
              <w:fldChar w:fldCharType="end"/>
            </w:r>
            <w:r w:rsidRPr="00E87EE5">
              <w:rPr>
                <w:rStyle w:val="Hyperlink"/>
                <w:noProof/>
              </w:rPr>
              <w:fldChar w:fldCharType="end"/>
            </w:r>
          </w:ins>
        </w:p>
        <w:p w:rsidR="00715E24" w:rsidRDefault="00715E24">
          <w:pPr>
            <w:pStyle w:val="TOC1"/>
            <w:tabs>
              <w:tab w:val="right" w:leader="dot" w:pos="9350"/>
            </w:tabs>
            <w:rPr>
              <w:ins w:id="1730" w:author="Sammartano, Marc (BIC USA)" w:date="2014-09-07T23:27:00Z"/>
              <w:rFonts w:eastAsiaTheme="minorEastAsia"/>
              <w:noProof/>
            </w:rPr>
          </w:pPr>
          <w:ins w:id="1731"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"_Toc397896830"</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noProof/>
              </w:rPr>
              <w:t>Appendix E – BASIC! Distribution License</w:t>
            </w:r>
            <w:r>
              <w:rPr>
                <w:noProof/>
                <w:webHidden/>
              </w:rPr>
              <w:tab/>
            </w:r>
            <w:r>
              <w:rPr>
                <w:noProof/>
                <w:webHidden/>
              </w:rPr>
              <w:fldChar w:fldCharType="begin"/>
            </w:r>
            <w:r>
              <w:rPr>
                <w:noProof/>
                <w:webHidden/>
              </w:rPr>
              <w:instrText xml:space="preserve"> PAGEREF _Toc397896830 \h </w:instrText>
            </w:r>
            <w:r>
              <w:rPr>
                <w:noProof/>
                <w:webHidden/>
              </w:rPr>
            </w:r>
          </w:ins>
          <w:r>
            <w:rPr>
              <w:noProof/>
              <w:webHidden/>
            </w:rPr>
            <w:fldChar w:fldCharType="separate"/>
          </w:r>
          <w:r w:rsidR="006F6FF7">
            <w:rPr>
              <w:noProof/>
              <w:webHidden/>
            </w:rPr>
            <w:t>173</w:t>
          </w:r>
          <w:ins w:id="1732" w:author="Sammartano, Marc (BIC USA)" w:date="2014-09-07T23:27:00Z">
            <w:r>
              <w:rPr>
                <w:noProof/>
                <w:webHidden/>
              </w:rPr>
              <w:fldChar w:fldCharType="end"/>
            </w:r>
            <w:r w:rsidRPr="00E87EE5">
              <w:rPr>
                <w:rStyle w:val="Hyperlink"/>
                <w:noProof/>
              </w:rPr>
              <w:fldChar w:fldCharType="end"/>
            </w:r>
          </w:ins>
        </w:p>
        <w:p w:rsidR="00715E24" w:rsidRDefault="00715E24" w:rsidP="006F6FF7">
          <w:pPr>
            <w:pStyle w:val="TOC2"/>
            <w:rPr>
              <w:ins w:id="1733" w:author="Sammartano, Marc (BIC USA)" w:date="2014-09-07T23:27:00Z"/>
              <w:rFonts w:eastAsiaTheme="minorEastAsia"/>
              <w:noProof/>
            </w:rPr>
          </w:pPr>
          <w:ins w:id="1734" w:author="Sammartano, Marc (BIC USA)" w:date="2014-09-07T23:27:00Z">
            <w:r w:rsidRPr="00E87EE5">
              <w:rPr>
                <w:rStyle w:val="Hyperlink"/>
                <w:noProof/>
              </w:rPr>
              <w:fldChar w:fldCharType="begin"/>
            </w:r>
            <w:r w:rsidRPr="00E87EE5">
              <w:rPr>
                <w:rStyle w:val="Hyperlink"/>
                <w:noProof/>
              </w:rPr>
              <w:instrText xml:space="preserve"> </w:instrText>
            </w:r>
            <w:r>
              <w:rPr>
                <w:noProof/>
              </w:rPr>
              <w:instrText>HYPERLINK \l "_Toc397896831"</w:instrText>
            </w:r>
            <w:r w:rsidRPr="00E87EE5">
              <w:rPr>
                <w:rStyle w:val="Hyperlink"/>
                <w:noProof/>
              </w:rPr>
              <w:instrText xml:space="preserve"> </w:instrText>
            </w:r>
            <w:r w:rsidRPr="00E87EE5">
              <w:rPr>
                <w:rStyle w:val="Hyperlink"/>
                <w:noProof/>
              </w:rPr>
            </w:r>
            <w:r w:rsidRPr="00E87EE5">
              <w:rPr>
                <w:rStyle w:val="Hyperlink"/>
                <w:noProof/>
              </w:rPr>
              <w:fldChar w:fldCharType="separate"/>
            </w:r>
            <w:r w:rsidRPr="00E87EE5">
              <w:rPr>
                <w:rStyle w:val="Hyperlink"/>
                <w:rFonts w:eastAsia="Times New Roman"/>
                <w:noProof/>
              </w:rPr>
              <w:t>Apache Commons</w:t>
            </w:r>
            <w:r>
              <w:rPr>
                <w:noProof/>
                <w:webHidden/>
              </w:rPr>
              <w:tab/>
            </w:r>
            <w:r>
              <w:rPr>
                <w:noProof/>
                <w:webHidden/>
              </w:rPr>
              <w:fldChar w:fldCharType="begin"/>
            </w:r>
            <w:r>
              <w:rPr>
                <w:noProof/>
                <w:webHidden/>
              </w:rPr>
              <w:instrText xml:space="preserve"> PAGEREF _Toc397896831 \h </w:instrText>
            </w:r>
            <w:r>
              <w:rPr>
                <w:noProof/>
                <w:webHidden/>
              </w:rPr>
            </w:r>
          </w:ins>
          <w:r>
            <w:rPr>
              <w:noProof/>
              <w:webHidden/>
            </w:rPr>
            <w:fldChar w:fldCharType="separate"/>
          </w:r>
          <w:r w:rsidR="006F6FF7">
            <w:rPr>
              <w:noProof/>
              <w:webHidden/>
            </w:rPr>
            <w:t>184</w:t>
          </w:r>
          <w:ins w:id="1735" w:author="Sammartano, Marc (BIC USA)" w:date="2014-09-07T23:27:00Z">
            <w:r>
              <w:rPr>
                <w:noProof/>
                <w:webHidden/>
              </w:rPr>
              <w:fldChar w:fldCharType="end"/>
            </w:r>
            <w:r w:rsidRPr="00E87EE5">
              <w:rPr>
                <w:rStyle w:val="Hyperlink"/>
                <w:noProof/>
              </w:rPr>
              <w:fldChar w:fldCharType="end"/>
            </w:r>
          </w:ins>
        </w:p>
        <w:p w:rsidR="003D4F8C" w:rsidDel="00715E24" w:rsidRDefault="003D4F8C">
          <w:pPr>
            <w:pStyle w:val="TOC1"/>
            <w:tabs>
              <w:tab w:val="right" w:leader="dot" w:pos="9350"/>
            </w:tabs>
            <w:rPr>
              <w:del w:id="1736" w:author="Sammartano, Marc (BIC USA)" w:date="2014-09-07T23:25:00Z"/>
              <w:rFonts w:eastAsiaTheme="minorEastAsia"/>
              <w:noProof/>
            </w:rPr>
          </w:pPr>
          <w:del w:id="1737" w:author="Sammartano, Marc (BIC USA)" w:date="2014-09-07T23:25:00Z">
            <w:r w:rsidRPr="00715E24" w:rsidDel="00715E24">
              <w:rPr>
                <w:noProof/>
              </w:rPr>
              <w:delText>Changes in this Version</w:delText>
            </w:r>
            <w:r w:rsidDel="00715E24">
              <w:rPr>
                <w:noProof/>
                <w:webHidden/>
              </w:rPr>
              <w:tab/>
            </w:r>
            <w:r w:rsidR="00E22768" w:rsidDel="00715E24">
              <w:rPr>
                <w:noProof/>
                <w:webHidden/>
              </w:rPr>
              <w:delText>21</w:delText>
            </w:r>
          </w:del>
        </w:p>
        <w:p w:rsidR="003D4F8C" w:rsidDel="00715E24" w:rsidRDefault="003D4F8C">
          <w:pPr>
            <w:pStyle w:val="TOC1"/>
            <w:tabs>
              <w:tab w:val="right" w:leader="dot" w:pos="9350"/>
            </w:tabs>
            <w:rPr>
              <w:del w:id="1738" w:author="Sammartano, Marc (BIC USA)" w:date="2014-09-07T23:25:00Z"/>
              <w:rFonts w:eastAsiaTheme="minorEastAsia"/>
              <w:noProof/>
            </w:rPr>
          </w:pPr>
          <w:del w:id="1739" w:author="Sammartano, Marc (BIC USA)" w:date="2014-09-07T23:25:00Z">
            <w:r w:rsidRPr="00715E24" w:rsidDel="00715E24">
              <w:rPr>
                <w:noProof/>
              </w:rPr>
              <w:delText>About the Title, De Re BASIC!</w:delText>
            </w:r>
            <w:r w:rsidDel="00715E24">
              <w:rPr>
                <w:noProof/>
                <w:webHidden/>
              </w:rPr>
              <w:tab/>
            </w:r>
            <w:r w:rsidR="00E22768" w:rsidDel="00715E24">
              <w:rPr>
                <w:noProof/>
                <w:webHidden/>
              </w:rPr>
              <w:delText>21</w:delText>
            </w:r>
          </w:del>
        </w:p>
        <w:p w:rsidR="003D4F8C" w:rsidDel="00715E24" w:rsidRDefault="003D4F8C">
          <w:pPr>
            <w:pStyle w:val="TOC1"/>
            <w:tabs>
              <w:tab w:val="right" w:leader="dot" w:pos="9350"/>
            </w:tabs>
            <w:rPr>
              <w:del w:id="1740" w:author="Sammartano, Marc (BIC USA)" w:date="2014-09-07T23:25:00Z"/>
              <w:rFonts w:eastAsiaTheme="minorEastAsia"/>
              <w:noProof/>
            </w:rPr>
          </w:pPr>
          <w:del w:id="1741" w:author="Sammartano, Marc (BIC USA)" w:date="2014-09-07T23:25:00Z">
            <w:r w:rsidRPr="00715E24" w:rsidDel="00715E24">
              <w:rPr>
                <w:noProof/>
              </w:rPr>
              <w:delText>About the Cover Art</w:delText>
            </w:r>
            <w:r w:rsidDel="00715E24">
              <w:rPr>
                <w:noProof/>
                <w:webHidden/>
              </w:rPr>
              <w:tab/>
            </w:r>
            <w:r w:rsidR="00E22768" w:rsidDel="00715E24">
              <w:rPr>
                <w:noProof/>
                <w:webHidden/>
              </w:rPr>
              <w:delText>21</w:delText>
            </w:r>
          </w:del>
        </w:p>
        <w:p w:rsidR="003D4F8C" w:rsidDel="00715E24" w:rsidRDefault="003D4F8C">
          <w:pPr>
            <w:pStyle w:val="TOC1"/>
            <w:tabs>
              <w:tab w:val="right" w:leader="dot" w:pos="9350"/>
            </w:tabs>
            <w:rPr>
              <w:del w:id="1742" w:author="Sammartano, Marc (BIC USA)" w:date="2014-09-07T23:25:00Z"/>
              <w:rFonts w:eastAsiaTheme="minorEastAsia"/>
              <w:noProof/>
            </w:rPr>
          </w:pPr>
          <w:del w:id="1743" w:author="Sammartano, Marc (BIC USA)" w:date="2014-09-07T23:25:00Z">
            <w:r w:rsidRPr="00715E24" w:rsidDel="00715E24">
              <w:rPr>
                <w:noProof/>
              </w:rPr>
              <w:delText>Technical Editor</w:delText>
            </w:r>
            <w:r w:rsidDel="00715E24">
              <w:rPr>
                <w:noProof/>
                <w:webHidden/>
              </w:rPr>
              <w:tab/>
            </w:r>
            <w:r w:rsidR="00E22768" w:rsidDel="00715E24">
              <w:rPr>
                <w:noProof/>
                <w:webHidden/>
              </w:rPr>
              <w:delText>21</w:delText>
            </w:r>
          </w:del>
        </w:p>
        <w:p w:rsidR="003D4F8C" w:rsidDel="00715E24" w:rsidRDefault="003D4F8C">
          <w:pPr>
            <w:pStyle w:val="TOC1"/>
            <w:tabs>
              <w:tab w:val="right" w:leader="dot" w:pos="9350"/>
            </w:tabs>
            <w:rPr>
              <w:del w:id="1744" w:author="Sammartano, Marc (BIC USA)" w:date="2014-09-07T23:25:00Z"/>
              <w:rFonts w:eastAsiaTheme="minorEastAsia"/>
              <w:noProof/>
            </w:rPr>
          </w:pPr>
          <w:del w:id="1745" w:author="Sammartano, Marc (BIC USA)" w:date="2014-09-07T23:25:00Z">
            <w:r w:rsidRPr="00715E24" w:rsidDel="00715E24">
              <w:rPr>
                <w:noProof/>
              </w:rPr>
              <w:delText>Getting BASIC!</w:delText>
            </w:r>
            <w:r w:rsidDel="00715E24">
              <w:rPr>
                <w:noProof/>
                <w:webHidden/>
              </w:rPr>
              <w:tab/>
            </w:r>
            <w:r w:rsidR="00E22768" w:rsidDel="00715E24">
              <w:rPr>
                <w:noProof/>
                <w:webHidden/>
              </w:rPr>
              <w:delText>21</w:delText>
            </w:r>
          </w:del>
        </w:p>
        <w:p w:rsidR="003D4F8C" w:rsidDel="00715E24" w:rsidRDefault="003D4F8C">
          <w:pPr>
            <w:pStyle w:val="TOC1"/>
            <w:tabs>
              <w:tab w:val="right" w:leader="dot" w:pos="9350"/>
            </w:tabs>
            <w:rPr>
              <w:del w:id="1746" w:author="Sammartano, Marc (BIC USA)" w:date="2014-09-07T23:25:00Z"/>
              <w:rFonts w:eastAsiaTheme="minorEastAsia"/>
              <w:noProof/>
            </w:rPr>
          </w:pPr>
          <w:del w:id="1747" w:author="Sammartano, Marc (BIC USA)" w:date="2014-09-07T23:25:00Z">
            <w:r w:rsidRPr="00715E24" w:rsidDel="00715E24">
              <w:rPr>
                <w:noProof/>
              </w:rPr>
              <w:delText>BASIC! Forum</w:delText>
            </w:r>
            <w:r w:rsidDel="00715E24">
              <w:rPr>
                <w:noProof/>
                <w:webHidden/>
              </w:rPr>
              <w:tab/>
            </w:r>
            <w:r w:rsidR="00E22768" w:rsidDel="00715E24">
              <w:rPr>
                <w:noProof/>
                <w:webHidden/>
              </w:rPr>
              <w:delText>21</w:delText>
            </w:r>
          </w:del>
        </w:p>
        <w:p w:rsidR="003D4F8C" w:rsidDel="00715E24" w:rsidRDefault="003D4F8C">
          <w:pPr>
            <w:pStyle w:val="TOC1"/>
            <w:tabs>
              <w:tab w:val="right" w:leader="dot" w:pos="9350"/>
            </w:tabs>
            <w:rPr>
              <w:del w:id="1748" w:author="Sammartano, Marc (BIC USA)" w:date="2014-09-07T23:25:00Z"/>
              <w:rFonts w:eastAsiaTheme="minorEastAsia"/>
              <w:noProof/>
            </w:rPr>
          </w:pPr>
          <w:del w:id="1749" w:author="Sammartano, Marc (BIC USA)" w:date="2014-09-07T23:25:00Z">
            <w:r w:rsidRPr="00715E24" w:rsidDel="00715E24">
              <w:rPr>
                <w:noProof/>
              </w:rPr>
              <w:delText>BASIC! Tutorial</w:delText>
            </w:r>
            <w:r w:rsidDel="00715E24">
              <w:rPr>
                <w:noProof/>
                <w:webHidden/>
              </w:rPr>
              <w:tab/>
            </w:r>
            <w:r w:rsidR="00E22768" w:rsidDel="00715E24">
              <w:rPr>
                <w:noProof/>
                <w:webHidden/>
              </w:rPr>
              <w:delText>21</w:delText>
            </w:r>
          </w:del>
        </w:p>
        <w:p w:rsidR="003D4F8C" w:rsidDel="00715E24" w:rsidRDefault="003D4F8C">
          <w:pPr>
            <w:pStyle w:val="TOC1"/>
            <w:tabs>
              <w:tab w:val="right" w:leader="dot" w:pos="9350"/>
            </w:tabs>
            <w:rPr>
              <w:del w:id="1750" w:author="Sammartano, Marc (BIC USA)" w:date="2014-09-07T23:25:00Z"/>
              <w:rFonts w:eastAsiaTheme="minorEastAsia"/>
              <w:noProof/>
            </w:rPr>
          </w:pPr>
          <w:del w:id="1751" w:author="Sammartano, Marc (BIC USA)" w:date="2014-09-07T23:25:00Z">
            <w:r w:rsidRPr="00715E24" w:rsidDel="00715E24">
              <w:rPr>
                <w:noProof/>
              </w:rPr>
              <w:delText>BASIC! Operation</w:delText>
            </w:r>
            <w:r w:rsidDel="00715E24">
              <w:rPr>
                <w:noProof/>
                <w:webHidden/>
              </w:rPr>
              <w:tab/>
            </w:r>
            <w:r w:rsidR="00E22768" w:rsidDel="00715E24">
              <w:rPr>
                <w:noProof/>
                <w:webHidden/>
              </w:rPr>
              <w:delText>22</w:delText>
            </w:r>
          </w:del>
        </w:p>
        <w:p w:rsidR="003D4F8C" w:rsidDel="00715E24" w:rsidRDefault="003D4F8C">
          <w:pPr>
            <w:pStyle w:val="TOC2"/>
            <w:rPr>
              <w:del w:id="1752" w:author="Sammartano, Marc (BIC USA)" w:date="2014-09-07T23:25:00Z"/>
              <w:rFonts w:eastAsiaTheme="minorEastAsia"/>
              <w:noProof/>
            </w:rPr>
          </w:pPr>
          <w:del w:id="1753" w:author="Sammartano, Marc (BIC USA)" w:date="2014-09-07T23:25:00Z">
            <w:r w:rsidRPr="00715E24" w:rsidDel="00715E24">
              <w:rPr>
                <w:noProof/>
              </w:rPr>
              <w:delText>Permissions</w:delText>
            </w:r>
            <w:r w:rsidDel="00715E24">
              <w:rPr>
                <w:noProof/>
                <w:webHidden/>
              </w:rPr>
              <w:tab/>
            </w:r>
            <w:r w:rsidR="00E22768" w:rsidDel="00715E24">
              <w:rPr>
                <w:noProof/>
                <w:webHidden/>
              </w:rPr>
              <w:delText>22</w:delText>
            </w:r>
          </w:del>
        </w:p>
        <w:p w:rsidR="003D4F8C" w:rsidDel="00715E24" w:rsidRDefault="003D4F8C">
          <w:pPr>
            <w:pStyle w:val="TOC2"/>
            <w:rPr>
              <w:del w:id="1754" w:author="Sammartano, Marc (BIC USA)" w:date="2014-09-07T23:25:00Z"/>
              <w:rFonts w:eastAsiaTheme="minorEastAsia"/>
              <w:noProof/>
            </w:rPr>
          </w:pPr>
          <w:del w:id="1755" w:author="Sammartano, Marc (BIC USA)" w:date="2014-09-07T23:25:00Z">
            <w:r w:rsidRPr="00715E24" w:rsidDel="00715E24">
              <w:rPr>
                <w:noProof/>
              </w:rPr>
              <w:delText>Editor</w:delText>
            </w:r>
            <w:r w:rsidDel="00715E24">
              <w:rPr>
                <w:noProof/>
                <w:webHidden/>
              </w:rPr>
              <w:tab/>
            </w:r>
            <w:r w:rsidR="00E22768" w:rsidDel="00715E24">
              <w:rPr>
                <w:noProof/>
                <w:webHidden/>
              </w:rPr>
              <w:delText>22</w:delText>
            </w:r>
          </w:del>
        </w:p>
        <w:p w:rsidR="003D4F8C" w:rsidDel="00715E24" w:rsidRDefault="003D4F8C">
          <w:pPr>
            <w:pStyle w:val="TOC3"/>
            <w:rPr>
              <w:del w:id="1756" w:author="Sammartano, Marc (BIC USA)" w:date="2014-09-07T23:25:00Z"/>
              <w:rFonts w:eastAsiaTheme="minorEastAsia"/>
              <w:noProof/>
            </w:rPr>
          </w:pPr>
          <w:del w:id="1757" w:author="Sammartano, Marc (BIC USA)" w:date="2014-09-07T23:25:00Z">
            <w:r w:rsidRPr="00715E24" w:rsidDel="00715E24">
              <w:rPr>
                <w:noProof/>
              </w:rPr>
              <w:delText>Editing the program</w:delText>
            </w:r>
            <w:r w:rsidDel="00715E24">
              <w:rPr>
                <w:noProof/>
                <w:webHidden/>
              </w:rPr>
              <w:tab/>
            </w:r>
            <w:r w:rsidR="00E22768" w:rsidDel="00715E24">
              <w:rPr>
                <w:noProof/>
                <w:webHidden/>
              </w:rPr>
              <w:delText>22</w:delText>
            </w:r>
          </w:del>
        </w:p>
        <w:p w:rsidR="003D4F8C" w:rsidDel="00715E24" w:rsidRDefault="003D4F8C">
          <w:pPr>
            <w:pStyle w:val="TOC3"/>
            <w:rPr>
              <w:del w:id="1758" w:author="Sammartano, Marc (BIC USA)" w:date="2014-09-07T23:25:00Z"/>
              <w:rFonts w:eastAsiaTheme="minorEastAsia"/>
              <w:noProof/>
            </w:rPr>
          </w:pPr>
          <w:del w:id="1759" w:author="Sammartano, Marc (BIC USA)" w:date="2014-09-07T23:25:00Z">
            <w:r w:rsidRPr="00715E24" w:rsidDel="00715E24">
              <w:rPr>
                <w:noProof/>
              </w:rPr>
              <w:delText>Line Continuation</w:delText>
            </w:r>
            <w:r w:rsidDel="00715E24">
              <w:rPr>
                <w:noProof/>
                <w:webHidden/>
              </w:rPr>
              <w:tab/>
            </w:r>
            <w:r w:rsidR="00E22768" w:rsidDel="00715E24">
              <w:rPr>
                <w:noProof/>
                <w:webHidden/>
              </w:rPr>
              <w:delText>23</w:delText>
            </w:r>
          </w:del>
        </w:p>
        <w:p w:rsidR="003D4F8C" w:rsidDel="00715E24" w:rsidRDefault="003D4F8C">
          <w:pPr>
            <w:pStyle w:val="TOC3"/>
            <w:rPr>
              <w:del w:id="1760" w:author="Sammartano, Marc (BIC USA)" w:date="2014-09-07T23:25:00Z"/>
              <w:rFonts w:eastAsiaTheme="minorEastAsia"/>
              <w:noProof/>
            </w:rPr>
          </w:pPr>
          <w:del w:id="1761" w:author="Sammartano, Marc (BIC USA)" w:date="2014-09-07T23:25:00Z">
            <w:r w:rsidRPr="00715E24" w:rsidDel="00715E24">
              <w:rPr>
                <w:noProof/>
              </w:rPr>
              <w:delText># - Format Line</w:delText>
            </w:r>
            <w:r w:rsidDel="00715E24">
              <w:rPr>
                <w:noProof/>
                <w:webHidden/>
              </w:rPr>
              <w:tab/>
            </w:r>
            <w:r w:rsidR="00E22768" w:rsidDel="00715E24">
              <w:rPr>
                <w:noProof/>
                <w:webHidden/>
              </w:rPr>
              <w:delText>23</w:delText>
            </w:r>
          </w:del>
        </w:p>
        <w:p w:rsidR="003D4F8C" w:rsidDel="00715E24" w:rsidRDefault="003D4F8C">
          <w:pPr>
            <w:pStyle w:val="TOC3"/>
            <w:rPr>
              <w:del w:id="1762" w:author="Sammartano, Marc (BIC USA)" w:date="2014-09-07T23:25:00Z"/>
              <w:rFonts w:eastAsiaTheme="minorEastAsia"/>
              <w:noProof/>
            </w:rPr>
          </w:pPr>
          <w:del w:id="1763" w:author="Sammartano, Marc (BIC USA)" w:date="2014-09-07T23:25:00Z">
            <w:r w:rsidRPr="00715E24" w:rsidDel="00715E24">
              <w:rPr>
                <w:noProof/>
              </w:rPr>
              <w:delText>Menus</w:delText>
            </w:r>
            <w:r w:rsidDel="00715E24">
              <w:rPr>
                <w:noProof/>
                <w:webHidden/>
              </w:rPr>
              <w:tab/>
            </w:r>
            <w:r w:rsidR="00E22768" w:rsidDel="00715E24">
              <w:rPr>
                <w:noProof/>
                <w:webHidden/>
              </w:rPr>
              <w:delText>23</w:delText>
            </w:r>
          </w:del>
        </w:p>
        <w:p w:rsidR="003D4F8C" w:rsidDel="00715E24" w:rsidRDefault="003D4F8C">
          <w:pPr>
            <w:pStyle w:val="TOC2"/>
            <w:rPr>
              <w:del w:id="1764" w:author="Sammartano, Marc (BIC USA)" w:date="2014-09-07T23:25:00Z"/>
              <w:rFonts w:eastAsiaTheme="minorEastAsia"/>
              <w:noProof/>
            </w:rPr>
          </w:pPr>
          <w:del w:id="1765" w:author="Sammartano, Marc (BIC USA)" w:date="2014-09-07T23:25:00Z">
            <w:r w:rsidRPr="00715E24" w:rsidDel="00715E24">
              <w:rPr>
                <w:noProof/>
              </w:rPr>
              <w:delText>Run</w:delText>
            </w:r>
            <w:r w:rsidDel="00715E24">
              <w:rPr>
                <w:noProof/>
                <w:webHidden/>
              </w:rPr>
              <w:tab/>
            </w:r>
            <w:r w:rsidR="00E22768" w:rsidDel="00715E24">
              <w:rPr>
                <w:noProof/>
                <w:webHidden/>
              </w:rPr>
              <w:delText>28</w:delText>
            </w:r>
          </w:del>
        </w:p>
        <w:p w:rsidR="003D4F8C" w:rsidDel="00715E24" w:rsidRDefault="003D4F8C">
          <w:pPr>
            <w:pStyle w:val="TOC3"/>
            <w:rPr>
              <w:del w:id="1766" w:author="Sammartano, Marc (BIC USA)" w:date="2014-09-07T23:25:00Z"/>
              <w:rFonts w:eastAsiaTheme="minorEastAsia"/>
              <w:noProof/>
            </w:rPr>
          </w:pPr>
          <w:del w:id="1767" w:author="Sammartano, Marc (BIC USA)" w:date="2014-09-07T23:25:00Z">
            <w:r w:rsidRPr="00715E24" w:rsidDel="00715E24">
              <w:rPr>
                <w:noProof/>
              </w:rPr>
              <w:delText>Menu</w:delText>
            </w:r>
            <w:r w:rsidDel="00715E24">
              <w:rPr>
                <w:noProof/>
                <w:webHidden/>
              </w:rPr>
              <w:tab/>
            </w:r>
            <w:r w:rsidR="00E22768" w:rsidDel="00715E24">
              <w:rPr>
                <w:noProof/>
                <w:webHidden/>
              </w:rPr>
              <w:delText>28</w:delText>
            </w:r>
          </w:del>
        </w:p>
        <w:p w:rsidR="003D4F8C" w:rsidDel="00715E24" w:rsidRDefault="003D4F8C">
          <w:pPr>
            <w:pStyle w:val="TOC2"/>
            <w:rPr>
              <w:del w:id="1768" w:author="Sammartano, Marc (BIC USA)" w:date="2014-09-07T23:25:00Z"/>
              <w:rFonts w:eastAsiaTheme="minorEastAsia"/>
              <w:noProof/>
            </w:rPr>
          </w:pPr>
          <w:del w:id="1769" w:author="Sammartano, Marc (BIC USA)" w:date="2014-09-07T23:25:00Z">
            <w:r w:rsidRPr="00715E24" w:rsidDel="00715E24">
              <w:rPr>
                <w:noProof/>
              </w:rPr>
              <w:delText>Crashes</w:delText>
            </w:r>
            <w:r w:rsidDel="00715E24">
              <w:rPr>
                <w:noProof/>
                <w:webHidden/>
              </w:rPr>
              <w:tab/>
            </w:r>
            <w:r w:rsidR="00E22768" w:rsidDel="00715E24">
              <w:rPr>
                <w:noProof/>
                <w:webHidden/>
              </w:rPr>
              <w:delText>29</w:delText>
            </w:r>
          </w:del>
        </w:p>
        <w:p w:rsidR="003D4F8C" w:rsidDel="00715E24" w:rsidRDefault="003D4F8C">
          <w:pPr>
            <w:pStyle w:val="TOC1"/>
            <w:tabs>
              <w:tab w:val="right" w:leader="dot" w:pos="9350"/>
            </w:tabs>
            <w:rPr>
              <w:del w:id="1770" w:author="Sammartano, Marc (BIC USA)" w:date="2014-09-07T23:25:00Z"/>
              <w:rFonts w:eastAsiaTheme="minorEastAsia"/>
              <w:noProof/>
            </w:rPr>
          </w:pPr>
          <w:del w:id="1771" w:author="Sammartano, Marc (BIC USA)" w:date="2014-09-07T23:25:00Z">
            <w:r w:rsidRPr="00715E24" w:rsidDel="00715E24">
              <w:rPr>
                <w:noProof/>
              </w:rPr>
              <w:delText>Command Description Syntax</w:delText>
            </w:r>
            <w:r w:rsidDel="00715E24">
              <w:rPr>
                <w:noProof/>
                <w:webHidden/>
              </w:rPr>
              <w:tab/>
            </w:r>
            <w:r w:rsidR="00E22768" w:rsidDel="00715E24">
              <w:rPr>
                <w:noProof/>
                <w:webHidden/>
              </w:rPr>
              <w:delText>29</w:delText>
            </w:r>
          </w:del>
        </w:p>
        <w:p w:rsidR="003D4F8C" w:rsidDel="00715E24" w:rsidRDefault="003D4F8C">
          <w:pPr>
            <w:pStyle w:val="TOC2"/>
            <w:rPr>
              <w:del w:id="1772" w:author="Sammartano, Marc (BIC USA)" w:date="2014-09-07T23:25:00Z"/>
              <w:rFonts w:eastAsiaTheme="minorEastAsia"/>
              <w:noProof/>
            </w:rPr>
          </w:pPr>
          <w:del w:id="1773" w:author="Sammartano, Marc (BIC USA)" w:date="2014-09-07T23:25:00Z">
            <w:r w:rsidRPr="00715E24" w:rsidDel="00715E24">
              <w:rPr>
                <w:noProof/>
              </w:rPr>
              <w:delText>Upper and Lower Case</w:delText>
            </w:r>
            <w:r w:rsidDel="00715E24">
              <w:rPr>
                <w:noProof/>
                <w:webHidden/>
              </w:rPr>
              <w:tab/>
            </w:r>
            <w:r w:rsidR="00E22768" w:rsidDel="00715E24">
              <w:rPr>
                <w:noProof/>
                <w:webHidden/>
              </w:rPr>
              <w:delText>29</w:delText>
            </w:r>
          </w:del>
        </w:p>
        <w:p w:rsidR="003D4F8C" w:rsidDel="00715E24" w:rsidRDefault="003D4F8C">
          <w:pPr>
            <w:pStyle w:val="TOC2"/>
            <w:rPr>
              <w:del w:id="1774" w:author="Sammartano, Marc (BIC USA)" w:date="2014-09-07T23:25:00Z"/>
              <w:rFonts w:eastAsiaTheme="minorEastAsia"/>
              <w:noProof/>
            </w:rPr>
          </w:pPr>
          <w:del w:id="1775" w:author="Sammartano, Marc (BIC USA)" w:date="2014-09-07T23:25:00Z">
            <w:r w:rsidRPr="00715E24" w:rsidDel="00715E24">
              <w:rPr>
                <w:noProof/>
              </w:rPr>
              <w:delText>&lt;nexp&gt;, &lt;sexp&gt; and &lt;lexp&gt;</w:delText>
            </w:r>
            <w:r w:rsidDel="00715E24">
              <w:rPr>
                <w:noProof/>
                <w:webHidden/>
              </w:rPr>
              <w:tab/>
            </w:r>
            <w:r w:rsidR="00E22768" w:rsidDel="00715E24">
              <w:rPr>
                <w:noProof/>
                <w:webHidden/>
              </w:rPr>
              <w:delText>29</w:delText>
            </w:r>
          </w:del>
        </w:p>
        <w:p w:rsidR="003D4F8C" w:rsidDel="00715E24" w:rsidRDefault="003D4F8C">
          <w:pPr>
            <w:pStyle w:val="TOC2"/>
            <w:rPr>
              <w:del w:id="1776" w:author="Sammartano, Marc (BIC USA)" w:date="2014-09-07T23:25:00Z"/>
              <w:rFonts w:eastAsiaTheme="minorEastAsia"/>
              <w:noProof/>
            </w:rPr>
          </w:pPr>
          <w:del w:id="1777" w:author="Sammartano, Marc (BIC USA)" w:date="2014-09-07T23:25:00Z">
            <w:r w:rsidRPr="00715E24" w:rsidDel="00715E24">
              <w:rPr>
                <w:noProof/>
              </w:rPr>
              <w:delText>&lt;nvar&gt;, &lt;svar&gt; and &lt;lvar&gt;</w:delText>
            </w:r>
            <w:r w:rsidDel="00715E24">
              <w:rPr>
                <w:noProof/>
                <w:webHidden/>
              </w:rPr>
              <w:tab/>
            </w:r>
            <w:r w:rsidR="00E22768" w:rsidDel="00715E24">
              <w:rPr>
                <w:noProof/>
                <w:webHidden/>
              </w:rPr>
              <w:delText>29</w:delText>
            </w:r>
          </w:del>
        </w:p>
        <w:p w:rsidR="003D4F8C" w:rsidDel="00715E24" w:rsidRDefault="003D4F8C">
          <w:pPr>
            <w:pStyle w:val="TOC2"/>
            <w:rPr>
              <w:del w:id="1778" w:author="Sammartano, Marc (BIC USA)" w:date="2014-09-07T23:25:00Z"/>
              <w:rFonts w:eastAsiaTheme="minorEastAsia"/>
              <w:noProof/>
            </w:rPr>
          </w:pPr>
          <w:del w:id="1779" w:author="Sammartano, Marc (BIC USA)" w:date="2014-09-07T23:25:00Z">
            <w:r w:rsidRPr="00715E24" w:rsidDel="00715E24">
              <w:rPr>
                <w:noProof/>
              </w:rPr>
              <w:delText>Array[] and Array$[]</w:delText>
            </w:r>
            <w:r w:rsidDel="00715E24">
              <w:rPr>
                <w:noProof/>
                <w:webHidden/>
              </w:rPr>
              <w:tab/>
            </w:r>
            <w:r w:rsidR="00E22768" w:rsidDel="00715E24">
              <w:rPr>
                <w:noProof/>
                <w:webHidden/>
              </w:rPr>
              <w:delText>29</w:delText>
            </w:r>
          </w:del>
        </w:p>
        <w:p w:rsidR="003D4F8C" w:rsidDel="00715E24" w:rsidRDefault="003D4F8C">
          <w:pPr>
            <w:pStyle w:val="TOC2"/>
            <w:rPr>
              <w:del w:id="1780" w:author="Sammartano, Marc (BIC USA)" w:date="2014-09-07T23:25:00Z"/>
              <w:rFonts w:eastAsiaTheme="minorEastAsia"/>
              <w:noProof/>
            </w:rPr>
          </w:pPr>
          <w:del w:id="1781" w:author="Sammartano, Marc (BIC USA)" w:date="2014-09-07T23:25:00Z">
            <w:r w:rsidRPr="00715E24" w:rsidDel="00715E24">
              <w:rPr>
                <w:noProof/>
              </w:rPr>
              <w:delText>Array[{&lt;start&gt;,&lt;length&gt;}] and Array$[{&lt;start&gt;,&lt;length&gt;}]</w:delText>
            </w:r>
            <w:r w:rsidDel="00715E24">
              <w:rPr>
                <w:noProof/>
                <w:webHidden/>
              </w:rPr>
              <w:tab/>
            </w:r>
            <w:r w:rsidR="00E22768" w:rsidDel="00715E24">
              <w:rPr>
                <w:noProof/>
                <w:webHidden/>
              </w:rPr>
              <w:delText>29</w:delText>
            </w:r>
          </w:del>
        </w:p>
        <w:p w:rsidR="003D4F8C" w:rsidDel="00715E24" w:rsidRDefault="003D4F8C">
          <w:pPr>
            <w:pStyle w:val="TOC2"/>
            <w:rPr>
              <w:del w:id="1782" w:author="Sammartano, Marc (BIC USA)" w:date="2014-09-07T23:25:00Z"/>
              <w:rFonts w:eastAsiaTheme="minorEastAsia"/>
              <w:noProof/>
            </w:rPr>
          </w:pPr>
          <w:del w:id="1783" w:author="Sammartano, Marc (BIC USA)" w:date="2014-09-07T23:25:00Z">
            <w:r w:rsidRPr="00715E24" w:rsidDel="00715E24">
              <w:rPr>
                <w:noProof/>
              </w:rPr>
              <w:lastRenderedPageBreak/>
              <w:delText>{something}</w:delText>
            </w:r>
            <w:r w:rsidDel="00715E24">
              <w:rPr>
                <w:noProof/>
                <w:webHidden/>
              </w:rPr>
              <w:tab/>
            </w:r>
            <w:r w:rsidR="00E22768" w:rsidDel="00715E24">
              <w:rPr>
                <w:noProof/>
                <w:webHidden/>
              </w:rPr>
              <w:delText>29</w:delText>
            </w:r>
          </w:del>
        </w:p>
        <w:p w:rsidR="003D4F8C" w:rsidDel="00715E24" w:rsidRDefault="003D4F8C">
          <w:pPr>
            <w:pStyle w:val="TOC2"/>
            <w:rPr>
              <w:del w:id="1784" w:author="Sammartano, Marc (BIC USA)" w:date="2014-09-07T23:25:00Z"/>
              <w:rFonts w:eastAsiaTheme="minorEastAsia"/>
              <w:noProof/>
            </w:rPr>
          </w:pPr>
          <w:del w:id="1785" w:author="Sammartano, Marc (BIC USA)" w:date="2014-09-07T23:25:00Z">
            <w:r w:rsidRPr="00715E24" w:rsidDel="00715E24">
              <w:rPr>
                <w:noProof/>
              </w:rPr>
              <w:delText>{ A | B |C }</w:delText>
            </w:r>
            <w:r w:rsidDel="00715E24">
              <w:rPr>
                <w:noProof/>
                <w:webHidden/>
              </w:rPr>
              <w:tab/>
            </w:r>
            <w:r w:rsidR="00E22768" w:rsidDel="00715E24">
              <w:rPr>
                <w:noProof/>
                <w:webHidden/>
              </w:rPr>
              <w:delText>29</w:delText>
            </w:r>
          </w:del>
        </w:p>
        <w:p w:rsidR="003D4F8C" w:rsidDel="00715E24" w:rsidRDefault="003D4F8C">
          <w:pPr>
            <w:pStyle w:val="TOC2"/>
            <w:rPr>
              <w:del w:id="1786" w:author="Sammartano, Marc (BIC USA)" w:date="2014-09-07T23:25:00Z"/>
              <w:rFonts w:eastAsiaTheme="minorEastAsia"/>
              <w:noProof/>
            </w:rPr>
          </w:pPr>
          <w:del w:id="1787" w:author="Sammartano, Marc (BIC USA)" w:date="2014-09-07T23:25:00Z">
            <w:r w:rsidRPr="00715E24" w:rsidDel="00715E24">
              <w:rPr>
                <w:noProof/>
              </w:rPr>
              <w:delText>X, ...</w:delText>
            </w:r>
            <w:r w:rsidDel="00715E24">
              <w:rPr>
                <w:noProof/>
                <w:webHidden/>
              </w:rPr>
              <w:tab/>
            </w:r>
            <w:r w:rsidR="00E22768" w:rsidDel="00715E24">
              <w:rPr>
                <w:noProof/>
                <w:webHidden/>
              </w:rPr>
              <w:delText>30</w:delText>
            </w:r>
          </w:del>
        </w:p>
        <w:p w:rsidR="003D4F8C" w:rsidDel="00715E24" w:rsidRDefault="003D4F8C">
          <w:pPr>
            <w:pStyle w:val="TOC2"/>
            <w:rPr>
              <w:del w:id="1788" w:author="Sammartano, Marc (BIC USA)" w:date="2014-09-07T23:25:00Z"/>
              <w:rFonts w:eastAsiaTheme="minorEastAsia"/>
              <w:noProof/>
            </w:rPr>
          </w:pPr>
          <w:del w:id="1789" w:author="Sammartano, Marc (BIC USA)" w:date="2014-09-07T23:25:00Z">
            <w:r w:rsidRPr="00715E24" w:rsidDel="00715E24">
              <w:rPr>
                <w:noProof/>
              </w:rPr>
              <w:delText>{,n} ...</w:delText>
            </w:r>
            <w:r w:rsidDel="00715E24">
              <w:rPr>
                <w:noProof/>
                <w:webHidden/>
              </w:rPr>
              <w:tab/>
            </w:r>
            <w:r w:rsidR="00E22768" w:rsidDel="00715E24">
              <w:rPr>
                <w:noProof/>
                <w:webHidden/>
              </w:rPr>
              <w:delText>30</w:delText>
            </w:r>
          </w:del>
        </w:p>
        <w:p w:rsidR="003D4F8C" w:rsidDel="00715E24" w:rsidRDefault="003D4F8C">
          <w:pPr>
            <w:pStyle w:val="TOC2"/>
            <w:rPr>
              <w:del w:id="1790" w:author="Sammartano, Marc (BIC USA)" w:date="2014-09-07T23:25:00Z"/>
              <w:rFonts w:eastAsiaTheme="minorEastAsia"/>
              <w:noProof/>
            </w:rPr>
          </w:pPr>
          <w:del w:id="1791" w:author="Sammartano, Marc (BIC USA)" w:date="2014-09-07T23:25:00Z">
            <w:r w:rsidRPr="00715E24" w:rsidDel="00715E24">
              <w:rPr>
                <w:noProof/>
              </w:rPr>
              <w:delText>&lt;statement&gt;</w:delText>
            </w:r>
            <w:r w:rsidDel="00715E24">
              <w:rPr>
                <w:noProof/>
                <w:webHidden/>
              </w:rPr>
              <w:tab/>
            </w:r>
            <w:r w:rsidR="00E22768" w:rsidDel="00715E24">
              <w:rPr>
                <w:noProof/>
                <w:webHidden/>
              </w:rPr>
              <w:delText>30</w:delText>
            </w:r>
          </w:del>
        </w:p>
        <w:p w:rsidR="003D4F8C" w:rsidDel="00715E24" w:rsidRDefault="003D4F8C">
          <w:pPr>
            <w:pStyle w:val="TOC1"/>
            <w:tabs>
              <w:tab w:val="right" w:leader="dot" w:pos="9350"/>
            </w:tabs>
            <w:rPr>
              <w:del w:id="1792" w:author="Sammartano, Marc (BIC USA)" w:date="2014-09-07T23:25:00Z"/>
              <w:rFonts w:eastAsiaTheme="minorEastAsia"/>
              <w:noProof/>
            </w:rPr>
          </w:pPr>
          <w:del w:id="1793" w:author="Sammartano, Marc (BIC USA)" w:date="2014-09-07T23:25:00Z">
            <w:r w:rsidRPr="00715E24" w:rsidDel="00715E24">
              <w:rPr>
                <w:noProof/>
              </w:rPr>
              <w:delText>Numbers</w:delText>
            </w:r>
            <w:r w:rsidDel="00715E24">
              <w:rPr>
                <w:noProof/>
                <w:webHidden/>
              </w:rPr>
              <w:tab/>
            </w:r>
            <w:r w:rsidR="00E22768" w:rsidDel="00715E24">
              <w:rPr>
                <w:noProof/>
                <w:webHidden/>
              </w:rPr>
              <w:delText>30</w:delText>
            </w:r>
          </w:del>
        </w:p>
        <w:p w:rsidR="003D4F8C" w:rsidDel="00715E24" w:rsidRDefault="003D4F8C">
          <w:pPr>
            <w:pStyle w:val="TOC1"/>
            <w:tabs>
              <w:tab w:val="right" w:leader="dot" w:pos="9350"/>
            </w:tabs>
            <w:rPr>
              <w:del w:id="1794" w:author="Sammartano, Marc (BIC USA)" w:date="2014-09-07T23:25:00Z"/>
              <w:rFonts w:eastAsiaTheme="minorEastAsia"/>
              <w:noProof/>
            </w:rPr>
          </w:pPr>
          <w:del w:id="1795" w:author="Sammartano, Marc (BIC USA)" w:date="2014-09-07T23:25:00Z">
            <w:r w:rsidRPr="00715E24" w:rsidDel="00715E24">
              <w:rPr>
                <w:noProof/>
              </w:rPr>
              <w:delText>Strings</w:delText>
            </w:r>
            <w:r w:rsidDel="00715E24">
              <w:rPr>
                <w:noProof/>
                <w:webHidden/>
              </w:rPr>
              <w:tab/>
            </w:r>
            <w:r w:rsidR="00E22768" w:rsidDel="00715E24">
              <w:rPr>
                <w:noProof/>
                <w:webHidden/>
              </w:rPr>
              <w:delText>30</w:delText>
            </w:r>
          </w:del>
        </w:p>
        <w:p w:rsidR="003D4F8C" w:rsidDel="00715E24" w:rsidRDefault="003D4F8C">
          <w:pPr>
            <w:pStyle w:val="TOC1"/>
            <w:tabs>
              <w:tab w:val="right" w:leader="dot" w:pos="9350"/>
            </w:tabs>
            <w:rPr>
              <w:del w:id="1796" w:author="Sammartano, Marc (BIC USA)" w:date="2014-09-07T23:25:00Z"/>
              <w:rFonts w:eastAsiaTheme="minorEastAsia"/>
              <w:noProof/>
            </w:rPr>
          </w:pPr>
          <w:del w:id="1797" w:author="Sammartano, Marc (BIC USA)" w:date="2014-09-07T23:25:00Z">
            <w:r w:rsidRPr="00715E24" w:rsidDel="00715E24">
              <w:rPr>
                <w:noProof/>
              </w:rPr>
              <w:delText>Variables</w:delText>
            </w:r>
            <w:r w:rsidDel="00715E24">
              <w:rPr>
                <w:noProof/>
                <w:webHidden/>
              </w:rPr>
              <w:tab/>
            </w:r>
            <w:r w:rsidR="00E22768" w:rsidDel="00715E24">
              <w:rPr>
                <w:noProof/>
                <w:webHidden/>
              </w:rPr>
              <w:delText>31</w:delText>
            </w:r>
          </w:del>
        </w:p>
        <w:p w:rsidR="003D4F8C" w:rsidDel="00715E24" w:rsidRDefault="003D4F8C">
          <w:pPr>
            <w:pStyle w:val="TOC2"/>
            <w:rPr>
              <w:del w:id="1798" w:author="Sammartano, Marc (BIC USA)" w:date="2014-09-07T23:25:00Z"/>
              <w:rFonts w:eastAsiaTheme="minorEastAsia"/>
              <w:noProof/>
            </w:rPr>
          </w:pPr>
          <w:del w:id="1799" w:author="Sammartano, Marc (BIC USA)" w:date="2014-09-07T23:25:00Z">
            <w:r w:rsidRPr="00715E24" w:rsidDel="00715E24">
              <w:rPr>
                <w:noProof/>
              </w:rPr>
              <w:delText>Variable Names</w:delText>
            </w:r>
            <w:r w:rsidDel="00715E24">
              <w:rPr>
                <w:noProof/>
                <w:webHidden/>
              </w:rPr>
              <w:tab/>
            </w:r>
            <w:r w:rsidR="00E22768" w:rsidDel="00715E24">
              <w:rPr>
                <w:noProof/>
                <w:webHidden/>
              </w:rPr>
              <w:delText>31</w:delText>
            </w:r>
          </w:del>
        </w:p>
        <w:p w:rsidR="003D4F8C" w:rsidDel="00715E24" w:rsidRDefault="003D4F8C">
          <w:pPr>
            <w:pStyle w:val="TOC2"/>
            <w:rPr>
              <w:del w:id="1800" w:author="Sammartano, Marc (BIC USA)" w:date="2014-09-07T23:25:00Z"/>
              <w:rFonts w:eastAsiaTheme="minorEastAsia"/>
              <w:noProof/>
            </w:rPr>
          </w:pPr>
          <w:del w:id="1801" w:author="Sammartano, Marc (BIC USA)" w:date="2014-09-07T23:25:00Z">
            <w:r w:rsidRPr="00715E24" w:rsidDel="00715E24">
              <w:rPr>
                <w:noProof/>
              </w:rPr>
              <w:delText>Variable Types</w:delText>
            </w:r>
            <w:r w:rsidDel="00715E24">
              <w:rPr>
                <w:noProof/>
                <w:webHidden/>
              </w:rPr>
              <w:tab/>
            </w:r>
            <w:r w:rsidR="00E22768" w:rsidDel="00715E24">
              <w:rPr>
                <w:noProof/>
                <w:webHidden/>
              </w:rPr>
              <w:delText>31</w:delText>
            </w:r>
          </w:del>
        </w:p>
        <w:p w:rsidR="003D4F8C" w:rsidDel="00715E24" w:rsidRDefault="003D4F8C">
          <w:pPr>
            <w:pStyle w:val="TOC2"/>
            <w:rPr>
              <w:del w:id="1802" w:author="Sammartano, Marc (BIC USA)" w:date="2014-09-07T23:25:00Z"/>
              <w:rFonts w:eastAsiaTheme="minorEastAsia"/>
              <w:noProof/>
            </w:rPr>
          </w:pPr>
          <w:del w:id="1803" w:author="Sammartano, Marc (BIC USA)" w:date="2014-09-07T23:25:00Z">
            <w:r w:rsidRPr="00715E24" w:rsidDel="00715E24">
              <w:rPr>
                <w:noProof/>
              </w:rPr>
              <w:delText>Scalar and Array Variables</w:delText>
            </w:r>
            <w:r w:rsidDel="00715E24">
              <w:rPr>
                <w:noProof/>
                <w:webHidden/>
              </w:rPr>
              <w:tab/>
            </w:r>
            <w:r w:rsidR="00E22768" w:rsidDel="00715E24">
              <w:rPr>
                <w:noProof/>
                <w:webHidden/>
              </w:rPr>
              <w:delText>32</w:delText>
            </w:r>
          </w:del>
        </w:p>
        <w:p w:rsidR="003D4F8C" w:rsidDel="00715E24" w:rsidRDefault="003D4F8C">
          <w:pPr>
            <w:pStyle w:val="TOC2"/>
            <w:rPr>
              <w:del w:id="1804" w:author="Sammartano, Marc (BIC USA)" w:date="2014-09-07T23:25:00Z"/>
              <w:rFonts w:eastAsiaTheme="minorEastAsia"/>
              <w:noProof/>
            </w:rPr>
          </w:pPr>
          <w:del w:id="1805" w:author="Sammartano, Marc (BIC USA)" w:date="2014-09-07T23:25:00Z">
            <w:r w:rsidRPr="00715E24" w:rsidDel="00715E24">
              <w:rPr>
                <w:noProof/>
              </w:rPr>
              <w:delText>Arrays</w:delText>
            </w:r>
            <w:r w:rsidDel="00715E24">
              <w:rPr>
                <w:noProof/>
                <w:webHidden/>
              </w:rPr>
              <w:tab/>
            </w:r>
            <w:r w:rsidR="00E22768" w:rsidDel="00715E24">
              <w:rPr>
                <w:noProof/>
                <w:webHidden/>
              </w:rPr>
              <w:delText>32</w:delText>
            </w:r>
          </w:del>
        </w:p>
        <w:p w:rsidR="003D4F8C" w:rsidDel="00715E24" w:rsidRDefault="003D4F8C">
          <w:pPr>
            <w:pStyle w:val="TOC3"/>
            <w:rPr>
              <w:del w:id="1806" w:author="Sammartano, Marc (BIC USA)" w:date="2014-09-07T23:25:00Z"/>
              <w:rFonts w:eastAsiaTheme="minorEastAsia"/>
              <w:noProof/>
            </w:rPr>
          </w:pPr>
          <w:del w:id="1807" w:author="Sammartano, Marc (BIC USA)" w:date="2014-09-07T23:25:00Z">
            <w:r w:rsidRPr="00715E24" w:rsidDel="00715E24">
              <w:rPr>
                <w:noProof/>
              </w:rPr>
              <w:delText>Array Segments</w:delText>
            </w:r>
            <w:r w:rsidDel="00715E24">
              <w:rPr>
                <w:noProof/>
                <w:webHidden/>
              </w:rPr>
              <w:tab/>
            </w:r>
            <w:r w:rsidR="00E22768" w:rsidDel="00715E24">
              <w:rPr>
                <w:noProof/>
                <w:webHidden/>
              </w:rPr>
              <w:delText>32</w:delText>
            </w:r>
          </w:del>
        </w:p>
        <w:p w:rsidR="003D4F8C" w:rsidDel="00715E24" w:rsidRDefault="003D4F8C">
          <w:pPr>
            <w:pStyle w:val="TOC3"/>
            <w:rPr>
              <w:del w:id="1808" w:author="Sammartano, Marc (BIC USA)" w:date="2014-09-07T23:25:00Z"/>
              <w:rFonts w:eastAsiaTheme="minorEastAsia"/>
              <w:noProof/>
            </w:rPr>
          </w:pPr>
          <w:del w:id="1809" w:author="Sammartano, Marc (BIC USA)" w:date="2014-09-07T23:25:00Z">
            <w:r w:rsidRPr="00715E24" w:rsidDel="00715E24">
              <w:rPr>
                <w:noProof/>
              </w:rPr>
              <w:delText>Array Commands</w:delText>
            </w:r>
            <w:r w:rsidDel="00715E24">
              <w:rPr>
                <w:noProof/>
                <w:webHidden/>
              </w:rPr>
              <w:tab/>
            </w:r>
            <w:r w:rsidR="00E22768" w:rsidDel="00715E24">
              <w:rPr>
                <w:noProof/>
                <w:webHidden/>
              </w:rPr>
              <w:delText>33</w:delText>
            </w:r>
          </w:del>
        </w:p>
        <w:p w:rsidR="003D4F8C" w:rsidDel="00715E24" w:rsidRDefault="003D4F8C">
          <w:pPr>
            <w:pStyle w:val="TOC1"/>
            <w:tabs>
              <w:tab w:val="right" w:leader="dot" w:pos="9350"/>
            </w:tabs>
            <w:rPr>
              <w:del w:id="1810" w:author="Sammartano, Marc (BIC USA)" w:date="2014-09-07T23:25:00Z"/>
              <w:rFonts w:eastAsiaTheme="minorEastAsia"/>
              <w:noProof/>
            </w:rPr>
          </w:pPr>
          <w:del w:id="1811" w:author="Sammartano, Marc (BIC USA)" w:date="2014-09-07T23:25:00Z">
            <w:r w:rsidRPr="00715E24" w:rsidDel="00715E24">
              <w:rPr>
                <w:noProof/>
              </w:rPr>
              <w:delText>Data Structures and Pointers in BASIC!</w:delText>
            </w:r>
            <w:r w:rsidDel="00715E24">
              <w:rPr>
                <w:noProof/>
                <w:webHidden/>
              </w:rPr>
              <w:tab/>
            </w:r>
            <w:r w:rsidR="00E22768" w:rsidDel="00715E24">
              <w:rPr>
                <w:noProof/>
                <w:webHidden/>
              </w:rPr>
              <w:delText>35</w:delText>
            </w:r>
          </w:del>
        </w:p>
        <w:p w:rsidR="003D4F8C" w:rsidDel="00715E24" w:rsidRDefault="003D4F8C">
          <w:pPr>
            <w:pStyle w:val="TOC2"/>
            <w:rPr>
              <w:del w:id="1812" w:author="Sammartano, Marc (BIC USA)" w:date="2014-09-07T23:25:00Z"/>
              <w:rFonts w:eastAsiaTheme="minorEastAsia"/>
              <w:noProof/>
            </w:rPr>
          </w:pPr>
          <w:del w:id="1813" w:author="Sammartano, Marc (BIC USA)" w:date="2014-09-07T23:25:00Z">
            <w:r w:rsidRPr="00715E24" w:rsidDel="00715E24">
              <w:rPr>
                <w:noProof/>
              </w:rPr>
              <w:delText>What is a Pointer</w:delText>
            </w:r>
            <w:r w:rsidDel="00715E24">
              <w:rPr>
                <w:noProof/>
                <w:webHidden/>
              </w:rPr>
              <w:tab/>
            </w:r>
            <w:r w:rsidR="00E22768" w:rsidDel="00715E24">
              <w:rPr>
                <w:noProof/>
                <w:webHidden/>
              </w:rPr>
              <w:delText>35</w:delText>
            </w:r>
          </w:del>
        </w:p>
        <w:p w:rsidR="003D4F8C" w:rsidDel="00715E24" w:rsidRDefault="003D4F8C">
          <w:pPr>
            <w:pStyle w:val="TOC2"/>
            <w:rPr>
              <w:del w:id="1814" w:author="Sammartano, Marc (BIC USA)" w:date="2014-09-07T23:25:00Z"/>
              <w:rFonts w:eastAsiaTheme="minorEastAsia"/>
              <w:noProof/>
            </w:rPr>
          </w:pPr>
          <w:del w:id="1815" w:author="Sammartano, Marc (BIC USA)" w:date="2014-09-07T23:25:00Z">
            <w:r w:rsidRPr="00715E24" w:rsidDel="00715E24">
              <w:rPr>
                <w:noProof/>
              </w:rPr>
              <w:delText>Lists</w:delText>
            </w:r>
            <w:r w:rsidDel="00715E24">
              <w:rPr>
                <w:noProof/>
                <w:webHidden/>
              </w:rPr>
              <w:tab/>
            </w:r>
            <w:r w:rsidR="00E22768" w:rsidDel="00715E24">
              <w:rPr>
                <w:noProof/>
                <w:webHidden/>
              </w:rPr>
              <w:delText>37</w:delText>
            </w:r>
          </w:del>
        </w:p>
        <w:p w:rsidR="003D4F8C" w:rsidDel="00715E24" w:rsidRDefault="003D4F8C">
          <w:pPr>
            <w:pStyle w:val="TOC3"/>
            <w:rPr>
              <w:del w:id="1816" w:author="Sammartano, Marc (BIC USA)" w:date="2014-09-07T23:25:00Z"/>
              <w:rFonts w:eastAsiaTheme="minorEastAsia"/>
              <w:noProof/>
            </w:rPr>
          </w:pPr>
          <w:del w:id="1817" w:author="Sammartano, Marc (BIC USA)" w:date="2014-09-07T23:25:00Z">
            <w:r w:rsidRPr="00715E24" w:rsidDel="00715E24">
              <w:rPr>
                <w:noProof/>
              </w:rPr>
              <w:delText>List Commands</w:delText>
            </w:r>
            <w:r w:rsidDel="00715E24">
              <w:rPr>
                <w:noProof/>
                <w:webHidden/>
              </w:rPr>
              <w:tab/>
            </w:r>
            <w:r w:rsidR="00E22768" w:rsidDel="00715E24">
              <w:rPr>
                <w:noProof/>
                <w:webHidden/>
              </w:rPr>
              <w:delText>37</w:delText>
            </w:r>
          </w:del>
        </w:p>
        <w:p w:rsidR="003D4F8C" w:rsidDel="00715E24" w:rsidRDefault="003D4F8C">
          <w:pPr>
            <w:pStyle w:val="TOC2"/>
            <w:rPr>
              <w:del w:id="1818" w:author="Sammartano, Marc (BIC USA)" w:date="2014-09-07T23:25:00Z"/>
              <w:rFonts w:eastAsiaTheme="minorEastAsia"/>
              <w:noProof/>
            </w:rPr>
          </w:pPr>
          <w:del w:id="1819" w:author="Sammartano, Marc (BIC USA)" w:date="2014-09-07T23:25:00Z">
            <w:r w:rsidRPr="00715E24" w:rsidDel="00715E24">
              <w:rPr>
                <w:noProof/>
              </w:rPr>
              <w:delText>Bundles</w:delText>
            </w:r>
            <w:r w:rsidDel="00715E24">
              <w:rPr>
                <w:noProof/>
                <w:webHidden/>
              </w:rPr>
              <w:tab/>
            </w:r>
            <w:r w:rsidR="00E22768" w:rsidDel="00715E24">
              <w:rPr>
                <w:noProof/>
                <w:webHidden/>
              </w:rPr>
              <w:delText>39</w:delText>
            </w:r>
          </w:del>
        </w:p>
        <w:p w:rsidR="003D4F8C" w:rsidDel="00715E24" w:rsidRDefault="003D4F8C">
          <w:pPr>
            <w:pStyle w:val="TOC3"/>
            <w:rPr>
              <w:del w:id="1820" w:author="Sammartano, Marc (BIC USA)" w:date="2014-09-07T23:25:00Z"/>
              <w:rFonts w:eastAsiaTheme="minorEastAsia"/>
              <w:noProof/>
            </w:rPr>
          </w:pPr>
          <w:del w:id="1821" w:author="Sammartano, Marc (BIC USA)" w:date="2014-09-07T23:25:00Z">
            <w:r w:rsidRPr="00715E24" w:rsidDel="00715E24">
              <w:rPr>
                <w:noProof/>
              </w:rPr>
              <w:delText>Bundle Commands</w:delText>
            </w:r>
            <w:r w:rsidDel="00715E24">
              <w:rPr>
                <w:noProof/>
                <w:webHidden/>
              </w:rPr>
              <w:tab/>
            </w:r>
            <w:r w:rsidR="00E22768" w:rsidDel="00715E24">
              <w:rPr>
                <w:noProof/>
                <w:webHidden/>
              </w:rPr>
              <w:delText>39</w:delText>
            </w:r>
          </w:del>
        </w:p>
        <w:p w:rsidR="003D4F8C" w:rsidDel="00715E24" w:rsidRDefault="003D4F8C">
          <w:pPr>
            <w:pStyle w:val="TOC2"/>
            <w:rPr>
              <w:del w:id="1822" w:author="Sammartano, Marc (BIC USA)" w:date="2014-09-07T23:25:00Z"/>
              <w:rFonts w:eastAsiaTheme="minorEastAsia"/>
              <w:noProof/>
            </w:rPr>
          </w:pPr>
          <w:del w:id="1823" w:author="Sammartano, Marc (BIC USA)" w:date="2014-09-07T23:25:00Z">
            <w:r w:rsidRPr="00715E24" w:rsidDel="00715E24">
              <w:rPr>
                <w:noProof/>
              </w:rPr>
              <w:delText>Stacks</w:delText>
            </w:r>
            <w:r w:rsidDel="00715E24">
              <w:rPr>
                <w:noProof/>
                <w:webHidden/>
              </w:rPr>
              <w:tab/>
            </w:r>
            <w:r w:rsidR="00E22768" w:rsidDel="00715E24">
              <w:rPr>
                <w:noProof/>
                <w:webHidden/>
              </w:rPr>
              <w:delText>41</w:delText>
            </w:r>
          </w:del>
        </w:p>
        <w:p w:rsidR="003D4F8C" w:rsidDel="00715E24" w:rsidRDefault="003D4F8C">
          <w:pPr>
            <w:pStyle w:val="TOC3"/>
            <w:rPr>
              <w:del w:id="1824" w:author="Sammartano, Marc (BIC USA)" w:date="2014-09-07T23:25:00Z"/>
              <w:rFonts w:eastAsiaTheme="minorEastAsia"/>
              <w:noProof/>
            </w:rPr>
          </w:pPr>
          <w:del w:id="1825" w:author="Sammartano, Marc (BIC USA)" w:date="2014-09-07T23:25:00Z">
            <w:r w:rsidRPr="00715E24" w:rsidDel="00715E24">
              <w:rPr>
                <w:noProof/>
              </w:rPr>
              <w:delText>Stack Commands</w:delText>
            </w:r>
            <w:r w:rsidDel="00715E24">
              <w:rPr>
                <w:noProof/>
                <w:webHidden/>
              </w:rPr>
              <w:tab/>
            </w:r>
            <w:r w:rsidR="00E22768" w:rsidDel="00715E24">
              <w:rPr>
                <w:noProof/>
                <w:webHidden/>
              </w:rPr>
              <w:delText>41</w:delText>
            </w:r>
          </w:del>
        </w:p>
        <w:p w:rsidR="003D4F8C" w:rsidDel="00715E24" w:rsidRDefault="003D4F8C">
          <w:pPr>
            <w:pStyle w:val="TOC2"/>
            <w:rPr>
              <w:del w:id="1826" w:author="Sammartano, Marc (BIC USA)" w:date="2014-09-07T23:25:00Z"/>
              <w:rFonts w:eastAsiaTheme="minorEastAsia"/>
              <w:noProof/>
            </w:rPr>
          </w:pPr>
          <w:del w:id="1827" w:author="Sammartano, Marc (BIC USA)" w:date="2014-09-07T23:25:00Z">
            <w:r w:rsidRPr="00715E24" w:rsidDel="00715E24">
              <w:rPr>
                <w:noProof/>
              </w:rPr>
              <w:delText>Queues</w:delText>
            </w:r>
            <w:r w:rsidDel="00715E24">
              <w:rPr>
                <w:noProof/>
                <w:webHidden/>
              </w:rPr>
              <w:tab/>
            </w:r>
            <w:r w:rsidR="00E22768" w:rsidDel="00715E24">
              <w:rPr>
                <w:noProof/>
                <w:webHidden/>
              </w:rPr>
              <w:delText>42</w:delText>
            </w:r>
          </w:del>
        </w:p>
        <w:p w:rsidR="003D4F8C" w:rsidDel="00715E24" w:rsidRDefault="003D4F8C">
          <w:pPr>
            <w:pStyle w:val="TOC1"/>
            <w:tabs>
              <w:tab w:val="right" w:leader="dot" w:pos="9350"/>
            </w:tabs>
            <w:rPr>
              <w:del w:id="1828" w:author="Sammartano, Marc (BIC USA)" w:date="2014-09-07T23:25:00Z"/>
              <w:rFonts w:eastAsiaTheme="minorEastAsia"/>
              <w:noProof/>
            </w:rPr>
          </w:pPr>
          <w:del w:id="1829" w:author="Sammartano, Marc (BIC USA)" w:date="2014-09-07T23:25:00Z">
            <w:r w:rsidRPr="00715E24" w:rsidDel="00715E24">
              <w:rPr>
                <w:noProof/>
              </w:rPr>
              <w:delText>Comments</w:delText>
            </w:r>
            <w:r w:rsidDel="00715E24">
              <w:rPr>
                <w:noProof/>
                <w:webHidden/>
              </w:rPr>
              <w:tab/>
            </w:r>
            <w:r w:rsidR="00E22768" w:rsidDel="00715E24">
              <w:rPr>
                <w:noProof/>
                <w:webHidden/>
              </w:rPr>
              <w:delText>43</w:delText>
            </w:r>
          </w:del>
        </w:p>
        <w:p w:rsidR="003D4F8C" w:rsidDel="00715E24" w:rsidRDefault="003D4F8C">
          <w:pPr>
            <w:pStyle w:val="TOC2"/>
            <w:rPr>
              <w:del w:id="1830" w:author="Sammartano, Marc (BIC USA)" w:date="2014-09-07T23:25:00Z"/>
              <w:rFonts w:eastAsiaTheme="minorEastAsia"/>
              <w:noProof/>
            </w:rPr>
          </w:pPr>
          <w:del w:id="1831" w:author="Sammartano, Marc (BIC USA)" w:date="2014-09-07T23:25:00Z">
            <w:r w:rsidRPr="00715E24" w:rsidDel="00715E24">
              <w:rPr>
                <w:noProof/>
              </w:rPr>
              <w:delText>! - Single Line Comment</w:delText>
            </w:r>
            <w:r w:rsidDel="00715E24">
              <w:rPr>
                <w:noProof/>
                <w:webHidden/>
              </w:rPr>
              <w:tab/>
            </w:r>
            <w:r w:rsidR="00E22768" w:rsidDel="00715E24">
              <w:rPr>
                <w:noProof/>
                <w:webHidden/>
              </w:rPr>
              <w:delText>43</w:delText>
            </w:r>
          </w:del>
        </w:p>
        <w:p w:rsidR="003D4F8C" w:rsidDel="00715E24" w:rsidRDefault="003D4F8C">
          <w:pPr>
            <w:pStyle w:val="TOC2"/>
            <w:rPr>
              <w:del w:id="1832" w:author="Sammartano, Marc (BIC USA)" w:date="2014-09-07T23:25:00Z"/>
              <w:rFonts w:eastAsiaTheme="minorEastAsia"/>
              <w:noProof/>
            </w:rPr>
          </w:pPr>
          <w:del w:id="1833" w:author="Sammartano, Marc (BIC USA)" w:date="2014-09-07T23:25:00Z">
            <w:r w:rsidRPr="00715E24" w:rsidDel="00715E24">
              <w:rPr>
                <w:noProof/>
              </w:rPr>
              <w:delText>REM - Single Line Comment (legacy)</w:delText>
            </w:r>
            <w:r w:rsidDel="00715E24">
              <w:rPr>
                <w:noProof/>
                <w:webHidden/>
              </w:rPr>
              <w:tab/>
            </w:r>
            <w:r w:rsidR="00E22768" w:rsidDel="00715E24">
              <w:rPr>
                <w:noProof/>
                <w:webHidden/>
              </w:rPr>
              <w:delText>43</w:delText>
            </w:r>
          </w:del>
        </w:p>
        <w:p w:rsidR="003D4F8C" w:rsidDel="00715E24" w:rsidRDefault="003D4F8C">
          <w:pPr>
            <w:pStyle w:val="TOC2"/>
            <w:rPr>
              <w:del w:id="1834" w:author="Sammartano, Marc (BIC USA)" w:date="2014-09-07T23:25:00Z"/>
              <w:rFonts w:eastAsiaTheme="minorEastAsia"/>
              <w:noProof/>
            </w:rPr>
          </w:pPr>
          <w:del w:id="1835" w:author="Sammartano, Marc (BIC USA)" w:date="2014-09-07T23:25:00Z">
            <w:r w:rsidRPr="00715E24" w:rsidDel="00715E24">
              <w:rPr>
                <w:noProof/>
              </w:rPr>
              <w:delText>!! - Block Comment</w:delText>
            </w:r>
            <w:r w:rsidDel="00715E24">
              <w:rPr>
                <w:noProof/>
                <w:webHidden/>
              </w:rPr>
              <w:tab/>
            </w:r>
            <w:r w:rsidR="00E22768" w:rsidDel="00715E24">
              <w:rPr>
                <w:noProof/>
                <w:webHidden/>
              </w:rPr>
              <w:delText>43</w:delText>
            </w:r>
          </w:del>
        </w:p>
        <w:p w:rsidR="003D4F8C" w:rsidDel="00715E24" w:rsidRDefault="003D4F8C">
          <w:pPr>
            <w:pStyle w:val="TOC2"/>
            <w:rPr>
              <w:del w:id="1836" w:author="Sammartano, Marc (BIC USA)" w:date="2014-09-07T23:25:00Z"/>
              <w:rFonts w:eastAsiaTheme="minorEastAsia"/>
              <w:noProof/>
            </w:rPr>
          </w:pPr>
          <w:del w:id="1837" w:author="Sammartano, Marc (BIC USA)" w:date="2014-09-07T23:25:00Z">
            <w:r w:rsidRPr="00715E24" w:rsidDel="00715E24">
              <w:rPr>
                <w:noProof/>
              </w:rPr>
              <w:delText>% - Middle of Line Comment</w:delText>
            </w:r>
            <w:r w:rsidDel="00715E24">
              <w:rPr>
                <w:noProof/>
                <w:webHidden/>
              </w:rPr>
              <w:tab/>
            </w:r>
            <w:r w:rsidR="00E22768" w:rsidDel="00715E24">
              <w:rPr>
                <w:noProof/>
                <w:webHidden/>
              </w:rPr>
              <w:delText>43</w:delText>
            </w:r>
          </w:del>
        </w:p>
        <w:p w:rsidR="003D4F8C" w:rsidDel="00715E24" w:rsidRDefault="003D4F8C">
          <w:pPr>
            <w:pStyle w:val="TOC1"/>
            <w:tabs>
              <w:tab w:val="right" w:leader="dot" w:pos="9350"/>
            </w:tabs>
            <w:rPr>
              <w:del w:id="1838" w:author="Sammartano, Marc (BIC USA)" w:date="2014-09-07T23:25:00Z"/>
              <w:rFonts w:eastAsiaTheme="minorEastAsia"/>
              <w:noProof/>
            </w:rPr>
          </w:pPr>
          <w:del w:id="1839" w:author="Sammartano, Marc (BIC USA)" w:date="2014-09-07T23:25:00Z">
            <w:r w:rsidRPr="00715E24" w:rsidDel="00715E24">
              <w:rPr>
                <w:noProof/>
              </w:rPr>
              <w:delText>Expressions</w:delText>
            </w:r>
            <w:r w:rsidDel="00715E24">
              <w:rPr>
                <w:noProof/>
                <w:webHidden/>
              </w:rPr>
              <w:tab/>
            </w:r>
            <w:r w:rsidR="00E22768" w:rsidDel="00715E24">
              <w:rPr>
                <w:noProof/>
                <w:webHidden/>
              </w:rPr>
              <w:delText>43</w:delText>
            </w:r>
          </w:del>
        </w:p>
        <w:p w:rsidR="003D4F8C" w:rsidDel="00715E24" w:rsidRDefault="003D4F8C">
          <w:pPr>
            <w:pStyle w:val="TOC2"/>
            <w:rPr>
              <w:del w:id="1840" w:author="Sammartano, Marc (BIC USA)" w:date="2014-09-07T23:25:00Z"/>
              <w:rFonts w:eastAsiaTheme="minorEastAsia"/>
              <w:noProof/>
            </w:rPr>
          </w:pPr>
          <w:del w:id="1841" w:author="Sammartano, Marc (BIC USA)" w:date="2014-09-07T23:25:00Z">
            <w:r w:rsidRPr="00715E24" w:rsidDel="00715E24">
              <w:rPr>
                <w:noProof/>
              </w:rPr>
              <w:delText>Numeric &lt;nexp&gt; := {&lt;numeric variable&gt;|&lt;numeric constant} {&lt;noperator&gt; &lt;nexp&gt;|&lt;end of line&gt;}</w:delText>
            </w:r>
            <w:r w:rsidDel="00715E24">
              <w:rPr>
                <w:noProof/>
                <w:webHidden/>
              </w:rPr>
              <w:tab/>
            </w:r>
            <w:r w:rsidR="00E22768" w:rsidDel="00715E24">
              <w:rPr>
                <w:noProof/>
                <w:webHidden/>
              </w:rPr>
              <w:delText>43</w:delText>
            </w:r>
          </w:del>
        </w:p>
        <w:p w:rsidR="003D4F8C" w:rsidDel="00715E24" w:rsidRDefault="003D4F8C">
          <w:pPr>
            <w:pStyle w:val="TOC3"/>
            <w:rPr>
              <w:del w:id="1842" w:author="Sammartano, Marc (BIC USA)" w:date="2014-09-07T23:25:00Z"/>
              <w:rFonts w:eastAsiaTheme="minorEastAsia"/>
              <w:noProof/>
            </w:rPr>
          </w:pPr>
          <w:del w:id="1843" w:author="Sammartano, Marc (BIC USA)" w:date="2014-09-07T23:25:00Z">
            <w:r w:rsidRPr="00715E24" w:rsidDel="00715E24">
              <w:rPr>
                <w:noProof/>
              </w:rPr>
              <w:delText>Numeric Operators &lt;noperator&gt;</w:delText>
            </w:r>
            <w:r w:rsidDel="00715E24">
              <w:rPr>
                <w:noProof/>
                <w:webHidden/>
              </w:rPr>
              <w:tab/>
            </w:r>
            <w:r w:rsidR="00E22768" w:rsidDel="00715E24">
              <w:rPr>
                <w:noProof/>
                <w:webHidden/>
              </w:rPr>
              <w:delText>43</w:delText>
            </w:r>
          </w:del>
        </w:p>
        <w:p w:rsidR="003D4F8C" w:rsidDel="00715E24" w:rsidRDefault="003D4F8C">
          <w:pPr>
            <w:pStyle w:val="TOC3"/>
            <w:rPr>
              <w:del w:id="1844" w:author="Sammartano, Marc (BIC USA)" w:date="2014-09-07T23:25:00Z"/>
              <w:rFonts w:eastAsiaTheme="minorEastAsia"/>
              <w:noProof/>
            </w:rPr>
          </w:pPr>
          <w:del w:id="1845" w:author="Sammartano, Marc (BIC USA)" w:date="2014-09-07T23:25:00Z">
            <w:r w:rsidRPr="00715E24" w:rsidDel="00715E24">
              <w:rPr>
                <w:noProof/>
              </w:rPr>
              <w:delText>Numeric Expression Examples</w:delText>
            </w:r>
            <w:r w:rsidDel="00715E24">
              <w:rPr>
                <w:noProof/>
                <w:webHidden/>
              </w:rPr>
              <w:tab/>
            </w:r>
            <w:r w:rsidR="00E22768" w:rsidDel="00715E24">
              <w:rPr>
                <w:noProof/>
                <w:webHidden/>
              </w:rPr>
              <w:delText>43</w:delText>
            </w:r>
          </w:del>
        </w:p>
        <w:p w:rsidR="003D4F8C" w:rsidDel="00715E24" w:rsidRDefault="003D4F8C">
          <w:pPr>
            <w:pStyle w:val="TOC3"/>
            <w:rPr>
              <w:del w:id="1846" w:author="Sammartano, Marc (BIC USA)" w:date="2014-09-07T23:25:00Z"/>
              <w:rFonts w:eastAsiaTheme="minorEastAsia"/>
              <w:noProof/>
            </w:rPr>
          </w:pPr>
          <w:del w:id="1847" w:author="Sammartano, Marc (BIC USA)" w:date="2014-09-07T23:25:00Z">
            <w:r w:rsidRPr="00715E24" w:rsidDel="00715E24">
              <w:rPr>
                <w:noProof/>
              </w:rPr>
              <w:lastRenderedPageBreak/>
              <w:delText>Pre- and Post-Increment Operators</w:delText>
            </w:r>
            <w:r w:rsidDel="00715E24">
              <w:rPr>
                <w:noProof/>
                <w:webHidden/>
              </w:rPr>
              <w:tab/>
            </w:r>
            <w:r w:rsidR="00E22768" w:rsidDel="00715E24">
              <w:rPr>
                <w:noProof/>
                <w:webHidden/>
              </w:rPr>
              <w:delText>43</w:delText>
            </w:r>
          </w:del>
        </w:p>
        <w:p w:rsidR="003D4F8C" w:rsidDel="00715E24" w:rsidRDefault="003D4F8C">
          <w:pPr>
            <w:pStyle w:val="TOC2"/>
            <w:rPr>
              <w:del w:id="1848" w:author="Sammartano, Marc (BIC USA)" w:date="2014-09-07T23:25:00Z"/>
              <w:rFonts w:eastAsiaTheme="minorEastAsia"/>
              <w:noProof/>
            </w:rPr>
          </w:pPr>
          <w:del w:id="1849" w:author="Sammartano, Marc (BIC USA)" w:date="2014-09-07T23:25:00Z">
            <w:r w:rsidRPr="00715E24" w:rsidDel="00715E24">
              <w:rPr>
                <w:noProof/>
              </w:rPr>
              <w:delText>String &lt;sexp&gt; := {&lt;string variable&gt;|&lt;string constant&gt;} {</w:delText>
            </w:r>
            <w:r w:rsidRPr="00715E24" w:rsidDel="00715E24">
              <w:rPr>
                <w:noProof/>
                <w:vertAlign w:val="subscript"/>
              </w:rPr>
              <w:delText xml:space="preserve"> </w:delText>
            </w:r>
            <w:r w:rsidRPr="00715E24" w:rsidDel="00715E24">
              <w:rPr>
                <w:noProof/>
              </w:rPr>
              <w:delText>+ &lt;sexp&gt; | &lt;end of line&gt;}</w:delText>
            </w:r>
            <w:r w:rsidDel="00715E24">
              <w:rPr>
                <w:noProof/>
                <w:webHidden/>
              </w:rPr>
              <w:tab/>
            </w:r>
            <w:r w:rsidR="00E22768" w:rsidDel="00715E24">
              <w:rPr>
                <w:noProof/>
                <w:webHidden/>
              </w:rPr>
              <w:delText>44</w:delText>
            </w:r>
          </w:del>
        </w:p>
        <w:p w:rsidR="003D4F8C" w:rsidDel="00715E24" w:rsidRDefault="003D4F8C">
          <w:pPr>
            <w:pStyle w:val="TOC2"/>
            <w:rPr>
              <w:del w:id="1850" w:author="Sammartano, Marc (BIC USA)" w:date="2014-09-07T23:25:00Z"/>
              <w:rFonts w:eastAsiaTheme="minorEastAsia"/>
              <w:noProof/>
            </w:rPr>
          </w:pPr>
          <w:del w:id="1851" w:author="Sammartano, Marc (BIC USA)" w:date="2014-09-07T23:25:00Z">
            <w:r w:rsidRPr="00715E24" w:rsidDel="00715E24">
              <w:rPr>
                <w:noProof/>
              </w:rPr>
              <w:delText>Logical &lt;lexp&gt;</w:delText>
            </w:r>
            <w:r w:rsidDel="00715E24">
              <w:rPr>
                <w:noProof/>
                <w:webHidden/>
              </w:rPr>
              <w:tab/>
            </w:r>
            <w:r w:rsidR="00E22768" w:rsidDel="00715E24">
              <w:rPr>
                <w:noProof/>
                <w:webHidden/>
              </w:rPr>
              <w:delText>44</w:delText>
            </w:r>
          </w:del>
        </w:p>
        <w:p w:rsidR="003D4F8C" w:rsidDel="00715E24" w:rsidRDefault="003D4F8C">
          <w:pPr>
            <w:pStyle w:val="TOC3"/>
            <w:rPr>
              <w:del w:id="1852" w:author="Sammartano, Marc (BIC USA)" w:date="2014-09-07T23:25:00Z"/>
              <w:rFonts w:eastAsiaTheme="minorEastAsia"/>
              <w:noProof/>
            </w:rPr>
          </w:pPr>
          <w:del w:id="1853" w:author="Sammartano, Marc (BIC USA)" w:date="2014-09-07T23:25:00Z">
            <w:r w:rsidRPr="00715E24" w:rsidDel="00715E24">
              <w:rPr>
                <w:noProof/>
              </w:rPr>
              <w:delText>Logical Operators</w:delText>
            </w:r>
            <w:r w:rsidDel="00715E24">
              <w:rPr>
                <w:noProof/>
                <w:webHidden/>
              </w:rPr>
              <w:tab/>
            </w:r>
            <w:r w:rsidR="00E22768" w:rsidDel="00715E24">
              <w:rPr>
                <w:noProof/>
                <w:webHidden/>
              </w:rPr>
              <w:delText>44</w:delText>
            </w:r>
          </w:del>
        </w:p>
        <w:p w:rsidR="003D4F8C" w:rsidDel="00715E24" w:rsidRDefault="003D4F8C">
          <w:pPr>
            <w:pStyle w:val="TOC3"/>
            <w:rPr>
              <w:del w:id="1854" w:author="Sammartano, Marc (BIC USA)" w:date="2014-09-07T23:25:00Z"/>
              <w:rFonts w:eastAsiaTheme="minorEastAsia"/>
              <w:noProof/>
            </w:rPr>
          </w:pPr>
          <w:del w:id="1855" w:author="Sammartano, Marc (BIC USA)" w:date="2014-09-07T23:25:00Z">
            <w:r w:rsidRPr="00715E24" w:rsidDel="00715E24">
              <w:rPr>
                <w:noProof/>
              </w:rPr>
              <w:delText>Examples of Logical Expressions</w:delText>
            </w:r>
            <w:r w:rsidDel="00715E24">
              <w:rPr>
                <w:noProof/>
                <w:webHidden/>
              </w:rPr>
              <w:tab/>
            </w:r>
            <w:r w:rsidR="00E22768" w:rsidDel="00715E24">
              <w:rPr>
                <w:noProof/>
                <w:webHidden/>
              </w:rPr>
              <w:delText>44</w:delText>
            </w:r>
          </w:del>
        </w:p>
        <w:p w:rsidR="003D4F8C" w:rsidDel="00715E24" w:rsidRDefault="003D4F8C">
          <w:pPr>
            <w:pStyle w:val="TOC1"/>
            <w:tabs>
              <w:tab w:val="right" w:leader="dot" w:pos="9350"/>
            </w:tabs>
            <w:rPr>
              <w:del w:id="1856" w:author="Sammartano, Marc (BIC USA)" w:date="2014-09-07T23:25:00Z"/>
              <w:rFonts w:eastAsiaTheme="minorEastAsia"/>
              <w:noProof/>
            </w:rPr>
          </w:pPr>
          <w:del w:id="1857" w:author="Sammartano, Marc (BIC USA)" w:date="2014-09-07T23:25:00Z">
            <w:r w:rsidRPr="00715E24" w:rsidDel="00715E24">
              <w:rPr>
                <w:noProof/>
              </w:rPr>
              <w:delText>Assignment Operations</w:delText>
            </w:r>
            <w:r w:rsidDel="00715E24">
              <w:rPr>
                <w:noProof/>
                <w:webHidden/>
              </w:rPr>
              <w:tab/>
            </w:r>
            <w:r w:rsidR="00E22768" w:rsidDel="00715E24">
              <w:rPr>
                <w:noProof/>
                <w:webHidden/>
              </w:rPr>
              <w:delText>45</w:delText>
            </w:r>
          </w:del>
        </w:p>
        <w:p w:rsidR="003D4F8C" w:rsidDel="00715E24" w:rsidRDefault="003D4F8C">
          <w:pPr>
            <w:pStyle w:val="TOC2"/>
            <w:rPr>
              <w:del w:id="1858" w:author="Sammartano, Marc (BIC USA)" w:date="2014-09-07T23:25:00Z"/>
              <w:rFonts w:eastAsiaTheme="minorEastAsia"/>
              <w:noProof/>
            </w:rPr>
          </w:pPr>
          <w:del w:id="1859" w:author="Sammartano, Marc (BIC USA)" w:date="2014-09-07T23:25:00Z">
            <w:r w:rsidRPr="00715E24" w:rsidDel="00715E24">
              <w:rPr>
                <w:noProof/>
              </w:rPr>
              <w:delText>LET</w:delText>
            </w:r>
            <w:r w:rsidDel="00715E24">
              <w:rPr>
                <w:noProof/>
                <w:webHidden/>
              </w:rPr>
              <w:tab/>
            </w:r>
            <w:r w:rsidR="00E22768" w:rsidDel="00715E24">
              <w:rPr>
                <w:noProof/>
                <w:webHidden/>
              </w:rPr>
              <w:delText>45</w:delText>
            </w:r>
          </w:del>
        </w:p>
        <w:p w:rsidR="003D4F8C" w:rsidDel="00715E24" w:rsidRDefault="003D4F8C">
          <w:pPr>
            <w:pStyle w:val="TOC2"/>
            <w:rPr>
              <w:del w:id="1860" w:author="Sammartano, Marc (BIC USA)" w:date="2014-09-07T23:25:00Z"/>
              <w:rFonts w:eastAsiaTheme="minorEastAsia"/>
              <w:noProof/>
            </w:rPr>
          </w:pPr>
          <w:del w:id="1861" w:author="Sammartano, Marc (BIC USA)" w:date="2014-09-07T23:25:00Z">
            <w:r w:rsidRPr="00715E24" w:rsidDel="00715E24">
              <w:rPr>
                <w:noProof/>
              </w:rPr>
              <w:delText>OpEqual Assignment Operations</w:delText>
            </w:r>
            <w:r w:rsidDel="00715E24">
              <w:rPr>
                <w:noProof/>
                <w:webHidden/>
              </w:rPr>
              <w:tab/>
            </w:r>
            <w:r w:rsidR="00E22768" w:rsidDel="00715E24">
              <w:rPr>
                <w:noProof/>
                <w:webHidden/>
              </w:rPr>
              <w:delText>45</w:delText>
            </w:r>
          </w:del>
        </w:p>
        <w:p w:rsidR="003D4F8C" w:rsidDel="00715E24" w:rsidRDefault="003D4F8C">
          <w:pPr>
            <w:pStyle w:val="TOC1"/>
            <w:tabs>
              <w:tab w:val="right" w:leader="dot" w:pos="9350"/>
            </w:tabs>
            <w:rPr>
              <w:del w:id="1862" w:author="Sammartano, Marc (BIC USA)" w:date="2014-09-07T23:25:00Z"/>
              <w:rFonts w:eastAsiaTheme="minorEastAsia"/>
              <w:noProof/>
            </w:rPr>
          </w:pPr>
          <w:del w:id="1863" w:author="Sammartano, Marc (BIC USA)" w:date="2014-09-07T23:25:00Z">
            <w:r w:rsidRPr="00715E24" w:rsidDel="00715E24">
              <w:rPr>
                <w:noProof/>
              </w:rPr>
              <w:delText>Math Functions</w:delText>
            </w:r>
            <w:r w:rsidDel="00715E24">
              <w:rPr>
                <w:noProof/>
                <w:webHidden/>
              </w:rPr>
              <w:tab/>
            </w:r>
            <w:r w:rsidR="00E22768" w:rsidDel="00715E24">
              <w:rPr>
                <w:noProof/>
                <w:webHidden/>
              </w:rPr>
              <w:delText>46</w:delText>
            </w:r>
          </w:del>
        </w:p>
        <w:p w:rsidR="003D4F8C" w:rsidDel="00715E24" w:rsidRDefault="003D4F8C">
          <w:pPr>
            <w:pStyle w:val="TOC2"/>
            <w:rPr>
              <w:del w:id="1864" w:author="Sammartano, Marc (BIC USA)" w:date="2014-09-07T23:25:00Z"/>
              <w:rFonts w:eastAsiaTheme="minorEastAsia"/>
              <w:noProof/>
            </w:rPr>
          </w:pPr>
          <w:del w:id="1865" w:author="Sammartano, Marc (BIC USA)" w:date="2014-09-07T23:25:00Z">
            <w:r w:rsidRPr="00715E24" w:rsidDel="00715E24">
              <w:rPr>
                <w:noProof/>
              </w:rPr>
              <w:delText>BOR(&lt;nexp1&gt;, &lt;nexp2&gt;)</w:delText>
            </w:r>
            <w:r w:rsidDel="00715E24">
              <w:rPr>
                <w:noProof/>
                <w:webHidden/>
              </w:rPr>
              <w:tab/>
            </w:r>
            <w:r w:rsidR="00E22768" w:rsidDel="00715E24">
              <w:rPr>
                <w:noProof/>
                <w:webHidden/>
              </w:rPr>
              <w:delText>46</w:delText>
            </w:r>
          </w:del>
        </w:p>
        <w:p w:rsidR="003D4F8C" w:rsidDel="00715E24" w:rsidRDefault="003D4F8C">
          <w:pPr>
            <w:pStyle w:val="TOC2"/>
            <w:rPr>
              <w:del w:id="1866" w:author="Sammartano, Marc (BIC USA)" w:date="2014-09-07T23:25:00Z"/>
              <w:rFonts w:eastAsiaTheme="minorEastAsia"/>
              <w:noProof/>
            </w:rPr>
          </w:pPr>
          <w:del w:id="1867" w:author="Sammartano, Marc (BIC USA)" w:date="2014-09-07T23:25:00Z">
            <w:r w:rsidRPr="00715E24" w:rsidDel="00715E24">
              <w:rPr>
                <w:noProof/>
              </w:rPr>
              <w:delText>BAND(&lt;nexp1&gt;, &lt;nexp2&gt;)</w:delText>
            </w:r>
            <w:r w:rsidDel="00715E24">
              <w:rPr>
                <w:noProof/>
                <w:webHidden/>
              </w:rPr>
              <w:tab/>
            </w:r>
            <w:r w:rsidR="00E22768" w:rsidDel="00715E24">
              <w:rPr>
                <w:noProof/>
                <w:webHidden/>
              </w:rPr>
              <w:delText>46</w:delText>
            </w:r>
          </w:del>
        </w:p>
        <w:p w:rsidR="003D4F8C" w:rsidDel="00715E24" w:rsidRDefault="003D4F8C">
          <w:pPr>
            <w:pStyle w:val="TOC2"/>
            <w:rPr>
              <w:del w:id="1868" w:author="Sammartano, Marc (BIC USA)" w:date="2014-09-07T23:25:00Z"/>
              <w:rFonts w:eastAsiaTheme="minorEastAsia"/>
              <w:noProof/>
            </w:rPr>
          </w:pPr>
          <w:del w:id="1869" w:author="Sammartano, Marc (BIC USA)" w:date="2014-09-07T23:25:00Z">
            <w:r w:rsidRPr="00715E24" w:rsidDel="00715E24">
              <w:rPr>
                <w:noProof/>
              </w:rPr>
              <w:delText>BXOR(&lt;nexp1&gt;, &lt;nexp2&gt;)</w:delText>
            </w:r>
            <w:r w:rsidDel="00715E24">
              <w:rPr>
                <w:noProof/>
                <w:webHidden/>
              </w:rPr>
              <w:tab/>
            </w:r>
            <w:r w:rsidR="00E22768" w:rsidDel="00715E24">
              <w:rPr>
                <w:noProof/>
                <w:webHidden/>
              </w:rPr>
              <w:delText>46</w:delText>
            </w:r>
          </w:del>
        </w:p>
        <w:p w:rsidR="003D4F8C" w:rsidDel="00715E24" w:rsidRDefault="003D4F8C">
          <w:pPr>
            <w:pStyle w:val="TOC2"/>
            <w:rPr>
              <w:del w:id="1870" w:author="Sammartano, Marc (BIC USA)" w:date="2014-09-07T23:25:00Z"/>
              <w:rFonts w:eastAsiaTheme="minorEastAsia"/>
              <w:noProof/>
            </w:rPr>
          </w:pPr>
          <w:del w:id="1871" w:author="Sammartano, Marc (BIC USA)" w:date="2014-09-07T23:25:00Z">
            <w:r w:rsidRPr="00715E24" w:rsidDel="00715E24">
              <w:rPr>
                <w:noProof/>
              </w:rPr>
              <w:delText>ABS(&lt;nexp&gt;)</w:delText>
            </w:r>
            <w:r w:rsidDel="00715E24">
              <w:rPr>
                <w:noProof/>
                <w:webHidden/>
              </w:rPr>
              <w:tab/>
            </w:r>
            <w:r w:rsidR="00E22768" w:rsidDel="00715E24">
              <w:rPr>
                <w:noProof/>
                <w:webHidden/>
              </w:rPr>
              <w:delText>46</w:delText>
            </w:r>
          </w:del>
        </w:p>
        <w:p w:rsidR="003D4F8C" w:rsidDel="00715E24" w:rsidRDefault="003D4F8C">
          <w:pPr>
            <w:pStyle w:val="TOC2"/>
            <w:rPr>
              <w:del w:id="1872" w:author="Sammartano, Marc (BIC USA)" w:date="2014-09-07T23:25:00Z"/>
              <w:rFonts w:eastAsiaTheme="minorEastAsia"/>
              <w:noProof/>
            </w:rPr>
          </w:pPr>
          <w:del w:id="1873" w:author="Sammartano, Marc (BIC USA)" w:date="2014-09-07T23:25:00Z">
            <w:r w:rsidRPr="00715E24" w:rsidDel="00715E24">
              <w:rPr>
                <w:noProof/>
              </w:rPr>
              <w:delText>SGN(&lt;nexp&gt;)</w:delText>
            </w:r>
            <w:r w:rsidDel="00715E24">
              <w:rPr>
                <w:noProof/>
                <w:webHidden/>
              </w:rPr>
              <w:tab/>
            </w:r>
            <w:r w:rsidR="00E22768" w:rsidDel="00715E24">
              <w:rPr>
                <w:noProof/>
                <w:webHidden/>
              </w:rPr>
              <w:delText>46</w:delText>
            </w:r>
          </w:del>
        </w:p>
        <w:p w:rsidR="003D4F8C" w:rsidDel="00715E24" w:rsidRDefault="003D4F8C">
          <w:pPr>
            <w:pStyle w:val="TOC2"/>
            <w:rPr>
              <w:del w:id="1874" w:author="Sammartano, Marc (BIC USA)" w:date="2014-09-07T23:25:00Z"/>
              <w:rFonts w:eastAsiaTheme="minorEastAsia"/>
              <w:noProof/>
            </w:rPr>
          </w:pPr>
          <w:del w:id="1875" w:author="Sammartano, Marc (BIC USA)" w:date="2014-09-07T23:25:00Z">
            <w:r w:rsidRPr="00715E24" w:rsidDel="00715E24">
              <w:rPr>
                <w:noProof/>
              </w:rPr>
              <w:delText>SQR(&lt;nexp&gt;)</w:delText>
            </w:r>
            <w:r w:rsidDel="00715E24">
              <w:rPr>
                <w:noProof/>
                <w:webHidden/>
              </w:rPr>
              <w:tab/>
            </w:r>
            <w:r w:rsidR="00E22768" w:rsidDel="00715E24">
              <w:rPr>
                <w:noProof/>
                <w:webHidden/>
              </w:rPr>
              <w:delText>46</w:delText>
            </w:r>
          </w:del>
        </w:p>
        <w:p w:rsidR="003D4F8C" w:rsidDel="00715E24" w:rsidRDefault="003D4F8C">
          <w:pPr>
            <w:pStyle w:val="TOC2"/>
            <w:rPr>
              <w:del w:id="1876" w:author="Sammartano, Marc (BIC USA)" w:date="2014-09-07T23:25:00Z"/>
              <w:rFonts w:eastAsiaTheme="minorEastAsia"/>
              <w:noProof/>
            </w:rPr>
          </w:pPr>
          <w:del w:id="1877" w:author="Sammartano, Marc (BIC USA)" w:date="2014-09-07T23:25:00Z">
            <w:r w:rsidRPr="00715E24" w:rsidDel="00715E24">
              <w:rPr>
                <w:noProof/>
              </w:rPr>
              <w:delText>CBRT(&lt;nexp&gt;)</w:delText>
            </w:r>
            <w:r w:rsidDel="00715E24">
              <w:rPr>
                <w:noProof/>
                <w:webHidden/>
              </w:rPr>
              <w:tab/>
            </w:r>
            <w:r w:rsidR="00E22768" w:rsidDel="00715E24">
              <w:rPr>
                <w:noProof/>
                <w:webHidden/>
              </w:rPr>
              <w:delText>46</w:delText>
            </w:r>
          </w:del>
        </w:p>
        <w:p w:rsidR="003D4F8C" w:rsidDel="00715E24" w:rsidRDefault="003D4F8C">
          <w:pPr>
            <w:pStyle w:val="TOC2"/>
            <w:rPr>
              <w:del w:id="1878" w:author="Sammartano, Marc (BIC USA)" w:date="2014-09-07T23:25:00Z"/>
              <w:rFonts w:eastAsiaTheme="minorEastAsia"/>
              <w:noProof/>
            </w:rPr>
          </w:pPr>
          <w:del w:id="1879" w:author="Sammartano, Marc (BIC USA)" w:date="2014-09-07T23:25:00Z">
            <w:r w:rsidRPr="00715E24" w:rsidDel="00715E24">
              <w:rPr>
                <w:noProof/>
              </w:rPr>
              <w:delText>RANDOMIZE(&lt;nexp&gt;)</w:delText>
            </w:r>
            <w:r w:rsidDel="00715E24">
              <w:rPr>
                <w:noProof/>
                <w:webHidden/>
              </w:rPr>
              <w:tab/>
            </w:r>
            <w:r w:rsidR="00E22768" w:rsidDel="00715E24">
              <w:rPr>
                <w:noProof/>
                <w:webHidden/>
              </w:rPr>
              <w:delText>46</w:delText>
            </w:r>
          </w:del>
        </w:p>
        <w:p w:rsidR="003D4F8C" w:rsidDel="00715E24" w:rsidRDefault="003D4F8C">
          <w:pPr>
            <w:pStyle w:val="TOC2"/>
            <w:rPr>
              <w:del w:id="1880" w:author="Sammartano, Marc (BIC USA)" w:date="2014-09-07T23:25:00Z"/>
              <w:rFonts w:eastAsiaTheme="minorEastAsia"/>
              <w:noProof/>
            </w:rPr>
          </w:pPr>
          <w:del w:id="1881" w:author="Sammartano, Marc (BIC USA)" w:date="2014-09-07T23:25:00Z">
            <w:r w:rsidRPr="00715E24" w:rsidDel="00715E24">
              <w:rPr>
                <w:noProof/>
              </w:rPr>
              <w:delText>RND()</w:delText>
            </w:r>
            <w:r w:rsidDel="00715E24">
              <w:rPr>
                <w:noProof/>
                <w:webHidden/>
              </w:rPr>
              <w:tab/>
            </w:r>
            <w:r w:rsidR="00E22768" w:rsidDel="00715E24">
              <w:rPr>
                <w:noProof/>
                <w:webHidden/>
              </w:rPr>
              <w:delText>47</w:delText>
            </w:r>
          </w:del>
        </w:p>
        <w:p w:rsidR="003D4F8C" w:rsidDel="00715E24" w:rsidRDefault="003D4F8C">
          <w:pPr>
            <w:pStyle w:val="TOC2"/>
            <w:rPr>
              <w:del w:id="1882" w:author="Sammartano, Marc (BIC USA)" w:date="2014-09-07T23:25:00Z"/>
              <w:rFonts w:eastAsiaTheme="minorEastAsia"/>
              <w:noProof/>
            </w:rPr>
          </w:pPr>
          <w:del w:id="1883" w:author="Sammartano, Marc (BIC USA)" w:date="2014-09-07T23:25:00Z">
            <w:r w:rsidRPr="00715E24" w:rsidDel="00715E24">
              <w:rPr>
                <w:noProof/>
              </w:rPr>
              <w:delText>MAX(&lt;nexp&gt;, &lt;nexp&gt;)</w:delText>
            </w:r>
            <w:r w:rsidDel="00715E24">
              <w:rPr>
                <w:noProof/>
                <w:webHidden/>
              </w:rPr>
              <w:tab/>
            </w:r>
            <w:r w:rsidR="00E22768" w:rsidDel="00715E24">
              <w:rPr>
                <w:noProof/>
                <w:webHidden/>
              </w:rPr>
              <w:delText>47</w:delText>
            </w:r>
          </w:del>
        </w:p>
        <w:p w:rsidR="003D4F8C" w:rsidDel="00715E24" w:rsidRDefault="003D4F8C">
          <w:pPr>
            <w:pStyle w:val="TOC2"/>
            <w:rPr>
              <w:del w:id="1884" w:author="Sammartano, Marc (BIC USA)" w:date="2014-09-07T23:25:00Z"/>
              <w:rFonts w:eastAsiaTheme="minorEastAsia"/>
              <w:noProof/>
            </w:rPr>
          </w:pPr>
          <w:del w:id="1885" w:author="Sammartano, Marc (BIC USA)" w:date="2014-09-07T23:25:00Z">
            <w:r w:rsidRPr="00715E24" w:rsidDel="00715E24">
              <w:rPr>
                <w:noProof/>
              </w:rPr>
              <w:delText>MIN(&lt;nexp&gt;, &lt;nexp&gt;)</w:delText>
            </w:r>
            <w:r w:rsidDel="00715E24">
              <w:rPr>
                <w:noProof/>
                <w:webHidden/>
              </w:rPr>
              <w:tab/>
            </w:r>
            <w:r w:rsidR="00E22768" w:rsidDel="00715E24">
              <w:rPr>
                <w:noProof/>
                <w:webHidden/>
              </w:rPr>
              <w:delText>47</w:delText>
            </w:r>
          </w:del>
        </w:p>
        <w:p w:rsidR="003D4F8C" w:rsidDel="00715E24" w:rsidRDefault="003D4F8C">
          <w:pPr>
            <w:pStyle w:val="TOC2"/>
            <w:rPr>
              <w:del w:id="1886" w:author="Sammartano, Marc (BIC USA)" w:date="2014-09-07T23:25:00Z"/>
              <w:rFonts w:eastAsiaTheme="minorEastAsia"/>
              <w:noProof/>
            </w:rPr>
          </w:pPr>
          <w:del w:id="1887" w:author="Sammartano, Marc (BIC USA)" w:date="2014-09-07T23:25:00Z">
            <w:r w:rsidRPr="00715E24" w:rsidDel="00715E24">
              <w:rPr>
                <w:noProof/>
              </w:rPr>
              <w:delText>CEIL(&lt;nexp&gt;)</w:delText>
            </w:r>
            <w:r w:rsidDel="00715E24">
              <w:rPr>
                <w:noProof/>
                <w:webHidden/>
              </w:rPr>
              <w:tab/>
            </w:r>
            <w:r w:rsidR="00E22768" w:rsidDel="00715E24">
              <w:rPr>
                <w:noProof/>
                <w:webHidden/>
              </w:rPr>
              <w:delText>47</w:delText>
            </w:r>
          </w:del>
        </w:p>
        <w:p w:rsidR="003D4F8C" w:rsidDel="00715E24" w:rsidRDefault="003D4F8C">
          <w:pPr>
            <w:pStyle w:val="TOC2"/>
            <w:rPr>
              <w:del w:id="1888" w:author="Sammartano, Marc (BIC USA)" w:date="2014-09-07T23:25:00Z"/>
              <w:rFonts w:eastAsiaTheme="minorEastAsia"/>
              <w:noProof/>
            </w:rPr>
          </w:pPr>
          <w:del w:id="1889" w:author="Sammartano, Marc (BIC USA)" w:date="2014-09-07T23:25:00Z">
            <w:r w:rsidRPr="00715E24" w:rsidDel="00715E24">
              <w:rPr>
                <w:noProof/>
              </w:rPr>
              <w:delText>FLOOR(&lt;nexp&gt;)</w:delText>
            </w:r>
            <w:r w:rsidDel="00715E24">
              <w:rPr>
                <w:noProof/>
                <w:webHidden/>
              </w:rPr>
              <w:tab/>
            </w:r>
            <w:r w:rsidR="00E22768" w:rsidDel="00715E24">
              <w:rPr>
                <w:noProof/>
                <w:webHidden/>
              </w:rPr>
              <w:delText>47</w:delText>
            </w:r>
          </w:del>
        </w:p>
        <w:p w:rsidR="003D4F8C" w:rsidDel="00715E24" w:rsidRDefault="003D4F8C">
          <w:pPr>
            <w:pStyle w:val="TOC2"/>
            <w:rPr>
              <w:del w:id="1890" w:author="Sammartano, Marc (BIC USA)" w:date="2014-09-07T23:25:00Z"/>
              <w:rFonts w:eastAsiaTheme="minorEastAsia"/>
              <w:noProof/>
            </w:rPr>
          </w:pPr>
          <w:del w:id="1891" w:author="Sammartano, Marc (BIC USA)" w:date="2014-09-07T23:25:00Z">
            <w:r w:rsidRPr="00715E24" w:rsidDel="00715E24">
              <w:rPr>
                <w:noProof/>
              </w:rPr>
              <w:delText>INT(&lt;nexp&gt;)</w:delText>
            </w:r>
            <w:r w:rsidDel="00715E24">
              <w:rPr>
                <w:noProof/>
                <w:webHidden/>
              </w:rPr>
              <w:tab/>
            </w:r>
            <w:r w:rsidR="00E22768" w:rsidDel="00715E24">
              <w:rPr>
                <w:noProof/>
                <w:webHidden/>
              </w:rPr>
              <w:delText>47</w:delText>
            </w:r>
          </w:del>
        </w:p>
        <w:p w:rsidR="003D4F8C" w:rsidDel="00715E24" w:rsidRDefault="003D4F8C">
          <w:pPr>
            <w:pStyle w:val="TOC2"/>
            <w:rPr>
              <w:del w:id="1892" w:author="Sammartano, Marc (BIC USA)" w:date="2014-09-07T23:25:00Z"/>
              <w:rFonts w:eastAsiaTheme="minorEastAsia"/>
              <w:noProof/>
            </w:rPr>
          </w:pPr>
          <w:del w:id="1893" w:author="Sammartano, Marc (BIC USA)" w:date="2014-09-07T23:25:00Z">
            <w:r w:rsidRPr="00715E24" w:rsidDel="00715E24">
              <w:rPr>
                <w:noProof/>
              </w:rPr>
              <w:delText>FRAC(&lt;nexp&gt;)</w:delText>
            </w:r>
            <w:r w:rsidDel="00715E24">
              <w:rPr>
                <w:noProof/>
                <w:webHidden/>
              </w:rPr>
              <w:tab/>
            </w:r>
            <w:r w:rsidR="00E22768" w:rsidDel="00715E24">
              <w:rPr>
                <w:noProof/>
                <w:webHidden/>
              </w:rPr>
              <w:delText>47</w:delText>
            </w:r>
          </w:del>
        </w:p>
        <w:p w:rsidR="003D4F8C" w:rsidDel="00715E24" w:rsidRDefault="003D4F8C">
          <w:pPr>
            <w:pStyle w:val="TOC2"/>
            <w:rPr>
              <w:del w:id="1894" w:author="Sammartano, Marc (BIC USA)" w:date="2014-09-07T23:25:00Z"/>
              <w:rFonts w:eastAsiaTheme="minorEastAsia"/>
              <w:noProof/>
            </w:rPr>
          </w:pPr>
          <w:del w:id="1895" w:author="Sammartano, Marc (BIC USA)" w:date="2014-09-07T23:25:00Z">
            <w:r w:rsidRPr="00715E24" w:rsidDel="00715E24">
              <w:rPr>
                <w:noProof/>
              </w:rPr>
              <w:delText>MOD(&lt;nexp1&gt;, &lt;nexp2&gt;)</w:delText>
            </w:r>
            <w:r w:rsidDel="00715E24">
              <w:rPr>
                <w:noProof/>
                <w:webHidden/>
              </w:rPr>
              <w:tab/>
            </w:r>
            <w:r w:rsidR="00E22768" w:rsidDel="00715E24">
              <w:rPr>
                <w:noProof/>
                <w:webHidden/>
              </w:rPr>
              <w:delText>47</w:delText>
            </w:r>
          </w:del>
        </w:p>
        <w:p w:rsidR="003D4F8C" w:rsidDel="00715E24" w:rsidRDefault="003D4F8C">
          <w:pPr>
            <w:pStyle w:val="TOC2"/>
            <w:rPr>
              <w:del w:id="1896" w:author="Sammartano, Marc (BIC USA)" w:date="2014-09-07T23:25:00Z"/>
              <w:rFonts w:eastAsiaTheme="minorEastAsia"/>
              <w:noProof/>
            </w:rPr>
          </w:pPr>
          <w:del w:id="1897" w:author="Sammartano, Marc (BIC USA)" w:date="2014-09-07T23:25:00Z">
            <w:r w:rsidRPr="00715E24" w:rsidDel="00715E24">
              <w:rPr>
                <w:noProof/>
              </w:rPr>
              <w:delText>ROUND(&lt;value_nexp&gt;{, &lt;count_nexp&gt;{, &lt;mode_sexp&gt;}})</w:delText>
            </w:r>
            <w:r w:rsidDel="00715E24">
              <w:rPr>
                <w:noProof/>
                <w:webHidden/>
              </w:rPr>
              <w:tab/>
            </w:r>
            <w:r w:rsidR="00E22768" w:rsidDel="00715E24">
              <w:rPr>
                <w:noProof/>
                <w:webHidden/>
              </w:rPr>
              <w:delText>47</w:delText>
            </w:r>
          </w:del>
        </w:p>
        <w:p w:rsidR="003D4F8C" w:rsidDel="00715E24" w:rsidRDefault="003D4F8C">
          <w:pPr>
            <w:pStyle w:val="TOC2"/>
            <w:rPr>
              <w:del w:id="1898" w:author="Sammartano, Marc (BIC USA)" w:date="2014-09-07T23:25:00Z"/>
              <w:rFonts w:eastAsiaTheme="minorEastAsia"/>
              <w:noProof/>
            </w:rPr>
          </w:pPr>
          <w:del w:id="1899" w:author="Sammartano, Marc (BIC USA)" w:date="2014-09-07T23:25:00Z">
            <w:r w:rsidRPr="00715E24" w:rsidDel="00715E24">
              <w:rPr>
                <w:noProof/>
              </w:rPr>
              <w:delText>LOG(&lt;nexp&gt;)</w:delText>
            </w:r>
            <w:r w:rsidDel="00715E24">
              <w:rPr>
                <w:noProof/>
                <w:webHidden/>
              </w:rPr>
              <w:tab/>
            </w:r>
            <w:r w:rsidR="00E22768" w:rsidDel="00715E24">
              <w:rPr>
                <w:noProof/>
                <w:webHidden/>
              </w:rPr>
              <w:delText>48</w:delText>
            </w:r>
          </w:del>
        </w:p>
        <w:p w:rsidR="003D4F8C" w:rsidDel="00715E24" w:rsidRDefault="003D4F8C">
          <w:pPr>
            <w:pStyle w:val="TOC2"/>
            <w:rPr>
              <w:del w:id="1900" w:author="Sammartano, Marc (BIC USA)" w:date="2014-09-07T23:25:00Z"/>
              <w:rFonts w:eastAsiaTheme="minorEastAsia"/>
              <w:noProof/>
            </w:rPr>
          </w:pPr>
          <w:del w:id="1901" w:author="Sammartano, Marc (BIC USA)" w:date="2014-09-07T23:25:00Z">
            <w:r w:rsidRPr="00715E24" w:rsidDel="00715E24">
              <w:rPr>
                <w:noProof/>
              </w:rPr>
              <w:delText>LOG10(&lt;nexp&gt;)</w:delText>
            </w:r>
            <w:r w:rsidDel="00715E24">
              <w:rPr>
                <w:noProof/>
                <w:webHidden/>
              </w:rPr>
              <w:tab/>
            </w:r>
            <w:r w:rsidR="00E22768" w:rsidDel="00715E24">
              <w:rPr>
                <w:noProof/>
                <w:webHidden/>
              </w:rPr>
              <w:delText>48</w:delText>
            </w:r>
          </w:del>
        </w:p>
        <w:p w:rsidR="003D4F8C" w:rsidDel="00715E24" w:rsidRDefault="003D4F8C">
          <w:pPr>
            <w:pStyle w:val="TOC2"/>
            <w:rPr>
              <w:del w:id="1902" w:author="Sammartano, Marc (BIC USA)" w:date="2014-09-07T23:25:00Z"/>
              <w:rFonts w:eastAsiaTheme="minorEastAsia"/>
              <w:noProof/>
            </w:rPr>
          </w:pPr>
          <w:del w:id="1903" w:author="Sammartano, Marc (BIC USA)" w:date="2014-09-07T23:25:00Z">
            <w:r w:rsidRPr="00715E24" w:rsidDel="00715E24">
              <w:rPr>
                <w:noProof/>
              </w:rPr>
              <w:delText>EXP(&lt;nexp&gt;)</w:delText>
            </w:r>
            <w:r w:rsidDel="00715E24">
              <w:rPr>
                <w:noProof/>
                <w:webHidden/>
              </w:rPr>
              <w:tab/>
            </w:r>
            <w:r w:rsidR="00E22768" w:rsidDel="00715E24">
              <w:rPr>
                <w:noProof/>
                <w:webHidden/>
              </w:rPr>
              <w:delText>48</w:delText>
            </w:r>
          </w:del>
        </w:p>
        <w:p w:rsidR="003D4F8C" w:rsidDel="00715E24" w:rsidRDefault="003D4F8C">
          <w:pPr>
            <w:pStyle w:val="TOC2"/>
            <w:rPr>
              <w:del w:id="1904" w:author="Sammartano, Marc (BIC USA)" w:date="2014-09-07T23:25:00Z"/>
              <w:rFonts w:eastAsiaTheme="minorEastAsia"/>
              <w:noProof/>
            </w:rPr>
          </w:pPr>
          <w:del w:id="1905" w:author="Sammartano, Marc (BIC USA)" w:date="2014-09-07T23:25:00Z">
            <w:r w:rsidRPr="00715E24" w:rsidDel="00715E24">
              <w:rPr>
                <w:noProof/>
              </w:rPr>
              <w:delText>POW(&lt;nexp1&gt;, &lt;nexp2&gt;)</w:delText>
            </w:r>
            <w:r w:rsidDel="00715E24">
              <w:rPr>
                <w:noProof/>
                <w:webHidden/>
              </w:rPr>
              <w:tab/>
            </w:r>
            <w:r w:rsidR="00E22768" w:rsidDel="00715E24">
              <w:rPr>
                <w:noProof/>
                <w:webHidden/>
              </w:rPr>
              <w:delText>49</w:delText>
            </w:r>
          </w:del>
        </w:p>
        <w:p w:rsidR="003D4F8C" w:rsidDel="00715E24" w:rsidRDefault="003D4F8C">
          <w:pPr>
            <w:pStyle w:val="TOC2"/>
            <w:rPr>
              <w:del w:id="1906" w:author="Sammartano, Marc (BIC USA)" w:date="2014-09-07T23:25:00Z"/>
              <w:rFonts w:eastAsiaTheme="minorEastAsia"/>
              <w:noProof/>
            </w:rPr>
          </w:pPr>
          <w:del w:id="1907" w:author="Sammartano, Marc (BIC USA)" w:date="2014-09-07T23:25:00Z">
            <w:r w:rsidRPr="00715E24" w:rsidDel="00715E24">
              <w:rPr>
                <w:noProof/>
              </w:rPr>
              <w:delText>HYPOT(&lt;nexp_x&gt;, &lt;nexp_y)</w:delText>
            </w:r>
            <w:r w:rsidDel="00715E24">
              <w:rPr>
                <w:noProof/>
                <w:webHidden/>
              </w:rPr>
              <w:tab/>
            </w:r>
            <w:r w:rsidR="00E22768" w:rsidDel="00715E24">
              <w:rPr>
                <w:noProof/>
                <w:webHidden/>
              </w:rPr>
              <w:delText>49</w:delText>
            </w:r>
          </w:del>
        </w:p>
        <w:p w:rsidR="003D4F8C" w:rsidDel="00715E24" w:rsidRDefault="003D4F8C">
          <w:pPr>
            <w:pStyle w:val="TOC2"/>
            <w:rPr>
              <w:del w:id="1908" w:author="Sammartano, Marc (BIC USA)" w:date="2014-09-07T23:25:00Z"/>
              <w:rFonts w:eastAsiaTheme="minorEastAsia"/>
              <w:noProof/>
            </w:rPr>
          </w:pPr>
          <w:del w:id="1909" w:author="Sammartano, Marc (BIC USA)" w:date="2014-09-07T23:25:00Z">
            <w:r w:rsidRPr="00715E24" w:rsidDel="00715E24">
              <w:rPr>
                <w:noProof/>
              </w:rPr>
              <w:delText>PI()</w:delText>
            </w:r>
            <w:r w:rsidDel="00715E24">
              <w:rPr>
                <w:noProof/>
                <w:webHidden/>
              </w:rPr>
              <w:tab/>
            </w:r>
            <w:r w:rsidR="00E22768" w:rsidDel="00715E24">
              <w:rPr>
                <w:noProof/>
                <w:webHidden/>
              </w:rPr>
              <w:delText>49</w:delText>
            </w:r>
          </w:del>
        </w:p>
        <w:p w:rsidR="003D4F8C" w:rsidDel="00715E24" w:rsidRDefault="003D4F8C">
          <w:pPr>
            <w:pStyle w:val="TOC2"/>
            <w:rPr>
              <w:del w:id="1910" w:author="Sammartano, Marc (BIC USA)" w:date="2014-09-07T23:25:00Z"/>
              <w:rFonts w:eastAsiaTheme="minorEastAsia"/>
              <w:noProof/>
            </w:rPr>
          </w:pPr>
          <w:del w:id="1911" w:author="Sammartano, Marc (BIC USA)" w:date="2014-09-07T23:25:00Z">
            <w:r w:rsidRPr="00715E24" w:rsidDel="00715E24">
              <w:rPr>
                <w:noProof/>
              </w:rPr>
              <w:lastRenderedPageBreak/>
              <w:delText>SIN(&lt;nexp&gt;)</w:delText>
            </w:r>
            <w:r w:rsidDel="00715E24">
              <w:rPr>
                <w:noProof/>
                <w:webHidden/>
              </w:rPr>
              <w:tab/>
            </w:r>
            <w:r w:rsidR="00E22768" w:rsidDel="00715E24">
              <w:rPr>
                <w:noProof/>
                <w:webHidden/>
              </w:rPr>
              <w:delText>49</w:delText>
            </w:r>
          </w:del>
        </w:p>
        <w:p w:rsidR="003D4F8C" w:rsidDel="00715E24" w:rsidRDefault="003D4F8C">
          <w:pPr>
            <w:pStyle w:val="TOC2"/>
            <w:rPr>
              <w:del w:id="1912" w:author="Sammartano, Marc (BIC USA)" w:date="2014-09-07T23:25:00Z"/>
              <w:rFonts w:eastAsiaTheme="minorEastAsia"/>
              <w:noProof/>
            </w:rPr>
          </w:pPr>
          <w:del w:id="1913" w:author="Sammartano, Marc (BIC USA)" w:date="2014-09-07T23:25:00Z">
            <w:r w:rsidRPr="00715E24" w:rsidDel="00715E24">
              <w:rPr>
                <w:noProof/>
              </w:rPr>
              <w:delText>COS(&lt;nexp&gt;)</w:delText>
            </w:r>
            <w:r w:rsidDel="00715E24">
              <w:rPr>
                <w:noProof/>
                <w:webHidden/>
              </w:rPr>
              <w:tab/>
            </w:r>
            <w:r w:rsidR="00E22768" w:rsidDel="00715E24">
              <w:rPr>
                <w:noProof/>
                <w:webHidden/>
              </w:rPr>
              <w:delText>49</w:delText>
            </w:r>
          </w:del>
        </w:p>
        <w:p w:rsidR="003D4F8C" w:rsidDel="00715E24" w:rsidRDefault="003D4F8C">
          <w:pPr>
            <w:pStyle w:val="TOC2"/>
            <w:rPr>
              <w:del w:id="1914" w:author="Sammartano, Marc (BIC USA)" w:date="2014-09-07T23:25:00Z"/>
              <w:rFonts w:eastAsiaTheme="minorEastAsia"/>
              <w:noProof/>
            </w:rPr>
          </w:pPr>
          <w:del w:id="1915" w:author="Sammartano, Marc (BIC USA)" w:date="2014-09-07T23:25:00Z">
            <w:r w:rsidRPr="00715E24" w:rsidDel="00715E24">
              <w:rPr>
                <w:noProof/>
              </w:rPr>
              <w:delText>TAN(&lt;nexp&gt;)</w:delText>
            </w:r>
            <w:r w:rsidDel="00715E24">
              <w:rPr>
                <w:noProof/>
                <w:webHidden/>
              </w:rPr>
              <w:tab/>
            </w:r>
            <w:r w:rsidR="00E22768" w:rsidDel="00715E24">
              <w:rPr>
                <w:noProof/>
                <w:webHidden/>
              </w:rPr>
              <w:delText>49</w:delText>
            </w:r>
          </w:del>
        </w:p>
        <w:p w:rsidR="003D4F8C" w:rsidDel="00715E24" w:rsidRDefault="003D4F8C">
          <w:pPr>
            <w:pStyle w:val="TOC2"/>
            <w:rPr>
              <w:del w:id="1916" w:author="Sammartano, Marc (BIC USA)" w:date="2014-09-07T23:25:00Z"/>
              <w:rFonts w:eastAsiaTheme="minorEastAsia"/>
              <w:noProof/>
            </w:rPr>
          </w:pPr>
          <w:del w:id="1917" w:author="Sammartano, Marc (BIC USA)" w:date="2014-09-07T23:25:00Z">
            <w:r w:rsidRPr="00715E24" w:rsidDel="00715E24">
              <w:rPr>
                <w:noProof/>
              </w:rPr>
              <w:delText>SINH(&lt;nexp&gt;)</w:delText>
            </w:r>
            <w:r w:rsidDel="00715E24">
              <w:rPr>
                <w:noProof/>
                <w:webHidden/>
              </w:rPr>
              <w:tab/>
            </w:r>
            <w:r w:rsidR="00E22768" w:rsidDel="00715E24">
              <w:rPr>
                <w:noProof/>
                <w:webHidden/>
              </w:rPr>
              <w:delText>49</w:delText>
            </w:r>
          </w:del>
        </w:p>
        <w:p w:rsidR="003D4F8C" w:rsidDel="00715E24" w:rsidRDefault="003D4F8C">
          <w:pPr>
            <w:pStyle w:val="TOC2"/>
            <w:rPr>
              <w:del w:id="1918" w:author="Sammartano, Marc (BIC USA)" w:date="2014-09-07T23:25:00Z"/>
              <w:rFonts w:eastAsiaTheme="minorEastAsia"/>
              <w:noProof/>
            </w:rPr>
          </w:pPr>
          <w:del w:id="1919" w:author="Sammartano, Marc (BIC USA)" w:date="2014-09-07T23:25:00Z">
            <w:r w:rsidRPr="00715E24" w:rsidDel="00715E24">
              <w:rPr>
                <w:noProof/>
              </w:rPr>
              <w:delText>COSH(&lt;nexp&gt;)</w:delText>
            </w:r>
            <w:r w:rsidDel="00715E24">
              <w:rPr>
                <w:noProof/>
                <w:webHidden/>
              </w:rPr>
              <w:tab/>
            </w:r>
            <w:r w:rsidR="00E22768" w:rsidDel="00715E24">
              <w:rPr>
                <w:noProof/>
                <w:webHidden/>
              </w:rPr>
              <w:delText>49</w:delText>
            </w:r>
          </w:del>
        </w:p>
        <w:p w:rsidR="003D4F8C" w:rsidDel="00715E24" w:rsidRDefault="003D4F8C">
          <w:pPr>
            <w:pStyle w:val="TOC2"/>
            <w:rPr>
              <w:del w:id="1920" w:author="Sammartano, Marc (BIC USA)" w:date="2014-09-07T23:25:00Z"/>
              <w:rFonts w:eastAsiaTheme="minorEastAsia"/>
              <w:noProof/>
            </w:rPr>
          </w:pPr>
          <w:del w:id="1921" w:author="Sammartano, Marc (BIC USA)" w:date="2014-09-07T23:25:00Z">
            <w:r w:rsidRPr="00715E24" w:rsidDel="00715E24">
              <w:rPr>
                <w:noProof/>
              </w:rPr>
              <w:delText>ASIN(&lt;nexp&gt;)</w:delText>
            </w:r>
            <w:r w:rsidDel="00715E24">
              <w:rPr>
                <w:noProof/>
                <w:webHidden/>
              </w:rPr>
              <w:tab/>
            </w:r>
            <w:r w:rsidR="00E22768" w:rsidDel="00715E24">
              <w:rPr>
                <w:noProof/>
                <w:webHidden/>
              </w:rPr>
              <w:delText>49</w:delText>
            </w:r>
          </w:del>
        </w:p>
        <w:p w:rsidR="003D4F8C" w:rsidDel="00715E24" w:rsidRDefault="003D4F8C">
          <w:pPr>
            <w:pStyle w:val="TOC2"/>
            <w:rPr>
              <w:del w:id="1922" w:author="Sammartano, Marc (BIC USA)" w:date="2014-09-07T23:25:00Z"/>
              <w:rFonts w:eastAsiaTheme="minorEastAsia"/>
              <w:noProof/>
            </w:rPr>
          </w:pPr>
          <w:del w:id="1923" w:author="Sammartano, Marc (BIC USA)" w:date="2014-09-07T23:25:00Z">
            <w:r w:rsidRPr="00715E24" w:rsidDel="00715E24">
              <w:rPr>
                <w:noProof/>
              </w:rPr>
              <w:delText>ACOS(&lt;nexp&gt;)</w:delText>
            </w:r>
            <w:r w:rsidDel="00715E24">
              <w:rPr>
                <w:noProof/>
                <w:webHidden/>
              </w:rPr>
              <w:tab/>
            </w:r>
            <w:r w:rsidR="00E22768" w:rsidDel="00715E24">
              <w:rPr>
                <w:noProof/>
                <w:webHidden/>
              </w:rPr>
              <w:delText>49</w:delText>
            </w:r>
          </w:del>
        </w:p>
        <w:p w:rsidR="003D4F8C" w:rsidDel="00715E24" w:rsidRDefault="003D4F8C">
          <w:pPr>
            <w:pStyle w:val="TOC2"/>
            <w:rPr>
              <w:del w:id="1924" w:author="Sammartano, Marc (BIC USA)" w:date="2014-09-07T23:25:00Z"/>
              <w:rFonts w:eastAsiaTheme="minorEastAsia"/>
              <w:noProof/>
            </w:rPr>
          </w:pPr>
          <w:del w:id="1925" w:author="Sammartano, Marc (BIC USA)" w:date="2014-09-07T23:25:00Z">
            <w:r w:rsidRPr="00715E24" w:rsidDel="00715E24">
              <w:rPr>
                <w:noProof/>
              </w:rPr>
              <w:delText>ATAN(&lt;nexp&gt;)</w:delText>
            </w:r>
            <w:r w:rsidDel="00715E24">
              <w:rPr>
                <w:noProof/>
                <w:webHidden/>
              </w:rPr>
              <w:tab/>
            </w:r>
            <w:r w:rsidR="00E22768" w:rsidDel="00715E24">
              <w:rPr>
                <w:noProof/>
                <w:webHidden/>
              </w:rPr>
              <w:delText>49</w:delText>
            </w:r>
          </w:del>
        </w:p>
        <w:p w:rsidR="003D4F8C" w:rsidDel="00715E24" w:rsidRDefault="003D4F8C">
          <w:pPr>
            <w:pStyle w:val="TOC2"/>
            <w:rPr>
              <w:del w:id="1926" w:author="Sammartano, Marc (BIC USA)" w:date="2014-09-07T23:25:00Z"/>
              <w:rFonts w:eastAsiaTheme="minorEastAsia"/>
              <w:noProof/>
            </w:rPr>
          </w:pPr>
          <w:del w:id="1927" w:author="Sammartano, Marc (BIC USA)" w:date="2014-09-07T23:25:00Z">
            <w:r w:rsidRPr="00715E24" w:rsidDel="00715E24">
              <w:rPr>
                <w:noProof/>
              </w:rPr>
              <w:delText>ATAN2(&lt;nexp_y&gt;, &lt;nexp_x&gt;)</w:delText>
            </w:r>
            <w:r w:rsidDel="00715E24">
              <w:rPr>
                <w:noProof/>
                <w:webHidden/>
              </w:rPr>
              <w:tab/>
            </w:r>
            <w:r w:rsidR="00E22768" w:rsidDel="00715E24">
              <w:rPr>
                <w:noProof/>
                <w:webHidden/>
              </w:rPr>
              <w:delText>49</w:delText>
            </w:r>
          </w:del>
        </w:p>
        <w:p w:rsidR="003D4F8C" w:rsidDel="00715E24" w:rsidRDefault="003D4F8C">
          <w:pPr>
            <w:pStyle w:val="TOC2"/>
            <w:rPr>
              <w:del w:id="1928" w:author="Sammartano, Marc (BIC USA)" w:date="2014-09-07T23:25:00Z"/>
              <w:rFonts w:eastAsiaTheme="minorEastAsia"/>
              <w:noProof/>
            </w:rPr>
          </w:pPr>
          <w:del w:id="1929" w:author="Sammartano, Marc (BIC USA)" w:date="2014-09-07T23:25:00Z">
            <w:r w:rsidRPr="00715E24" w:rsidDel="00715E24">
              <w:rPr>
                <w:noProof/>
              </w:rPr>
              <w:delText>TODEGREES(&lt;nexp&gt;)</w:delText>
            </w:r>
            <w:r w:rsidDel="00715E24">
              <w:rPr>
                <w:noProof/>
                <w:webHidden/>
              </w:rPr>
              <w:tab/>
            </w:r>
            <w:r w:rsidR="00E22768" w:rsidDel="00715E24">
              <w:rPr>
                <w:noProof/>
                <w:webHidden/>
              </w:rPr>
              <w:delText>50</w:delText>
            </w:r>
          </w:del>
        </w:p>
        <w:p w:rsidR="003D4F8C" w:rsidDel="00715E24" w:rsidRDefault="003D4F8C">
          <w:pPr>
            <w:pStyle w:val="TOC2"/>
            <w:rPr>
              <w:del w:id="1930" w:author="Sammartano, Marc (BIC USA)" w:date="2014-09-07T23:25:00Z"/>
              <w:rFonts w:eastAsiaTheme="minorEastAsia"/>
              <w:noProof/>
            </w:rPr>
          </w:pPr>
          <w:del w:id="1931" w:author="Sammartano, Marc (BIC USA)" w:date="2014-09-07T23:25:00Z">
            <w:r w:rsidRPr="00715E24" w:rsidDel="00715E24">
              <w:rPr>
                <w:noProof/>
              </w:rPr>
              <w:delText>TORADIANS(&lt;nexp&gt;)</w:delText>
            </w:r>
            <w:r w:rsidDel="00715E24">
              <w:rPr>
                <w:noProof/>
                <w:webHidden/>
              </w:rPr>
              <w:tab/>
            </w:r>
            <w:r w:rsidR="00E22768" w:rsidDel="00715E24">
              <w:rPr>
                <w:noProof/>
                <w:webHidden/>
              </w:rPr>
              <w:delText>50</w:delText>
            </w:r>
          </w:del>
        </w:p>
        <w:p w:rsidR="003D4F8C" w:rsidDel="00715E24" w:rsidRDefault="003D4F8C">
          <w:pPr>
            <w:pStyle w:val="TOC2"/>
            <w:rPr>
              <w:del w:id="1932" w:author="Sammartano, Marc (BIC USA)" w:date="2014-09-07T23:25:00Z"/>
              <w:rFonts w:eastAsiaTheme="minorEastAsia"/>
              <w:noProof/>
            </w:rPr>
          </w:pPr>
          <w:del w:id="1933" w:author="Sammartano, Marc (BIC USA)" w:date="2014-09-07T23:25:00Z">
            <w:r w:rsidRPr="00715E24" w:rsidDel="00715E24">
              <w:rPr>
                <w:noProof/>
              </w:rPr>
              <w:delText>VAL( &lt;sexp&gt; )</w:delText>
            </w:r>
            <w:r w:rsidDel="00715E24">
              <w:rPr>
                <w:noProof/>
                <w:webHidden/>
              </w:rPr>
              <w:tab/>
            </w:r>
            <w:r w:rsidR="00E22768" w:rsidDel="00715E24">
              <w:rPr>
                <w:noProof/>
                <w:webHidden/>
              </w:rPr>
              <w:delText>50</w:delText>
            </w:r>
          </w:del>
        </w:p>
        <w:p w:rsidR="003D4F8C" w:rsidDel="00715E24" w:rsidRDefault="003D4F8C">
          <w:pPr>
            <w:pStyle w:val="TOC2"/>
            <w:rPr>
              <w:del w:id="1934" w:author="Sammartano, Marc (BIC USA)" w:date="2014-09-07T23:25:00Z"/>
              <w:rFonts w:eastAsiaTheme="minorEastAsia"/>
              <w:noProof/>
            </w:rPr>
          </w:pPr>
          <w:del w:id="1935" w:author="Sammartano, Marc (BIC USA)" w:date="2014-09-07T23:25:00Z">
            <w:r w:rsidRPr="00715E24" w:rsidDel="00715E24">
              <w:rPr>
                <w:noProof/>
              </w:rPr>
              <w:delText>LEN(&lt;sexp&gt;)</w:delText>
            </w:r>
            <w:r w:rsidDel="00715E24">
              <w:rPr>
                <w:noProof/>
                <w:webHidden/>
              </w:rPr>
              <w:tab/>
            </w:r>
            <w:r w:rsidR="00E22768" w:rsidDel="00715E24">
              <w:rPr>
                <w:noProof/>
                <w:webHidden/>
              </w:rPr>
              <w:delText>50</w:delText>
            </w:r>
          </w:del>
        </w:p>
        <w:p w:rsidR="003D4F8C" w:rsidDel="00715E24" w:rsidRDefault="003D4F8C">
          <w:pPr>
            <w:pStyle w:val="TOC2"/>
            <w:rPr>
              <w:del w:id="1936" w:author="Sammartano, Marc (BIC USA)" w:date="2014-09-07T23:25:00Z"/>
              <w:rFonts w:eastAsiaTheme="minorEastAsia"/>
              <w:noProof/>
            </w:rPr>
          </w:pPr>
          <w:del w:id="1937" w:author="Sammartano, Marc (BIC USA)" w:date="2014-09-07T23:25:00Z">
            <w:r w:rsidRPr="00715E24" w:rsidDel="00715E24">
              <w:rPr>
                <w:noProof/>
              </w:rPr>
              <w:delText>HEX(&lt;sexp&gt;)</w:delText>
            </w:r>
            <w:r w:rsidDel="00715E24">
              <w:rPr>
                <w:noProof/>
                <w:webHidden/>
              </w:rPr>
              <w:tab/>
            </w:r>
            <w:r w:rsidR="00E22768" w:rsidDel="00715E24">
              <w:rPr>
                <w:noProof/>
                <w:webHidden/>
              </w:rPr>
              <w:delText>50</w:delText>
            </w:r>
          </w:del>
        </w:p>
        <w:p w:rsidR="003D4F8C" w:rsidDel="00715E24" w:rsidRDefault="003D4F8C">
          <w:pPr>
            <w:pStyle w:val="TOC2"/>
            <w:rPr>
              <w:del w:id="1938" w:author="Sammartano, Marc (BIC USA)" w:date="2014-09-07T23:25:00Z"/>
              <w:rFonts w:eastAsiaTheme="minorEastAsia"/>
              <w:noProof/>
            </w:rPr>
          </w:pPr>
          <w:del w:id="1939" w:author="Sammartano, Marc (BIC USA)" w:date="2014-09-07T23:25:00Z">
            <w:r w:rsidRPr="00715E24" w:rsidDel="00715E24">
              <w:rPr>
                <w:noProof/>
              </w:rPr>
              <w:delText>OCT(&lt;sexp&gt;)</w:delText>
            </w:r>
            <w:r w:rsidDel="00715E24">
              <w:rPr>
                <w:noProof/>
                <w:webHidden/>
              </w:rPr>
              <w:tab/>
            </w:r>
            <w:r w:rsidR="00E22768" w:rsidDel="00715E24">
              <w:rPr>
                <w:noProof/>
                <w:webHidden/>
              </w:rPr>
              <w:delText>50</w:delText>
            </w:r>
          </w:del>
        </w:p>
        <w:p w:rsidR="003D4F8C" w:rsidDel="00715E24" w:rsidRDefault="003D4F8C">
          <w:pPr>
            <w:pStyle w:val="TOC2"/>
            <w:rPr>
              <w:del w:id="1940" w:author="Sammartano, Marc (BIC USA)" w:date="2014-09-07T23:25:00Z"/>
              <w:rFonts w:eastAsiaTheme="minorEastAsia"/>
              <w:noProof/>
            </w:rPr>
          </w:pPr>
          <w:del w:id="1941" w:author="Sammartano, Marc (BIC USA)" w:date="2014-09-07T23:25:00Z">
            <w:r w:rsidRPr="00715E24" w:rsidDel="00715E24">
              <w:rPr>
                <w:noProof/>
              </w:rPr>
              <w:delText>BIN(&lt;sexp&gt;)</w:delText>
            </w:r>
            <w:r w:rsidDel="00715E24">
              <w:rPr>
                <w:noProof/>
                <w:webHidden/>
              </w:rPr>
              <w:tab/>
            </w:r>
            <w:r w:rsidR="00E22768" w:rsidDel="00715E24">
              <w:rPr>
                <w:noProof/>
                <w:webHidden/>
              </w:rPr>
              <w:delText>50</w:delText>
            </w:r>
          </w:del>
        </w:p>
        <w:p w:rsidR="003D4F8C" w:rsidDel="00715E24" w:rsidRDefault="003D4F8C">
          <w:pPr>
            <w:pStyle w:val="TOC2"/>
            <w:rPr>
              <w:del w:id="1942" w:author="Sammartano, Marc (BIC USA)" w:date="2014-09-07T23:25:00Z"/>
              <w:rFonts w:eastAsiaTheme="minorEastAsia"/>
              <w:noProof/>
            </w:rPr>
          </w:pPr>
          <w:del w:id="1943" w:author="Sammartano, Marc (BIC USA)" w:date="2014-09-07T23:25:00Z">
            <w:r w:rsidRPr="00715E24" w:rsidDel="00715E24">
              <w:rPr>
                <w:noProof/>
              </w:rPr>
              <w:delText>SHIFT(&lt;value_nexp&gt;, &lt;bits_nexp&gt;)</w:delText>
            </w:r>
            <w:r w:rsidDel="00715E24">
              <w:rPr>
                <w:noProof/>
                <w:webHidden/>
              </w:rPr>
              <w:tab/>
            </w:r>
            <w:r w:rsidR="00E22768" w:rsidDel="00715E24">
              <w:rPr>
                <w:noProof/>
                <w:webHidden/>
              </w:rPr>
              <w:delText>50</w:delText>
            </w:r>
          </w:del>
        </w:p>
        <w:p w:rsidR="003D4F8C" w:rsidDel="00715E24" w:rsidRDefault="003D4F8C">
          <w:pPr>
            <w:pStyle w:val="TOC2"/>
            <w:rPr>
              <w:del w:id="1944" w:author="Sammartano, Marc (BIC USA)" w:date="2014-09-07T23:25:00Z"/>
              <w:rFonts w:eastAsiaTheme="minorEastAsia"/>
              <w:noProof/>
            </w:rPr>
          </w:pPr>
          <w:del w:id="1945" w:author="Sammartano, Marc (BIC USA)" w:date="2014-09-07T23:25:00Z">
            <w:r w:rsidRPr="00715E24" w:rsidDel="00715E24">
              <w:rPr>
                <w:noProof/>
              </w:rPr>
              <w:delText>ASCII(&lt;sexp&gt;)</w:delText>
            </w:r>
            <w:r w:rsidDel="00715E24">
              <w:rPr>
                <w:noProof/>
                <w:webHidden/>
              </w:rPr>
              <w:tab/>
            </w:r>
            <w:r w:rsidR="00E22768" w:rsidDel="00715E24">
              <w:rPr>
                <w:noProof/>
                <w:webHidden/>
              </w:rPr>
              <w:delText>50</w:delText>
            </w:r>
          </w:del>
        </w:p>
        <w:p w:rsidR="003D4F8C" w:rsidDel="00715E24" w:rsidRDefault="003D4F8C">
          <w:pPr>
            <w:pStyle w:val="TOC2"/>
            <w:rPr>
              <w:del w:id="1946" w:author="Sammartano, Marc (BIC USA)" w:date="2014-09-07T23:25:00Z"/>
              <w:rFonts w:eastAsiaTheme="minorEastAsia"/>
              <w:noProof/>
            </w:rPr>
          </w:pPr>
          <w:del w:id="1947" w:author="Sammartano, Marc (BIC USA)" w:date="2014-09-07T23:25:00Z">
            <w:r w:rsidRPr="00715E24" w:rsidDel="00715E24">
              <w:rPr>
                <w:noProof/>
              </w:rPr>
              <w:delText>UCODE(&lt;sexp&gt;)</w:delText>
            </w:r>
            <w:r w:rsidDel="00715E24">
              <w:rPr>
                <w:noProof/>
                <w:webHidden/>
              </w:rPr>
              <w:tab/>
            </w:r>
            <w:r w:rsidR="00E22768" w:rsidDel="00715E24">
              <w:rPr>
                <w:noProof/>
                <w:webHidden/>
              </w:rPr>
              <w:delText>50</w:delText>
            </w:r>
          </w:del>
        </w:p>
        <w:p w:rsidR="003D4F8C" w:rsidDel="00715E24" w:rsidRDefault="003D4F8C">
          <w:pPr>
            <w:pStyle w:val="TOC2"/>
            <w:rPr>
              <w:del w:id="1948" w:author="Sammartano, Marc (BIC USA)" w:date="2014-09-07T23:25:00Z"/>
              <w:rFonts w:eastAsiaTheme="minorEastAsia"/>
              <w:noProof/>
            </w:rPr>
          </w:pPr>
          <w:del w:id="1949" w:author="Sammartano, Marc (BIC USA)" w:date="2014-09-07T23:25:00Z">
            <w:r w:rsidRPr="00715E24" w:rsidDel="00715E24">
              <w:rPr>
                <w:rFonts w:eastAsia="Times New Roman"/>
                <w:noProof/>
              </w:rPr>
              <w:delText>Is_In(&lt;Search_for</w:delText>
            </w:r>
            <w:r w:rsidRPr="00715E24" w:rsidDel="00715E24">
              <w:rPr>
                <w:noProof/>
              </w:rPr>
              <w:delText>_sexp&gt;</w:delText>
            </w:r>
            <w:r w:rsidRPr="00715E24" w:rsidDel="00715E24">
              <w:rPr>
                <w:rFonts w:eastAsia="Times New Roman"/>
                <w:noProof/>
              </w:rPr>
              <w:delText>, &lt;Search_in</w:delText>
            </w:r>
            <w:r w:rsidRPr="00715E24" w:rsidDel="00715E24">
              <w:rPr>
                <w:noProof/>
              </w:rPr>
              <w:delText>_sexp&gt;{, &lt;start_nexp&gt;})</w:delText>
            </w:r>
            <w:r w:rsidDel="00715E24">
              <w:rPr>
                <w:noProof/>
                <w:webHidden/>
              </w:rPr>
              <w:tab/>
            </w:r>
            <w:r w:rsidR="00E22768" w:rsidDel="00715E24">
              <w:rPr>
                <w:noProof/>
                <w:webHidden/>
              </w:rPr>
              <w:delText>50</w:delText>
            </w:r>
          </w:del>
        </w:p>
        <w:p w:rsidR="003D4F8C" w:rsidDel="00715E24" w:rsidRDefault="003D4F8C">
          <w:pPr>
            <w:pStyle w:val="TOC2"/>
            <w:rPr>
              <w:del w:id="1950" w:author="Sammartano, Marc (BIC USA)" w:date="2014-09-07T23:25:00Z"/>
              <w:rFonts w:eastAsiaTheme="minorEastAsia"/>
              <w:noProof/>
            </w:rPr>
          </w:pPr>
          <w:del w:id="1951" w:author="Sammartano, Marc (BIC USA)" w:date="2014-09-07T23:25:00Z">
            <w:r w:rsidRPr="00715E24" w:rsidDel="00715E24">
              <w:rPr>
                <w:noProof/>
              </w:rPr>
              <w:delText>Starts_with(&lt;Search_for_sexp&gt;, &lt;Search_in_sexp&gt;{,&lt;start_nexp&gt;})</w:delText>
            </w:r>
            <w:r w:rsidDel="00715E24">
              <w:rPr>
                <w:noProof/>
                <w:webHidden/>
              </w:rPr>
              <w:tab/>
            </w:r>
            <w:r w:rsidR="00E22768" w:rsidDel="00715E24">
              <w:rPr>
                <w:noProof/>
                <w:webHidden/>
              </w:rPr>
              <w:delText>51</w:delText>
            </w:r>
          </w:del>
        </w:p>
        <w:p w:rsidR="003D4F8C" w:rsidDel="00715E24" w:rsidRDefault="003D4F8C">
          <w:pPr>
            <w:pStyle w:val="TOC2"/>
            <w:rPr>
              <w:del w:id="1952" w:author="Sammartano, Marc (BIC USA)" w:date="2014-09-07T23:25:00Z"/>
              <w:rFonts w:eastAsiaTheme="minorEastAsia"/>
              <w:noProof/>
            </w:rPr>
          </w:pPr>
          <w:del w:id="1953" w:author="Sammartano, Marc (BIC USA)" w:date="2014-09-07T23:25:00Z">
            <w:r w:rsidRPr="00715E24" w:rsidDel="00715E24">
              <w:rPr>
                <w:noProof/>
              </w:rPr>
              <w:delText>Ends_with(&lt;Look_for_sexp&gt;, &lt;look_in_sexp&gt;)</w:delText>
            </w:r>
            <w:r w:rsidDel="00715E24">
              <w:rPr>
                <w:noProof/>
                <w:webHidden/>
              </w:rPr>
              <w:tab/>
            </w:r>
            <w:r w:rsidR="00E22768" w:rsidDel="00715E24">
              <w:rPr>
                <w:noProof/>
                <w:webHidden/>
              </w:rPr>
              <w:delText>51</w:delText>
            </w:r>
          </w:del>
        </w:p>
        <w:p w:rsidR="003D4F8C" w:rsidDel="00715E24" w:rsidRDefault="003D4F8C">
          <w:pPr>
            <w:pStyle w:val="TOC2"/>
            <w:rPr>
              <w:del w:id="1954" w:author="Sammartano, Marc (BIC USA)" w:date="2014-09-07T23:25:00Z"/>
              <w:rFonts w:eastAsiaTheme="minorEastAsia"/>
              <w:noProof/>
            </w:rPr>
          </w:pPr>
          <w:del w:id="1955" w:author="Sammartano, Marc (BIC USA)" w:date="2014-09-07T23:25:00Z">
            <w:r w:rsidRPr="00715E24" w:rsidDel="00715E24">
              <w:rPr>
                <w:noProof/>
              </w:rPr>
              <w:delText>Gr_collision(&lt;object_1_nvar&gt;, &lt;object_2_nvar&gt;)</w:delText>
            </w:r>
            <w:r w:rsidDel="00715E24">
              <w:rPr>
                <w:noProof/>
                <w:webHidden/>
              </w:rPr>
              <w:tab/>
            </w:r>
            <w:r w:rsidR="00E22768" w:rsidDel="00715E24">
              <w:rPr>
                <w:noProof/>
                <w:webHidden/>
              </w:rPr>
              <w:delText>51</w:delText>
            </w:r>
          </w:del>
        </w:p>
        <w:p w:rsidR="003D4F8C" w:rsidDel="00715E24" w:rsidRDefault="003D4F8C">
          <w:pPr>
            <w:pStyle w:val="TOC2"/>
            <w:rPr>
              <w:del w:id="1956" w:author="Sammartano, Marc (BIC USA)" w:date="2014-09-07T23:25:00Z"/>
              <w:rFonts w:eastAsiaTheme="minorEastAsia"/>
              <w:noProof/>
            </w:rPr>
          </w:pPr>
          <w:del w:id="1957" w:author="Sammartano, Marc (BIC USA)" w:date="2014-09-07T23:25:00Z">
            <w:r w:rsidRPr="00715E24" w:rsidDel="00715E24">
              <w:rPr>
                <w:noProof/>
              </w:rPr>
              <w:delText>Background()</w:delText>
            </w:r>
            <w:r w:rsidDel="00715E24">
              <w:rPr>
                <w:noProof/>
                <w:webHidden/>
              </w:rPr>
              <w:tab/>
            </w:r>
            <w:r w:rsidR="00E22768" w:rsidDel="00715E24">
              <w:rPr>
                <w:noProof/>
                <w:webHidden/>
              </w:rPr>
              <w:delText>51</w:delText>
            </w:r>
          </w:del>
        </w:p>
        <w:p w:rsidR="003D4F8C" w:rsidDel="00715E24" w:rsidRDefault="003D4F8C">
          <w:pPr>
            <w:pStyle w:val="TOC1"/>
            <w:tabs>
              <w:tab w:val="right" w:leader="dot" w:pos="9350"/>
            </w:tabs>
            <w:rPr>
              <w:del w:id="1958" w:author="Sammartano, Marc (BIC USA)" w:date="2014-09-07T23:25:00Z"/>
              <w:rFonts w:eastAsiaTheme="minorEastAsia"/>
              <w:noProof/>
            </w:rPr>
          </w:pPr>
          <w:del w:id="1959" w:author="Sammartano, Marc (BIC USA)" w:date="2014-09-07T23:25:00Z">
            <w:r w:rsidRPr="00715E24" w:rsidDel="00715E24">
              <w:rPr>
                <w:noProof/>
              </w:rPr>
              <w:delText>Time Functions</w:delText>
            </w:r>
            <w:r w:rsidDel="00715E24">
              <w:rPr>
                <w:noProof/>
                <w:webHidden/>
              </w:rPr>
              <w:tab/>
            </w:r>
            <w:r w:rsidR="00E22768" w:rsidDel="00715E24">
              <w:rPr>
                <w:noProof/>
                <w:webHidden/>
              </w:rPr>
              <w:delText>52</w:delText>
            </w:r>
          </w:del>
        </w:p>
        <w:p w:rsidR="003D4F8C" w:rsidDel="00715E24" w:rsidRDefault="003D4F8C">
          <w:pPr>
            <w:pStyle w:val="TOC2"/>
            <w:rPr>
              <w:del w:id="1960" w:author="Sammartano, Marc (BIC USA)" w:date="2014-09-07T23:25:00Z"/>
              <w:rFonts w:eastAsiaTheme="minorEastAsia"/>
              <w:noProof/>
            </w:rPr>
          </w:pPr>
          <w:del w:id="1961" w:author="Sammartano, Marc (BIC USA)" w:date="2014-09-07T23:25:00Z">
            <w:r w:rsidRPr="00715E24" w:rsidDel="00715E24">
              <w:rPr>
                <w:noProof/>
              </w:rPr>
              <w:delText>CLOCK()</w:delText>
            </w:r>
            <w:r w:rsidDel="00715E24">
              <w:rPr>
                <w:noProof/>
                <w:webHidden/>
              </w:rPr>
              <w:tab/>
            </w:r>
            <w:r w:rsidR="00E22768" w:rsidDel="00715E24">
              <w:rPr>
                <w:noProof/>
                <w:webHidden/>
              </w:rPr>
              <w:delText>52</w:delText>
            </w:r>
          </w:del>
        </w:p>
        <w:p w:rsidR="003D4F8C" w:rsidDel="00715E24" w:rsidRDefault="003D4F8C">
          <w:pPr>
            <w:pStyle w:val="TOC2"/>
            <w:rPr>
              <w:del w:id="1962" w:author="Sammartano, Marc (BIC USA)" w:date="2014-09-07T23:25:00Z"/>
              <w:rFonts w:eastAsiaTheme="minorEastAsia"/>
              <w:noProof/>
            </w:rPr>
          </w:pPr>
          <w:del w:id="1963" w:author="Sammartano, Marc (BIC USA)" w:date="2014-09-07T23:25:00Z">
            <w:r w:rsidRPr="00715E24" w:rsidDel="00715E24">
              <w:rPr>
                <w:noProof/>
              </w:rPr>
              <w:delText>TIME()</w:delText>
            </w:r>
            <w:r w:rsidDel="00715E24">
              <w:rPr>
                <w:noProof/>
                <w:webHidden/>
              </w:rPr>
              <w:tab/>
            </w:r>
            <w:r w:rsidR="00E22768" w:rsidDel="00715E24">
              <w:rPr>
                <w:noProof/>
                <w:webHidden/>
              </w:rPr>
              <w:delText>52</w:delText>
            </w:r>
          </w:del>
        </w:p>
        <w:p w:rsidR="003D4F8C" w:rsidDel="00715E24" w:rsidRDefault="003D4F8C">
          <w:pPr>
            <w:pStyle w:val="TOC2"/>
            <w:rPr>
              <w:del w:id="1964" w:author="Sammartano, Marc (BIC USA)" w:date="2014-09-07T23:25:00Z"/>
              <w:rFonts w:eastAsiaTheme="minorEastAsia"/>
              <w:noProof/>
            </w:rPr>
          </w:pPr>
          <w:del w:id="1965" w:author="Sammartano, Marc (BIC USA)" w:date="2014-09-07T23:25:00Z">
            <w:r w:rsidRPr="00715E24" w:rsidDel="00715E24">
              <w:rPr>
                <w:noProof/>
              </w:rPr>
              <w:delText>TIME(&lt;year_exp&gt;, &lt;month_exp&gt;, &lt;day_exp&gt;, &lt;hour_exp&gt;, &lt;minute_exp&gt;, &lt;second_exp&gt;)</w:delText>
            </w:r>
            <w:r w:rsidDel="00715E24">
              <w:rPr>
                <w:noProof/>
                <w:webHidden/>
              </w:rPr>
              <w:tab/>
            </w:r>
            <w:r w:rsidR="00E22768" w:rsidDel="00715E24">
              <w:rPr>
                <w:noProof/>
                <w:webHidden/>
              </w:rPr>
              <w:delText>52</w:delText>
            </w:r>
          </w:del>
        </w:p>
        <w:p w:rsidR="003D4F8C" w:rsidDel="00715E24" w:rsidRDefault="003D4F8C">
          <w:pPr>
            <w:pStyle w:val="TOC1"/>
            <w:tabs>
              <w:tab w:val="right" w:leader="dot" w:pos="9350"/>
            </w:tabs>
            <w:rPr>
              <w:del w:id="1966" w:author="Sammartano, Marc (BIC USA)" w:date="2014-09-07T23:25:00Z"/>
              <w:rFonts w:eastAsiaTheme="minorEastAsia"/>
              <w:noProof/>
            </w:rPr>
          </w:pPr>
          <w:del w:id="1967" w:author="Sammartano, Marc (BIC USA)" w:date="2014-09-07T23:25:00Z">
            <w:r w:rsidRPr="00715E24" w:rsidDel="00715E24">
              <w:rPr>
                <w:noProof/>
              </w:rPr>
              <w:delText>String Functions</w:delText>
            </w:r>
            <w:r w:rsidDel="00715E24">
              <w:rPr>
                <w:noProof/>
                <w:webHidden/>
              </w:rPr>
              <w:tab/>
            </w:r>
            <w:r w:rsidR="00E22768" w:rsidDel="00715E24">
              <w:rPr>
                <w:noProof/>
                <w:webHidden/>
              </w:rPr>
              <w:delText>52</w:delText>
            </w:r>
          </w:del>
        </w:p>
        <w:p w:rsidR="003D4F8C" w:rsidDel="00715E24" w:rsidRDefault="003D4F8C">
          <w:pPr>
            <w:pStyle w:val="TOC2"/>
            <w:rPr>
              <w:del w:id="1968" w:author="Sammartano, Marc (BIC USA)" w:date="2014-09-07T23:25:00Z"/>
              <w:rFonts w:eastAsiaTheme="minorEastAsia"/>
              <w:noProof/>
            </w:rPr>
          </w:pPr>
          <w:del w:id="1969" w:author="Sammartano, Marc (BIC USA)" w:date="2014-09-07T23:25:00Z">
            <w:r w:rsidRPr="00715E24" w:rsidDel="00715E24">
              <w:rPr>
                <w:noProof/>
              </w:rPr>
              <w:delText>GETERROR$()</w:delText>
            </w:r>
            <w:r w:rsidDel="00715E24">
              <w:rPr>
                <w:noProof/>
                <w:webHidden/>
              </w:rPr>
              <w:tab/>
            </w:r>
            <w:r w:rsidR="00E22768" w:rsidDel="00715E24">
              <w:rPr>
                <w:noProof/>
                <w:webHidden/>
              </w:rPr>
              <w:delText>52</w:delText>
            </w:r>
          </w:del>
        </w:p>
        <w:p w:rsidR="003D4F8C" w:rsidDel="00715E24" w:rsidRDefault="003D4F8C">
          <w:pPr>
            <w:pStyle w:val="TOC2"/>
            <w:rPr>
              <w:del w:id="1970" w:author="Sammartano, Marc (BIC USA)" w:date="2014-09-07T23:25:00Z"/>
              <w:rFonts w:eastAsiaTheme="minorEastAsia"/>
              <w:noProof/>
            </w:rPr>
          </w:pPr>
          <w:del w:id="1971" w:author="Sammartano, Marc (BIC USA)" w:date="2014-09-07T23:25:00Z">
            <w:r w:rsidRPr="00715E24" w:rsidDel="00715E24">
              <w:rPr>
                <w:noProof/>
              </w:rPr>
              <w:delText>CHR$(&lt;nexp&gt;)</w:delText>
            </w:r>
            <w:r w:rsidDel="00715E24">
              <w:rPr>
                <w:noProof/>
                <w:webHidden/>
              </w:rPr>
              <w:tab/>
            </w:r>
            <w:r w:rsidR="00E22768" w:rsidDel="00715E24">
              <w:rPr>
                <w:noProof/>
                <w:webHidden/>
              </w:rPr>
              <w:delText>52</w:delText>
            </w:r>
          </w:del>
        </w:p>
        <w:p w:rsidR="003D4F8C" w:rsidDel="00715E24" w:rsidRDefault="003D4F8C">
          <w:pPr>
            <w:pStyle w:val="TOC2"/>
            <w:rPr>
              <w:del w:id="1972" w:author="Sammartano, Marc (BIC USA)" w:date="2014-09-07T23:25:00Z"/>
              <w:rFonts w:eastAsiaTheme="minorEastAsia"/>
              <w:noProof/>
            </w:rPr>
          </w:pPr>
          <w:del w:id="1973" w:author="Sammartano, Marc (BIC USA)" w:date="2014-09-07T23:25:00Z">
            <w:r w:rsidRPr="00715E24" w:rsidDel="00715E24">
              <w:rPr>
                <w:rFonts w:eastAsia="Times New Roman"/>
                <w:noProof/>
              </w:rPr>
              <w:delText xml:space="preserve">LEFT$(&lt;sexp&gt;, </w:delText>
            </w:r>
            <w:r w:rsidRPr="00715E24" w:rsidDel="00715E24">
              <w:rPr>
                <w:noProof/>
              </w:rPr>
              <w:delText>&lt;nexp&gt;</w:delText>
            </w:r>
            <w:r w:rsidRPr="00715E24" w:rsidDel="00715E24">
              <w:rPr>
                <w:rFonts w:eastAsia="Times New Roman"/>
                <w:noProof/>
              </w:rPr>
              <w:delText>)</w:delText>
            </w:r>
            <w:r w:rsidDel="00715E24">
              <w:rPr>
                <w:noProof/>
                <w:webHidden/>
              </w:rPr>
              <w:tab/>
            </w:r>
            <w:r w:rsidR="00E22768" w:rsidDel="00715E24">
              <w:rPr>
                <w:noProof/>
                <w:webHidden/>
              </w:rPr>
              <w:delText>53</w:delText>
            </w:r>
          </w:del>
        </w:p>
        <w:p w:rsidR="003D4F8C" w:rsidDel="00715E24" w:rsidRDefault="003D4F8C">
          <w:pPr>
            <w:pStyle w:val="TOC2"/>
            <w:rPr>
              <w:del w:id="1974" w:author="Sammartano, Marc (BIC USA)" w:date="2014-09-07T23:25:00Z"/>
              <w:rFonts w:eastAsiaTheme="minorEastAsia"/>
              <w:noProof/>
            </w:rPr>
          </w:pPr>
          <w:del w:id="1975" w:author="Sammartano, Marc (BIC USA)" w:date="2014-09-07T23:25:00Z">
            <w:r w:rsidRPr="00715E24" w:rsidDel="00715E24">
              <w:rPr>
                <w:rFonts w:eastAsia="Times New Roman"/>
                <w:noProof/>
              </w:rPr>
              <w:lastRenderedPageBreak/>
              <w:delText xml:space="preserve">MID$(&lt;sexp&gt;, </w:delText>
            </w:r>
            <w:r w:rsidRPr="00715E24" w:rsidDel="00715E24">
              <w:rPr>
                <w:noProof/>
              </w:rPr>
              <w:delText>&lt;start_nexp&gt;{, &lt;count_nexp&gt;}</w:delText>
            </w:r>
            <w:r w:rsidRPr="00715E24" w:rsidDel="00715E24">
              <w:rPr>
                <w:rFonts w:eastAsia="Times New Roman"/>
                <w:noProof/>
              </w:rPr>
              <w:delText>)</w:delText>
            </w:r>
            <w:r w:rsidDel="00715E24">
              <w:rPr>
                <w:noProof/>
                <w:webHidden/>
              </w:rPr>
              <w:tab/>
            </w:r>
            <w:r w:rsidR="00E22768" w:rsidDel="00715E24">
              <w:rPr>
                <w:noProof/>
                <w:webHidden/>
              </w:rPr>
              <w:delText>53</w:delText>
            </w:r>
          </w:del>
        </w:p>
        <w:p w:rsidR="003D4F8C" w:rsidDel="00715E24" w:rsidRDefault="003D4F8C">
          <w:pPr>
            <w:pStyle w:val="TOC2"/>
            <w:rPr>
              <w:del w:id="1976" w:author="Sammartano, Marc (BIC USA)" w:date="2014-09-07T23:25:00Z"/>
              <w:rFonts w:eastAsiaTheme="minorEastAsia"/>
              <w:noProof/>
            </w:rPr>
          </w:pPr>
          <w:del w:id="1977" w:author="Sammartano, Marc (BIC USA)" w:date="2014-09-07T23:25:00Z">
            <w:r w:rsidRPr="00715E24" w:rsidDel="00715E24">
              <w:rPr>
                <w:rFonts w:eastAsia="Times New Roman"/>
                <w:noProof/>
              </w:rPr>
              <w:delText>RIGHT$(</w:delText>
            </w:r>
            <w:r w:rsidRPr="00715E24" w:rsidDel="00715E24">
              <w:rPr>
                <w:noProof/>
              </w:rPr>
              <w:delText>&lt;sexp&gt;, &lt;nexp&gt;</w:delText>
            </w:r>
            <w:r w:rsidRPr="00715E24" w:rsidDel="00715E24">
              <w:rPr>
                <w:rFonts w:eastAsia="Times New Roman"/>
                <w:noProof/>
              </w:rPr>
              <w:delText>)</w:delText>
            </w:r>
            <w:r w:rsidDel="00715E24">
              <w:rPr>
                <w:noProof/>
                <w:webHidden/>
              </w:rPr>
              <w:tab/>
            </w:r>
            <w:r w:rsidR="00E22768" w:rsidDel="00715E24">
              <w:rPr>
                <w:noProof/>
                <w:webHidden/>
              </w:rPr>
              <w:delText>53</w:delText>
            </w:r>
          </w:del>
        </w:p>
        <w:p w:rsidR="003D4F8C" w:rsidDel="00715E24" w:rsidRDefault="003D4F8C">
          <w:pPr>
            <w:pStyle w:val="TOC2"/>
            <w:rPr>
              <w:del w:id="1978" w:author="Sammartano, Marc (BIC USA)" w:date="2014-09-07T23:25:00Z"/>
              <w:rFonts w:eastAsiaTheme="minorEastAsia"/>
              <w:noProof/>
            </w:rPr>
          </w:pPr>
          <w:del w:id="1979" w:author="Sammartano, Marc (BIC USA)" w:date="2014-09-07T23:25:00Z">
            <w:r w:rsidRPr="00715E24" w:rsidDel="00715E24">
              <w:rPr>
                <w:rFonts w:eastAsia="Times New Roman"/>
                <w:noProof/>
              </w:rPr>
              <w:delText>REPLACE$(&lt;target_sexp&gt;, &lt;argument_sexp&gt;, &lt;replace_sexp&gt;)</w:delText>
            </w:r>
            <w:r w:rsidDel="00715E24">
              <w:rPr>
                <w:noProof/>
                <w:webHidden/>
              </w:rPr>
              <w:tab/>
            </w:r>
            <w:r w:rsidR="00E22768" w:rsidDel="00715E24">
              <w:rPr>
                <w:noProof/>
                <w:webHidden/>
              </w:rPr>
              <w:delText>53</w:delText>
            </w:r>
          </w:del>
        </w:p>
        <w:p w:rsidR="003D4F8C" w:rsidDel="00715E24" w:rsidRDefault="003D4F8C">
          <w:pPr>
            <w:pStyle w:val="TOC2"/>
            <w:rPr>
              <w:del w:id="1980" w:author="Sammartano, Marc (BIC USA)" w:date="2014-09-07T23:25:00Z"/>
              <w:rFonts w:eastAsiaTheme="minorEastAsia"/>
              <w:noProof/>
            </w:rPr>
          </w:pPr>
          <w:del w:id="1981" w:author="Sammartano, Marc (BIC USA)" w:date="2014-09-07T23:25:00Z">
            <w:r w:rsidRPr="00715E24" w:rsidDel="00715E24">
              <w:rPr>
                <w:rFonts w:eastAsia="Times New Roman"/>
                <w:noProof/>
              </w:rPr>
              <w:delText>WORD$(&lt;source_sexp&gt;, &lt;n_nexp&gt; {, &lt;test_sexp&gt;})</w:delText>
            </w:r>
            <w:r w:rsidDel="00715E24">
              <w:rPr>
                <w:noProof/>
                <w:webHidden/>
              </w:rPr>
              <w:tab/>
            </w:r>
            <w:r w:rsidR="00E22768" w:rsidDel="00715E24">
              <w:rPr>
                <w:noProof/>
                <w:webHidden/>
              </w:rPr>
              <w:delText>53</w:delText>
            </w:r>
          </w:del>
        </w:p>
        <w:p w:rsidR="003D4F8C" w:rsidDel="00715E24" w:rsidRDefault="003D4F8C">
          <w:pPr>
            <w:pStyle w:val="TOC2"/>
            <w:rPr>
              <w:del w:id="1982" w:author="Sammartano, Marc (BIC USA)" w:date="2014-09-07T23:25:00Z"/>
              <w:rFonts w:eastAsiaTheme="minorEastAsia"/>
              <w:noProof/>
            </w:rPr>
          </w:pPr>
          <w:del w:id="1983" w:author="Sammartano, Marc (BIC USA)" w:date="2014-09-07T23:25:00Z">
            <w:r w:rsidRPr="00715E24" w:rsidDel="00715E24">
              <w:rPr>
                <w:rFonts w:eastAsia="Times New Roman"/>
                <w:noProof/>
              </w:rPr>
              <w:delText>STR$(</w:delText>
            </w:r>
            <w:r w:rsidRPr="00715E24" w:rsidDel="00715E24">
              <w:rPr>
                <w:noProof/>
              </w:rPr>
              <w:delText>&lt;nexp&gt;</w:delText>
            </w:r>
            <w:r w:rsidRPr="00715E24" w:rsidDel="00715E24">
              <w:rPr>
                <w:rFonts w:eastAsia="Times New Roman"/>
                <w:noProof/>
              </w:rPr>
              <w:delText>)</w:delText>
            </w:r>
            <w:r w:rsidDel="00715E24">
              <w:rPr>
                <w:noProof/>
                <w:webHidden/>
              </w:rPr>
              <w:tab/>
            </w:r>
            <w:r w:rsidR="00E22768" w:rsidDel="00715E24">
              <w:rPr>
                <w:noProof/>
                <w:webHidden/>
              </w:rPr>
              <w:delText>54</w:delText>
            </w:r>
          </w:del>
        </w:p>
        <w:p w:rsidR="003D4F8C" w:rsidDel="00715E24" w:rsidRDefault="003D4F8C">
          <w:pPr>
            <w:pStyle w:val="TOC2"/>
            <w:rPr>
              <w:del w:id="1984" w:author="Sammartano, Marc (BIC USA)" w:date="2014-09-07T23:25:00Z"/>
              <w:rFonts w:eastAsiaTheme="minorEastAsia"/>
              <w:noProof/>
            </w:rPr>
          </w:pPr>
          <w:del w:id="1985" w:author="Sammartano, Marc (BIC USA)" w:date="2014-09-07T23:25:00Z">
            <w:r w:rsidRPr="00715E24" w:rsidDel="00715E24">
              <w:rPr>
                <w:rFonts w:eastAsia="Times New Roman"/>
                <w:noProof/>
              </w:rPr>
              <w:delText>LOWER$(</w:delText>
            </w:r>
            <w:r w:rsidRPr="00715E24" w:rsidDel="00715E24">
              <w:rPr>
                <w:noProof/>
              </w:rPr>
              <w:delText>&lt;sexp&gt;</w:delText>
            </w:r>
            <w:r w:rsidRPr="00715E24" w:rsidDel="00715E24">
              <w:rPr>
                <w:rFonts w:eastAsia="Times New Roman"/>
                <w:noProof/>
              </w:rPr>
              <w:delText>)</w:delText>
            </w:r>
            <w:r w:rsidDel="00715E24">
              <w:rPr>
                <w:noProof/>
                <w:webHidden/>
              </w:rPr>
              <w:tab/>
            </w:r>
            <w:r w:rsidR="00E22768" w:rsidDel="00715E24">
              <w:rPr>
                <w:noProof/>
                <w:webHidden/>
              </w:rPr>
              <w:delText>54</w:delText>
            </w:r>
          </w:del>
        </w:p>
        <w:p w:rsidR="003D4F8C" w:rsidDel="00715E24" w:rsidRDefault="003D4F8C">
          <w:pPr>
            <w:pStyle w:val="TOC2"/>
            <w:rPr>
              <w:del w:id="1986" w:author="Sammartano, Marc (BIC USA)" w:date="2014-09-07T23:25:00Z"/>
              <w:rFonts w:eastAsiaTheme="minorEastAsia"/>
              <w:noProof/>
            </w:rPr>
          </w:pPr>
          <w:del w:id="1987" w:author="Sammartano, Marc (BIC USA)" w:date="2014-09-07T23:25:00Z">
            <w:r w:rsidRPr="00715E24" w:rsidDel="00715E24">
              <w:rPr>
                <w:rFonts w:eastAsia="Times New Roman"/>
                <w:noProof/>
              </w:rPr>
              <w:delText>UPPER$(</w:delText>
            </w:r>
            <w:r w:rsidRPr="00715E24" w:rsidDel="00715E24">
              <w:rPr>
                <w:noProof/>
              </w:rPr>
              <w:delText>&lt;sexp&gt;</w:delText>
            </w:r>
            <w:r w:rsidRPr="00715E24" w:rsidDel="00715E24">
              <w:rPr>
                <w:rFonts w:eastAsia="Times New Roman"/>
                <w:noProof/>
              </w:rPr>
              <w:delText>)</w:delText>
            </w:r>
            <w:r w:rsidDel="00715E24">
              <w:rPr>
                <w:noProof/>
                <w:webHidden/>
              </w:rPr>
              <w:tab/>
            </w:r>
            <w:r w:rsidR="00E22768" w:rsidDel="00715E24">
              <w:rPr>
                <w:noProof/>
                <w:webHidden/>
              </w:rPr>
              <w:delText>54</w:delText>
            </w:r>
          </w:del>
        </w:p>
        <w:p w:rsidR="003D4F8C" w:rsidDel="00715E24" w:rsidRDefault="003D4F8C">
          <w:pPr>
            <w:pStyle w:val="TOC2"/>
            <w:rPr>
              <w:del w:id="1988" w:author="Sammartano, Marc (BIC USA)" w:date="2014-09-07T23:25:00Z"/>
              <w:rFonts w:eastAsiaTheme="minorEastAsia"/>
              <w:noProof/>
            </w:rPr>
          </w:pPr>
          <w:del w:id="1989" w:author="Sammartano, Marc (BIC USA)" w:date="2014-09-07T23:25:00Z">
            <w:r w:rsidRPr="00715E24" w:rsidDel="00715E24">
              <w:rPr>
                <w:rFonts w:eastAsia="Times New Roman"/>
                <w:noProof/>
              </w:rPr>
              <w:delText>VERSION$()</w:delText>
            </w:r>
            <w:r w:rsidDel="00715E24">
              <w:rPr>
                <w:noProof/>
                <w:webHidden/>
              </w:rPr>
              <w:tab/>
            </w:r>
            <w:r w:rsidR="00E22768" w:rsidDel="00715E24">
              <w:rPr>
                <w:noProof/>
                <w:webHidden/>
              </w:rPr>
              <w:delText>54</w:delText>
            </w:r>
          </w:del>
        </w:p>
        <w:p w:rsidR="003D4F8C" w:rsidDel="00715E24" w:rsidRDefault="003D4F8C">
          <w:pPr>
            <w:pStyle w:val="TOC2"/>
            <w:rPr>
              <w:del w:id="1990" w:author="Sammartano, Marc (BIC USA)" w:date="2014-09-07T23:25:00Z"/>
              <w:rFonts w:eastAsiaTheme="minorEastAsia"/>
              <w:noProof/>
            </w:rPr>
          </w:pPr>
          <w:del w:id="1991" w:author="Sammartano, Marc (BIC USA)" w:date="2014-09-07T23:25:00Z">
            <w:r w:rsidRPr="00715E24" w:rsidDel="00715E24">
              <w:rPr>
                <w:rFonts w:eastAsia="Times New Roman"/>
                <w:noProof/>
              </w:rPr>
              <w:delText>INT$(&lt;nexp&gt;)</w:delText>
            </w:r>
            <w:r w:rsidDel="00715E24">
              <w:rPr>
                <w:noProof/>
                <w:webHidden/>
              </w:rPr>
              <w:tab/>
            </w:r>
            <w:r w:rsidR="00E22768" w:rsidDel="00715E24">
              <w:rPr>
                <w:noProof/>
                <w:webHidden/>
              </w:rPr>
              <w:delText>54</w:delText>
            </w:r>
          </w:del>
        </w:p>
        <w:p w:rsidR="003D4F8C" w:rsidDel="00715E24" w:rsidRDefault="003D4F8C">
          <w:pPr>
            <w:pStyle w:val="TOC2"/>
            <w:rPr>
              <w:del w:id="1992" w:author="Sammartano, Marc (BIC USA)" w:date="2014-09-07T23:25:00Z"/>
              <w:rFonts w:eastAsiaTheme="minorEastAsia"/>
              <w:noProof/>
            </w:rPr>
          </w:pPr>
          <w:del w:id="1993" w:author="Sammartano, Marc (BIC USA)" w:date="2014-09-07T23:25:00Z">
            <w:r w:rsidRPr="00715E24" w:rsidDel="00715E24">
              <w:rPr>
                <w:rFonts w:eastAsia="Times New Roman"/>
                <w:noProof/>
              </w:rPr>
              <w:delText>HEX$(&lt;nexp&gt;)</w:delText>
            </w:r>
            <w:r w:rsidDel="00715E24">
              <w:rPr>
                <w:noProof/>
                <w:webHidden/>
              </w:rPr>
              <w:tab/>
            </w:r>
            <w:r w:rsidR="00E22768" w:rsidDel="00715E24">
              <w:rPr>
                <w:noProof/>
                <w:webHidden/>
              </w:rPr>
              <w:delText>54</w:delText>
            </w:r>
          </w:del>
        </w:p>
        <w:p w:rsidR="003D4F8C" w:rsidDel="00715E24" w:rsidRDefault="003D4F8C">
          <w:pPr>
            <w:pStyle w:val="TOC2"/>
            <w:rPr>
              <w:del w:id="1994" w:author="Sammartano, Marc (BIC USA)" w:date="2014-09-07T23:25:00Z"/>
              <w:rFonts w:eastAsiaTheme="minorEastAsia"/>
              <w:noProof/>
            </w:rPr>
          </w:pPr>
          <w:del w:id="1995" w:author="Sammartano, Marc (BIC USA)" w:date="2014-09-07T23:25:00Z">
            <w:r w:rsidRPr="00715E24" w:rsidDel="00715E24">
              <w:rPr>
                <w:noProof/>
              </w:rPr>
              <w:delText>OCT$(&lt;nexp&gt;)</w:delText>
            </w:r>
            <w:r w:rsidDel="00715E24">
              <w:rPr>
                <w:noProof/>
                <w:webHidden/>
              </w:rPr>
              <w:tab/>
            </w:r>
            <w:r w:rsidR="00E22768" w:rsidDel="00715E24">
              <w:rPr>
                <w:noProof/>
                <w:webHidden/>
              </w:rPr>
              <w:delText>54</w:delText>
            </w:r>
          </w:del>
        </w:p>
        <w:p w:rsidR="003D4F8C" w:rsidDel="00715E24" w:rsidRDefault="003D4F8C">
          <w:pPr>
            <w:pStyle w:val="TOC2"/>
            <w:rPr>
              <w:del w:id="1996" w:author="Sammartano, Marc (BIC USA)" w:date="2014-09-07T23:25:00Z"/>
              <w:rFonts w:eastAsiaTheme="minorEastAsia"/>
              <w:noProof/>
            </w:rPr>
          </w:pPr>
          <w:del w:id="1997" w:author="Sammartano, Marc (BIC USA)" w:date="2014-09-07T23:25:00Z">
            <w:r w:rsidRPr="00715E24" w:rsidDel="00715E24">
              <w:rPr>
                <w:noProof/>
              </w:rPr>
              <w:delText>BIN$(&lt;nexp&gt;)</w:delText>
            </w:r>
            <w:r w:rsidDel="00715E24">
              <w:rPr>
                <w:noProof/>
                <w:webHidden/>
              </w:rPr>
              <w:tab/>
            </w:r>
            <w:r w:rsidR="00E22768" w:rsidDel="00715E24">
              <w:rPr>
                <w:noProof/>
                <w:webHidden/>
              </w:rPr>
              <w:delText>54</w:delText>
            </w:r>
          </w:del>
        </w:p>
        <w:p w:rsidR="003D4F8C" w:rsidDel="00715E24" w:rsidRDefault="003D4F8C">
          <w:pPr>
            <w:pStyle w:val="TOC2"/>
            <w:rPr>
              <w:del w:id="1998" w:author="Sammartano, Marc (BIC USA)" w:date="2014-09-07T23:25:00Z"/>
              <w:rFonts w:eastAsiaTheme="minorEastAsia"/>
              <w:noProof/>
            </w:rPr>
          </w:pPr>
          <w:del w:id="1999" w:author="Sammartano, Marc (BIC USA)" w:date="2014-09-07T23:25:00Z">
            <w:r w:rsidRPr="00715E24" w:rsidDel="00715E24">
              <w:rPr>
                <w:noProof/>
              </w:rPr>
              <w:delText>USING$({&lt;locale_sexp&gt;} , &lt;format_sexp&gt; { , &lt;exp&gt;}...)</w:delText>
            </w:r>
            <w:r w:rsidDel="00715E24">
              <w:rPr>
                <w:noProof/>
                <w:webHidden/>
              </w:rPr>
              <w:tab/>
            </w:r>
            <w:r w:rsidR="00E22768" w:rsidDel="00715E24">
              <w:rPr>
                <w:noProof/>
                <w:webHidden/>
              </w:rPr>
              <w:delText>54</w:delText>
            </w:r>
          </w:del>
        </w:p>
        <w:p w:rsidR="003D4F8C" w:rsidDel="00715E24" w:rsidRDefault="003D4F8C">
          <w:pPr>
            <w:pStyle w:val="TOC3"/>
            <w:rPr>
              <w:del w:id="2000" w:author="Sammartano, Marc (BIC USA)" w:date="2014-09-07T23:25:00Z"/>
              <w:rFonts w:eastAsiaTheme="minorEastAsia"/>
              <w:noProof/>
            </w:rPr>
          </w:pPr>
          <w:del w:id="2001" w:author="Sammartano, Marc (BIC USA)" w:date="2014-09-07T23:25:00Z">
            <w:r w:rsidRPr="00715E24" w:rsidDel="00715E24">
              <w:rPr>
                <w:noProof/>
              </w:rPr>
              <w:delText>Locale expression</w:delText>
            </w:r>
            <w:r w:rsidDel="00715E24">
              <w:rPr>
                <w:noProof/>
                <w:webHidden/>
              </w:rPr>
              <w:tab/>
            </w:r>
            <w:r w:rsidR="00E22768" w:rsidDel="00715E24">
              <w:rPr>
                <w:noProof/>
                <w:webHidden/>
              </w:rPr>
              <w:delText>55</w:delText>
            </w:r>
          </w:del>
        </w:p>
        <w:p w:rsidR="003D4F8C" w:rsidDel="00715E24" w:rsidRDefault="003D4F8C">
          <w:pPr>
            <w:pStyle w:val="TOC3"/>
            <w:rPr>
              <w:del w:id="2002" w:author="Sammartano, Marc (BIC USA)" w:date="2014-09-07T23:25:00Z"/>
              <w:rFonts w:eastAsiaTheme="minorEastAsia"/>
              <w:noProof/>
            </w:rPr>
          </w:pPr>
          <w:del w:id="2003" w:author="Sammartano, Marc (BIC USA)" w:date="2014-09-07T23:25:00Z">
            <w:r w:rsidRPr="00715E24" w:rsidDel="00715E24">
              <w:rPr>
                <w:noProof/>
              </w:rPr>
              <w:delText>Format expression</w:delText>
            </w:r>
            <w:r w:rsidDel="00715E24">
              <w:rPr>
                <w:noProof/>
                <w:webHidden/>
              </w:rPr>
              <w:tab/>
            </w:r>
            <w:r w:rsidR="00E22768" w:rsidDel="00715E24">
              <w:rPr>
                <w:noProof/>
                <w:webHidden/>
              </w:rPr>
              <w:delText>55</w:delText>
            </w:r>
          </w:del>
        </w:p>
        <w:p w:rsidR="003D4F8C" w:rsidDel="00715E24" w:rsidRDefault="003D4F8C">
          <w:pPr>
            <w:pStyle w:val="TOC3"/>
            <w:rPr>
              <w:del w:id="2004" w:author="Sammartano, Marc (BIC USA)" w:date="2014-09-07T23:25:00Z"/>
              <w:rFonts w:eastAsiaTheme="minorEastAsia"/>
              <w:noProof/>
            </w:rPr>
          </w:pPr>
          <w:del w:id="2005" w:author="Sammartano, Marc (BIC USA)" w:date="2014-09-07T23:25:00Z">
            <w:r w:rsidRPr="00715E24" w:rsidDel="00715E24">
              <w:rPr>
                <w:noProof/>
              </w:rPr>
              <w:delText>Integer values</w:delText>
            </w:r>
            <w:r w:rsidDel="00715E24">
              <w:rPr>
                <w:noProof/>
                <w:webHidden/>
              </w:rPr>
              <w:tab/>
            </w:r>
            <w:r w:rsidR="00E22768" w:rsidDel="00715E24">
              <w:rPr>
                <w:noProof/>
                <w:webHidden/>
              </w:rPr>
              <w:delText>58</w:delText>
            </w:r>
          </w:del>
        </w:p>
        <w:p w:rsidR="003D4F8C" w:rsidDel="00715E24" w:rsidRDefault="003D4F8C">
          <w:pPr>
            <w:pStyle w:val="TOC2"/>
            <w:rPr>
              <w:del w:id="2006" w:author="Sammartano, Marc (BIC USA)" w:date="2014-09-07T23:25:00Z"/>
              <w:rFonts w:eastAsiaTheme="minorEastAsia"/>
              <w:noProof/>
            </w:rPr>
          </w:pPr>
          <w:del w:id="2007" w:author="Sammartano, Marc (BIC USA)" w:date="2014-09-07T23:25:00Z">
            <w:r w:rsidRPr="00715E24" w:rsidDel="00715E24">
              <w:rPr>
                <w:noProof/>
              </w:rPr>
              <w:delText>FORMAT_USING$(&lt;locale_sexp&gt;, &lt;format_sexp&gt; { , &lt;exp&gt;}...)</w:delText>
            </w:r>
            <w:r w:rsidDel="00715E24">
              <w:rPr>
                <w:noProof/>
                <w:webHidden/>
              </w:rPr>
              <w:tab/>
            </w:r>
            <w:r w:rsidR="00E22768" w:rsidDel="00715E24">
              <w:rPr>
                <w:noProof/>
                <w:webHidden/>
              </w:rPr>
              <w:delText>59</w:delText>
            </w:r>
          </w:del>
        </w:p>
        <w:p w:rsidR="003D4F8C" w:rsidDel="00715E24" w:rsidRDefault="003D4F8C">
          <w:pPr>
            <w:pStyle w:val="TOC2"/>
            <w:rPr>
              <w:del w:id="2008" w:author="Sammartano, Marc (BIC USA)" w:date="2014-09-07T23:25:00Z"/>
              <w:rFonts w:eastAsiaTheme="minorEastAsia"/>
              <w:noProof/>
            </w:rPr>
          </w:pPr>
          <w:del w:id="2009" w:author="Sammartano, Marc (BIC USA)" w:date="2014-09-07T23:25:00Z">
            <w:r w:rsidRPr="00715E24" w:rsidDel="00715E24">
              <w:rPr>
                <w:rFonts w:eastAsia="Times New Roman"/>
                <w:noProof/>
              </w:rPr>
              <w:delText>FORMAT$(</w:delText>
            </w:r>
            <w:r w:rsidRPr="00715E24" w:rsidDel="00715E24">
              <w:rPr>
                <w:noProof/>
              </w:rPr>
              <w:delText>&lt;pattern_sexp&gt;</w:delText>
            </w:r>
            <w:r w:rsidRPr="00715E24" w:rsidDel="00715E24">
              <w:rPr>
                <w:rFonts w:eastAsia="Times New Roman"/>
                <w:noProof/>
              </w:rPr>
              <w:delText xml:space="preserve">, </w:delText>
            </w:r>
            <w:r w:rsidRPr="00715E24" w:rsidDel="00715E24">
              <w:rPr>
                <w:noProof/>
              </w:rPr>
              <w:delText>&lt;nexp&gt;</w:delText>
            </w:r>
            <w:r w:rsidRPr="00715E24" w:rsidDel="00715E24">
              <w:rPr>
                <w:rFonts w:eastAsia="Times New Roman"/>
                <w:noProof/>
              </w:rPr>
              <w:delText>)</w:delText>
            </w:r>
            <w:r w:rsidDel="00715E24">
              <w:rPr>
                <w:noProof/>
                <w:webHidden/>
              </w:rPr>
              <w:tab/>
            </w:r>
            <w:r w:rsidR="00E22768" w:rsidDel="00715E24">
              <w:rPr>
                <w:noProof/>
                <w:webHidden/>
              </w:rPr>
              <w:delText>59</w:delText>
            </w:r>
          </w:del>
        </w:p>
        <w:p w:rsidR="003D4F8C" w:rsidDel="00715E24" w:rsidRDefault="003D4F8C">
          <w:pPr>
            <w:pStyle w:val="TOC3"/>
            <w:rPr>
              <w:del w:id="2010" w:author="Sammartano, Marc (BIC USA)" w:date="2014-09-07T23:25:00Z"/>
              <w:rFonts w:eastAsiaTheme="minorEastAsia"/>
              <w:noProof/>
            </w:rPr>
          </w:pPr>
          <w:del w:id="2011" w:author="Sammartano, Marc (BIC USA)" w:date="2014-09-07T23:25:00Z">
            <w:r w:rsidRPr="00715E24" w:rsidDel="00715E24">
              <w:rPr>
                <w:noProof/>
              </w:rPr>
              <w:delText>Notes</w:delText>
            </w:r>
            <w:r w:rsidDel="00715E24">
              <w:rPr>
                <w:noProof/>
                <w:webHidden/>
              </w:rPr>
              <w:tab/>
            </w:r>
            <w:r w:rsidR="00E22768" w:rsidDel="00715E24">
              <w:rPr>
                <w:noProof/>
                <w:webHidden/>
              </w:rPr>
              <w:delText>59</w:delText>
            </w:r>
          </w:del>
        </w:p>
        <w:p w:rsidR="003D4F8C" w:rsidDel="00715E24" w:rsidRDefault="003D4F8C">
          <w:pPr>
            <w:pStyle w:val="TOC3"/>
            <w:rPr>
              <w:del w:id="2012" w:author="Sammartano, Marc (BIC USA)" w:date="2014-09-07T23:25:00Z"/>
              <w:rFonts w:eastAsiaTheme="minorEastAsia"/>
              <w:noProof/>
            </w:rPr>
          </w:pPr>
          <w:del w:id="2013" w:author="Sammartano, Marc (BIC USA)" w:date="2014-09-07T23:25:00Z">
            <w:r w:rsidRPr="00715E24" w:rsidDel="00715E24">
              <w:rPr>
                <w:noProof/>
              </w:rPr>
              <w:delText>Examples</w:delText>
            </w:r>
            <w:r w:rsidDel="00715E24">
              <w:rPr>
                <w:noProof/>
                <w:webHidden/>
              </w:rPr>
              <w:tab/>
            </w:r>
            <w:r w:rsidR="00E22768" w:rsidDel="00715E24">
              <w:rPr>
                <w:noProof/>
                <w:webHidden/>
              </w:rPr>
              <w:delText>60</w:delText>
            </w:r>
          </w:del>
        </w:p>
        <w:p w:rsidR="003D4F8C" w:rsidDel="00715E24" w:rsidRDefault="003D4F8C">
          <w:pPr>
            <w:pStyle w:val="TOC1"/>
            <w:tabs>
              <w:tab w:val="right" w:leader="dot" w:pos="9350"/>
            </w:tabs>
            <w:rPr>
              <w:del w:id="2014" w:author="Sammartano, Marc (BIC USA)" w:date="2014-09-07T23:25:00Z"/>
              <w:rFonts w:eastAsiaTheme="minorEastAsia"/>
              <w:noProof/>
            </w:rPr>
          </w:pPr>
          <w:del w:id="2015" w:author="Sammartano, Marc (BIC USA)" w:date="2014-09-07T23:25:00Z">
            <w:r w:rsidRPr="00715E24" w:rsidDel="00715E24">
              <w:rPr>
                <w:noProof/>
              </w:rPr>
              <w:delText>User-Defined Functions</w:delText>
            </w:r>
            <w:r w:rsidDel="00715E24">
              <w:rPr>
                <w:noProof/>
                <w:webHidden/>
              </w:rPr>
              <w:tab/>
            </w:r>
            <w:r w:rsidR="00E22768" w:rsidDel="00715E24">
              <w:rPr>
                <w:noProof/>
                <w:webHidden/>
              </w:rPr>
              <w:delText>60</w:delText>
            </w:r>
          </w:del>
        </w:p>
        <w:p w:rsidR="003D4F8C" w:rsidDel="00715E24" w:rsidRDefault="003D4F8C">
          <w:pPr>
            <w:pStyle w:val="TOC2"/>
            <w:rPr>
              <w:del w:id="2016" w:author="Sammartano, Marc (BIC USA)" w:date="2014-09-07T23:25:00Z"/>
              <w:rFonts w:eastAsiaTheme="minorEastAsia"/>
              <w:noProof/>
            </w:rPr>
          </w:pPr>
          <w:del w:id="2017" w:author="Sammartano, Marc (BIC USA)" w:date="2014-09-07T23:25:00Z">
            <w:r w:rsidRPr="00715E24" w:rsidDel="00715E24">
              <w:rPr>
                <w:noProof/>
              </w:rPr>
              <w:delText>Commands</w:delText>
            </w:r>
            <w:r w:rsidDel="00715E24">
              <w:rPr>
                <w:noProof/>
                <w:webHidden/>
              </w:rPr>
              <w:tab/>
            </w:r>
            <w:r w:rsidR="00E22768" w:rsidDel="00715E24">
              <w:rPr>
                <w:noProof/>
                <w:webHidden/>
              </w:rPr>
              <w:delText>60</w:delText>
            </w:r>
          </w:del>
        </w:p>
        <w:p w:rsidR="003D4F8C" w:rsidDel="00715E24" w:rsidRDefault="003D4F8C">
          <w:pPr>
            <w:pStyle w:val="TOC3"/>
            <w:rPr>
              <w:del w:id="2018" w:author="Sammartano, Marc (BIC USA)" w:date="2014-09-07T23:25:00Z"/>
              <w:rFonts w:eastAsiaTheme="minorEastAsia"/>
              <w:noProof/>
            </w:rPr>
          </w:pPr>
          <w:del w:id="2019" w:author="Sammartano, Marc (BIC USA)" w:date="2014-09-07T23:25:00Z">
            <w:r w:rsidRPr="00715E24" w:rsidDel="00715E24">
              <w:rPr>
                <w:noProof/>
              </w:rPr>
              <w:delText>Fn.def  name|name$( {nvar}|{svar}|Array[]|Array$[], ... {nvar}|{svar}|Array[]|Array$[])</w:delText>
            </w:r>
            <w:r w:rsidDel="00715E24">
              <w:rPr>
                <w:noProof/>
                <w:webHidden/>
              </w:rPr>
              <w:tab/>
            </w:r>
            <w:r w:rsidR="00E22768" w:rsidDel="00715E24">
              <w:rPr>
                <w:noProof/>
                <w:webHidden/>
              </w:rPr>
              <w:delText>60</w:delText>
            </w:r>
          </w:del>
        </w:p>
        <w:p w:rsidR="003D4F8C" w:rsidDel="00715E24" w:rsidRDefault="003D4F8C">
          <w:pPr>
            <w:pStyle w:val="TOC3"/>
            <w:rPr>
              <w:del w:id="2020" w:author="Sammartano, Marc (BIC USA)" w:date="2014-09-07T23:25:00Z"/>
              <w:rFonts w:eastAsiaTheme="minorEastAsia"/>
              <w:noProof/>
            </w:rPr>
          </w:pPr>
          <w:del w:id="2021" w:author="Sammartano, Marc (BIC USA)" w:date="2014-09-07T23:25:00Z">
            <w:r w:rsidRPr="00715E24" w:rsidDel="00715E24">
              <w:rPr>
                <w:noProof/>
              </w:rPr>
              <w:delText>Fn.rtn &lt;sexp&gt;|&lt;nexp&gt;</w:delText>
            </w:r>
            <w:r w:rsidDel="00715E24">
              <w:rPr>
                <w:noProof/>
                <w:webHidden/>
              </w:rPr>
              <w:tab/>
            </w:r>
            <w:r w:rsidR="00E22768" w:rsidDel="00715E24">
              <w:rPr>
                <w:noProof/>
                <w:webHidden/>
              </w:rPr>
              <w:delText>62</w:delText>
            </w:r>
          </w:del>
        </w:p>
        <w:p w:rsidR="003D4F8C" w:rsidDel="00715E24" w:rsidRDefault="003D4F8C">
          <w:pPr>
            <w:pStyle w:val="TOC3"/>
            <w:rPr>
              <w:del w:id="2022" w:author="Sammartano, Marc (BIC USA)" w:date="2014-09-07T23:25:00Z"/>
              <w:rFonts w:eastAsiaTheme="minorEastAsia"/>
              <w:noProof/>
            </w:rPr>
          </w:pPr>
          <w:del w:id="2023" w:author="Sammartano, Marc (BIC USA)" w:date="2014-09-07T23:25:00Z">
            <w:r w:rsidRPr="00715E24" w:rsidDel="00715E24">
              <w:rPr>
                <w:noProof/>
              </w:rPr>
              <w:delText>Fn.end</w:delText>
            </w:r>
            <w:r w:rsidDel="00715E24">
              <w:rPr>
                <w:noProof/>
                <w:webHidden/>
              </w:rPr>
              <w:tab/>
            </w:r>
            <w:r w:rsidR="00E22768" w:rsidDel="00715E24">
              <w:rPr>
                <w:noProof/>
                <w:webHidden/>
              </w:rPr>
              <w:delText>62</w:delText>
            </w:r>
          </w:del>
        </w:p>
        <w:p w:rsidR="003D4F8C" w:rsidDel="00715E24" w:rsidRDefault="003D4F8C">
          <w:pPr>
            <w:pStyle w:val="TOC3"/>
            <w:rPr>
              <w:del w:id="2024" w:author="Sammartano, Marc (BIC USA)" w:date="2014-09-07T23:25:00Z"/>
              <w:rFonts w:eastAsiaTheme="minorEastAsia"/>
              <w:noProof/>
            </w:rPr>
          </w:pPr>
          <w:del w:id="2025" w:author="Sammartano, Marc (BIC USA)" w:date="2014-09-07T23:25:00Z">
            <w:r w:rsidRPr="00715E24" w:rsidDel="00715E24">
              <w:rPr>
                <w:noProof/>
              </w:rPr>
              <w:delText>Call &lt;user_defined_function&gt;</w:delText>
            </w:r>
            <w:r w:rsidDel="00715E24">
              <w:rPr>
                <w:noProof/>
                <w:webHidden/>
              </w:rPr>
              <w:tab/>
            </w:r>
            <w:r w:rsidR="00E22768" w:rsidDel="00715E24">
              <w:rPr>
                <w:noProof/>
                <w:webHidden/>
              </w:rPr>
              <w:delText>62</w:delText>
            </w:r>
          </w:del>
        </w:p>
        <w:p w:rsidR="003D4F8C" w:rsidDel="00715E24" w:rsidRDefault="003D4F8C">
          <w:pPr>
            <w:pStyle w:val="TOC1"/>
            <w:tabs>
              <w:tab w:val="right" w:leader="dot" w:pos="9350"/>
            </w:tabs>
            <w:rPr>
              <w:del w:id="2026" w:author="Sammartano, Marc (BIC USA)" w:date="2014-09-07T23:25:00Z"/>
              <w:rFonts w:eastAsiaTheme="minorEastAsia"/>
              <w:noProof/>
            </w:rPr>
          </w:pPr>
          <w:del w:id="2027" w:author="Sammartano, Marc (BIC USA)" w:date="2014-09-07T23:25:00Z">
            <w:r w:rsidRPr="00715E24" w:rsidDel="00715E24">
              <w:rPr>
                <w:noProof/>
              </w:rPr>
              <w:delText>Program Control Commands</w:delText>
            </w:r>
            <w:r w:rsidDel="00715E24">
              <w:rPr>
                <w:noProof/>
                <w:webHidden/>
              </w:rPr>
              <w:tab/>
            </w:r>
            <w:r w:rsidR="00E22768" w:rsidDel="00715E24">
              <w:rPr>
                <w:noProof/>
                <w:webHidden/>
              </w:rPr>
              <w:delText>62</w:delText>
            </w:r>
          </w:del>
        </w:p>
        <w:p w:rsidR="003D4F8C" w:rsidDel="00715E24" w:rsidRDefault="003D4F8C">
          <w:pPr>
            <w:pStyle w:val="TOC2"/>
            <w:rPr>
              <w:del w:id="2028" w:author="Sammartano, Marc (BIC USA)" w:date="2014-09-07T23:25:00Z"/>
              <w:rFonts w:eastAsiaTheme="minorEastAsia"/>
              <w:noProof/>
            </w:rPr>
          </w:pPr>
          <w:del w:id="2029" w:author="Sammartano, Marc (BIC USA)" w:date="2014-09-07T23:25:00Z">
            <w:r w:rsidRPr="00715E24" w:rsidDel="00715E24">
              <w:rPr>
                <w:noProof/>
              </w:rPr>
              <w:delText>If / Then / Else / Elseif / Endif</w:delText>
            </w:r>
            <w:r w:rsidDel="00715E24">
              <w:rPr>
                <w:noProof/>
                <w:webHidden/>
              </w:rPr>
              <w:tab/>
            </w:r>
            <w:r w:rsidR="00E22768" w:rsidDel="00715E24">
              <w:rPr>
                <w:noProof/>
                <w:webHidden/>
              </w:rPr>
              <w:delText>62</w:delText>
            </w:r>
          </w:del>
        </w:p>
        <w:p w:rsidR="003D4F8C" w:rsidDel="00715E24" w:rsidRDefault="003D4F8C">
          <w:pPr>
            <w:pStyle w:val="TOC2"/>
            <w:rPr>
              <w:del w:id="2030" w:author="Sammartano, Marc (BIC USA)" w:date="2014-09-07T23:25:00Z"/>
              <w:rFonts w:eastAsiaTheme="minorEastAsia"/>
              <w:noProof/>
            </w:rPr>
          </w:pPr>
          <w:del w:id="2031" w:author="Sammartano, Marc (BIC USA)" w:date="2014-09-07T23:25:00Z">
            <w:r w:rsidRPr="00715E24" w:rsidDel="00715E24">
              <w:rPr>
                <w:noProof/>
              </w:rPr>
              <w:delText>If / Then / Else</w:delText>
            </w:r>
            <w:r w:rsidDel="00715E24">
              <w:rPr>
                <w:noProof/>
                <w:webHidden/>
              </w:rPr>
              <w:tab/>
            </w:r>
            <w:r w:rsidR="00E22768" w:rsidDel="00715E24">
              <w:rPr>
                <w:noProof/>
                <w:webHidden/>
              </w:rPr>
              <w:delText>62</w:delText>
            </w:r>
          </w:del>
        </w:p>
        <w:p w:rsidR="003D4F8C" w:rsidDel="00715E24" w:rsidRDefault="003D4F8C">
          <w:pPr>
            <w:pStyle w:val="TOC2"/>
            <w:rPr>
              <w:del w:id="2032" w:author="Sammartano, Marc (BIC USA)" w:date="2014-09-07T23:25:00Z"/>
              <w:rFonts w:eastAsiaTheme="minorEastAsia"/>
              <w:noProof/>
            </w:rPr>
          </w:pPr>
          <w:del w:id="2033" w:author="Sammartano, Marc (BIC USA)" w:date="2014-09-07T23:25:00Z">
            <w:r w:rsidRPr="00715E24" w:rsidDel="00715E24">
              <w:rPr>
                <w:noProof/>
              </w:rPr>
              <w:delText>For - To - Step / Next</w:delText>
            </w:r>
            <w:r w:rsidDel="00715E24">
              <w:rPr>
                <w:noProof/>
                <w:webHidden/>
              </w:rPr>
              <w:tab/>
            </w:r>
            <w:r w:rsidR="00E22768" w:rsidDel="00715E24">
              <w:rPr>
                <w:noProof/>
                <w:webHidden/>
              </w:rPr>
              <w:delText>63</w:delText>
            </w:r>
          </w:del>
        </w:p>
        <w:p w:rsidR="003D4F8C" w:rsidDel="00715E24" w:rsidRDefault="003D4F8C">
          <w:pPr>
            <w:pStyle w:val="TOC2"/>
            <w:rPr>
              <w:del w:id="2034" w:author="Sammartano, Marc (BIC USA)" w:date="2014-09-07T23:25:00Z"/>
              <w:rFonts w:eastAsiaTheme="minorEastAsia"/>
              <w:noProof/>
            </w:rPr>
          </w:pPr>
          <w:del w:id="2035" w:author="Sammartano, Marc (BIC USA)" w:date="2014-09-07T23:25:00Z">
            <w:r w:rsidRPr="00715E24" w:rsidDel="00715E24">
              <w:rPr>
                <w:noProof/>
              </w:rPr>
              <w:delText>F_N.continue</w:delText>
            </w:r>
            <w:r w:rsidDel="00715E24">
              <w:rPr>
                <w:noProof/>
                <w:webHidden/>
              </w:rPr>
              <w:tab/>
            </w:r>
            <w:r w:rsidR="00E22768" w:rsidDel="00715E24">
              <w:rPr>
                <w:noProof/>
                <w:webHidden/>
              </w:rPr>
              <w:delText>63</w:delText>
            </w:r>
          </w:del>
        </w:p>
        <w:p w:rsidR="003D4F8C" w:rsidDel="00715E24" w:rsidRDefault="003D4F8C">
          <w:pPr>
            <w:pStyle w:val="TOC2"/>
            <w:rPr>
              <w:del w:id="2036" w:author="Sammartano, Marc (BIC USA)" w:date="2014-09-07T23:25:00Z"/>
              <w:rFonts w:eastAsiaTheme="minorEastAsia"/>
              <w:noProof/>
            </w:rPr>
          </w:pPr>
          <w:del w:id="2037" w:author="Sammartano, Marc (BIC USA)" w:date="2014-09-07T23:25:00Z">
            <w:r w:rsidRPr="00715E24" w:rsidDel="00715E24">
              <w:rPr>
                <w:noProof/>
              </w:rPr>
              <w:delText>F_N.break</w:delText>
            </w:r>
            <w:r w:rsidDel="00715E24">
              <w:rPr>
                <w:noProof/>
                <w:webHidden/>
              </w:rPr>
              <w:tab/>
            </w:r>
            <w:r w:rsidR="00E22768" w:rsidDel="00715E24">
              <w:rPr>
                <w:noProof/>
                <w:webHidden/>
              </w:rPr>
              <w:delText>63</w:delText>
            </w:r>
          </w:del>
        </w:p>
        <w:p w:rsidR="003D4F8C" w:rsidDel="00715E24" w:rsidRDefault="003D4F8C">
          <w:pPr>
            <w:pStyle w:val="TOC2"/>
            <w:rPr>
              <w:del w:id="2038" w:author="Sammartano, Marc (BIC USA)" w:date="2014-09-07T23:25:00Z"/>
              <w:rFonts w:eastAsiaTheme="minorEastAsia"/>
              <w:noProof/>
            </w:rPr>
          </w:pPr>
          <w:del w:id="2039" w:author="Sammartano, Marc (BIC USA)" w:date="2014-09-07T23:25:00Z">
            <w:r w:rsidRPr="00715E24" w:rsidDel="00715E24">
              <w:rPr>
                <w:noProof/>
              </w:rPr>
              <w:lastRenderedPageBreak/>
              <w:delText>While &lt;lexp&gt; / Repeat</w:delText>
            </w:r>
            <w:r w:rsidDel="00715E24">
              <w:rPr>
                <w:noProof/>
                <w:webHidden/>
              </w:rPr>
              <w:tab/>
            </w:r>
            <w:r w:rsidR="00E22768" w:rsidDel="00715E24">
              <w:rPr>
                <w:noProof/>
                <w:webHidden/>
              </w:rPr>
              <w:delText>63</w:delText>
            </w:r>
          </w:del>
        </w:p>
        <w:p w:rsidR="003D4F8C" w:rsidDel="00715E24" w:rsidRDefault="003D4F8C">
          <w:pPr>
            <w:pStyle w:val="TOC2"/>
            <w:rPr>
              <w:del w:id="2040" w:author="Sammartano, Marc (BIC USA)" w:date="2014-09-07T23:25:00Z"/>
              <w:rFonts w:eastAsiaTheme="minorEastAsia"/>
              <w:noProof/>
            </w:rPr>
          </w:pPr>
          <w:del w:id="2041" w:author="Sammartano, Marc (BIC USA)" w:date="2014-09-07T23:25:00Z">
            <w:r w:rsidRPr="00715E24" w:rsidDel="00715E24">
              <w:rPr>
                <w:noProof/>
              </w:rPr>
              <w:delText>W_R.continue</w:delText>
            </w:r>
            <w:r w:rsidDel="00715E24">
              <w:rPr>
                <w:noProof/>
                <w:webHidden/>
              </w:rPr>
              <w:tab/>
            </w:r>
            <w:r w:rsidR="00E22768" w:rsidDel="00715E24">
              <w:rPr>
                <w:noProof/>
                <w:webHidden/>
              </w:rPr>
              <w:delText>64</w:delText>
            </w:r>
          </w:del>
        </w:p>
        <w:p w:rsidR="003D4F8C" w:rsidDel="00715E24" w:rsidRDefault="003D4F8C">
          <w:pPr>
            <w:pStyle w:val="TOC2"/>
            <w:rPr>
              <w:del w:id="2042" w:author="Sammartano, Marc (BIC USA)" w:date="2014-09-07T23:25:00Z"/>
              <w:rFonts w:eastAsiaTheme="minorEastAsia"/>
              <w:noProof/>
            </w:rPr>
          </w:pPr>
          <w:del w:id="2043" w:author="Sammartano, Marc (BIC USA)" w:date="2014-09-07T23:25:00Z">
            <w:r w:rsidRPr="00715E24" w:rsidDel="00715E24">
              <w:rPr>
                <w:noProof/>
              </w:rPr>
              <w:delText>W_R.break</w:delText>
            </w:r>
            <w:r w:rsidDel="00715E24">
              <w:rPr>
                <w:noProof/>
                <w:webHidden/>
              </w:rPr>
              <w:tab/>
            </w:r>
            <w:r w:rsidR="00E22768" w:rsidDel="00715E24">
              <w:rPr>
                <w:noProof/>
                <w:webHidden/>
              </w:rPr>
              <w:delText>64</w:delText>
            </w:r>
          </w:del>
        </w:p>
        <w:p w:rsidR="003D4F8C" w:rsidDel="00715E24" w:rsidRDefault="003D4F8C">
          <w:pPr>
            <w:pStyle w:val="TOC2"/>
            <w:rPr>
              <w:del w:id="2044" w:author="Sammartano, Marc (BIC USA)" w:date="2014-09-07T23:25:00Z"/>
              <w:rFonts w:eastAsiaTheme="minorEastAsia"/>
              <w:noProof/>
            </w:rPr>
          </w:pPr>
          <w:del w:id="2045" w:author="Sammartano, Marc (BIC USA)" w:date="2014-09-07T23:25:00Z">
            <w:r w:rsidRPr="00715E24" w:rsidDel="00715E24">
              <w:rPr>
                <w:noProof/>
              </w:rPr>
              <w:delText>Do / Until &lt;lexp&gt;</w:delText>
            </w:r>
            <w:r w:rsidDel="00715E24">
              <w:rPr>
                <w:noProof/>
                <w:webHidden/>
              </w:rPr>
              <w:tab/>
            </w:r>
            <w:r w:rsidR="00E22768" w:rsidDel="00715E24">
              <w:rPr>
                <w:noProof/>
                <w:webHidden/>
              </w:rPr>
              <w:delText>64</w:delText>
            </w:r>
          </w:del>
        </w:p>
        <w:p w:rsidR="003D4F8C" w:rsidDel="00715E24" w:rsidRDefault="003D4F8C">
          <w:pPr>
            <w:pStyle w:val="TOC2"/>
            <w:rPr>
              <w:del w:id="2046" w:author="Sammartano, Marc (BIC USA)" w:date="2014-09-07T23:25:00Z"/>
              <w:rFonts w:eastAsiaTheme="minorEastAsia"/>
              <w:noProof/>
            </w:rPr>
          </w:pPr>
          <w:del w:id="2047" w:author="Sammartano, Marc (BIC USA)" w:date="2014-09-07T23:25:00Z">
            <w:r w:rsidRPr="00715E24" w:rsidDel="00715E24">
              <w:rPr>
                <w:noProof/>
              </w:rPr>
              <w:delText>D_U.continue</w:delText>
            </w:r>
            <w:r w:rsidDel="00715E24">
              <w:rPr>
                <w:noProof/>
                <w:webHidden/>
              </w:rPr>
              <w:tab/>
            </w:r>
            <w:r w:rsidR="00E22768" w:rsidDel="00715E24">
              <w:rPr>
                <w:noProof/>
                <w:webHidden/>
              </w:rPr>
              <w:delText>64</w:delText>
            </w:r>
          </w:del>
        </w:p>
        <w:p w:rsidR="003D4F8C" w:rsidDel="00715E24" w:rsidRDefault="003D4F8C">
          <w:pPr>
            <w:pStyle w:val="TOC2"/>
            <w:rPr>
              <w:del w:id="2048" w:author="Sammartano, Marc (BIC USA)" w:date="2014-09-07T23:25:00Z"/>
              <w:rFonts w:eastAsiaTheme="minorEastAsia"/>
              <w:noProof/>
            </w:rPr>
          </w:pPr>
          <w:del w:id="2049" w:author="Sammartano, Marc (BIC USA)" w:date="2014-09-07T23:25:00Z">
            <w:r w:rsidRPr="00715E24" w:rsidDel="00715E24">
              <w:rPr>
                <w:noProof/>
              </w:rPr>
              <w:delText>D_U.break</w:delText>
            </w:r>
            <w:r w:rsidDel="00715E24">
              <w:rPr>
                <w:noProof/>
                <w:webHidden/>
              </w:rPr>
              <w:tab/>
            </w:r>
            <w:r w:rsidR="00E22768" w:rsidDel="00715E24">
              <w:rPr>
                <w:noProof/>
                <w:webHidden/>
              </w:rPr>
              <w:delText>64</w:delText>
            </w:r>
          </w:del>
        </w:p>
        <w:p w:rsidR="003D4F8C" w:rsidDel="00715E24" w:rsidRDefault="003D4F8C">
          <w:pPr>
            <w:pStyle w:val="TOC2"/>
            <w:rPr>
              <w:del w:id="2050" w:author="Sammartano, Marc (BIC USA)" w:date="2014-09-07T23:25:00Z"/>
              <w:rFonts w:eastAsiaTheme="minorEastAsia"/>
              <w:noProof/>
            </w:rPr>
          </w:pPr>
          <w:del w:id="2051" w:author="Sammartano, Marc (BIC USA)" w:date="2014-09-07T23:25:00Z">
            <w:r w:rsidRPr="00715E24" w:rsidDel="00715E24">
              <w:rPr>
                <w:noProof/>
              </w:rPr>
              <w:delText>Labels, GOTO, GOSUB, and RETURN: Traditional BASIC</w:delText>
            </w:r>
            <w:r w:rsidDel="00715E24">
              <w:rPr>
                <w:noProof/>
                <w:webHidden/>
              </w:rPr>
              <w:tab/>
            </w:r>
            <w:r w:rsidR="00E22768" w:rsidDel="00715E24">
              <w:rPr>
                <w:noProof/>
                <w:webHidden/>
              </w:rPr>
              <w:delText>64</w:delText>
            </w:r>
          </w:del>
        </w:p>
        <w:p w:rsidR="003D4F8C" w:rsidDel="00715E24" w:rsidRDefault="003D4F8C">
          <w:pPr>
            <w:pStyle w:val="TOC3"/>
            <w:rPr>
              <w:del w:id="2052" w:author="Sammartano, Marc (BIC USA)" w:date="2014-09-07T23:25:00Z"/>
              <w:rFonts w:eastAsiaTheme="minorEastAsia"/>
              <w:noProof/>
            </w:rPr>
          </w:pPr>
          <w:del w:id="2053" w:author="Sammartano, Marc (BIC USA)" w:date="2014-09-07T23:25:00Z">
            <w:r w:rsidRPr="00715E24" w:rsidDel="00715E24">
              <w:rPr>
                <w:noProof/>
              </w:rPr>
              <w:delText>Label</w:delText>
            </w:r>
            <w:r w:rsidDel="00715E24">
              <w:rPr>
                <w:noProof/>
                <w:webHidden/>
              </w:rPr>
              <w:tab/>
            </w:r>
            <w:r w:rsidR="00E22768" w:rsidDel="00715E24">
              <w:rPr>
                <w:noProof/>
                <w:webHidden/>
              </w:rPr>
              <w:delText>65</w:delText>
            </w:r>
          </w:del>
        </w:p>
        <w:p w:rsidR="003D4F8C" w:rsidDel="00715E24" w:rsidRDefault="003D4F8C">
          <w:pPr>
            <w:pStyle w:val="TOC3"/>
            <w:rPr>
              <w:del w:id="2054" w:author="Sammartano, Marc (BIC USA)" w:date="2014-09-07T23:25:00Z"/>
              <w:rFonts w:eastAsiaTheme="minorEastAsia"/>
              <w:noProof/>
            </w:rPr>
          </w:pPr>
          <w:del w:id="2055" w:author="Sammartano, Marc (BIC USA)" w:date="2014-09-07T23:25:00Z">
            <w:r w:rsidRPr="00715E24" w:rsidDel="00715E24">
              <w:rPr>
                <w:noProof/>
              </w:rPr>
              <w:delText>GoTo &lt;label&gt;</w:delText>
            </w:r>
            <w:r w:rsidDel="00715E24">
              <w:rPr>
                <w:noProof/>
                <w:webHidden/>
              </w:rPr>
              <w:tab/>
            </w:r>
            <w:r w:rsidR="00E22768" w:rsidDel="00715E24">
              <w:rPr>
                <w:noProof/>
                <w:webHidden/>
              </w:rPr>
              <w:delText>65</w:delText>
            </w:r>
          </w:del>
        </w:p>
        <w:p w:rsidR="003D4F8C" w:rsidDel="00715E24" w:rsidRDefault="003D4F8C">
          <w:pPr>
            <w:pStyle w:val="TOC3"/>
            <w:rPr>
              <w:del w:id="2056" w:author="Sammartano, Marc (BIC USA)" w:date="2014-09-07T23:25:00Z"/>
              <w:rFonts w:eastAsiaTheme="minorEastAsia"/>
              <w:noProof/>
            </w:rPr>
          </w:pPr>
          <w:del w:id="2057" w:author="Sammartano, Marc (BIC USA)" w:date="2014-09-07T23:25:00Z">
            <w:r w:rsidRPr="00715E24" w:rsidDel="00715E24">
              <w:rPr>
                <w:noProof/>
              </w:rPr>
              <w:delText>GoTo &lt;index_nexp&gt;, &lt;label&gt;...</w:delText>
            </w:r>
            <w:r w:rsidDel="00715E24">
              <w:rPr>
                <w:noProof/>
                <w:webHidden/>
              </w:rPr>
              <w:tab/>
            </w:r>
            <w:r w:rsidR="00E22768" w:rsidDel="00715E24">
              <w:rPr>
                <w:noProof/>
                <w:webHidden/>
              </w:rPr>
              <w:delText>65</w:delText>
            </w:r>
          </w:del>
        </w:p>
        <w:p w:rsidR="003D4F8C" w:rsidDel="00715E24" w:rsidRDefault="003D4F8C">
          <w:pPr>
            <w:pStyle w:val="TOC3"/>
            <w:rPr>
              <w:del w:id="2058" w:author="Sammartano, Marc (BIC USA)" w:date="2014-09-07T23:25:00Z"/>
              <w:rFonts w:eastAsiaTheme="minorEastAsia"/>
              <w:noProof/>
            </w:rPr>
          </w:pPr>
          <w:del w:id="2059" w:author="Sammartano, Marc (BIC USA)" w:date="2014-09-07T23:25:00Z">
            <w:r w:rsidRPr="00715E24" w:rsidDel="00715E24">
              <w:rPr>
                <w:noProof/>
              </w:rPr>
              <w:delText>GoSub &lt;label&gt; / Return</w:delText>
            </w:r>
            <w:r w:rsidDel="00715E24">
              <w:rPr>
                <w:noProof/>
                <w:webHidden/>
              </w:rPr>
              <w:tab/>
            </w:r>
            <w:r w:rsidR="00E22768" w:rsidDel="00715E24">
              <w:rPr>
                <w:noProof/>
                <w:webHidden/>
              </w:rPr>
              <w:delText>65</w:delText>
            </w:r>
          </w:del>
        </w:p>
        <w:p w:rsidR="003D4F8C" w:rsidDel="00715E24" w:rsidRDefault="003D4F8C">
          <w:pPr>
            <w:pStyle w:val="TOC2"/>
            <w:rPr>
              <w:del w:id="2060" w:author="Sammartano, Marc (BIC USA)" w:date="2014-09-07T23:25:00Z"/>
              <w:rFonts w:eastAsiaTheme="minorEastAsia"/>
              <w:noProof/>
            </w:rPr>
          </w:pPr>
          <w:del w:id="2061" w:author="Sammartano, Marc (BIC USA)" w:date="2014-09-07T23:25:00Z">
            <w:r w:rsidRPr="00715E24" w:rsidDel="00715E24">
              <w:rPr>
                <w:noProof/>
              </w:rPr>
              <w:delText>GoSub &lt;index_nexp&gt;, &lt;label&gt;... / Return</w:delText>
            </w:r>
            <w:r w:rsidDel="00715E24">
              <w:rPr>
                <w:noProof/>
                <w:webHidden/>
              </w:rPr>
              <w:tab/>
            </w:r>
            <w:r w:rsidR="00E22768" w:rsidDel="00715E24">
              <w:rPr>
                <w:noProof/>
                <w:webHidden/>
              </w:rPr>
              <w:delText>66</w:delText>
            </w:r>
          </w:del>
        </w:p>
        <w:p w:rsidR="003D4F8C" w:rsidDel="00715E24" w:rsidRDefault="003D4F8C">
          <w:pPr>
            <w:pStyle w:val="TOC2"/>
            <w:rPr>
              <w:del w:id="2062" w:author="Sammartano, Marc (BIC USA)" w:date="2014-09-07T23:25:00Z"/>
              <w:rFonts w:eastAsiaTheme="minorEastAsia"/>
              <w:noProof/>
            </w:rPr>
          </w:pPr>
          <w:del w:id="2063" w:author="Sammartano, Marc (BIC USA)" w:date="2014-09-07T23:25:00Z">
            <w:r w:rsidRPr="00715E24" w:rsidDel="00715E24">
              <w:rPr>
                <w:noProof/>
              </w:rPr>
              <w:delText>Run &lt;filename_sexp&gt; {, &lt;data_sexp&gt;}</w:delText>
            </w:r>
            <w:r w:rsidDel="00715E24">
              <w:rPr>
                <w:noProof/>
                <w:webHidden/>
              </w:rPr>
              <w:tab/>
            </w:r>
            <w:r w:rsidR="00E22768" w:rsidDel="00715E24">
              <w:rPr>
                <w:noProof/>
                <w:webHidden/>
              </w:rPr>
              <w:delText>66</w:delText>
            </w:r>
          </w:del>
        </w:p>
        <w:p w:rsidR="003D4F8C" w:rsidDel="00715E24" w:rsidRDefault="003D4F8C">
          <w:pPr>
            <w:pStyle w:val="TOC2"/>
            <w:rPr>
              <w:del w:id="2064" w:author="Sammartano, Marc (BIC USA)" w:date="2014-09-07T23:25:00Z"/>
              <w:rFonts w:eastAsiaTheme="minorEastAsia"/>
              <w:noProof/>
            </w:rPr>
          </w:pPr>
          <w:del w:id="2065" w:author="Sammartano, Marc (BIC USA)" w:date="2014-09-07T23:25:00Z">
            <w:r w:rsidRPr="00715E24" w:rsidDel="00715E24">
              <w:rPr>
                <w:noProof/>
              </w:rPr>
              <w:delText>Switch Commands</w:delText>
            </w:r>
            <w:r w:rsidDel="00715E24">
              <w:rPr>
                <w:noProof/>
                <w:webHidden/>
              </w:rPr>
              <w:tab/>
            </w:r>
            <w:r w:rsidR="00E22768" w:rsidDel="00715E24">
              <w:rPr>
                <w:noProof/>
                <w:webHidden/>
              </w:rPr>
              <w:delText>67</w:delText>
            </w:r>
          </w:del>
        </w:p>
        <w:p w:rsidR="003D4F8C" w:rsidDel="00715E24" w:rsidRDefault="003D4F8C">
          <w:pPr>
            <w:pStyle w:val="TOC3"/>
            <w:rPr>
              <w:del w:id="2066" w:author="Sammartano, Marc (BIC USA)" w:date="2014-09-07T23:25:00Z"/>
              <w:rFonts w:eastAsiaTheme="minorEastAsia"/>
              <w:noProof/>
            </w:rPr>
          </w:pPr>
          <w:del w:id="2067" w:author="Sammartano, Marc (BIC USA)" w:date="2014-09-07T23:25:00Z">
            <w:r w:rsidRPr="00715E24" w:rsidDel="00715E24">
              <w:rPr>
                <w:noProof/>
              </w:rPr>
              <w:delText>Nesting Switch Operations</w:delText>
            </w:r>
            <w:r w:rsidDel="00715E24">
              <w:rPr>
                <w:noProof/>
                <w:webHidden/>
              </w:rPr>
              <w:tab/>
            </w:r>
            <w:r w:rsidR="00E22768" w:rsidDel="00715E24">
              <w:rPr>
                <w:noProof/>
                <w:webHidden/>
              </w:rPr>
              <w:delText>67</w:delText>
            </w:r>
          </w:del>
        </w:p>
        <w:p w:rsidR="003D4F8C" w:rsidDel="00715E24" w:rsidRDefault="003D4F8C">
          <w:pPr>
            <w:pStyle w:val="TOC3"/>
            <w:rPr>
              <w:del w:id="2068" w:author="Sammartano, Marc (BIC USA)" w:date="2014-09-07T23:25:00Z"/>
              <w:rFonts w:eastAsiaTheme="minorEastAsia"/>
              <w:noProof/>
            </w:rPr>
          </w:pPr>
          <w:del w:id="2069" w:author="Sammartano, Marc (BIC USA)" w:date="2014-09-07T23:25:00Z">
            <w:r w:rsidRPr="00715E24" w:rsidDel="00715E24">
              <w:rPr>
                <w:noProof/>
              </w:rPr>
              <w:delText>Sw.begin &lt;nexp&gt;|&lt;sexp&gt;</w:delText>
            </w:r>
            <w:r w:rsidDel="00715E24">
              <w:rPr>
                <w:noProof/>
                <w:webHidden/>
              </w:rPr>
              <w:tab/>
            </w:r>
            <w:r w:rsidR="00E22768" w:rsidDel="00715E24">
              <w:rPr>
                <w:noProof/>
                <w:webHidden/>
              </w:rPr>
              <w:delText>67</w:delText>
            </w:r>
          </w:del>
        </w:p>
        <w:p w:rsidR="003D4F8C" w:rsidDel="00715E24" w:rsidRDefault="003D4F8C">
          <w:pPr>
            <w:pStyle w:val="TOC3"/>
            <w:rPr>
              <w:del w:id="2070" w:author="Sammartano, Marc (BIC USA)" w:date="2014-09-07T23:25:00Z"/>
              <w:rFonts w:eastAsiaTheme="minorEastAsia"/>
              <w:noProof/>
            </w:rPr>
          </w:pPr>
          <w:del w:id="2071" w:author="Sammartano, Marc (BIC USA)" w:date="2014-09-07T23:25:00Z">
            <w:r w:rsidRPr="00715E24" w:rsidDel="00715E24">
              <w:rPr>
                <w:noProof/>
              </w:rPr>
              <w:delText>Sw.case &lt;nexp&gt;|&lt;sexp&gt;</w:delText>
            </w:r>
            <w:r w:rsidDel="00715E24">
              <w:rPr>
                <w:noProof/>
                <w:webHidden/>
              </w:rPr>
              <w:tab/>
            </w:r>
            <w:r w:rsidR="00E22768" w:rsidDel="00715E24">
              <w:rPr>
                <w:noProof/>
                <w:webHidden/>
              </w:rPr>
              <w:delText>67</w:delText>
            </w:r>
          </w:del>
        </w:p>
        <w:p w:rsidR="003D4F8C" w:rsidDel="00715E24" w:rsidRDefault="003D4F8C">
          <w:pPr>
            <w:pStyle w:val="TOC3"/>
            <w:rPr>
              <w:del w:id="2072" w:author="Sammartano, Marc (BIC USA)" w:date="2014-09-07T23:25:00Z"/>
              <w:rFonts w:eastAsiaTheme="minorEastAsia"/>
              <w:noProof/>
            </w:rPr>
          </w:pPr>
          <w:del w:id="2073" w:author="Sammartano, Marc (BIC USA)" w:date="2014-09-07T23:25:00Z">
            <w:r w:rsidRPr="00715E24" w:rsidDel="00715E24">
              <w:rPr>
                <w:noProof/>
              </w:rPr>
              <w:delText>Sw.break</w:delText>
            </w:r>
            <w:r w:rsidDel="00715E24">
              <w:rPr>
                <w:noProof/>
                <w:webHidden/>
              </w:rPr>
              <w:tab/>
            </w:r>
            <w:r w:rsidR="00E22768" w:rsidDel="00715E24">
              <w:rPr>
                <w:noProof/>
                <w:webHidden/>
              </w:rPr>
              <w:delText>68</w:delText>
            </w:r>
          </w:del>
        </w:p>
        <w:p w:rsidR="003D4F8C" w:rsidDel="00715E24" w:rsidRDefault="003D4F8C">
          <w:pPr>
            <w:pStyle w:val="TOC3"/>
            <w:rPr>
              <w:del w:id="2074" w:author="Sammartano, Marc (BIC USA)" w:date="2014-09-07T23:25:00Z"/>
              <w:rFonts w:eastAsiaTheme="minorEastAsia"/>
              <w:noProof/>
            </w:rPr>
          </w:pPr>
          <w:del w:id="2075" w:author="Sammartano, Marc (BIC USA)" w:date="2014-09-07T23:25:00Z">
            <w:r w:rsidRPr="00715E24" w:rsidDel="00715E24">
              <w:rPr>
                <w:noProof/>
              </w:rPr>
              <w:delText>Sw.default</w:delText>
            </w:r>
            <w:r w:rsidDel="00715E24">
              <w:rPr>
                <w:noProof/>
                <w:webHidden/>
              </w:rPr>
              <w:tab/>
            </w:r>
            <w:r w:rsidR="00E22768" w:rsidDel="00715E24">
              <w:rPr>
                <w:noProof/>
                <w:webHidden/>
              </w:rPr>
              <w:delText>68</w:delText>
            </w:r>
          </w:del>
        </w:p>
        <w:p w:rsidR="003D4F8C" w:rsidDel="00715E24" w:rsidRDefault="003D4F8C">
          <w:pPr>
            <w:pStyle w:val="TOC3"/>
            <w:rPr>
              <w:del w:id="2076" w:author="Sammartano, Marc (BIC USA)" w:date="2014-09-07T23:25:00Z"/>
              <w:rFonts w:eastAsiaTheme="minorEastAsia"/>
              <w:noProof/>
            </w:rPr>
          </w:pPr>
          <w:del w:id="2077" w:author="Sammartano, Marc (BIC USA)" w:date="2014-09-07T23:25:00Z">
            <w:r w:rsidRPr="00715E24" w:rsidDel="00715E24">
              <w:rPr>
                <w:noProof/>
              </w:rPr>
              <w:delText>Sw.end</w:delText>
            </w:r>
            <w:r w:rsidDel="00715E24">
              <w:rPr>
                <w:noProof/>
                <w:webHidden/>
              </w:rPr>
              <w:tab/>
            </w:r>
            <w:r w:rsidR="00E22768" w:rsidDel="00715E24">
              <w:rPr>
                <w:noProof/>
                <w:webHidden/>
              </w:rPr>
              <w:delText>68</w:delText>
            </w:r>
          </w:del>
        </w:p>
        <w:p w:rsidR="003D4F8C" w:rsidDel="00715E24" w:rsidRDefault="003D4F8C">
          <w:pPr>
            <w:pStyle w:val="TOC2"/>
            <w:rPr>
              <w:del w:id="2078" w:author="Sammartano, Marc (BIC USA)" w:date="2014-09-07T23:25:00Z"/>
              <w:rFonts w:eastAsiaTheme="minorEastAsia"/>
              <w:noProof/>
            </w:rPr>
          </w:pPr>
          <w:del w:id="2079" w:author="Sammartano, Marc (BIC USA)" w:date="2014-09-07T23:25:00Z">
            <w:r w:rsidRPr="00715E24" w:rsidDel="00715E24">
              <w:rPr>
                <w:noProof/>
              </w:rPr>
              <w:delText>OnError:</w:delText>
            </w:r>
            <w:r w:rsidDel="00715E24">
              <w:rPr>
                <w:noProof/>
                <w:webHidden/>
              </w:rPr>
              <w:tab/>
            </w:r>
            <w:r w:rsidR="00E22768" w:rsidDel="00715E24">
              <w:rPr>
                <w:noProof/>
                <w:webHidden/>
              </w:rPr>
              <w:delText>68</w:delText>
            </w:r>
          </w:del>
        </w:p>
        <w:p w:rsidR="003D4F8C" w:rsidDel="00715E24" w:rsidRDefault="003D4F8C">
          <w:pPr>
            <w:pStyle w:val="TOC2"/>
            <w:rPr>
              <w:del w:id="2080" w:author="Sammartano, Marc (BIC USA)" w:date="2014-09-07T23:25:00Z"/>
              <w:rFonts w:eastAsiaTheme="minorEastAsia"/>
              <w:noProof/>
            </w:rPr>
          </w:pPr>
          <w:del w:id="2081" w:author="Sammartano, Marc (BIC USA)" w:date="2014-09-07T23:25:00Z">
            <w:r w:rsidRPr="00715E24" w:rsidDel="00715E24">
              <w:rPr>
                <w:noProof/>
              </w:rPr>
              <w:delText>OnConsoleTouch:</w:delText>
            </w:r>
            <w:r w:rsidDel="00715E24">
              <w:rPr>
                <w:noProof/>
                <w:webHidden/>
              </w:rPr>
              <w:tab/>
            </w:r>
            <w:r w:rsidR="00E22768" w:rsidDel="00715E24">
              <w:rPr>
                <w:noProof/>
                <w:webHidden/>
              </w:rPr>
              <w:delText>68</w:delText>
            </w:r>
          </w:del>
        </w:p>
        <w:p w:rsidR="003D4F8C" w:rsidDel="00715E24" w:rsidRDefault="003D4F8C">
          <w:pPr>
            <w:pStyle w:val="TOC3"/>
            <w:rPr>
              <w:del w:id="2082" w:author="Sammartano, Marc (BIC USA)" w:date="2014-09-07T23:25:00Z"/>
              <w:rFonts w:eastAsiaTheme="minorEastAsia"/>
              <w:noProof/>
            </w:rPr>
          </w:pPr>
          <w:del w:id="2083" w:author="Sammartano, Marc (BIC USA)" w:date="2014-09-07T23:25:00Z">
            <w:r w:rsidRPr="00715E24" w:rsidDel="00715E24">
              <w:rPr>
                <w:noProof/>
              </w:rPr>
              <w:delText>ConsoleTouch.Resume</w:delText>
            </w:r>
            <w:r w:rsidDel="00715E24">
              <w:rPr>
                <w:noProof/>
                <w:webHidden/>
              </w:rPr>
              <w:tab/>
            </w:r>
            <w:r w:rsidR="00E22768" w:rsidDel="00715E24">
              <w:rPr>
                <w:noProof/>
                <w:webHidden/>
              </w:rPr>
              <w:delText>69</w:delText>
            </w:r>
          </w:del>
        </w:p>
        <w:p w:rsidR="003D4F8C" w:rsidDel="00715E24" w:rsidRDefault="003D4F8C">
          <w:pPr>
            <w:pStyle w:val="TOC2"/>
            <w:rPr>
              <w:del w:id="2084" w:author="Sammartano, Marc (BIC USA)" w:date="2014-09-07T23:25:00Z"/>
              <w:rFonts w:eastAsiaTheme="minorEastAsia"/>
              <w:noProof/>
            </w:rPr>
          </w:pPr>
          <w:del w:id="2085" w:author="Sammartano, Marc (BIC USA)" w:date="2014-09-07T23:25:00Z">
            <w:r w:rsidRPr="00715E24" w:rsidDel="00715E24">
              <w:rPr>
                <w:noProof/>
              </w:rPr>
              <w:delText>OnBackKey:</w:delText>
            </w:r>
            <w:r w:rsidDel="00715E24">
              <w:rPr>
                <w:noProof/>
                <w:webHidden/>
              </w:rPr>
              <w:tab/>
            </w:r>
            <w:r w:rsidR="00E22768" w:rsidDel="00715E24">
              <w:rPr>
                <w:noProof/>
                <w:webHidden/>
              </w:rPr>
              <w:delText>69</w:delText>
            </w:r>
          </w:del>
        </w:p>
        <w:p w:rsidR="003D4F8C" w:rsidDel="00715E24" w:rsidRDefault="003D4F8C">
          <w:pPr>
            <w:pStyle w:val="TOC3"/>
            <w:rPr>
              <w:del w:id="2086" w:author="Sammartano, Marc (BIC USA)" w:date="2014-09-07T23:25:00Z"/>
              <w:rFonts w:eastAsiaTheme="minorEastAsia"/>
              <w:noProof/>
            </w:rPr>
          </w:pPr>
          <w:del w:id="2087" w:author="Sammartano, Marc (BIC USA)" w:date="2014-09-07T23:25:00Z">
            <w:r w:rsidRPr="00715E24" w:rsidDel="00715E24">
              <w:rPr>
                <w:noProof/>
              </w:rPr>
              <w:delText>Back.resume</w:delText>
            </w:r>
            <w:r w:rsidDel="00715E24">
              <w:rPr>
                <w:noProof/>
                <w:webHidden/>
              </w:rPr>
              <w:tab/>
            </w:r>
            <w:r w:rsidR="00E22768" w:rsidDel="00715E24">
              <w:rPr>
                <w:noProof/>
                <w:webHidden/>
              </w:rPr>
              <w:delText>69</w:delText>
            </w:r>
          </w:del>
        </w:p>
        <w:p w:rsidR="003D4F8C" w:rsidDel="00715E24" w:rsidRDefault="003D4F8C">
          <w:pPr>
            <w:pStyle w:val="TOC2"/>
            <w:rPr>
              <w:del w:id="2088" w:author="Sammartano, Marc (BIC USA)" w:date="2014-09-07T23:25:00Z"/>
              <w:rFonts w:eastAsiaTheme="minorEastAsia"/>
              <w:noProof/>
            </w:rPr>
          </w:pPr>
          <w:del w:id="2089" w:author="Sammartano, Marc (BIC USA)" w:date="2014-09-07T23:25:00Z">
            <w:r w:rsidRPr="00715E24" w:rsidDel="00715E24">
              <w:rPr>
                <w:noProof/>
              </w:rPr>
              <w:delText>OnMenuKey:</w:delText>
            </w:r>
            <w:r w:rsidDel="00715E24">
              <w:rPr>
                <w:noProof/>
                <w:webHidden/>
              </w:rPr>
              <w:tab/>
            </w:r>
            <w:r w:rsidR="00E22768" w:rsidDel="00715E24">
              <w:rPr>
                <w:noProof/>
                <w:webHidden/>
              </w:rPr>
              <w:delText>69</w:delText>
            </w:r>
          </w:del>
        </w:p>
        <w:p w:rsidR="003D4F8C" w:rsidDel="00715E24" w:rsidRDefault="003D4F8C">
          <w:pPr>
            <w:pStyle w:val="TOC3"/>
            <w:rPr>
              <w:del w:id="2090" w:author="Sammartano, Marc (BIC USA)" w:date="2014-09-07T23:25:00Z"/>
              <w:rFonts w:eastAsiaTheme="minorEastAsia"/>
              <w:noProof/>
            </w:rPr>
          </w:pPr>
          <w:del w:id="2091" w:author="Sammartano, Marc (BIC USA)" w:date="2014-09-07T23:25:00Z">
            <w:r w:rsidRPr="00715E24" w:rsidDel="00715E24">
              <w:rPr>
                <w:noProof/>
              </w:rPr>
              <w:delText>MenuKey.resume</w:delText>
            </w:r>
            <w:r w:rsidDel="00715E24">
              <w:rPr>
                <w:noProof/>
                <w:webHidden/>
              </w:rPr>
              <w:tab/>
            </w:r>
            <w:r w:rsidR="00E22768" w:rsidDel="00715E24">
              <w:rPr>
                <w:noProof/>
                <w:webHidden/>
              </w:rPr>
              <w:delText>69</w:delText>
            </w:r>
          </w:del>
        </w:p>
        <w:p w:rsidR="003D4F8C" w:rsidDel="00715E24" w:rsidRDefault="003D4F8C">
          <w:pPr>
            <w:pStyle w:val="TOC2"/>
            <w:rPr>
              <w:del w:id="2092" w:author="Sammartano, Marc (BIC USA)" w:date="2014-09-07T23:25:00Z"/>
              <w:rFonts w:eastAsiaTheme="minorEastAsia"/>
              <w:noProof/>
            </w:rPr>
          </w:pPr>
          <w:del w:id="2093" w:author="Sammartano, Marc (BIC USA)" w:date="2014-09-07T23:25:00Z">
            <w:r w:rsidRPr="00715E24" w:rsidDel="00715E24">
              <w:rPr>
                <w:noProof/>
              </w:rPr>
              <w:delText>OnKeyPress:</w:delText>
            </w:r>
            <w:r w:rsidDel="00715E24">
              <w:rPr>
                <w:noProof/>
                <w:webHidden/>
              </w:rPr>
              <w:tab/>
            </w:r>
            <w:r w:rsidR="00E22768" w:rsidDel="00715E24">
              <w:rPr>
                <w:noProof/>
                <w:webHidden/>
              </w:rPr>
              <w:delText>69</w:delText>
            </w:r>
          </w:del>
        </w:p>
        <w:p w:rsidR="003D4F8C" w:rsidDel="00715E24" w:rsidRDefault="003D4F8C">
          <w:pPr>
            <w:pStyle w:val="TOC3"/>
            <w:rPr>
              <w:del w:id="2094" w:author="Sammartano, Marc (BIC USA)" w:date="2014-09-07T23:25:00Z"/>
              <w:rFonts w:eastAsiaTheme="minorEastAsia"/>
              <w:noProof/>
            </w:rPr>
          </w:pPr>
          <w:del w:id="2095" w:author="Sammartano, Marc (BIC USA)" w:date="2014-09-07T23:25:00Z">
            <w:r w:rsidRPr="00715E24" w:rsidDel="00715E24">
              <w:rPr>
                <w:noProof/>
              </w:rPr>
              <w:delText>Key.Resume</w:delText>
            </w:r>
            <w:r w:rsidDel="00715E24">
              <w:rPr>
                <w:noProof/>
                <w:webHidden/>
              </w:rPr>
              <w:tab/>
            </w:r>
            <w:r w:rsidR="00E22768" w:rsidDel="00715E24">
              <w:rPr>
                <w:noProof/>
                <w:webHidden/>
              </w:rPr>
              <w:delText>69</w:delText>
            </w:r>
          </w:del>
        </w:p>
        <w:p w:rsidR="003D4F8C" w:rsidDel="00715E24" w:rsidRDefault="003D4F8C">
          <w:pPr>
            <w:pStyle w:val="TOC2"/>
            <w:rPr>
              <w:del w:id="2096" w:author="Sammartano, Marc (BIC USA)" w:date="2014-09-07T23:25:00Z"/>
              <w:rFonts w:eastAsiaTheme="minorEastAsia"/>
              <w:noProof/>
            </w:rPr>
          </w:pPr>
          <w:del w:id="2097" w:author="Sammartano, Marc (BIC USA)" w:date="2014-09-07T23:25:00Z">
            <w:r w:rsidRPr="00715E24" w:rsidDel="00715E24">
              <w:rPr>
                <w:noProof/>
              </w:rPr>
              <w:delText>End{ &lt;msg_sexp&gt;}</w:delText>
            </w:r>
            <w:r w:rsidDel="00715E24">
              <w:rPr>
                <w:noProof/>
                <w:webHidden/>
              </w:rPr>
              <w:tab/>
            </w:r>
            <w:r w:rsidR="00E22768" w:rsidDel="00715E24">
              <w:rPr>
                <w:noProof/>
                <w:webHidden/>
              </w:rPr>
              <w:delText>69</w:delText>
            </w:r>
          </w:del>
        </w:p>
        <w:p w:rsidR="003D4F8C" w:rsidDel="00715E24" w:rsidRDefault="003D4F8C">
          <w:pPr>
            <w:pStyle w:val="TOC2"/>
            <w:rPr>
              <w:del w:id="2098" w:author="Sammartano, Marc (BIC USA)" w:date="2014-09-07T23:25:00Z"/>
              <w:rFonts w:eastAsiaTheme="minorEastAsia"/>
              <w:noProof/>
            </w:rPr>
          </w:pPr>
          <w:del w:id="2099" w:author="Sammartano, Marc (BIC USA)" w:date="2014-09-07T23:25:00Z">
            <w:r w:rsidRPr="00715E24" w:rsidDel="00715E24">
              <w:rPr>
                <w:noProof/>
              </w:rPr>
              <w:delText>Exit</w:delText>
            </w:r>
            <w:r w:rsidDel="00715E24">
              <w:rPr>
                <w:noProof/>
                <w:webHidden/>
              </w:rPr>
              <w:tab/>
            </w:r>
            <w:r w:rsidR="00E22768" w:rsidDel="00715E24">
              <w:rPr>
                <w:noProof/>
                <w:webHidden/>
              </w:rPr>
              <w:delText>70</w:delText>
            </w:r>
          </w:del>
        </w:p>
        <w:p w:rsidR="003D4F8C" w:rsidDel="00715E24" w:rsidRDefault="003D4F8C">
          <w:pPr>
            <w:pStyle w:val="TOC1"/>
            <w:tabs>
              <w:tab w:val="right" w:leader="dot" w:pos="9350"/>
            </w:tabs>
            <w:rPr>
              <w:del w:id="2100" w:author="Sammartano, Marc (BIC USA)" w:date="2014-09-07T23:25:00Z"/>
              <w:rFonts w:eastAsiaTheme="minorEastAsia"/>
              <w:noProof/>
            </w:rPr>
          </w:pPr>
          <w:del w:id="2101" w:author="Sammartano, Marc (BIC USA)" w:date="2014-09-07T23:25:00Z">
            <w:r w:rsidRPr="00715E24" w:rsidDel="00715E24">
              <w:rPr>
                <w:noProof/>
              </w:rPr>
              <w:delText>READ – DATA – RESTORE Commands</w:delText>
            </w:r>
            <w:r w:rsidDel="00715E24">
              <w:rPr>
                <w:noProof/>
                <w:webHidden/>
              </w:rPr>
              <w:tab/>
            </w:r>
            <w:r w:rsidR="00E22768" w:rsidDel="00715E24">
              <w:rPr>
                <w:noProof/>
                <w:webHidden/>
              </w:rPr>
              <w:delText>70</w:delText>
            </w:r>
          </w:del>
        </w:p>
        <w:p w:rsidR="003D4F8C" w:rsidDel="00715E24" w:rsidRDefault="003D4F8C">
          <w:pPr>
            <w:pStyle w:val="TOC2"/>
            <w:rPr>
              <w:del w:id="2102" w:author="Sammartano, Marc (BIC USA)" w:date="2014-09-07T23:25:00Z"/>
              <w:rFonts w:eastAsiaTheme="minorEastAsia"/>
              <w:noProof/>
            </w:rPr>
          </w:pPr>
          <w:del w:id="2103" w:author="Sammartano, Marc (BIC USA)" w:date="2014-09-07T23:25:00Z">
            <w:r w:rsidRPr="00715E24" w:rsidDel="00715E24">
              <w:rPr>
                <w:noProof/>
              </w:rPr>
              <w:lastRenderedPageBreak/>
              <w:delText>Read.data &lt;number&gt;|&lt;string&gt;{,&lt;number&gt;|&lt;string&gt;...,&lt;number&gt;|&lt;string&gt;}</w:delText>
            </w:r>
            <w:r w:rsidDel="00715E24">
              <w:rPr>
                <w:noProof/>
                <w:webHidden/>
              </w:rPr>
              <w:tab/>
            </w:r>
            <w:r w:rsidR="00E22768" w:rsidDel="00715E24">
              <w:rPr>
                <w:noProof/>
                <w:webHidden/>
              </w:rPr>
              <w:delText>70</w:delText>
            </w:r>
          </w:del>
        </w:p>
        <w:p w:rsidR="003D4F8C" w:rsidDel="00715E24" w:rsidRDefault="003D4F8C">
          <w:pPr>
            <w:pStyle w:val="TOC2"/>
            <w:rPr>
              <w:del w:id="2104" w:author="Sammartano, Marc (BIC USA)" w:date="2014-09-07T23:25:00Z"/>
              <w:rFonts w:eastAsiaTheme="minorEastAsia"/>
              <w:noProof/>
            </w:rPr>
          </w:pPr>
          <w:del w:id="2105" w:author="Sammartano, Marc (BIC USA)" w:date="2014-09-07T23:25:00Z">
            <w:r w:rsidRPr="00715E24" w:rsidDel="00715E24">
              <w:rPr>
                <w:noProof/>
              </w:rPr>
              <w:delText>Read.next &lt;var&gt;, ...</w:delText>
            </w:r>
            <w:r w:rsidDel="00715E24">
              <w:rPr>
                <w:noProof/>
                <w:webHidden/>
              </w:rPr>
              <w:tab/>
            </w:r>
            <w:r w:rsidR="00E22768" w:rsidDel="00715E24">
              <w:rPr>
                <w:noProof/>
                <w:webHidden/>
              </w:rPr>
              <w:delText>70</w:delText>
            </w:r>
          </w:del>
        </w:p>
        <w:p w:rsidR="003D4F8C" w:rsidDel="00715E24" w:rsidRDefault="003D4F8C">
          <w:pPr>
            <w:pStyle w:val="TOC2"/>
            <w:rPr>
              <w:del w:id="2106" w:author="Sammartano, Marc (BIC USA)" w:date="2014-09-07T23:25:00Z"/>
              <w:rFonts w:eastAsiaTheme="minorEastAsia"/>
              <w:noProof/>
            </w:rPr>
          </w:pPr>
          <w:del w:id="2107" w:author="Sammartano, Marc (BIC USA)" w:date="2014-09-07T23:25:00Z">
            <w:r w:rsidRPr="00715E24" w:rsidDel="00715E24">
              <w:rPr>
                <w:noProof/>
              </w:rPr>
              <w:delText>Read.from &lt;nexp&gt;</w:delText>
            </w:r>
            <w:r w:rsidDel="00715E24">
              <w:rPr>
                <w:noProof/>
                <w:webHidden/>
              </w:rPr>
              <w:tab/>
            </w:r>
            <w:r w:rsidR="00E22768" w:rsidDel="00715E24">
              <w:rPr>
                <w:noProof/>
                <w:webHidden/>
              </w:rPr>
              <w:delText>70</w:delText>
            </w:r>
          </w:del>
        </w:p>
        <w:p w:rsidR="003D4F8C" w:rsidDel="00715E24" w:rsidRDefault="003D4F8C">
          <w:pPr>
            <w:pStyle w:val="TOC1"/>
            <w:tabs>
              <w:tab w:val="right" w:leader="dot" w:pos="9350"/>
            </w:tabs>
            <w:rPr>
              <w:del w:id="2108" w:author="Sammartano, Marc (BIC USA)" w:date="2014-09-07T23:25:00Z"/>
              <w:rFonts w:eastAsiaTheme="minorEastAsia"/>
              <w:noProof/>
            </w:rPr>
          </w:pPr>
          <w:del w:id="2109" w:author="Sammartano, Marc (BIC USA)" w:date="2014-09-07T23:25:00Z">
            <w:r w:rsidRPr="00715E24" w:rsidDel="00715E24">
              <w:rPr>
                <w:noProof/>
              </w:rPr>
              <w:delText>Debug Commands</w:delText>
            </w:r>
            <w:r w:rsidDel="00715E24">
              <w:rPr>
                <w:noProof/>
                <w:webHidden/>
              </w:rPr>
              <w:tab/>
            </w:r>
            <w:r w:rsidR="00E22768" w:rsidDel="00715E24">
              <w:rPr>
                <w:noProof/>
                <w:webHidden/>
              </w:rPr>
              <w:delText>70</w:delText>
            </w:r>
          </w:del>
        </w:p>
        <w:p w:rsidR="003D4F8C" w:rsidDel="00715E24" w:rsidRDefault="003D4F8C">
          <w:pPr>
            <w:pStyle w:val="TOC2"/>
            <w:rPr>
              <w:del w:id="2110" w:author="Sammartano, Marc (BIC USA)" w:date="2014-09-07T23:25:00Z"/>
              <w:rFonts w:eastAsiaTheme="minorEastAsia"/>
              <w:noProof/>
            </w:rPr>
          </w:pPr>
          <w:del w:id="2111" w:author="Sammartano, Marc (BIC USA)" w:date="2014-09-07T23:25:00Z">
            <w:r w:rsidRPr="00715E24" w:rsidDel="00715E24">
              <w:rPr>
                <w:noProof/>
              </w:rPr>
              <w:delText>Debug.on</w:delText>
            </w:r>
            <w:r w:rsidDel="00715E24">
              <w:rPr>
                <w:noProof/>
                <w:webHidden/>
              </w:rPr>
              <w:tab/>
            </w:r>
            <w:r w:rsidR="00E22768" w:rsidDel="00715E24">
              <w:rPr>
                <w:noProof/>
                <w:webHidden/>
              </w:rPr>
              <w:delText>71</w:delText>
            </w:r>
          </w:del>
        </w:p>
        <w:p w:rsidR="003D4F8C" w:rsidDel="00715E24" w:rsidRDefault="003D4F8C">
          <w:pPr>
            <w:pStyle w:val="TOC2"/>
            <w:rPr>
              <w:del w:id="2112" w:author="Sammartano, Marc (BIC USA)" w:date="2014-09-07T23:25:00Z"/>
              <w:rFonts w:eastAsiaTheme="minorEastAsia"/>
              <w:noProof/>
            </w:rPr>
          </w:pPr>
          <w:del w:id="2113" w:author="Sammartano, Marc (BIC USA)" w:date="2014-09-07T23:25:00Z">
            <w:r w:rsidRPr="00715E24" w:rsidDel="00715E24">
              <w:rPr>
                <w:noProof/>
              </w:rPr>
              <w:delText>Debug.off</w:delText>
            </w:r>
            <w:r w:rsidDel="00715E24">
              <w:rPr>
                <w:noProof/>
                <w:webHidden/>
              </w:rPr>
              <w:tab/>
            </w:r>
            <w:r w:rsidR="00E22768" w:rsidDel="00715E24">
              <w:rPr>
                <w:noProof/>
                <w:webHidden/>
              </w:rPr>
              <w:delText>71</w:delText>
            </w:r>
          </w:del>
        </w:p>
        <w:p w:rsidR="003D4F8C" w:rsidDel="00715E24" w:rsidRDefault="003D4F8C">
          <w:pPr>
            <w:pStyle w:val="TOC2"/>
            <w:rPr>
              <w:del w:id="2114" w:author="Sammartano, Marc (BIC USA)" w:date="2014-09-07T23:25:00Z"/>
              <w:rFonts w:eastAsiaTheme="minorEastAsia"/>
              <w:noProof/>
            </w:rPr>
          </w:pPr>
          <w:del w:id="2115" w:author="Sammartano, Marc (BIC USA)" w:date="2014-09-07T23:25:00Z">
            <w:r w:rsidRPr="00715E24" w:rsidDel="00715E24">
              <w:rPr>
                <w:noProof/>
              </w:rPr>
              <w:delText>Debug.echo.on</w:delText>
            </w:r>
            <w:r w:rsidDel="00715E24">
              <w:rPr>
                <w:noProof/>
                <w:webHidden/>
              </w:rPr>
              <w:tab/>
            </w:r>
            <w:r w:rsidR="00E22768" w:rsidDel="00715E24">
              <w:rPr>
                <w:noProof/>
                <w:webHidden/>
              </w:rPr>
              <w:delText>71</w:delText>
            </w:r>
          </w:del>
        </w:p>
        <w:p w:rsidR="003D4F8C" w:rsidDel="00715E24" w:rsidRDefault="003D4F8C">
          <w:pPr>
            <w:pStyle w:val="TOC2"/>
            <w:rPr>
              <w:del w:id="2116" w:author="Sammartano, Marc (BIC USA)" w:date="2014-09-07T23:25:00Z"/>
              <w:rFonts w:eastAsiaTheme="minorEastAsia"/>
              <w:noProof/>
            </w:rPr>
          </w:pPr>
          <w:del w:id="2117" w:author="Sammartano, Marc (BIC USA)" w:date="2014-09-07T23:25:00Z">
            <w:r w:rsidRPr="00715E24" w:rsidDel="00715E24">
              <w:rPr>
                <w:noProof/>
              </w:rPr>
              <w:delText>Debug.echo.off</w:delText>
            </w:r>
            <w:r w:rsidDel="00715E24">
              <w:rPr>
                <w:noProof/>
                <w:webHidden/>
              </w:rPr>
              <w:tab/>
            </w:r>
            <w:r w:rsidR="00E22768" w:rsidDel="00715E24">
              <w:rPr>
                <w:noProof/>
                <w:webHidden/>
              </w:rPr>
              <w:delText>71</w:delText>
            </w:r>
          </w:del>
        </w:p>
        <w:p w:rsidR="003D4F8C" w:rsidDel="00715E24" w:rsidRDefault="003D4F8C">
          <w:pPr>
            <w:pStyle w:val="TOC2"/>
            <w:rPr>
              <w:del w:id="2118" w:author="Sammartano, Marc (BIC USA)" w:date="2014-09-07T23:25:00Z"/>
              <w:rFonts w:eastAsiaTheme="minorEastAsia"/>
              <w:noProof/>
            </w:rPr>
          </w:pPr>
          <w:del w:id="2119" w:author="Sammartano, Marc (BIC USA)" w:date="2014-09-07T23:25:00Z">
            <w:r w:rsidRPr="00715E24" w:rsidDel="00715E24">
              <w:rPr>
                <w:noProof/>
              </w:rPr>
              <w:delText>Debug.print</w:delText>
            </w:r>
            <w:r w:rsidDel="00715E24">
              <w:rPr>
                <w:noProof/>
                <w:webHidden/>
              </w:rPr>
              <w:tab/>
            </w:r>
            <w:r w:rsidR="00E22768" w:rsidDel="00715E24">
              <w:rPr>
                <w:noProof/>
                <w:webHidden/>
              </w:rPr>
              <w:delText>71</w:delText>
            </w:r>
          </w:del>
        </w:p>
        <w:p w:rsidR="003D4F8C" w:rsidDel="00715E24" w:rsidRDefault="003D4F8C">
          <w:pPr>
            <w:pStyle w:val="TOC2"/>
            <w:rPr>
              <w:del w:id="2120" w:author="Sammartano, Marc (BIC USA)" w:date="2014-09-07T23:25:00Z"/>
              <w:rFonts w:eastAsiaTheme="minorEastAsia"/>
              <w:noProof/>
            </w:rPr>
          </w:pPr>
          <w:del w:id="2121" w:author="Sammartano, Marc (BIC USA)" w:date="2014-09-07T23:25:00Z">
            <w:r w:rsidRPr="00715E24" w:rsidDel="00715E24">
              <w:rPr>
                <w:noProof/>
              </w:rPr>
              <w:delText>Debug.dump.scalars</w:delText>
            </w:r>
            <w:r w:rsidDel="00715E24">
              <w:rPr>
                <w:noProof/>
                <w:webHidden/>
              </w:rPr>
              <w:tab/>
            </w:r>
            <w:r w:rsidR="00E22768" w:rsidDel="00715E24">
              <w:rPr>
                <w:noProof/>
                <w:webHidden/>
              </w:rPr>
              <w:delText>71</w:delText>
            </w:r>
          </w:del>
        </w:p>
        <w:p w:rsidR="003D4F8C" w:rsidDel="00715E24" w:rsidRDefault="003D4F8C">
          <w:pPr>
            <w:pStyle w:val="TOC2"/>
            <w:rPr>
              <w:del w:id="2122" w:author="Sammartano, Marc (BIC USA)" w:date="2014-09-07T23:25:00Z"/>
              <w:rFonts w:eastAsiaTheme="minorEastAsia"/>
              <w:noProof/>
            </w:rPr>
          </w:pPr>
          <w:del w:id="2123" w:author="Sammartano, Marc (BIC USA)" w:date="2014-09-07T23:25:00Z">
            <w:r w:rsidRPr="00715E24" w:rsidDel="00715E24">
              <w:rPr>
                <w:noProof/>
              </w:rPr>
              <w:delText>Debug.dump.array Array[]</w:delText>
            </w:r>
            <w:r w:rsidDel="00715E24">
              <w:rPr>
                <w:noProof/>
                <w:webHidden/>
              </w:rPr>
              <w:tab/>
            </w:r>
            <w:r w:rsidR="00E22768" w:rsidDel="00715E24">
              <w:rPr>
                <w:noProof/>
                <w:webHidden/>
              </w:rPr>
              <w:delText>71</w:delText>
            </w:r>
          </w:del>
        </w:p>
        <w:p w:rsidR="003D4F8C" w:rsidDel="00715E24" w:rsidRDefault="003D4F8C">
          <w:pPr>
            <w:pStyle w:val="TOC2"/>
            <w:rPr>
              <w:del w:id="2124" w:author="Sammartano, Marc (BIC USA)" w:date="2014-09-07T23:25:00Z"/>
              <w:rFonts w:eastAsiaTheme="minorEastAsia"/>
              <w:noProof/>
            </w:rPr>
          </w:pPr>
          <w:del w:id="2125" w:author="Sammartano, Marc (BIC USA)" w:date="2014-09-07T23:25:00Z">
            <w:r w:rsidRPr="00715E24" w:rsidDel="00715E24">
              <w:rPr>
                <w:noProof/>
              </w:rPr>
              <w:delText>Debug.dump.bundle  &lt;bundlePtr_nexp&gt;</w:delText>
            </w:r>
            <w:r w:rsidDel="00715E24">
              <w:rPr>
                <w:noProof/>
                <w:webHidden/>
              </w:rPr>
              <w:tab/>
            </w:r>
            <w:r w:rsidR="00E22768" w:rsidDel="00715E24">
              <w:rPr>
                <w:noProof/>
                <w:webHidden/>
              </w:rPr>
              <w:delText>71</w:delText>
            </w:r>
          </w:del>
        </w:p>
        <w:p w:rsidR="003D4F8C" w:rsidDel="00715E24" w:rsidRDefault="003D4F8C">
          <w:pPr>
            <w:pStyle w:val="TOC2"/>
            <w:rPr>
              <w:del w:id="2126" w:author="Sammartano, Marc (BIC USA)" w:date="2014-09-07T23:25:00Z"/>
              <w:rFonts w:eastAsiaTheme="minorEastAsia"/>
              <w:noProof/>
            </w:rPr>
          </w:pPr>
          <w:del w:id="2127" w:author="Sammartano, Marc (BIC USA)" w:date="2014-09-07T23:25:00Z">
            <w:r w:rsidRPr="00715E24" w:rsidDel="00715E24">
              <w:rPr>
                <w:noProof/>
              </w:rPr>
              <w:delText>Debug.dump.list  &lt;listPtr_nexp&gt;</w:delText>
            </w:r>
            <w:r w:rsidDel="00715E24">
              <w:rPr>
                <w:noProof/>
                <w:webHidden/>
              </w:rPr>
              <w:tab/>
            </w:r>
            <w:r w:rsidR="00E22768" w:rsidDel="00715E24">
              <w:rPr>
                <w:noProof/>
                <w:webHidden/>
              </w:rPr>
              <w:delText>71</w:delText>
            </w:r>
          </w:del>
        </w:p>
        <w:p w:rsidR="003D4F8C" w:rsidDel="00715E24" w:rsidRDefault="003D4F8C">
          <w:pPr>
            <w:pStyle w:val="TOC2"/>
            <w:rPr>
              <w:del w:id="2128" w:author="Sammartano, Marc (BIC USA)" w:date="2014-09-07T23:25:00Z"/>
              <w:rFonts w:eastAsiaTheme="minorEastAsia"/>
              <w:noProof/>
            </w:rPr>
          </w:pPr>
          <w:del w:id="2129" w:author="Sammartano, Marc (BIC USA)" w:date="2014-09-07T23:25:00Z">
            <w:r w:rsidRPr="00715E24" w:rsidDel="00715E24">
              <w:rPr>
                <w:noProof/>
              </w:rPr>
              <w:delText>Debug.dump.stack  &lt;stackPtr_nexp&gt;</w:delText>
            </w:r>
            <w:r w:rsidDel="00715E24">
              <w:rPr>
                <w:noProof/>
                <w:webHidden/>
              </w:rPr>
              <w:tab/>
            </w:r>
            <w:r w:rsidR="00E22768" w:rsidDel="00715E24">
              <w:rPr>
                <w:noProof/>
                <w:webHidden/>
              </w:rPr>
              <w:delText>71</w:delText>
            </w:r>
          </w:del>
        </w:p>
        <w:p w:rsidR="003D4F8C" w:rsidDel="00715E24" w:rsidRDefault="003D4F8C">
          <w:pPr>
            <w:pStyle w:val="TOC2"/>
            <w:rPr>
              <w:del w:id="2130" w:author="Sammartano, Marc (BIC USA)" w:date="2014-09-07T23:25:00Z"/>
              <w:rFonts w:eastAsiaTheme="minorEastAsia"/>
              <w:noProof/>
            </w:rPr>
          </w:pPr>
          <w:del w:id="2131" w:author="Sammartano, Marc (BIC USA)" w:date="2014-09-07T23:25:00Z">
            <w:r w:rsidRPr="00715E24" w:rsidDel="00715E24">
              <w:rPr>
                <w:noProof/>
              </w:rPr>
              <w:delText>Debug.show.scalars</w:delText>
            </w:r>
            <w:r w:rsidDel="00715E24">
              <w:rPr>
                <w:noProof/>
                <w:webHidden/>
              </w:rPr>
              <w:tab/>
            </w:r>
            <w:r w:rsidR="00E22768" w:rsidDel="00715E24">
              <w:rPr>
                <w:noProof/>
                <w:webHidden/>
              </w:rPr>
              <w:delText>71</w:delText>
            </w:r>
          </w:del>
        </w:p>
        <w:p w:rsidR="003D4F8C" w:rsidDel="00715E24" w:rsidRDefault="003D4F8C">
          <w:pPr>
            <w:pStyle w:val="TOC2"/>
            <w:rPr>
              <w:del w:id="2132" w:author="Sammartano, Marc (BIC USA)" w:date="2014-09-07T23:25:00Z"/>
              <w:rFonts w:eastAsiaTheme="minorEastAsia"/>
              <w:noProof/>
            </w:rPr>
          </w:pPr>
          <w:del w:id="2133" w:author="Sammartano, Marc (BIC USA)" w:date="2014-09-07T23:25:00Z">
            <w:r w:rsidRPr="00715E24" w:rsidDel="00715E24">
              <w:rPr>
                <w:noProof/>
              </w:rPr>
              <w:delText>Debug.show.array Array[]</w:delText>
            </w:r>
            <w:r w:rsidDel="00715E24">
              <w:rPr>
                <w:noProof/>
                <w:webHidden/>
              </w:rPr>
              <w:tab/>
            </w:r>
            <w:r w:rsidR="00E22768" w:rsidDel="00715E24">
              <w:rPr>
                <w:noProof/>
                <w:webHidden/>
              </w:rPr>
              <w:delText>72</w:delText>
            </w:r>
          </w:del>
        </w:p>
        <w:p w:rsidR="003D4F8C" w:rsidDel="00715E24" w:rsidRDefault="003D4F8C">
          <w:pPr>
            <w:pStyle w:val="TOC2"/>
            <w:rPr>
              <w:del w:id="2134" w:author="Sammartano, Marc (BIC USA)" w:date="2014-09-07T23:25:00Z"/>
              <w:rFonts w:eastAsiaTheme="minorEastAsia"/>
              <w:noProof/>
            </w:rPr>
          </w:pPr>
          <w:del w:id="2135" w:author="Sammartano, Marc (BIC USA)" w:date="2014-09-07T23:25:00Z">
            <w:r w:rsidRPr="00715E24" w:rsidDel="00715E24">
              <w:rPr>
                <w:noProof/>
              </w:rPr>
              <w:delText>Debug.show.bundle &lt;bundlePtr_nexp&gt;</w:delText>
            </w:r>
            <w:r w:rsidDel="00715E24">
              <w:rPr>
                <w:noProof/>
                <w:webHidden/>
              </w:rPr>
              <w:tab/>
            </w:r>
            <w:r w:rsidR="00E22768" w:rsidDel="00715E24">
              <w:rPr>
                <w:noProof/>
                <w:webHidden/>
              </w:rPr>
              <w:delText>72</w:delText>
            </w:r>
          </w:del>
        </w:p>
        <w:p w:rsidR="003D4F8C" w:rsidDel="00715E24" w:rsidRDefault="003D4F8C">
          <w:pPr>
            <w:pStyle w:val="TOC2"/>
            <w:rPr>
              <w:del w:id="2136" w:author="Sammartano, Marc (BIC USA)" w:date="2014-09-07T23:25:00Z"/>
              <w:rFonts w:eastAsiaTheme="minorEastAsia"/>
              <w:noProof/>
            </w:rPr>
          </w:pPr>
          <w:del w:id="2137" w:author="Sammartano, Marc (BIC USA)" w:date="2014-09-07T23:25:00Z">
            <w:r w:rsidRPr="00715E24" w:rsidDel="00715E24">
              <w:rPr>
                <w:noProof/>
              </w:rPr>
              <w:delText>Debug.show.list &lt;listPtr_nexp&gt;</w:delText>
            </w:r>
            <w:r w:rsidDel="00715E24">
              <w:rPr>
                <w:noProof/>
                <w:webHidden/>
              </w:rPr>
              <w:tab/>
            </w:r>
            <w:r w:rsidR="00E22768" w:rsidDel="00715E24">
              <w:rPr>
                <w:noProof/>
                <w:webHidden/>
              </w:rPr>
              <w:delText>72</w:delText>
            </w:r>
          </w:del>
        </w:p>
        <w:p w:rsidR="003D4F8C" w:rsidDel="00715E24" w:rsidRDefault="003D4F8C">
          <w:pPr>
            <w:pStyle w:val="TOC2"/>
            <w:rPr>
              <w:del w:id="2138" w:author="Sammartano, Marc (BIC USA)" w:date="2014-09-07T23:25:00Z"/>
              <w:rFonts w:eastAsiaTheme="minorEastAsia"/>
              <w:noProof/>
            </w:rPr>
          </w:pPr>
          <w:del w:id="2139" w:author="Sammartano, Marc (BIC USA)" w:date="2014-09-07T23:25:00Z">
            <w:r w:rsidRPr="00715E24" w:rsidDel="00715E24">
              <w:rPr>
                <w:noProof/>
              </w:rPr>
              <w:delText>Debug.show.stack &lt;stackPtr_nexp&gt;</w:delText>
            </w:r>
            <w:r w:rsidDel="00715E24">
              <w:rPr>
                <w:noProof/>
                <w:webHidden/>
              </w:rPr>
              <w:tab/>
            </w:r>
            <w:r w:rsidR="00E22768" w:rsidDel="00715E24">
              <w:rPr>
                <w:noProof/>
                <w:webHidden/>
              </w:rPr>
              <w:delText>73</w:delText>
            </w:r>
          </w:del>
        </w:p>
        <w:p w:rsidR="003D4F8C" w:rsidDel="00715E24" w:rsidRDefault="003D4F8C">
          <w:pPr>
            <w:pStyle w:val="TOC2"/>
            <w:rPr>
              <w:del w:id="2140" w:author="Sammartano, Marc (BIC USA)" w:date="2014-09-07T23:25:00Z"/>
              <w:rFonts w:eastAsiaTheme="minorEastAsia"/>
              <w:noProof/>
            </w:rPr>
          </w:pPr>
          <w:del w:id="2141" w:author="Sammartano, Marc (BIC USA)" w:date="2014-09-07T23:25:00Z">
            <w:r w:rsidRPr="00715E24" w:rsidDel="00715E24">
              <w:rPr>
                <w:noProof/>
              </w:rPr>
              <w:delText>Debug.watch var, ...</w:delText>
            </w:r>
            <w:r w:rsidDel="00715E24">
              <w:rPr>
                <w:noProof/>
                <w:webHidden/>
              </w:rPr>
              <w:tab/>
            </w:r>
            <w:r w:rsidR="00E22768" w:rsidDel="00715E24">
              <w:rPr>
                <w:noProof/>
                <w:webHidden/>
              </w:rPr>
              <w:delText>73</w:delText>
            </w:r>
          </w:del>
        </w:p>
        <w:p w:rsidR="003D4F8C" w:rsidDel="00715E24" w:rsidRDefault="003D4F8C">
          <w:pPr>
            <w:pStyle w:val="TOC2"/>
            <w:rPr>
              <w:del w:id="2142" w:author="Sammartano, Marc (BIC USA)" w:date="2014-09-07T23:25:00Z"/>
              <w:rFonts w:eastAsiaTheme="minorEastAsia"/>
              <w:noProof/>
            </w:rPr>
          </w:pPr>
          <w:del w:id="2143" w:author="Sammartano, Marc (BIC USA)" w:date="2014-09-07T23:25:00Z">
            <w:r w:rsidRPr="00715E24" w:rsidDel="00715E24">
              <w:rPr>
                <w:noProof/>
              </w:rPr>
              <w:delText>Debug.show.watch</w:delText>
            </w:r>
            <w:r w:rsidDel="00715E24">
              <w:rPr>
                <w:noProof/>
                <w:webHidden/>
              </w:rPr>
              <w:tab/>
            </w:r>
            <w:r w:rsidR="00E22768" w:rsidDel="00715E24">
              <w:rPr>
                <w:noProof/>
                <w:webHidden/>
              </w:rPr>
              <w:delText>73</w:delText>
            </w:r>
          </w:del>
        </w:p>
        <w:p w:rsidR="003D4F8C" w:rsidDel="00715E24" w:rsidRDefault="003D4F8C">
          <w:pPr>
            <w:pStyle w:val="TOC2"/>
            <w:rPr>
              <w:del w:id="2144" w:author="Sammartano, Marc (BIC USA)" w:date="2014-09-07T23:25:00Z"/>
              <w:rFonts w:eastAsiaTheme="minorEastAsia"/>
              <w:noProof/>
            </w:rPr>
          </w:pPr>
          <w:del w:id="2145" w:author="Sammartano, Marc (BIC USA)" w:date="2014-09-07T23:25:00Z">
            <w:r w:rsidRPr="00715E24" w:rsidDel="00715E24">
              <w:rPr>
                <w:noProof/>
              </w:rPr>
              <w:delText>Debug.show.program</w:delText>
            </w:r>
            <w:r w:rsidDel="00715E24">
              <w:rPr>
                <w:noProof/>
                <w:webHidden/>
              </w:rPr>
              <w:tab/>
            </w:r>
            <w:r w:rsidR="00E22768" w:rsidDel="00715E24">
              <w:rPr>
                <w:noProof/>
                <w:webHidden/>
              </w:rPr>
              <w:delText>73</w:delText>
            </w:r>
          </w:del>
        </w:p>
        <w:p w:rsidR="003D4F8C" w:rsidDel="00715E24" w:rsidRDefault="003D4F8C">
          <w:pPr>
            <w:pStyle w:val="TOC2"/>
            <w:rPr>
              <w:del w:id="2146" w:author="Sammartano, Marc (BIC USA)" w:date="2014-09-07T23:25:00Z"/>
              <w:rFonts w:eastAsiaTheme="minorEastAsia"/>
              <w:noProof/>
            </w:rPr>
          </w:pPr>
          <w:del w:id="2147" w:author="Sammartano, Marc (BIC USA)" w:date="2014-09-07T23:25:00Z">
            <w:r w:rsidRPr="00715E24" w:rsidDel="00715E24">
              <w:rPr>
                <w:noProof/>
              </w:rPr>
              <w:delText>Debug.show</w:delText>
            </w:r>
            <w:r w:rsidDel="00715E24">
              <w:rPr>
                <w:noProof/>
                <w:webHidden/>
              </w:rPr>
              <w:tab/>
            </w:r>
            <w:r w:rsidR="00E22768" w:rsidDel="00715E24">
              <w:rPr>
                <w:noProof/>
                <w:webHidden/>
              </w:rPr>
              <w:delText>73</w:delText>
            </w:r>
          </w:del>
        </w:p>
        <w:p w:rsidR="003D4F8C" w:rsidDel="00715E24" w:rsidRDefault="003D4F8C">
          <w:pPr>
            <w:pStyle w:val="TOC1"/>
            <w:tabs>
              <w:tab w:val="right" w:leader="dot" w:pos="9350"/>
            </w:tabs>
            <w:rPr>
              <w:del w:id="2148" w:author="Sammartano, Marc (BIC USA)" w:date="2014-09-07T23:25:00Z"/>
              <w:rFonts w:eastAsiaTheme="minorEastAsia"/>
              <w:noProof/>
            </w:rPr>
          </w:pPr>
          <w:del w:id="2149" w:author="Sammartano, Marc (BIC USA)" w:date="2014-09-07T23:25:00Z">
            <w:r w:rsidRPr="00715E24" w:rsidDel="00715E24">
              <w:rPr>
                <w:noProof/>
              </w:rPr>
              <w:delText>Console I/O</w:delText>
            </w:r>
            <w:r w:rsidDel="00715E24">
              <w:rPr>
                <w:noProof/>
                <w:webHidden/>
              </w:rPr>
              <w:tab/>
            </w:r>
            <w:r w:rsidR="00E22768" w:rsidDel="00715E24">
              <w:rPr>
                <w:noProof/>
                <w:webHidden/>
              </w:rPr>
              <w:delText>74</w:delText>
            </w:r>
          </w:del>
        </w:p>
        <w:p w:rsidR="003D4F8C" w:rsidDel="00715E24" w:rsidRDefault="003D4F8C">
          <w:pPr>
            <w:pStyle w:val="TOC2"/>
            <w:rPr>
              <w:del w:id="2150" w:author="Sammartano, Marc (BIC USA)" w:date="2014-09-07T23:25:00Z"/>
              <w:rFonts w:eastAsiaTheme="minorEastAsia"/>
              <w:noProof/>
            </w:rPr>
          </w:pPr>
          <w:del w:id="2151" w:author="Sammartano, Marc (BIC USA)" w:date="2014-09-07T23:25:00Z">
            <w:r w:rsidRPr="00715E24" w:rsidDel="00715E24">
              <w:rPr>
                <w:noProof/>
              </w:rPr>
              <w:delText>Output Console</w:delText>
            </w:r>
            <w:r w:rsidDel="00715E24">
              <w:rPr>
                <w:noProof/>
                <w:webHidden/>
              </w:rPr>
              <w:tab/>
            </w:r>
            <w:r w:rsidR="00E22768" w:rsidDel="00715E24">
              <w:rPr>
                <w:noProof/>
                <w:webHidden/>
              </w:rPr>
              <w:delText>74</w:delText>
            </w:r>
          </w:del>
        </w:p>
        <w:p w:rsidR="003D4F8C" w:rsidDel="00715E24" w:rsidRDefault="003D4F8C">
          <w:pPr>
            <w:pStyle w:val="TOC3"/>
            <w:rPr>
              <w:del w:id="2152" w:author="Sammartano, Marc (BIC USA)" w:date="2014-09-07T23:25:00Z"/>
              <w:rFonts w:eastAsiaTheme="minorEastAsia"/>
              <w:noProof/>
            </w:rPr>
          </w:pPr>
          <w:del w:id="2153" w:author="Sammartano, Marc (BIC USA)" w:date="2014-09-07T23:25:00Z">
            <w:r w:rsidRPr="00715E24" w:rsidDel="00715E24">
              <w:rPr>
                <w:noProof/>
              </w:rPr>
              <w:delText>Console.Title { &lt;title_sexp&gt;}</w:delText>
            </w:r>
            <w:r w:rsidDel="00715E24">
              <w:rPr>
                <w:noProof/>
                <w:webHidden/>
              </w:rPr>
              <w:tab/>
            </w:r>
            <w:r w:rsidR="00E22768" w:rsidDel="00715E24">
              <w:rPr>
                <w:noProof/>
                <w:webHidden/>
              </w:rPr>
              <w:delText>74</w:delText>
            </w:r>
          </w:del>
        </w:p>
        <w:p w:rsidR="003D4F8C" w:rsidDel="00715E24" w:rsidRDefault="003D4F8C">
          <w:pPr>
            <w:pStyle w:val="TOC3"/>
            <w:rPr>
              <w:del w:id="2154" w:author="Sammartano, Marc (BIC USA)" w:date="2014-09-07T23:25:00Z"/>
              <w:rFonts w:eastAsiaTheme="minorEastAsia"/>
              <w:noProof/>
            </w:rPr>
          </w:pPr>
          <w:del w:id="2155" w:author="Sammartano, Marc (BIC USA)" w:date="2014-09-07T23:25:00Z">
            <w:r w:rsidRPr="00715E24" w:rsidDel="00715E24">
              <w:rPr>
                <w:noProof/>
              </w:rPr>
              <w:delText>CLS</w:delText>
            </w:r>
            <w:r w:rsidDel="00715E24">
              <w:rPr>
                <w:noProof/>
                <w:webHidden/>
              </w:rPr>
              <w:tab/>
            </w:r>
            <w:r w:rsidR="00E22768" w:rsidDel="00715E24">
              <w:rPr>
                <w:noProof/>
                <w:webHidden/>
              </w:rPr>
              <w:delText>74</w:delText>
            </w:r>
          </w:del>
        </w:p>
        <w:p w:rsidR="003D4F8C" w:rsidDel="00715E24" w:rsidRDefault="003D4F8C">
          <w:pPr>
            <w:pStyle w:val="TOC3"/>
            <w:rPr>
              <w:del w:id="2156" w:author="Sammartano, Marc (BIC USA)" w:date="2014-09-07T23:25:00Z"/>
              <w:rFonts w:eastAsiaTheme="minorEastAsia"/>
              <w:noProof/>
            </w:rPr>
          </w:pPr>
          <w:del w:id="2157" w:author="Sammartano, Marc (BIC USA)" w:date="2014-09-07T23:25:00Z">
            <w:r w:rsidRPr="00715E24" w:rsidDel="00715E24">
              <w:rPr>
                <w:noProof/>
              </w:rPr>
              <w:delText>Print {&lt;exp&gt; {,|;}} ...</w:delText>
            </w:r>
            <w:r w:rsidDel="00715E24">
              <w:rPr>
                <w:noProof/>
                <w:webHidden/>
              </w:rPr>
              <w:tab/>
            </w:r>
            <w:r w:rsidR="00E22768" w:rsidDel="00715E24">
              <w:rPr>
                <w:noProof/>
                <w:webHidden/>
              </w:rPr>
              <w:delText>74</w:delText>
            </w:r>
          </w:del>
        </w:p>
        <w:p w:rsidR="003D4F8C" w:rsidDel="00715E24" w:rsidRDefault="003D4F8C">
          <w:pPr>
            <w:pStyle w:val="TOC3"/>
            <w:rPr>
              <w:del w:id="2158" w:author="Sammartano, Marc (BIC USA)" w:date="2014-09-07T23:25:00Z"/>
              <w:rFonts w:eastAsiaTheme="minorEastAsia"/>
              <w:noProof/>
            </w:rPr>
          </w:pPr>
          <w:del w:id="2159" w:author="Sammartano, Marc (BIC USA)" w:date="2014-09-07T23:25:00Z">
            <w:r w:rsidRPr="00715E24" w:rsidDel="00715E24">
              <w:rPr>
                <w:noProof/>
              </w:rPr>
              <w:delText>Print with User-Defined Functions</w:delText>
            </w:r>
            <w:r w:rsidDel="00715E24">
              <w:rPr>
                <w:noProof/>
                <w:webHidden/>
              </w:rPr>
              <w:tab/>
            </w:r>
            <w:r w:rsidR="00E22768" w:rsidDel="00715E24">
              <w:rPr>
                <w:noProof/>
                <w:webHidden/>
              </w:rPr>
              <w:delText>75</w:delText>
            </w:r>
          </w:del>
        </w:p>
        <w:p w:rsidR="003D4F8C" w:rsidDel="00715E24" w:rsidRDefault="003D4F8C">
          <w:pPr>
            <w:pStyle w:val="TOC3"/>
            <w:rPr>
              <w:del w:id="2160" w:author="Sammartano, Marc (BIC USA)" w:date="2014-09-07T23:25:00Z"/>
              <w:rFonts w:eastAsiaTheme="minorEastAsia"/>
              <w:noProof/>
            </w:rPr>
          </w:pPr>
          <w:del w:id="2161" w:author="Sammartano, Marc (BIC USA)" w:date="2014-09-07T23:25:00Z">
            <w:r w:rsidRPr="00715E24" w:rsidDel="00715E24">
              <w:rPr>
                <w:noProof/>
              </w:rPr>
              <w:delText>Console.line.text &lt;line_nexp&gt;, &lt;text_svar&gt;</w:delText>
            </w:r>
            <w:r w:rsidDel="00715E24">
              <w:rPr>
                <w:noProof/>
                <w:webHidden/>
              </w:rPr>
              <w:tab/>
            </w:r>
            <w:r w:rsidR="00E22768" w:rsidDel="00715E24">
              <w:rPr>
                <w:noProof/>
                <w:webHidden/>
              </w:rPr>
              <w:delText>75</w:delText>
            </w:r>
          </w:del>
        </w:p>
        <w:p w:rsidR="003D4F8C" w:rsidDel="00715E24" w:rsidRDefault="003D4F8C">
          <w:pPr>
            <w:pStyle w:val="TOC3"/>
            <w:rPr>
              <w:del w:id="2162" w:author="Sammartano, Marc (BIC USA)" w:date="2014-09-07T23:25:00Z"/>
              <w:rFonts w:eastAsiaTheme="minorEastAsia"/>
              <w:noProof/>
            </w:rPr>
          </w:pPr>
          <w:del w:id="2163" w:author="Sammartano, Marc (BIC USA)" w:date="2014-09-07T23:25:00Z">
            <w:r w:rsidRPr="00715E24" w:rsidDel="00715E24">
              <w:rPr>
                <w:noProof/>
              </w:rPr>
              <w:delText>Console.line.touched &lt;line_nvar&gt; {, &lt;press_lvar&gt;}</w:delText>
            </w:r>
            <w:r w:rsidDel="00715E24">
              <w:rPr>
                <w:noProof/>
                <w:webHidden/>
              </w:rPr>
              <w:tab/>
            </w:r>
            <w:r w:rsidR="00E22768" w:rsidDel="00715E24">
              <w:rPr>
                <w:noProof/>
                <w:webHidden/>
              </w:rPr>
              <w:delText>75</w:delText>
            </w:r>
          </w:del>
        </w:p>
        <w:p w:rsidR="003D4F8C" w:rsidDel="00715E24" w:rsidRDefault="003D4F8C">
          <w:pPr>
            <w:pStyle w:val="TOC3"/>
            <w:rPr>
              <w:del w:id="2164" w:author="Sammartano, Marc (BIC USA)" w:date="2014-09-07T23:25:00Z"/>
              <w:rFonts w:eastAsiaTheme="minorEastAsia"/>
              <w:noProof/>
            </w:rPr>
          </w:pPr>
          <w:del w:id="2165" w:author="Sammartano, Marc (BIC USA)" w:date="2014-09-07T23:25:00Z">
            <w:r w:rsidRPr="00715E24" w:rsidDel="00715E24">
              <w:rPr>
                <w:noProof/>
              </w:rPr>
              <w:delText>Console.save &lt;filename_sexp&gt;</w:delText>
            </w:r>
            <w:r w:rsidDel="00715E24">
              <w:rPr>
                <w:noProof/>
                <w:webHidden/>
              </w:rPr>
              <w:tab/>
            </w:r>
            <w:r w:rsidR="00E22768" w:rsidDel="00715E24">
              <w:rPr>
                <w:noProof/>
                <w:webHidden/>
              </w:rPr>
              <w:delText>75</w:delText>
            </w:r>
          </w:del>
        </w:p>
        <w:p w:rsidR="003D4F8C" w:rsidDel="00715E24" w:rsidRDefault="003D4F8C">
          <w:pPr>
            <w:pStyle w:val="TOC2"/>
            <w:rPr>
              <w:del w:id="2166" w:author="Sammartano, Marc (BIC USA)" w:date="2014-09-07T23:25:00Z"/>
              <w:rFonts w:eastAsiaTheme="minorEastAsia"/>
              <w:noProof/>
            </w:rPr>
          </w:pPr>
          <w:del w:id="2167" w:author="Sammartano, Marc (BIC USA)" w:date="2014-09-07T23:25:00Z">
            <w:r w:rsidRPr="00715E24" w:rsidDel="00715E24">
              <w:rPr>
                <w:noProof/>
              </w:rPr>
              <w:lastRenderedPageBreak/>
              <w:delText>User Input</w:delText>
            </w:r>
            <w:r w:rsidDel="00715E24">
              <w:rPr>
                <w:noProof/>
                <w:webHidden/>
              </w:rPr>
              <w:tab/>
            </w:r>
            <w:r w:rsidR="00E22768" w:rsidDel="00715E24">
              <w:rPr>
                <w:noProof/>
                <w:webHidden/>
              </w:rPr>
              <w:delText>75</w:delText>
            </w:r>
          </w:del>
        </w:p>
        <w:p w:rsidR="003D4F8C" w:rsidDel="00715E24" w:rsidRDefault="003D4F8C">
          <w:pPr>
            <w:pStyle w:val="TOC3"/>
            <w:rPr>
              <w:del w:id="2168" w:author="Sammartano, Marc (BIC USA)" w:date="2014-09-07T23:25:00Z"/>
              <w:rFonts w:eastAsiaTheme="minorEastAsia"/>
              <w:noProof/>
            </w:rPr>
          </w:pPr>
          <w:del w:id="2169" w:author="Sammartano, Marc (BIC USA)" w:date="2014-09-07T23:25:00Z">
            <w:r w:rsidRPr="00715E24" w:rsidDel="00715E24">
              <w:rPr>
                <w:noProof/>
              </w:rPr>
              <w:delText>Input &lt;Prompt_sexp&gt;, &lt;nvar&gt;|&lt;svar&gt;{, &lt;Default_sexp&gt;|&lt;Default_nexp&gt;}</w:delText>
            </w:r>
            <w:r w:rsidDel="00715E24">
              <w:rPr>
                <w:noProof/>
                <w:webHidden/>
              </w:rPr>
              <w:tab/>
            </w:r>
            <w:r w:rsidR="00E22768" w:rsidDel="00715E24">
              <w:rPr>
                <w:noProof/>
                <w:webHidden/>
              </w:rPr>
              <w:delText>75</w:delText>
            </w:r>
          </w:del>
        </w:p>
        <w:p w:rsidR="003D4F8C" w:rsidDel="00715E24" w:rsidRDefault="003D4F8C">
          <w:pPr>
            <w:pStyle w:val="TOC3"/>
            <w:rPr>
              <w:del w:id="2170" w:author="Sammartano, Marc (BIC USA)" w:date="2014-09-07T23:25:00Z"/>
              <w:rFonts w:eastAsiaTheme="minorEastAsia"/>
              <w:noProof/>
            </w:rPr>
          </w:pPr>
          <w:del w:id="2171" w:author="Sammartano, Marc (BIC USA)" w:date="2014-09-07T23:25:00Z">
            <w:r w:rsidRPr="00715E24" w:rsidDel="00715E24">
              <w:rPr>
                <w:noProof/>
              </w:rPr>
              <w:delText>Inkey$ &lt;svar&gt;</w:delText>
            </w:r>
            <w:r w:rsidDel="00715E24">
              <w:rPr>
                <w:noProof/>
                <w:webHidden/>
              </w:rPr>
              <w:tab/>
            </w:r>
            <w:r w:rsidR="00E22768" w:rsidDel="00715E24">
              <w:rPr>
                <w:noProof/>
                <w:webHidden/>
              </w:rPr>
              <w:delText>76</w:delText>
            </w:r>
          </w:del>
        </w:p>
        <w:p w:rsidR="003D4F8C" w:rsidDel="00715E24" w:rsidRDefault="003D4F8C">
          <w:pPr>
            <w:pStyle w:val="TOC3"/>
            <w:rPr>
              <w:del w:id="2172" w:author="Sammartano, Marc (BIC USA)" w:date="2014-09-07T23:25:00Z"/>
              <w:rFonts w:eastAsiaTheme="minorEastAsia"/>
              <w:noProof/>
            </w:rPr>
          </w:pPr>
          <w:del w:id="2173" w:author="Sammartano, Marc (BIC USA)" w:date="2014-09-07T23:25:00Z">
            <w:r w:rsidRPr="00715E24" w:rsidDel="00715E24">
              <w:rPr>
                <w:rFonts w:eastAsia="Times New Roman"/>
                <w:noProof/>
              </w:rPr>
              <w:delText>Text.input &lt;svar&gt;{, { &lt;text_sexp&gt;} , &lt;title_sexp&gt; }</w:delText>
            </w:r>
            <w:r w:rsidDel="00715E24">
              <w:rPr>
                <w:noProof/>
                <w:webHidden/>
              </w:rPr>
              <w:tab/>
            </w:r>
            <w:r w:rsidR="00E22768" w:rsidDel="00715E24">
              <w:rPr>
                <w:noProof/>
                <w:webHidden/>
              </w:rPr>
              <w:delText>76</w:delText>
            </w:r>
          </w:del>
        </w:p>
        <w:p w:rsidR="003D4F8C" w:rsidDel="00715E24" w:rsidRDefault="003D4F8C">
          <w:pPr>
            <w:pStyle w:val="TOC3"/>
            <w:rPr>
              <w:del w:id="2174" w:author="Sammartano, Marc (BIC USA)" w:date="2014-09-07T23:25:00Z"/>
              <w:rFonts w:eastAsiaTheme="minorEastAsia"/>
              <w:noProof/>
            </w:rPr>
          </w:pPr>
          <w:del w:id="2175" w:author="Sammartano, Marc (BIC USA)" w:date="2014-09-07T23:25:00Z">
            <w:r w:rsidRPr="00715E24" w:rsidDel="00715E24">
              <w:rPr>
                <w:noProof/>
              </w:rPr>
              <w:delText>TGet &lt;result_svar&gt;, &lt;prompt_sexp&gt; {,  &lt;title_sexp&gt;}</w:delText>
            </w:r>
            <w:r w:rsidDel="00715E24">
              <w:rPr>
                <w:noProof/>
                <w:webHidden/>
              </w:rPr>
              <w:tab/>
            </w:r>
            <w:r w:rsidR="00E22768" w:rsidDel="00715E24">
              <w:rPr>
                <w:noProof/>
                <w:webHidden/>
              </w:rPr>
              <w:delText>77</w:delText>
            </w:r>
          </w:del>
        </w:p>
        <w:p w:rsidR="003D4F8C" w:rsidDel="00715E24" w:rsidRDefault="003D4F8C">
          <w:pPr>
            <w:pStyle w:val="TOC2"/>
            <w:rPr>
              <w:del w:id="2176" w:author="Sammartano, Marc (BIC USA)" w:date="2014-09-07T23:25:00Z"/>
              <w:rFonts w:eastAsiaTheme="minorEastAsia"/>
              <w:noProof/>
            </w:rPr>
          </w:pPr>
          <w:del w:id="2177" w:author="Sammartano, Marc (BIC USA)" w:date="2014-09-07T23:25:00Z">
            <w:r w:rsidRPr="00715E24" w:rsidDel="00715E24">
              <w:rPr>
                <w:noProof/>
              </w:rPr>
              <w:delText>Kb.toggle</w:delText>
            </w:r>
            <w:r w:rsidDel="00715E24">
              <w:rPr>
                <w:noProof/>
                <w:webHidden/>
              </w:rPr>
              <w:tab/>
            </w:r>
            <w:r w:rsidR="00E22768" w:rsidDel="00715E24">
              <w:rPr>
                <w:noProof/>
                <w:webHidden/>
              </w:rPr>
              <w:delText>77</w:delText>
            </w:r>
          </w:del>
        </w:p>
        <w:p w:rsidR="003D4F8C" w:rsidDel="00715E24" w:rsidRDefault="003D4F8C">
          <w:pPr>
            <w:pStyle w:val="TOC2"/>
            <w:rPr>
              <w:del w:id="2178" w:author="Sammartano, Marc (BIC USA)" w:date="2014-09-07T23:25:00Z"/>
              <w:rFonts w:eastAsiaTheme="minorEastAsia"/>
              <w:noProof/>
            </w:rPr>
          </w:pPr>
          <w:del w:id="2179" w:author="Sammartano, Marc (BIC USA)" w:date="2014-09-07T23:25:00Z">
            <w:r w:rsidRPr="00715E24" w:rsidDel="00715E24">
              <w:rPr>
                <w:noProof/>
              </w:rPr>
              <w:delText>Kb.hide</w:delText>
            </w:r>
            <w:r w:rsidDel="00715E24">
              <w:rPr>
                <w:noProof/>
                <w:webHidden/>
              </w:rPr>
              <w:tab/>
            </w:r>
            <w:r w:rsidR="00E22768" w:rsidDel="00715E24">
              <w:rPr>
                <w:noProof/>
                <w:webHidden/>
              </w:rPr>
              <w:delText>77</w:delText>
            </w:r>
          </w:del>
        </w:p>
        <w:p w:rsidR="003D4F8C" w:rsidDel="00715E24" w:rsidRDefault="003D4F8C">
          <w:pPr>
            <w:pStyle w:val="TOC1"/>
            <w:tabs>
              <w:tab w:val="right" w:leader="dot" w:pos="9350"/>
            </w:tabs>
            <w:rPr>
              <w:del w:id="2180" w:author="Sammartano, Marc (BIC USA)" w:date="2014-09-07T23:25:00Z"/>
              <w:rFonts w:eastAsiaTheme="minorEastAsia"/>
              <w:noProof/>
            </w:rPr>
          </w:pPr>
          <w:del w:id="2181" w:author="Sammartano, Marc (BIC USA)" w:date="2014-09-07T23:25:00Z">
            <w:r w:rsidRPr="00715E24" w:rsidDel="00715E24">
              <w:rPr>
                <w:noProof/>
              </w:rPr>
              <w:delText>Working with Files</w:delText>
            </w:r>
            <w:r w:rsidDel="00715E24">
              <w:rPr>
                <w:noProof/>
                <w:webHidden/>
              </w:rPr>
              <w:tab/>
            </w:r>
            <w:r w:rsidR="00E22768" w:rsidDel="00715E24">
              <w:rPr>
                <w:noProof/>
                <w:webHidden/>
              </w:rPr>
              <w:delText>77</w:delText>
            </w:r>
          </w:del>
        </w:p>
        <w:p w:rsidR="003D4F8C" w:rsidDel="00715E24" w:rsidRDefault="003D4F8C">
          <w:pPr>
            <w:pStyle w:val="TOC2"/>
            <w:rPr>
              <w:del w:id="2182" w:author="Sammartano, Marc (BIC USA)" w:date="2014-09-07T23:25:00Z"/>
              <w:rFonts w:eastAsiaTheme="minorEastAsia"/>
              <w:noProof/>
            </w:rPr>
          </w:pPr>
          <w:del w:id="2183" w:author="Sammartano, Marc (BIC USA)" w:date="2014-09-07T23:25:00Z">
            <w:r w:rsidRPr="00715E24" w:rsidDel="00715E24">
              <w:rPr>
                <w:noProof/>
              </w:rPr>
              <w:delText>Paths Explained</w:delText>
            </w:r>
            <w:r w:rsidDel="00715E24">
              <w:rPr>
                <w:noProof/>
                <w:webHidden/>
              </w:rPr>
              <w:tab/>
            </w:r>
            <w:r w:rsidR="00E22768" w:rsidDel="00715E24">
              <w:rPr>
                <w:noProof/>
                <w:webHidden/>
              </w:rPr>
              <w:delText>78</w:delText>
            </w:r>
          </w:del>
        </w:p>
        <w:p w:rsidR="003D4F8C" w:rsidDel="00715E24" w:rsidRDefault="003D4F8C">
          <w:pPr>
            <w:pStyle w:val="TOC2"/>
            <w:rPr>
              <w:del w:id="2184" w:author="Sammartano, Marc (BIC USA)" w:date="2014-09-07T23:25:00Z"/>
              <w:rFonts w:eastAsiaTheme="minorEastAsia"/>
              <w:noProof/>
            </w:rPr>
          </w:pPr>
          <w:del w:id="2185" w:author="Sammartano, Marc (BIC USA)" w:date="2014-09-07T23:25:00Z">
            <w:r w:rsidRPr="00715E24" w:rsidDel="00715E24">
              <w:rPr>
                <w:noProof/>
              </w:rPr>
              <w:delText>Paths and Case-sensitivity</w:delText>
            </w:r>
            <w:r w:rsidDel="00715E24">
              <w:rPr>
                <w:noProof/>
                <w:webHidden/>
              </w:rPr>
              <w:tab/>
            </w:r>
            <w:r w:rsidR="00E22768" w:rsidDel="00715E24">
              <w:rPr>
                <w:noProof/>
                <w:webHidden/>
              </w:rPr>
              <w:delText>78</w:delText>
            </w:r>
          </w:del>
        </w:p>
        <w:p w:rsidR="003D4F8C" w:rsidDel="00715E24" w:rsidRDefault="003D4F8C">
          <w:pPr>
            <w:pStyle w:val="TOC2"/>
            <w:rPr>
              <w:del w:id="2186" w:author="Sammartano, Marc (BIC USA)" w:date="2014-09-07T23:25:00Z"/>
              <w:rFonts w:eastAsiaTheme="minorEastAsia"/>
              <w:noProof/>
            </w:rPr>
          </w:pPr>
          <w:del w:id="2187" w:author="Sammartano, Marc (BIC USA)" w:date="2014-09-07T23:25:00Z">
            <w:r w:rsidRPr="00715E24" w:rsidDel="00715E24">
              <w:rPr>
                <w:noProof/>
              </w:rPr>
              <w:delText>File.delete &lt;lvar&gt;, &lt;path_sexp&gt;</w:delText>
            </w:r>
            <w:r w:rsidDel="00715E24">
              <w:rPr>
                <w:noProof/>
                <w:webHidden/>
              </w:rPr>
              <w:tab/>
            </w:r>
            <w:r w:rsidR="00E22768" w:rsidDel="00715E24">
              <w:rPr>
                <w:noProof/>
                <w:webHidden/>
              </w:rPr>
              <w:delText>79</w:delText>
            </w:r>
          </w:del>
        </w:p>
        <w:p w:rsidR="003D4F8C" w:rsidDel="00715E24" w:rsidRDefault="003D4F8C">
          <w:pPr>
            <w:pStyle w:val="TOC2"/>
            <w:rPr>
              <w:del w:id="2188" w:author="Sammartano, Marc (BIC USA)" w:date="2014-09-07T23:25:00Z"/>
              <w:rFonts w:eastAsiaTheme="minorEastAsia"/>
              <w:noProof/>
            </w:rPr>
          </w:pPr>
          <w:del w:id="2189" w:author="Sammartano, Marc (BIC USA)" w:date="2014-09-07T23:25:00Z">
            <w:r w:rsidRPr="00715E24" w:rsidDel="00715E24">
              <w:rPr>
                <w:noProof/>
              </w:rPr>
              <w:delText>File.dir &lt;path_sexp&gt;, Array$[]</w:delText>
            </w:r>
            <w:r w:rsidDel="00715E24">
              <w:rPr>
                <w:noProof/>
                <w:webHidden/>
              </w:rPr>
              <w:tab/>
            </w:r>
            <w:r w:rsidR="00E22768" w:rsidDel="00715E24">
              <w:rPr>
                <w:noProof/>
                <w:webHidden/>
              </w:rPr>
              <w:delText>79</w:delText>
            </w:r>
          </w:del>
        </w:p>
        <w:p w:rsidR="003D4F8C" w:rsidDel="00715E24" w:rsidRDefault="003D4F8C">
          <w:pPr>
            <w:pStyle w:val="TOC2"/>
            <w:rPr>
              <w:del w:id="2190" w:author="Sammartano, Marc (BIC USA)" w:date="2014-09-07T23:25:00Z"/>
              <w:rFonts w:eastAsiaTheme="minorEastAsia"/>
              <w:noProof/>
            </w:rPr>
          </w:pPr>
          <w:del w:id="2191" w:author="Sammartano, Marc (BIC USA)" w:date="2014-09-07T23:25:00Z">
            <w:r w:rsidRPr="00715E24" w:rsidDel="00715E24">
              <w:rPr>
                <w:noProof/>
              </w:rPr>
              <w:delText>File.exists &lt;lvar&gt;, &lt;path_sexp&gt;</w:delText>
            </w:r>
            <w:r w:rsidDel="00715E24">
              <w:rPr>
                <w:noProof/>
                <w:webHidden/>
              </w:rPr>
              <w:tab/>
            </w:r>
            <w:r w:rsidR="00E22768" w:rsidDel="00715E24">
              <w:rPr>
                <w:noProof/>
                <w:webHidden/>
              </w:rPr>
              <w:delText>79</w:delText>
            </w:r>
          </w:del>
        </w:p>
        <w:p w:rsidR="003D4F8C" w:rsidDel="00715E24" w:rsidRDefault="003D4F8C">
          <w:pPr>
            <w:pStyle w:val="TOC2"/>
            <w:rPr>
              <w:del w:id="2192" w:author="Sammartano, Marc (BIC USA)" w:date="2014-09-07T23:25:00Z"/>
              <w:rFonts w:eastAsiaTheme="minorEastAsia"/>
              <w:noProof/>
            </w:rPr>
          </w:pPr>
          <w:del w:id="2193" w:author="Sammartano, Marc (BIC USA)" w:date="2014-09-07T23:25:00Z">
            <w:r w:rsidRPr="00715E24" w:rsidDel="00715E24">
              <w:rPr>
                <w:noProof/>
              </w:rPr>
              <w:delText>File.mkdir &lt;path_sexp&gt;</w:delText>
            </w:r>
            <w:r w:rsidDel="00715E24">
              <w:rPr>
                <w:noProof/>
                <w:webHidden/>
              </w:rPr>
              <w:tab/>
            </w:r>
            <w:r w:rsidR="00E22768" w:rsidDel="00715E24">
              <w:rPr>
                <w:noProof/>
                <w:webHidden/>
              </w:rPr>
              <w:delText>79</w:delText>
            </w:r>
          </w:del>
        </w:p>
        <w:p w:rsidR="003D4F8C" w:rsidDel="00715E24" w:rsidRDefault="003D4F8C">
          <w:pPr>
            <w:pStyle w:val="TOC2"/>
            <w:rPr>
              <w:del w:id="2194" w:author="Sammartano, Marc (BIC USA)" w:date="2014-09-07T23:25:00Z"/>
              <w:rFonts w:eastAsiaTheme="minorEastAsia"/>
              <w:noProof/>
            </w:rPr>
          </w:pPr>
          <w:del w:id="2195" w:author="Sammartano, Marc (BIC USA)" w:date="2014-09-07T23:25:00Z">
            <w:r w:rsidRPr="00715E24" w:rsidDel="00715E24">
              <w:rPr>
                <w:noProof/>
              </w:rPr>
              <w:delText>File.rename &lt;Old_Path_sexp&gt;, &lt;New_Path_sexp&gt;</w:delText>
            </w:r>
            <w:r w:rsidDel="00715E24">
              <w:rPr>
                <w:noProof/>
                <w:webHidden/>
              </w:rPr>
              <w:tab/>
            </w:r>
            <w:r w:rsidR="00E22768" w:rsidDel="00715E24">
              <w:rPr>
                <w:noProof/>
                <w:webHidden/>
              </w:rPr>
              <w:delText>79</w:delText>
            </w:r>
          </w:del>
        </w:p>
        <w:p w:rsidR="003D4F8C" w:rsidDel="00715E24" w:rsidRDefault="003D4F8C">
          <w:pPr>
            <w:pStyle w:val="TOC2"/>
            <w:rPr>
              <w:del w:id="2196" w:author="Sammartano, Marc (BIC USA)" w:date="2014-09-07T23:25:00Z"/>
              <w:rFonts w:eastAsiaTheme="minorEastAsia"/>
              <w:noProof/>
            </w:rPr>
          </w:pPr>
          <w:del w:id="2197" w:author="Sammartano, Marc (BIC USA)" w:date="2014-09-07T23:25:00Z">
            <w:r w:rsidRPr="00715E24" w:rsidDel="00715E24">
              <w:rPr>
                <w:noProof/>
              </w:rPr>
              <w:delText>File.root &lt;svar&gt;</w:delText>
            </w:r>
            <w:r w:rsidDel="00715E24">
              <w:rPr>
                <w:noProof/>
                <w:webHidden/>
              </w:rPr>
              <w:tab/>
            </w:r>
            <w:r w:rsidR="00E22768" w:rsidDel="00715E24">
              <w:rPr>
                <w:noProof/>
                <w:webHidden/>
              </w:rPr>
              <w:delText>80</w:delText>
            </w:r>
          </w:del>
        </w:p>
        <w:p w:rsidR="003D4F8C" w:rsidDel="00715E24" w:rsidRDefault="003D4F8C">
          <w:pPr>
            <w:pStyle w:val="TOC2"/>
            <w:rPr>
              <w:del w:id="2198" w:author="Sammartano, Marc (BIC USA)" w:date="2014-09-07T23:25:00Z"/>
              <w:rFonts w:eastAsiaTheme="minorEastAsia"/>
              <w:noProof/>
            </w:rPr>
          </w:pPr>
          <w:del w:id="2199" w:author="Sammartano, Marc (BIC USA)" w:date="2014-09-07T23:25:00Z">
            <w:r w:rsidRPr="00715E24" w:rsidDel="00715E24">
              <w:rPr>
                <w:noProof/>
              </w:rPr>
              <w:delText>File.size &lt;size_nvar&gt;, &lt;path_sexp&gt;</w:delText>
            </w:r>
            <w:r w:rsidDel="00715E24">
              <w:rPr>
                <w:noProof/>
                <w:webHidden/>
              </w:rPr>
              <w:tab/>
            </w:r>
            <w:r w:rsidR="00E22768" w:rsidDel="00715E24">
              <w:rPr>
                <w:noProof/>
                <w:webHidden/>
              </w:rPr>
              <w:delText>80</w:delText>
            </w:r>
          </w:del>
        </w:p>
        <w:p w:rsidR="003D4F8C" w:rsidDel="00715E24" w:rsidRDefault="003D4F8C">
          <w:pPr>
            <w:pStyle w:val="TOC2"/>
            <w:rPr>
              <w:del w:id="2200" w:author="Sammartano, Marc (BIC USA)" w:date="2014-09-07T23:25:00Z"/>
              <w:rFonts w:eastAsiaTheme="minorEastAsia"/>
              <w:noProof/>
            </w:rPr>
          </w:pPr>
          <w:del w:id="2201" w:author="Sammartano, Marc (BIC USA)" w:date="2014-09-07T23:25:00Z">
            <w:r w:rsidRPr="00715E24" w:rsidDel="00715E24">
              <w:rPr>
                <w:noProof/>
              </w:rPr>
              <w:delText>File.type &lt;type_nvar&gt;, &lt;path_sexp&gt;</w:delText>
            </w:r>
            <w:r w:rsidDel="00715E24">
              <w:rPr>
                <w:noProof/>
                <w:webHidden/>
              </w:rPr>
              <w:tab/>
            </w:r>
            <w:r w:rsidR="00E22768" w:rsidDel="00715E24">
              <w:rPr>
                <w:noProof/>
                <w:webHidden/>
              </w:rPr>
              <w:delText>80</w:delText>
            </w:r>
          </w:del>
        </w:p>
        <w:p w:rsidR="003D4F8C" w:rsidDel="00715E24" w:rsidRDefault="003D4F8C">
          <w:pPr>
            <w:pStyle w:val="TOC1"/>
            <w:tabs>
              <w:tab w:val="right" w:leader="dot" w:pos="9350"/>
            </w:tabs>
            <w:rPr>
              <w:del w:id="2202" w:author="Sammartano, Marc (BIC USA)" w:date="2014-09-07T23:25:00Z"/>
              <w:rFonts w:eastAsiaTheme="minorEastAsia"/>
              <w:noProof/>
            </w:rPr>
          </w:pPr>
          <w:del w:id="2203" w:author="Sammartano, Marc (BIC USA)" w:date="2014-09-07T23:25:00Z">
            <w:r w:rsidRPr="00715E24" w:rsidDel="00715E24">
              <w:rPr>
                <w:noProof/>
              </w:rPr>
              <w:delText>Text File I/O</w:delText>
            </w:r>
            <w:r w:rsidDel="00715E24">
              <w:rPr>
                <w:noProof/>
                <w:webHidden/>
              </w:rPr>
              <w:tab/>
            </w:r>
            <w:r w:rsidR="00E22768" w:rsidDel="00715E24">
              <w:rPr>
                <w:noProof/>
                <w:webHidden/>
              </w:rPr>
              <w:delText>80</w:delText>
            </w:r>
          </w:del>
        </w:p>
        <w:p w:rsidR="003D4F8C" w:rsidDel="00715E24" w:rsidRDefault="003D4F8C">
          <w:pPr>
            <w:pStyle w:val="TOC2"/>
            <w:rPr>
              <w:del w:id="2204" w:author="Sammartano, Marc (BIC USA)" w:date="2014-09-07T23:25:00Z"/>
              <w:rFonts w:eastAsiaTheme="minorEastAsia"/>
              <w:noProof/>
            </w:rPr>
          </w:pPr>
          <w:del w:id="2205" w:author="Sammartano, Marc (BIC USA)" w:date="2014-09-07T23:25:00Z">
            <w:r w:rsidRPr="00715E24" w:rsidDel="00715E24">
              <w:rPr>
                <w:noProof/>
              </w:rPr>
              <w:delText>Text.open {r|w|a}, &lt;file_table_nvar&gt;, &lt;path_sexp&gt;</w:delText>
            </w:r>
            <w:r w:rsidDel="00715E24">
              <w:rPr>
                <w:noProof/>
                <w:webHidden/>
              </w:rPr>
              <w:tab/>
            </w:r>
            <w:r w:rsidR="00E22768" w:rsidDel="00715E24">
              <w:rPr>
                <w:noProof/>
                <w:webHidden/>
              </w:rPr>
              <w:delText>80</w:delText>
            </w:r>
          </w:del>
        </w:p>
        <w:p w:rsidR="003D4F8C" w:rsidDel="00715E24" w:rsidRDefault="003D4F8C">
          <w:pPr>
            <w:pStyle w:val="TOC2"/>
            <w:rPr>
              <w:del w:id="2206" w:author="Sammartano, Marc (BIC USA)" w:date="2014-09-07T23:25:00Z"/>
              <w:rFonts w:eastAsiaTheme="minorEastAsia"/>
              <w:noProof/>
            </w:rPr>
          </w:pPr>
          <w:del w:id="2207" w:author="Sammartano, Marc (BIC USA)" w:date="2014-09-07T23:25:00Z">
            <w:r w:rsidRPr="00715E24" w:rsidDel="00715E24">
              <w:rPr>
                <w:noProof/>
              </w:rPr>
              <w:delText>Text.close &lt;file_table_nvar&gt;</w:delText>
            </w:r>
            <w:r w:rsidDel="00715E24">
              <w:rPr>
                <w:noProof/>
                <w:webHidden/>
              </w:rPr>
              <w:tab/>
            </w:r>
            <w:r w:rsidR="00E22768" w:rsidDel="00715E24">
              <w:rPr>
                <w:noProof/>
                <w:webHidden/>
              </w:rPr>
              <w:delText>81</w:delText>
            </w:r>
          </w:del>
        </w:p>
        <w:p w:rsidR="003D4F8C" w:rsidDel="00715E24" w:rsidRDefault="003D4F8C">
          <w:pPr>
            <w:pStyle w:val="TOC2"/>
            <w:rPr>
              <w:del w:id="2208" w:author="Sammartano, Marc (BIC USA)" w:date="2014-09-07T23:25:00Z"/>
              <w:rFonts w:eastAsiaTheme="minorEastAsia"/>
              <w:noProof/>
            </w:rPr>
          </w:pPr>
          <w:del w:id="2209" w:author="Sammartano, Marc (BIC USA)" w:date="2014-09-07T23:25:00Z">
            <w:r w:rsidRPr="00715E24" w:rsidDel="00715E24">
              <w:rPr>
                <w:noProof/>
              </w:rPr>
              <w:delText>Text.readln &lt;file_table_nvar&gt;, &lt;line_svar&gt;</w:delText>
            </w:r>
            <w:r w:rsidDel="00715E24">
              <w:rPr>
                <w:noProof/>
                <w:webHidden/>
              </w:rPr>
              <w:tab/>
            </w:r>
            <w:r w:rsidR="00E22768" w:rsidDel="00715E24">
              <w:rPr>
                <w:noProof/>
                <w:webHidden/>
              </w:rPr>
              <w:delText>81</w:delText>
            </w:r>
          </w:del>
        </w:p>
        <w:p w:rsidR="003D4F8C" w:rsidDel="00715E24" w:rsidRDefault="003D4F8C">
          <w:pPr>
            <w:pStyle w:val="TOC2"/>
            <w:rPr>
              <w:del w:id="2210" w:author="Sammartano, Marc (BIC USA)" w:date="2014-09-07T23:25:00Z"/>
              <w:rFonts w:eastAsiaTheme="minorEastAsia"/>
              <w:noProof/>
            </w:rPr>
          </w:pPr>
          <w:del w:id="2211" w:author="Sammartano, Marc (BIC USA)" w:date="2014-09-07T23:25:00Z">
            <w:r w:rsidRPr="00715E24" w:rsidDel="00715E24">
              <w:rPr>
                <w:noProof/>
              </w:rPr>
              <w:delText>Text.writeln &lt;file_table_nexp&gt;, &lt;parms same as print&gt;</w:delText>
            </w:r>
            <w:r w:rsidDel="00715E24">
              <w:rPr>
                <w:noProof/>
                <w:webHidden/>
              </w:rPr>
              <w:tab/>
            </w:r>
            <w:r w:rsidR="00E22768" w:rsidDel="00715E24">
              <w:rPr>
                <w:noProof/>
                <w:webHidden/>
              </w:rPr>
              <w:delText>81</w:delText>
            </w:r>
          </w:del>
        </w:p>
        <w:p w:rsidR="003D4F8C" w:rsidDel="00715E24" w:rsidRDefault="003D4F8C">
          <w:pPr>
            <w:pStyle w:val="TOC2"/>
            <w:rPr>
              <w:del w:id="2212" w:author="Sammartano, Marc (BIC USA)" w:date="2014-09-07T23:25:00Z"/>
              <w:rFonts w:eastAsiaTheme="minorEastAsia"/>
              <w:noProof/>
            </w:rPr>
          </w:pPr>
          <w:del w:id="2213" w:author="Sammartano, Marc (BIC USA)" w:date="2014-09-07T23:25:00Z">
            <w:r w:rsidRPr="00715E24" w:rsidDel="00715E24">
              <w:rPr>
                <w:noProof/>
              </w:rPr>
              <w:delText>Text.position.get  &lt;file_table_nvar&gt;, &lt;position_nvar&gt;</w:delText>
            </w:r>
            <w:r w:rsidDel="00715E24">
              <w:rPr>
                <w:noProof/>
                <w:webHidden/>
              </w:rPr>
              <w:tab/>
            </w:r>
            <w:r w:rsidR="00E22768" w:rsidDel="00715E24">
              <w:rPr>
                <w:noProof/>
                <w:webHidden/>
              </w:rPr>
              <w:delText>82</w:delText>
            </w:r>
          </w:del>
        </w:p>
        <w:p w:rsidR="003D4F8C" w:rsidDel="00715E24" w:rsidRDefault="003D4F8C">
          <w:pPr>
            <w:pStyle w:val="TOC2"/>
            <w:rPr>
              <w:del w:id="2214" w:author="Sammartano, Marc (BIC USA)" w:date="2014-09-07T23:25:00Z"/>
              <w:rFonts w:eastAsiaTheme="minorEastAsia"/>
              <w:noProof/>
            </w:rPr>
          </w:pPr>
          <w:del w:id="2215" w:author="Sammartano, Marc (BIC USA)" w:date="2014-09-07T23:25:00Z">
            <w:r w:rsidRPr="00715E24" w:rsidDel="00715E24">
              <w:rPr>
                <w:noProof/>
              </w:rPr>
              <w:delText>Text.position.set &lt;file_table_nvar&gt;, &lt;position_nexp&gt;</w:delText>
            </w:r>
            <w:r w:rsidDel="00715E24">
              <w:rPr>
                <w:noProof/>
                <w:webHidden/>
              </w:rPr>
              <w:tab/>
            </w:r>
            <w:r w:rsidR="00E22768" w:rsidDel="00715E24">
              <w:rPr>
                <w:noProof/>
                <w:webHidden/>
              </w:rPr>
              <w:delText>82</w:delText>
            </w:r>
          </w:del>
        </w:p>
        <w:p w:rsidR="003D4F8C" w:rsidDel="00715E24" w:rsidRDefault="003D4F8C">
          <w:pPr>
            <w:pStyle w:val="TOC2"/>
            <w:rPr>
              <w:del w:id="2216" w:author="Sammartano, Marc (BIC USA)" w:date="2014-09-07T23:25:00Z"/>
              <w:rFonts w:eastAsiaTheme="minorEastAsia"/>
              <w:noProof/>
            </w:rPr>
          </w:pPr>
          <w:del w:id="2217" w:author="Sammartano, Marc (BIC USA)" w:date="2014-09-07T23:25:00Z">
            <w:r w:rsidRPr="00715E24" w:rsidDel="00715E24">
              <w:rPr>
                <w:noProof/>
              </w:rPr>
              <w:delText>GrabURL &lt;result_svar&gt;, &lt;url_sexp&gt;{, &lt;timeout_nexp&gt;}</w:delText>
            </w:r>
            <w:r w:rsidDel="00715E24">
              <w:rPr>
                <w:noProof/>
                <w:webHidden/>
              </w:rPr>
              <w:tab/>
            </w:r>
            <w:r w:rsidR="00E22768" w:rsidDel="00715E24">
              <w:rPr>
                <w:noProof/>
                <w:webHidden/>
              </w:rPr>
              <w:delText>82</w:delText>
            </w:r>
          </w:del>
        </w:p>
        <w:p w:rsidR="003D4F8C" w:rsidDel="00715E24" w:rsidRDefault="003D4F8C">
          <w:pPr>
            <w:pStyle w:val="TOC2"/>
            <w:rPr>
              <w:del w:id="2218" w:author="Sammartano, Marc (BIC USA)" w:date="2014-09-07T23:25:00Z"/>
              <w:rFonts w:eastAsiaTheme="minorEastAsia"/>
              <w:noProof/>
            </w:rPr>
          </w:pPr>
          <w:del w:id="2219" w:author="Sammartano, Marc (BIC USA)" w:date="2014-09-07T23:25:00Z">
            <w:r w:rsidRPr="00715E24" w:rsidDel="00715E24">
              <w:rPr>
                <w:noProof/>
              </w:rPr>
              <w:delText>GrabFile &lt;result_svar&gt;, &lt;path_sexp&gt;{, &lt;unicode_flag_lexp&gt;}</w:delText>
            </w:r>
            <w:r w:rsidDel="00715E24">
              <w:rPr>
                <w:noProof/>
                <w:webHidden/>
              </w:rPr>
              <w:tab/>
            </w:r>
            <w:r w:rsidR="00E22768" w:rsidDel="00715E24">
              <w:rPr>
                <w:noProof/>
                <w:webHidden/>
              </w:rPr>
              <w:delText>82</w:delText>
            </w:r>
          </w:del>
        </w:p>
        <w:p w:rsidR="003D4F8C" w:rsidDel="00715E24" w:rsidRDefault="003D4F8C">
          <w:pPr>
            <w:pStyle w:val="TOC1"/>
            <w:tabs>
              <w:tab w:val="right" w:leader="dot" w:pos="9350"/>
            </w:tabs>
            <w:rPr>
              <w:del w:id="2220" w:author="Sammartano, Marc (BIC USA)" w:date="2014-09-07T23:25:00Z"/>
              <w:rFonts w:eastAsiaTheme="minorEastAsia"/>
              <w:noProof/>
            </w:rPr>
          </w:pPr>
          <w:del w:id="2221" w:author="Sammartano, Marc (BIC USA)" w:date="2014-09-07T23:25:00Z">
            <w:r w:rsidRPr="00715E24" w:rsidDel="00715E24">
              <w:rPr>
                <w:noProof/>
              </w:rPr>
              <w:delText>Byte File I/O</w:delText>
            </w:r>
            <w:r w:rsidDel="00715E24">
              <w:rPr>
                <w:noProof/>
                <w:webHidden/>
              </w:rPr>
              <w:tab/>
            </w:r>
            <w:r w:rsidR="00E22768" w:rsidDel="00715E24">
              <w:rPr>
                <w:noProof/>
                <w:webHidden/>
              </w:rPr>
              <w:delText>83</w:delText>
            </w:r>
          </w:del>
        </w:p>
        <w:p w:rsidR="003D4F8C" w:rsidDel="00715E24" w:rsidRDefault="003D4F8C">
          <w:pPr>
            <w:pStyle w:val="TOC2"/>
            <w:rPr>
              <w:del w:id="2222" w:author="Sammartano, Marc (BIC USA)" w:date="2014-09-07T23:25:00Z"/>
              <w:rFonts w:eastAsiaTheme="minorEastAsia"/>
              <w:noProof/>
            </w:rPr>
          </w:pPr>
          <w:del w:id="2223" w:author="Sammartano, Marc (BIC USA)" w:date="2014-09-07T23:25:00Z">
            <w:r w:rsidRPr="00715E24" w:rsidDel="00715E24">
              <w:rPr>
                <w:noProof/>
              </w:rPr>
              <w:delText>Byte.open {r|w|a}, &lt;file_table_nvar&gt;, &lt;path_sexp&gt;</w:delText>
            </w:r>
            <w:r w:rsidDel="00715E24">
              <w:rPr>
                <w:noProof/>
                <w:webHidden/>
              </w:rPr>
              <w:tab/>
            </w:r>
            <w:r w:rsidR="00E22768" w:rsidDel="00715E24">
              <w:rPr>
                <w:noProof/>
                <w:webHidden/>
              </w:rPr>
              <w:delText>83</w:delText>
            </w:r>
          </w:del>
        </w:p>
        <w:p w:rsidR="003D4F8C" w:rsidDel="00715E24" w:rsidRDefault="003D4F8C">
          <w:pPr>
            <w:pStyle w:val="TOC2"/>
            <w:rPr>
              <w:del w:id="2224" w:author="Sammartano, Marc (BIC USA)" w:date="2014-09-07T23:25:00Z"/>
              <w:rFonts w:eastAsiaTheme="minorEastAsia"/>
              <w:noProof/>
            </w:rPr>
          </w:pPr>
          <w:del w:id="2225" w:author="Sammartano, Marc (BIC USA)" w:date="2014-09-07T23:25:00Z">
            <w:r w:rsidRPr="00715E24" w:rsidDel="00715E24">
              <w:rPr>
                <w:noProof/>
              </w:rPr>
              <w:delText>Byte.close &lt;file_table_nvar&gt;</w:delText>
            </w:r>
            <w:r w:rsidDel="00715E24">
              <w:rPr>
                <w:noProof/>
                <w:webHidden/>
              </w:rPr>
              <w:tab/>
            </w:r>
            <w:r w:rsidR="00E22768" w:rsidDel="00715E24">
              <w:rPr>
                <w:noProof/>
                <w:webHidden/>
              </w:rPr>
              <w:delText>83</w:delText>
            </w:r>
          </w:del>
        </w:p>
        <w:p w:rsidR="003D4F8C" w:rsidDel="00715E24" w:rsidRDefault="003D4F8C">
          <w:pPr>
            <w:pStyle w:val="TOC2"/>
            <w:rPr>
              <w:del w:id="2226" w:author="Sammartano, Marc (BIC USA)" w:date="2014-09-07T23:25:00Z"/>
              <w:rFonts w:eastAsiaTheme="minorEastAsia"/>
              <w:noProof/>
            </w:rPr>
          </w:pPr>
          <w:del w:id="2227" w:author="Sammartano, Marc (BIC USA)" w:date="2014-09-07T23:25:00Z">
            <w:r w:rsidRPr="00715E24" w:rsidDel="00715E24">
              <w:rPr>
                <w:noProof/>
              </w:rPr>
              <w:delText>Byte.read.byte &lt;file_table_nvar&gt;, &lt;byte_nvar&gt;</w:delText>
            </w:r>
            <w:r w:rsidDel="00715E24">
              <w:rPr>
                <w:noProof/>
                <w:webHidden/>
              </w:rPr>
              <w:tab/>
            </w:r>
            <w:r w:rsidR="00E22768" w:rsidDel="00715E24">
              <w:rPr>
                <w:noProof/>
                <w:webHidden/>
              </w:rPr>
              <w:delText>83</w:delText>
            </w:r>
          </w:del>
        </w:p>
        <w:p w:rsidR="003D4F8C" w:rsidDel="00715E24" w:rsidRDefault="003D4F8C">
          <w:pPr>
            <w:pStyle w:val="TOC2"/>
            <w:rPr>
              <w:del w:id="2228" w:author="Sammartano, Marc (BIC USA)" w:date="2014-09-07T23:25:00Z"/>
              <w:rFonts w:eastAsiaTheme="minorEastAsia"/>
              <w:noProof/>
            </w:rPr>
          </w:pPr>
          <w:del w:id="2229" w:author="Sammartano, Marc (BIC USA)" w:date="2014-09-07T23:25:00Z">
            <w:r w:rsidRPr="00715E24" w:rsidDel="00715E24">
              <w:rPr>
                <w:noProof/>
              </w:rPr>
              <w:delText>Byte.write.byte &lt;file_table_nvar&gt;, &lt;byte_nexp&gt;|&lt;sexp&gt;</w:delText>
            </w:r>
            <w:r w:rsidDel="00715E24">
              <w:rPr>
                <w:noProof/>
                <w:webHidden/>
              </w:rPr>
              <w:tab/>
            </w:r>
            <w:r w:rsidR="00E22768" w:rsidDel="00715E24">
              <w:rPr>
                <w:noProof/>
                <w:webHidden/>
              </w:rPr>
              <w:delText>84</w:delText>
            </w:r>
          </w:del>
        </w:p>
        <w:p w:rsidR="003D4F8C" w:rsidDel="00715E24" w:rsidRDefault="003D4F8C">
          <w:pPr>
            <w:pStyle w:val="TOC2"/>
            <w:rPr>
              <w:del w:id="2230" w:author="Sammartano, Marc (BIC USA)" w:date="2014-09-07T23:25:00Z"/>
              <w:rFonts w:eastAsiaTheme="minorEastAsia"/>
              <w:noProof/>
            </w:rPr>
          </w:pPr>
          <w:del w:id="2231" w:author="Sammartano, Marc (BIC USA)" w:date="2014-09-07T23:25:00Z">
            <w:r w:rsidRPr="00715E24" w:rsidDel="00715E24">
              <w:rPr>
                <w:noProof/>
              </w:rPr>
              <w:lastRenderedPageBreak/>
              <w:delText>Byte.read.buffer &lt;file_table_nvar&gt;, &lt;count_nexp&gt;, &lt;buffer_svar&gt;</w:delText>
            </w:r>
            <w:r w:rsidDel="00715E24">
              <w:rPr>
                <w:noProof/>
                <w:webHidden/>
              </w:rPr>
              <w:tab/>
            </w:r>
            <w:r w:rsidR="00E22768" w:rsidDel="00715E24">
              <w:rPr>
                <w:noProof/>
                <w:webHidden/>
              </w:rPr>
              <w:delText>84</w:delText>
            </w:r>
          </w:del>
        </w:p>
        <w:p w:rsidR="003D4F8C" w:rsidDel="00715E24" w:rsidRDefault="003D4F8C">
          <w:pPr>
            <w:pStyle w:val="TOC2"/>
            <w:rPr>
              <w:del w:id="2232" w:author="Sammartano, Marc (BIC USA)" w:date="2014-09-07T23:25:00Z"/>
              <w:rFonts w:eastAsiaTheme="minorEastAsia"/>
              <w:noProof/>
            </w:rPr>
          </w:pPr>
          <w:del w:id="2233" w:author="Sammartano, Marc (BIC USA)" w:date="2014-09-07T23:25:00Z">
            <w:r w:rsidRPr="00715E24" w:rsidDel="00715E24">
              <w:rPr>
                <w:noProof/>
              </w:rPr>
              <w:delText>Byte.write.buffer &lt;file_table_nvar&gt;, &lt;sexp&gt;</w:delText>
            </w:r>
            <w:r w:rsidDel="00715E24">
              <w:rPr>
                <w:noProof/>
                <w:webHidden/>
              </w:rPr>
              <w:tab/>
            </w:r>
            <w:r w:rsidR="00E22768" w:rsidDel="00715E24">
              <w:rPr>
                <w:noProof/>
                <w:webHidden/>
              </w:rPr>
              <w:delText>84</w:delText>
            </w:r>
          </w:del>
        </w:p>
        <w:p w:rsidR="003D4F8C" w:rsidDel="00715E24" w:rsidRDefault="003D4F8C">
          <w:pPr>
            <w:pStyle w:val="TOC2"/>
            <w:rPr>
              <w:del w:id="2234" w:author="Sammartano, Marc (BIC USA)" w:date="2014-09-07T23:25:00Z"/>
              <w:rFonts w:eastAsiaTheme="minorEastAsia"/>
              <w:noProof/>
            </w:rPr>
          </w:pPr>
          <w:del w:id="2235" w:author="Sammartano, Marc (BIC USA)" w:date="2014-09-07T23:25:00Z">
            <w:r w:rsidRPr="00715E24" w:rsidDel="00715E24">
              <w:rPr>
                <w:noProof/>
              </w:rPr>
              <w:delText>Byte.position.get  &lt;file_table_nvar&gt;, &lt;position_nvar&gt;</w:delText>
            </w:r>
            <w:r w:rsidDel="00715E24">
              <w:rPr>
                <w:noProof/>
                <w:webHidden/>
              </w:rPr>
              <w:tab/>
            </w:r>
            <w:r w:rsidR="00E22768" w:rsidDel="00715E24">
              <w:rPr>
                <w:noProof/>
                <w:webHidden/>
              </w:rPr>
              <w:delText>84</w:delText>
            </w:r>
          </w:del>
        </w:p>
        <w:p w:rsidR="003D4F8C" w:rsidDel="00715E24" w:rsidRDefault="003D4F8C">
          <w:pPr>
            <w:pStyle w:val="TOC2"/>
            <w:rPr>
              <w:del w:id="2236" w:author="Sammartano, Marc (BIC USA)" w:date="2014-09-07T23:25:00Z"/>
              <w:rFonts w:eastAsiaTheme="minorEastAsia"/>
              <w:noProof/>
            </w:rPr>
          </w:pPr>
          <w:del w:id="2237" w:author="Sammartano, Marc (BIC USA)" w:date="2014-09-07T23:25:00Z">
            <w:r w:rsidRPr="00715E24" w:rsidDel="00715E24">
              <w:rPr>
                <w:noProof/>
              </w:rPr>
              <w:delText>Byte.position.set &lt;file_table_nvar&gt;, &lt;position_nexp&gt;</w:delText>
            </w:r>
            <w:r w:rsidDel="00715E24">
              <w:rPr>
                <w:noProof/>
                <w:webHidden/>
              </w:rPr>
              <w:tab/>
            </w:r>
            <w:r w:rsidR="00E22768" w:rsidDel="00715E24">
              <w:rPr>
                <w:noProof/>
                <w:webHidden/>
              </w:rPr>
              <w:delText>84</w:delText>
            </w:r>
          </w:del>
        </w:p>
        <w:p w:rsidR="003D4F8C" w:rsidDel="00715E24" w:rsidRDefault="003D4F8C">
          <w:pPr>
            <w:pStyle w:val="TOC2"/>
            <w:rPr>
              <w:del w:id="2238" w:author="Sammartano, Marc (BIC USA)" w:date="2014-09-07T23:25:00Z"/>
              <w:rFonts w:eastAsiaTheme="minorEastAsia"/>
              <w:noProof/>
            </w:rPr>
          </w:pPr>
          <w:del w:id="2239" w:author="Sammartano, Marc (BIC USA)" w:date="2014-09-07T23:25:00Z">
            <w:r w:rsidRPr="00715E24" w:rsidDel="00715E24">
              <w:rPr>
                <w:noProof/>
              </w:rPr>
              <w:delText>Byte.copy &lt;file_table_nvar&gt;,&lt;output_file_svar&gt;</w:delText>
            </w:r>
            <w:r w:rsidDel="00715E24">
              <w:rPr>
                <w:noProof/>
                <w:webHidden/>
              </w:rPr>
              <w:tab/>
            </w:r>
            <w:r w:rsidR="00E22768" w:rsidDel="00715E24">
              <w:rPr>
                <w:noProof/>
                <w:webHidden/>
              </w:rPr>
              <w:delText>84</w:delText>
            </w:r>
          </w:del>
        </w:p>
        <w:p w:rsidR="003D4F8C" w:rsidDel="00715E24" w:rsidRDefault="003D4F8C">
          <w:pPr>
            <w:pStyle w:val="TOC1"/>
            <w:tabs>
              <w:tab w:val="right" w:leader="dot" w:pos="9350"/>
            </w:tabs>
            <w:rPr>
              <w:del w:id="2240" w:author="Sammartano, Marc (BIC USA)" w:date="2014-09-07T23:25:00Z"/>
              <w:rFonts w:eastAsiaTheme="minorEastAsia"/>
              <w:noProof/>
            </w:rPr>
          </w:pPr>
          <w:del w:id="2241" w:author="Sammartano, Marc (BIC USA)" w:date="2014-09-07T23:25:00Z">
            <w:r w:rsidRPr="00715E24" w:rsidDel="00715E24">
              <w:rPr>
                <w:noProof/>
              </w:rPr>
              <w:delText>HTML</w:delText>
            </w:r>
            <w:r w:rsidDel="00715E24">
              <w:rPr>
                <w:noProof/>
                <w:webHidden/>
              </w:rPr>
              <w:tab/>
            </w:r>
            <w:r w:rsidR="00E22768" w:rsidDel="00715E24">
              <w:rPr>
                <w:noProof/>
                <w:webHidden/>
              </w:rPr>
              <w:delText>85</w:delText>
            </w:r>
          </w:del>
        </w:p>
        <w:p w:rsidR="003D4F8C" w:rsidDel="00715E24" w:rsidRDefault="003D4F8C">
          <w:pPr>
            <w:pStyle w:val="TOC2"/>
            <w:rPr>
              <w:del w:id="2242" w:author="Sammartano, Marc (BIC USA)" w:date="2014-09-07T23:25:00Z"/>
              <w:rFonts w:eastAsiaTheme="minorEastAsia"/>
              <w:noProof/>
            </w:rPr>
          </w:pPr>
          <w:del w:id="2243" w:author="Sammartano, Marc (BIC USA)" w:date="2014-09-07T23:25:00Z">
            <w:r w:rsidRPr="00715E24" w:rsidDel="00715E24">
              <w:rPr>
                <w:noProof/>
              </w:rPr>
              <w:delText>Introduction</w:delText>
            </w:r>
            <w:r w:rsidDel="00715E24">
              <w:rPr>
                <w:noProof/>
                <w:webHidden/>
              </w:rPr>
              <w:tab/>
            </w:r>
            <w:r w:rsidR="00E22768" w:rsidDel="00715E24">
              <w:rPr>
                <w:noProof/>
                <w:webHidden/>
              </w:rPr>
              <w:delText>85</w:delText>
            </w:r>
          </w:del>
        </w:p>
        <w:p w:rsidR="003D4F8C" w:rsidDel="00715E24" w:rsidRDefault="003D4F8C">
          <w:pPr>
            <w:pStyle w:val="TOC2"/>
            <w:rPr>
              <w:del w:id="2244" w:author="Sammartano, Marc (BIC USA)" w:date="2014-09-07T23:25:00Z"/>
              <w:rFonts w:eastAsiaTheme="minorEastAsia"/>
              <w:noProof/>
            </w:rPr>
          </w:pPr>
          <w:del w:id="2245" w:author="Sammartano, Marc (BIC USA)" w:date="2014-09-07T23:25:00Z">
            <w:r w:rsidRPr="00715E24" w:rsidDel="00715E24">
              <w:rPr>
                <w:noProof/>
              </w:rPr>
              <w:delText>Commands</w:delText>
            </w:r>
            <w:r w:rsidDel="00715E24">
              <w:rPr>
                <w:noProof/>
                <w:webHidden/>
              </w:rPr>
              <w:tab/>
            </w:r>
            <w:r w:rsidR="00E22768" w:rsidDel="00715E24">
              <w:rPr>
                <w:noProof/>
                <w:webHidden/>
              </w:rPr>
              <w:delText>85</w:delText>
            </w:r>
          </w:del>
        </w:p>
        <w:p w:rsidR="003D4F8C" w:rsidDel="00715E24" w:rsidRDefault="003D4F8C">
          <w:pPr>
            <w:pStyle w:val="TOC3"/>
            <w:rPr>
              <w:del w:id="2246" w:author="Sammartano, Marc (BIC USA)" w:date="2014-09-07T23:25:00Z"/>
              <w:rFonts w:eastAsiaTheme="minorEastAsia"/>
              <w:noProof/>
            </w:rPr>
          </w:pPr>
          <w:del w:id="2247" w:author="Sammartano, Marc (BIC USA)" w:date="2014-09-07T23:25:00Z">
            <w:r w:rsidRPr="00715E24" w:rsidDel="00715E24">
              <w:rPr>
                <w:noProof/>
              </w:rPr>
              <w:delText>Html.open {&lt;ShowStatusBar_lexp&gt; {, &lt;Orientation_nexp&gt;}}</w:delText>
            </w:r>
            <w:r w:rsidDel="00715E24">
              <w:rPr>
                <w:noProof/>
                <w:webHidden/>
              </w:rPr>
              <w:tab/>
            </w:r>
            <w:r w:rsidR="00E22768" w:rsidDel="00715E24">
              <w:rPr>
                <w:noProof/>
                <w:webHidden/>
              </w:rPr>
              <w:delText>85</w:delText>
            </w:r>
          </w:del>
        </w:p>
        <w:p w:rsidR="003D4F8C" w:rsidDel="00715E24" w:rsidRDefault="003D4F8C">
          <w:pPr>
            <w:pStyle w:val="TOC3"/>
            <w:rPr>
              <w:del w:id="2248" w:author="Sammartano, Marc (BIC USA)" w:date="2014-09-07T23:25:00Z"/>
              <w:rFonts w:eastAsiaTheme="minorEastAsia"/>
              <w:noProof/>
            </w:rPr>
          </w:pPr>
          <w:del w:id="2249" w:author="Sammartano, Marc (BIC USA)" w:date="2014-09-07T23:25:00Z">
            <w:r w:rsidRPr="00715E24" w:rsidDel="00715E24">
              <w:rPr>
                <w:noProof/>
              </w:rPr>
              <w:delText>Html.orientation &lt;nexp&gt;</w:delText>
            </w:r>
            <w:r w:rsidDel="00715E24">
              <w:rPr>
                <w:noProof/>
                <w:webHidden/>
              </w:rPr>
              <w:tab/>
            </w:r>
            <w:r w:rsidR="00E22768" w:rsidDel="00715E24">
              <w:rPr>
                <w:noProof/>
                <w:webHidden/>
              </w:rPr>
              <w:delText>85</w:delText>
            </w:r>
          </w:del>
        </w:p>
        <w:p w:rsidR="003D4F8C" w:rsidDel="00715E24" w:rsidRDefault="003D4F8C">
          <w:pPr>
            <w:pStyle w:val="TOC3"/>
            <w:rPr>
              <w:del w:id="2250" w:author="Sammartano, Marc (BIC USA)" w:date="2014-09-07T23:25:00Z"/>
              <w:rFonts w:eastAsiaTheme="minorEastAsia"/>
              <w:noProof/>
            </w:rPr>
          </w:pPr>
          <w:del w:id="2251" w:author="Sammartano, Marc (BIC USA)" w:date="2014-09-07T23:25:00Z">
            <w:r w:rsidRPr="00715E24" w:rsidDel="00715E24">
              <w:rPr>
                <w:noProof/>
              </w:rPr>
              <w:delText>Html.load.url &lt;file_sexp&gt;</w:delText>
            </w:r>
            <w:r w:rsidDel="00715E24">
              <w:rPr>
                <w:noProof/>
                <w:webHidden/>
              </w:rPr>
              <w:tab/>
            </w:r>
            <w:r w:rsidR="00E22768" w:rsidDel="00715E24">
              <w:rPr>
                <w:noProof/>
                <w:webHidden/>
              </w:rPr>
              <w:delText>85</w:delText>
            </w:r>
          </w:del>
        </w:p>
        <w:p w:rsidR="003D4F8C" w:rsidDel="00715E24" w:rsidRDefault="003D4F8C">
          <w:pPr>
            <w:pStyle w:val="TOC3"/>
            <w:rPr>
              <w:del w:id="2252" w:author="Sammartano, Marc (BIC USA)" w:date="2014-09-07T23:25:00Z"/>
              <w:rFonts w:eastAsiaTheme="minorEastAsia"/>
              <w:noProof/>
            </w:rPr>
          </w:pPr>
          <w:del w:id="2253" w:author="Sammartano, Marc (BIC USA)" w:date="2014-09-07T23:25:00Z">
            <w:r w:rsidRPr="00715E24" w:rsidDel="00715E24">
              <w:rPr>
                <w:noProof/>
              </w:rPr>
              <w:delText>Html.load.string &lt;html_sexp&gt;</w:delText>
            </w:r>
            <w:r w:rsidDel="00715E24">
              <w:rPr>
                <w:noProof/>
                <w:webHidden/>
              </w:rPr>
              <w:tab/>
            </w:r>
            <w:r w:rsidR="00E22768" w:rsidDel="00715E24">
              <w:rPr>
                <w:noProof/>
                <w:webHidden/>
              </w:rPr>
              <w:delText>86</w:delText>
            </w:r>
          </w:del>
        </w:p>
        <w:p w:rsidR="003D4F8C" w:rsidDel="00715E24" w:rsidRDefault="003D4F8C">
          <w:pPr>
            <w:pStyle w:val="TOC3"/>
            <w:rPr>
              <w:del w:id="2254" w:author="Sammartano, Marc (BIC USA)" w:date="2014-09-07T23:25:00Z"/>
              <w:rFonts w:eastAsiaTheme="minorEastAsia"/>
              <w:noProof/>
            </w:rPr>
          </w:pPr>
          <w:del w:id="2255" w:author="Sammartano, Marc (BIC USA)" w:date="2014-09-07T23:25:00Z">
            <w:r w:rsidRPr="00715E24" w:rsidDel="00715E24">
              <w:rPr>
                <w:noProof/>
              </w:rPr>
              <w:delText>Html.post &lt;url_sexp&gt;, &lt;list_nexp&gt;</w:delText>
            </w:r>
            <w:r w:rsidDel="00715E24">
              <w:rPr>
                <w:noProof/>
                <w:webHidden/>
              </w:rPr>
              <w:tab/>
            </w:r>
            <w:r w:rsidR="00E22768" w:rsidDel="00715E24">
              <w:rPr>
                <w:noProof/>
                <w:webHidden/>
              </w:rPr>
              <w:delText>86</w:delText>
            </w:r>
          </w:del>
        </w:p>
        <w:p w:rsidR="003D4F8C" w:rsidDel="00715E24" w:rsidRDefault="003D4F8C">
          <w:pPr>
            <w:pStyle w:val="TOC3"/>
            <w:rPr>
              <w:del w:id="2256" w:author="Sammartano, Marc (BIC USA)" w:date="2014-09-07T23:25:00Z"/>
              <w:rFonts w:eastAsiaTheme="minorEastAsia"/>
              <w:noProof/>
            </w:rPr>
          </w:pPr>
          <w:del w:id="2257" w:author="Sammartano, Marc (BIC USA)" w:date="2014-09-07T23:25:00Z">
            <w:r w:rsidRPr="00715E24" w:rsidDel="00715E24">
              <w:rPr>
                <w:noProof/>
              </w:rPr>
              <w:delText>Html.get.datalink &lt;data_svar&gt;</w:delText>
            </w:r>
            <w:r w:rsidDel="00715E24">
              <w:rPr>
                <w:noProof/>
                <w:webHidden/>
              </w:rPr>
              <w:tab/>
            </w:r>
            <w:r w:rsidR="00E22768" w:rsidDel="00715E24">
              <w:rPr>
                <w:noProof/>
                <w:webHidden/>
              </w:rPr>
              <w:delText>86</w:delText>
            </w:r>
          </w:del>
        </w:p>
        <w:p w:rsidR="003D4F8C" w:rsidDel="00715E24" w:rsidRDefault="003D4F8C">
          <w:pPr>
            <w:pStyle w:val="TOC3"/>
            <w:rPr>
              <w:del w:id="2258" w:author="Sammartano, Marc (BIC USA)" w:date="2014-09-07T23:25:00Z"/>
              <w:rFonts w:eastAsiaTheme="minorEastAsia"/>
              <w:noProof/>
            </w:rPr>
          </w:pPr>
          <w:del w:id="2259" w:author="Sammartano, Marc (BIC USA)" w:date="2014-09-07T23:25:00Z">
            <w:r w:rsidRPr="00715E24" w:rsidDel="00715E24">
              <w:rPr>
                <w:noProof/>
              </w:rPr>
              <w:delText>Html.go.back</w:delText>
            </w:r>
            <w:r w:rsidDel="00715E24">
              <w:rPr>
                <w:noProof/>
                <w:webHidden/>
              </w:rPr>
              <w:tab/>
            </w:r>
            <w:r w:rsidR="00E22768" w:rsidDel="00715E24">
              <w:rPr>
                <w:noProof/>
                <w:webHidden/>
              </w:rPr>
              <w:delText>87</w:delText>
            </w:r>
          </w:del>
        </w:p>
        <w:p w:rsidR="003D4F8C" w:rsidDel="00715E24" w:rsidRDefault="003D4F8C">
          <w:pPr>
            <w:pStyle w:val="TOC3"/>
            <w:rPr>
              <w:del w:id="2260" w:author="Sammartano, Marc (BIC USA)" w:date="2014-09-07T23:25:00Z"/>
              <w:rFonts w:eastAsiaTheme="minorEastAsia"/>
              <w:noProof/>
            </w:rPr>
          </w:pPr>
          <w:del w:id="2261" w:author="Sammartano, Marc (BIC USA)" w:date="2014-09-07T23:25:00Z">
            <w:r w:rsidRPr="00715E24" w:rsidDel="00715E24">
              <w:rPr>
                <w:noProof/>
              </w:rPr>
              <w:delText>Html.go.forward</w:delText>
            </w:r>
            <w:r w:rsidDel="00715E24">
              <w:rPr>
                <w:noProof/>
                <w:webHidden/>
              </w:rPr>
              <w:tab/>
            </w:r>
            <w:r w:rsidR="00E22768" w:rsidDel="00715E24">
              <w:rPr>
                <w:noProof/>
                <w:webHidden/>
              </w:rPr>
              <w:delText>87</w:delText>
            </w:r>
          </w:del>
        </w:p>
        <w:p w:rsidR="003D4F8C" w:rsidDel="00715E24" w:rsidRDefault="003D4F8C">
          <w:pPr>
            <w:pStyle w:val="TOC3"/>
            <w:rPr>
              <w:del w:id="2262" w:author="Sammartano, Marc (BIC USA)" w:date="2014-09-07T23:25:00Z"/>
              <w:rFonts w:eastAsiaTheme="minorEastAsia"/>
              <w:noProof/>
            </w:rPr>
          </w:pPr>
          <w:del w:id="2263" w:author="Sammartano, Marc (BIC USA)" w:date="2014-09-07T23:25:00Z">
            <w:r w:rsidRPr="00715E24" w:rsidDel="00715E24">
              <w:rPr>
                <w:noProof/>
              </w:rPr>
              <w:delText>Html.close</w:delText>
            </w:r>
            <w:r w:rsidDel="00715E24">
              <w:rPr>
                <w:noProof/>
                <w:webHidden/>
              </w:rPr>
              <w:tab/>
            </w:r>
            <w:r w:rsidR="00E22768" w:rsidDel="00715E24">
              <w:rPr>
                <w:noProof/>
                <w:webHidden/>
              </w:rPr>
              <w:delText>87</w:delText>
            </w:r>
          </w:del>
        </w:p>
        <w:p w:rsidR="003D4F8C" w:rsidDel="00715E24" w:rsidRDefault="003D4F8C">
          <w:pPr>
            <w:pStyle w:val="TOC3"/>
            <w:rPr>
              <w:del w:id="2264" w:author="Sammartano, Marc (BIC USA)" w:date="2014-09-07T23:25:00Z"/>
              <w:rFonts w:eastAsiaTheme="minorEastAsia"/>
              <w:noProof/>
            </w:rPr>
          </w:pPr>
          <w:del w:id="2265" w:author="Sammartano, Marc (BIC USA)" w:date="2014-09-07T23:25:00Z">
            <w:r w:rsidRPr="00715E24" w:rsidDel="00715E24">
              <w:rPr>
                <w:noProof/>
              </w:rPr>
              <w:delText>Html.clear.cache</w:delText>
            </w:r>
            <w:r w:rsidDel="00715E24">
              <w:rPr>
                <w:noProof/>
                <w:webHidden/>
              </w:rPr>
              <w:tab/>
            </w:r>
            <w:r w:rsidR="00E22768" w:rsidDel="00715E24">
              <w:rPr>
                <w:noProof/>
                <w:webHidden/>
              </w:rPr>
              <w:delText>87</w:delText>
            </w:r>
          </w:del>
        </w:p>
        <w:p w:rsidR="003D4F8C" w:rsidDel="00715E24" w:rsidRDefault="003D4F8C">
          <w:pPr>
            <w:pStyle w:val="TOC3"/>
            <w:rPr>
              <w:del w:id="2266" w:author="Sammartano, Marc (BIC USA)" w:date="2014-09-07T23:25:00Z"/>
              <w:rFonts w:eastAsiaTheme="minorEastAsia"/>
              <w:noProof/>
            </w:rPr>
          </w:pPr>
          <w:del w:id="2267" w:author="Sammartano, Marc (BIC USA)" w:date="2014-09-07T23:25:00Z">
            <w:r w:rsidRPr="00715E24" w:rsidDel="00715E24">
              <w:rPr>
                <w:noProof/>
              </w:rPr>
              <w:delText>Html.clear.history</w:delText>
            </w:r>
            <w:r w:rsidDel="00715E24">
              <w:rPr>
                <w:noProof/>
                <w:webHidden/>
              </w:rPr>
              <w:tab/>
            </w:r>
            <w:r w:rsidR="00E22768" w:rsidDel="00715E24">
              <w:rPr>
                <w:noProof/>
                <w:webHidden/>
              </w:rPr>
              <w:delText>88</w:delText>
            </w:r>
          </w:del>
        </w:p>
        <w:p w:rsidR="003D4F8C" w:rsidDel="00715E24" w:rsidRDefault="003D4F8C">
          <w:pPr>
            <w:pStyle w:val="TOC1"/>
            <w:tabs>
              <w:tab w:val="right" w:leader="dot" w:pos="9350"/>
            </w:tabs>
            <w:rPr>
              <w:del w:id="2268" w:author="Sammartano, Marc (BIC USA)" w:date="2014-09-07T23:25:00Z"/>
              <w:rFonts w:eastAsiaTheme="minorEastAsia"/>
              <w:noProof/>
            </w:rPr>
          </w:pPr>
          <w:del w:id="2269" w:author="Sammartano, Marc (BIC USA)" w:date="2014-09-07T23:25:00Z">
            <w:r w:rsidRPr="00715E24" w:rsidDel="00715E24">
              <w:rPr>
                <w:noProof/>
              </w:rPr>
              <w:delText>TCP/IP Sockets</w:delText>
            </w:r>
            <w:r w:rsidDel="00715E24">
              <w:rPr>
                <w:noProof/>
                <w:webHidden/>
              </w:rPr>
              <w:tab/>
            </w:r>
            <w:r w:rsidR="00E22768" w:rsidDel="00715E24">
              <w:rPr>
                <w:noProof/>
                <w:webHidden/>
              </w:rPr>
              <w:delText>88</w:delText>
            </w:r>
          </w:del>
        </w:p>
        <w:p w:rsidR="003D4F8C" w:rsidDel="00715E24" w:rsidRDefault="003D4F8C">
          <w:pPr>
            <w:pStyle w:val="TOC2"/>
            <w:rPr>
              <w:del w:id="2270" w:author="Sammartano, Marc (BIC USA)" w:date="2014-09-07T23:25:00Z"/>
              <w:rFonts w:eastAsiaTheme="minorEastAsia"/>
              <w:noProof/>
            </w:rPr>
          </w:pPr>
          <w:del w:id="2271" w:author="Sammartano, Marc (BIC USA)" w:date="2014-09-07T23:25:00Z">
            <w:r w:rsidRPr="00715E24" w:rsidDel="00715E24">
              <w:rPr>
                <w:noProof/>
              </w:rPr>
              <w:delText>TCP/IP Client Socket Commands</w:delText>
            </w:r>
            <w:r w:rsidDel="00715E24">
              <w:rPr>
                <w:noProof/>
                <w:webHidden/>
              </w:rPr>
              <w:tab/>
            </w:r>
            <w:r w:rsidR="00E22768" w:rsidDel="00715E24">
              <w:rPr>
                <w:noProof/>
                <w:webHidden/>
              </w:rPr>
              <w:delText>88</w:delText>
            </w:r>
          </w:del>
        </w:p>
        <w:p w:rsidR="003D4F8C" w:rsidDel="00715E24" w:rsidRDefault="003D4F8C">
          <w:pPr>
            <w:pStyle w:val="TOC3"/>
            <w:rPr>
              <w:del w:id="2272" w:author="Sammartano, Marc (BIC USA)" w:date="2014-09-07T23:25:00Z"/>
              <w:rFonts w:eastAsiaTheme="minorEastAsia"/>
              <w:noProof/>
            </w:rPr>
          </w:pPr>
          <w:del w:id="2273" w:author="Sammartano, Marc (BIC USA)" w:date="2014-09-07T23:25:00Z">
            <w:r w:rsidRPr="00715E24" w:rsidDel="00715E24">
              <w:rPr>
                <w:noProof/>
              </w:rPr>
              <w:delText>Socket.client.connect &lt;server_sexp&gt;, &lt;port_nexp&gt; { , &lt;wait_lexp&gt; }</w:delText>
            </w:r>
            <w:r w:rsidDel="00715E24">
              <w:rPr>
                <w:noProof/>
                <w:webHidden/>
              </w:rPr>
              <w:tab/>
            </w:r>
            <w:r w:rsidR="00E22768" w:rsidDel="00715E24">
              <w:rPr>
                <w:noProof/>
                <w:webHidden/>
              </w:rPr>
              <w:delText>88</w:delText>
            </w:r>
          </w:del>
        </w:p>
        <w:p w:rsidR="003D4F8C" w:rsidDel="00715E24" w:rsidRDefault="003D4F8C">
          <w:pPr>
            <w:pStyle w:val="TOC3"/>
            <w:rPr>
              <w:del w:id="2274" w:author="Sammartano, Marc (BIC USA)" w:date="2014-09-07T23:25:00Z"/>
              <w:rFonts w:eastAsiaTheme="minorEastAsia"/>
              <w:noProof/>
            </w:rPr>
          </w:pPr>
          <w:del w:id="2275" w:author="Sammartano, Marc (BIC USA)" w:date="2014-09-07T23:25:00Z">
            <w:r w:rsidRPr="00715E24" w:rsidDel="00715E24">
              <w:rPr>
                <w:noProof/>
              </w:rPr>
              <w:delText>Socket.client.status &lt;status_nvar&gt;</w:delText>
            </w:r>
            <w:r w:rsidDel="00715E24">
              <w:rPr>
                <w:noProof/>
                <w:webHidden/>
              </w:rPr>
              <w:tab/>
            </w:r>
            <w:r w:rsidR="00E22768" w:rsidDel="00715E24">
              <w:rPr>
                <w:noProof/>
                <w:webHidden/>
              </w:rPr>
              <w:delText>89</w:delText>
            </w:r>
          </w:del>
        </w:p>
        <w:p w:rsidR="003D4F8C" w:rsidDel="00715E24" w:rsidRDefault="003D4F8C">
          <w:pPr>
            <w:pStyle w:val="TOC3"/>
            <w:rPr>
              <w:del w:id="2276" w:author="Sammartano, Marc (BIC USA)" w:date="2014-09-07T23:25:00Z"/>
              <w:rFonts w:eastAsiaTheme="minorEastAsia"/>
              <w:noProof/>
            </w:rPr>
          </w:pPr>
          <w:del w:id="2277" w:author="Sammartano, Marc (BIC USA)" w:date="2014-09-07T23:25:00Z">
            <w:r w:rsidRPr="00715E24" w:rsidDel="00715E24">
              <w:rPr>
                <w:noProof/>
              </w:rPr>
              <w:delText>Socket.client.server.ip &lt;svar&gt;</w:delText>
            </w:r>
            <w:r w:rsidDel="00715E24">
              <w:rPr>
                <w:noProof/>
                <w:webHidden/>
              </w:rPr>
              <w:tab/>
            </w:r>
            <w:r w:rsidR="00E22768" w:rsidDel="00715E24">
              <w:rPr>
                <w:noProof/>
                <w:webHidden/>
              </w:rPr>
              <w:delText>89</w:delText>
            </w:r>
          </w:del>
        </w:p>
        <w:p w:rsidR="003D4F8C" w:rsidDel="00715E24" w:rsidRDefault="003D4F8C">
          <w:pPr>
            <w:pStyle w:val="TOC3"/>
            <w:rPr>
              <w:del w:id="2278" w:author="Sammartano, Marc (BIC USA)" w:date="2014-09-07T23:25:00Z"/>
              <w:rFonts w:eastAsiaTheme="minorEastAsia"/>
              <w:noProof/>
            </w:rPr>
          </w:pPr>
          <w:del w:id="2279" w:author="Sammartano, Marc (BIC USA)" w:date="2014-09-07T23:25:00Z">
            <w:r w:rsidRPr="00715E24" w:rsidDel="00715E24">
              <w:rPr>
                <w:noProof/>
              </w:rPr>
              <w:delText>Socket.client.read.line &lt;line_svar&gt;</w:delText>
            </w:r>
            <w:r w:rsidDel="00715E24">
              <w:rPr>
                <w:noProof/>
                <w:webHidden/>
              </w:rPr>
              <w:tab/>
            </w:r>
            <w:r w:rsidR="00E22768" w:rsidDel="00715E24">
              <w:rPr>
                <w:noProof/>
                <w:webHidden/>
              </w:rPr>
              <w:delText>89</w:delText>
            </w:r>
          </w:del>
        </w:p>
        <w:p w:rsidR="003D4F8C" w:rsidDel="00715E24" w:rsidRDefault="003D4F8C">
          <w:pPr>
            <w:pStyle w:val="TOC3"/>
            <w:rPr>
              <w:del w:id="2280" w:author="Sammartano, Marc (BIC USA)" w:date="2014-09-07T23:25:00Z"/>
              <w:rFonts w:eastAsiaTheme="minorEastAsia"/>
              <w:noProof/>
            </w:rPr>
          </w:pPr>
          <w:del w:id="2281" w:author="Sammartano, Marc (BIC USA)" w:date="2014-09-07T23:25:00Z">
            <w:r w:rsidRPr="00715E24" w:rsidDel="00715E24">
              <w:rPr>
                <w:noProof/>
              </w:rPr>
              <w:delText>Socket.client.read.ready &lt;nvar&gt;</w:delText>
            </w:r>
            <w:r w:rsidDel="00715E24">
              <w:rPr>
                <w:noProof/>
                <w:webHidden/>
              </w:rPr>
              <w:tab/>
            </w:r>
            <w:r w:rsidR="00E22768" w:rsidDel="00715E24">
              <w:rPr>
                <w:noProof/>
                <w:webHidden/>
              </w:rPr>
              <w:delText>89</w:delText>
            </w:r>
          </w:del>
        </w:p>
        <w:p w:rsidR="003D4F8C" w:rsidDel="00715E24" w:rsidRDefault="003D4F8C">
          <w:pPr>
            <w:pStyle w:val="TOC3"/>
            <w:rPr>
              <w:del w:id="2282" w:author="Sammartano, Marc (BIC USA)" w:date="2014-09-07T23:25:00Z"/>
              <w:rFonts w:eastAsiaTheme="minorEastAsia"/>
              <w:noProof/>
            </w:rPr>
          </w:pPr>
          <w:del w:id="2283" w:author="Sammartano, Marc (BIC USA)" w:date="2014-09-07T23:25:00Z">
            <w:r w:rsidRPr="00715E24" w:rsidDel="00715E24">
              <w:rPr>
                <w:noProof/>
              </w:rPr>
              <w:delText>Socket.client.read.file  &lt;fw_nexp&gt;</w:delText>
            </w:r>
            <w:r w:rsidDel="00715E24">
              <w:rPr>
                <w:noProof/>
                <w:webHidden/>
              </w:rPr>
              <w:tab/>
            </w:r>
            <w:r w:rsidR="00E22768" w:rsidDel="00715E24">
              <w:rPr>
                <w:noProof/>
                <w:webHidden/>
              </w:rPr>
              <w:delText>89</w:delText>
            </w:r>
          </w:del>
        </w:p>
        <w:p w:rsidR="003D4F8C" w:rsidDel="00715E24" w:rsidRDefault="003D4F8C">
          <w:pPr>
            <w:pStyle w:val="TOC3"/>
            <w:rPr>
              <w:del w:id="2284" w:author="Sammartano, Marc (BIC USA)" w:date="2014-09-07T23:25:00Z"/>
              <w:rFonts w:eastAsiaTheme="minorEastAsia"/>
              <w:noProof/>
            </w:rPr>
          </w:pPr>
          <w:del w:id="2285" w:author="Sammartano, Marc (BIC USA)" w:date="2014-09-07T23:25:00Z">
            <w:r w:rsidRPr="00715E24" w:rsidDel="00715E24">
              <w:rPr>
                <w:noProof/>
              </w:rPr>
              <w:delText>Socket.client.write.line &lt;line_sexp&gt;</w:delText>
            </w:r>
            <w:r w:rsidDel="00715E24">
              <w:rPr>
                <w:noProof/>
                <w:webHidden/>
              </w:rPr>
              <w:tab/>
            </w:r>
            <w:r w:rsidR="00E22768" w:rsidDel="00715E24">
              <w:rPr>
                <w:noProof/>
                <w:webHidden/>
              </w:rPr>
              <w:delText>89</w:delText>
            </w:r>
          </w:del>
        </w:p>
        <w:p w:rsidR="003D4F8C" w:rsidDel="00715E24" w:rsidRDefault="003D4F8C">
          <w:pPr>
            <w:pStyle w:val="TOC3"/>
            <w:rPr>
              <w:del w:id="2286" w:author="Sammartano, Marc (BIC USA)" w:date="2014-09-07T23:25:00Z"/>
              <w:rFonts w:eastAsiaTheme="minorEastAsia"/>
              <w:noProof/>
            </w:rPr>
          </w:pPr>
          <w:del w:id="2287" w:author="Sammartano, Marc (BIC USA)" w:date="2014-09-07T23:25:00Z">
            <w:r w:rsidRPr="00715E24" w:rsidDel="00715E24">
              <w:rPr>
                <w:noProof/>
              </w:rPr>
              <w:delText>Socket.client.write.bytes &lt;sexp&gt;</w:delText>
            </w:r>
            <w:r w:rsidDel="00715E24">
              <w:rPr>
                <w:noProof/>
                <w:webHidden/>
              </w:rPr>
              <w:tab/>
            </w:r>
            <w:r w:rsidR="00E22768" w:rsidDel="00715E24">
              <w:rPr>
                <w:noProof/>
                <w:webHidden/>
              </w:rPr>
              <w:delText>90</w:delText>
            </w:r>
          </w:del>
        </w:p>
        <w:p w:rsidR="003D4F8C" w:rsidDel="00715E24" w:rsidRDefault="003D4F8C">
          <w:pPr>
            <w:pStyle w:val="TOC3"/>
            <w:rPr>
              <w:del w:id="2288" w:author="Sammartano, Marc (BIC USA)" w:date="2014-09-07T23:25:00Z"/>
              <w:rFonts w:eastAsiaTheme="minorEastAsia"/>
              <w:noProof/>
            </w:rPr>
          </w:pPr>
          <w:del w:id="2289" w:author="Sammartano, Marc (BIC USA)" w:date="2014-09-07T23:25:00Z">
            <w:r w:rsidRPr="00715E24" w:rsidDel="00715E24">
              <w:rPr>
                <w:noProof/>
              </w:rPr>
              <w:delText>Socket.client.write.file &lt;fr_nexp&gt;</w:delText>
            </w:r>
            <w:r w:rsidDel="00715E24">
              <w:rPr>
                <w:noProof/>
                <w:webHidden/>
              </w:rPr>
              <w:tab/>
            </w:r>
            <w:r w:rsidR="00E22768" w:rsidDel="00715E24">
              <w:rPr>
                <w:noProof/>
                <w:webHidden/>
              </w:rPr>
              <w:delText>90</w:delText>
            </w:r>
          </w:del>
        </w:p>
        <w:p w:rsidR="003D4F8C" w:rsidDel="00715E24" w:rsidRDefault="003D4F8C">
          <w:pPr>
            <w:pStyle w:val="TOC3"/>
            <w:rPr>
              <w:del w:id="2290" w:author="Sammartano, Marc (BIC USA)" w:date="2014-09-07T23:25:00Z"/>
              <w:rFonts w:eastAsiaTheme="minorEastAsia"/>
              <w:noProof/>
            </w:rPr>
          </w:pPr>
          <w:del w:id="2291" w:author="Sammartano, Marc (BIC USA)" w:date="2014-09-07T23:25:00Z">
            <w:r w:rsidRPr="00715E24" w:rsidDel="00715E24">
              <w:rPr>
                <w:noProof/>
              </w:rPr>
              <w:delText>Socket.client.close</w:delText>
            </w:r>
            <w:r w:rsidDel="00715E24">
              <w:rPr>
                <w:noProof/>
                <w:webHidden/>
              </w:rPr>
              <w:tab/>
            </w:r>
            <w:r w:rsidR="00E22768" w:rsidDel="00715E24">
              <w:rPr>
                <w:noProof/>
                <w:webHidden/>
              </w:rPr>
              <w:delText>90</w:delText>
            </w:r>
          </w:del>
        </w:p>
        <w:p w:rsidR="003D4F8C" w:rsidDel="00715E24" w:rsidRDefault="003D4F8C">
          <w:pPr>
            <w:pStyle w:val="TOC2"/>
            <w:rPr>
              <w:del w:id="2292" w:author="Sammartano, Marc (BIC USA)" w:date="2014-09-07T23:25:00Z"/>
              <w:rFonts w:eastAsiaTheme="minorEastAsia"/>
              <w:noProof/>
            </w:rPr>
          </w:pPr>
          <w:del w:id="2293" w:author="Sammartano, Marc (BIC USA)" w:date="2014-09-07T23:25:00Z">
            <w:r w:rsidRPr="00715E24" w:rsidDel="00715E24">
              <w:rPr>
                <w:noProof/>
              </w:rPr>
              <w:delText>TCP/IP Server Socket Commands</w:delText>
            </w:r>
            <w:r w:rsidDel="00715E24">
              <w:rPr>
                <w:noProof/>
                <w:webHidden/>
              </w:rPr>
              <w:tab/>
            </w:r>
            <w:r w:rsidR="00E22768" w:rsidDel="00715E24">
              <w:rPr>
                <w:noProof/>
                <w:webHidden/>
              </w:rPr>
              <w:delText>90</w:delText>
            </w:r>
          </w:del>
        </w:p>
        <w:p w:rsidR="003D4F8C" w:rsidDel="00715E24" w:rsidRDefault="003D4F8C">
          <w:pPr>
            <w:pStyle w:val="TOC3"/>
            <w:rPr>
              <w:del w:id="2294" w:author="Sammartano, Marc (BIC USA)" w:date="2014-09-07T23:25:00Z"/>
              <w:rFonts w:eastAsiaTheme="minorEastAsia"/>
              <w:noProof/>
            </w:rPr>
          </w:pPr>
          <w:del w:id="2295" w:author="Sammartano, Marc (BIC USA)" w:date="2014-09-07T23:25:00Z">
            <w:r w:rsidRPr="00715E24" w:rsidDel="00715E24">
              <w:rPr>
                <w:noProof/>
              </w:rPr>
              <w:lastRenderedPageBreak/>
              <w:delText>Socket.myip &lt;svar&gt;</w:delText>
            </w:r>
            <w:r w:rsidDel="00715E24">
              <w:rPr>
                <w:noProof/>
                <w:webHidden/>
              </w:rPr>
              <w:tab/>
            </w:r>
            <w:r w:rsidR="00E22768" w:rsidDel="00715E24">
              <w:rPr>
                <w:noProof/>
                <w:webHidden/>
              </w:rPr>
              <w:delText>90</w:delText>
            </w:r>
          </w:del>
        </w:p>
        <w:p w:rsidR="003D4F8C" w:rsidDel="00715E24" w:rsidRDefault="003D4F8C">
          <w:pPr>
            <w:pStyle w:val="TOC3"/>
            <w:rPr>
              <w:del w:id="2296" w:author="Sammartano, Marc (BIC USA)" w:date="2014-09-07T23:25:00Z"/>
              <w:rFonts w:eastAsiaTheme="minorEastAsia"/>
              <w:noProof/>
            </w:rPr>
          </w:pPr>
          <w:del w:id="2297" w:author="Sammartano, Marc (BIC USA)" w:date="2014-09-07T23:25:00Z">
            <w:r w:rsidRPr="00715E24" w:rsidDel="00715E24">
              <w:rPr>
                <w:noProof/>
              </w:rPr>
              <w:delText>Socket.server.create &lt;port_nexp&gt;</w:delText>
            </w:r>
            <w:r w:rsidDel="00715E24">
              <w:rPr>
                <w:noProof/>
                <w:webHidden/>
              </w:rPr>
              <w:tab/>
            </w:r>
            <w:r w:rsidR="00E22768" w:rsidDel="00715E24">
              <w:rPr>
                <w:noProof/>
                <w:webHidden/>
              </w:rPr>
              <w:delText>90</w:delText>
            </w:r>
          </w:del>
        </w:p>
        <w:p w:rsidR="003D4F8C" w:rsidDel="00715E24" w:rsidRDefault="003D4F8C">
          <w:pPr>
            <w:pStyle w:val="TOC3"/>
            <w:rPr>
              <w:del w:id="2298" w:author="Sammartano, Marc (BIC USA)" w:date="2014-09-07T23:25:00Z"/>
              <w:rFonts w:eastAsiaTheme="minorEastAsia"/>
              <w:noProof/>
            </w:rPr>
          </w:pPr>
          <w:del w:id="2299" w:author="Sammartano, Marc (BIC USA)" w:date="2014-09-07T23:25:00Z">
            <w:r w:rsidRPr="00715E24" w:rsidDel="00715E24">
              <w:rPr>
                <w:noProof/>
              </w:rPr>
              <w:delText>Socket.server.connect {&lt;wait_lexp&gt;}</w:delText>
            </w:r>
            <w:r w:rsidDel="00715E24">
              <w:rPr>
                <w:noProof/>
                <w:webHidden/>
              </w:rPr>
              <w:tab/>
            </w:r>
            <w:r w:rsidR="00E22768" w:rsidDel="00715E24">
              <w:rPr>
                <w:noProof/>
                <w:webHidden/>
              </w:rPr>
              <w:delText>90</w:delText>
            </w:r>
          </w:del>
        </w:p>
        <w:p w:rsidR="003D4F8C" w:rsidDel="00715E24" w:rsidRDefault="003D4F8C">
          <w:pPr>
            <w:pStyle w:val="TOC3"/>
            <w:rPr>
              <w:del w:id="2300" w:author="Sammartano, Marc (BIC USA)" w:date="2014-09-07T23:25:00Z"/>
              <w:rFonts w:eastAsiaTheme="minorEastAsia"/>
              <w:noProof/>
            </w:rPr>
          </w:pPr>
          <w:del w:id="2301" w:author="Sammartano, Marc (BIC USA)" w:date="2014-09-07T23:25:00Z">
            <w:r w:rsidRPr="00715E24" w:rsidDel="00715E24">
              <w:rPr>
                <w:noProof/>
              </w:rPr>
              <w:delText>Socket.server.status &lt;status_nvar&gt;</w:delText>
            </w:r>
            <w:r w:rsidDel="00715E24">
              <w:rPr>
                <w:noProof/>
                <w:webHidden/>
              </w:rPr>
              <w:tab/>
            </w:r>
            <w:r w:rsidR="00E22768" w:rsidDel="00715E24">
              <w:rPr>
                <w:noProof/>
                <w:webHidden/>
              </w:rPr>
              <w:delText>90</w:delText>
            </w:r>
          </w:del>
        </w:p>
        <w:p w:rsidR="003D4F8C" w:rsidDel="00715E24" w:rsidRDefault="003D4F8C">
          <w:pPr>
            <w:pStyle w:val="TOC3"/>
            <w:rPr>
              <w:del w:id="2302" w:author="Sammartano, Marc (BIC USA)" w:date="2014-09-07T23:25:00Z"/>
              <w:rFonts w:eastAsiaTheme="minorEastAsia"/>
              <w:noProof/>
            </w:rPr>
          </w:pPr>
          <w:del w:id="2303" w:author="Sammartano, Marc (BIC USA)" w:date="2014-09-07T23:25:00Z">
            <w:r w:rsidRPr="00715E24" w:rsidDel="00715E24">
              <w:rPr>
                <w:noProof/>
              </w:rPr>
              <w:delText>Socket.server.read.line &lt;svar&gt;</w:delText>
            </w:r>
            <w:r w:rsidDel="00715E24">
              <w:rPr>
                <w:noProof/>
                <w:webHidden/>
              </w:rPr>
              <w:tab/>
            </w:r>
            <w:r w:rsidR="00E22768" w:rsidDel="00715E24">
              <w:rPr>
                <w:noProof/>
                <w:webHidden/>
              </w:rPr>
              <w:delText>91</w:delText>
            </w:r>
          </w:del>
        </w:p>
        <w:p w:rsidR="003D4F8C" w:rsidDel="00715E24" w:rsidRDefault="003D4F8C">
          <w:pPr>
            <w:pStyle w:val="TOC3"/>
            <w:rPr>
              <w:del w:id="2304" w:author="Sammartano, Marc (BIC USA)" w:date="2014-09-07T23:25:00Z"/>
              <w:rFonts w:eastAsiaTheme="minorEastAsia"/>
              <w:noProof/>
            </w:rPr>
          </w:pPr>
          <w:del w:id="2305" w:author="Sammartano, Marc (BIC USA)" w:date="2014-09-07T23:25:00Z">
            <w:r w:rsidRPr="00715E24" w:rsidDel="00715E24">
              <w:rPr>
                <w:noProof/>
              </w:rPr>
              <w:delText>Socket.server.read.ready &lt;nvar&gt;</w:delText>
            </w:r>
            <w:r w:rsidDel="00715E24">
              <w:rPr>
                <w:noProof/>
                <w:webHidden/>
              </w:rPr>
              <w:tab/>
            </w:r>
            <w:r w:rsidR="00E22768" w:rsidDel="00715E24">
              <w:rPr>
                <w:noProof/>
                <w:webHidden/>
              </w:rPr>
              <w:delText>91</w:delText>
            </w:r>
          </w:del>
        </w:p>
        <w:p w:rsidR="003D4F8C" w:rsidDel="00715E24" w:rsidRDefault="003D4F8C">
          <w:pPr>
            <w:pStyle w:val="TOC3"/>
            <w:rPr>
              <w:del w:id="2306" w:author="Sammartano, Marc (BIC USA)" w:date="2014-09-07T23:25:00Z"/>
              <w:rFonts w:eastAsiaTheme="minorEastAsia"/>
              <w:noProof/>
            </w:rPr>
          </w:pPr>
          <w:del w:id="2307" w:author="Sammartano, Marc (BIC USA)" w:date="2014-09-07T23:25:00Z">
            <w:r w:rsidRPr="00715E24" w:rsidDel="00715E24">
              <w:rPr>
                <w:noProof/>
              </w:rPr>
              <w:delText>Socket.server.write.line &lt;sexp&gt;</w:delText>
            </w:r>
            <w:r w:rsidDel="00715E24">
              <w:rPr>
                <w:noProof/>
                <w:webHidden/>
              </w:rPr>
              <w:tab/>
            </w:r>
            <w:r w:rsidR="00E22768" w:rsidDel="00715E24">
              <w:rPr>
                <w:noProof/>
                <w:webHidden/>
              </w:rPr>
              <w:delText>91</w:delText>
            </w:r>
          </w:del>
        </w:p>
        <w:p w:rsidR="003D4F8C" w:rsidDel="00715E24" w:rsidRDefault="003D4F8C">
          <w:pPr>
            <w:pStyle w:val="TOC3"/>
            <w:rPr>
              <w:del w:id="2308" w:author="Sammartano, Marc (BIC USA)" w:date="2014-09-07T23:25:00Z"/>
              <w:rFonts w:eastAsiaTheme="minorEastAsia"/>
              <w:noProof/>
            </w:rPr>
          </w:pPr>
          <w:del w:id="2309" w:author="Sammartano, Marc (BIC USA)" w:date="2014-09-07T23:25:00Z">
            <w:r w:rsidRPr="00715E24" w:rsidDel="00715E24">
              <w:rPr>
                <w:noProof/>
              </w:rPr>
              <w:delText>Socket.server.write.bytes &lt;sexp&gt;</w:delText>
            </w:r>
            <w:r w:rsidDel="00715E24">
              <w:rPr>
                <w:noProof/>
                <w:webHidden/>
              </w:rPr>
              <w:tab/>
            </w:r>
            <w:r w:rsidR="00E22768" w:rsidDel="00715E24">
              <w:rPr>
                <w:noProof/>
                <w:webHidden/>
              </w:rPr>
              <w:delText>91</w:delText>
            </w:r>
          </w:del>
        </w:p>
        <w:p w:rsidR="003D4F8C" w:rsidDel="00715E24" w:rsidRDefault="003D4F8C">
          <w:pPr>
            <w:pStyle w:val="TOC3"/>
            <w:rPr>
              <w:del w:id="2310" w:author="Sammartano, Marc (BIC USA)" w:date="2014-09-07T23:25:00Z"/>
              <w:rFonts w:eastAsiaTheme="minorEastAsia"/>
              <w:noProof/>
            </w:rPr>
          </w:pPr>
          <w:del w:id="2311" w:author="Sammartano, Marc (BIC USA)" w:date="2014-09-07T23:25:00Z">
            <w:r w:rsidRPr="00715E24" w:rsidDel="00715E24">
              <w:rPr>
                <w:noProof/>
              </w:rPr>
              <w:delText>Socket.server.write.file  &lt;fr_nexp&gt;</w:delText>
            </w:r>
            <w:r w:rsidDel="00715E24">
              <w:rPr>
                <w:noProof/>
                <w:webHidden/>
              </w:rPr>
              <w:tab/>
            </w:r>
            <w:r w:rsidR="00E22768" w:rsidDel="00715E24">
              <w:rPr>
                <w:noProof/>
                <w:webHidden/>
              </w:rPr>
              <w:delText>91</w:delText>
            </w:r>
          </w:del>
        </w:p>
        <w:p w:rsidR="003D4F8C" w:rsidDel="00715E24" w:rsidRDefault="003D4F8C">
          <w:pPr>
            <w:pStyle w:val="TOC3"/>
            <w:rPr>
              <w:del w:id="2312" w:author="Sammartano, Marc (BIC USA)" w:date="2014-09-07T23:25:00Z"/>
              <w:rFonts w:eastAsiaTheme="minorEastAsia"/>
              <w:noProof/>
            </w:rPr>
          </w:pPr>
          <w:del w:id="2313" w:author="Sammartano, Marc (BIC USA)" w:date="2014-09-07T23:25:00Z">
            <w:r w:rsidRPr="00715E24" w:rsidDel="00715E24">
              <w:rPr>
                <w:noProof/>
              </w:rPr>
              <w:delText>Socket.server.read.file &lt;fw_nexp&gt;</w:delText>
            </w:r>
            <w:r w:rsidDel="00715E24">
              <w:rPr>
                <w:noProof/>
                <w:webHidden/>
              </w:rPr>
              <w:tab/>
            </w:r>
            <w:r w:rsidR="00E22768" w:rsidDel="00715E24">
              <w:rPr>
                <w:noProof/>
                <w:webHidden/>
              </w:rPr>
              <w:delText>91</w:delText>
            </w:r>
          </w:del>
        </w:p>
        <w:p w:rsidR="003D4F8C" w:rsidDel="00715E24" w:rsidRDefault="003D4F8C">
          <w:pPr>
            <w:pStyle w:val="TOC3"/>
            <w:rPr>
              <w:del w:id="2314" w:author="Sammartano, Marc (BIC USA)" w:date="2014-09-07T23:25:00Z"/>
              <w:rFonts w:eastAsiaTheme="minorEastAsia"/>
              <w:noProof/>
            </w:rPr>
          </w:pPr>
          <w:del w:id="2315" w:author="Sammartano, Marc (BIC USA)" w:date="2014-09-07T23:25:00Z">
            <w:r w:rsidRPr="00715E24" w:rsidDel="00715E24">
              <w:rPr>
                <w:noProof/>
              </w:rPr>
              <w:delText>Socket.server.disconnect</w:delText>
            </w:r>
            <w:r w:rsidDel="00715E24">
              <w:rPr>
                <w:noProof/>
                <w:webHidden/>
              </w:rPr>
              <w:tab/>
            </w:r>
            <w:r w:rsidR="00E22768" w:rsidDel="00715E24">
              <w:rPr>
                <w:noProof/>
                <w:webHidden/>
              </w:rPr>
              <w:delText>92</w:delText>
            </w:r>
          </w:del>
        </w:p>
        <w:p w:rsidR="003D4F8C" w:rsidDel="00715E24" w:rsidRDefault="003D4F8C">
          <w:pPr>
            <w:pStyle w:val="TOC3"/>
            <w:rPr>
              <w:del w:id="2316" w:author="Sammartano, Marc (BIC USA)" w:date="2014-09-07T23:25:00Z"/>
              <w:rFonts w:eastAsiaTheme="minorEastAsia"/>
              <w:noProof/>
            </w:rPr>
          </w:pPr>
          <w:del w:id="2317" w:author="Sammartano, Marc (BIC USA)" w:date="2014-09-07T23:25:00Z">
            <w:r w:rsidRPr="00715E24" w:rsidDel="00715E24">
              <w:rPr>
                <w:noProof/>
              </w:rPr>
              <w:delText>Socket.server.close</w:delText>
            </w:r>
            <w:r w:rsidDel="00715E24">
              <w:rPr>
                <w:noProof/>
                <w:webHidden/>
              </w:rPr>
              <w:tab/>
            </w:r>
            <w:r w:rsidR="00E22768" w:rsidDel="00715E24">
              <w:rPr>
                <w:noProof/>
                <w:webHidden/>
              </w:rPr>
              <w:delText>92</w:delText>
            </w:r>
          </w:del>
        </w:p>
        <w:p w:rsidR="003D4F8C" w:rsidDel="00715E24" w:rsidRDefault="003D4F8C">
          <w:pPr>
            <w:pStyle w:val="TOC3"/>
            <w:rPr>
              <w:del w:id="2318" w:author="Sammartano, Marc (BIC USA)" w:date="2014-09-07T23:25:00Z"/>
              <w:rFonts w:eastAsiaTheme="minorEastAsia"/>
              <w:noProof/>
            </w:rPr>
          </w:pPr>
          <w:del w:id="2319" w:author="Sammartano, Marc (BIC USA)" w:date="2014-09-07T23:25:00Z">
            <w:r w:rsidRPr="00715E24" w:rsidDel="00715E24">
              <w:rPr>
                <w:noProof/>
              </w:rPr>
              <w:delText>Socket.server.client.ip &lt;nvar&gt;</w:delText>
            </w:r>
            <w:r w:rsidDel="00715E24">
              <w:rPr>
                <w:noProof/>
                <w:webHidden/>
              </w:rPr>
              <w:tab/>
            </w:r>
            <w:r w:rsidR="00E22768" w:rsidDel="00715E24">
              <w:rPr>
                <w:noProof/>
                <w:webHidden/>
              </w:rPr>
              <w:delText>92</w:delText>
            </w:r>
          </w:del>
        </w:p>
        <w:p w:rsidR="003D4F8C" w:rsidDel="00715E24" w:rsidRDefault="003D4F8C">
          <w:pPr>
            <w:pStyle w:val="TOC1"/>
            <w:tabs>
              <w:tab w:val="right" w:leader="dot" w:pos="9350"/>
            </w:tabs>
            <w:rPr>
              <w:del w:id="2320" w:author="Sammartano, Marc (BIC USA)" w:date="2014-09-07T23:25:00Z"/>
              <w:rFonts w:eastAsiaTheme="minorEastAsia"/>
              <w:noProof/>
            </w:rPr>
          </w:pPr>
          <w:del w:id="2321" w:author="Sammartano, Marc (BIC USA)" w:date="2014-09-07T23:25:00Z">
            <w:r w:rsidRPr="00715E24" w:rsidDel="00715E24">
              <w:rPr>
                <w:noProof/>
              </w:rPr>
              <w:delText>FTP Client</w:delText>
            </w:r>
            <w:r w:rsidDel="00715E24">
              <w:rPr>
                <w:noProof/>
                <w:webHidden/>
              </w:rPr>
              <w:tab/>
            </w:r>
            <w:r w:rsidR="00E22768" w:rsidDel="00715E24">
              <w:rPr>
                <w:noProof/>
                <w:webHidden/>
              </w:rPr>
              <w:delText>92</w:delText>
            </w:r>
          </w:del>
        </w:p>
        <w:p w:rsidR="003D4F8C" w:rsidDel="00715E24" w:rsidRDefault="003D4F8C">
          <w:pPr>
            <w:pStyle w:val="TOC2"/>
            <w:rPr>
              <w:del w:id="2322" w:author="Sammartano, Marc (BIC USA)" w:date="2014-09-07T23:25:00Z"/>
              <w:rFonts w:eastAsiaTheme="minorEastAsia"/>
              <w:noProof/>
            </w:rPr>
          </w:pPr>
          <w:del w:id="2323" w:author="Sammartano, Marc (BIC USA)" w:date="2014-09-07T23:25:00Z">
            <w:r w:rsidRPr="00715E24" w:rsidDel="00715E24">
              <w:rPr>
                <w:noProof/>
              </w:rPr>
              <w:delText>Ftp.open &lt;url_sexp&gt;, &lt;port_nexp&gt;, &lt;user_sexp&gt;, &lt;pw_sexp&gt;</w:delText>
            </w:r>
            <w:r w:rsidDel="00715E24">
              <w:rPr>
                <w:noProof/>
                <w:webHidden/>
              </w:rPr>
              <w:tab/>
            </w:r>
            <w:r w:rsidR="00E22768" w:rsidDel="00715E24">
              <w:rPr>
                <w:noProof/>
                <w:webHidden/>
              </w:rPr>
              <w:delText>92</w:delText>
            </w:r>
          </w:del>
        </w:p>
        <w:p w:rsidR="003D4F8C" w:rsidDel="00715E24" w:rsidRDefault="003D4F8C">
          <w:pPr>
            <w:pStyle w:val="TOC2"/>
            <w:rPr>
              <w:del w:id="2324" w:author="Sammartano, Marc (BIC USA)" w:date="2014-09-07T23:25:00Z"/>
              <w:rFonts w:eastAsiaTheme="minorEastAsia"/>
              <w:noProof/>
            </w:rPr>
          </w:pPr>
          <w:del w:id="2325" w:author="Sammartano, Marc (BIC USA)" w:date="2014-09-07T23:25:00Z">
            <w:r w:rsidRPr="00715E24" w:rsidDel="00715E24">
              <w:rPr>
                <w:noProof/>
              </w:rPr>
              <w:delText>Ftp.close</w:delText>
            </w:r>
            <w:r w:rsidDel="00715E24">
              <w:rPr>
                <w:noProof/>
                <w:webHidden/>
              </w:rPr>
              <w:tab/>
            </w:r>
            <w:r w:rsidR="00E22768" w:rsidDel="00715E24">
              <w:rPr>
                <w:noProof/>
                <w:webHidden/>
              </w:rPr>
              <w:delText>92</w:delText>
            </w:r>
          </w:del>
        </w:p>
        <w:p w:rsidR="003D4F8C" w:rsidDel="00715E24" w:rsidRDefault="003D4F8C">
          <w:pPr>
            <w:pStyle w:val="TOC2"/>
            <w:rPr>
              <w:del w:id="2326" w:author="Sammartano, Marc (BIC USA)" w:date="2014-09-07T23:25:00Z"/>
              <w:rFonts w:eastAsiaTheme="minorEastAsia"/>
              <w:noProof/>
            </w:rPr>
          </w:pPr>
          <w:del w:id="2327" w:author="Sammartano, Marc (BIC USA)" w:date="2014-09-07T23:25:00Z">
            <w:r w:rsidRPr="00715E24" w:rsidDel="00715E24">
              <w:rPr>
                <w:noProof/>
              </w:rPr>
              <w:delText>Ftp.put &lt;source_sexp&gt;, &lt;destination_sexp&gt;</w:delText>
            </w:r>
            <w:r w:rsidDel="00715E24">
              <w:rPr>
                <w:noProof/>
                <w:webHidden/>
              </w:rPr>
              <w:tab/>
            </w:r>
            <w:r w:rsidR="00E22768" w:rsidDel="00715E24">
              <w:rPr>
                <w:noProof/>
                <w:webHidden/>
              </w:rPr>
              <w:delText>92</w:delText>
            </w:r>
          </w:del>
        </w:p>
        <w:p w:rsidR="003D4F8C" w:rsidDel="00715E24" w:rsidRDefault="003D4F8C">
          <w:pPr>
            <w:pStyle w:val="TOC2"/>
            <w:rPr>
              <w:del w:id="2328" w:author="Sammartano, Marc (BIC USA)" w:date="2014-09-07T23:25:00Z"/>
              <w:rFonts w:eastAsiaTheme="minorEastAsia"/>
              <w:noProof/>
            </w:rPr>
          </w:pPr>
          <w:del w:id="2329" w:author="Sammartano, Marc (BIC USA)" w:date="2014-09-07T23:25:00Z">
            <w:r w:rsidRPr="00715E24" w:rsidDel="00715E24">
              <w:rPr>
                <w:noProof/>
              </w:rPr>
              <w:delText>Ftp.get &lt;source_sexp&gt;, &lt;destination_sexp&gt;</w:delText>
            </w:r>
            <w:r w:rsidDel="00715E24">
              <w:rPr>
                <w:noProof/>
                <w:webHidden/>
              </w:rPr>
              <w:tab/>
            </w:r>
            <w:r w:rsidR="00E22768" w:rsidDel="00715E24">
              <w:rPr>
                <w:noProof/>
                <w:webHidden/>
              </w:rPr>
              <w:delText>92</w:delText>
            </w:r>
          </w:del>
        </w:p>
        <w:p w:rsidR="003D4F8C" w:rsidDel="00715E24" w:rsidRDefault="003D4F8C">
          <w:pPr>
            <w:pStyle w:val="TOC2"/>
            <w:rPr>
              <w:del w:id="2330" w:author="Sammartano, Marc (BIC USA)" w:date="2014-09-07T23:25:00Z"/>
              <w:rFonts w:eastAsiaTheme="minorEastAsia"/>
              <w:noProof/>
            </w:rPr>
          </w:pPr>
          <w:del w:id="2331" w:author="Sammartano, Marc (BIC USA)" w:date="2014-09-07T23:25:00Z">
            <w:r w:rsidRPr="00715E24" w:rsidDel="00715E24">
              <w:rPr>
                <w:noProof/>
              </w:rPr>
              <w:delText>Ftp.dir &lt;list_nvar&gt;</w:delText>
            </w:r>
            <w:r w:rsidDel="00715E24">
              <w:rPr>
                <w:noProof/>
                <w:webHidden/>
              </w:rPr>
              <w:tab/>
            </w:r>
            <w:r w:rsidR="00E22768" w:rsidDel="00715E24">
              <w:rPr>
                <w:noProof/>
                <w:webHidden/>
              </w:rPr>
              <w:delText>93</w:delText>
            </w:r>
          </w:del>
        </w:p>
        <w:p w:rsidR="003D4F8C" w:rsidDel="00715E24" w:rsidRDefault="003D4F8C">
          <w:pPr>
            <w:pStyle w:val="TOC2"/>
            <w:rPr>
              <w:del w:id="2332" w:author="Sammartano, Marc (BIC USA)" w:date="2014-09-07T23:25:00Z"/>
              <w:rFonts w:eastAsiaTheme="minorEastAsia"/>
              <w:noProof/>
            </w:rPr>
          </w:pPr>
          <w:del w:id="2333" w:author="Sammartano, Marc (BIC USA)" w:date="2014-09-07T23:25:00Z">
            <w:r w:rsidRPr="00715E24" w:rsidDel="00715E24">
              <w:rPr>
                <w:noProof/>
              </w:rPr>
              <w:delText>Ftp.cd &lt;new_directory_sexp&gt;</w:delText>
            </w:r>
            <w:r w:rsidDel="00715E24">
              <w:rPr>
                <w:noProof/>
                <w:webHidden/>
              </w:rPr>
              <w:tab/>
            </w:r>
            <w:r w:rsidR="00E22768" w:rsidDel="00715E24">
              <w:rPr>
                <w:noProof/>
                <w:webHidden/>
              </w:rPr>
              <w:delText>93</w:delText>
            </w:r>
          </w:del>
        </w:p>
        <w:p w:rsidR="003D4F8C" w:rsidDel="00715E24" w:rsidRDefault="003D4F8C">
          <w:pPr>
            <w:pStyle w:val="TOC2"/>
            <w:rPr>
              <w:del w:id="2334" w:author="Sammartano, Marc (BIC USA)" w:date="2014-09-07T23:25:00Z"/>
              <w:rFonts w:eastAsiaTheme="minorEastAsia"/>
              <w:noProof/>
            </w:rPr>
          </w:pPr>
          <w:del w:id="2335" w:author="Sammartano, Marc (BIC USA)" w:date="2014-09-07T23:25:00Z">
            <w:r w:rsidRPr="00715E24" w:rsidDel="00715E24">
              <w:rPr>
                <w:noProof/>
              </w:rPr>
              <w:delText>Ftp.rename &lt;old_filename_sexp&gt;, &lt;new_filename_sexp&gt;</w:delText>
            </w:r>
            <w:r w:rsidDel="00715E24">
              <w:rPr>
                <w:noProof/>
                <w:webHidden/>
              </w:rPr>
              <w:tab/>
            </w:r>
            <w:r w:rsidR="00E22768" w:rsidDel="00715E24">
              <w:rPr>
                <w:noProof/>
                <w:webHidden/>
              </w:rPr>
              <w:delText>93</w:delText>
            </w:r>
          </w:del>
        </w:p>
        <w:p w:rsidR="003D4F8C" w:rsidDel="00715E24" w:rsidRDefault="003D4F8C">
          <w:pPr>
            <w:pStyle w:val="TOC2"/>
            <w:rPr>
              <w:del w:id="2336" w:author="Sammartano, Marc (BIC USA)" w:date="2014-09-07T23:25:00Z"/>
              <w:rFonts w:eastAsiaTheme="minorEastAsia"/>
              <w:noProof/>
            </w:rPr>
          </w:pPr>
          <w:del w:id="2337" w:author="Sammartano, Marc (BIC USA)" w:date="2014-09-07T23:25:00Z">
            <w:r w:rsidRPr="00715E24" w:rsidDel="00715E24">
              <w:rPr>
                <w:noProof/>
              </w:rPr>
              <w:delText>Ftp.delete &lt;filename_sexp&gt;</w:delText>
            </w:r>
            <w:r w:rsidDel="00715E24">
              <w:rPr>
                <w:noProof/>
                <w:webHidden/>
              </w:rPr>
              <w:tab/>
            </w:r>
            <w:r w:rsidR="00E22768" w:rsidDel="00715E24">
              <w:rPr>
                <w:noProof/>
                <w:webHidden/>
              </w:rPr>
              <w:delText>93</w:delText>
            </w:r>
          </w:del>
        </w:p>
        <w:p w:rsidR="003D4F8C" w:rsidDel="00715E24" w:rsidRDefault="003D4F8C">
          <w:pPr>
            <w:pStyle w:val="TOC2"/>
            <w:rPr>
              <w:del w:id="2338" w:author="Sammartano, Marc (BIC USA)" w:date="2014-09-07T23:25:00Z"/>
              <w:rFonts w:eastAsiaTheme="minorEastAsia"/>
              <w:noProof/>
            </w:rPr>
          </w:pPr>
          <w:del w:id="2339" w:author="Sammartano, Marc (BIC USA)" w:date="2014-09-07T23:25:00Z">
            <w:r w:rsidRPr="00715E24" w:rsidDel="00715E24">
              <w:rPr>
                <w:noProof/>
              </w:rPr>
              <w:delText>Ftp.rmdir &lt;directory_sexp&gt;</w:delText>
            </w:r>
            <w:r w:rsidDel="00715E24">
              <w:rPr>
                <w:noProof/>
                <w:webHidden/>
              </w:rPr>
              <w:tab/>
            </w:r>
            <w:r w:rsidR="00E22768" w:rsidDel="00715E24">
              <w:rPr>
                <w:noProof/>
                <w:webHidden/>
              </w:rPr>
              <w:delText>93</w:delText>
            </w:r>
          </w:del>
        </w:p>
        <w:p w:rsidR="003D4F8C" w:rsidDel="00715E24" w:rsidRDefault="003D4F8C">
          <w:pPr>
            <w:pStyle w:val="TOC2"/>
            <w:rPr>
              <w:del w:id="2340" w:author="Sammartano, Marc (BIC USA)" w:date="2014-09-07T23:25:00Z"/>
              <w:rFonts w:eastAsiaTheme="minorEastAsia"/>
              <w:noProof/>
            </w:rPr>
          </w:pPr>
          <w:del w:id="2341" w:author="Sammartano, Marc (BIC USA)" w:date="2014-09-07T23:25:00Z">
            <w:r w:rsidRPr="00715E24" w:rsidDel="00715E24">
              <w:rPr>
                <w:noProof/>
              </w:rPr>
              <w:delText>Ftp.mkdir &lt;directory_sexp&gt;</w:delText>
            </w:r>
            <w:r w:rsidDel="00715E24">
              <w:rPr>
                <w:noProof/>
                <w:webHidden/>
              </w:rPr>
              <w:tab/>
            </w:r>
            <w:r w:rsidR="00E22768" w:rsidDel="00715E24">
              <w:rPr>
                <w:noProof/>
                <w:webHidden/>
              </w:rPr>
              <w:delText>93</w:delText>
            </w:r>
          </w:del>
        </w:p>
        <w:p w:rsidR="003D4F8C" w:rsidDel="00715E24" w:rsidRDefault="003D4F8C">
          <w:pPr>
            <w:pStyle w:val="TOC1"/>
            <w:tabs>
              <w:tab w:val="right" w:leader="dot" w:pos="9350"/>
            </w:tabs>
            <w:rPr>
              <w:del w:id="2342" w:author="Sammartano, Marc (BIC USA)" w:date="2014-09-07T23:25:00Z"/>
              <w:rFonts w:eastAsiaTheme="minorEastAsia"/>
              <w:noProof/>
            </w:rPr>
          </w:pPr>
          <w:del w:id="2343" w:author="Sammartano, Marc (BIC USA)" w:date="2014-09-07T23:25:00Z">
            <w:r w:rsidRPr="00715E24" w:rsidDel="00715E24">
              <w:rPr>
                <w:noProof/>
              </w:rPr>
              <w:delText>Bluetooth</w:delText>
            </w:r>
            <w:r w:rsidDel="00715E24">
              <w:rPr>
                <w:noProof/>
                <w:webHidden/>
              </w:rPr>
              <w:tab/>
            </w:r>
            <w:r w:rsidR="00E22768" w:rsidDel="00715E24">
              <w:rPr>
                <w:noProof/>
                <w:webHidden/>
              </w:rPr>
              <w:delText>93</w:delText>
            </w:r>
          </w:del>
        </w:p>
        <w:p w:rsidR="003D4F8C" w:rsidDel="00715E24" w:rsidRDefault="003D4F8C">
          <w:pPr>
            <w:pStyle w:val="TOC2"/>
            <w:rPr>
              <w:del w:id="2344" w:author="Sammartano, Marc (BIC USA)" w:date="2014-09-07T23:25:00Z"/>
              <w:rFonts w:eastAsiaTheme="minorEastAsia"/>
              <w:noProof/>
            </w:rPr>
          </w:pPr>
          <w:del w:id="2345" w:author="Sammartano, Marc (BIC USA)" w:date="2014-09-07T23:25:00Z">
            <w:r w:rsidRPr="00715E24" w:rsidDel="00715E24">
              <w:rPr>
                <w:noProof/>
              </w:rPr>
              <w:delText>Bt.open {0|1}</w:delText>
            </w:r>
            <w:r w:rsidDel="00715E24">
              <w:rPr>
                <w:noProof/>
                <w:webHidden/>
              </w:rPr>
              <w:tab/>
            </w:r>
            <w:r w:rsidR="00E22768" w:rsidDel="00715E24">
              <w:rPr>
                <w:noProof/>
                <w:webHidden/>
              </w:rPr>
              <w:delText>94</w:delText>
            </w:r>
          </w:del>
        </w:p>
        <w:p w:rsidR="003D4F8C" w:rsidDel="00715E24" w:rsidRDefault="003D4F8C">
          <w:pPr>
            <w:pStyle w:val="TOC2"/>
            <w:rPr>
              <w:del w:id="2346" w:author="Sammartano, Marc (BIC USA)" w:date="2014-09-07T23:25:00Z"/>
              <w:rFonts w:eastAsiaTheme="minorEastAsia"/>
              <w:noProof/>
            </w:rPr>
          </w:pPr>
          <w:del w:id="2347" w:author="Sammartano, Marc (BIC USA)" w:date="2014-09-07T23:25:00Z">
            <w:r w:rsidRPr="00715E24" w:rsidDel="00715E24">
              <w:rPr>
                <w:noProof/>
              </w:rPr>
              <w:delText>Bt.close</w:delText>
            </w:r>
            <w:r w:rsidDel="00715E24">
              <w:rPr>
                <w:noProof/>
                <w:webHidden/>
              </w:rPr>
              <w:tab/>
            </w:r>
            <w:r w:rsidR="00E22768" w:rsidDel="00715E24">
              <w:rPr>
                <w:noProof/>
                <w:webHidden/>
              </w:rPr>
              <w:delText>94</w:delText>
            </w:r>
          </w:del>
        </w:p>
        <w:p w:rsidR="003D4F8C" w:rsidDel="00715E24" w:rsidRDefault="003D4F8C">
          <w:pPr>
            <w:pStyle w:val="TOC2"/>
            <w:rPr>
              <w:del w:id="2348" w:author="Sammartano, Marc (BIC USA)" w:date="2014-09-07T23:25:00Z"/>
              <w:rFonts w:eastAsiaTheme="minorEastAsia"/>
              <w:noProof/>
            </w:rPr>
          </w:pPr>
          <w:del w:id="2349" w:author="Sammartano, Marc (BIC USA)" w:date="2014-09-07T23:25:00Z">
            <w:r w:rsidRPr="00715E24" w:rsidDel="00715E24">
              <w:rPr>
                <w:noProof/>
              </w:rPr>
              <w:delText>Bt.connect {0|1}</w:delText>
            </w:r>
            <w:r w:rsidDel="00715E24">
              <w:rPr>
                <w:noProof/>
                <w:webHidden/>
              </w:rPr>
              <w:tab/>
            </w:r>
            <w:r w:rsidR="00E22768" w:rsidDel="00715E24">
              <w:rPr>
                <w:noProof/>
                <w:webHidden/>
              </w:rPr>
              <w:delText>94</w:delText>
            </w:r>
          </w:del>
        </w:p>
        <w:p w:rsidR="003D4F8C" w:rsidDel="00715E24" w:rsidRDefault="003D4F8C">
          <w:pPr>
            <w:pStyle w:val="TOC2"/>
            <w:rPr>
              <w:del w:id="2350" w:author="Sammartano, Marc (BIC USA)" w:date="2014-09-07T23:25:00Z"/>
              <w:rFonts w:eastAsiaTheme="minorEastAsia"/>
              <w:noProof/>
            </w:rPr>
          </w:pPr>
          <w:del w:id="2351" w:author="Sammartano, Marc (BIC USA)" w:date="2014-09-07T23:25:00Z">
            <w:r w:rsidRPr="00715E24" w:rsidDel="00715E24">
              <w:rPr>
                <w:noProof/>
              </w:rPr>
              <w:delText>Bt.disconnect</w:delText>
            </w:r>
            <w:r w:rsidDel="00715E24">
              <w:rPr>
                <w:noProof/>
                <w:webHidden/>
              </w:rPr>
              <w:tab/>
            </w:r>
            <w:r w:rsidR="00E22768" w:rsidDel="00715E24">
              <w:rPr>
                <w:noProof/>
                <w:webHidden/>
              </w:rPr>
              <w:delText>95</w:delText>
            </w:r>
          </w:del>
        </w:p>
        <w:p w:rsidR="003D4F8C" w:rsidDel="00715E24" w:rsidRDefault="003D4F8C">
          <w:pPr>
            <w:pStyle w:val="TOC2"/>
            <w:rPr>
              <w:del w:id="2352" w:author="Sammartano, Marc (BIC USA)" w:date="2014-09-07T23:25:00Z"/>
              <w:rFonts w:eastAsiaTheme="minorEastAsia"/>
              <w:noProof/>
            </w:rPr>
          </w:pPr>
          <w:del w:id="2353" w:author="Sammartano, Marc (BIC USA)" w:date="2014-09-07T23:25:00Z">
            <w:r w:rsidRPr="00715E24" w:rsidDel="00715E24">
              <w:rPr>
                <w:noProof/>
              </w:rPr>
              <w:delText>Bt.reconnect</w:delText>
            </w:r>
            <w:r w:rsidDel="00715E24">
              <w:rPr>
                <w:noProof/>
                <w:webHidden/>
              </w:rPr>
              <w:tab/>
            </w:r>
            <w:r w:rsidR="00E22768" w:rsidDel="00715E24">
              <w:rPr>
                <w:noProof/>
                <w:webHidden/>
              </w:rPr>
              <w:delText>95</w:delText>
            </w:r>
          </w:del>
        </w:p>
        <w:p w:rsidR="003D4F8C" w:rsidDel="00715E24" w:rsidRDefault="003D4F8C">
          <w:pPr>
            <w:pStyle w:val="TOC2"/>
            <w:rPr>
              <w:del w:id="2354" w:author="Sammartano, Marc (BIC USA)" w:date="2014-09-07T23:25:00Z"/>
              <w:rFonts w:eastAsiaTheme="minorEastAsia"/>
              <w:noProof/>
            </w:rPr>
          </w:pPr>
          <w:del w:id="2355" w:author="Sammartano, Marc (BIC USA)" w:date="2014-09-07T23:25:00Z">
            <w:r w:rsidRPr="00715E24" w:rsidDel="00715E24">
              <w:rPr>
                <w:noProof/>
              </w:rPr>
              <w:delText>Bt.status &lt;nvar&gt;</w:delText>
            </w:r>
            <w:r w:rsidDel="00715E24">
              <w:rPr>
                <w:noProof/>
                <w:webHidden/>
              </w:rPr>
              <w:tab/>
            </w:r>
            <w:r w:rsidR="00E22768" w:rsidDel="00715E24">
              <w:rPr>
                <w:noProof/>
                <w:webHidden/>
              </w:rPr>
              <w:delText>95</w:delText>
            </w:r>
          </w:del>
        </w:p>
        <w:p w:rsidR="003D4F8C" w:rsidDel="00715E24" w:rsidRDefault="003D4F8C">
          <w:pPr>
            <w:pStyle w:val="TOC2"/>
            <w:rPr>
              <w:del w:id="2356" w:author="Sammartano, Marc (BIC USA)" w:date="2014-09-07T23:25:00Z"/>
              <w:rFonts w:eastAsiaTheme="minorEastAsia"/>
              <w:noProof/>
            </w:rPr>
          </w:pPr>
          <w:del w:id="2357" w:author="Sammartano, Marc (BIC USA)" w:date="2014-09-07T23:25:00Z">
            <w:r w:rsidRPr="00715E24" w:rsidDel="00715E24">
              <w:rPr>
                <w:noProof/>
              </w:rPr>
              <w:delText>Bt.write {&lt;exp&gt; {,|;}} ...</w:delText>
            </w:r>
            <w:r w:rsidDel="00715E24">
              <w:rPr>
                <w:noProof/>
                <w:webHidden/>
              </w:rPr>
              <w:tab/>
            </w:r>
            <w:r w:rsidR="00E22768" w:rsidDel="00715E24">
              <w:rPr>
                <w:noProof/>
                <w:webHidden/>
              </w:rPr>
              <w:delText>95</w:delText>
            </w:r>
          </w:del>
        </w:p>
        <w:p w:rsidR="003D4F8C" w:rsidDel="00715E24" w:rsidRDefault="003D4F8C">
          <w:pPr>
            <w:pStyle w:val="TOC2"/>
            <w:rPr>
              <w:del w:id="2358" w:author="Sammartano, Marc (BIC USA)" w:date="2014-09-07T23:25:00Z"/>
              <w:rFonts w:eastAsiaTheme="minorEastAsia"/>
              <w:noProof/>
            </w:rPr>
          </w:pPr>
          <w:del w:id="2359" w:author="Sammartano, Marc (BIC USA)" w:date="2014-09-07T23:25:00Z">
            <w:r w:rsidRPr="00715E24" w:rsidDel="00715E24">
              <w:rPr>
                <w:noProof/>
              </w:rPr>
              <w:lastRenderedPageBreak/>
              <w:delText>Bt.read.ready &lt;nvar&gt;</w:delText>
            </w:r>
            <w:r w:rsidDel="00715E24">
              <w:rPr>
                <w:noProof/>
                <w:webHidden/>
              </w:rPr>
              <w:tab/>
            </w:r>
            <w:r w:rsidR="00E22768" w:rsidDel="00715E24">
              <w:rPr>
                <w:noProof/>
                <w:webHidden/>
              </w:rPr>
              <w:delText>95</w:delText>
            </w:r>
          </w:del>
        </w:p>
        <w:p w:rsidR="003D4F8C" w:rsidDel="00715E24" w:rsidRDefault="003D4F8C">
          <w:pPr>
            <w:pStyle w:val="TOC2"/>
            <w:rPr>
              <w:del w:id="2360" w:author="Sammartano, Marc (BIC USA)" w:date="2014-09-07T23:25:00Z"/>
              <w:rFonts w:eastAsiaTheme="minorEastAsia"/>
              <w:noProof/>
            </w:rPr>
          </w:pPr>
          <w:del w:id="2361" w:author="Sammartano, Marc (BIC USA)" w:date="2014-09-07T23:25:00Z">
            <w:r w:rsidRPr="00715E24" w:rsidDel="00715E24">
              <w:rPr>
                <w:noProof/>
              </w:rPr>
              <w:delText>OnBtReadReady:</w:delText>
            </w:r>
            <w:r w:rsidDel="00715E24">
              <w:rPr>
                <w:noProof/>
                <w:webHidden/>
              </w:rPr>
              <w:tab/>
            </w:r>
            <w:r w:rsidR="00E22768" w:rsidDel="00715E24">
              <w:rPr>
                <w:noProof/>
                <w:webHidden/>
              </w:rPr>
              <w:delText>95</w:delText>
            </w:r>
          </w:del>
        </w:p>
        <w:p w:rsidR="003D4F8C" w:rsidDel="00715E24" w:rsidRDefault="003D4F8C">
          <w:pPr>
            <w:pStyle w:val="TOC3"/>
            <w:rPr>
              <w:del w:id="2362" w:author="Sammartano, Marc (BIC USA)" w:date="2014-09-07T23:25:00Z"/>
              <w:rFonts w:eastAsiaTheme="minorEastAsia"/>
              <w:noProof/>
            </w:rPr>
          </w:pPr>
          <w:del w:id="2363" w:author="Sammartano, Marc (BIC USA)" w:date="2014-09-07T23:25:00Z">
            <w:r w:rsidRPr="00715E24" w:rsidDel="00715E24">
              <w:rPr>
                <w:noProof/>
              </w:rPr>
              <w:delText>Bt.onReadReady.Resume</w:delText>
            </w:r>
            <w:r w:rsidDel="00715E24">
              <w:rPr>
                <w:noProof/>
                <w:webHidden/>
              </w:rPr>
              <w:tab/>
            </w:r>
            <w:r w:rsidR="00E22768" w:rsidDel="00715E24">
              <w:rPr>
                <w:noProof/>
                <w:webHidden/>
              </w:rPr>
              <w:delText>96</w:delText>
            </w:r>
          </w:del>
        </w:p>
        <w:p w:rsidR="003D4F8C" w:rsidDel="00715E24" w:rsidRDefault="003D4F8C">
          <w:pPr>
            <w:pStyle w:val="TOC2"/>
            <w:rPr>
              <w:del w:id="2364" w:author="Sammartano, Marc (BIC USA)" w:date="2014-09-07T23:25:00Z"/>
              <w:rFonts w:eastAsiaTheme="minorEastAsia"/>
              <w:noProof/>
            </w:rPr>
          </w:pPr>
          <w:del w:id="2365" w:author="Sammartano, Marc (BIC USA)" w:date="2014-09-07T23:25:00Z">
            <w:r w:rsidRPr="00715E24" w:rsidDel="00715E24">
              <w:rPr>
                <w:noProof/>
              </w:rPr>
              <w:delText>Bt.read.bytes &lt;svar&gt;</w:delText>
            </w:r>
            <w:r w:rsidDel="00715E24">
              <w:rPr>
                <w:noProof/>
                <w:webHidden/>
              </w:rPr>
              <w:tab/>
            </w:r>
            <w:r w:rsidR="00E22768" w:rsidDel="00715E24">
              <w:rPr>
                <w:noProof/>
                <w:webHidden/>
              </w:rPr>
              <w:delText>96</w:delText>
            </w:r>
          </w:del>
        </w:p>
        <w:p w:rsidR="003D4F8C" w:rsidDel="00715E24" w:rsidRDefault="003D4F8C">
          <w:pPr>
            <w:pStyle w:val="TOC2"/>
            <w:rPr>
              <w:del w:id="2366" w:author="Sammartano, Marc (BIC USA)" w:date="2014-09-07T23:25:00Z"/>
              <w:rFonts w:eastAsiaTheme="minorEastAsia"/>
              <w:noProof/>
            </w:rPr>
          </w:pPr>
          <w:del w:id="2367" w:author="Sammartano, Marc (BIC USA)" w:date="2014-09-07T23:25:00Z">
            <w:r w:rsidRPr="00715E24" w:rsidDel="00715E24">
              <w:rPr>
                <w:noProof/>
              </w:rPr>
              <w:delText>Bt.device.name &lt;svar&gt;</w:delText>
            </w:r>
            <w:r w:rsidDel="00715E24">
              <w:rPr>
                <w:noProof/>
                <w:webHidden/>
              </w:rPr>
              <w:tab/>
            </w:r>
            <w:r w:rsidR="00E22768" w:rsidDel="00715E24">
              <w:rPr>
                <w:noProof/>
                <w:webHidden/>
              </w:rPr>
              <w:delText>96</w:delText>
            </w:r>
          </w:del>
        </w:p>
        <w:p w:rsidR="003D4F8C" w:rsidDel="00715E24" w:rsidRDefault="003D4F8C">
          <w:pPr>
            <w:pStyle w:val="TOC2"/>
            <w:rPr>
              <w:del w:id="2368" w:author="Sammartano, Marc (BIC USA)" w:date="2014-09-07T23:25:00Z"/>
              <w:rFonts w:eastAsiaTheme="minorEastAsia"/>
              <w:noProof/>
            </w:rPr>
          </w:pPr>
          <w:del w:id="2369" w:author="Sammartano, Marc (BIC USA)" w:date="2014-09-07T23:25:00Z">
            <w:r w:rsidRPr="00715E24" w:rsidDel="00715E24">
              <w:rPr>
                <w:noProof/>
              </w:rPr>
              <w:delText>Bt.set.uuid &lt;sexp&gt;</w:delText>
            </w:r>
            <w:r w:rsidDel="00715E24">
              <w:rPr>
                <w:noProof/>
                <w:webHidden/>
              </w:rPr>
              <w:tab/>
            </w:r>
            <w:r w:rsidR="00E22768" w:rsidDel="00715E24">
              <w:rPr>
                <w:noProof/>
                <w:webHidden/>
              </w:rPr>
              <w:delText>96</w:delText>
            </w:r>
          </w:del>
        </w:p>
        <w:p w:rsidR="003D4F8C" w:rsidDel="00715E24" w:rsidRDefault="003D4F8C">
          <w:pPr>
            <w:pStyle w:val="TOC1"/>
            <w:tabs>
              <w:tab w:val="right" w:leader="dot" w:pos="9350"/>
            </w:tabs>
            <w:rPr>
              <w:del w:id="2370" w:author="Sammartano, Marc (BIC USA)" w:date="2014-09-07T23:25:00Z"/>
              <w:rFonts w:eastAsiaTheme="minorEastAsia"/>
              <w:noProof/>
            </w:rPr>
          </w:pPr>
          <w:del w:id="2371" w:author="Sammartano, Marc (BIC USA)" w:date="2014-09-07T23:25:00Z">
            <w:r w:rsidRPr="00715E24" w:rsidDel="00715E24">
              <w:rPr>
                <w:noProof/>
              </w:rPr>
              <w:delText>Miscellaneous Commands</w:delText>
            </w:r>
            <w:r w:rsidDel="00715E24">
              <w:rPr>
                <w:noProof/>
                <w:webHidden/>
              </w:rPr>
              <w:tab/>
            </w:r>
            <w:r w:rsidR="00E22768" w:rsidDel="00715E24">
              <w:rPr>
                <w:noProof/>
                <w:webHidden/>
              </w:rPr>
              <w:delText>96</w:delText>
            </w:r>
          </w:del>
        </w:p>
        <w:p w:rsidR="003D4F8C" w:rsidDel="00715E24" w:rsidRDefault="003D4F8C">
          <w:pPr>
            <w:pStyle w:val="TOC2"/>
            <w:rPr>
              <w:del w:id="2372" w:author="Sammartano, Marc (BIC USA)" w:date="2014-09-07T23:25:00Z"/>
              <w:rFonts w:eastAsiaTheme="minorEastAsia"/>
              <w:noProof/>
            </w:rPr>
          </w:pPr>
          <w:del w:id="2373" w:author="Sammartano, Marc (BIC USA)" w:date="2014-09-07T23:25:00Z">
            <w:r w:rsidRPr="00715E24" w:rsidDel="00715E24">
              <w:rPr>
                <w:noProof/>
              </w:rPr>
              <w:delText>Browse &lt;url_sexp&gt;</w:delText>
            </w:r>
            <w:r w:rsidDel="00715E24">
              <w:rPr>
                <w:noProof/>
                <w:webHidden/>
              </w:rPr>
              <w:tab/>
            </w:r>
            <w:r w:rsidR="00E22768" w:rsidDel="00715E24">
              <w:rPr>
                <w:noProof/>
                <w:webHidden/>
              </w:rPr>
              <w:delText>96</w:delText>
            </w:r>
          </w:del>
        </w:p>
        <w:p w:rsidR="003D4F8C" w:rsidDel="00715E24" w:rsidRDefault="003D4F8C">
          <w:pPr>
            <w:pStyle w:val="TOC2"/>
            <w:rPr>
              <w:del w:id="2374" w:author="Sammartano, Marc (BIC USA)" w:date="2014-09-07T23:25:00Z"/>
              <w:rFonts w:eastAsiaTheme="minorEastAsia"/>
              <w:noProof/>
            </w:rPr>
          </w:pPr>
          <w:del w:id="2375" w:author="Sammartano, Marc (BIC USA)" w:date="2014-09-07T23:25:00Z">
            <w:r w:rsidRPr="00715E24" w:rsidDel="00715E24">
              <w:rPr>
                <w:noProof/>
              </w:rPr>
              <w:delText>Swap &lt;nvar_a&gt;|&lt;svar_a&gt;, &lt;nvar_b&gt;|&lt;svar_b&gt;</w:delText>
            </w:r>
            <w:r w:rsidDel="00715E24">
              <w:rPr>
                <w:noProof/>
                <w:webHidden/>
              </w:rPr>
              <w:tab/>
            </w:r>
            <w:r w:rsidR="00E22768" w:rsidDel="00715E24">
              <w:rPr>
                <w:noProof/>
                <w:webHidden/>
              </w:rPr>
              <w:delText>97</w:delText>
            </w:r>
          </w:del>
        </w:p>
        <w:p w:rsidR="003D4F8C" w:rsidDel="00715E24" w:rsidRDefault="003D4F8C">
          <w:pPr>
            <w:pStyle w:val="TOC2"/>
            <w:rPr>
              <w:del w:id="2376" w:author="Sammartano, Marc (BIC USA)" w:date="2014-09-07T23:25:00Z"/>
              <w:rFonts w:eastAsiaTheme="minorEastAsia"/>
              <w:noProof/>
            </w:rPr>
          </w:pPr>
          <w:del w:id="2377" w:author="Sammartano, Marc (BIC USA)" w:date="2014-09-07T23:25:00Z">
            <w:r w:rsidRPr="00715E24" w:rsidDel="00715E24">
              <w:rPr>
                <w:noProof/>
              </w:rPr>
              <w:delText>Clipboard</w:delText>
            </w:r>
            <w:r w:rsidDel="00715E24">
              <w:rPr>
                <w:noProof/>
                <w:webHidden/>
              </w:rPr>
              <w:tab/>
            </w:r>
            <w:r w:rsidR="00E22768" w:rsidDel="00715E24">
              <w:rPr>
                <w:noProof/>
                <w:webHidden/>
              </w:rPr>
              <w:delText>97</w:delText>
            </w:r>
          </w:del>
        </w:p>
        <w:p w:rsidR="003D4F8C" w:rsidDel="00715E24" w:rsidRDefault="003D4F8C">
          <w:pPr>
            <w:pStyle w:val="TOC3"/>
            <w:rPr>
              <w:del w:id="2378" w:author="Sammartano, Marc (BIC USA)" w:date="2014-09-07T23:25:00Z"/>
              <w:rFonts w:eastAsiaTheme="minorEastAsia"/>
              <w:noProof/>
            </w:rPr>
          </w:pPr>
          <w:del w:id="2379" w:author="Sammartano, Marc (BIC USA)" w:date="2014-09-07T23:25:00Z">
            <w:r w:rsidRPr="00715E24" w:rsidDel="00715E24">
              <w:rPr>
                <w:noProof/>
              </w:rPr>
              <w:delText>Clipboard.get &lt;svar&gt;</w:delText>
            </w:r>
            <w:r w:rsidDel="00715E24">
              <w:rPr>
                <w:noProof/>
                <w:webHidden/>
              </w:rPr>
              <w:tab/>
            </w:r>
            <w:r w:rsidR="00E22768" w:rsidDel="00715E24">
              <w:rPr>
                <w:noProof/>
                <w:webHidden/>
              </w:rPr>
              <w:delText>97</w:delText>
            </w:r>
          </w:del>
        </w:p>
        <w:p w:rsidR="003D4F8C" w:rsidDel="00715E24" w:rsidRDefault="003D4F8C">
          <w:pPr>
            <w:pStyle w:val="TOC3"/>
            <w:rPr>
              <w:del w:id="2380" w:author="Sammartano, Marc (BIC USA)" w:date="2014-09-07T23:25:00Z"/>
              <w:rFonts w:eastAsiaTheme="minorEastAsia"/>
              <w:noProof/>
            </w:rPr>
          </w:pPr>
          <w:del w:id="2381" w:author="Sammartano, Marc (BIC USA)" w:date="2014-09-07T23:25:00Z">
            <w:r w:rsidRPr="00715E24" w:rsidDel="00715E24">
              <w:rPr>
                <w:noProof/>
              </w:rPr>
              <w:delText>Clipboard.put &lt;sexp&gt;</w:delText>
            </w:r>
            <w:r w:rsidDel="00715E24">
              <w:rPr>
                <w:noProof/>
                <w:webHidden/>
              </w:rPr>
              <w:tab/>
            </w:r>
            <w:r w:rsidR="00E22768" w:rsidDel="00715E24">
              <w:rPr>
                <w:noProof/>
                <w:webHidden/>
              </w:rPr>
              <w:delText>97</w:delText>
            </w:r>
          </w:del>
        </w:p>
        <w:p w:rsidR="003D4F8C" w:rsidDel="00715E24" w:rsidRDefault="003D4F8C">
          <w:pPr>
            <w:pStyle w:val="TOC2"/>
            <w:rPr>
              <w:del w:id="2382" w:author="Sammartano, Marc (BIC USA)" w:date="2014-09-07T23:25:00Z"/>
              <w:rFonts w:eastAsiaTheme="minorEastAsia"/>
              <w:noProof/>
            </w:rPr>
          </w:pPr>
          <w:del w:id="2383" w:author="Sammartano, Marc (BIC USA)" w:date="2014-09-07T23:25:00Z">
            <w:r w:rsidRPr="00715E24" w:rsidDel="00715E24">
              <w:rPr>
                <w:noProof/>
              </w:rPr>
              <w:delText>Echo.on</w:delText>
            </w:r>
            <w:r w:rsidDel="00715E24">
              <w:rPr>
                <w:noProof/>
                <w:webHidden/>
              </w:rPr>
              <w:tab/>
            </w:r>
            <w:r w:rsidR="00E22768" w:rsidDel="00715E24">
              <w:rPr>
                <w:noProof/>
                <w:webHidden/>
              </w:rPr>
              <w:delText>97</w:delText>
            </w:r>
          </w:del>
        </w:p>
        <w:p w:rsidR="003D4F8C" w:rsidDel="00715E24" w:rsidRDefault="003D4F8C">
          <w:pPr>
            <w:pStyle w:val="TOC2"/>
            <w:rPr>
              <w:del w:id="2384" w:author="Sammartano, Marc (BIC USA)" w:date="2014-09-07T23:25:00Z"/>
              <w:rFonts w:eastAsiaTheme="minorEastAsia"/>
              <w:noProof/>
            </w:rPr>
          </w:pPr>
          <w:del w:id="2385" w:author="Sammartano, Marc (BIC USA)" w:date="2014-09-07T23:25:00Z">
            <w:r w:rsidRPr="00715E24" w:rsidDel="00715E24">
              <w:rPr>
                <w:noProof/>
              </w:rPr>
              <w:delText>Echo.off</w:delText>
            </w:r>
            <w:r w:rsidDel="00715E24">
              <w:rPr>
                <w:noProof/>
                <w:webHidden/>
              </w:rPr>
              <w:tab/>
            </w:r>
            <w:r w:rsidR="00E22768" w:rsidDel="00715E24">
              <w:rPr>
                <w:noProof/>
                <w:webHidden/>
              </w:rPr>
              <w:delText>97</w:delText>
            </w:r>
          </w:del>
        </w:p>
        <w:p w:rsidR="003D4F8C" w:rsidDel="00715E24" w:rsidRDefault="003D4F8C">
          <w:pPr>
            <w:pStyle w:val="TOC2"/>
            <w:rPr>
              <w:del w:id="2386" w:author="Sammartano, Marc (BIC USA)" w:date="2014-09-07T23:25:00Z"/>
              <w:rFonts w:eastAsiaTheme="minorEastAsia"/>
              <w:noProof/>
            </w:rPr>
          </w:pPr>
          <w:del w:id="2387" w:author="Sammartano, Marc (BIC USA)" w:date="2014-09-07T23:25:00Z">
            <w:r w:rsidRPr="00715E24" w:rsidDel="00715E24">
              <w:rPr>
                <w:noProof/>
              </w:rPr>
              <w:delText>Encryption</w:delText>
            </w:r>
            <w:r w:rsidDel="00715E24">
              <w:rPr>
                <w:noProof/>
                <w:webHidden/>
              </w:rPr>
              <w:tab/>
            </w:r>
            <w:r w:rsidR="00E22768" w:rsidDel="00715E24">
              <w:rPr>
                <w:noProof/>
                <w:webHidden/>
              </w:rPr>
              <w:delText>97</w:delText>
            </w:r>
          </w:del>
        </w:p>
        <w:p w:rsidR="003D4F8C" w:rsidDel="00715E24" w:rsidRDefault="003D4F8C">
          <w:pPr>
            <w:pStyle w:val="TOC3"/>
            <w:rPr>
              <w:del w:id="2388" w:author="Sammartano, Marc (BIC USA)" w:date="2014-09-07T23:25:00Z"/>
              <w:rFonts w:eastAsiaTheme="minorEastAsia"/>
              <w:noProof/>
            </w:rPr>
          </w:pPr>
          <w:del w:id="2389" w:author="Sammartano, Marc (BIC USA)" w:date="2014-09-07T23:25:00Z">
            <w:r w:rsidRPr="00715E24" w:rsidDel="00715E24">
              <w:rPr>
                <w:noProof/>
              </w:rPr>
              <w:delText>Encrypt &lt;pw_sexp&gt;, &lt;source_sexp&gt;, &lt;encrypted_svar&gt;</w:delText>
            </w:r>
            <w:r w:rsidDel="00715E24">
              <w:rPr>
                <w:noProof/>
                <w:webHidden/>
              </w:rPr>
              <w:tab/>
            </w:r>
            <w:r w:rsidR="00E22768" w:rsidDel="00715E24">
              <w:rPr>
                <w:noProof/>
                <w:webHidden/>
              </w:rPr>
              <w:delText>97</w:delText>
            </w:r>
          </w:del>
        </w:p>
        <w:p w:rsidR="003D4F8C" w:rsidDel="00715E24" w:rsidRDefault="003D4F8C">
          <w:pPr>
            <w:pStyle w:val="TOC3"/>
            <w:rPr>
              <w:del w:id="2390" w:author="Sammartano, Marc (BIC USA)" w:date="2014-09-07T23:25:00Z"/>
              <w:rFonts w:eastAsiaTheme="minorEastAsia"/>
              <w:noProof/>
            </w:rPr>
          </w:pPr>
          <w:del w:id="2391" w:author="Sammartano, Marc (BIC USA)" w:date="2014-09-07T23:25:00Z">
            <w:r w:rsidRPr="00715E24" w:rsidDel="00715E24">
              <w:rPr>
                <w:noProof/>
              </w:rPr>
              <w:delText>Decrypt  &lt;pw_sexp&gt;, &lt;encrypted_svar&gt;, &lt;decrypted_svar&gt;</w:delText>
            </w:r>
            <w:r w:rsidDel="00715E24">
              <w:rPr>
                <w:noProof/>
                <w:webHidden/>
              </w:rPr>
              <w:tab/>
            </w:r>
            <w:r w:rsidR="00E22768" w:rsidDel="00715E24">
              <w:rPr>
                <w:noProof/>
                <w:webHidden/>
              </w:rPr>
              <w:delText>97</w:delText>
            </w:r>
          </w:del>
        </w:p>
        <w:p w:rsidR="003D4F8C" w:rsidDel="00715E24" w:rsidRDefault="003D4F8C">
          <w:pPr>
            <w:pStyle w:val="TOC2"/>
            <w:rPr>
              <w:del w:id="2392" w:author="Sammartano, Marc (BIC USA)" w:date="2014-09-07T23:25:00Z"/>
              <w:rFonts w:eastAsiaTheme="minorEastAsia"/>
              <w:noProof/>
            </w:rPr>
          </w:pPr>
          <w:del w:id="2393" w:author="Sammartano, Marc (BIC USA)" w:date="2014-09-07T23:25:00Z">
            <w:r w:rsidRPr="00715E24" w:rsidDel="00715E24">
              <w:rPr>
                <w:noProof/>
              </w:rPr>
              <w:delText>Ringer</w:delText>
            </w:r>
            <w:r w:rsidDel="00715E24">
              <w:rPr>
                <w:noProof/>
                <w:webHidden/>
              </w:rPr>
              <w:tab/>
            </w:r>
            <w:r w:rsidR="00E22768" w:rsidDel="00715E24">
              <w:rPr>
                <w:noProof/>
                <w:webHidden/>
              </w:rPr>
              <w:delText>97</w:delText>
            </w:r>
          </w:del>
        </w:p>
        <w:p w:rsidR="003D4F8C" w:rsidDel="00715E24" w:rsidRDefault="003D4F8C">
          <w:pPr>
            <w:pStyle w:val="TOC3"/>
            <w:rPr>
              <w:del w:id="2394" w:author="Sammartano, Marc (BIC USA)" w:date="2014-09-07T23:25:00Z"/>
              <w:rFonts w:eastAsiaTheme="minorEastAsia"/>
              <w:noProof/>
            </w:rPr>
          </w:pPr>
          <w:del w:id="2395" w:author="Sammartano, Marc (BIC USA)" w:date="2014-09-07T23:25:00Z">
            <w:r w:rsidRPr="00715E24" w:rsidDel="00715E24">
              <w:rPr>
                <w:noProof/>
              </w:rPr>
              <w:delText>Ringer.get.mode &lt;nvar&gt;</w:delText>
            </w:r>
            <w:r w:rsidDel="00715E24">
              <w:rPr>
                <w:noProof/>
                <w:webHidden/>
              </w:rPr>
              <w:tab/>
            </w:r>
            <w:r w:rsidR="00E22768" w:rsidDel="00715E24">
              <w:rPr>
                <w:noProof/>
                <w:webHidden/>
              </w:rPr>
              <w:delText>98</w:delText>
            </w:r>
          </w:del>
        </w:p>
        <w:p w:rsidR="003D4F8C" w:rsidDel="00715E24" w:rsidRDefault="003D4F8C">
          <w:pPr>
            <w:pStyle w:val="TOC3"/>
            <w:rPr>
              <w:del w:id="2396" w:author="Sammartano, Marc (BIC USA)" w:date="2014-09-07T23:25:00Z"/>
              <w:rFonts w:eastAsiaTheme="minorEastAsia"/>
              <w:noProof/>
            </w:rPr>
          </w:pPr>
          <w:del w:id="2397" w:author="Sammartano, Marc (BIC USA)" w:date="2014-09-07T23:25:00Z">
            <w:r w:rsidRPr="00715E24" w:rsidDel="00715E24">
              <w:rPr>
                <w:noProof/>
              </w:rPr>
              <w:delText>Ringer.set.mode &lt;nexp&gt;</w:delText>
            </w:r>
            <w:r w:rsidDel="00715E24">
              <w:rPr>
                <w:noProof/>
                <w:webHidden/>
              </w:rPr>
              <w:tab/>
            </w:r>
            <w:r w:rsidR="00E22768" w:rsidDel="00715E24">
              <w:rPr>
                <w:noProof/>
                <w:webHidden/>
              </w:rPr>
              <w:delText>98</w:delText>
            </w:r>
          </w:del>
        </w:p>
        <w:p w:rsidR="003D4F8C" w:rsidDel="00715E24" w:rsidRDefault="003D4F8C">
          <w:pPr>
            <w:pStyle w:val="TOC3"/>
            <w:rPr>
              <w:del w:id="2398" w:author="Sammartano, Marc (BIC USA)" w:date="2014-09-07T23:25:00Z"/>
              <w:rFonts w:eastAsiaTheme="minorEastAsia"/>
              <w:noProof/>
            </w:rPr>
          </w:pPr>
          <w:del w:id="2399" w:author="Sammartano, Marc (BIC USA)" w:date="2014-09-07T23:25:00Z">
            <w:r w:rsidRPr="00715E24" w:rsidDel="00715E24">
              <w:rPr>
                <w:noProof/>
              </w:rPr>
              <w:delText>Ringer.get.volume &lt;vol_nvar&gt; { , &lt;max_nvar&gt; }</w:delText>
            </w:r>
            <w:r w:rsidDel="00715E24">
              <w:rPr>
                <w:noProof/>
                <w:webHidden/>
              </w:rPr>
              <w:tab/>
            </w:r>
            <w:r w:rsidR="00E22768" w:rsidDel="00715E24">
              <w:rPr>
                <w:noProof/>
                <w:webHidden/>
              </w:rPr>
              <w:delText>98</w:delText>
            </w:r>
          </w:del>
        </w:p>
        <w:p w:rsidR="003D4F8C" w:rsidDel="00715E24" w:rsidRDefault="003D4F8C">
          <w:pPr>
            <w:pStyle w:val="TOC3"/>
            <w:rPr>
              <w:del w:id="2400" w:author="Sammartano, Marc (BIC USA)" w:date="2014-09-07T23:25:00Z"/>
              <w:rFonts w:eastAsiaTheme="minorEastAsia"/>
              <w:noProof/>
            </w:rPr>
          </w:pPr>
          <w:del w:id="2401" w:author="Sammartano, Marc (BIC USA)" w:date="2014-09-07T23:25:00Z">
            <w:r w:rsidRPr="00715E24" w:rsidDel="00715E24">
              <w:rPr>
                <w:noProof/>
              </w:rPr>
              <w:delText>Ringer.set.volume &lt;nvar&gt;</w:delText>
            </w:r>
            <w:r w:rsidDel="00715E24">
              <w:rPr>
                <w:noProof/>
                <w:webHidden/>
              </w:rPr>
              <w:tab/>
            </w:r>
            <w:r w:rsidR="00E22768" w:rsidDel="00715E24">
              <w:rPr>
                <w:noProof/>
                <w:webHidden/>
              </w:rPr>
              <w:delText>98</w:delText>
            </w:r>
          </w:del>
        </w:p>
        <w:p w:rsidR="003D4F8C" w:rsidDel="00715E24" w:rsidRDefault="003D4F8C">
          <w:pPr>
            <w:pStyle w:val="TOC2"/>
            <w:rPr>
              <w:del w:id="2402" w:author="Sammartano, Marc (BIC USA)" w:date="2014-09-07T23:25:00Z"/>
              <w:rFonts w:eastAsiaTheme="minorEastAsia"/>
              <w:noProof/>
            </w:rPr>
          </w:pPr>
          <w:del w:id="2403" w:author="Sammartano, Marc (BIC USA)" w:date="2014-09-07T23:25:00Z">
            <w:r w:rsidRPr="00715E24" w:rsidDel="00715E24">
              <w:rPr>
                <w:noProof/>
              </w:rPr>
              <w:delText>Text To Speech</w:delText>
            </w:r>
            <w:r w:rsidDel="00715E24">
              <w:rPr>
                <w:noProof/>
                <w:webHidden/>
              </w:rPr>
              <w:tab/>
            </w:r>
            <w:r w:rsidR="00E22768" w:rsidDel="00715E24">
              <w:rPr>
                <w:noProof/>
                <w:webHidden/>
              </w:rPr>
              <w:delText>98</w:delText>
            </w:r>
          </w:del>
        </w:p>
        <w:p w:rsidR="003D4F8C" w:rsidDel="00715E24" w:rsidRDefault="003D4F8C">
          <w:pPr>
            <w:pStyle w:val="TOC3"/>
            <w:rPr>
              <w:del w:id="2404" w:author="Sammartano, Marc (BIC USA)" w:date="2014-09-07T23:25:00Z"/>
              <w:rFonts w:eastAsiaTheme="minorEastAsia"/>
              <w:noProof/>
            </w:rPr>
          </w:pPr>
          <w:del w:id="2405" w:author="Sammartano, Marc (BIC USA)" w:date="2014-09-07T23:25:00Z">
            <w:r w:rsidRPr="00715E24" w:rsidDel="00715E24">
              <w:rPr>
                <w:noProof/>
              </w:rPr>
              <w:delText>Tts.init</w:delText>
            </w:r>
            <w:r w:rsidDel="00715E24">
              <w:rPr>
                <w:noProof/>
                <w:webHidden/>
              </w:rPr>
              <w:tab/>
            </w:r>
            <w:r w:rsidR="00E22768" w:rsidDel="00715E24">
              <w:rPr>
                <w:noProof/>
                <w:webHidden/>
              </w:rPr>
              <w:delText>98</w:delText>
            </w:r>
          </w:del>
        </w:p>
        <w:p w:rsidR="003D4F8C" w:rsidDel="00715E24" w:rsidRDefault="003D4F8C">
          <w:pPr>
            <w:pStyle w:val="TOC3"/>
            <w:rPr>
              <w:del w:id="2406" w:author="Sammartano, Marc (BIC USA)" w:date="2014-09-07T23:25:00Z"/>
              <w:rFonts w:eastAsiaTheme="minorEastAsia"/>
              <w:noProof/>
            </w:rPr>
          </w:pPr>
          <w:del w:id="2407" w:author="Sammartano, Marc (BIC USA)" w:date="2014-09-07T23:25:00Z">
            <w:r w:rsidRPr="00715E24" w:rsidDel="00715E24">
              <w:rPr>
                <w:noProof/>
              </w:rPr>
              <w:delText>Tts.speak  &lt;sexp&gt; {, &lt;wait_lexp&gt;}</w:delText>
            </w:r>
            <w:r w:rsidDel="00715E24">
              <w:rPr>
                <w:noProof/>
                <w:webHidden/>
              </w:rPr>
              <w:tab/>
            </w:r>
            <w:r w:rsidR="00E22768" w:rsidDel="00715E24">
              <w:rPr>
                <w:noProof/>
                <w:webHidden/>
              </w:rPr>
              <w:delText>98</w:delText>
            </w:r>
          </w:del>
        </w:p>
        <w:p w:rsidR="003D4F8C" w:rsidDel="00715E24" w:rsidRDefault="003D4F8C">
          <w:pPr>
            <w:pStyle w:val="TOC3"/>
            <w:rPr>
              <w:del w:id="2408" w:author="Sammartano, Marc (BIC USA)" w:date="2014-09-07T23:25:00Z"/>
              <w:rFonts w:eastAsiaTheme="minorEastAsia"/>
              <w:noProof/>
            </w:rPr>
          </w:pPr>
          <w:del w:id="2409" w:author="Sammartano, Marc (BIC USA)" w:date="2014-09-07T23:25:00Z">
            <w:r w:rsidRPr="00715E24" w:rsidDel="00715E24">
              <w:rPr>
                <w:noProof/>
              </w:rPr>
              <w:delText>Tts.speak.toFile &lt;sexp&gt; {, &lt;path_sexp&gt;}</w:delText>
            </w:r>
            <w:r w:rsidDel="00715E24">
              <w:rPr>
                <w:noProof/>
                <w:webHidden/>
              </w:rPr>
              <w:tab/>
            </w:r>
            <w:r w:rsidR="00E22768" w:rsidDel="00715E24">
              <w:rPr>
                <w:noProof/>
                <w:webHidden/>
              </w:rPr>
              <w:delText>98</w:delText>
            </w:r>
          </w:del>
        </w:p>
        <w:p w:rsidR="003D4F8C" w:rsidDel="00715E24" w:rsidRDefault="003D4F8C">
          <w:pPr>
            <w:pStyle w:val="TOC3"/>
            <w:rPr>
              <w:del w:id="2410" w:author="Sammartano, Marc (BIC USA)" w:date="2014-09-07T23:25:00Z"/>
              <w:rFonts w:eastAsiaTheme="minorEastAsia"/>
              <w:noProof/>
            </w:rPr>
          </w:pPr>
          <w:del w:id="2411" w:author="Sammartano, Marc (BIC USA)" w:date="2014-09-07T23:25:00Z">
            <w:r w:rsidRPr="00715E24" w:rsidDel="00715E24">
              <w:rPr>
                <w:noProof/>
              </w:rPr>
              <w:delText>Tts.stop</w:delText>
            </w:r>
            <w:r w:rsidDel="00715E24">
              <w:rPr>
                <w:noProof/>
                <w:webHidden/>
              </w:rPr>
              <w:tab/>
            </w:r>
            <w:r w:rsidR="00E22768" w:rsidDel="00715E24">
              <w:rPr>
                <w:noProof/>
                <w:webHidden/>
              </w:rPr>
              <w:delText>99</w:delText>
            </w:r>
          </w:del>
        </w:p>
        <w:p w:rsidR="003D4F8C" w:rsidDel="00715E24" w:rsidRDefault="003D4F8C">
          <w:pPr>
            <w:pStyle w:val="TOC2"/>
            <w:rPr>
              <w:del w:id="2412" w:author="Sammartano, Marc (BIC USA)" w:date="2014-09-07T23:25:00Z"/>
              <w:rFonts w:eastAsiaTheme="minorEastAsia"/>
              <w:noProof/>
            </w:rPr>
          </w:pPr>
          <w:del w:id="2413" w:author="Sammartano, Marc (BIC USA)" w:date="2014-09-07T23:25:00Z">
            <w:r w:rsidRPr="00715E24" w:rsidDel="00715E24">
              <w:rPr>
                <w:noProof/>
              </w:rPr>
              <w:delText>Speech To Text (Voice Recognition)</w:delText>
            </w:r>
            <w:r w:rsidDel="00715E24">
              <w:rPr>
                <w:noProof/>
                <w:webHidden/>
              </w:rPr>
              <w:tab/>
            </w:r>
            <w:r w:rsidR="00E22768" w:rsidDel="00715E24">
              <w:rPr>
                <w:noProof/>
                <w:webHidden/>
              </w:rPr>
              <w:delText>99</w:delText>
            </w:r>
          </w:del>
        </w:p>
        <w:p w:rsidR="003D4F8C" w:rsidDel="00715E24" w:rsidRDefault="003D4F8C">
          <w:pPr>
            <w:pStyle w:val="TOC3"/>
            <w:rPr>
              <w:del w:id="2414" w:author="Sammartano, Marc (BIC USA)" w:date="2014-09-07T23:25:00Z"/>
              <w:rFonts w:eastAsiaTheme="minorEastAsia"/>
              <w:noProof/>
            </w:rPr>
          </w:pPr>
          <w:del w:id="2415" w:author="Sammartano, Marc (BIC USA)" w:date="2014-09-07T23:25:00Z">
            <w:r w:rsidRPr="00715E24" w:rsidDel="00715E24">
              <w:rPr>
                <w:noProof/>
              </w:rPr>
              <w:delText>Stt.listen</w:delText>
            </w:r>
            <w:r w:rsidDel="00715E24">
              <w:rPr>
                <w:noProof/>
                <w:webHidden/>
              </w:rPr>
              <w:tab/>
            </w:r>
            <w:r w:rsidR="00E22768" w:rsidDel="00715E24">
              <w:rPr>
                <w:noProof/>
                <w:webHidden/>
              </w:rPr>
              <w:delText>99</w:delText>
            </w:r>
          </w:del>
        </w:p>
        <w:p w:rsidR="003D4F8C" w:rsidDel="00715E24" w:rsidRDefault="003D4F8C">
          <w:pPr>
            <w:pStyle w:val="TOC3"/>
            <w:rPr>
              <w:del w:id="2416" w:author="Sammartano, Marc (BIC USA)" w:date="2014-09-07T23:25:00Z"/>
              <w:rFonts w:eastAsiaTheme="minorEastAsia"/>
              <w:noProof/>
            </w:rPr>
          </w:pPr>
          <w:del w:id="2417" w:author="Sammartano, Marc (BIC USA)" w:date="2014-09-07T23:25:00Z">
            <w:r w:rsidRPr="00715E24" w:rsidDel="00715E24">
              <w:rPr>
                <w:noProof/>
              </w:rPr>
              <w:delText>Stt.results &lt;string_list_ptr_nvar&gt;</w:delText>
            </w:r>
            <w:r w:rsidDel="00715E24">
              <w:rPr>
                <w:noProof/>
                <w:webHidden/>
              </w:rPr>
              <w:tab/>
            </w:r>
            <w:r w:rsidR="00E22768" w:rsidDel="00715E24">
              <w:rPr>
                <w:noProof/>
                <w:webHidden/>
              </w:rPr>
              <w:delText>99</w:delText>
            </w:r>
          </w:del>
        </w:p>
        <w:p w:rsidR="003D4F8C" w:rsidDel="00715E24" w:rsidRDefault="003D4F8C">
          <w:pPr>
            <w:pStyle w:val="TOC2"/>
            <w:rPr>
              <w:del w:id="2418" w:author="Sammartano, Marc (BIC USA)" w:date="2014-09-07T23:25:00Z"/>
              <w:rFonts w:eastAsiaTheme="minorEastAsia"/>
              <w:noProof/>
            </w:rPr>
          </w:pPr>
          <w:del w:id="2419" w:author="Sammartano, Marc (BIC USA)" w:date="2014-09-07T23:25:00Z">
            <w:r w:rsidRPr="00715E24" w:rsidDel="00715E24">
              <w:rPr>
                <w:noProof/>
              </w:rPr>
              <w:delText>Timer Interrupts and Commands</w:delText>
            </w:r>
            <w:r w:rsidDel="00715E24">
              <w:rPr>
                <w:noProof/>
                <w:webHidden/>
              </w:rPr>
              <w:tab/>
            </w:r>
            <w:r w:rsidR="00E22768" w:rsidDel="00715E24">
              <w:rPr>
                <w:noProof/>
                <w:webHidden/>
              </w:rPr>
              <w:delText>100</w:delText>
            </w:r>
          </w:del>
        </w:p>
        <w:p w:rsidR="003D4F8C" w:rsidDel="00715E24" w:rsidRDefault="003D4F8C">
          <w:pPr>
            <w:pStyle w:val="TOC3"/>
            <w:rPr>
              <w:del w:id="2420" w:author="Sammartano, Marc (BIC USA)" w:date="2014-09-07T23:25:00Z"/>
              <w:rFonts w:eastAsiaTheme="minorEastAsia"/>
              <w:noProof/>
            </w:rPr>
          </w:pPr>
          <w:del w:id="2421" w:author="Sammartano, Marc (BIC USA)" w:date="2014-09-07T23:25:00Z">
            <w:r w:rsidRPr="00715E24" w:rsidDel="00715E24">
              <w:rPr>
                <w:noProof/>
              </w:rPr>
              <w:delText>Timer.set &lt;interval_nexp&gt;</w:delText>
            </w:r>
            <w:r w:rsidDel="00715E24">
              <w:rPr>
                <w:noProof/>
                <w:webHidden/>
              </w:rPr>
              <w:tab/>
            </w:r>
            <w:r w:rsidR="00E22768" w:rsidDel="00715E24">
              <w:rPr>
                <w:noProof/>
                <w:webHidden/>
              </w:rPr>
              <w:delText>101</w:delText>
            </w:r>
          </w:del>
        </w:p>
        <w:p w:rsidR="003D4F8C" w:rsidDel="00715E24" w:rsidRDefault="003D4F8C">
          <w:pPr>
            <w:pStyle w:val="TOC3"/>
            <w:rPr>
              <w:del w:id="2422" w:author="Sammartano, Marc (BIC USA)" w:date="2014-09-07T23:25:00Z"/>
              <w:rFonts w:eastAsiaTheme="minorEastAsia"/>
              <w:noProof/>
            </w:rPr>
          </w:pPr>
          <w:del w:id="2423" w:author="Sammartano, Marc (BIC USA)" w:date="2014-09-07T23:25:00Z">
            <w:r w:rsidRPr="00715E24" w:rsidDel="00715E24">
              <w:rPr>
                <w:noProof/>
              </w:rPr>
              <w:lastRenderedPageBreak/>
              <w:delText>OnTimer:</w:delText>
            </w:r>
            <w:r w:rsidDel="00715E24">
              <w:rPr>
                <w:noProof/>
                <w:webHidden/>
              </w:rPr>
              <w:tab/>
            </w:r>
            <w:r w:rsidR="00E22768" w:rsidDel="00715E24">
              <w:rPr>
                <w:noProof/>
                <w:webHidden/>
              </w:rPr>
              <w:delText>101</w:delText>
            </w:r>
          </w:del>
        </w:p>
        <w:p w:rsidR="003D4F8C" w:rsidDel="00715E24" w:rsidRDefault="003D4F8C">
          <w:pPr>
            <w:pStyle w:val="TOC3"/>
            <w:rPr>
              <w:del w:id="2424" w:author="Sammartano, Marc (BIC USA)" w:date="2014-09-07T23:25:00Z"/>
              <w:rFonts w:eastAsiaTheme="minorEastAsia"/>
              <w:noProof/>
            </w:rPr>
          </w:pPr>
          <w:del w:id="2425" w:author="Sammartano, Marc (BIC USA)" w:date="2014-09-07T23:25:00Z">
            <w:r w:rsidRPr="00715E24" w:rsidDel="00715E24">
              <w:rPr>
                <w:noProof/>
              </w:rPr>
              <w:delText>Timer.Resume</w:delText>
            </w:r>
            <w:r w:rsidDel="00715E24">
              <w:rPr>
                <w:noProof/>
                <w:webHidden/>
              </w:rPr>
              <w:tab/>
            </w:r>
            <w:r w:rsidR="00E22768" w:rsidDel="00715E24">
              <w:rPr>
                <w:noProof/>
                <w:webHidden/>
              </w:rPr>
              <w:delText>101</w:delText>
            </w:r>
          </w:del>
        </w:p>
        <w:p w:rsidR="003D4F8C" w:rsidDel="00715E24" w:rsidRDefault="003D4F8C">
          <w:pPr>
            <w:pStyle w:val="TOC3"/>
            <w:rPr>
              <w:del w:id="2426" w:author="Sammartano, Marc (BIC USA)" w:date="2014-09-07T23:25:00Z"/>
              <w:rFonts w:eastAsiaTheme="minorEastAsia"/>
              <w:noProof/>
            </w:rPr>
          </w:pPr>
          <w:del w:id="2427" w:author="Sammartano, Marc (BIC USA)" w:date="2014-09-07T23:25:00Z">
            <w:r w:rsidRPr="00715E24" w:rsidDel="00715E24">
              <w:rPr>
                <w:noProof/>
              </w:rPr>
              <w:delText>Timer.Clear</w:delText>
            </w:r>
            <w:r w:rsidDel="00715E24">
              <w:rPr>
                <w:noProof/>
                <w:webHidden/>
              </w:rPr>
              <w:tab/>
            </w:r>
            <w:r w:rsidR="00E22768" w:rsidDel="00715E24">
              <w:rPr>
                <w:noProof/>
                <w:webHidden/>
              </w:rPr>
              <w:delText>101</w:delText>
            </w:r>
          </w:del>
        </w:p>
        <w:p w:rsidR="003D4F8C" w:rsidDel="00715E24" w:rsidRDefault="003D4F8C">
          <w:pPr>
            <w:pStyle w:val="TOC3"/>
            <w:rPr>
              <w:del w:id="2428" w:author="Sammartano, Marc (BIC USA)" w:date="2014-09-07T23:25:00Z"/>
              <w:rFonts w:eastAsiaTheme="minorEastAsia"/>
              <w:noProof/>
            </w:rPr>
          </w:pPr>
          <w:del w:id="2429" w:author="Sammartano, Marc (BIC USA)" w:date="2014-09-07T23:25:00Z">
            <w:r w:rsidRPr="00715E24" w:rsidDel="00715E24">
              <w:rPr>
                <w:noProof/>
              </w:rPr>
              <w:delText>Sample Code</w:delText>
            </w:r>
            <w:r w:rsidDel="00715E24">
              <w:rPr>
                <w:noProof/>
                <w:webHidden/>
              </w:rPr>
              <w:tab/>
            </w:r>
            <w:r w:rsidR="00E22768" w:rsidDel="00715E24">
              <w:rPr>
                <w:noProof/>
                <w:webHidden/>
              </w:rPr>
              <w:delText>101</w:delText>
            </w:r>
          </w:del>
        </w:p>
        <w:p w:rsidR="003D4F8C" w:rsidDel="00715E24" w:rsidRDefault="003D4F8C">
          <w:pPr>
            <w:pStyle w:val="TOC2"/>
            <w:rPr>
              <w:del w:id="2430" w:author="Sammartano, Marc (BIC USA)" w:date="2014-09-07T23:25:00Z"/>
              <w:rFonts w:eastAsiaTheme="minorEastAsia"/>
              <w:noProof/>
            </w:rPr>
          </w:pPr>
          <w:del w:id="2431" w:author="Sammartano, Marc (BIC USA)" w:date="2014-09-07T23:25:00Z">
            <w:r w:rsidRPr="00715E24" w:rsidDel="00715E24">
              <w:rPr>
                <w:noProof/>
              </w:rPr>
              <w:delText>Device &lt;svar&gt;</w:delText>
            </w:r>
            <w:r w:rsidDel="00715E24">
              <w:rPr>
                <w:noProof/>
                <w:webHidden/>
              </w:rPr>
              <w:tab/>
            </w:r>
            <w:r w:rsidR="00E22768" w:rsidDel="00715E24">
              <w:rPr>
                <w:noProof/>
                <w:webHidden/>
              </w:rPr>
              <w:delText>101</w:delText>
            </w:r>
          </w:del>
        </w:p>
        <w:p w:rsidR="003D4F8C" w:rsidDel="00715E24" w:rsidRDefault="003D4F8C">
          <w:pPr>
            <w:pStyle w:val="TOC2"/>
            <w:rPr>
              <w:del w:id="2432" w:author="Sammartano, Marc (BIC USA)" w:date="2014-09-07T23:25:00Z"/>
              <w:rFonts w:eastAsiaTheme="minorEastAsia"/>
              <w:noProof/>
            </w:rPr>
          </w:pPr>
          <w:del w:id="2433" w:author="Sammartano, Marc (BIC USA)" w:date="2014-09-07T23:25:00Z">
            <w:r w:rsidRPr="00715E24" w:rsidDel="00715E24">
              <w:rPr>
                <w:noProof/>
              </w:rPr>
              <w:delText>Device &lt;nvar&gt;</w:delText>
            </w:r>
            <w:r w:rsidDel="00715E24">
              <w:rPr>
                <w:noProof/>
                <w:webHidden/>
              </w:rPr>
              <w:tab/>
            </w:r>
            <w:r w:rsidR="00E22768" w:rsidDel="00715E24">
              <w:rPr>
                <w:noProof/>
                <w:webHidden/>
              </w:rPr>
              <w:delText>101</w:delText>
            </w:r>
          </w:del>
        </w:p>
        <w:p w:rsidR="003D4F8C" w:rsidDel="00715E24" w:rsidRDefault="003D4F8C">
          <w:pPr>
            <w:pStyle w:val="TOC2"/>
            <w:rPr>
              <w:del w:id="2434" w:author="Sammartano, Marc (BIC USA)" w:date="2014-09-07T23:25:00Z"/>
              <w:rFonts w:eastAsiaTheme="minorEastAsia"/>
              <w:noProof/>
            </w:rPr>
          </w:pPr>
          <w:del w:id="2435" w:author="Sammartano, Marc (BIC USA)" w:date="2014-09-07T23:25:00Z">
            <w:r w:rsidRPr="00715E24" w:rsidDel="00715E24">
              <w:rPr>
                <w:noProof/>
              </w:rPr>
              <w:delText>Include FileNamePath</w:delText>
            </w:r>
            <w:r w:rsidDel="00715E24">
              <w:rPr>
                <w:noProof/>
                <w:webHidden/>
              </w:rPr>
              <w:tab/>
            </w:r>
            <w:r w:rsidR="00E22768" w:rsidDel="00715E24">
              <w:rPr>
                <w:noProof/>
                <w:webHidden/>
              </w:rPr>
              <w:delText>101</w:delText>
            </w:r>
          </w:del>
        </w:p>
        <w:p w:rsidR="003D4F8C" w:rsidDel="00715E24" w:rsidRDefault="003D4F8C">
          <w:pPr>
            <w:pStyle w:val="TOC2"/>
            <w:rPr>
              <w:del w:id="2436" w:author="Sammartano, Marc (BIC USA)" w:date="2014-09-07T23:25:00Z"/>
              <w:rFonts w:eastAsiaTheme="minorEastAsia"/>
              <w:noProof/>
            </w:rPr>
          </w:pPr>
          <w:del w:id="2437" w:author="Sammartano, Marc (BIC USA)" w:date="2014-09-07T23:25:00Z">
            <w:r w:rsidRPr="00715E24" w:rsidDel="00715E24">
              <w:rPr>
                <w:noProof/>
              </w:rPr>
              <w:delText>Pause &lt;ticks_nexp&gt;</w:delText>
            </w:r>
            <w:r w:rsidDel="00715E24">
              <w:rPr>
                <w:noProof/>
                <w:webHidden/>
              </w:rPr>
              <w:tab/>
            </w:r>
            <w:r w:rsidR="00E22768" w:rsidDel="00715E24">
              <w:rPr>
                <w:noProof/>
                <w:webHidden/>
              </w:rPr>
              <w:delText>102</w:delText>
            </w:r>
          </w:del>
        </w:p>
        <w:p w:rsidR="003D4F8C" w:rsidDel="00715E24" w:rsidRDefault="003D4F8C">
          <w:pPr>
            <w:pStyle w:val="TOC2"/>
            <w:rPr>
              <w:del w:id="2438" w:author="Sammartano, Marc (BIC USA)" w:date="2014-09-07T23:25:00Z"/>
              <w:rFonts w:eastAsiaTheme="minorEastAsia"/>
              <w:noProof/>
            </w:rPr>
          </w:pPr>
          <w:del w:id="2439" w:author="Sammartano, Marc (BIC USA)" w:date="2014-09-07T23:25:00Z">
            <w:r w:rsidRPr="00715E24" w:rsidDel="00715E24">
              <w:rPr>
                <w:noProof/>
              </w:rPr>
              <w:delText>Popup &lt;message_sexp&gt;, &lt;x_nexp&gt;, &lt;y_nexp&gt;, &lt;duration_nexp&gt;</w:delText>
            </w:r>
            <w:r w:rsidDel="00715E24">
              <w:rPr>
                <w:noProof/>
                <w:webHidden/>
              </w:rPr>
              <w:tab/>
            </w:r>
            <w:r w:rsidR="00E22768" w:rsidDel="00715E24">
              <w:rPr>
                <w:noProof/>
                <w:webHidden/>
              </w:rPr>
              <w:delText>102</w:delText>
            </w:r>
          </w:del>
        </w:p>
        <w:p w:rsidR="003D4F8C" w:rsidDel="00715E24" w:rsidRDefault="003D4F8C">
          <w:pPr>
            <w:pStyle w:val="TOC2"/>
            <w:rPr>
              <w:del w:id="2440" w:author="Sammartano, Marc (BIC USA)" w:date="2014-09-07T23:25:00Z"/>
              <w:rFonts w:eastAsiaTheme="minorEastAsia"/>
              <w:noProof/>
            </w:rPr>
          </w:pPr>
          <w:del w:id="2441" w:author="Sammartano, Marc (BIC USA)" w:date="2014-09-07T23:25:00Z">
            <w:r w:rsidRPr="00715E24" w:rsidDel="00715E24">
              <w:rPr>
                <w:noProof/>
              </w:rPr>
              <w:delText>Select &lt;selection_nvar&gt;, &lt;Array$[]&gt;|&lt;list_nexp&gt; {,&lt;title_sexp&gt; {, &lt;message_sexp&gt; } } {,&lt;press_lvar&gt; }</w:delText>
            </w:r>
            <w:r w:rsidDel="00715E24">
              <w:rPr>
                <w:noProof/>
                <w:webHidden/>
              </w:rPr>
              <w:tab/>
            </w:r>
            <w:r w:rsidR="00E22768" w:rsidDel="00715E24">
              <w:rPr>
                <w:noProof/>
                <w:webHidden/>
              </w:rPr>
              <w:delText>102</w:delText>
            </w:r>
          </w:del>
        </w:p>
        <w:p w:rsidR="003D4F8C" w:rsidDel="00715E24" w:rsidRDefault="003D4F8C">
          <w:pPr>
            <w:pStyle w:val="TOC2"/>
            <w:rPr>
              <w:del w:id="2442" w:author="Sammartano, Marc (BIC USA)" w:date="2014-09-07T23:25:00Z"/>
              <w:rFonts w:eastAsiaTheme="minorEastAsia"/>
              <w:noProof/>
            </w:rPr>
          </w:pPr>
          <w:del w:id="2443" w:author="Sammartano, Marc (BIC USA)" w:date="2014-09-07T23:25:00Z">
            <w:r w:rsidRPr="00715E24" w:rsidDel="00715E24">
              <w:rPr>
                <w:noProof/>
              </w:rPr>
              <w:delText>Split &lt;result_array$[]&gt;, &lt;source_sexp&gt; {, &lt;test_sexp&gt;}</w:delText>
            </w:r>
            <w:r w:rsidDel="00715E24">
              <w:rPr>
                <w:noProof/>
                <w:webHidden/>
              </w:rPr>
              <w:tab/>
            </w:r>
            <w:r w:rsidR="00E22768" w:rsidDel="00715E24">
              <w:rPr>
                <w:noProof/>
                <w:webHidden/>
              </w:rPr>
              <w:delText>103</w:delText>
            </w:r>
          </w:del>
        </w:p>
        <w:p w:rsidR="003D4F8C" w:rsidDel="00715E24" w:rsidRDefault="003D4F8C">
          <w:pPr>
            <w:pStyle w:val="TOC2"/>
            <w:rPr>
              <w:del w:id="2444" w:author="Sammartano, Marc (BIC USA)" w:date="2014-09-07T23:25:00Z"/>
              <w:rFonts w:eastAsiaTheme="minorEastAsia"/>
              <w:noProof/>
            </w:rPr>
          </w:pPr>
          <w:del w:id="2445" w:author="Sammartano, Marc (BIC USA)" w:date="2014-09-07T23:25:00Z">
            <w:r w:rsidRPr="00715E24" w:rsidDel="00715E24">
              <w:rPr>
                <w:noProof/>
              </w:rPr>
              <w:delText>Split.all &lt;result_array$[]&gt;, &lt;source_sexp&gt; {, &lt;test_sexp&gt;}</w:delText>
            </w:r>
            <w:r w:rsidDel="00715E24">
              <w:rPr>
                <w:noProof/>
                <w:webHidden/>
              </w:rPr>
              <w:tab/>
            </w:r>
            <w:r w:rsidR="00E22768" w:rsidDel="00715E24">
              <w:rPr>
                <w:noProof/>
                <w:webHidden/>
              </w:rPr>
              <w:delText>103</w:delText>
            </w:r>
          </w:del>
        </w:p>
        <w:p w:rsidR="003D4F8C" w:rsidDel="00715E24" w:rsidRDefault="003D4F8C">
          <w:pPr>
            <w:pStyle w:val="TOC2"/>
            <w:rPr>
              <w:del w:id="2446" w:author="Sammartano, Marc (BIC USA)" w:date="2014-09-07T23:25:00Z"/>
              <w:rFonts w:eastAsiaTheme="minorEastAsia"/>
              <w:noProof/>
            </w:rPr>
          </w:pPr>
          <w:del w:id="2447" w:author="Sammartano, Marc (BIC USA)" w:date="2014-09-07T23:25:00Z">
            <w:r w:rsidRPr="00715E24" w:rsidDel="00715E24">
              <w:rPr>
                <w:noProof/>
              </w:rPr>
              <w:delText>Time {&lt;time_nexp&gt;,} Year$, Month$, Day$, Hour$, Minute$, Second$, WeekDay, isDST</w:delText>
            </w:r>
            <w:r w:rsidDel="00715E24">
              <w:rPr>
                <w:noProof/>
                <w:webHidden/>
              </w:rPr>
              <w:tab/>
            </w:r>
            <w:r w:rsidR="00E22768" w:rsidDel="00715E24">
              <w:rPr>
                <w:noProof/>
                <w:webHidden/>
              </w:rPr>
              <w:delText>103</w:delText>
            </w:r>
          </w:del>
        </w:p>
        <w:p w:rsidR="003D4F8C" w:rsidDel="00715E24" w:rsidRDefault="003D4F8C">
          <w:pPr>
            <w:pStyle w:val="TOC2"/>
            <w:rPr>
              <w:del w:id="2448" w:author="Sammartano, Marc (BIC USA)" w:date="2014-09-07T23:25:00Z"/>
              <w:rFonts w:eastAsiaTheme="minorEastAsia"/>
              <w:noProof/>
            </w:rPr>
          </w:pPr>
          <w:del w:id="2449" w:author="Sammartano, Marc (BIC USA)" w:date="2014-09-07T23:25:00Z">
            <w:r w:rsidRPr="00715E24" w:rsidDel="00715E24">
              <w:rPr>
                <w:noProof/>
              </w:rPr>
              <w:delText>TimeZone Commands</w:delText>
            </w:r>
            <w:r w:rsidDel="00715E24">
              <w:rPr>
                <w:noProof/>
                <w:webHidden/>
              </w:rPr>
              <w:tab/>
            </w:r>
            <w:r w:rsidR="00E22768" w:rsidDel="00715E24">
              <w:rPr>
                <w:noProof/>
                <w:webHidden/>
              </w:rPr>
              <w:delText>104</w:delText>
            </w:r>
          </w:del>
        </w:p>
        <w:p w:rsidR="003D4F8C" w:rsidDel="00715E24" w:rsidRDefault="003D4F8C">
          <w:pPr>
            <w:pStyle w:val="TOC2"/>
            <w:rPr>
              <w:del w:id="2450" w:author="Sammartano, Marc (BIC USA)" w:date="2014-09-07T23:25:00Z"/>
              <w:rFonts w:eastAsiaTheme="minorEastAsia"/>
              <w:noProof/>
            </w:rPr>
          </w:pPr>
          <w:del w:id="2451" w:author="Sammartano, Marc (BIC USA)" w:date="2014-09-07T23:25:00Z">
            <w:r w:rsidRPr="00715E24" w:rsidDel="00715E24">
              <w:rPr>
                <w:noProof/>
              </w:rPr>
              <w:delText>TimeZone.set { &lt;tz_sexp&gt; }</w:delText>
            </w:r>
            <w:r w:rsidDel="00715E24">
              <w:rPr>
                <w:noProof/>
                <w:webHidden/>
              </w:rPr>
              <w:tab/>
            </w:r>
            <w:r w:rsidR="00E22768" w:rsidDel="00715E24">
              <w:rPr>
                <w:noProof/>
                <w:webHidden/>
              </w:rPr>
              <w:delText>104</w:delText>
            </w:r>
          </w:del>
        </w:p>
        <w:p w:rsidR="003D4F8C" w:rsidDel="00715E24" w:rsidRDefault="003D4F8C">
          <w:pPr>
            <w:pStyle w:val="TOC2"/>
            <w:rPr>
              <w:del w:id="2452" w:author="Sammartano, Marc (BIC USA)" w:date="2014-09-07T23:25:00Z"/>
              <w:rFonts w:eastAsiaTheme="minorEastAsia"/>
              <w:noProof/>
            </w:rPr>
          </w:pPr>
          <w:del w:id="2453" w:author="Sammartano, Marc (BIC USA)" w:date="2014-09-07T23:25:00Z">
            <w:r w:rsidRPr="00715E24" w:rsidDel="00715E24">
              <w:rPr>
                <w:noProof/>
              </w:rPr>
              <w:delText>TimeZone.get &lt;tz_svar&gt;</w:delText>
            </w:r>
            <w:r w:rsidDel="00715E24">
              <w:rPr>
                <w:noProof/>
                <w:webHidden/>
              </w:rPr>
              <w:tab/>
            </w:r>
            <w:r w:rsidR="00E22768" w:rsidDel="00715E24">
              <w:rPr>
                <w:noProof/>
                <w:webHidden/>
              </w:rPr>
              <w:delText>104</w:delText>
            </w:r>
          </w:del>
        </w:p>
        <w:p w:rsidR="003D4F8C" w:rsidDel="00715E24" w:rsidRDefault="003D4F8C">
          <w:pPr>
            <w:pStyle w:val="TOC2"/>
            <w:rPr>
              <w:del w:id="2454" w:author="Sammartano, Marc (BIC USA)" w:date="2014-09-07T23:25:00Z"/>
              <w:rFonts w:eastAsiaTheme="minorEastAsia"/>
              <w:noProof/>
            </w:rPr>
          </w:pPr>
          <w:del w:id="2455" w:author="Sammartano, Marc (BIC USA)" w:date="2014-09-07T23:25:00Z">
            <w:r w:rsidRPr="00715E24" w:rsidDel="00715E24">
              <w:rPr>
                <w:noProof/>
              </w:rPr>
              <w:delText>TimeZone.list &lt;tz_list_pointer_nvar&gt;</w:delText>
            </w:r>
            <w:r w:rsidDel="00715E24">
              <w:rPr>
                <w:noProof/>
                <w:webHidden/>
              </w:rPr>
              <w:tab/>
            </w:r>
            <w:r w:rsidR="00E22768" w:rsidDel="00715E24">
              <w:rPr>
                <w:noProof/>
                <w:webHidden/>
              </w:rPr>
              <w:delText>105</w:delText>
            </w:r>
          </w:del>
        </w:p>
        <w:p w:rsidR="003D4F8C" w:rsidDel="00715E24" w:rsidRDefault="003D4F8C">
          <w:pPr>
            <w:pStyle w:val="TOC2"/>
            <w:rPr>
              <w:del w:id="2456" w:author="Sammartano, Marc (BIC USA)" w:date="2014-09-07T23:25:00Z"/>
              <w:rFonts w:eastAsiaTheme="minorEastAsia"/>
              <w:noProof/>
            </w:rPr>
          </w:pPr>
          <w:del w:id="2457" w:author="Sammartano, Marc (BIC USA)" w:date="2014-09-07T23:25:00Z">
            <w:r w:rsidRPr="00715E24" w:rsidDel="00715E24">
              <w:rPr>
                <w:noProof/>
              </w:rPr>
              <w:delText>Tone &lt;frequency_nexp&gt;, &lt;duration_nexp&gt;</w:delText>
            </w:r>
            <w:r w:rsidDel="00715E24">
              <w:rPr>
                <w:noProof/>
                <w:webHidden/>
              </w:rPr>
              <w:tab/>
            </w:r>
            <w:r w:rsidR="00E22768" w:rsidDel="00715E24">
              <w:rPr>
                <w:noProof/>
                <w:webHidden/>
              </w:rPr>
              <w:delText>105</w:delText>
            </w:r>
          </w:del>
        </w:p>
        <w:p w:rsidR="003D4F8C" w:rsidDel="00715E24" w:rsidRDefault="003D4F8C">
          <w:pPr>
            <w:pStyle w:val="TOC2"/>
            <w:rPr>
              <w:del w:id="2458" w:author="Sammartano, Marc (BIC USA)" w:date="2014-09-07T23:25:00Z"/>
              <w:rFonts w:eastAsiaTheme="minorEastAsia"/>
              <w:noProof/>
            </w:rPr>
          </w:pPr>
          <w:del w:id="2459" w:author="Sammartano, Marc (BIC USA)" w:date="2014-09-07T23:25:00Z">
            <w:r w:rsidRPr="00715E24" w:rsidDel="00715E24">
              <w:rPr>
                <w:noProof/>
              </w:rPr>
              <w:delText>Vibrate &lt;pattern_array[{&lt;start&gt;,&lt;length&gt;}]&gt;,&lt;nexp&gt;</w:delText>
            </w:r>
            <w:r w:rsidDel="00715E24">
              <w:rPr>
                <w:noProof/>
                <w:webHidden/>
              </w:rPr>
              <w:tab/>
            </w:r>
            <w:r w:rsidR="00E22768" w:rsidDel="00715E24">
              <w:rPr>
                <w:noProof/>
                <w:webHidden/>
              </w:rPr>
              <w:delText>105</w:delText>
            </w:r>
          </w:del>
        </w:p>
        <w:p w:rsidR="003D4F8C" w:rsidDel="00715E24" w:rsidRDefault="003D4F8C">
          <w:pPr>
            <w:pStyle w:val="TOC2"/>
            <w:rPr>
              <w:del w:id="2460" w:author="Sammartano, Marc (BIC USA)" w:date="2014-09-07T23:25:00Z"/>
              <w:rFonts w:eastAsiaTheme="minorEastAsia"/>
              <w:noProof/>
            </w:rPr>
          </w:pPr>
          <w:del w:id="2461" w:author="Sammartano, Marc (BIC USA)" w:date="2014-09-07T23:25:00Z">
            <w:r w:rsidRPr="00715E24" w:rsidDel="00715E24">
              <w:rPr>
                <w:noProof/>
              </w:rPr>
              <w:delText>WakeLock &lt;code_nexp&gt;</w:delText>
            </w:r>
            <w:r w:rsidDel="00715E24">
              <w:rPr>
                <w:noProof/>
                <w:webHidden/>
              </w:rPr>
              <w:tab/>
            </w:r>
            <w:r w:rsidR="00E22768" w:rsidDel="00715E24">
              <w:rPr>
                <w:noProof/>
                <w:webHidden/>
              </w:rPr>
              <w:delText>105</w:delText>
            </w:r>
          </w:del>
        </w:p>
        <w:p w:rsidR="003D4F8C" w:rsidDel="00715E24" w:rsidRDefault="003D4F8C">
          <w:pPr>
            <w:pStyle w:val="TOC2"/>
            <w:rPr>
              <w:del w:id="2462" w:author="Sammartano, Marc (BIC USA)" w:date="2014-09-07T23:25:00Z"/>
              <w:rFonts w:eastAsiaTheme="minorEastAsia"/>
              <w:noProof/>
            </w:rPr>
          </w:pPr>
          <w:del w:id="2463" w:author="Sammartano, Marc (BIC USA)" w:date="2014-09-07T23:25:00Z">
            <w:r w:rsidRPr="00715E24" w:rsidDel="00715E24">
              <w:rPr>
                <w:noProof/>
              </w:rPr>
              <w:delText>WifiLock &lt;code_nexp&gt;</w:delText>
            </w:r>
            <w:r w:rsidDel="00715E24">
              <w:rPr>
                <w:noProof/>
                <w:webHidden/>
              </w:rPr>
              <w:tab/>
            </w:r>
            <w:r w:rsidR="00E22768" w:rsidDel="00715E24">
              <w:rPr>
                <w:noProof/>
                <w:webHidden/>
              </w:rPr>
              <w:delText>106</w:delText>
            </w:r>
          </w:del>
        </w:p>
        <w:p w:rsidR="003D4F8C" w:rsidDel="00715E24" w:rsidRDefault="003D4F8C">
          <w:pPr>
            <w:pStyle w:val="TOC2"/>
            <w:rPr>
              <w:del w:id="2464" w:author="Sammartano, Marc (BIC USA)" w:date="2014-09-07T23:25:00Z"/>
              <w:rFonts w:eastAsiaTheme="minorEastAsia"/>
              <w:noProof/>
            </w:rPr>
          </w:pPr>
          <w:del w:id="2465" w:author="Sammartano, Marc (BIC USA)" w:date="2014-09-07T23:25:00Z">
            <w:r w:rsidRPr="00715E24" w:rsidDel="00715E24">
              <w:rPr>
                <w:noProof/>
              </w:rPr>
              <w:delText>Http.post &lt;url_sexp&gt;, &lt;list_nexp&gt;, &lt;result_svar&gt;</w:delText>
            </w:r>
            <w:r w:rsidDel="00715E24">
              <w:rPr>
                <w:noProof/>
                <w:webHidden/>
              </w:rPr>
              <w:tab/>
            </w:r>
            <w:r w:rsidR="00E22768" w:rsidDel="00715E24">
              <w:rPr>
                <w:noProof/>
                <w:webHidden/>
              </w:rPr>
              <w:delText>106</w:delText>
            </w:r>
          </w:del>
        </w:p>
        <w:p w:rsidR="003D4F8C" w:rsidDel="00715E24" w:rsidRDefault="003D4F8C">
          <w:pPr>
            <w:pStyle w:val="TOC2"/>
            <w:rPr>
              <w:del w:id="2466" w:author="Sammartano, Marc (BIC USA)" w:date="2014-09-07T23:25:00Z"/>
              <w:rFonts w:eastAsiaTheme="minorEastAsia"/>
              <w:noProof/>
            </w:rPr>
          </w:pPr>
          <w:del w:id="2467" w:author="Sammartano, Marc (BIC USA)" w:date="2014-09-07T23:25:00Z">
            <w:r w:rsidRPr="00715E24" w:rsidDel="00715E24">
              <w:rPr>
                <w:noProof/>
              </w:rPr>
              <w:delText>MyPhoneNumber &lt;svar&gt;</w:delText>
            </w:r>
            <w:r w:rsidDel="00715E24">
              <w:rPr>
                <w:noProof/>
                <w:webHidden/>
              </w:rPr>
              <w:tab/>
            </w:r>
            <w:r w:rsidR="00E22768" w:rsidDel="00715E24">
              <w:rPr>
                <w:noProof/>
                <w:webHidden/>
              </w:rPr>
              <w:delText>107</w:delText>
            </w:r>
          </w:del>
        </w:p>
        <w:p w:rsidR="003D4F8C" w:rsidDel="00715E24" w:rsidRDefault="003D4F8C">
          <w:pPr>
            <w:pStyle w:val="TOC2"/>
            <w:rPr>
              <w:del w:id="2468" w:author="Sammartano, Marc (BIC USA)" w:date="2014-09-07T23:25:00Z"/>
              <w:rFonts w:eastAsiaTheme="minorEastAsia"/>
              <w:noProof/>
            </w:rPr>
          </w:pPr>
          <w:del w:id="2469" w:author="Sammartano, Marc (BIC USA)" w:date="2014-09-07T23:25:00Z">
            <w:r w:rsidRPr="00715E24" w:rsidDel="00715E24">
              <w:rPr>
                <w:noProof/>
              </w:rPr>
              <w:delText>Phone.call &lt;sexp&gt;</w:delText>
            </w:r>
            <w:r w:rsidDel="00715E24">
              <w:rPr>
                <w:noProof/>
                <w:webHidden/>
              </w:rPr>
              <w:tab/>
            </w:r>
            <w:r w:rsidR="00E22768" w:rsidDel="00715E24">
              <w:rPr>
                <w:noProof/>
                <w:webHidden/>
              </w:rPr>
              <w:delText>107</w:delText>
            </w:r>
          </w:del>
        </w:p>
        <w:p w:rsidR="003D4F8C" w:rsidDel="00715E24" w:rsidRDefault="003D4F8C">
          <w:pPr>
            <w:pStyle w:val="TOC2"/>
            <w:rPr>
              <w:del w:id="2470" w:author="Sammartano, Marc (BIC USA)" w:date="2014-09-07T23:25:00Z"/>
              <w:rFonts w:eastAsiaTheme="minorEastAsia"/>
              <w:noProof/>
            </w:rPr>
          </w:pPr>
          <w:del w:id="2471" w:author="Sammartano, Marc (BIC USA)" w:date="2014-09-07T23:25:00Z">
            <w:r w:rsidRPr="00715E24" w:rsidDel="00715E24">
              <w:rPr>
                <w:noProof/>
              </w:rPr>
              <w:delText>Phone.rcv.init</w:delText>
            </w:r>
            <w:r w:rsidDel="00715E24">
              <w:rPr>
                <w:noProof/>
                <w:webHidden/>
              </w:rPr>
              <w:tab/>
            </w:r>
            <w:r w:rsidR="00E22768" w:rsidDel="00715E24">
              <w:rPr>
                <w:noProof/>
                <w:webHidden/>
              </w:rPr>
              <w:delText>107</w:delText>
            </w:r>
          </w:del>
        </w:p>
        <w:p w:rsidR="003D4F8C" w:rsidDel="00715E24" w:rsidRDefault="003D4F8C">
          <w:pPr>
            <w:pStyle w:val="TOC2"/>
            <w:rPr>
              <w:del w:id="2472" w:author="Sammartano, Marc (BIC USA)" w:date="2014-09-07T23:25:00Z"/>
              <w:rFonts w:eastAsiaTheme="minorEastAsia"/>
              <w:noProof/>
            </w:rPr>
          </w:pPr>
          <w:del w:id="2473" w:author="Sammartano, Marc (BIC USA)" w:date="2014-09-07T23:25:00Z">
            <w:r w:rsidRPr="00715E24" w:rsidDel="00715E24">
              <w:rPr>
                <w:noProof/>
              </w:rPr>
              <w:delText>Phone.rcv.next  &lt;state_nvar&gt;, &lt;number_svar&gt;</w:delText>
            </w:r>
            <w:r w:rsidDel="00715E24">
              <w:rPr>
                <w:noProof/>
                <w:webHidden/>
              </w:rPr>
              <w:tab/>
            </w:r>
            <w:r w:rsidR="00E22768" w:rsidDel="00715E24">
              <w:rPr>
                <w:noProof/>
                <w:webHidden/>
              </w:rPr>
              <w:delText>107</w:delText>
            </w:r>
          </w:del>
        </w:p>
        <w:p w:rsidR="003D4F8C" w:rsidDel="00715E24" w:rsidRDefault="003D4F8C">
          <w:pPr>
            <w:pStyle w:val="TOC2"/>
            <w:rPr>
              <w:del w:id="2474" w:author="Sammartano, Marc (BIC USA)" w:date="2014-09-07T23:25:00Z"/>
              <w:rFonts w:eastAsiaTheme="minorEastAsia"/>
              <w:noProof/>
            </w:rPr>
          </w:pPr>
          <w:del w:id="2475" w:author="Sammartano, Marc (BIC USA)" w:date="2014-09-07T23:25:00Z">
            <w:r w:rsidRPr="00715E24" w:rsidDel="00715E24">
              <w:rPr>
                <w:noProof/>
              </w:rPr>
              <w:delText>Sms.send &lt;number_sexp&gt;, &lt;message_sexp&gt;</w:delText>
            </w:r>
            <w:r w:rsidDel="00715E24">
              <w:rPr>
                <w:noProof/>
                <w:webHidden/>
              </w:rPr>
              <w:tab/>
            </w:r>
            <w:r w:rsidR="00E22768" w:rsidDel="00715E24">
              <w:rPr>
                <w:noProof/>
                <w:webHidden/>
              </w:rPr>
              <w:delText>107</w:delText>
            </w:r>
          </w:del>
        </w:p>
        <w:p w:rsidR="003D4F8C" w:rsidDel="00715E24" w:rsidRDefault="003D4F8C">
          <w:pPr>
            <w:pStyle w:val="TOC2"/>
            <w:rPr>
              <w:del w:id="2476" w:author="Sammartano, Marc (BIC USA)" w:date="2014-09-07T23:25:00Z"/>
              <w:rFonts w:eastAsiaTheme="minorEastAsia"/>
              <w:noProof/>
            </w:rPr>
          </w:pPr>
          <w:del w:id="2477" w:author="Sammartano, Marc (BIC USA)" w:date="2014-09-07T23:25:00Z">
            <w:r w:rsidRPr="00715E24" w:rsidDel="00715E24">
              <w:rPr>
                <w:noProof/>
              </w:rPr>
              <w:delText>Sms.rcv.init</w:delText>
            </w:r>
            <w:r w:rsidDel="00715E24">
              <w:rPr>
                <w:noProof/>
                <w:webHidden/>
              </w:rPr>
              <w:tab/>
            </w:r>
            <w:r w:rsidR="00E22768" w:rsidDel="00715E24">
              <w:rPr>
                <w:noProof/>
                <w:webHidden/>
              </w:rPr>
              <w:delText>107</w:delText>
            </w:r>
          </w:del>
        </w:p>
        <w:p w:rsidR="003D4F8C" w:rsidDel="00715E24" w:rsidRDefault="003D4F8C">
          <w:pPr>
            <w:pStyle w:val="TOC2"/>
            <w:rPr>
              <w:del w:id="2478" w:author="Sammartano, Marc (BIC USA)" w:date="2014-09-07T23:25:00Z"/>
              <w:rFonts w:eastAsiaTheme="minorEastAsia"/>
              <w:noProof/>
            </w:rPr>
          </w:pPr>
          <w:del w:id="2479" w:author="Sammartano, Marc (BIC USA)" w:date="2014-09-07T23:25:00Z">
            <w:r w:rsidRPr="00715E24" w:rsidDel="00715E24">
              <w:rPr>
                <w:noProof/>
              </w:rPr>
              <w:delText>Sms.rcv.next &lt;svar&gt;</w:delText>
            </w:r>
            <w:r w:rsidDel="00715E24">
              <w:rPr>
                <w:noProof/>
                <w:webHidden/>
              </w:rPr>
              <w:tab/>
            </w:r>
            <w:r w:rsidR="00E22768" w:rsidDel="00715E24">
              <w:rPr>
                <w:noProof/>
                <w:webHidden/>
              </w:rPr>
              <w:delText>107</w:delText>
            </w:r>
          </w:del>
        </w:p>
        <w:p w:rsidR="003D4F8C" w:rsidDel="00715E24" w:rsidRDefault="003D4F8C">
          <w:pPr>
            <w:pStyle w:val="TOC2"/>
            <w:rPr>
              <w:del w:id="2480" w:author="Sammartano, Marc (BIC USA)" w:date="2014-09-07T23:25:00Z"/>
              <w:rFonts w:eastAsiaTheme="minorEastAsia"/>
              <w:noProof/>
            </w:rPr>
          </w:pPr>
          <w:del w:id="2481" w:author="Sammartano, Marc (BIC USA)" w:date="2014-09-07T23:25:00Z">
            <w:r w:rsidRPr="00715E24" w:rsidDel="00715E24">
              <w:rPr>
                <w:noProof/>
              </w:rPr>
              <w:delText>Email.send &lt;recipient_sxep&gt;, &lt;subject_sexp&gt;, &lt;body_sexp&gt;</w:delText>
            </w:r>
            <w:r w:rsidDel="00715E24">
              <w:rPr>
                <w:noProof/>
                <w:webHidden/>
              </w:rPr>
              <w:tab/>
            </w:r>
            <w:r w:rsidR="00E22768" w:rsidDel="00715E24">
              <w:rPr>
                <w:noProof/>
                <w:webHidden/>
              </w:rPr>
              <w:delText>108</w:delText>
            </w:r>
          </w:del>
        </w:p>
        <w:p w:rsidR="003D4F8C" w:rsidDel="00715E24" w:rsidRDefault="003D4F8C">
          <w:pPr>
            <w:pStyle w:val="TOC2"/>
            <w:rPr>
              <w:del w:id="2482" w:author="Sammartano, Marc (BIC USA)" w:date="2014-09-07T23:25:00Z"/>
              <w:rFonts w:eastAsiaTheme="minorEastAsia"/>
              <w:noProof/>
            </w:rPr>
          </w:pPr>
          <w:del w:id="2483" w:author="Sammartano, Marc (BIC USA)" w:date="2014-09-07T23:25:00Z">
            <w:r w:rsidRPr="00715E24" w:rsidDel="00715E24">
              <w:rPr>
                <w:noProof/>
              </w:rPr>
              <w:delText>Headset &lt;state_nvar&gt;, &lt;type_svar&gt;, &lt;mic_nvar&gt;</w:delText>
            </w:r>
            <w:r w:rsidDel="00715E24">
              <w:rPr>
                <w:noProof/>
                <w:webHidden/>
              </w:rPr>
              <w:tab/>
            </w:r>
            <w:r w:rsidR="00E22768" w:rsidDel="00715E24">
              <w:rPr>
                <w:noProof/>
                <w:webHidden/>
              </w:rPr>
              <w:delText>108</w:delText>
            </w:r>
          </w:del>
        </w:p>
        <w:p w:rsidR="003D4F8C" w:rsidDel="00715E24" w:rsidRDefault="003D4F8C">
          <w:pPr>
            <w:pStyle w:val="TOC2"/>
            <w:rPr>
              <w:del w:id="2484" w:author="Sammartano, Marc (BIC USA)" w:date="2014-09-07T23:25:00Z"/>
              <w:rFonts w:eastAsiaTheme="minorEastAsia"/>
              <w:noProof/>
            </w:rPr>
          </w:pPr>
          <w:del w:id="2485" w:author="Sammartano, Marc (BIC USA)" w:date="2014-09-07T23:25:00Z">
            <w:r w:rsidRPr="00715E24" w:rsidDel="00715E24">
              <w:rPr>
                <w:noProof/>
              </w:rPr>
              <w:lastRenderedPageBreak/>
              <w:delText>Notify &lt;title_sexp&gt;, &lt;subtitle_sexp&gt;, &lt;alert_sexp&gt;, &lt;wait_lexp&gt;</w:delText>
            </w:r>
            <w:r w:rsidDel="00715E24">
              <w:rPr>
                <w:noProof/>
                <w:webHidden/>
              </w:rPr>
              <w:tab/>
            </w:r>
            <w:r w:rsidR="00E22768" w:rsidDel="00715E24">
              <w:rPr>
                <w:noProof/>
                <w:webHidden/>
              </w:rPr>
              <w:delText>108</w:delText>
            </w:r>
          </w:del>
        </w:p>
        <w:p w:rsidR="003D4F8C" w:rsidDel="00715E24" w:rsidRDefault="003D4F8C">
          <w:pPr>
            <w:pStyle w:val="TOC2"/>
            <w:rPr>
              <w:del w:id="2486" w:author="Sammartano, Marc (BIC USA)" w:date="2014-09-07T23:25:00Z"/>
              <w:rFonts w:eastAsiaTheme="minorEastAsia"/>
              <w:noProof/>
            </w:rPr>
          </w:pPr>
          <w:del w:id="2487" w:author="Sammartano, Marc (BIC USA)" w:date="2014-09-07T23:25:00Z">
            <w:r w:rsidRPr="00715E24" w:rsidDel="00715E24">
              <w:rPr>
                <w:noProof/>
              </w:rPr>
              <w:delText>Home</w:delText>
            </w:r>
            <w:r w:rsidDel="00715E24">
              <w:rPr>
                <w:noProof/>
                <w:webHidden/>
              </w:rPr>
              <w:tab/>
            </w:r>
            <w:r w:rsidR="00E22768" w:rsidDel="00715E24">
              <w:rPr>
                <w:noProof/>
                <w:webHidden/>
              </w:rPr>
              <w:delText>109</w:delText>
            </w:r>
          </w:del>
        </w:p>
        <w:p w:rsidR="003D4F8C" w:rsidDel="00715E24" w:rsidRDefault="003D4F8C">
          <w:pPr>
            <w:pStyle w:val="TOC2"/>
            <w:rPr>
              <w:del w:id="2488" w:author="Sammartano, Marc (BIC USA)" w:date="2014-09-07T23:25:00Z"/>
              <w:rFonts w:eastAsiaTheme="minorEastAsia"/>
              <w:noProof/>
            </w:rPr>
          </w:pPr>
          <w:del w:id="2489" w:author="Sammartano, Marc (BIC USA)" w:date="2014-09-07T23:25:00Z">
            <w:r w:rsidRPr="00715E24" w:rsidDel="00715E24">
              <w:rPr>
                <w:noProof/>
              </w:rPr>
              <w:delText>OnBackGround:</w:delText>
            </w:r>
            <w:r w:rsidDel="00715E24">
              <w:rPr>
                <w:noProof/>
                <w:webHidden/>
              </w:rPr>
              <w:tab/>
            </w:r>
            <w:r w:rsidR="00E22768" w:rsidDel="00715E24">
              <w:rPr>
                <w:noProof/>
                <w:webHidden/>
              </w:rPr>
              <w:delText>109</w:delText>
            </w:r>
          </w:del>
        </w:p>
        <w:p w:rsidR="003D4F8C" w:rsidDel="00715E24" w:rsidRDefault="003D4F8C">
          <w:pPr>
            <w:pStyle w:val="TOC2"/>
            <w:rPr>
              <w:del w:id="2490" w:author="Sammartano, Marc (BIC USA)" w:date="2014-09-07T23:25:00Z"/>
              <w:rFonts w:eastAsiaTheme="minorEastAsia"/>
              <w:noProof/>
            </w:rPr>
          </w:pPr>
          <w:del w:id="2491" w:author="Sammartano, Marc (BIC USA)" w:date="2014-09-07T23:25:00Z">
            <w:r w:rsidRPr="00715E24" w:rsidDel="00715E24">
              <w:rPr>
                <w:noProof/>
              </w:rPr>
              <w:delText>Background.Resume</w:delText>
            </w:r>
            <w:r w:rsidDel="00715E24">
              <w:rPr>
                <w:noProof/>
                <w:webHidden/>
              </w:rPr>
              <w:tab/>
            </w:r>
            <w:r w:rsidR="00E22768" w:rsidDel="00715E24">
              <w:rPr>
                <w:noProof/>
                <w:webHidden/>
              </w:rPr>
              <w:delText>109</w:delText>
            </w:r>
          </w:del>
        </w:p>
        <w:p w:rsidR="003D4F8C" w:rsidDel="00715E24" w:rsidRDefault="003D4F8C">
          <w:pPr>
            <w:pStyle w:val="TOC1"/>
            <w:tabs>
              <w:tab w:val="right" w:leader="dot" w:pos="9350"/>
            </w:tabs>
            <w:rPr>
              <w:del w:id="2492" w:author="Sammartano, Marc (BIC USA)" w:date="2014-09-07T23:25:00Z"/>
              <w:rFonts w:eastAsiaTheme="minorEastAsia"/>
              <w:noProof/>
            </w:rPr>
          </w:pPr>
          <w:del w:id="2493" w:author="Sammartano, Marc (BIC USA)" w:date="2014-09-07T23:25:00Z">
            <w:r w:rsidRPr="00715E24" w:rsidDel="00715E24">
              <w:rPr>
                <w:noProof/>
              </w:rPr>
              <w:delText>SQLITE</w:delText>
            </w:r>
            <w:r w:rsidDel="00715E24">
              <w:rPr>
                <w:noProof/>
                <w:webHidden/>
              </w:rPr>
              <w:tab/>
            </w:r>
            <w:r w:rsidR="00E22768" w:rsidDel="00715E24">
              <w:rPr>
                <w:noProof/>
                <w:webHidden/>
              </w:rPr>
              <w:delText>109</w:delText>
            </w:r>
          </w:del>
        </w:p>
        <w:p w:rsidR="003D4F8C" w:rsidDel="00715E24" w:rsidRDefault="003D4F8C">
          <w:pPr>
            <w:pStyle w:val="TOC2"/>
            <w:rPr>
              <w:del w:id="2494" w:author="Sammartano, Marc (BIC USA)" w:date="2014-09-07T23:25:00Z"/>
              <w:rFonts w:eastAsiaTheme="minorEastAsia"/>
              <w:noProof/>
            </w:rPr>
          </w:pPr>
          <w:del w:id="2495" w:author="Sammartano, Marc (BIC USA)" w:date="2014-09-07T23:25:00Z">
            <w:r w:rsidRPr="00715E24" w:rsidDel="00715E24">
              <w:rPr>
                <w:noProof/>
              </w:rPr>
              <w:delText>Overview</w:delText>
            </w:r>
            <w:r w:rsidDel="00715E24">
              <w:rPr>
                <w:noProof/>
                <w:webHidden/>
              </w:rPr>
              <w:tab/>
            </w:r>
            <w:r w:rsidR="00E22768" w:rsidDel="00715E24">
              <w:rPr>
                <w:noProof/>
                <w:webHidden/>
              </w:rPr>
              <w:delText>109</w:delText>
            </w:r>
          </w:del>
        </w:p>
        <w:p w:rsidR="003D4F8C" w:rsidDel="00715E24" w:rsidRDefault="003D4F8C">
          <w:pPr>
            <w:pStyle w:val="TOC2"/>
            <w:rPr>
              <w:del w:id="2496" w:author="Sammartano, Marc (BIC USA)" w:date="2014-09-07T23:25:00Z"/>
              <w:rFonts w:eastAsiaTheme="minorEastAsia"/>
              <w:noProof/>
            </w:rPr>
          </w:pPr>
          <w:del w:id="2497" w:author="Sammartano, Marc (BIC USA)" w:date="2014-09-07T23:25:00Z">
            <w:r w:rsidRPr="00715E24" w:rsidDel="00715E24">
              <w:rPr>
                <w:noProof/>
              </w:rPr>
              <w:delText>SQLITE Commands</w:delText>
            </w:r>
            <w:r w:rsidDel="00715E24">
              <w:rPr>
                <w:noProof/>
                <w:webHidden/>
              </w:rPr>
              <w:tab/>
            </w:r>
            <w:r w:rsidR="00E22768" w:rsidDel="00715E24">
              <w:rPr>
                <w:noProof/>
                <w:webHidden/>
              </w:rPr>
              <w:delText>109</w:delText>
            </w:r>
          </w:del>
        </w:p>
        <w:p w:rsidR="003D4F8C" w:rsidDel="00715E24" w:rsidRDefault="003D4F8C">
          <w:pPr>
            <w:pStyle w:val="TOC3"/>
            <w:rPr>
              <w:del w:id="2498" w:author="Sammartano, Marc (BIC USA)" w:date="2014-09-07T23:25:00Z"/>
              <w:rFonts w:eastAsiaTheme="minorEastAsia"/>
              <w:noProof/>
            </w:rPr>
          </w:pPr>
          <w:del w:id="2499" w:author="Sammartano, Marc (BIC USA)" w:date="2014-09-07T23:25:00Z">
            <w:r w:rsidRPr="00715E24" w:rsidDel="00715E24">
              <w:rPr>
                <w:noProof/>
              </w:rPr>
              <w:delText>Sql.open &lt;DB_pointer_nvar&gt;, &lt;DB_name_sexp&gt;</w:delText>
            </w:r>
            <w:r w:rsidDel="00715E24">
              <w:rPr>
                <w:noProof/>
                <w:webHidden/>
              </w:rPr>
              <w:tab/>
            </w:r>
            <w:r w:rsidR="00E22768" w:rsidDel="00715E24">
              <w:rPr>
                <w:noProof/>
                <w:webHidden/>
              </w:rPr>
              <w:delText>109</w:delText>
            </w:r>
          </w:del>
        </w:p>
        <w:p w:rsidR="003D4F8C" w:rsidDel="00715E24" w:rsidRDefault="003D4F8C">
          <w:pPr>
            <w:pStyle w:val="TOC3"/>
            <w:rPr>
              <w:del w:id="2500" w:author="Sammartano, Marc (BIC USA)" w:date="2014-09-07T23:25:00Z"/>
              <w:rFonts w:eastAsiaTheme="minorEastAsia"/>
              <w:noProof/>
            </w:rPr>
          </w:pPr>
          <w:del w:id="2501" w:author="Sammartano, Marc (BIC USA)" w:date="2014-09-07T23:25:00Z">
            <w:r w:rsidRPr="00715E24" w:rsidDel="00715E24">
              <w:rPr>
                <w:noProof/>
              </w:rPr>
              <w:delText>Sql.close &lt;DB_pointer_nvar&gt;</w:delText>
            </w:r>
            <w:r w:rsidDel="00715E24">
              <w:rPr>
                <w:noProof/>
                <w:webHidden/>
              </w:rPr>
              <w:tab/>
            </w:r>
            <w:r w:rsidR="00E22768" w:rsidDel="00715E24">
              <w:rPr>
                <w:noProof/>
                <w:webHidden/>
              </w:rPr>
              <w:delText>110</w:delText>
            </w:r>
          </w:del>
        </w:p>
        <w:p w:rsidR="003D4F8C" w:rsidDel="00715E24" w:rsidRDefault="003D4F8C">
          <w:pPr>
            <w:pStyle w:val="TOC3"/>
            <w:rPr>
              <w:del w:id="2502" w:author="Sammartano, Marc (BIC USA)" w:date="2014-09-07T23:25:00Z"/>
              <w:rFonts w:eastAsiaTheme="minorEastAsia"/>
              <w:noProof/>
            </w:rPr>
          </w:pPr>
          <w:del w:id="2503" w:author="Sammartano, Marc (BIC USA)" w:date="2014-09-07T23:25:00Z">
            <w:r w:rsidRPr="00715E24" w:rsidDel="00715E24">
              <w:rPr>
                <w:noProof/>
              </w:rPr>
              <w:delText>Sql.new_table &lt;DB_pointer_nvar&gt;, &lt;table_name_sexp&gt;, C1$, C2$, ...,CN$</w:delText>
            </w:r>
            <w:r w:rsidDel="00715E24">
              <w:rPr>
                <w:noProof/>
                <w:webHidden/>
              </w:rPr>
              <w:tab/>
            </w:r>
            <w:r w:rsidR="00E22768" w:rsidDel="00715E24">
              <w:rPr>
                <w:noProof/>
                <w:webHidden/>
              </w:rPr>
              <w:delText>110</w:delText>
            </w:r>
          </w:del>
        </w:p>
        <w:p w:rsidR="003D4F8C" w:rsidDel="00715E24" w:rsidRDefault="003D4F8C">
          <w:pPr>
            <w:pStyle w:val="TOC3"/>
            <w:rPr>
              <w:del w:id="2504" w:author="Sammartano, Marc (BIC USA)" w:date="2014-09-07T23:25:00Z"/>
              <w:rFonts w:eastAsiaTheme="minorEastAsia"/>
              <w:noProof/>
            </w:rPr>
          </w:pPr>
          <w:del w:id="2505" w:author="Sammartano, Marc (BIC USA)" w:date="2014-09-07T23:25:00Z">
            <w:r w:rsidRPr="00715E24" w:rsidDel="00715E24">
              <w:rPr>
                <w:noProof/>
              </w:rPr>
              <w:delText>Sql.drop_table &lt;DB_pointer_nvar&gt;, &lt;table_name_sexp&gt;</w:delText>
            </w:r>
            <w:r w:rsidDel="00715E24">
              <w:rPr>
                <w:noProof/>
                <w:webHidden/>
              </w:rPr>
              <w:tab/>
            </w:r>
            <w:r w:rsidR="00E22768" w:rsidDel="00715E24">
              <w:rPr>
                <w:noProof/>
                <w:webHidden/>
              </w:rPr>
              <w:delText>110</w:delText>
            </w:r>
          </w:del>
        </w:p>
        <w:p w:rsidR="003D4F8C" w:rsidDel="00715E24" w:rsidRDefault="003D4F8C">
          <w:pPr>
            <w:pStyle w:val="TOC3"/>
            <w:rPr>
              <w:del w:id="2506" w:author="Sammartano, Marc (BIC USA)" w:date="2014-09-07T23:25:00Z"/>
              <w:rFonts w:eastAsiaTheme="minorEastAsia"/>
              <w:noProof/>
            </w:rPr>
          </w:pPr>
          <w:del w:id="2507" w:author="Sammartano, Marc (BIC USA)" w:date="2014-09-07T23:25:00Z">
            <w:r w:rsidRPr="00715E24" w:rsidDel="00715E24">
              <w:rPr>
                <w:noProof/>
              </w:rPr>
              <w:delText>Sql.insert &lt;DB_pointer_nvar&gt;, &lt;table_name_sexp&gt;, C1$, V1$, C2$, V2$, ..., CN$, VN$</w:delText>
            </w:r>
            <w:r w:rsidDel="00715E24">
              <w:rPr>
                <w:noProof/>
                <w:webHidden/>
              </w:rPr>
              <w:tab/>
            </w:r>
            <w:r w:rsidR="00E22768" w:rsidDel="00715E24">
              <w:rPr>
                <w:noProof/>
                <w:webHidden/>
              </w:rPr>
              <w:delText>110</w:delText>
            </w:r>
          </w:del>
        </w:p>
        <w:p w:rsidR="003D4F8C" w:rsidDel="00715E24" w:rsidRDefault="003D4F8C">
          <w:pPr>
            <w:pStyle w:val="TOC3"/>
            <w:rPr>
              <w:del w:id="2508" w:author="Sammartano, Marc (BIC USA)" w:date="2014-09-07T23:25:00Z"/>
              <w:rFonts w:eastAsiaTheme="minorEastAsia"/>
              <w:noProof/>
            </w:rPr>
          </w:pPr>
          <w:del w:id="2509" w:author="Sammartano, Marc (BIC USA)" w:date="2014-09-07T23:25:00Z">
            <w:r w:rsidRPr="00715E24" w:rsidDel="00715E24">
              <w:rPr>
                <w:noProof/>
              </w:rPr>
              <w:delText>Sql.query &lt;cursor_nvar&gt;, &lt;DB_pointer_nvar&gt;, &lt;table_name_sexp&gt;, &lt;columns_sexp&gt; {, &lt;where_sexp&gt; {, &lt;order_sexp&gt;} }</w:delText>
            </w:r>
            <w:r w:rsidDel="00715E24">
              <w:rPr>
                <w:noProof/>
                <w:webHidden/>
              </w:rPr>
              <w:tab/>
            </w:r>
            <w:r w:rsidR="00E22768" w:rsidDel="00715E24">
              <w:rPr>
                <w:noProof/>
                <w:webHidden/>
              </w:rPr>
              <w:delText>111</w:delText>
            </w:r>
          </w:del>
        </w:p>
        <w:p w:rsidR="003D4F8C" w:rsidDel="00715E24" w:rsidRDefault="003D4F8C">
          <w:pPr>
            <w:pStyle w:val="TOC3"/>
            <w:rPr>
              <w:del w:id="2510" w:author="Sammartano, Marc (BIC USA)" w:date="2014-09-07T23:25:00Z"/>
              <w:rFonts w:eastAsiaTheme="minorEastAsia"/>
              <w:noProof/>
            </w:rPr>
          </w:pPr>
          <w:del w:id="2511" w:author="Sammartano, Marc (BIC USA)" w:date="2014-09-07T23:25:00Z">
            <w:r w:rsidRPr="00715E24" w:rsidDel="00715E24">
              <w:rPr>
                <w:noProof/>
              </w:rPr>
              <w:delText>Sql.query.length &lt;length_nvar&gt;, &lt;cursor_nvar&gt;</w:delText>
            </w:r>
            <w:r w:rsidDel="00715E24">
              <w:rPr>
                <w:noProof/>
                <w:webHidden/>
              </w:rPr>
              <w:tab/>
            </w:r>
            <w:r w:rsidR="00E22768" w:rsidDel="00715E24">
              <w:rPr>
                <w:noProof/>
                <w:webHidden/>
              </w:rPr>
              <w:delText>111</w:delText>
            </w:r>
          </w:del>
        </w:p>
        <w:p w:rsidR="003D4F8C" w:rsidDel="00715E24" w:rsidRDefault="003D4F8C">
          <w:pPr>
            <w:pStyle w:val="TOC3"/>
            <w:rPr>
              <w:del w:id="2512" w:author="Sammartano, Marc (BIC USA)" w:date="2014-09-07T23:25:00Z"/>
              <w:rFonts w:eastAsiaTheme="minorEastAsia"/>
              <w:noProof/>
            </w:rPr>
          </w:pPr>
          <w:del w:id="2513" w:author="Sammartano, Marc (BIC USA)" w:date="2014-09-07T23:25:00Z">
            <w:r w:rsidRPr="00715E24" w:rsidDel="00715E24">
              <w:rPr>
                <w:noProof/>
              </w:rPr>
              <w:delText>Sql.query.position &lt;position_nvar&gt;, &lt;cursor_nvar&gt;</w:delText>
            </w:r>
            <w:r w:rsidDel="00715E24">
              <w:rPr>
                <w:noProof/>
                <w:webHidden/>
              </w:rPr>
              <w:tab/>
            </w:r>
            <w:r w:rsidR="00E22768" w:rsidDel="00715E24">
              <w:rPr>
                <w:noProof/>
                <w:webHidden/>
              </w:rPr>
              <w:delText>111</w:delText>
            </w:r>
          </w:del>
        </w:p>
        <w:p w:rsidR="003D4F8C" w:rsidDel="00715E24" w:rsidRDefault="003D4F8C">
          <w:pPr>
            <w:pStyle w:val="TOC3"/>
            <w:rPr>
              <w:del w:id="2514" w:author="Sammartano, Marc (BIC USA)" w:date="2014-09-07T23:25:00Z"/>
              <w:rFonts w:eastAsiaTheme="minorEastAsia"/>
              <w:noProof/>
            </w:rPr>
          </w:pPr>
          <w:del w:id="2515" w:author="Sammartano, Marc (BIC USA)" w:date="2014-09-07T23:25:00Z">
            <w:r w:rsidRPr="00715E24" w:rsidDel="00715E24">
              <w:rPr>
                <w:noProof/>
              </w:rPr>
              <w:delText>Sql.next &lt;done_lvar&gt;, &lt;cursor_nvar&gt;, C1V$, C2V$, ..., CNV$</w:delText>
            </w:r>
            <w:r w:rsidDel="00715E24">
              <w:rPr>
                <w:noProof/>
                <w:webHidden/>
              </w:rPr>
              <w:tab/>
            </w:r>
            <w:r w:rsidR="00E22768" w:rsidDel="00715E24">
              <w:rPr>
                <w:noProof/>
                <w:webHidden/>
              </w:rPr>
              <w:delText>111</w:delText>
            </w:r>
          </w:del>
        </w:p>
        <w:p w:rsidR="003D4F8C" w:rsidDel="00715E24" w:rsidRDefault="003D4F8C">
          <w:pPr>
            <w:pStyle w:val="TOC3"/>
            <w:rPr>
              <w:del w:id="2516" w:author="Sammartano, Marc (BIC USA)" w:date="2014-09-07T23:25:00Z"/>
              <w:rFonts w:eastAsiaTheme="minorEastAsia"/>
              <w:noProof/>
            </w:rPr>
          </w:pPr>
          <w:del w:id="2517" w:author="Sammartano, Marc (BIC USA)" w:date="2014-09-07T23:25:00Z">
            <w:r w:rsidRPr="00715E24" w:rsidDel="00715E24">
              <w:rPr>
                <w:noProof/>
              </w:rPr>
              <w:delText>Sql.delete &lt;DB_pointer_nvar&gt;, &lt;table_name_sexp&gt;{,&lt;where_sexp&gt;{,&lt;count_nvar&gt;} }</w:delText>
            </w:r>
            <w:r w:rsidDel="00715E24">
              <w:rPr>
                <w:noProof/>
                <w:webHidden/>
              </w:rPr>
              <w:tab/>
            </w:r>
            <w:r w:rsidR="00E22768" w:rsidDel="00715E24">
              <w:rPr>
                <w:noProof/>
                <w:webHidden/>
              </w:rPr>
              <w:delText>112</w:delText>
            </w:r>
          </w:del>
        </w:p>
        <w:p w:rsidR="003D4F8C" w:rsidDel="00715E24" w:rsidRDefault="003D4F8C">
          <w:pPr>
            <w:pStyle w:val="TOC3"/>
            <w:rPr>
              <w:del w:id="2518" w:author="Sammartano, Marc (BIC USA)" w:date="2014-09-07T23:25:00Z"/>
              <w:rFonts w:eastAsiaTheme="minorEastAsia"/>
              <w:noProof/>
            </w:rPr>
          </w:pPr>
          <w:del w:id="2519" w:author="Sammartano, Marc (BIC USA)" w:date="2014-09-07T23:25:00Z">
            <w:r w:rsidRPr="00715E24" w:rsidDel="00715E24">
              <w:rPr>
                <w:noProof/>
              </w:rPr>
              <w:delText>Sql.update &lt;DB_pointer_nvar&gt;, &lt;table_name_sexp&gt;, C1$, V1$, C2$, V2$,...,CN$, VN$: &lt;where_sexp&gt;</w:delText>
            </w:r>
            <w:r w:rsidDel="00715E24">
              <w:rPr>
                <w:noProof/>
                <w:webHidden/>
              </w:rPr>
              <w:tab/>
            </w:r>
            <w:r w:rsidR="00E22768" w:rsidDel="00715E24">
              <w:rPr>
                <w:noProof/>
                <w:webHidden/>
              </w:rPr>
              <w:delText>112</w:delText>
            </w:r>
          </w:del>
        </w:p>
        <w:p w:rsidR="003D4F8C" w:rsidDel="00715E24" w:rsidRDefault="003D4F8C">
          <w:pPr>
            <w:pStyle w:val="TOC3"/>
            <w:rPr>
              <w:del w:id="2520" w:author="Sammartano, Marc (BIC USA)" w:date="2014-09-07T23:25:00Z"/>
              <w:rFonts w:eastAsiaTheme="minorEastAsia"/>
              <w:noProof/>
            </w:rPr>
          </w:pPr>
          <w:del w:id="2521" w:author="Sammartano, Marc (BIC USA)" w:date="2014-09-07T23:25:00Z">
            <w:r w:rsidRPr="00715E24" w:rsidDel="00715E24">
              <w:rPr>
                <w:noProof/>
              </w:rPr>
              <w:delText>Sql.exec &lt;DB_pointer_nvar&gt;, &lt;command_sexp&gt;</w:delText>
            </w:r>
            <w:r w:rsidDel="00715E24">
              <w:rPr>
                <w:noProof/>
                <w:webHidden/>
              </w:rPr>
              <w:tab/>
            </w:r>
            <w:r w:rsidR="00E22768" w:rsidDel="00715E24">
              <w:rPr>
                <w:noProof/>
                <w:webHidden/>
              </w:rPr>
              <w:delText>112</w:delText>
            </w:r>
          </w:del>
        </w:p>
        <w:p w:rsidR="003D4F8C" w:rsidDel="00715E24" w:rsidRDefault="003D4F8C">
          <w:pPr>
            <w:pStyle w:val="TOC3"/>
            <w:rPr>
              <w:del w:id="2522" w:author="Sammartano, Marc (BIC USA)" w:date="2014-09-07T23:25:00Z"/>
              <w:rFonts w:eastAsiaTheme="minorEastAsia"/>
              <w:noProof/>
            </w:rPr>
          </w:pPr>
          <w:del w:id="2523" w:author="Sammartano, Marc (BIC USA)" w:date="2014-09-07T23:25:00Z">
            <w:r w:rsidRPr="00715E24" w:rsidDel="00715E24">
              <w:rPr>
                <w:noProof/>
              </w:rPr>
              <w:delText>Sql.raw_query &lt;cursor_nvar&gt;, &lt;DB_pointer_nvar&gt;, &lt;query_sexp&gt;</w:delText>
            </w:r>
            <w:r w:rsidDel="00715E24">
              <w:rPr>
                <w:noProof/>
                <w:webHidden/>
              </w:rPr>
              <w:tab/>
            </w:r>
            <w:r w:rsidR="00E22768" w:rsidDel="00715E24">
              <w:rPr>
                <w:noProof/>
                <w:webHidden/>
              </w:rPr>
              <w:delText>112</w:delText>
            </w:r>
          </w:del>
        </w:p>
        <w:p w:rsidR="003D4F8C" w:rsidDel="00715E24" w:rsidRDefault="003D4F8C">
          <w:pPr>
            <w:pStyle w:val="TOC1"/>
            <w:tabs>
              <w:tab w:val="right" w:leader="dot" w:pos="9350"/>
            </w:tabs>
            <w:rPr>
              <w:del w:id="2524" w:author="Sammartano, Marc (BIC USA)" w:date="2014-09-07T23:25:00Z"/>
              <w:rFonts w:eastAsiaTheme="minorEastAsia"/>
              <w:noProof/>
            </w:rPr>
          </w:pPr>
          <w:del w:id="2525" w:author="Sammartano, Marc (BIC USA)" w:date="2014-09-07T23:25:00Z">
            <w:r w:rsidRPr="00715E24" w:rsidDel="00715E24">
              <w:rPr>
                <w:noProof/>
              </w:rPr>
              <w:delText>Graphics</w:delText>
            </w:r>
            <w:r w:rsidDel="00715E24">
              <w:rPr>
                <w:noProof/>
                <w:webHidden/>
              </w:rPr>
              <w:tab/>
            </w:r>
            <w:r w:rsidR="00E22768" w:rsidDel="00715E24">
              <w:rPr>
                <w:noProof/>
                <w:webHidden/>
              </w:rPr>
              <w:delText>112</w:delText>
            </w:r>
          </w:del>
        </w:p>
        <w:p w:rsidR="003D4F8C" w:rsidDel="00715E24" w:rsidRDefault="003D4F8C">
          <w:pPr>
            <w:pStyle w:val="TOC2"/>
            <w:rPr>
              <w:del w:id="2526" w:author="Sammartano, Marc (BIC USA)" w:date="2014-09-07T23:25:00Z"/>
              <w:rFonts w:eastAsiaTheme="minorEastAsia"/>
              <w:noProof/>
            </w:rPr>
          </w:pPr>
          <w:del w:id="2527" w:author="Sammartano, Marc (BIC USA)" w:date="2014-09-07T23:25:00Z">
            <w:r w:rsidRPr="00715E24" w:rsidDel="00715E24">
              <w:rPr>
                <w:noProof/>
              </w:rPr>
              <w:delText>Introduction</w:delText>
            </w:r>
            <w:r w:rsidDel="00715E24">
              <w:rPr>
                <w:noProof/>
                <w:webHidden/>
              </w:rPr>
              <w:tab/>
            </w:r>
            <w:r w:rsidR="00E22768" w:rsidDel="00715E24">
              <w:rPr>
                <w:noProof/>
                <w:webHidden/>
              </w:rPr>
              <w:delText>112</w:delText>
            </w:r>
          </w:del>
        </w:p>
        <w:p w:rsidR="003D4F8C" w:rsidDel="00715E24" w:rsidRDefault="003D4F8C">
          <w:pPr>
            <w:pStyle w:val="TOC3"/>
            <w:rPr>
              <w:del w:id="2528" w:author="Sammartano, Marc (BIC USA)" w:date="2014-09-07T23:25:00Z"/>
              <w:rFonts w:eastAsiaTheme="minorEastAsia"/>
              <w:noProof/>
            </w:rPr>
          </w:pPr>
          <w:del w:id="2529" w:author="Sammartano, Marc (BIC USA)" w:date="2014-09-07T23:25:00Z">
            <w:r w:rsidRPr="00715E24" w:rsidDel="00715E24">
              <w:rPr>
                <w:noProof/>
              </w:rPr>
              <w:delText>The Graphics Screen and Graphics Mode</w:delText>
            </w:r>
            <w:r w:rsidDel="00715E24">
              <w:rPr>
                <w:noProof/>
                <w:webHidden/>
              </w:rPr>
              <w:tab/>
            </w:r>
            <w:r w:rsidR="00E22768" w:rsidDel="00715E24">
              <w:rPr>
                <w:noProof/>
                <w:webHidden/>
              </w:rPr>
              <w:delText>112</w:delText>
            </w:r>
          </w:del>
        </w:p>
        <w:p w:rsidR="003D4F8C" w:rsidDel="00715E24" w:rsidRDefault="003D4F8C">
          <w:pPr>
            <w:pStyle w:val="TOC3"/>
            <w:rPr>
              <w:del w:id="2530" w:author="Sammartano, Marc (BIC USA)" w:date="2014-09-07T23:25:00Z"/>
              <w:rFonts w:eastAsiaTheme="minorEastAsia"/>
              <w:noProof/>
            </w:rPr>
          </w:pPr>
          <w:del w:id="2531" w:author="Sammartano, Marc (BIC USA)" w:date="2014-09-07T23:25:00Z">
            <w:r w:rsidRPr="00715E24" w:rsidDel="00715E24">
              <w:rPr>
                <w:noProof/>
              </w:rPr>
              <w:delText>Display Lists</w:delText>
            </w:r>
            <w:r w:rsidDel="00715E24">
              <w:rPr>
                <w:noProof/>
                <w:webHidden/>
              </w:rPr>
              <w:tab/>
            </w:r>
            <w:r w:rsidR="00E22768" w:rsidDel="00715E24">
              <w:rPr>
                <w:noProof/>
                <w:webHidden/>
              </w:rPr>
              <w:delText>113</w:delText>
            </w:r>
          </w:del>
        </w:p>
        <w:p w:rsidR="003D4F8C" w:rsidDel="00715E24" w:rsidRDefault="003D4F8C">
          <w:pPr>
            <w:pStyle w:val="TOC3"/>
            <w:rPr>
              <w:del w:id="2532" w:author="Sammartano, Marc (BIC USA)" w:date="2014-09-07T23:25:00Z"/>
              <w:rFonts w:eastAsiaTheme="minorEastAsia"/>
              <w:noProof/>
            </w:rPr>
          </w:pPr>
          <w:del w:id="2533" w:author="Sammartano, Marc (BIC USA)" w:date="2014-09-07T23:25:00Z">
            <w:r w:rsidRPr="00715E24" w:rsidDel="00715E24">
              <w:rPr>
                <w:noProof/>
              </w:rPr>
              <w:delText>Drawing into Bitmaps</w:delText>
            </w:r>
            <w:r w:rsidDel="00715E24">
              <w:rPr>
                <w:noProof/>
                <w:webHidden/>
              </w:rPr>
              <w:tab/>
            </w:r>
            <w:r w:rsidR="00E22768" w:rsidDel="00715E24">
              <w:rPr>
                <w:noProof/>
                <w:webHidden/>
              </w:rPr>
              <w:delText>113</w:delText>
            </w:r>
          </w:del>
        </w:p>
        <w:p w:rsidR="003D4F8C" w:rsidDel="00715E24" w:rsidRDefault="003D4F8C">
          <w:pPr>
            <w:pStyle w:val="TOC3"/>
            <w:rPr>
              <w:del w:id="2534" w:author="Sammartano, Marc (BIC USA)" w:date="2014-09-07T23:25:00Z"/>
              <w:rFonts w:eastAsiaTheme="minorEastAsia"/>
              <w:noProof/>
            </w:rPr>
          </w:pPr>
          <w:del w:id="2535" w:author="Sammartano, Marc (BIC USA)" w:date="2014-09-07T23:25:00Z">
            <w:r w:rsidRPr="00715E24" w:rsidDel="00715E24">
              <w:rPr>
                <w:noProof/>
              </w:rPr>
              <w:delText>Colors</w:delText>
            </w:r>
            <w:r w:rsidDel="00715E24">
              <w:rPr>
                <w:noProof/>
                <w:webHidden/>
              </w:rPr>
              <w:tab/>
            </w:r>
            <w:r w:rsidR="00E22768" w:rsidDel="00715E24">
              <w:rPr>
                <w:noProof/>
                <w:webHidden/>
              </w:rPr>
              <w:delText>114</w:delText>
            </w:r>
          </w:del>
        </w:p>
        <w:p w:rsidR="003D4F8C" w:rsidDel="00715E24" w:rsidRDefault="003D4F8C">
          <w:pPr>
            <w:pStyle w:val="TOC2"/>
            <w:rPr>
              <w:del w:id="2536" w:author="Sammartano, Marc (BIC USA)" w:date="2014-09-07T23:25:00Z"/>
              <w:rFonts w:eastAsiaTheme="minorEastAsia"/>
              <w:noProof/>
            </w:rPr>
          </w:pPr>
          <w:del w:id="2537" w:author="Sammartano, Marc (BIC USA)" w:date="2014-09-07T23:25:00Z">
            <w:r w:rsidRPr="00715E24" w:rsidDel="00715E24">
              <w:rPr>
                <w:noProof/>
              </w:rPr>
              <w:delText>Graphics Setup Commands</w:delText>
            </w:r>
            <w:r w:rsidDel="00715E24">
              <w:rPr>
                <w:noProof/>
                <w:webHidden/>
              </w:rPr>
              <w:tab/>
            </w:r>
            <w:r w:rsidR="00E22768" w:rsidDel="00715E24">
              <w:rPr>
                <w:noProof/>
                <w:webHidden/>
              </w:rPr>
              <w:delText>114</w:delText>
            </w:r>
          </w:del>
        </w:p>
        <w:p w:rsidR="003D4F8C" w:rsidDel="00715E24" w:rsidRDefault="003D4F8C">
          <w:pPr>
            <w:pStyle w:val="TOC3"/>
            <w:rPr>
              <w:del w:id="2538" w:author="Sammartano, Marc (BIC USA)" w:date="2014-09-07T23:25:00Z"/>
              <w:rFonts w:eastAsiaTheme="minorEastAsia"/>
              <w:noProof/>
            </w:rPr>
          </w:pPr>
          <w:del w:id="2539" w:author="Sammartano, Marc (BIC USA)" w:date="2014-09-07T23:25:00Z">
            <w:r w:rsidRPr="00715E24" w:rsidDel="00715E24">
              <w:rPr>
                <w:noProof/>
              </w:rPr>
              <w:delText>Gr.open alpha, red, green, blue {, &lt;ShowStatusBar_lexp&gt; {, &lt;Orientation_nexp&gt;}}</w:delText>
            </w:r>
            <w:r w:rsidDel="00715E24">
              <w:rPr>
                <w:noProof/>
                <w:webHidden/>
              </w:rPr>
              <w:tab/>
            </w:r>
            <w:r w:rsidR="00E22768" w:rsidDel="00715E24">
              <w:rPr>
                <w:noProof/>
                <w:webHidden/>
              </w:rPr>
              <w:delText>114</w:delText>
            </w:r>
          </w:del>
        </w:p>
        <w:p w:rsidR="003D4F8C" w:rsidDel="00715E24" w:rsidRDefault="003D4F8C">
          <w:pPr>
            <w:pStyle w:val="TOC3"/>
            <w:rPr>
              <w:del w:id="2540" w:author="Sammartano, Marc (BIC USA)" w:date="2014-09-07T23:25:00Z"/>
              <w:rFonts w:eastAsiaTheme="minorEastAsia"/>
              <w:noProof/>
            </w:rPr>
          </w:pPr>
          <w:del w:id="2541" w:author="Sammartano, Marc (BIC USA)" w:date="2014-09-07T23:25:00Z">
            <w:r w:rsidRPr="00715E24" w:rsidDel="00715E24">
              <w:rPr>
                <w:noProof/>
              </w:rPr>
              <w:delText>Gr.color alpha, red, green, blue, &lt;style_nexp&gt;</w:delText>
            </w:r>
            <w:r w:rsidDel="00715E24">
              <w:rPr>
                <w:noProof/>
                <w:webHidden/>
              </w:rPr>
              <w:tab/>
            </w:r>
            <w:r w:rsidR="00E22768" w:rsidDel="00715E24">
              <w:rPr>
                <w:noProof/>
                <w:webHidden/>
              </w:rPr>
              <w:delText>114</w:delText>
            </w:r>
          </w:del>
        </w:p>
        <w:p w:rsidR="003D4F8C" w:rsidDel="00715E24" w:rsidRDefault="003D4F8C">
          <w:pPr>
            <w:pStyle w:val="TOC3"/>
            <w:rPr>
              <w:del w:id="2542" w:author="Sammartano, Marc (BIC USA)" w:date="2014-09-07T23:25:00Z"/>
              <w:rFonts w:eastAsiaTheme="minorEastAsia"/>
              <w:noProof/>
            </w:rPr>
          </w:pPr>
          <w:del w:id="2543" w:author="Sammartano, Marc (BIC USA)" w:date="2014-09-07T23:25:00Z">
            <w:r w:rsidRPr="00715E24" w:rsidDel="00715E24">
              <w:rPr>
                <w:noProof/>
              </w:rPr>
              <w:delText>Gr.set.AntiAlias &lt;lexp&gt;</w:delText>
            </w:r>
            <w:r w:rsidDel="00715E24">
              <w:rPr>
                <w:noProof/>
                <w:webHidden/>
              </w:rPr>
              <w:tab/>
            </w:r>
            <w:r w:rsidR="00E22768" w:rsidDel="00715E24">
              <w:rPr>
                <w:noProof/>
                <w:webHidden/>
              </w:rPr>
              <w:delText>115</w:delText>
            </w:r>
          </w:del>
        </w:p>
        <w:p w:rsidR="003D4F8C" w:rsidDel="00715E24" w:rsidRDefault="003D4F8C">
          <w:pPr>
            <w:pStyle w:val="TOC3"/>
            <w:rPr>
              <w:del w:id="2544" w:author="Sammartano, Marc (BIC USA)" w:date="2014-09-07T23:25:00Z"/>
              <w:rFonts w:eastAsiaTheme="minorEastAsia"/>
              <w:noProof/>
            </w:rPr>
          </w:pPr>
          <w:del w:id="2545" w:author="Sammartano, Marc (BIC USA)" w:date="2014-09-07T23:25:00Z">
            <w:r w:rsidRPr="00715E24" w:rsidDel="00715E24">
              <w:rPr>
                <w:noProof/>
              </w:rPr>
              <w:lastRenderedPageBreak/>
              <w:delText>Gr.set.stroke &lt;nexp&gt;</w:delText>
            </w:r>
            <w:r w:rsidDel="00715E24">
              <w:rPr>
                <w:noProof/>
                <w:webHidden/>
              </w:rPr>
              <w:tab/>
            </w:r>
            <w:r w:rsidR="00E22768" w:rsidDel="00715E24">
              <w:rPr>
                <w:noProof/>
                <w:webHidden/>
              </w:rPr>
              <w:delText>115</w:delText>
            </w:r>
          </w:del>
        </w:p>
        <w:p w:rsidR="003D4F8C" w:rsidDel="00715E24" w:rsidRDefault="003D4F8C">
          <w:pPr>
            <w:pStyle w:val="TOC3"/>
            <w:rPr>
              <w:del w:id="2546" w:author="Sammartano, Marc (BIC USA)" w:date="2014-09-07T23:25:00Z"/>
              <w:rFonts w:eastAsiaTheme="minorEastAsia"/>
              <w:noProof/>
            </w:rPr>
          </w:pPr>
          <w:del w:id="2547" w:author="Sammartano, Marc (BIC USA)" w:date="2014-09-07T23:25:00Z">
            <w:r w:rsidRPr="00715E24" w:rsidDel="00715E24">
              <w:rPr>
                <w:noProof/>
              </w:rPr>
              <w:delText>Gr.orientation &lt;nexp&gt;</w:delText>
            </w:r>
            <w:r w:rsidDel="00715E24">
              <w:rPr>
                <w:noProof/>
                <w:webHidden/>
              </w:rPr>
              <w:tab/>
            </w:r>
            <w:r w:rsidR="00E22768" w:rsidDel="00715E24">
              <w:rPr>
                <w:noProof/>
                <w:webHidden/>
              </w:rPr>
              <w:delText>115</w:delText>
            </w:r>
          </w:del>
        </w:p>
        <w:p w:rsidR="003D4F8C" w:rsidDel="00715E24" w:rsidRDefault="003D4F8C">
          <w:pPr>
            <w:pStyle w:val="TOC3"/>
            <w:rPr>
              <w:del w:id="2548" w:author="Sammartano, Marc (BIC USA)" w:date="2014-09-07T23:25:00Z"/>
              <w:rFonts w:eastAsiaTheme="minorEastAsia"/>
              <w:noProof/>
            </w:rPr>
          </w:pPr>
          <w:del w:id="2549" w:author="Sammartano, Marc (BIC USA)" w:date="2014-09-07T23:25:00Z">
            <w:r w:rsidRPr="00715E24" w:rsidDel="00715E24">
              <w:rPr>
                <w:noProof/>
              </w:rPr>
              <w:delText>Gr.StatusBar.Show  &lt;nexp&gt;</w:delText>
            </w:r>
            <w:r w:rsidDel="00715E24">
              <w:rPr>
                <w:noProof/>
                <w:webHidden/>
              </w:rPr>
              <w:tab/>
            </w:r>
            <w:r w:rsidR="00E22768" w:rsidDel="00715E24">
              <w:rPr>
                <w:noProof/>
                <w:webHidden/>
              </w:rPr>
              <w:delText>115</w:delText>
            </w:r>
          </w:del>
        </w:p>
        <w:p w:rsidR="003D4F8C" w:rsidDel="00715E24" w:rsidRDefault="003D4F8C">
          <w:pPr>
            <w:pStyle w:val="TOC3"/>
            <w:rPr>
              <w:del w:id="2550" w:author="Sammartano, Marc (BIC USA)" w:date="2014-09-07T23:25:00Z"/>
              <w:rFonts w:eastAsiaTheme="minorEastAsia"/>
              <w:noProof/>
            </w:rPr>
          </w:pPr>
          <w:del w:id="2551" w:author="Sammartano, Marc (BIC USA)" w:date="2014-09-07T23:25:00Z">
            <w:r w:rsidRPr="00715E24" w:rsidDel="00715E24">
              <w:rPr>
                <w:noProof/>
              </w:rPr>
              <w:delText>Gr.render</w:delText>
            </w:r>
            <w:r w:rsidDel="00715E24">
              <w:rPr>
                <w:noProof/>
                <w:webHidden/>
              </w:rPr>
              <w:tab/>
            </w:r>
            <w:r w:rsidR="00E22768" w:rsidDel="00715E24">
              <w:rPr>
                <w:noProof/>
                <w:webHidden/>
              </w:rPr>
              <w:delText>115</w:delText>
            </w:r>
          </w:del>
        </w:p>
        <w:p w:rsidR="003D4F8C" w:rsidDel="00715E24" w:rsidRDefault="003D4F8C">
          <w:pPr>
            <w:pStyle w:val="TOC3"/>
            <w:rPr>
              <w:del w:id="2552" w:author="Sammartano, Marc (BIC USA)" w:date="2014-09-07T23:25:00Z"/>
              <w:rFonts w:eastAsiaTheme="minorEastAsia"/>
              <w:noProof/>
            </w:rPr>
          </w:pPr>
          <w:del w:id="2553" w:author="Sammartano, Marc (BIC USA)" w:date="2014-09-07T23:25:00Z">
            <w:r w:rsidRPr="00715E24" w:rsidDel="00715E24">
              <w:rPr>
                <w:noProof/>
              </w:rPr>
              <w:delText>Gr.screen width, height{, density }</w:delText>
            </w:r>
            <w:r w:rsidDel="00715E24">
              <w:rPr>
                <w:noProof/>
                <w:webHidden/>
              </w:rPr>
              <w:tab/>
            </w:r>
            <w:r w:rsidR="00E22768" w:rsidDel="00715E24">
              <w:rPr>
                <w:noProof/>
                <w:webHidden/>
              </w:rPr>
              <w:delText>115</w:delText>
            </w:r>
          </w:del>
        </w:p>
        <w:p w:rsidR="003D4F8C" w:rsidDel="00715E24" w:rsidRDefault="003D4F8C">
          <w:pPr>
            <w:pStyle w:val="TOC3"/>
            <w:rPr>
              <w:del w:id="2554" w:author="Sammartano, Marc (BIC USA)" w:date="2014-09-07T23:25:00Z"/>
              <w:rFonts w:eastAsiaTheme="minorEastAsia"/>
              <w:noProof/>
            </w:rPr>
          </w:pPr>
          <w:del w:id="2555" w:author="Sammartano, Marc (BIC USA)" w:date="2014-09-07T23:25:00Z">
            <w:r w:rsidRPr="00715E24" w:rsidDel="00715E24">
              <w:rPr>
                <w:noProof/>
              </w:rPr>
              <w:delText>Gr.scale x_factor, y_factor</w:delText>
            </w:r>
            <w:r w:rsidDel="00715E24">
              <w:rPr>
                <w:noProof/>
                <w:webHidden/>
              </w:rPr>
              <w:tab/>
            </w:r>
            <w:r w:rsidR="00E22768" w:rsidDel="00715E24">
              <w:rPr>
                <w:noProof/>
                <w:webHidden/>
              </w:rPr>
              <w:delText>116</w:delText>
            </w:r>
          </w:del>
        </w:p>
        <w:p w:rsidR="003D4F8C" w:rsidDel="00715E24" w:rsidRDefault="003D4F8C">
          <w:pPr>
            <w:pStyle w:val="TOC3"/>
            <w:rPr>
              <w:del w:id="2556" w:author="Sammartano, Marc (BIC USA)" w:date="2014-09-07T23:25:00Z"/>
              <w:rFonts w:eastAsiaTheme="minorEastAsia"/>
              <w:noProof/>
            </w:rPr>
          </w:pPr>
          <w:del w:id="2557" w:author="Sammartano, Marc (BIC USA)" w:date="2014-09-07T23:25:00Z">
            <w:r w:rsidRPr="00715E24" w:rsidDel="00715E24">
              <w:rPr>
                <w:noProof/>
              </w:rPr>
              <w:delText>Gr.cls</w:delText>
            </w:r>
            <w:r w:rsidDel="00715E24">
              <w:rPr>
                <w:noProof/>
                <w:webHidden/>
              </w:rPr>
              <w:tab/>
            </w:r>
            <w:r w:rsidR="00E22768" w:rsidDel="00715E24">
              <w:rPr>
                <w:noProof/>
                <w:webHidden/>
              </w:rPr>
              <w:delText>116</w:delText>
            </w:r>
          </w:del>
        </w:p>
        <w:p w:rsidR="003D4F8C" w:rsidDel="00715E24" w:rsidRDefault="003D4F8C">
          <w:pPr>
            <w:pStyle w:val="TOC3"/>
            <w:rPr>
              <w:del w:id="2558" w:author="Sammartano, Marc (BIC USA)" w:date="2014-09-07T23:25:00Z"/>
              <w:rFonts w:eastAsiaTheme="minorEastAsia"/>
              <w:noProof/>
            </w:rPr>
          </w:pPr>
          <w:del w:id="2559" w:author="Sammartano, Marc (BIC USA)" w:date="2014-09-07T23:25:00Z">
            <w:r w:rsidRPr="00715E24" w:rsidDel="00715E24">
              <w:rPr>
                <w:noProof/>
              </w:rPr>
              <w:delText>Gr.close</w:delText>
            </w:r>
            <w:r w:rsidDel="00715E24">
              <w:rPr>
                <w:noProof/>
                <w:webHidden/>
              </w:rPr>
              <w:tab/>
            </w:r>
            <w:r w:rsidR="00E22768" w:rsidDel="00715E24">
              <w:rPr>
                <w:noProof/>
                <w:webHidden/>
              </w:rPr>
              <w:delText>116</w:delText>
            </w:r>
          </w:del>
        </w:p>
        <w:p w:rsidR="003D4F8C" w:rsidDel="00715E24" w:rsidRDefault="003D4F8C">
          <w:pPr>
            <w:pStyle w:val="TOC3"/>
            <w:rPr>
              <w:del w:id="2560" w:author="Sammartano, Marc (BIC USA)" w:date="2014-09-07T23:25:00Z"/>
              <w:rFonts w:eastAsiaTheme="minorEastAsia"/>
              <w:noProof/>
            </w:rPr>
          </w:pPr>
          <w:del w:id="2561" w:author="Sammartano, Marc (BIC USA)" w:date="2014-09-07T23:25:00Z">
            <w:r w:rsidRPr="00715E24" w:rsidDel="00715E24">
              <w:rPr>
                <w:noProof/>
              </w:rPr>
              <w:delText>Gr.front  flag</w:delText>
            </w:r>
            <w:r w:rsidDel="00715E24">
              <w:rPr>
                <w:noProof/>
                <w:webHidden/>
              </w:rPr>
              <w:tab/>
            </w:r>
            <w:r w:rsidR="00E22768" w:rsidDel="00715E24">
              <w:rPr>
                <w:noProof/>
                <w:webHidden/>
              </w:rPr>
              <w:delText>116</w:delText>
            </w:r>
          </w:del>
        </w:p>
        <w:p w:rsidR="003D4F8C" w:rsidDel="00715E24" w:rsidRDefault="003D4F8C">
          <w:pPr>
            <w:pStyle w:val="TOC3"/>
            <w:rPr>
              <w:del w:id="2562" w:author="Sammartano, Marc (BIC USA)" w:date="2014-09-07T23:25:00Z"/>
              <w:rFonts w:eastAsiaTheme="minorEastAsia"/>
              <w:noProof/>
            </w:rPr>
          </w:pPr>
          <w:del w:id="2563" w:author="Sammartano, Marc (BIC USA)" w:date="2014-09-07T23:25:00Z">
            <w:r w:rsidRPr="00715E24" w:rsidDel="00715E24">
              <w:rPr>
                <w:noProof/>
              </w:rPr>
              <w:delText>Gr.brightness &lt;nexp&gt;</w:delText>
            </w:r>
            <w:r w:rsidDel="00715E24">
              <w:rPr>
                <w:noProof/>
                <w:webHidden/>
              </w:rPr>
              <w:tab/>
            </w:r>
            <w:r w:rsidR="00E22768" w:rsidDel="00715E24">
              <w:rPr>
                <w:noProof/>
                <w:webHidden/>
              </w:rPr>
              <w:delText>117</w:delText>
            </w:r>
          </w:del>
        </w:p>
        <w:p w:rsidR="003D4F8C" w:rsidDel="00715E24" w:rsidRDefault="003D4F8C">
          <w:pPr>
            <w:pStyle w:val="TOC2"/>
            <w:rPr>
              <w:del w:id="2564" w:author="Sammartano, Marc (BIC USA)" w:date="2014-09-07T23:25:00Z"/>
              <w:rFonts w:eastAsiaTheme="minorEastAsia"/>
              <w:noProof/>
            </w:rPr>
          </w:pPr>
          <w:del w:id="2565" w:author="Sammartano, Marc (BIC USA)" w:date="2014-09-07T23:25:00Z">
            <w:r w:rsidRPr="00715E24" w:rsidDel="00715E24">
              <w:rPr>
                <w:noProof/>
              </w:rPr>
              <w:delText>Graphical Object Creation Commands</w:delText>
            </w:r>
            <w:r w:rsidDel="00715E24">
              <w:rPr>
                <w:noProof/>
                <w:webHidden/>
              </w:rPr>
              <w:tab/>
            </w:r>
            <w:r w:rsidR="00E22768" w:rsidDel="00715E24">
              <w:rPr>
                <w:noProof/>
                <w:webHidden/>
              </w:rPr>
              <w:delText>117</w:delText>
            </w:r>
          </w:del>
        </w:p>
        <w:p w:rsidR="003D4F8C" w:rsidDel="00715E24" w:rsidRDefault="003D4F8C">
          <w:pPr>
            <w:pStyle w:val="TOC3"/>
            <w:rPr>
              <w:del w:id="2566" w:author="Sammartano, Marc (BIC USA)" w:date="2014-09-07T23:25:00Z"/>
              <w:rFonts w:eastAsiaTheme="minorEastAsia"/>
              <w:noProof/>
            </w:rPr>
          </w:pPr>
          <w:del w:id="2567" w:author="Sammartano, Marc (BIC USA)" w:date="2014-09-07T23:25:00Z">
            <w:r w:rsidRPr="00715E24" w:rsidDel="00715E24">
              <w:rPr>
                <w:noProof/>
              </w:rPr>
              <w:delText>Gr.point &lt;object_number_nvar&gt;, x, y</w:delText>
            </w:r>
            <w:r w:rsidDel="00715E24">
              <w:rPr>
                <w:noProof/>
                <w:webHidden/>
              </w:rPr>
              <w:tab/>
            </w:r>
            <w:r w:rsidR="00E22768" w:rsidDel="00715E24">
              <w:rPr>
                <w:noProof/>
                <w:webHidden/>
              </w:rPr>
              <w:delText>117</w:delText>
            </w:r>
          </w:del>
        </w:p>
        <w:p w:rsidR="003D4F8C" w:rsidDel="00715E24" w:rsidRDefault="003D4F8C">
          <w:pPr>
            <w:pStyle w:val="TOC3"/>
            <w:rPr>
              <w:del w:id="2568" w:author="Sammartano, Marc (BIC USA)" w:date="2014-09-07T23:25:00Z"/>
              <w:rFonts w:eastAsiaTheme="minorEastAsia"/>
              <w:noProof/>
            </w:rPr>
          </w:pPr>
          <w:del w:id="2569" w:author="Sammartano, Marc (BIC USA)" w:date="2014-09-07T23:25:00Z">
            <w:r w:rsidRPr="00715E24" w:rsidDel="00715E24">
              <w:rPr>
                <w:noProof/>
              </w:rPr>
              <w:delText>Gr.line &lt;object_number_nvar&gt;, x1, y1, x2, y2</w:delText>
            </w:r>
            <w:r w:rsidDel="00715E24">
              <w:rPr>
                <w:noProof/>
                <w:webHidden/>
              </w:rPr>
              <w:tab/>
            </w:r>
            <w:r w:rsidR="00E22768" w:rsidDel="00715E24">
              <w:rPr>
                <w:noProof/>
                <w:webHidden/>
              </w:rPr>
              <w:delText>117</w:delText>
            </w:r>
          </w:del>
        </w:p>
        <w:p w:rsidR="003D4F8C" w:rsidDel="00715E24" w:rsidRDefault="003D4F8C">
          <w:pPr>
            <w:pStyle w:val="TOC3"/>
            <w:rPr>
              <w:del w:id="2570" w:author="Sammartano, Marc (BIC USA)" w:date="2014-09-07T23:25:00Z"/>
              <w:rFonts w:eastAsiaTheme="minorEastAsia"/>
              <w:noProof/>
            </w:rPr>
          </w:pPr>
          <w:del w:id="2571" w:author="Sammartano, Marc (BIC USA)" w:date="2014-09-07T23:25:00Z">
            <w:r w:rsidRPr="00715E24" w:rsidDel="00715E24">
              <w:rPr>
                <w:noProof/>
              </w:rPr>
              <w:delText>Gr.rect &lt;object_number_nvar&gt;, left, top, right, bottom</w:delText>
            </w:r>
            <w:r w:rsidDel="00715E24">
              <w:rPr>
                <w:noProof/>
                <w:webHidden/>
              </w:rPr>
              <w:tab/>
            </w:r>
            <w:r w:rsidR="00E22768" w:rsidDel="00715E24">
              <w:rPr>
                <w:noProof/>
                <w:webHidden/>
              </w:rPr>
              <w:delText>117</w:delText>
            </w:r>
          </w:del>
        </w:p>
        <w:p w:rsidR="003D4F8C" w:rsidDel="00715E24" w:rsidRDefault="003D4F8C">
          <w:pPr>
            <w:pStyle w:val="TOC3"/>
            <w:rPr>
              <w:del w:id="2572" w:author="Sammartano, Marc (BIC USA)" w:date="2014-09-07T23:25:00Z"/>
              <w:rFonts w:eastAsiaTheme="minorEastAsia"/>
              <w:noProof/>
            </w:rPr>
          </w:pPr>
          <w:del w:id="2573" w:author="Sammartano, Marc (BIC USA)" w:date="2014-09-07T23:25:00Z">
            <w:r w:rsidRPr="00715E24" w:rsidDel="00715E24">
              <w:rPr>
                <w:noProof/>
              </w:rPr>
              <w:delText>Gr.oval &lt;object_number_nvar&gt;, left, top, right, bottom</w:delText>
            </w:r>
            <w:r w:rsidDel="00715E24">
              <w:rPr>
                <w:noProof/>
                <w:webHidden/>
              </w:rPr>
              <w:tab/>
            </w:r>
            <w:r w:rsidR="00E22768" w:rsidDel="00715E24">
              <w:rPr>
                <w:noProof/>
                <w:webHidden/>
              </w:rPr>
              <w:delText>118</w:delText>
            </w:r>
          </w:del>
        </w:p>
        <w:p w:rsidR="003D4F8C" w:rsidDel="00715E24" w:rsidRDefault="003D4F8C">
          <w:pPr>
            <w:pStyle w:val="TOC3"/>
            <w:rPr>
              <w:del w:id="2574" w:author="Sammartano, Marc (BIC USA)" w:date="2014-09-07T23:25:00Z"/>
              <w:rFonts w:eastAsiaTheme="minorEastAsia"/>
              <w:noProof/>
            </w:rPr>
          </w:pPr>
          <w:del w:id="2575" w:author="Sammartano, Marc (BIC USA)" w:date="2014-09-07T23:25:00Z">
            <w:r w:rsidRPr="00715E24" w:rsidDel="00715E24">
              <w:rPr>
                <w:noProof/>
              </w:rPr>
              <w:delText>Gr.arc &lt;object_number_nvar&gt;, left, top, right, bottom, start_angle, sweep_angle, fill_mode</w:delText>
            </w:r>
            <w:r w:rsidDel="00715E24">
              <w:rPr>
                <w:noProof/>
                <w:webHidden/>
              </w:rPr>
              <w:tab/>
            </w:r>
            <w:r w:rsidR="00E22768" w:rsidDel="00715E24">
              <w:rPr>
                <w:noProof/>
                <w:webHidden/>
              </w:rPr>
              <w:delText>118</w:delText>
            </w:r>
          </w:del>
        </w:p>
        <w:p w:rsidR="003D4F8C" w:rsidDel="00715E24" w:rsidRDefault="003D4F8C">
          <w:pPr>
            <w:pStyle w:val="TOC3"/>
            <w:rPr>
              <w:del w:id="2576" w:author="Sammartano, Marc (BIC USA)" w:date="2014-09-07T23:25:00Z"/>
              <w:rFonts w:eastAsiaTheme="minorEastAsia"/>
              <w:noProof/>
            </w:rPr>
          </w:pPr>
          <w:del w:id="2577" w:author="Sammartano, Marc (BIC USA)" w:date="2014-09-07T23:25:00Z">
            <w:r w:rsidRPr="00715E24" w:rsidDel="00715E24">
              <w:rPr>
                <w:noProof/>
              </w:rPr>
              <w:delText>Gr.circle &lt;object_number_nvar&gt;, x, y, radius</w:delText>
            </w:r>
            <w:r w:rsidDel="00715E24">
              <w:rPr>
                <w:noProof/>
                <w:webHidden/>
              </w:rPr>
              <w:tab/>
            </w:r>
            <w:r w:rsidR="00E22768" w:rsidDel="00715E24">
              <w:rPr>
                <w:noProof/>
                <w:webHidden/>
              </w:rPr>
              <w:delText>118</w:delText>
            </w:r>
          </w:del>
        </w:p>
        <w:p w:rsidR="003D4F8C" w:rsidDel="00715E24" w:rsidRDefault="003D4F8C">
          <w:pPr>
            <w:pStyle w:val="TOC3"/>
            <w:rPr>
              <w:del w:id="2578" w:author="Sammartano, Marc (BIC USA)" w:date="2014-09-07T23:25:00Z"/>
              <w:rFonts w:eastAsiaTheme="minorEastAsia"/>
              <w:noProof/>
            </w:rPr>
          </w:pPr>
          <w:del w:id="2579" w:author="Sammartano, Marc (BIC USA)" w:date="2014-09-07T23:25:00Z">
            <w:r w:rsidRPr="00715E24" w:rsidDel="00715E24">
              <w:rPr>
                <w:noProof/>
              </w:rPr>
              <w:delText>Gr.set.pixels &lt;object_number_nvar&gt;, pixels[{&lt;start&gt;,&lt;length&gt;}] {,x,y}</w:delText>
            </w:r>
            <w:r w:rsidDel="00715E24">
              <w:rPr>
                <w:noProof/>
                <w:webHidden/>
              </w:rPr>
              <w:tab/>
            </w:r>
            <w:r w:rsidR="00E22768" w:rsidDel="00715E24">
              <w:rPr>
                <w:noProof/>
                <w:webHidden/>
              </w:rPr>
              <w:delText>118</w:delText>
            </w:r>
          </w:del>
        </w:p>
        <w:p w:rsidR="003D4F8C" w:rsidDel="00715E24" w:rsidRDefault="003D4F8C">
          <w:pPr>
            <w:pStyle w:val="TOC3"/>
            <w:rPr>
              <w:del w:id="2580" w:author="Sammartano, Marc (BIC USA)" w:date="2014-09-07T23:25:00Z"/>
              <w:rFonts w:eastAsiaTheme="minorEastAsia"/>
              <w:noProof/>
            </w:rPr>
          </w:pPr>
          <w:del w:id="2581" w:author="Sammartano, Marc (BIC USA)" w:date="2014-09-07T23:25:00Z">
            <w:r w:rsidRPr="00715E24" w:rsidDel="00715E24">
              <w:rPr>
                <w:noProof/>
              </w:rPr>
              <w:delText>Gr.poly &lt;object_number_nvar&gt;, list_pointer {,x, y}</w:delText>
            </w:r>
            <w:r w:rsidDel="00715E24">
              <w:rPr>
                <w:noProof/>
                <w:webHidden/>
              </w:rPr>
              <w:tab/>
            </w:r>
            <w:r w:rsidR="00E22768" w:rsidDel="00715E24">
              <w:rPr>
                <w:noProof/>
                <w:webHidden/>
              </w:rPr>
              <w:delText>119</w:delText>
            </w:r>
          </w:del>
        </w:p>
        <w:p w:rsidR="003D4F8C" w:rsidDel="00715E24" w:rsidRDefault="003D4F8C">
          <w:pPr>
            <w:pStyle w:val="TOC2"/>
            <w:rPr>
              <w:del w:id="2582" w:author="Sammartano, Marc (BIC USA)" w:date="2014-09-07T23:25:00Z"/>
              <w:rFonts w:eastAsiaTheme="minorEastAsia"/>
              <w:noProof/>
            </w:rPr>
          </w:pPr>
          <w:del w:id="2583" w:author="Sammartano, Marc (BIC USA)" w:date="2014-09-07T23:25:00Z">
            <w:r w:rsidRPr="00715E24" w:rsidDel="00715E24">
              <w:rPr>
                <w:noProof/>
              </w:rPr>
              <w:delText>Hide and Show Commands</w:delText>
            </w:r>
            <w:r w:rsidDel="00715E24">
              <w:rPr>
                <w:noProof/>
                <w:webHidden/>
              </w:rPr>
              <w:tab/>
            </w:r>
            <w:r w:rsidR="00E22768" w:rsidDel="00715E24">
              <w:rPr>
                <w:noProof/>
                <w:webHidden/>
              </w:rPr>
              <w:delText>119</w:delText>
            </w:r>
          </w:del>
        </w:p>
        <w:p w:rsidR="003D4F8C" w:rsidDel="00715E24" w:rsidRDefault="003D4F8C">
          <w:pPr>
            <w:pStyle w:val="TOC3"/>
            <w:rPr>
              <w:del w:id="2584" w:author="Sammartano, Marc (BIC USA)" w:date="2014-09-07T23:25:00Z"/>
              <w:rFonts w:eastAsiaTheme="minorEastAsia"/>
              <w:noProof/>
            </w:rPr>
          </w:pPr>
          <w:del w:id="2585" w:author="Sammartano, Marc (BIC USA)" w:date="2014-09-07T23:25:00Z">
            <w:r w:rsidRPr="00715E24" w:rsidDel="00715E24">
              <w:rPr>
                <w:noProof/>
              </w:rPr>
              <w:delText>Gr.hide &lt;object_number_nvar&gt;</w:delText>
            </w:r>
            <w:r w:rsidDel="00715E24">
              <w:rPr>
                <w:noProof/>
                <w:webHidden/>
              </w:rPr>
              <w:tab/>
            </w:r>
            <w:r w:rsidR="00E22768" w:rsidDel="00715E24">
              <w:rPr>
                <w:noProof/>
                <w:webHidden/>
              </w:rPr>
              <w:delText>119</w:delText>
            </w:r>
          </w:del>
        </w:p>
        <w:p w:rsidR="003D4F8C" w:rsidDel="00715E24" w:rsidRDefault="003D4F8C">
          <w:pPr>
            <w:pStyle w:val="TOC3"/>
            <w:rPr>
              <w:del w:id="2586" w:author="Sammartano, Marc (BIC USA)" w:date="2014-09-07T23:25:00Z"/>
              <w:rFonts w:eastAsiaTheme="minorEastAsia"/>
              <w:noProof/>
            </w:rPr>
          </w:pPr>
          <w:del w:id="2587" w:author="Sammartano, Marc (BIC USA)" w:date="2014-09-07T23:25:00Z">
            <w:r w:rsidRPr="00715E24" w:rsidDel="00715E24">
              <w:rPr>
                <w:noProof/>
              </w:rPr>
              <w:delText>Gr.show &lt;object_number_nvar&gt;</w:delText>
            </w:r>
            <w:r w:rsidDel="00715E24">
              <w:rPr>
                <w:noProof/>
                <w:webHidden/>
              </w:rPr>
              <w:tab/>
            </w:r>
            <w:r w:rsidR="00E22768" w:rsidDel="00715E24">
              <w:rPr>
                <w:noProof/>
                <w:webHidden/>
              </w:rPr>
              <w:delText>119</w:delText>
            </w:r>
          </w:del>
        </w:p>
        <w:p w:rsidR="003D4F8C" w:rsidDel="00715E24" w:rsidRDefault="003D4F8C">
          <w:pPr>
            <w:pStyle w:val="TOC2"/>
            <w:rPr>
              <w:del w:id="2588" w:author="Sammartano, Marc (BIC USA)" w:date="2014-09-07T23:25:00Z"/>
              <w:rFonts w:eastAsiaTheme="minorEastAsia"/>
              <w:noProof/>
            </w:rPr>
          </w:pPr>
          <w:del w:id="2589" w:author="Sammartano, Marc (BIC USA)" w:date="2014-09-07T23:25:00Z">
            <w:r w:rsidRPr="00715E24" w:rsidDel="00715E24">
              <w:rPr>
                <w:noProof/>
              </w:rPr>
              <w:delText>Touch Query Commands</w:delText>
            </w:r>
            <w:r w:rsidDel="00715E24">
              <w:rPr>
                <w:noProof/>
                <w:webHidden/>
              </w:rPr>
              <w:tab/>
            </w:r>
            <w:r w:rsidR="00E22768" w:rsidDel="00715E24">
              <w:rPr>
                <w:noProof/>
                <w:webHidden/>
              </w:rPr>
              <w:delText>119</w:delText>
            </w:r>
          </w:del>
        </w:p>
        <w:p w:rsidR="003D4F8C" w:rsidDel="00715E24" w:rsidRDefault="003D4F8C">
          <w:pPr>
            <w:pStyle w:val="TOC3"/>
            <w:rPr>
              <w:del w:id="2590" w:author="Sammartano, Marc (BIC USA)" w:date="2014-09-07T23:25:00Z"/>
              <w:rFonts w:eastAsiaTheme="minorEastAsia"/>
              <w:noProof/>
            </w:rPr>
          </w:pPr>
          <w:del w:id="2591" w:author="Sammartano, Marc (BIC USA)" w:date="2014-09-07T23:25:00Z">
            <w:r w:rsidRPr="00715E24" w:rsidDel="00715E24">
              <w:rPr>
                <w:noProof/>
              </w:rPr>
              <w:delText>Gr.touch touched, x, y</w:delText>
            </w:r>
            <w:r w:rsidDel="00715E24">
              <w:rPr>
                <w:noProof/>
                <w:webHidden/>
              </w:rPr>
              <w:tab/>
            </w:r>
            <w:r w:rsidR="00E22768" w:rsidDel="00715E24">
              <w:rPr>
                <w:noProof/>
                <w:webHidden/>
              </w:rPr>
              <w:delText>120</w:delText>
            </w:r>
          </w:del>
        </w:p>
        <w:p w:rsidR="003D4F8C" w:rsidDel="00715E24" w:rsidRDefault="003D4F8C">
          <w:pPr>
            <w:pStyle w:val="TOC3"/>
            <w:rPr>
              <w:del w:id="2592" w:author="Sammartano, Marc (BIC USA)" w:date="2014-09-07T23:25:00Z"/>
              <w:rFonts w:eastAsiaTheme="minorEastAsia"/>
              <w:noProof/>
            </w:rPr>
          </w:pPr>
          <w:del w:id="2593" w:author="Sammartano, Marc (BIC USA)" w:date="2014-09-07T23:25:00Z">
            <w:r w:rsidRPr="00715E24" w:rsidDel="00715E24">
              <w:rPr>
                <w:noProof/>
              </w:rPr>
              <w:delText>Gr.bounded.touch touched, left, top, right, bottom</w:delText>
            </w:r>
            <w:r w:rsidDel="00715E24">
              <w:rPr>
                <w:noProof/>
                <w:webHidden/>
              </w:rPr>
              <w:tab/>
            </w:r>
            <w:r w:rsidR="00E22768" w:rsidDel="00715E24">
              <w:rPr>
                <w:noProof/>
                <w:webHidden/>
              </w:rPr>
              <w:delText>120</w:delText>
            </w:r>
          </w:del>
        </w:p>
        <w:p w:rsidR="003D4F8C" w:rsidDel="00715E24" w:rsidRDefault="003D4F8C">
          <w:pPr>
            <w:pStyle w:val="TOC3"/>
            <w:rPr>
              <w:del w:id="2594" w:author="Sammartano, Marc (BIC USA)" w:date="2014-09-07T23:25:00Z"/>
              <w:rFonts w:eastAsiaTheme="minorEastAsia"/>
              <w:noProof/>
            </w:rPr>
          </w:pPr>
          <w:del w:id="2595" w:author="Sammartano, Marc (BIC USA)" w:date="2014-09-07T23:25:00Z">
            <w:r w:rsidRPr="00715E24" w:rsidDel="00715E24">
              <w:rPr>
                <w:noProof/>
              </w:rPr>
              <w:delText>Gr.touch2 touched, x, y</w:delText>
            </w:r>
            <w:r w:rsidDel="00715E24">
              <w:rPr>
                <w:noProof/>
                <w:webHidden/>
              </w:rPr>
              <w:tab/>
            </w:r>
            <w:r w:rsidR="00E22768" w:rsidDel="00715E24">
              <w:rPr>
                <w:noProof/>
                <w:webHidden/>
              </w:rPr>
              <w:delText>121</w:delText>
            </w:r>
          </w:del>
        </w:p>
        <w:p w:rsidR="003D4F8C" w:rsidDel="00715E24" w:rsidRDefault="003D4F8C">
          <w:pPr>
            <w:pStyle w:val="TOC3"/>
            <w:rPr>
              <w:del w:id="2596" w:author="Sammartano, Marc (BIC USA)" w:date="2014-09-07T23:25:00Z"/>
              <w:rFonts w:eastAsiaTheme="minorEastAsia"/>
              <w:noProof/>
            </w:rPr>
          </w:pPr>
          <w:del w:id="2597" w:author="Sammartano, Marc (BIC USA)" w:date="2014-09-07T23:25:00Z">
            <w:r w:rsidRPr="00715E24" w:rsidDel="00715E24">
              <w:rPr>
                <w:noProof/>
              </w:rPr>
              <w:delText>Gr.bounded.touch2 touched, left, top, right, bottom</w:delText>
            </w:r>
            <w:r w:rsidDel="00715E24">
              <w:rPr>
                <w:noProof/>
                <w:webHidden/>
              </w:rPr>
              <w:tab/>
            </w:r>
            <w:r w:rsidR="00E22768" w:rsidDel="00715E24">
              <w:rPr>
                <w:noProof/>
                <w:webHidden/>
              </w:rPr>
              <w:delText>121</w:delText>
            </w:r>
          </w:del>
        </w:p>
        <w:p w:rsidR="003D4F8C" w:rsidDel="00715E24" w:rsidRDefault="003D4F8C">
          <w:pPr>
            <w:pStyle w:val="TOC3"/>
            <w:rPr>
              <w:del w:id="2598" w:author="Sammartano, Marc (BIC USA)" w:date="2014-09-07T23:25:00Z"/>
              <w:rFonts w:eastAsiaTheme="minorEastAsia"/>
              <w:noProof/>
            </w:rPr>
          </w:pPr>
          <w:del w:id="2599" w:author="Sammartano, Marc (BIC USA)" w:date="2014-09-07T23:25:00Z">
            <w:r w:rsidRPr="00715E24" w:rsidDel="00715E24">
              <w:rPr>
                <w:noProof/>
              </w:rPr>
              <w:delText>OnGRTouch:</w:delText>
            </w:r>
            <w:r w:rsidDel="00715E24">
              <w:rPr>
                <w:noProof/>
                <w:webHidden/>
              </w:rPr>
              <w:tab/>
            </w:r>
            <w:r w:rsidR="00E22768" w:rsidDel="00715E24">
              <w:rPr>
                <w:noProof/>
                <w:webHidden/>
              </w:rPr>
              <w:delText>121</w:delText>
            </w:r>
          </w:del>
        </w:p>
        <w:p w:rsidR="003D4F8C" w:rsidDel="00715E24" w:rsidRDefault="003D4F8C">
          <w:pPr>
            <w:pStyle w:val="TOC3"/>
            <w:rPr>
              <w:del w:id="2600" w:author="Sammartano, Marc (BIC USA)" w:date="2014-09-07T23:25:00Z"/>
              <w:rFonts w:eastAsiaTheme="minorEastAsia"/>
              <w:noProof/>
            </w:rPr>
          </w:pPr>
          <w:del w:id="2601" w:author="Sammartano, Marc (BIC USA)" w:date="2014-09-07T23:25:00Z">
            <w:r w:rsidRPr="00715E24" w:rsidDel="00715E24">
              <w:rPr>
                <w:noProof/>
              </w:rPr>
              <w:delText>Gr.onGRTouch.resume</w:delText>
            </w:r>
            <w:r w:rsidDel="00715E24">
              <w:rPr>
                <w:noProof/>
                <w:webHidden/>
              </w:rPr>
              <w:tab/>
            </w:r>
            <w:r w:rsidR="00E22768" w:rsidDel="00715E24">
              <w:rPr>
                <w:noProof/>
                <w:webHidden/>
              </w:rPr>
              <w:delText>121</w:delText>
            </w:r>
          </w:del>
        </w:p>
        <w:p w:rsidR="003D4F8C" w:rsidDel="00715E24" w:rsidRDefault="003D4F8C">
          <w:pPr>
            <w:pStyle w:val="TOC2"/>
            <w:rPr>
              <w:del w:id="2602" w:author="Sammartano, Marc (BIC USA)" w:date="2014-09-07T23:25:00Z"/>
              <w:rFonts w:eastAsiaTheme="minorEastAsia"/>
              <w:noProof/>
            </w:rPr>
          </w:pPr>
          <w:del w:id="2603" w:author="Sammartano, Marc (BIC USA)" w:date="2014-09-07T23:25:00Z">
            <w:r w:rsidRPr="00715E24" w:rsidDel="00715E24">
              <w:rPr>
                <w:noProof/>
              </w:rPr>
              <w:delText>Text Commands</w:delText>
            </w:r>
            <w:r w:rsidDel="00715E24">
              <w:rPr>
                <w:noProof/>
                <w:webHidden/>
              </w:rPr>
              <w:tab/>
            </w:r>
            <w:r w:rsidR="00E22768" w:rsidDel="00715E24">
              <w:rPr>
                <w:noProof/>
                <w:webHidden/>
              </w:rPr>
              <w:delText>121</w:delText>
            </w:r>
          </w:del>
        </w:p>
        <w:p w:rsidR="003D4F8C" w:rsidDel="00715E24" w:rsidRDefault="003D4F8C">
          <w:pPr>
            <w:pStyle w:val="TOC3"/>
            <w:rPr>
              <w:del w:id="2604" w:author="Sammartano, Marc (BIC USA)" w:date="2014-09-07T23:25:00Z"/>
              <w:rFonts w:eastAsiaTheme="minorEastAsia"/>
              <w:noProof/>
            </w:rPr>
          </w:pPr>
          <w:del w:id="2605" w:author="Sammartano, Marc (BIC USA)" w:date="2014-09-07T23:25:00Z">
            <w:r w:rsidRPr="00715E24" w:rsidDel="00715E24">
              <w:rPr>
                <w:noProof/>
              </w:rPr>
              <w:delText>Gr.text.align type</w:delText>
            </w:r>
            <w:r w:rsidDel="00715E24">
              <w:rPr>
                <w:noProof/>
                <w:webHidden/>
              </w:rPr>
              <w:tab/>
            </w:r>
            <w:r w:rsidR="00E22768" w:rsidDel="00715E24">
              <w:rPr>
                <w:noProof/>
                <w:webHidden/>
              </w:rPr>
              <w:delText>121</w:delText>
            </w:r>
          </w:del>
        </w:p>
        <w:p w:rsidR="003D4F8C" w:rsidDel="00715E24" w:rsidRDefault="003D4F8C">
          <w:pPr>
            <w:pStyle w:val="TOC3"/>
            <w:rPr>
              <w:del w:id="2606" w:author="Sammartano, Marc (BIC USA)" w:date="2014-09-07T23:25:00Z"/>
              <w:rFonts w:eastAsiaTheme="minorEastAsia"/>
              <w:noProof/>
            </w:rPr>
          </w:pPr>
          <w:del w:id="2607" w:author="Sammartano, Marc (BIC USA)" w:date="2014-09-07T23:25:00Z">
            <w:r w:rsidRPr="00715E24" w:rsidDel="00715E24">
              <w:rPr>
                <w:noProof/>
              </w:rPr>
              <w:delText>Gr.text.size &lt;nexp&gt;</w:delText>
            </w:r>
            <w:r w:rsidDel="00715E24">
              <w:rPr>
                <w:noProof/>
                <w:webHidden/>
              </w:rPr>
              <w:tab/>
            </w:r>
            <w:r w:rsidR="00E22768" w:rsidDel="00715E24">
              <w:rPr>
                <w:noProof/>
                <w:webHidden/>
              </w:rPr>
              <w:delText>121</w:delText>
            </w:r>
          </w:del>
        </w:p>
        <w:p w:rsidR="003D4F8C" w:rsidDel="00715E24" w:rsidRDefault="003D4F8C">
          <w:pPr>
            <w:pStyle w:val="TOC3"/>
            <w:rPr>
              <w:del w:id="2608" w:author="Sammartano, Marc (BIC USA)" w:date="2014-09-07T23:25:00Z"/>
              <w:rFonts w:eastAsiaTheme="minorEastAsia"/>
              <w:noProof/>
            </w:rPr>
          </w:pPr>
          <w:del w:id="2609" w:author="Sammartano, Marc (BIC USA)" w:date="2014-09-07T23:25:00Z">
            <w:r w:rsidRPr="00715E24" w:rsidDel="00715E24">
              <w:rPr>
                <w:noProof/>
              </w:rPr>
              <w:lastRenderedPageBreak/>
              <w:delText>Gr.text.width &lt;nvar&gt;, &lt;sexp&gt;</w:delText>
            </w:r>
            <w:r w:rsidDel="00715E24">
              <w:rPr>
                <w:noProof/>
                <w:webHidden/>
              </w:rPr>
              <w:tab/>
            </w:r>
            <w:r w:rsidR="00E22768" w:rsidDel="00715E24">
              <w:rPr>
                <w:noProof/>
                <w:webHidden/>
              </w:rPr>
              <w:delText>121</w:delText>
            </w:r>
          </w:del>
        </w:p>
        <w:p w:rsidR="003D4F8C" w:rsidDel="00715E24" w:rsidRDefault="003D4F8C">
          <w:pPr>
            <w:pStyle w:val="TOC3"/>
            <w:rPr>
              <w:del w:id="2610" w:author="Sammartano, Marc (BIC USA)" w:date="2014-09-07T23:25:00Z"/>
              <w:rFonts w:eastAsiaTheme="minorEastAsia"/>
              <w:noProof/>
            </w:rPr>
          </w:pPr>
          <w:del w:id="2611" w:author="Sammartano, Marc (BIC USA)" w:date="2014-09-07T23:25:00Z">
            <w:r w:rsidRPr="00715E24" w:rsidDel="00715E24">
              <w:rPr>
                <w:noProof/>
              </w:rPr>
              <w:delText>Gr.get.textbounds &lt;sexp&gt;, left, top, right, bottom</w:delText>
            </w:r>
            <w:r w:rsidDel="00715E24">
              <w:rPr>
                <w:noProof/>
                <w:webHidden/>
              </w:rPr>
              <w:tab/>
            </w:r>
            <w:r w:rsidR="00E22768" w:rsidDel="00715E24">
              <w:rPr>
                <w:noProof/>
                <w:webHidden/>
              </w:rPr>
              <w:delText>121</w:delText>
            </w:r>
          </w:del>
        </w:p>
        <w:p w:rsidR="003D4F8C" w:rsidDel="00715E24" w:rsidRDefault="003D4F8C">
          <w:pPr>
            <w:pStyle w:val="TOC3"/>
            <w:rPr>
              <w:del w:id="2612" w:author="Sammartano, Marc (BIC USA)" w:date="2014-09-07T23:25:00Z"/>
              <w:rFonts w:eastAsiaTheme="minorEastAsia"/>
              <w:noProof/>
            </w:rPr>
          </w:pPr>
          <w:del w:id="2613" w:author="Sammartano, Marc (BIC USA)" w:date="2014-09-07T23:25:00Z">
            <w:r w:rsidRPr="00715E24" w:rsidDel="00715E24">
              <w:rPr>
                <w:noProof/>
              </w:rPr>
              <w:delText>Gr.text.typeface &lt;nexp&gt;</w:delText>
            </w:r>
            <w:r w:rsidDel="00715E24">
              <w:rPr>
                <w:noProof/>
                <w:webHidden/>
              </w:rPr>
              <w:tab/>
            </w:r>
            <w:r w:rsidR="00E22768" w:rsidDel="00715E24">
              <w:rPr>
                <w:noProof/>
                <w:webHidden/>
              </w:rPr>
              <w:delText>122</w:delText>
            </w:r>
          </w:del>
        </w:p>
        <w:p w:rsidR="003D4F8C" w:rsidDel="00715E24" w:rsidRDefault="003D4F8C">
          <w:pPr>
            <w:pStyle w:val="TOC3"/>
            <w:rPr>
              <w:del w:id="2614" w:author="Sammartano, Marc (BIC USA)" w:date="2014-09-07T23:25:00Z"/>
              <w:rFonts w:eastAsiaTheme="minorEastAsia"/>
              <w:noProof/>
            </w:rPr>
          </w:pPr>
          <w:del w:id="2615" w:author="Sammartano, Marc (BIC USA)" w:date="2014-09-07T23:25:00Z">
            <w:r w:rsidRPr="00715E24" w:rsidDel="00715E24">
              <w:rPr>
                <w:noProof/>
              </w:rPr>
              <w:delText>Gr.text.bold &lt;lexp&gt;</w:delText>
            </w:r>
            <w:r w:rsidDel="00715E24">
              <w:rPr>
                <w:noProof/>
                <w:webHidden/>
              </w:rPr>
              <w:tab/>
            </w:r>
            <w:r w:rsidR="00E22768" w:rsidDel="00715E24">
              <w:rPr>
                <w:noProof/>
                <w:webHidden/>
              </w:rPr>
              <w:delText>122</w:delText>
            </w:r>
          </w:del>
        </w:p>
        <w:p w:rsidR="003D4F8C" w:rsidDel="00715E24" w:rsidRDefault="003D4F8C">
          <w:pPr>
            <w:pStyle w:val="TOC3"/>
            <w:rPr>
              <w:del w:id="2616" w:author="Sammartano, Marc (BIC USA)" w:date="2014-09-07T23:25:00Z"/>
              <w:rFonts w:eastAsiaTheme="minorEastAsia"/>
              <w:noProof/>
            </w:rPr>
          </w:pPr>
          <w:del w:id="2617" w:author="Sammartano, Marc (BIC USA)" w:date="2014-09-07T23:25:00Z">
            <w:r w:rsidRPr="00715E24" w:rsidDel="00715E24">
              <w:rPr>
                <w:noProof/>
              </w:rPr>
              <w:delText>Gr.text.skew &lt;nexp&gt;</w:delText>
            </w:r>
            <w:r w:rsidDel="00715E24">
              <w:rPr>
                <w:noProof/>
                <w:webHidden/>
              </w:rPr>
              <w:tab/>
            </w:r>
            <w:r w:rsidR="00E22768" w:rsidDel="00715E24">
              <w:rPr>
                <w:noProof/>
                <w:webHidden/>
              </w:rPr>
              <w:delText>122</w:delText>
            </w:r>
          </w:del>
        </w:p>
        <w:p w:rsidR="003D4F8C" w:rsidDel="00715E24" w:rsidRDefault="003D4F8C">
          <w:pPr>
            <w:pStyle w:val="TOC3"/>
            <w:rPr>
              <w:del w:id="2618" w:author="Sammartano, Marc (BIC USA)" w:date="2014-09-07T23:25:00Z"/>
              <w:rFonts w:eastAsiaTheme="minorEastAsia"/>
              <w:noProof/>
            </w:rPr>
          </w:pPr>
          <w:del w:id="2619" w:author="Sammartano, Marc (BIC USA)" w:date="2014-09-07T23:25:00Z">
            <w:r w:rsidRPr="00715E24" w:rsidDel="00715E24">
              <w:rPr>
                <w:noProof/>
              </w:rPr>
              <w:delText>Gr.text.underline &lt;lexp&gt;</w:delText>
            </w:r>
            <w:r w:rsidDel="00715E24">
              <w:rPr>
                <w:noProof/>
                <w:webHidden/>
              </w:rPr>
              <w:tab/>
            </w:r>
            <w:r w:rsidR="00E22768" w:rsidDel="00715E24">
              <w:rPr>
                <w:noProof/>
                <w:webHidden/>
              </w:rPr>
              <w:delText>122</w:delText>
            </w:r>
          </w:del>
        </w:p>
        <w:p w:rsidR="003D4F8C" w:rsidDel="00715E24" w:rsidRDefault="003D4F8C">
          <w:pPr>
            <w:pStyle w:val="TOC3"/>
            <w:rPr>
              <w:del w:id="2620" w:author="Sammartano, Marc (BIC USA)" w:date="2014-09-07T23:25:00Z"/>
              <w:rFonts w:eastAsiaTheme="minorEastAsia"/>
              <w:noProof/>
            </w:rPr>
          </w:pPr>
          <w:del w:id="2621" w:author="Sammartano, Marc (BIC USA)" w:date="2014-09-07T23:25:00Z">
            <w:r w:rsidRPr="00715E24" w:rsidDel="00715E24">
              <w:rPr>
                <w:noProof/>
              </w:rPr>
              <w:delText>Gr.text.strike &lt;lexp&gt;</w:delText>
            </w:r>
            <w:r w:rsidDel="00715E24">
              <w:rPr>
                <w:noProof/>
                <w:webHidden/>
              </w:rPr>
              <w:tab/>
            </w:r>
            <w:r w:rsidR="00E22768" w:rsidDel="00715E24">
              <w:rPr>
                <w:noProof/>
                <w:webHidden/>
              </w:rPr>
              <w:delText>122</w:delText>
            </w:r>
          </w:del>
        </w:p>
        <w:p w:rsidR="003D4F8C" w:rsidDel="00715E24" w:rsidRDefault="003D4F8C">
          <w:pPr>
            <w:pStyle w:val="TOC3"/>
            <w:rPr>
              <w:del w:id="2622" w:author="Sammartano, Marc (BIC USA)" w:date="2014-09-07T23:25:00Z"/>
              <w:rFonts w:eastAsiaTheme="minorEastAsia"/>
              <w:noProof/>
            </w:rPr>
          </w:pPr>
          <w:del w:id="2623" w:author="Sammartano, Marc (BIC USA)" w:date="2014-09-07T23:25:00Z">
            <w:r w:rsidRPr="00715E24" w:rsidDel="00715E24">
              <w:rPr>
                <w:noProof/>
              </w:rPr>
              <w:delText>Gr.text.draw &lt;object_number_nvar&gt;, &lt;x_nexp&gt;, &lt;y_nexp&gt;, &lt;text_object_sexp&gt;</w:delText>
            </w:r>
            <w:r w:rsidDel="00715E24">
              <w:rPr>
                <w:noProof/>
                <w:webHidden/>
              </w:rPr>
              <w:tab/>
            </w:r>
            <w:r w:rsidR="00E22768" w:rsidDel="00715E24">
              <w:rPr>
                <w:noProof/>
                <w:webHidden/>
              </w:rPr>
              <w:delText>122</w:delText>
            </w:r>
          </w:del>
        </w:p>
        <w:p w:rsidR="003D4F8C" w:rsidDel="00715E24" w:rsidRDefault="003D4F8C">
          <w:pPr>
            <w:pStyle w:val="TOC2"/>
            <w:rPr>
              <w:del w:id="2624" w:author="Sammartano, Marc (BIC USA)" w:date="2014-09-07T23:25:00Z"/>
              <w:rFonts w:eastAsiaTheme="minorEastAsia"/>
              <w:noProof/>
            </w:rPr>
          </w:pPr>
          <w:del w:id="2625" w:author="Sammartano, Marc (BIC USA)" w:date="2014-09-07T23:25:00Z">
            <w:r w:rsidRPr="00715E24" w:rsidDel="00715E24">
              <w:rPr>
                <w:noProof/>
              </w:rPr>
              <w:delText>Bitmap Commands</w:delText>
            </w:r>
            <w:r w:rsidDel="00715E24">
              <w:rPr>
                <w:noProof/>
                <w:webHidden/>
              </w:rPr>
              <w:tab/>
            </w:r>
            <w:r w:rsidR="00E22768" w:rsidDel="00715E24">
              <w:rPr>
                <w:noProof/>
                <w:webHidden/>
              </w:rPr>
              <w:delText>122</w:delText>
            </w:r>
          </w:del>
        </w:p>
        <w:p w:rsidR="003D4F8C" w:rsidDel="00715E24" w:rsidRDefault="003D4F8C">
          <w:pPr>
            <w:pStyle w:val="TOC3"/>
            <w:rPr>
              <w:del w:id="2626" w:author="Sammartano, Marc (BIC USA)" w:date="2014-09-07T23:25:00Z"/>
              <w:rFonts w:eastAsiaTheme="minorEastAsia"/>
              <w:noProof/>
            </w:rPr>
          </w:pPr>
          <w:del w:id="2627" w:author="Sammartano, Marc (BIC USA)" w:date="2014-09-07T23:25:00Z">
            <w:r w:rsidRPr="00715E24" w:rsidDel="00715E24">
              <w:rPr>
                <w:noProof/>
              </w:rPr>
              <w:delText>Gr.bitmap.create &lt;bitmap_ptr_nvar&gt;, width, height</w:delText>
            </w:r>
            <w:r w:rsidDel="00715E24">
              <w:rPr>
                <w:noProof/>
                <w:webHidden/>
              </w:rPr>
              <w:tab/>
            </w:r>
            <w:r w:rsidR="00E22768" w:rsidDel="00715E24">
              <w:rPr>
                <w:noProof/>
                <w:webHidden/>
              </w:rPr>
              <w:delText>123</w:delText>
            </w:r>
          </w:del>
        </w:p>
        <w:p w:rsidR="003D4F8C" w:rsidDel="00715E24" w:rsidRDefault="003D4F8C">
          <w:pPr>
            <w:pStyle w:val="TOC3"/>
            <w:rPr>
              <w:del w:id="2628" w:author="Sammartano, Marc (BIC USA)" w:date="2014-09-07T23:25:00Z"/>
              <w:rFonts w:eastAsiaTheme="minorEastAsia"/>
              <w:noProof/>
            </w:rPr>
          </w:pPr>
          <w:del w:id="2629" w:author="Sammartano, Marc (BIC USA)" w:date="2014-09-07T23:25:00Z">
            <w:r w:rsidRPr="00715E24" w:rsidDel="00715E24">
              <w:rPr>
                <w:noProof/>
              </w:rPr>
              <w:delText>Gr.bitmap.load &lt;bitmap_ptr_nvar&gt;, File_name$</w:delText>
            </w:r>
            <w:r w:rsidDel="00715E24">
              <w:rPr>
                <w:noProof/>
                <w:webHidden/>
              </w:rPr>
              <w:tab/>
            </w:r>
            <w:r w:rsidR="00E22768" w:rsidDel="00715E24">
              <w:rPr>
                <w:noProof/>
                <w:webHidden/>
              </w:rPr>
              <w:delText>123</w:delText>
            </w:r>
          </w:del>
        </w:p>
        <w:p w:rsidR="003D4F8C" w:rsidDel="00715E24" w:rsidRDefault="003D4F8C">
          <w:pPr>
            <w:pStyle w:val="TOC3"/>
            <w:rPr>
              <w:del w:id="2630" w:author="Sammartano, Marc (BIC USA)" w:date="2014-09-07T23:25:00Z"/>
              <w:rFonts w:eastAsiaTheme="minorEastAsia"/>
              <w:noProof/>
            </w:rPr>
          </w:pPr>
          <w:del w:id="2631" w:author="Sammartano, Marc (BIC USA)" w:date="2014-09-07T23:25:00Z">
            <w:r w:rsidRPr="00715E24" w:rsidDel="00715E24">
              <w:rPr>
                <w:noProof/>
              </w:rPr>
              <w:delText>Gr.bitmap.size &lt;bitmap_ptr_nvar&gt;, width, height</w:delText>
            </w:r>
            <w:r w:rsidDel="00715E24">
              <w:rPr>
                <w:noProof/>
                <w:webHidden/>
              </w:rPr>
              <w:tab/>
            </w:r>
            <w:r w:rsidR="00E22768" w:rsidDel="00715E24">
              <w:rPr>
                <w:noProof/>
                <w:webHidden/>
              </w:rPr>
              <w:delText>123</w:delText>
            </w:r>
          </w:del>
        </w:p>
        <w:p w:rsidR="003D4F8C" w:rsidDel="00715E24" w:rsidRDefault="003D4F8C">
          <w:pPr>
            <w:pStyle w:val="TOC3"/>
            <w:rPr>
              <w:del w:id="2632" w:author="Sammartano, Marc (BIC USA)" w:date="2014-09-07T23:25:00Z"/>
              <w:rFonts w:eastAsiaTheme="minorEastAsia"/>
              <w:noProof/>
            </w:rPr>
          </w:pPr>
          <w:del w:id="2633" w:author="Sammartano, Marc (BIC USA)" w:date="2014-09-07T23:25:00Z">
            <w:r w:rsidRPr="00715E24" w:rsidDel="00715E24">
              <w:rPr>
                <w:noProof/>
              </w:rPr>
              <w:delText>Gr.bitmap.scale &lt;new_bitmap_ptr_nvar&gt;, &lt;bitmap_ptr_nvar&gt;, width, height {, &lt;smoothing_lvar&gt;}</w:delText>
            </w:r>
            <w:r w:rsidDel="00715E24">
              <w:rPr>
                <w:noProof/>
                <w:webHidden/>
              </w:rPr>
              <w:tab/>
            </w:r>
            <w:r w:rsidR="00E22768" w:rsidDel="00715E24">
              <w:rPr>
                <w:noProof/>
                <w:webHidden/>
              </w:rPr>
              <w:delText>123</w:delText>
            </w:r>
          </w:del>
        </w:p>
        <w:p w:rsidR="003D4F8C" w:rsidDel="00715E24" w:rsidRDefault="003D4F8C">
          <w:pPr>
            <w:pStyle w:val="TOC3"/>
            <w:rPr>
              <w:del w:id="2634" w:author="Sammartano, Marc (BIC USA)" w:date="2014-09-07T23:25:00Z"/>
              <w:rFonts w:eastAsiaTheme="minorEastAsia"/>
              <w:noProof/>
            </w:rPr>
          </w:pPr>
          <w:del w:id="2635" w:author="Sammartano, Marc (BIC USA)" w:date="2014-09-07T23:25:00Z">
            <w:r w:rsidRPr="00715E24" w:rsidDel="00715E24">
              <w:rPr>
                <w:noProof/>
              </w:rPr>
              <w:delText>Gr.bitmap.delete &lt;bitmap_ptr_nvar&gt;</w:delText>
            </w:r>
            <w:r w:rsidDel="00715E24">
              <w:rPr>
                <w:noProof/>
                <w:webHidden/>
              </w:rPr>
              <w:tab/>
            </w:r>
            <w:r w:rsidR="00E22768" w:rsidDel="00715E24">
              <w:rPr>
                <w:noProof/>
                <w:webHidden/>
              </w:rPr>
              <w:delText>123</w:delText>
            </w:r>
          </w:del>
        </w:p>
        <w:p w:rsidR="003D4F8C" w:rsidDel="00715E24" w:rsidRDefault="003D4F8C">
          <w:pPr>
            <w:pStyle w:val="TOC3"/>
            <w:rPr>
              <w:del w:id="2636" w:author="Sammartano, Marc (BIC USA)" w:date="2014-09-07T23:25:00Z"/>
              <w:rFonts w:eastAsiaTheme="minorEastAsia"/>
              <w:noProof/>
            </w:rPr>
          </w:pPr>
          <w:del w:id="2637" w:author="Sammartano, Marc (BIC USA)" w:date="2014-09-07T23:25:00Z">
            <w:r w:rsidRPr="00715E24" w:rsidDel="00715E24">
              <w:rPr>
                <w:noProof/>
              </w:rPr>
              <w:delText>Gr.bitmap.crop &lt;new_bitmap_object_nvar&gt;, &lt;source_bitmap_object_nexp&gt;, &lt;x_nexp&gt;, &lt;y_nexp&gt;, &lt;width_nexp&gt;, &lt;height_nexp&gt;</w:delText>
            </w:r>
            <w:r w:rsidDel="00715E24">
              <w:rPr>
                <w:noProof/>
                <w:webHidden/>
              </w:rPr>
              <w:tab/>
            </w:r>
            <w:r w:rsidR="00E22768" w:rsidDel="00715E24">
              <w:rPr>
                <w:noProof/>
                <w:webHidden/>
              </w:rPr>
              <w:delText>124</w:delText>
            </w:r>
          </w:del>
        </w:p>
        <w:p w:rsidR="003D4F8C" w:rsidDel="00715E24" w:rsidRDefault="003D4F8C">
          <w:pPr>
            <w:pStyle w:val="TOC3"/>
            <w:rPr>
              <w:del w:id="2638" w:author="Sammartano, Marc (BIC USA)" w:date="2014-09-07T23:25:00Z"/>
              <w:rFonts w:eastAsiaTheme="minorEastAsia"/>
              <w:noProof/>
            </w:rPr>
          </w:pPr>
          <w:del w:id="2639" w:author="Sammartano, Marc (BIC USA)" w:date="2014-09-07T23:25:00Z">
            <w:r w:rsidRPr="00715E24" w:rsidDel="00715E24">
              <w:rPr>
                <w:noProof/>
              </w:rPr>
              <w:delText>Gr.bitmap.save &lt;bitmap_ptr_nvar&gt;, &lt;filename_sexp&gt;{, &lt;quality_nexp&gt;}</w:delText>
            </w:r>
            <w:r w:rsidDel="00715E24">
              <w:rPr>
                <w:noProof/>
                <w:webHidden/>
              </w:rPr>
              <w:tab/>
            </w:r>
            <w:r w:rsidR="00E22768" w:rsidDel="00715E24">
              <w:rPr>
                <w:noProof/>
                <w:webHidden/>
              </w:rPr>
              <w:delText>124</w:delText>
            </w:r>
          </w:del>
        </w:p>
        <w:p w:rsidR="003D4F8C" w:rsidDel="00715E24" w:rsidRDefault="003D4F8C">
          <w:pPr>
            <w:pStyle w:val="TOC3"/>
            <w:rPr>
              <w:del w:id="2640" w:author="Sammartano, Marc (BIC USA)" w:date="2014-09-07T23:25:00Z"/>
              <w:rFonts w:eastAsiaTheme="minorEastAsia"/>
              <w:noProof/>
            </w:rPr>
          </w:pPr>
          <w:del w:id="2641" w:author="Sammartano, Marc (BIC USA)" w:date="2014-09-07T23:25:00Z">
            <w:r w:rsidRPr="00715E24" w:rsidDel="00715E24">
              <w:rPr>
                <w:noProof/>
              </w:rPr>
              <w:delText>Gr.bitmap.draw &lt;object_ptr_nvar&gt;, &lt;bitmap_ptr_nvar&gt;, x , y</w:delText>
            </w:r>
            <w:r w:rsidDel="00715E24">
              <w:rPr>
                <w:noProof/>
                <w:webHidden/>
              </w:rPr>
              <w:tab/>
            </w:r>
            <w:r w:rsidR="00E22768" w:rsidDel="00715E24">
              <w:rPr>
                <w:noProof/>
                <w:webHidden/>
              </w:rPr>
              <w:delText>124</w:delText>
            </w:r>
          </w:del>
        </w:p>
        <w:p w:rsidR="003D4F8C" w:rsidDel="00715E24" w:rsidRDefault="003D4F8C">
          <w:pPr>
            <w:pStyle w:val="TOC3"/>
            <w:rPr>
              <w:del w:id="2642" w:author="Sammartano, Marc (BIC USA)" w:date="2014-09-07T23:25:00Z"/>
              <w:rFonts w:eastAsiaTheme="minorEastAsia"/>
              <w:noProof/>
            </w:rPr>
          </w:pPr>
          <w:del w:id="2643" w:author="Sammartano, Marc (BIC USA)" w:date="2014-09-07T23:25:00Z">
            <w:r w:rsidRPr="00715E24" w:rsidDel="00715E24">
              <w:rPr>
                <w:noProof/>
              </w:rPr>
              <w:delText>Gr.get.bmpixel &lt;bitmap_ptr_nvar&gt;, x, y, alpha, red, green, blue</w:delText>
            </w:r>
            <w:r w:rsidDel="00715E24">
              <w:rPr>
                <w:noProof/>
                <w:webHidden/>
              </w:rPr>
              <w:tab/>
            </w:r>
            <w:r w:rsidR="00E22768" w:rsidDel="00715E24">
              <w:rPr>
                <w:noProof/>
                <w:webHidden/>
              </w:rPr>
              <w:delText>124</w:delText>
            </w:r>
          </w:del>
        </w:p>
        <w:p w:rsidR="003D4F8C" w:rsidDel="00715E24" w:rsidRDefault="003D4F8C">
          <w:pPr>
            <w:pStyle w:val="TOC3"/>
            <w:rPr>
              <w:del w:id="2644" w:author="Sammartano, Marc (BIC USA)" w:date="2014-09-07T23:25:00Z"/>
              <w:rFonts w:eastAsiaTheme="minorEastAsia"/>
              <w:noProof/>
            </w:rPr>
          </w:pPr>
          <w:del w:id="2645" w:author="Sammartano, Marc (BIC USA)" w:date="2014-09-07T23:25:00Z">
            <w:r w:rsidRPr="00715E24" w:rsidDel="00715E24">
              <w:rPr>
                <w:noProof/>
              </w:rPr>
              <w:delText>Gr.bitmap.drawinto.start &lt;bitmap_ptr_nvar&gt;</w:delText>
            </w:r>
            <w:r w:rsidDel="00715E24">
              <w:rPr>
                <w:noProof/>
                <w:webHidden/>
              </w:rPr>
              <w:tab/>
            </w:r>
            <w:r w:rsidR="00E22768" w:rsidDel="00715E24">
              <w:rPr>
                <w:noProof/>
                <w:webHidden/>
              </w:rPr>
              <w:delText>124</w:delText>
            </w:r>
          </w:del>
        </w:p>
        <w:p w:rsidR="003D4F8C" w:rsidDel="00715E24" w:rsidRDefault="003D4F8C">
          <w:pPr>
            <w:pStyle w:val="TOC3"/>
            <w:rPr>
              <w:del w:id="2646" w:author="Sammartano, Marc (BIC USA)" w:date="2014-09-07T23:25:00Z"/>
              <w:rFonts w:eastAsiaTheme="minorEastAsia"/>
              <w:noProof/>
            </w:rPr>
          </w:pPr>
          <w:del w:id="2647" w:author="Sammartano, Marc (BIC USA)" w:date="2014-09-07T23:25:00Z">
            <w:r w:rsidRPr="00715E24" w:rsidDel="00715E24">
              <w:rPr>
                <w:noProof/>
              </w:rPr>
              <w:delText>Gr.bitmap.drawinto.end</w:delText>
            </w:r>
            <w:r w:rsidDel="00715E24">
              <w:rPr>
                <w:noProof/>
                <w:webHidden/>
              </w:rPr>
              <w:tab/>
            </w:r>
            <w:r w:rsidR="00E22768" w:rsidDel="00715E24">
              <w:rPr>
                <w:noProof/>
                <w:webHidden/>
              </w:rPr>
              <w:delText>125</w:delText>
            </w:r>
          </w:del>
        </w:p>
        <w:p w:rsidR="003D4F8C" w:rsidDel="00715E24" w:rsidRDefault="003D4F8C">
          <w:pPr>
            <w:pStyle w:val="TOC2"/>
            <w:rPr>
              <w:del w:id="2648" w:author="Sammartano, Marc (BIC USA)" w:date="2014-09-07T23:25:00Z"/>
              <w:rFonts w:eastAsiaTheme="minorEastAsia"/>
              <w:noProof/>
            </w:rPr>
          </w:pPr>
          <w:del w:id="2649" w:author="Sammartano, Marc (BIC USA)" w:date="2014-09-07T23:25:00Z">
            <w:r w:rsidRPr="00715E24" w:rsidDel="00715E24">
              <w:rPr>
                <w:noProof/>
              </w:rPr>
              <w:delText>Rotate Commands</w:delText>
            </w:r>
            <w:r w:rsidDel="00715E24">
              <w:rPr>
                <w:noProof/>
                <w:webHidden/>
              </w:rPr>
              <w:tab/>
            </w:r>
            <w:r w:rsidR="00E22768" w:rsidDel="00715E24">
              <w:rPr>
                <w:noProof/>
                <w:webHidden/>
              </w:rPr>
              <w:delText>125</w:delText>
            </w:r>
          </w:del>
        </w:p>
        <w:p w:rsidR="003D4F8C" w:rsidDel="00715E24" w:rsidRDefault="003D4F8C">
          <w:pPr>
            <w:pStyle w:val="TOC3"/>
            <w:rPr>
              <w:del w:id="2650" w:author="Sammartano, Marc (BIC USA)" w:date="2014-09-07T23:25:00Z"/>
              <w:rFonts w:eastAsiaTheme="minorEastAsia"/>
              <w:noProof/>
            </w:rPr>
          </w:pPr>
          <w:del w:id="2651" w:author="Sammartano, Marc (BIC USA)" w:date="2014-09-07T23:25:00Z">
            <w:r w:rsidRPr="00715E24" w:rsidDel="00715E24">
              <w:rPr>
                <w:noProof/>
              </w:rPr>
              <w:delText>Gr.rotate.start angle, x, y{,&lt;obj_nvar&gt;}</w:delText>
            </w:r>
            <w:r w:rsidDel="00715E24">
              <w:rPr>
                <w:noProof/>
                <w:webHidden/>
              </w:rPr>
              <w:tab/>
            </w:r>
            <w:r w:rsidR="00E22768" w:rsidDel="00715E24">
              <w:rPr>
                <w:noProof/>
                <w:webHidden/>
              </w:rPr>
              <w:delText>125</w:delText>
            </w:r>
          </w:del>
        </w:p>
        <w:p w:rsidR="003D4F8C" w:rsidDel="00715E24" w:rsidRDefault="003D4F8C">
          <w:pPr>
            <w:pStyle w:val="TOC3"/>
            <w:rPr>
              <w:del w:id="2652" w:author="Sammartano, Marc (BIC USA)" w:date="2014-09-07T23:25:00Z"/>
              <w:rFonts w:eastAsiaTheme="minorEastAsia"/>
              <w:noProof/>
            </w:rPr>
          </w:pPr>
          <w:del w:id="2653" w:author="Sammartano, Marc (BIC USA)" w:date="2014-09-07T23:25:00Z">
            <w:r w:rsidRPr="00715E24" w:rsidDel="00715E24">
              <w:rPr>
                <w:noProof/>
              </w:rPr>
              <w:delText>Gr.rotate.end {&lt;obj_nvar&gt;}</w:delText>
            </w:r>
            <w:r w:rsidDel="00715E24">
              <w:rPr>
                <w:noProof/>
                <w:webHidden/>
              </w:rPr>
              <w:tab/>
            </w:r>
            <w:r w:rsidR="00E22768" w:rsidDel="00715E24">
              <w:rPr>
                <w:noProof/>
                <w:webHidden/>
              </w:rPr>
              <w:delText>125</w:delText>
            </w:r>
          </w:del>
        </w:p>
        <w:p w:rsidR="003D4F8C" w:rsidDel="00715E24" w:rsidRDefault="003D4F8C">
          <w:pPr>
            <w:pStyle w:val="TOC2"/>
            <w:rPr>
              <w:del w:id="2654" w:author="Sammartano, Marc (BIC USA)" w:date="2014-09-07T23:25:00Z"/>
              <w:rFonts w:eastAsiaTheme="minorEastAsia"/>
              <w:noProof/>
            </w:rPr>
          </w:pPr>
          <w:del w:id="2655" w:author="Sammartano, Marc (BIC USA)" w:date="2014-09-07T23:25:00Z">
            <w:r w:rsidRPr="00715E24" w:rsidDel="00715E24">
              <w:rPr>
                <w:noProof/>
              </w:rPr>
              <w:delText>Camera Commands</w:delText>
            </w:r>
            <w:r w:rsidDel="00715E24">
              <w:rPr>
                <w:noProof/>
                <w:webHidden/>
              </w:rPr>
              <w:tab/>
            </w:r>
            <w:r w:rsidR="00E22768" w:rsidDel="00715E24">
              <w:rPr>
                <w:noProof/>
                <w:webHidden/>
              </w:rPr>
              <w:delText>125</w:delText>
            </w:r>
          </w:del>
        </w:p>
        <w:p w:rsidR="003D4F8C" w:rsidDel="00715E24" w:rsidRDefault="003D4F8C">
          <w:pPr>
            <w:pStyle w:val="TOC3"/>
            <w:rPr>
              <w:del w:id="2656" w:author="Sammartano, Marc (BIC USA)" w:date="2014-09-07T23:25:00Z"/>
              <w:rFonts w:eastAsiaTheme="minorEastAsia"/>
              <w:noProof/>
            </w:rPr>
          </w:pPr>
          <w:del w:id="2657" w:author="Sammartano, Marc (BIC USA)" w:date="2014-09-07T23:25:00Z">
            <w:r w:rsidRPr="00715E24" w:rsidDel="00715E24">
              <w:rPr>
                <w:noProof/>
              </w:rPr>
              <w:delText>Gr.camera.select 1|2</w:delText>
            </w:r>
            <w:r w:rsidDel="00715E24">
              <w:rPr>
                <w:noProof/>
                <w:webHidden/>
              </w:rPr>
              <w:tab/>
            </w:r>
            <w:r w:rsidR="00E22768" w:rsidDel="00715E24">
              <w:rPr>
                <w:noProof/>
                <w:webHidden/>
              </w:rPr>
              <w:delText>126</w:delText>
            </w:r>
          </w:del>
        </w:p>
        <w:p w:rsidR="003D4F8C" w:rsidDel="00715E24" w:rsidRDefault="003D4F8C">
          <w:pPr>
            <w:pStyle w:val="TOC3"/>
            <w:rPr>
              <w:del w:id="2658" w:author="Sammartano, Marc (BIC USA)" w:date="2014-09-07T23:25:00Z"/>
              <w:rFonts w:eastAsiaTheme="minorEastAsia"/>
              <w:noProof/>
            </w:rPr>
          </w:pPr>
          <w:del w:id="2659" w:author="Sammartano, Marc (BIC USA)" w:date="2014-09-07T23:25:00Z">
            <w:r w:rsidRPr="00715E24" w:rsidDel="00715E24">
              <w:rPr>
                <w:noProof/>
              </w:rPr>
              <w:delText>Gr.camera.shoot &lt;bm_ptr_nvar&gt;</w:delText>
            </w:r>
            <w:r w:rsidDel="00715E24">
              <w:rPr>
                <w:noProof/>
                <w:webHidden/>
              </w:rPr>
              <w:tab/>
            </w:r>
            <w:r w:rsidR="00E22768" w:rsidDel="00715E24">
              <w:rPr>
                <w:noProof/>
                <w:webHidden/>
              </w:rPr>
              <w:delText>126</w:delText>
            </w:r>
          </w:del>
        </w:p>
        <w:p w:rsidR="003D4F8C" w:rsidDel="00715E24" w:rsidRDefault="003D4F8C">
          <w:pPr>
            <w:pStyle w:val="TOC3"/>
            <w:rPr>
              <w:del w:id="2660" w:author="Sammartano, Marc (BIC USA)" w:date="2014-09-07T23:25:00Z"/>
              <w:rFonts w:eastAsiaTheme="minorEastAsia"/>
              <w:noProof/>
            </w:rPr>
          </w:pPr>
          <w:del w:id="2661" w:author="Sammartano, Marc (BIC USA)" w:date="2014-09-07T23:25:00Z">
            <w:r w:rsidRPr="00715E24" w:rsidDel="00715E24">
              <w:rPr>
                <w:noProof/>
              </w:rPr>
              <w:delText>Gr.camera.autoshoot &lt;bm_ptr_nvar&gt;{, &lt;flash_ mode_nexp&gt; {, focus_mode_nexp} }</w:delText>
            </w:r>
            <w:r w:rsidDel="00715E24">
              <w:rPr>
                <w:noProof/>
                <w:webHidden/>
              </w:rPr>
              <w:tab/>
            </w:r>
            <w:r w:rsidR="00E22768" w:rsidDel="00715E24">
              <w:rPr>
                <w:noProof/>
                <w:webHidden/>
              </w:rPr>
              <w:delText>127</w:delText>
            </w:r>
          </w:del>
        </w:p>
        <w:p w:rsidR="003D4F8C" w:rsidDel="00715E24" w:rsidRDefault="003D4F8C">
          <w:pPr>
            <w:pStyle w:val="TOC3"/>
            <w:rPr>
              <w:del w:id="2662" w:author="Sammartano, Marc (BIC USA)" w:date="2014-09-07T23:25:00Z"/>
              <w:rFonts w:eastAsiaTheme="minorEastAsia"/>
              <w:noProof/>
            </w:rPr>
          </w:pPr>
          <w:del w:id="2663" w:author="Sammartano, Marc (BIC USA)" w:date="2014-09-07T23:25:00Z">
            <w:r w:rsidRPr="00715E24" w:rsidDel="00715E24">
              <w:rPr>
                <w:noProof/>
              </w:rPr>
              <w:delText>Gr.camera.manualShoot &lt;bm_ptr_nvar&gt;{, &lt;flash_ mode_nexp&gt; {, focus_mode_nexp} }</w:delText>
            </w:r>
            <w:r w:rsidDel="00715E24">
              <w:rPr>
                <w:noProof/>
                <w:webHidden/>
              </w:rPr>
              <w:tab/>
            </w:r>
            <w:r w:rsidR="00E22768" w:rsidDel="00715E24">
              <w:rPr>
                <w:noProof/>
                <w:webHidden/>
              </w:rPr>
              <w:delText>127</w:delText>
            </w:r>
          </w:del>
        </w:p>
        <w:p w:rsidR="003D4F8C" w:rsidDel="00715E24" w:rsidRDefault="003D4F8C">
          <w:pPr>
            <w:pStyle w:val="TOC2"/>
            <w:rPr>
              <w:del w:id="2664" w:author="Sammartano, Marc (BIC USA)" w:date="2014-09-07T23:25:00Z"/>
              <w:rFonts w:eastAsiaTheme="minorEastAsia"/>
              <w:noProof/>
            </w:rPr>
          </w:pPr>
          <w:del w:id="2665" w:author="Sammartano, Marc (BIC USA)" w:date="2014-09-07T23:25:00Z">
            <w:r w:rsidRPr="00715E24" w:rsidDel="00715E24">
              <w:rPr>
                <w:noProof/>
              </w:rPr>
              <w:delText>Other Graphics Commands</w:delText>
            </w:r>
            <w:r w:rsidDel="00715E24">
              <w:rPr>
                <w:noProof/>
                <w:webHidden/>
              </w:rPr>
              <w:tab/>
            </w:r>
            <w:r w:rsidR="00E22768" w:rsidDel="00715E24">
              <w:rPr>
                <w:noProof/>
                <w:webHidden/>
              </w:rPr>
              <w:delText>127</w:delText>
            </w:r>
          </w:del>
        </w:p>
        <w:p w:rsidR="003D4F8C" w:rsidDel="00715E24" w:rsidRDefault="003D4F8C">
          <w:pPr>
            <w:pStyle w:val="TOC3"/>
            <w:rPr>
              <w:del w:id="2666" w:author="Sammartano, Marc (BIC USA)" w:date="2014-09-07T23:25:00Z"/>
              <w:rFonts w:eastAsiaTheme="minorEastAsia"/>
              <w:noProof/>
            </w:rPr>
          </w:pPr>
          <w:del w:id="2667" w:author="Sammartano, Marc (BIC USA)" w:date="2014-09-07T23:25:00Z">
            <w:r w:rsidRPr="00715E24" w:rsidDel="00715E24">
              <w:rPr>
                <w:noProof/>
              </w:rPr>
              <w:delText>Gr.screen.to_bitmap &lt;bm_ptr_nvar&gt;</w:delText>
            </w:r>
            <w:r w:rsidDel="00715E24">
              <w:rPr>
                <w:noProof/>
                <w:webHidden/>
              </w:rPr>
              <w:tab/>
            </w:r>
            <w:r w:rsidR="00E22768" w:rsidDel="00715E24">
              <w:rPr>
                <w:noProof/>
                <w:webHidden/>
              </w:rPr>
              <w:delText>127</w:delText>
            </w:r>
          </w:del>
        </w:p>
        <w:p w:rsidR="003D4F8C" w:rsidDel="00715E24" w:rsidRDefault="003D4F8C">
          <w:pPr>
            <w:pStyle w:val="TOC3"/>
            <w:rPr>
              <w:del w:id="2668" w:author="Sammartano, Marc (BIC USA)" w:date="2014-09-07T23:25:00Z"/>
              <w:rFonts w:eastAsiaTheme="minorEastAsia"/>
              <w:noProof/>
            </w:rPr>
          </w:pPr>
          <w:del w:id="2669" w:author="Sammartano, Marc (BIC USA)" w:date="2014-09-07T23:25:00Z">
            <w:r w:rsidRPr="00715E24" w:rsidDel="00715E24">
              <w:rPr>
                <w:noProof/>
              </w:rPr>
              <w:lastRenderedPageBreak/>
              <w:delText>Gr.get.pixel x, y, alpha, red, green, blue</w:delText>
            </w:r>
            <w:r w:rsidDel="00715E24">
              <w:rPr>
                <w:noProof/>
                <w:webHidden/>
              </w:rPr>
              <w:tab/>
            </w:r>
            <w:r w:rsidR="00E22768" w:rsidDel="00715E24">
              <w:rPr>
                <w:noProof/>
                <w:webHidden/>
              </w:rPr>
              <w:delText>127</w:delText>
            </w:r>
          </w:del>
        </w:p>
        <w:p w:rsidR="003D4F8C" w:rsidDel="00715E24" w:rsidRDefault="003D4F8C">
          <w:pPr>
            <w:pStyle w:val="TOC3"/>
            <w:rPr>
              <w:del w:id="2670" w:author="Sammartano, Marc (BIC USA)" w:date="2014-09-07T23:25:00Z"/>
              <w:rFonts w:eastAsiaTheme="minorEastAsia"/>
              <w:noProof/>
            </w:rPr>
          </w:pPr>
          <w:del w:id="2671" w:author="Sammartano, Marc (BIC USA)" w:date="2014-09-07T23:25:00Z">
            <w:r w:rsidRPr="00715E24" w:rsidDel="00715E24">
              <w:rPr>
                <w:noProof/>
              </w:rPr>
              <w:delText>Gr.save &lt;filename_sexp&gt; {,&lt;quality_nexp&gt;}</w:delText>
            </w:r>
            <w:r w:rsidDel="00715E24">
              <w:rPr>
                <w:noProof/>
                <w:webHidden/>
              </w:rPr>
              <w:tab/>
            </w:r>
            <w:r w:rsidR="00E22768" w:rsidDel="00715E24">
              <w:rPr>
                <w:noProof/>
                <w:webHidden/>
              </w:rPr>
              <w:delText>127</w:delText>
            </w:r>
          </w:del>
        </w:p>
        <w:p w:rsidR="003D4F8C" w:rsidDel="00715E24" w:rsidRDefault="003D4F8C">
          <w:pPr>
            <w:pStyle w:val="TOC3"/>
            <w:rPr>
              <w:del w:id="2672" w:author="Sammartano, Marc (BIC USA)" w:date="2014-09-07T23:25:00Z"/>
              <w:rFonts w:eastAsiaTheme="minorEastAsia"/>
              <w:noProof/>
            </w:rPr>
          </w:pPr>
          <w:del w:id="2673" w:author="Sammartano, Marc (BIC USA)" w:date="2014-09-07T23:25:00Z">
            <w:r w:rsidRPr="00715E24" w:rsidDel="00715E24">
              <w:rPr>
                <w:noProof/>
              </w:rPr>
              <w:delText>Gr.get.type &lt;object_ptr_nvar&gt;, &lt;type_svar&gt;</w:delText>
            </w:r>
            <w:r w:rsidDel="00715E24">
              <w:rPr>
                <w:noProof/>
                <w:webHidden/>
              </w:rPr>
              <w:tab/>
            </w:r>
            <w:r w:rsidR="00E22768" w:rsidDel="00715E24">
              <w:rPr>
                <w:noProof/>
                <w:webHidden/>
              </w:rPr>
              <w:delText>128</w:delText>
            </w:r>
          </w:del>
        </w:p>
        <w:p w:rsidR="003D4F8C" w:rsidDel="00715E24" w:rsidRDefault="003D4F8C">
          <w:pPr>
            <w:pStyle w:val="TOC3"/>
            <w:rPr>
              <w:del w:id="2674" w:author="Sammartano, Marc (BIC USA)" w:date="2014-09-07T23:25:00Z"/>
              <w:rFonts w:eastAsiaTheme="minorEastAsia"/>
              <w:noProof/>
            </w:rPr>
          </w:pPr>
          <w:del w:id="2675" w:author="Sammartano, Marc (BIC USA)" w:date="2014-09-07T23:25:00Z">
            <w:r w:rsidRPr="00715E24" w:rsidDel="00715E24">
              <w:rPr>
                <w:noProof/>
              </w:rPr>
              <w:delText>Gr.get.params &lt;object_ptr_nvar&gt;, &lt;param_array$[]&gt;</w:delText>
            </w:r>
            <w:r w:rsidDel="00715E24">
              <w:rPr>
                <w:noProof/>
                <w:webHidden/>
              </w:rPr>
              <w:tab/>
            </w:r>
            <w:r w:rsidR="00E22768" w:rsidDel="00715E24">
              <w:rPr>
                <w:noProof/>
                <w:webHidden/>
              </w:rPr>
              <w:delText>128</w:delText>
            </w:r>
          </w:del>
        </w:p>
        <w:p w:rsidR="003D4F8C" w:rsidDel="00715E24" w:rsidRDefault="003D4F8C">
          <w:pPr>
            <w:pStyle w:val="TOC3"/>
            <w:rPr>
              <w:del w:id="2676" w:author="Sammartano, Marc (BIC USA)" w:date="2014-09-07T23:25:00Z"/>
              <w:rFonts w:eastAsiaTheme="minorEastAsia"/>
              <w:noProof/>
            </w:rPr>
          </w:pPr>
          <w:del w:id="2677" w:author="Sammartano, Marc (BIC USA)" w:date="2014-09-07T23:25:00Z">
            <w:r w:rsidRPr="00715E24" w:rsidDel="00715E24">
              <w:rPr>
                <w:noProof/>
              </w:rPr>
              <w:delText>Gr.get.position &lt;object_ptr_nvar&gt;,  x, y</w:delText>
            </w:r>
            <w:r w:rsidDel="00715E24">
              <w:rPr>
                <w:noProof/>
                <w:webHidden/>
              </w:rPr>
              <w:tab/>
            </w:r>
            <w:r w:rsidR="00E22768" w:rsidDel="00715E24">
              <w:rPr>
                <w:noProof/>
                <w:webHidden/>
              </w:rPr>
              <w:delText>128</w:delText>
            </w:r>
          </w:del>
        </w:p>
        <w:p w:rsidR="003D4F8C" w:rsidDel="00715E24" w:rsidRDefault="003D4F8C">
          <w:pPr>
            <w:pStyle w:val="TOC3"/>
            <w:rPr>
              <w:del w:id="2678" w:author="Sammartano, Marc (BIC USA)" w:date="2014-09-07T23:25:00Z"/>
              <w:rFonts w:eastAsiaTheme="minorEastAsia"/>
              <w:noProof/>
            </w:rPr>
          </w:pPr>
          <w:del w:id="2679" w:author="Sammartano, Marc (BIC USA)" w:date="2014-09-07T23:25:00Z">
            <w:r w:rsidRPr="00715E24" w:rsidDel="00715E24">
              <w:rPr>
                <w:noProof/>
              </w:rPr>
              <w:delText>Gr.get.value &lt;object_ptr_nvar&gt;, &lt;tag_sexp&gt;, {&lt;value_nvar | value_svar&gt;}</w:delText>
            </w:r>
            <w:r w:rsidDel="00715E24">
              <w:rPr>
                <w:noProof/>
                <w:webHidden/>
              </w:rPr>
              <w:tab/>
            </w:r>
            <w:r w:rsidR="00E22768" w:rsidDel="00715E24">
              <w:rPr>
                <w:noProof/>
                <w:webHidden/>
              </w:rPr>
              <w:delText>128</w:delText>
            </w:r>
          </w:del>
        </w:p>
        <w:p w:rsidR="003D4F8C" w:rsidDel="00715E24" w:rsidRDefault="003D4F8C">
          <w:pPr>
            <w:pStyle w:val="TOC3"/>
            <w:rPr>
              <w:del w:id="2680" w:author="Sammartano, Marc (BIC USA)" w:date="2014-09-07T23:25:00Z"/>
              <w:rFonts w:eastAsiaTheme="minorEastAsia"/>
              <w:noProof/>
            </w:rPr>
          </w:pPr>
          <w:del w:id="2681" w:author="Sammartano, Marc (BIC USA)" w:date="2014-09-07T23:25:00Z">
            <w:r w:rsidRPr="00715E24" w:rsidDel="00715E24">
              <w:rPr>
                <w:noProof/>
              </w:rPr>
              <w:delText>Gr.modify &lt;object_ptr_nvar&gt;,  &lt;tag_sexp&gt;, {&lt;value_nvar | value_svar&gt;}</w:delText>
            </w:r>
            <w:r w:rsidDel="00715E24">
              <w:rPr>
                <w:noProof/>
                <w:webHidden/>
              </w:rPr>
              <w:tab/>
            </w:r>
            <w:r w:rsidR="00E22768" w:rsidDel="00715E24">
              <w:rPr>
                <w:noProof/>
                <w:webHidden/>
              </w:rPr>
              <w:delText>128</w:delText>
            </w:r>
          </w:del>
        </w:p>
        <w:p w:rsidR="003D4F8C" w:rsidDel="00715E24" w:rsidRDefault="003D4F8C">
          <w:pPr>
            <w:pStyle w:val="TOC3"/>
            <w:rPr>
              <w:del w:id="2682" w:author="Sammartano, Marc (BIC USA)" w:date="2014-09-07T23:25:00Z"/>
              <w:rFonts w:eastAsiaTheme="minorEastAsia"/>
              <w:noProof/>
            </w:rPr>
          </w:pPr>
          <w:del w:id="2683" w:author="Sammartano, Marc (BIC USA)" w:date="2014-09-07T23:25:00Z">
            <w:r w:rsidRPr="00715E24" w:rsidDel="00715E24">
              <w:rPr>
                <w:noProof/>
              </w:rPr>
              <w:delText>Gr.paint.get &lt;object_ptr_nvar&gt;</w:delText>
            </w:r>
            <w:r w:rsidDel="00715E24">
              <w:rPr>
                <w:noProof/>
                <w:webHidden/>
              </w:rPr>
              <w:tab/>
            </w:r>
            <w:r w:rsidR="00E22768" w:rsidDel="00715E24">
              <w:rPr>
                <w:noProof/>
                <w:webHidden/>
              </w:rPr>
              <w:delText>129</w:delText>
            </w:r>
          </w:del>
        </w:p>
        <w:p w:rsidR="003D4F8C" w:rsidDel="00715E24" w:rsidRDefault="003D4F8C">
          <w:pPr>
            <w:pStyle w:val="TOC3"/>
            <w:rPr>
              <w:del w:id="2684" w:author="Sammartano, Marc (BIC USA)" w:date="2014-09-07T23:25:00Z"/>
              <w:rFonts w:eastAsiaTheme="minorEastAsia"/>
              <w:noProof/>
            </w:rPr>
          </w:pPr>
          <w:del w:id="2685" w:author="Sammartano, Marc (BIC USA)" w:date="2014-09-07T23:25:00Z">
            <w:r w:rsidRPr="00715E24" w:rsidDel="00715E24">
              <w:rPr>
                <w:noProof/>
              </w:rPr>
              <w:delText>Gr_collision ( &lt;object_1_nvar&gt;, &lt;object_2_nvar&gt;)</w:delText>
            </w:r>
            <w:r w:rsidDel="00715E24">
              <w:rPr>
                <w:noProof/>
                <w:webHidden/>
              </w:rPr>
              <w:tab/>
            </w:r>
            <w:r w:rsidR="00E22768" w:rsidDel="00715E24">
              <w:rPr>
                <w:noProof/>
                <w:webHidden/>
              </w:rPr>
              <w:delText>130</w:delText>
            </w:r>
          </w:del>
        </w:p>
        <w:p w:rsidR="003D4F8C" w:rsidDel="00715E24" w:rsidRDefault="003D4F8C">
          <w:pPr>
            <w:pStyle w:val="TOC3"/>
            <w:rPr>
              <w:del w:id="2686" w:author="Sammartano, Marc (BIC USA)" w:date="2014-09-07T23:25:00Z"/>
              <w:rFonts w:eastAsiaTheme="minorEastAsia"/>
              <w:noProof/>
            </w:rPr>
          </w:pPr>
          <w:del w:id="2687" w:author="Sammartano, Marc (BIC USA)" w:date="2014-09-07T23:25:00Z">
            <w:r w:rsidRPr="00715E24" w:rsidDel="00715E24">
              <w:rPr>
                <w:noProof/>
              </w:rPr>
              <w:delText>Gr.clip &lt;object_ptr_nvar&gt;,  &lt;left_nexp&gt;, &lt;top_nexp&gt;, &lt;right_nexp&gt;, &lt;bottom_nexp&gt;{, &lt;RO_nexp&gt;}</w:delText>
            </w:r>
            <w:r w:rsidDel="00715E24">
              <w:rPr>
                <w:noProof/>
                <w:webHidden/>
              </w:rPr>
              <w:tab/>
            </w:r>
            <w:r w:rsidR="00E22768" w:rsidDel="00715E24">
              <w:rPr>
                <w:noProof/>
                <w:webHidden/>
              </w:rPr>
              <w:delText>130</w:delText>
            </w:r>
          </w:del>
        </w:p>
        <w:p w:rsidR="003D4F8C" w:rsidDel="00715E24" w:rsidRDefault="003D4F8C">
          <w:pPr>
            <w:pStyle w:val="TOC3"/>
            <w:rPr>
              <w:del w:id="2688" w:author="Sammartano, Marc (BIC USA)" w:date="2014-09-07T23:25:00Z"/>
              <w:rFonts w:eastAsiaTheme="minorEastAsia"/>
              <w:noProof/>
            </w:rPr>
          </w:pPr>
          <w:del w:id="2689" w:author="Sammartano, Marc (BIC USA)" w:date="2014-09-07T23:25:00Z">
            <w:r w:rsidRPr="00715E24" w:rsidDel="00715E24">
              <w:rPr>
                <w:noProof/>
              </w:rPr>
              <w:delText>Gr.NewDL &lt;dl_array[{&lt;start&gt;,&lt;length&gt;}]&gt;</w:delText>
            </w:r>
            <w:r w:rsidDel="00715E24">
              <w:rPr>
                <w:noProof/>
                <w:webHidden/>
              </w:rPr>
              <w:tab/>
            </w:r>
            <w:r w:rsidR="00E22768" w:rsidDel="00715E24">
              <w:rPr>
                <w:noProof/>
                <w:webHidden/>
              </w:rPr>
              <w:delText>131</w:delText>
            </w:r>
          </w:del>
        </w:p>
        <w:p w:rsidR="003D4F8C" w:rsidDel="00715E24" w:rsidRDefault="003D4F8C">
          <w:pPr>
            <w:pStyle w:val="TOC3"/>
            <w:rPr>
              <w:del w:id="2690" w:author="Sammartano, Marc (BIC USA)" w:date="2014-09-07T23:25:00Z"/>
              <w:rFonts w:eastAsiaTheme="minorEastAsia"/>
              <w:noProof/>
            </w:rPr>
          </w:pPr>
          <w:del w:id="2691" w:author="Sammartano, Marc (BIC USA)" w:date="2014-09-07T23:25:00Z">
            <w:r w:rsidRPr="00715E24" w:rsidDel="00715E24">
              <w:rPr>
                <w:noProof/>
              </w:rPr>
              <w:delText>Gr.GetDL &lt;dl_array[]&gt; {, &lt;keep_all_objects_lexp&gt; }</w:delText>
            </w:r>
            <w:r w:rsidDel="00715E24">
              <w:rPr>
                <w:noProof/>
                <w:webHidden/>
              </w:rPr>
              <w:tab/>
            </w:r>
            <w:r w:rsidR="00E22768" w:rsidDel="00715E24">
              <w:rPr>
                <w:noProof/>
                <w:webHidden/>
              </w:rPr>
              <w:delText>131</w:delText>
            </w:r>
          </w:del>
        </w:p>
        <w:p w:rsidR="003D4F8C" w:rsidDel="00715E24" w:rsidRDefault="003D4F8C">
          <w:pPr>
            <w:pStyle w:val="TOC1"/>
            <w:tabs>
              <w:tab w:val="right" w:leader="dot" w:pos="9350"/>
            </w:tabs>
            <w:rPr>
              <w:del w:id="2692" w:author="Sammartano, Marc (BIC USA)" w:date="2014-09-07T23:25:00Z"/>
              <w:rFonts w:eastAsiaTheme="minorEastAsia"/>
              <w:noProof/>
            </w:rPr>
          </w:pPr>
          <w:del w:id="2693" w:author="Sammartano, Marc (BIC USA)" w:date="2014-09-07T23:25:00Z">
            <w:r w:rsidRPr="00715E24" w:rsidDel="00715E24">
              <w:rPr>
                <w:noProof/>
              </w:rPr>
              <w:delText>Audio Interface</w:delText>
            </w:r>
            <w:r w:rsidDel="00715E24">
              <w:rPr>
                <w:noProof/>
                <w:webHidden/>
              </w:rPr>
              <w:tab/>
            </w:r>
            <w:r w:rsidR="00E22768" w:rsidDel="00715E24">
              <w:rPr>
                <w:noProof/>
                <w:webHidden/>
              </w:rPr>
              <w:delText>131</w:delText>
            </w:r>
          </w:del>
        </w:p>
        <w:p w:rsidR="003D4F8C" w:rsidDel="00715E24" w:rsidRDefault="003D4F8C">
          <w:pPr>
            <w:pStyle w:val="TOC2"/>
            <w:rPr>
              <w:del w:id="2694" w:author="Sammartano, Marc (BIC USA)" w:date="2014-09-07T23:25:00Z"/>
              <w:rFonts w:eastAsiaTheme="minorEastAsia"/>
              <w:noProof/>
            </w:rPr>
          </w:pPr>
          <w:del w:id="2695" w:author="Sammartano, Marc (BIC USA)" w:date="2014-09-07T23:25:00Z">
            <w:r w:rsidRPr="00715E24" w:rsidDel="00715E24">
              <w:rPr>
                <w:noProof/>
              </w:rPr>
              <w:delText>Introduction</w:delText>
            </w:r>
            <w:r w:rsidDel="00715E24">
              <w:rPr>
                <w:noProof/>
                <w:webHidden/>
              </w:rPr>
              <w:tab/>
            </w:r>
            <w:r w:rsidR="00E22768" w:rsidDel="00715E24">
              <w:rPr>
                <w:noProof/>
                <w:webHidden/>
              </w:rPr>
              <w:delText>131</w:delText>
            </w:r>
          </w:del>
        </w:p>
        <w:p w:rsidR="003D4F8C" w:rsidDel="00715E24" w:rsidRDefault="003D4F8C">
          <w:pPr>
            <w:pStyle w:val="TOC3"/>
            <w:rPr>
              <w:del w:id="2696" w:author="Sammartano, Marc (BIC USA)" w:date="2014-09-07T23:25:00Z"/>
              <w:rFonts w:eastAsiaTheme="minorEastAsia"/>
              <w:noProof/>
            </w:rPr>
          </w:pPr>
          <w:del w:id="2697" w:author="Sammartano, Marc (BIC USA)" w:date="2014-09-07T23:25:00Z">
            <w:r w:rsidRPr="00715E24" w:rsidDel="00715E24">
              <w:rPr>
                <w:noProof/>
              </w:rPr>
              <w:delText>The Audio Interface</w:delText>
            </w:r>
            <w:r w:rsidDel="00715E24">
              <w:rPr>
                <w:noProof/>
                <w:webHidden/>
              </w:rPr>
              <w:tab/>
            </w:r>
            <w:r w:rsidR="00E22768" w:rsidDel="00715E24">
              <w:rPr>
                <w:noProof/>
                <w:webHidden/>
              </w:rPr>
              <w:delText>131</w:delText>
            </w:r>
          </w:del>
        </w:p>
        <w:p w:rsidR="003D4F8C" w:rsidDel="00715E24" w:rsidRDefault="003D4F8C">
          <w:pPr>
            <w:pStyle w:val="TOC3"/>
            <w:rPr>
              <w:del w:id="2698" w:author="Sammartano, Marc (BIC USA)" w:date="2014-09-07T23:25:00Z"/>
              <w:rFonts w:eastAsiaTheme="minorEastAsia"/>
              <w:noProof/>
            </w:rPr>
          </w:pPr>
          <w:del w:id="2699" w:author="Sammartano, Marc (BIC USA)" w:date="2014-09-07T23:25:00Z">
            <w:r w:rsidRPr="00715E24" w:rsidDel="00715E24">
              <w:rPr>
                <w:noProof/>
              </w:rPr>
              <w:delText>Audio File Types</w:delText>
            </w:r>
            <w:r w:rsidDel="00715E24">
              <w:rPr>
                <w:noProof/>
                <w:webHidden/>
              </w:rPr>
              <w:tab/>
            </w:r>
            <w:r w:rsidR="00E22768" w:rsidDel="00715E24">
              <w:rPr>
                <w:noProof/>
                <w:webHidden/>
              </w:rPr>
              <w:delText>132</w:delText>
            </w:r>
          </w:del>
        </w:p>
        <w:p w:rsidR="003D4F8C" w:rsidDel="00715E24" w:rsidRDefault="003D4F8C">
          <w:pPr>
            <w:pStyle w:val="TOC2"/>
            <w:rPr>
              <w:del w:id="2700" w:author="Sammartano, Marc (BIC USA)" w:date="2014-09-07T23:25:00Z"/>
              <w:rFonts w:eastAsiaTheme="minorEastAsia"/>
              <w:noProof/>
            </w:rPr>
          </w:pPr>
          <w:del w:id="2701" w:author="Sammartano, Marc (BIC USA)" w:date="2014-09-07T23:25:00Z">
            <w:r w:rsidRPr="00715E24" w:rsidDel="00715E24">
              <w:rPr>
                <w:noProof/>
              </w:rPr>
              <w:delText>Commands</w:delText>
            </w:r>
            <w:r w:rsidDel="00715E24">
              <w:rPr>
                <w:noProof/>
                <w:webHidden/>
              </w:rPr>
              <w:tab/>
            </w:r>
            <w:r w:rsidR="00E22768" w:rsidDel="00715E24">
              <w:rPr>
                <w:noProof/>
                <w:webHidden/>
              </w:rPr>
              <w:delText>132</w:delText>
            </w:r>
          </w:del>
        </w:p>
        <w:p w:rsidR="003D4F8C" w:rsidDel="00715E24" w:rsidRDefault="003D4F8C">
          <w:pPr>
            <w:pStyle w:val="TOC3"/>
            <w:rPr>
              <w:del w:id="2702" w:author="Sammartano, Marc (BIC USA)" w:date="2014-09-07T23:25:00Z"/>
              <w:rFonts w:eastAsiaTheme="minorEastAsia"/>
              <w:noProof/>
            </w:rPr>
          </w:pPr>
          <w:del w:id="2703" w:author="Sammartano, Marc (BIC USA)" w:date="2014-09-07T23:25:00Z">
            <w:r w:rsidRPr="00715E24" w:rsidDel="00715E24">
              <w:rPr>
                <w:noProof/>
              </w:rPr>
              <w:delText>Audio.load  &lt;aft_nvar&gt;, &lt;filename_sexp&gt;</w:delText>
            </w:r>
            <w:r w:rsidDel="00715E24">
              <w:rPr>
                <w:noProof/>
                <w:webHidden/>
              </w:rPr>
              <w:tab/>
            </w:r>
            <w:r w:rsidR="00E22768" w:rsidDel="00715E24">
              <w:rPr>
                <w:noProof/>
                <w:webHidden/>
              </w:rPr>
              <w:delText>132</w:delText>
            </w:r>
          </w:del>
        </w:p>
        <w:p w:rsidR="003D4F8C" w:rsidDel="00715E24" w:rsidRDefault="003D4F8C">
          <w:pPr>
            <w:pStyle w:val="TOC3"/>
            <w:rPr>
              <w:del w:id="2704" w:author="Sammartano, Marc (BIC USA)" w:date="2014-09-07T23:25:00Z"/>
              <w:rFonts w:eastAsiaTheme="minorEastAsia"/>
              <w:noProof/>
            </w:rPr>
          </w:pPr>
          <w:del w:id="2705" w:author="Sammartano, Marc (BIC USA)" w:date="2014-09-07T23:25:00Z">
            <w:r w:rsidRPr="00715E24" w:rsidDel="00715E24">
              <w:rPr>
                <w:noProof/>
              </w:rPr>
              <w:delText>Audio.play &lt;aft_nexp&gt;</w:delText>
            </w:r>
            <w:r w:rsidDel="00715E24">
              <w:rPr>
                <w:noProof/>
                <w:webHidden/>
              </w:rPr>
              <w:tab/>
            </w:r>
            <w:r w:rsidR="00E22768" w:rsidDel="00715E24">
              <w:rPr>
                <w:noProof/>
                <w:webHidden/>
              </w:rPr>
              <w:delText>132</w:delText>
            </w:r>
          </w:del>
        </w:p>
        <w:p w:rsidR="003D4F8C" w:rsidDel="00715E24" w:rsidRDefault="003D4F8C">
          <w:pPr>
            <w:pStyle w:val="TOC3"/>
            <w:rPr>
              <w:del w:id="2706" w:author="Sammartano, Marc (BIC USA)" w:date="2014-09-07T23:25:00Z"/>
              <w:rFonts w:eastAsiaTheme="minorEastAsia"/>
              <w:noProof/>
            </w:rPr>
          </w:pPr>
          <w:del w:id="2707" w:author="Sammartano, Marc (BIC USA)" w:date="2014-09-07T23:25:00Z">
            <w:r w:rsidRPr="00715E24" w:rsidDel="00715E24">
              <w:rPr>
                <w:noProof/>
              </w:rPr>
              <w:delText>Audio.stop</w:delText>
            </w:r>
            <w:r w:rsidDel="00715E24">
              <w:rPr>
                <w:noProof/>
                <w:webHidden/>
              </w:rPr>
              <w:tab/>
            </w:r>
            <w:r w:rsidR="00E22768" w:rsidDel="00715E24">
              <w:rPr>
                <w:noProof/>
                <w:webHidden/>
              </w:rPr>
              <w:delText>132</w:delText>
            </w:r>
          </w:del>
        </w:p>
        <w:p w:rsidR="003D4F8C" w:rsidDel="00715E24" w:rsidRDefault="003D4F8C">
          <w:pPr>
            <w:pStyle w:val="TOC3"/>
            <w:rPr>
              <w:del w:id="2708" w:author="Sammartano, Marc (BIC USA)" w:date="2014-09-07T23:25:00Z"/>
              <w:rFonts w:eastAsiaTheme="minorEastAsia"/>
              <w:noProof/>
            </w:rPr>
          </w:pPr>
          <w:del w:id="2709" w:author="Sammartano, Marc (BIC USA)" w:date="2014-09-07T23:25:00Z">
            <w:r w:rsidRPr="00715E24" w:rsidDel="00715E24">
              <w:rPr>
                <w:noProof/>
              </w:rPr>
              <w:delText>Audio.pause</w:delText>
            </w:r>
            <w:r w:rsidDel="00715E24">
              <w:rPr>
                <w:noProof/>
                <w:webHidden/>
              </w:rPr>
              <w:tab/>
            </w:r>
            <w:r w:rsidR="00E22768" w:rsidDel="00715E24">
              <w:rPr>
                <w:noProof/>
                <w:webHidden/>
              </w:rPr>
              <w:delText>132</w:delText>
            </w:r>
          </w:del>
        </w:p>
        <w:p w:rsidR="003D4F8C" w:rsidDel="00715E24" w:rsidRDefault="003D4F8C">
          <w:pPr>
            <w:pStyle w:val="TOC3"/>
            <w:rPr>
              <w:del w:id="2710" w:author="Sammartano, Marc (BIC USA)" w:date="2014-09-07T23:25:00Z"/>
              <w:rFonts w:eastAsiaTheme="minorEastAsia"/>
              <w:noProof/>
            </w:rPr>
          </w:pPr>
          <w:del w:id="2711" w:author="Sammartano, Marc (BIC USA)" w:date="2014-09-07T23:25:00Z">
            <w:r w:rsidRPr="00715E24" w:rsidDel="00715E24">
              <w:rPr>
                <w:noProof/>
              </w:rPr>
              <w:delText>Audio.loop</w:delText>
            </w:r>
            <w:r w:rsidDel="00715E24">
              <w:rPr>
                <w:noProof/>
                <w:webHidden/>
              </w:rPr>
              <w:tab/>
            </w:r>
            <w:r w:rsidR="00E22768" w:rsidDel="00715E24">
              <w:rPr>
                <w:noProof/>
                <w:webHidden/>
              </w:rPr>
              <w:delText>132</w:delText>
            </w:r>
          </w:del>
        </w:p>
        <w:p w:rsidR="003D4F8C" w:rsidDel="00715E24" w:rsidRDefault="003D4F8C">
          <w:pPr>
            <w:pStyle w:val="TOC3"/>
            <w:rPr>
              <w:del w:id="2712" w:author="Sammartano, Marc (BIC USA)" w:date="2014-09-07T23:25:00Z"/>
              <w:rFonts w:eastAsiaTheme="minorEastAsia"/>
              <w:noProof/>
            </w:rPr>
          </w:pPr>
          <w:del w:id="2713" w:author="Sammartano, Marc (BIC USA)" w:date="2014-09-07T23:25:00Z">
            <w:r w:rsidRPr="00715E24" w:rsidDel="00715E24">
              <w:rPr>
                <w:noProof/>
              </w:rPr>
              <w:delText>Audio.volume &lt;left_nexp&gt;, &lt;right_nexp&gt;</w:delText>
            </w:r>
            <w:r w:rsidDel="00715E24">
              <w:rPr>
                <w:noProof/>
                <w:webHidden/>
              </w:rPr>
              <w:tab/>
            </w:r>
            <w:r w:rsidR="00E22768" w:rsidDel="00715E24">
              <w:rPr>
                <w:noProof/>
                <w:webHidden/>
              </w:rPr>
              <w:delText>132</w:delText>
            </w:r>
          </w:del>
        </w:p>
        <w:p w:rsidR="003D4F8C" w:rsidDel="00715E24" w:rsidRDefault="003D4F8C">
          <w:pPr>
            <w:pStyle w:val="TOC3"/>
            <w:rPr>
              <w:del w:id="2714" w:author="Sammartano, Marc (BIC USA)" w:date="2014-09-07T23:25:00Z"/>
              <w:rFonts w:eastAsiaTheme="minorEastAsia"/>
              <w:noProof/>
            </w:rPr>
          </w:pPr>
          <w:del w:id="2715" w:author="Sammartano, Marc (BIC USA)" w:date="2014-09-07T23:25:00Z">
            <w:r w:rsidRPr="00715E24" w:rsidDel="00715E24">
              <w:rPr>
                <w:noProof/>
              </w:rPr>
              <w:delText>Audio.position.current  &lt;nvar&gt;</w:delText>
            </w:r>
            <w:r w:rsidDel="00715E24">
              <w:rPr>
                <w:noProof/>
                <w:webHidden/>
              </w:rPr>
              <w:tab/>
            </w:r>
            <w:r w:rsidR="00E22768" w:rsidDel="00715E24">
              <w:rPr>
                <w:noProof/>
                <w:webHidden/>
              </w:rPr>
              <w:delText>133</w:delText>
            </w:r>
          </w:del>
        </w:p>
        <w:p w:rsidR="003D4F8C" w:rsidDel="00715E24" w:rsidRDefault="003D4F8C">
          <w:pPr>
            <w:pStyle w:val="TOC3"/>
            <w:rPr>
              <w:del w:id="2716" w:author="Sammartano, Marc (BIC USA)" w:date="2014-09-07T23:25:00Z"/>
              <w:rFonts w:eastAsiaTheme="minorEastAsia"/>
              <w:noProof/>
            </w:rPr>
          </w:pPr>
          <w:del w:id="2717" w:author="Sammartano, Marc (BIC USA)" w:date="2014-09-07T23:25:00Z">
            <w:r w:rsidRPr="00715E24" w:rsidDel="00715E24">
              <w:rPr>
                <w:noProof/>
              </w:rPr>
              <w:delText>Audio.position.seek &lt;nexp&gt;</w:delText>
            </w:r>
            <w:r w:rsidDel="00715E24">
              <w:rPr>
                <w:noProof/>
                <w:webHidden/>
              </w:rPr>
              <w:tab/>
            </w:r>
            <w:r w:rsidR="00E22768" w:rsidDel="00715E24">
              <w:rPr>
                <w:noProof/>
                <w:webHidden/>
              </w:rPr>
              <w:delText>133</w:delText>
            </w:r>
          </w:del>
        </w:p>
        <w:p w:rsidR="003D4F8C" w:rsidDel="00715E24" w:rsidRDefault="003D4F8C">
          <w:pPr>
            <w:pStyle w:val="TOC3"/>
            <w:rPr>
              <w:del w:id="2718" w:author="Sammartano, Marc (BIC USA)" w:date="2014-09-07T23:25:00Z"/>
              <w:rFonts w:eastAsiaTheme="minorEastAsia"/>
              <w:noProof/>
            </w:rPr>
          </w:pPr>
          <w:del w:id="2719" w:author="Sammartano, Marc (BIC USA)" w:date="2014-09-07T23:25:00Z">
            <w:r w:rsidRPr="00715E24" w:rsidDel="00715E24">
              <w:rPr>
                <w:noProof/>
              </w:rPr>
              <w:delText>Audio.length &lt;length_nvar&gt;, &lt;aft_nexp&gt;</w:delText>
            </w:r>
            <w:r w:rsidDel="00715E24">
              <w:rPr>
                <w:noProof/>
                <w:webHidden/>
              </w:rPr>
              <w:tab/>
            </w:r>
            <w:r w:rsidR="00E22768" w:rsidDel="00715E24">
              <w:rPr>
                <w:noProof/>
                <w:webHidden/>
              </w:rPr>
              <w:delText>133</w:delText>
            </w:r>
          </w:del>
        </w:p>
        <w:p w:rsidR="003D4F8C" w:rsidDel="00715E24" w:rsidRDefault="003D4F8C">
          <w:pPr>
            <w:pStyle w:val="TOC3"/>
            <w:rPr>
              <w:del w:id="2720" w:author="Sammartano, Marc (BIC USA)" w:date="2014-09-07T23:25:00Z"/>
              <w:rFonts w:eastAsiaTheme="minorEastAsia"/>
              <w:noProof/>
            </w:rPr>
          </w:pPr>
          <w:del w:id="2721" w:author="Sammartano, Marc (BIC USA)" w:date="2014-09-07T23:25:00Z">
            <w:r w:rsidRPr="00715E24" w:rsidDel="00715E24">
              <w:rPr>
                <w:noProof/>
              </w:rPr>
              <w:delText>Audio.release &lt;aft_nexp&gt;</w:delText>
            </w:r>
            <w:r w:rsidDel="00715E24">
              <w:rPr>
                <w:noProof/>
                <w:webHidden/>
              </w:rPr>
              <w:tab/>
            </w:r>
            <w:r w:rsidR="00E22768" w:rsidDel="00715E24">
              <w:rPr>
                <w:noProof/>
                <w:webHidden/>
              </w:rPr>
              <w:delText>133</w:delText>
            </w:r>
          </w:del>
        </w:p>
        <w:p w:rsidR="003D4F8C" w:rsidDel="00715E24" w:rsidRDefault="003D4F8C">
          <w:pPr>
            <w:pStyle w:val="TOC3"/>
            <w:rPr>
              <w:del w:id="2722" w:author="Sammartano, Marc (BIC USA)" w:date="2014-09-07T23:25:00Z"/>
              <w:rFonts w:eastAsiaTheme="minorEastAsia"/>
              <w:noProof/>
            </w:rPr>
          </w:pPr>
          <w:del w:id="2723" w:author="Sammartano, Marc (BIC USA)" w:date="2014-09-07T23:25:00Z">
            <w:r w:rsidRPr="00715E24" w:rsidDel="00715E24">
              <w:rPr>
                <w:noProof/>
              </w:rPr>
              <w:delText>Audio.isdone &lt;lvar&gt;</w:delText>
            </w:r>
            <w:r w:rsidDel="00715E24">
              <w:rPr>
                <w:noProof/>
                <w:webHidden/>
              </w:rPr>
              <w:tab/>
            </w:r>
            <w:r w:rsidR="00E22768" w:rsidDel="00715E24">
              <w:rPr>
                <w:noProof/>
                <w:webHidden/>
              </w:rPr>
              <w:delText>133</w:delText>
            </w:r>
          </w:del>
        </w:p>
        <w:p w:rsidR="003D4F8C" w:rsidDel="00715E24" w:rsidRDefault="003D4F8C">
          <w:pPr>
            <w:pStyle w:val="TOC3"/>
            <w:rPr>
              <w:del w:id="2724" w:author="Sammartano, Marc (BIC USA)" w:date="2014-09-07T23:25:00Z"/>
              <w:rFonts w:eastAsiaTheme="minorEastAsia"/>
              <w:noProof/>
            </w:rPr>
          </w:pPr>
          <w:del w:id="2725" w:author="Sammartano, Marc (BIC USA)" w:date="2014-09-07T23:25:00Z">
            <w:r w:rsidRPr="00715E24" w:rsidDel="00715E24">
              <w:rPr>
                <w:noProof/>
              </w:rPr>
              <w:delText>Audio.record.start &lt;fn_svar&gt;</w:delText>
            </w:r>
            <w:r w:rsidDel="00715E24">
              <w:rPr>
                <w:noProof/>
                <w:webHidden/>
              </w:rPr>
              <w:tab/>
            </w:r>
            <w:r w:rsidR="00E22768" w:rsidDel="00715E24">
              <w:rPr>
                <w:noProof/>
                <w:webHidden/>
              </w:rPr>
              <w:delText>133</w:delText>
            </w:r>
          </w:del>
        </w:p>
        <w:p w:rsidR="003D4F8C" w:rsidDel="00715E24" w:rsidRDefault="003D4F8C">
          <w:pPr>
            <w:pStyle w:val="TOC3"/>
            <w:rPr>
              <w:del w:id="2726" w:author="Sammartano, Marc (BIC USA)" w:date="2014-09-07T23:25:00Z"/>
              <w:rFonts w:eastAsiaTheme="minorEastAsia"/>
              <w:noProof/>
            </w:rPr>
          </w:pPr>
          <w:del w:id="2727" w:author="Sammartano, Marc (BIC USA)" w:date="2014-09-07T23:25:00Z">
            <w:r w:rsidRPr="00715E24" w:rsidDel="00715E24">
              <w:rPr>
                <w:noProof/>
              </w:rPr>
              <w:delText>Audio.record.stop</w:delText>
            </w:r>
            <w:r w:rsidDel="00715E24">
              <w:rPr>
                <w:noProof/>
                <w:webHidden/>
              </w:rPr>
              <w:tab/>
            </w:r>
            <w:r w:rsidR="00E22768" w:rsidDel="00715E24">
              <w:rPr>
                <w:noProof/>
                <w:webHidden/>
              </w:rPr>
              <w:delText>134</w:delText>
            </w:r>
          </w:del>
        </w:p>
        <w:p w:rsidR="003D4F8C" w:rsidDel="00715E24" w:rsidRDefault="003D4F8C">
          <w:pPr>
            <w:pStyle w:val="TOC1"/>
            <w:tabs>
              <w:tab w:val="right" w:leader="dot" w:pos="9350"/>
            </w:tabs>
            <w:rPr>
              <w:del w:id="2728" w:author="Sammartano, Marc (BIC USA)" w:date="2014-09-07T23:25:00Z"/>
              <w:rFonts w:eastAsiaTheme="minorEastAsia"/>
              <w:noProof/>
            </w:rPr>
          </w:pPr>
          <w:del w:id="2729" w:author="Sammartano, Marc (BIC USA)" w:date="2014-09-07T23:25:00Z">
            <w:r w:rsidRPr="00715E24" w:rsidDel="00715E24">
              <w:rPr>
                <w:noProof/>
              </w:rPr>
              <w:delText>SoundPool</w:delText>
            </w:r>
            <w:r w:rsidDel="00715E24">
              <w:rPr>
                <w:noProof/>
                <w:webHidden/>
              </w:rPr>
              <w:tab/>
            </w:r>
            <w:r w:rsidR="00E22768" w:rsidDel="00715E24">
              <w:rPr>
                <w:noProof/>
                <w:webHidden/>
              </w:rPr>
              <w:delText>134</w:delText>
            </w:r>
          </w:del>
        </w:p>
        <w:p w:rsidR="003D4F8C" w:rsidDel="00715E24" w:rsidRDefault="003D4F8C">
          <w:pPr>
            <w:pStyle w:val="TOC2"/>
            <w:rPr>
              <w:del w:id="2730" w:author="Sammartano, Marc (BIC USA)" w:date="2014-09-07T23:25:00Z"/>
              <w:rFonts w:eastAsiaTheme="minorEastAsia"/>
              <w:noProof/>
            </w:rPr>
          </w:pPr>
          <w:del w:id="2731" w:author="Sammartano, Marc (BIC USA)" w:date="2014-09-07T23:25:00Z">
            <w:r w:rsidRPr="00715E24" w:rsidDel="00715E24">
              <w:rPr>
                <w:noProof/>
              </w:rPr>
              <w:lastRenderedPageBreak/>
              <w:delText>Introduction</w:delText>
            </w:r>
            <w:r w:rsidDel="00715E24">
              <w:rPr>
                <w:noProof/>
                <w:webHidden/>
              </w:rPr>
              <w:tab/>
            </w:r>
            <w:r w:rsidR="00E22768" w:rsidDel="00715E24">
              <w:rPr>
                <w:noProof/>
                <w:webHidden/>
              </w:rPr>
              <w:delText>134</w:delText>
            </w:r>
          </w:del>
        </w:p>
        <w:p w:rsidR="003D4F8C" w:rsidDel="00715E24" w:rsidRDefault="003D4F8C">
          <w:pPr>
            <w:pStyle w:val="TOC2"/>
            <w:rPr>
              <w:del w:id="2732" w:author="Sammartano, Marc (BIC USA)" w:date="2014-09-07T23:25:00Z"/>
              <w:rFonts w:eastAsiaTheme="minorEastAsia"/>
              <w:noProof/>
            </w:rPr>
          </w:pPr>
          <w:del w:id="2733" w:author="Sammartano, Marc (BIC USA)" w:date="2014-09-07T23:25:00Z">
            <w:r w:rsidRPr="00715E24" w:rsidDel="00715E24">
              <w:rPr>
                <w:noProof/>
              </w:rPr>
              <w:delText>Commands</w:delText>
            </w:r>
            <w:r w:rsidDel="00715E24">
              <w:rPr>
                <w:noProof/>
                <w:webHidden/>
              </w:rPr>
              <w:tab/>
            </w:r>
            <w:r w:rsidR="00E22768" w:rsidDel="00715E24">
              <w:rPr>
                <w:noProof/>
                <w:webHidden/>
              </w:rPr>
              <w:delText>134</w:delText>
            </w:r>
          </w:del>
        </w:p>
        <w:p w:rsidR="003D4F8C" w:rsidDel="00715E24" w:rsidRDefault="003D4F8C">
          <w:pPr>
            <w:pStyle w:val="TOC3"/>
            <w:rPr>
              <w:del w:id="2734" w:author="Sammartano, Marc (BIC USA)" w:date="2014-09-07T23:25:00Z"/>
              <w:rFonts w:eastAsiaTheme="minorEastAsia"/>
              <w:noProof/>
            </w:rPr>
          </w:pPr>
          <w:del w:id="2735" w:author="Sammartano, Marc (BIC USA)" w:date="2014-09-07T23:25:00Z">
            <w:r w:rsidRPr="00715E24" w:rsidDel="00715E24">
              <w:rPr>
                <w:noProof/>
              </w:rPr>
              <w:delText>Soundpool.open &lt;MaxStreams_nexp&gt;</w:delText>
            </w:r>
            <w:r w:rsidDel="00715E24">
              <w:rPr>
                <w:noProof/>
                <w:webHidden/>
              </w:rPr>
              <w:tab/>
            </w:r>
            <w:r w:rsidR="00E22768" w:rsidDel="00715E24">
              <w:rPr>
                <w:noProof/>
                <w:webHidden/>
              </w:rPr>
              <w:delText>134</w:delText>
            </w:r>
          </w:del>
        </w:p>
        <w:p w:rsidR="003D4F8C" w:rsidDel="00715E24" w:rsidRDefault="003D4F8C">
          <w:pPr>
            <w:pStyle w:val="TOC3"/>
            <w:rPr>
              <w:del w:id="2736" w:author="Sammartano, Marc (BIC USA)" w:date="2014-09-07T23:25:00Z"/>
              <w:rFonts w:eastAsiaTheme="minorEastAsia"/>
              <w:noProof/>
            </w:rPr>
          </w:pPr>
          <w:del w:id="2737" w:author="Sammartano, Marc (BIC USA)" w:date="2014-09-07T23:25:00Z">
            <w:r w:rsidRPr="00715E24" w:rsidDel="00715E24">
              <w:rPr>
                <w:noProof/>
              </w:rPr>
              <w:delText>Soundpool.load &lt;soundID_nvar&gt;, &lt;file_path_sexp&gt;</w:delText>
            </w:r>
            <w:r w:rsidDel="00715E24">
              <w:rPr>
                <w:noProof/>
                <w:webHidden/>
              </w:rPr>
              <w:tab/>
            </w:r>
            <w:r w:rsidR="00E22768" w:rsidDel="00715E24">
              <w:rPr>
                <w:noProof/>
                <w:webHidden/>
              </w:rPr>
              <w:delText>134</w:delText>
            </w:r>
          </w:del>
        </w:p>
        <w:p w:rsidR="003D4F8C" w:rsidDel="00715E24" w:rsidRDefault="003D4F8C">
          <w:pPr>
            <w:pStyle w:val="TOC3"/>
            <w:rPr>
              <w:del w:id="2738" w:author="Sammartano, Marc (BIC USA)" w:date="2014-09-07T23:25:00Z"/>
              <w:rFonts w:eastAsiaTheme="minorEastAsia"/>
              <w:noProof/>
            </w:rPr>
          </w:pPr>
          <w:del w:id="2739" w:author="Sammartano, Marc (BIC USA)" w:date="2014-09-07T23:25:00Z">
            <w:r w:rsidRPr="00715E24" w:rsidDel="00715E24">
              <w:rPr>
                <w:noProof/>
              </w:rPr>
              <w:delText>Soundpool.unload &lt;soundID_nexp&gt;</w:delText>
            </w:r>
            <w:r w:rsidDel="00715E24">
              <w:rPr>
                <w:noProof/>
                <w:webHidden/>
              </w:rPr>
              <w:tab/>
            </w:r>
            <w:r w:rsidR="00E22768" w:rsidDel="00715E24">
              <w:rPr>
                <w:noProof/>
                <w:webHidden/>
              </w:rPr>
              <w:delText>134</w:delText>
            </w:r>
          </w:del>
        </w:p>
        <w:p w:rsidR="003D4F8C" w:rsidDel="00715E24" w:rsidRDefault="003D4F8C">
          <w:pPr>
            <w:pStyle w:val="TOC3"/>
            <w:rPr>
              <w:del w:id="2740" w:author="Sammartano, Marc (BIC USA)" w:date="2014-09-07T23:25:00Z"/>
              <w:rFonts w:eastAsiaTheme="minorEastAsia"/>
              <w:noProof/>
            </w:rPr>
          </w:pPr>
          <w:del w:id="2741" w:author="Sammartano, Marc (BIC USA)" w:date="2014-09-07T23:25:00Z">
            <w:r w:rsidRPr="00715E24" w:rsidDel="00715E24">
              <w:rPr>
                <w:noProof/>
              </w:rPr>
              <w:delText>Soundpool.play &lt;streamID_nvar&gt;, &lt;soundID_nexp&gt;, &lt;rightVolume_nexp&gt;, &lt;leftVolume_nexp&gt;, &lt;priority_nexp&gt;, &lt;loop_nexp&gt;, &lt;rate_nexp&gt;</w:delText>
            </w:r>
            <w:r w:rsidDel="00715E24">
              <w:rPr>
                <w:noProof/>
                <w:webHidden/>
              </w:rPr>
              <w:tab/>
            </w:r>
            <w:r w:rsidR="00E22768" w:rsidDel="00715E24">
              <w:rPr>
                <w:noProof/>
                <w:webHidden/>
              </w:rPr>
              <w:delText>135</w:delText>
            </w:r>
          </w:del>
        </w:p>
        <w:p w:rsidR="003D4F8C" w:rsidDel="00715E24" w:rsidRDefault="003D4F8C">
          <w:pPr>
            <w:pStyle w:val="TOC3"/>
            <w:rPr>
              <w:del w:id="2742" w:author="Sammartano, Marc (BIC USA)" w:date="2014-09-07T23:25:00Z"/>
              <w:rFonts w:eastAsiaTheme="minorEastAsia"/>
              <w:noProof/>
            </w:rPr>
          </w:pPr>
          <w:del w:id="2743" w:author="Sammartano, Marc (BIC USA)" w:date="2014-09-07T23:25:00Z">
            <w:r w:rsidRPr="00715E24" w:rsidDel="00715E24">
              <w:rPr>
                <w:noProof/>
              </w:rPr>
              <w:delText>Soundpool.setvolume &lt;streamID_nexp&gt;, &lt;leftVolume_nexp&gt;, &lt;rightVolume_nexp&gt;</w:delText>
            </w:r>
            <w:r w:rsidDel="00715E24">
              <w:rPr>
                <w:noProof/>
                <w:webHidden/>
              </w:rPr>
              <w:tab/>
            </w:r>
            <w:r w:rsidR="00E22768" w:rsidDel="00715E24">
              <w:rPr>
                <w:noProof/>
                <w:webHidden/>
              </w:rPr>
              <w:delText>135</w:delText>
            </w:r>
          </w:del>
        </w:p>
        <w:p w:rsidR="003D4F8C" w:rsidDel="00715E24" w:rsidRDefault="003D4F8C">
          <w:pPr>
            <w:pStyle w:val="TOC3"/>
            <w:rPr>
              <w:del w:id="2744" w:author="Sammartano, Marc (BIC USA)" w:date="2014-09-07T23:25:00Z"/>
              <w:rFonts w:eastAsiaTheme="minorEastAsia"/>
              <w:noProof/>
            </w:rPr>
          </w:pPr>
          <w:del w:id="2745" w:author="Sammartano, Marc (BIC USA)" w:date="2014-09-07T23:25:00Z">
            <w:r w:rsidRPr="00715E24" w:rsidDel="00715E24">
              <w:rPr>
                <w:noProof/>
              </w:rPr>
              <w:delText>Soundpool.setrate &lt;streamID_nexp&gt;, &lt;rate_nexp&gt;</w:delText>
            </w:r>
            <w:r w:rsidDel="00715E24">
              <w:rPr>
                <w:noProof/>
                <w:webHidden/>
              </w:rPr>
              <w:tab/>
            </w:r>
            <w:r w:rsidR="00E22768" w:rsidDel="00715E24">
              <w:rPr>
                <w:noProof/>
                <w:webHidden/>
              </w:rPr>
              <w:delText>135</w:delText>
            </w:r>
          </w:del>
        </w:p>
        <w:p w:rsidR="003D4F8C" w:rsidDel="00715E24" w:rsidRDefault="003D4F8C">
          <w:pPr>
            <w:pStyle w:val="TOC3"/>
            <w:rPr>
              <w:del w:id="2746" w:author="Sammartano, Marc (BIC USA)" w:date="2014-09-07T23:25:00Z"/>
              <w:rFonts w:eastAsiaTheme="minorEastAsia"/>
              <w:noProof/>
            </w:rPr>
          </w:pPr>
          <w:del w:id="2747" w:author="Sammartano, Marc (BIC USA)" w:date="2014-09-07T23:25:00Z">
            <w:r w:rsidRPr="00715E24" w:rsidDel="00715E24">
              <w:rPr>
                <w:noProof/>
              </w:rPr>
              <w:delText>Soundpool.setpriority &lt;streamID_nexp&gt;, &lt;priority_nexp&gt;</w:delText>
            </w:r>
            <w:r w:rsidDel="00715E24">
              <w:rPr>
                <w:noProof/>
                <w:webHidden/>
              </w:rPr>
              <w:tab/>
            </w:r>
            <w:r w:rsidR="00E22768" w:rsidDel="00715E24">
              <w:rPr>
                <w:noProof/>
                <w:webHidden/>
              </w:rPr>
              <w:delText>135</w:delText>
            </w:r>
          </w:del>
        </w:p>
        <w:p w:rsidR="003D4F8C" w:rsidDel="00715E24" w:rsidRDefault="003D4F8C">
          <w:pPr>
            <w:pStyle w:val="TOC3"/>
            <w:rPr>
              <w:del w:id="2748" w:author="Sammartano, Marc (BIC USA)" w:date="2014-09-07T23:25:00Z"/>
              <w:rFonts w:eastAsiaTheme="minorEastAsia"/>
              <w:noProof/>
            </w:rPr>
          </w:pPr>
          <w:del w:id="2749" w:author="Sammartano, Marc (BIC USA)" w:date="2014-09-07T23:25:00Z">
            <w:r w:rsidRPr="00715E24" w:rsidDel="00715E24">
              <w:rPr>
                <w:noProof/>
              </w:rPr>
              <w:delText>Soundpool.pause &lt;streamID_nexp&gt;</w:delText>
            </w:r>
            <w:r w:rsidDel="00715E24">
              <w:rPr>
                <w:noProof/>
                <w:webHidden/>
              </w:rPr>
              <w:tab/>
            </w:r>
            <w:r w:rsidR="00E22768" w:rsidDel="00715E24">
              <w:rPr>
                <w:noProof/>
                <w:webHidden/>
              </w:rPr>
              <w:delText>135</w:delText>
            </w:r>
          </w:del>
        </w:p>
        <w:p w:rsidR="003D4F8C" w:rsidDel="00715E24" w:rsidRDefault="003D4F8C">
          <w:pPr>
            <w:pStyle w:val="TOC3"/>
            <w:rPr>
              <w:del w:id="2750" w:author="Sammartano, Marc (BIC USA)" w:date="2014-09-07T23:25:00Z"/>
              <w:rFonts w:eastAsiaTheme="minorEastAsia"/>
              <w:noProof/>
            </w:rPr>
          </w:pPr>
          <w:del w:id="2751" w:author="Sammartano, Marc (BIC USA)" w:date="2014-09-07T23:25:00Z">
            <w:r w:rsidRPr="00715E24" w:rsidDel="00715E24">
              <w:rPr>
                <w:noProof/>
              </w:rPr>
              <w:delText>Soundpool.resume &lt;streamID_nexp&gt;</w:delText>
            </w:r>
            <w:r w:rsidDel="00715E24">
              <w:rPr>
                <w:noProof/>
                <w:webHidden/>
              </w:rPr>
              <w:tab/>
            </w:r>
            <w:r w:rsidR="00E22768" w:rsidDel="00715E24">
              <w:rPr>
                <w:noProof/>
                <w:webHidden/>
              </w:rPr>
              <w:delText>135</w:delText>
            </w:r>
          </w:del>
        </w:p>
        <w:p w:rsidR="003D4F8C" w:rsidDel="00715E24" w:rsidRDefault="003D4F8C">
          <w:pPr>
            <w:pStyle w:val="TOC3"/>
            <w:rPr>
              <w:del w:id="2752" w:author="Sammartano, Marc (BIC USA)" w:date="2014-09-07T23:25:00Z"/>
              <w:rFonts w:eastAsiaTheme="minorEastAsia"/>
              <w:noProof/>
            </w:rPr>
          </w:pPr>
          <w:del w:id="2753" w:author="Sammartano, Marc (BIC USA)" w:date="2014-09-07T23:25:00Z">
            <w:r w:rsidRPr="00715E24" w:rsidDel="00715E24">
              <w:rPr>
                <w:noProof/>
              </w:rPr>
              <w:delText>Soundpool.stop &lt;streamID_nexp&gt;</w:delText>
            </w:r>
            <w:r w:rsidDel="00715E24">
              <w:rPr>
                <w:noProof/>
                <w:webHidden/>
              </w:rPr>
              <w:tab/>
            </w:r>
            <w:r w:rsidR="00E22768" w:rsidDel="00715E24">
              <w:rPr>
                <w:noProof/>
                <w:webHidden/>
              </w:rPr>
              <w:delText>135</w:delText>
            </w:r>
          </w:del>
        </w:p>
        <w:p w:rsidR="003D4F8C" w:rsidDel="00715E24" w:rsidRDefault="003D4F8C">
          <w:pPr>
            <w:pStyle w:val="TOC3"/>
            <w:rPr>
              <w:del w:id="2754" w:author="Sammartano, Marc (BIC USA)" w:date="2014-09-07T23:25:00Z"/>
              <w:rFonts w:eastAsiaTheme="minorEastAsia"/>
              <w:noProof/>
            </w:rPr>
          </w:pPr>
          <w:del w:id="2755" w:author="Sammartano, Marc (BIC USA)" w:date="2014-09-07T23:25:00Z">
            <w:r w:rsidRPr="00715E24" w:rsidDel="00715E24">
              <w:rPr>
                <w:noProof/>
              </w:rPr>
              <w:delText>Soundpool.release</w:delText>
            </w:r>
            <w:r w:rsidDel="00715E24">
              <w:rPr>
                <w:noProof/>
                <w:webHidden/>
              </w:rPr>
              <w:tab/>
            </w:r>
            <w:r w:rsidR="00E22768" w:rsidDel="00715E24">
              <w:rPr>
                <w:noProof/>
                <w:webHidden/>
              </w:rPr>
              <w:delText>135</w:delText>
            </w:r>
          </w:del>
        </w:p>
        <w:p w:rsidR="003D4F8C" w:rsidDel="00715E24" w:rsidRDefault="003D4F8C">
          <w:pPr>
            <w:pStyle w:val="TOC1"/>
            <w:tabs>
              <w:tab w:val="right" w:leader="dot" w:pos="9350"/>
            </w:tabs>
            <w:rPr>
              <w:del w:id="2756" w:author="Sammartano, Marc (BIC USA)" w:date="2014-09-07T23:25:00Z"/>
              <w:rFonts w:eastAsiaTheme="minorEastAsia"/>
              <w:noProof/>
            </w:rPr>
          </w:pPr>
          <w:del w:id="2757" w:author="Sammartano, Marc (BIC USA)" w:date="2014-09-07T23:25:00Z">
            <w:r w:rsidRPr="00715E24" w:rsidDel="00715E24">
              <w:rPr>
                <w:noProof/>
              </w:rPr>
              <w:delText>GPS</w:delText>
            </w:r>
            <w:r w:rsidDel="00715E24">
              <w:rPr>
                <w:noProof/>
                <w:webHidden/>
              </w:rPr>
              <w:tab/>
            </w:r>
            <w:r w:rsidR="00E22768" w:rsidDel="00715E24">
              <w:rPr>
                <w:noProof/>
                <w:webHidden/>
              </w:rPr>
              <w:delText>136</w:delText>
            </w:r>
          </w:del>
        </w:p>
        <w:p w:rsidR="003D4F8C" w:rsidDel="00715E24" w:rsidRDefault="003D4F8C">
          <w:pPr>
            <w:pStyle w:val="TOC2"/>
            <w:rPr>
              <w:del w:id="2758" w:author="Sammartano, Marc (BIC USA)" w:date="2014-09-07T23:25:00Z"/>
              <w:rFonts w:eastAsiaTheme="minorEastAsia"/>
              <w:noProof/>
            </w:rPr>
          </w:pPr>
          <w:del w:id="2759" w:author="Sammartano, Marc (BIC USA)" w:date="2014-09-07T23:25:00Z">
            <w:r w:rsidRPr="00715E24" w:rsidDel="00715E24">
              <w:rPr>
                <w:noProof/>
              </w:rPr>
              <w:delText>Commands</w:delText>
            </w:r>
            <w:r w:rsidDel="00715E24">
              <w:rPr>
                <w:noProof/>
                <w:webHidden/>
              </w:rPr>
              <w:tab/>
            </w:r>
            <w:r w:rsidR="00E22768" w:rsidDel="00715E24">
              <w:rPr>
                <w:noProof/>
                <w:webHidden/>
              </w:rPr>
              <w:delText>136</w:delText>
            </w:r>
          </w:del>
        </w:p>
        <w:p w:rsidR="003D4F8C" w:rsidDel="00715E24" w:rsidRDefault="003D4F8C">
          <w:pPr>
            <w:pStyle w:val="TOC3"/>
            <w:rPr>
              <w:del w:id="2760" w:author="Sammartano, Marc (BIC USA)" w:date="2014-09-07T23:25:00Z"/>
              <w:rFonts w:eastAsiaTheme="minorEastAsia"/>
              <w:noProof/>
            </w:rPr>
          </w:pPr>
          <w:del w:id="2761" w:author="Sammartano, Marc (BIC USA)" w:date="2014-09-07T23:25:00Z">
            <w:r w:rsidRPr="00715E24" w:rsidDel="00715E24">
              <w:rPr>
                <w:noProof/>
              </w:rPr>
              <w:delText>Gps.open</w:delText>
            </w:r>
            <w:r w:rsidDel="00715E24">
              <w:rPr>
                <w:noProof/>
                <w:webHidden/>
              </w:rPr>
              <w:tab/>
            </w:r>
            <w:r w:rsidR="00E22768" w:rsidDel="00715E24">
              <w:rPr>
                <w:noProof/>
                <w:webHidden/>
              </w:rPr>
              <w:delText>136</w:delText>
            </w:r>
          </w:del>
        </w:p>
        <w:p w:rsidR="003D4F8C" w:rsidDel="00715E24" w:rsidRDefault="003D4F8C">
          <w:pPr>
            <w:pStyle w:val="TOC3"/>
            <w:rPr>
              <w:del w:id="2762" w:author="Sammartano, Marc (BIC USA)" w:date="2014-09-07T23:25:00Z"/>
              <w:rFonts w:eastAsiaTheme="minorEastAsia"/>
              <w:noProof/>
            </w:rPr>
          </w:pPr>
          <w:del w:id="2763" w:author="Sammartano, Marc (BIC USA)" w:date="2014-09-07T23:25:00Z">
            <w:r w:rsidRPr="00715E24" w:rsidDel="00715E24">
              <w:rPr>
                <w:noProof/>
              </w:rPr>
              <w:delText>Gps.close</w:delText>
            </w:r>
            <w:r w:rsidDel="00715E24">
              <w:rPr>
                <w:noProof/>
                <w:webHidden/>
              </w:rPr>
              <w:tab/>
            </w:r>
            <w:r w:rsidR="00E22768" w:rsidDel="00715E24">
              <w:rPr>
                <w:noProof/>
                <w:webHidden/>
              </w:rPr>
              <w:delText>136</w:delText>
            </w:r>
          </w:del>
        </w:p>
        <w:p w:rsidR="003D4F8C" w:rsidDel="00715E24" w:rsidRDefault="003D4F8C">
          <w:pPr>
            <w:pStyle w:val="TOC3"/>
            <w:rPr>
              <w:del w:id="2764" w:author="Sammartano, Marc (BIC USA)" w:date="2014-09-07T23:25:00Z"/>
              <w:rFonts w:eastAsiaTheme="minorEastAsia"/>
              <w:noProof/>
            </w:rPr>
          </w:pPr>
          <w:del w:id="2765" w:author="Sammartano, Marc (BIC USA)" w:date="2014-09-07T23:25:00Z">
            <w:r w:rsidRPr="00715E24" w:rsidDel="00715E24">
              <w:rPr>
                <w:noProof/>
              </w:rPr>
              <w:delText>Gps.provider &lt;svar&gt;</w:delText>
            </w:r>
            <w:r w:rsidDel="00715E24">
              <w:rPr>
                <w:noProof/>
                <w:webHidden/>
              </w:rPr>
              <w:tab/>
            </w:r>
            <w:r w:rsidR="00E22768" w:rsidDel="00715E24">
              <w:rPr>
                <w:noProof/>
                <w:webHidden/>
              </w:rPr>
              <w:delText>136</w:delText>
            </w:r>
          </w:del>
        </w:p>
        <w:p w:rsidR="003D4F8C" w:rsidDel="00715E24" w:rsidRDefault="003D4F8C">
          <w:pPr>
            <w:pStyle w:val="TOC3"/>
            <w:rPr>
              <w:del w:id="2766" w:author="Sammartano, Marc (BIC USA)" w:date="2014-09-07T23:25:00Z"/>
              <w:rFonts w:eastAsiaTheme="minorEastAsia"/>
              <w:noProof/>
            </w:rPr>
          </w:pPr>
          <w:del w:id="2767" w:author="Sammartano, Marc (BIC USA)" w:date="2014-09-07T23:25:00Z">
            <w:r w:rsidRPr="00715E24" w:rsidDel="00715E24">
              <w:rPr>
                <w:noProof/>
              </w:rPr>
              <w:delText>Gps.accuracy &lt;nvar&gt;</w:delText>
            </w:r>
            <w:r w:rsidDel="00715E24">
              <w:rPr>
                <w:noProof/>
                <w:webHidden/>
              </w:rPr>
              <w:tab/>
            </w:r>
            <w:r w:rsidR="00E22768" w:rsidDel="00715E24">
              <w:rPr>
                <w:noProof/>
                <w:webHidden/>
              </w:rPr>
              <w:delText>136</w:delText>
            </w:r>
          </w:del>
        </w:p>
        <w:p w:rsidR="003D4F8C" w:rsidDel="00715E24" w:rsidRDefault="003D4F8C">
          <w:pPr>
            <w:pStyle w:val="TOC3"/>
            <w:rPr>
              <w:del w:id="2768" w:author="Sammartano, Marc (BIC USA)" w:date="2014-09-07T23:25:00Z"/>
              <w:rFonts w:eastAsiaTheme="minorEastAsia"/>
              <w:noProof/>
            </w:rPr>
          </w:pPr>
          <w:del w:id="2769" w:author="Sammartano, Marc (BIC USA)" w:date="2014-09-07T23:25:00Z">
            <w:r w:rsidRPr="00715E24" w:rsidDel="00715E24">
              <w:rPr>
                <w:noProof/>
              </w:rPr>
              <w:delText>Gps.latitude &lt;nvar&gt;</w:delText>
            </w:r>
            <w:r w:rsidDel="00715E24">
              <w:rPr>
                <w:noProof/>
                <w:webHidden/>
              </w:rPr>
              <w:tab/>
            </w:r>
            <w:r w:rsidR="00E22768" w:rsidDel="00715E24">
              <w:rPr>
                <w:noProof/>
                <w:webHidden/>
              </w:rPr>
              <w:delText>136</w:delText>
            </w:r>
          </w:del>
        </w:p>
        <w:p w:rsidR="003D4F8C" w:rsidDel="00715E24" w:rsidRDefault="003D4F8C">
          <w:pPr>
            <w:pStyle w:val="TOC3"/>
            <w:rPr>
              <w:del w:id="2770" w:author="Sammartano, Marc (BIC USA)" w:date="2014-09-07T23:25:00Z"/>
              <w:rFonts w:eastAsiaTheme="minorEastAsia"/>
              <w:noProof/>
            </w:rPr>
          </w:pPr>
          <w:del w:id="2771" w:author="Sammartano, Marc (BIC USA)" w:date="2014-09-07T23:25:00Z">
            <w:r w:rsidRPr="00715E24" w:rsidDel="00715E24">
              <w:rPr>
                <w:noProof/>
              </w:rPr>
              <w:delText>Gps.longitude &lt;nvar&gt;</w:delText>
            </w:r>
            <w:r w:rsidDel="00715E24">
              <w:rPr>
                <w:noProof/>
                <w:webHidden/>
              </w:rPr>
              <w:tab/>
            </w:r>
            <w:r w:rsidR="00E22768" w:rsidDel="00715E24">
              <w:rPr>
                <w:noProof/>
                <w:webHidden/>
              </w:rPr>
              <w:delText>136</w:delText>
            </w:r>
          </w:del>
        </w:p>
        <w:p w:rsidR="003D4F8C" w:rsidDel="00715E24" w:rsidRDefault="003D4F8C">
          <w:pPr>
            <w:pStyle w:val="TOC3"/>
            <w:rPr>
              <w:del w:id="2772" w:author="Sammartano, Marc (BIC USA)" w:date="2014-09-07T23:25:00Z"/>
              <w:rFonts w:eastAsiaTheme="minorEastAsia"/>
              <w:noProof/>
            </w:rPr>
          </w:pPr>
          <w:del w:id="2773" w:author="Sammartano, Marc (BIC USA)" w:date="2014-09-07T23:25:00Z">
            <w:r w:rsidRPr="00715E24" w:rsidDel="00715E24">
              <w:rPr>
                <w:noProof/>
              </w:rPr>
              <w:delText>Gps.altitude &lt;nvar&gt;</w:delText>
            </w:r>
            <w:r w:rsidDel="00715E24">
              <w:rPr>
                <w:noProof/>
                <w:webHidden/>
              </w:rPr>
              <w:tab/>
            </w:r>
            <w:r w:rsidR="00E22768" w:rsidDel="00715E24">
              <w:rPr>
                <w:noProof/>
                <w:webHidden/>
              </w:rPr>
              <w:delText>136</w:delText>
            </w:r>
          </w:del>
        </w:p>
        <w:p w:rsidR="003D4F8C" w:rsidDel="00715E24" w:rsidRDefault="003D4F8C">
          <w:pPr>
            <w:pStyle w:val="TOC3"/>
            <w:rPr>
              <w:del w:id="2774" w:author="Sammartano, Marc (BIC USA)" w:date="2014-09-07T23:25:00Z"/>
              <w:rFonts w:eastAsiaTheme="minorEastAsia"/>
              <w:noProof/>
            </w:rPr>
          </w:pPr>
          <w:del w:id="2775" w:author="Sammartano, Marc (BIC USA)" w:date="2014-09-07T23:25:00Z">
            <w:r w:rsidRPr="00715E24" w:rsidDel="00715E24">
              <w:rPr>
                <w:noProof/>
              </w:rPr>
              <w:delText>Gps.bearing &lt;nvar&gt;</w:delText>
            </w:r>
            <w:r w:rsidDel="00715E24">
              <w:rPr>
                <w:noProof/>
                <w:webHidden/>
              </w:rPr>
              <w:tab/>
            </w:r>
            <w:r w:rsidR="00E22768" w:rsidDel="00715E24">
              <w:rPr>
                <w:noProof/>
                <w:webHidden/>
              </w:rPr>
              <w:delText>136</w:delText>
            </w:r>
          </w:del>
        </w:p>
        <w:p w:rsidR="003D4F8C" w:rsidDel="00715E24" w:rsidRDefault="003D4F8C">
          <w:pPr>
            <w:pStyle w:val="TOC3"/>
            <w:rPr>
              <w:del w:id="2776" w:author="Sammartano, Marc (BIC USA)" w:date="2014-09-07T23:25:00Z"/>
              <w:rFonts w:eastAsiaTheme="minorEastAsia"/>
              <w:noProof/>
            </w:rPr>
          </w:pPr>
          <w:del w:id="2777" w:author="Sammartano, Marc (BIC USA)" w:date="2014-09-07T23:25:00Z">
            <w:r w:rsidRPr="00715E24" w:rsidDel="00715E24">
              <w:rPr>
                <w:noProof/>
              </w:rPr>
              <w:delText>Gps.speed &lt;nvar&gt;</w:delText>
            </w:r>
            <w:r w:rsidDel="00715E24">
              <w:rPr>
                <w:noProof/>
                <w:webHidden/>
              </w:rPr>
              <w:tab/>
            </w:r>
            <w:r w:rsidR="00E22768" w:rsidDel="00715E24">
              <w:rPr>
                <w:noProof/>
                <w:webHidden/>
              </w:rPr>
              <w:delText>136</w:delText>
            </w:r>
          </w:del>
        </w:p>
        <w:p w:rsidR="003D4F8C" w:rsidDel="00715E24" w:rsidRDefault="003D4F8C">
          <w:pPr>
            <w:pStyle w:val="TOC3"/>
            <w:rPr>
              <w:del w:id="2778" w:author="Sammartano, Marc (BIC USA)" w:date="2014-09-07T23:25:00Z"/>
              <w:rFonts w:eastAsiaTheme="minorEastAsia"/>
              <w:noProof/>
            </w:rPr>
          </w:pPr>
          <w:del w:id="2779" w:author="Sammartano, Marc (BIC USA)" w:date="2014-09-07T23:25:00Z">
            <w:r w:rsidRPr="00715E24" w:rsidDel="00715E24">
              <w:rPr>
                <w:noProof/>
              </w:rPr>
              <w:delText>Gps.time &lt;nvar&gt;</w:delText>
            </w:r>
            <w:r w:rsidDel="00715E24">
              <w:rPr>
                <w:noProof/>
                <w:webHidden/>
              </w:rPr>
              <w:tab/>
            </w:r>
            <w:r w:rsidR="00E22768" w:rsidDel="00715E24">
              <w:rPr>
                <w:noProof/>
                <w:webHidden/>
              </w:rPr>
              <w:delText>136</w:delText>
            </w:r>
          </w:del>
        </w:p>
        <w:p w:rsidR="003D4F8C" w:rsidDel="00715E24" w:rsidRDefault="003D4F8C">
          <w:pPr>
            <w:pStyle w:val="TOC1"/>
            <w:tabs>
              <w:tab w:val="right" w:leader="dot" w:pos="9350"/>
            </w:tabs>
            <w:rPr>
              <w:del w:id="2780" w:author="Sammartano, Marc (BIC USA)" w:date="2014-09-07T23:25:00Z"/>
              <w:rFonts w:eastAsiaTheme="minorEastAsia"/>
              <w:noProof/>
            </w:rPr>
          </w:pPr>
          <w:del w:id="2781" w:author="Sammartano, Marc (BIC USA)" w:date="2014-09-07T23:25:00Z">
            <w:r w:rsidRPr="00715E24" w:rsidDel="00715E24">
              <w:rPr>
                <w:noProof/>
              </w:rPr>
              <w:delText>Sensors</w:delText>
            </w:r>
            <w:r w:rsidDel="00715E24">
              <w:rPr>
                <w:noProof/>
                <w:webHidden/>
              </w:rPr>
              <w:tab/>
            </w:r>
            <w:r w:rsidR="00E22768" w:rsidDel="00715E24">
              <w:rPr>
                <w:noProof/>
                <w:webHidden/>
              </w:rPr>
              <w:delText>137</w:delText>
            </w:r>
          </w:del>
        </w:p>
        <w:p w:rsidR="003D4F8C" w:rsidDel="00715E24" w:rsidRDefault="003D4F8C">
          <w:pPr>
            <w:pStyle w:val="TOC2"/>
            <w:rPr>
              <w:del w:id="2782" w:author="Sammartano, Marc (BIC USA)" w:date="2014-09-07T23:25:00Z"/>
              <w:rFonts w:eastAsiaTheme="minorEastAsia"/>
              <w:noProof/>
            </w:rPr>
          </w:pPr>
          <w:del w:id="2783" w:author="Sammartano, Marc (BIC USA)" w:date="2014-09-07T23:25:00Z">
            <w:r w:rsidRPr="00715E24" w:rsidDel="00715E24">
              <w:rPr>
                <w:noProof/>
              </w:rPr>
              <w:delText>Introduction</w:delText>
            </w:r>
            <w:r w:rsidDel="00715E24">
              <w:rPr>
                <w:noProof/>
                <w:webHidden/>
              </w:rPr>
              <w:tab/>
            </w:r>
            <w:r w:rsidR="00E22768" w:rsidDel="00715E24">
              <w:rPr>
                <w:noProof/>
                <w:webHidden/>
              </w:rPr>
              <w:delText>137</w:delText>
            </w:r>
          </w:del>
        </w:p>
        <w:p w:rsidR="003D4F8C" w:rsidDel="00715E24" w:rsidRDefault="003D4F8C">
          <w:pPr>
            <w:pStyle w:val="TOC2"/>
            <w:rPr>
              <w:del w:id="2784" w:author="Sammartano, Marc (BIC USA)" w:date="2014-09-07T23:25:00Z"/>
              <w:rFonts w:eastAsiaTheme="minorEastAsia"/>
              <w:noProof/>
            </w:rPr>
          </w:pPr>
          <w:del w:id="2785" w:author="Sammartano, Marc (BIC USA)" w:date="2014-09-07T23:25:00Z">
            <w:r w:rsidRPr="00715E24" w:rsidDel="00715E24">
              <w:rPr>
                <w:noProof/>
              </w:rPr>
              <w:delText>Sensor Commands</w:delText>
            </w:r>
            <w:r w:rsidDel="00715E24">
              <w:rPr>
                <w:noProof/>
                <w:webHidden/>
              </w:rPr>
              <w:tab/>
            </w:r>
            <w:r w:rsidR="00E22768" w:rsidDel="00715E24">
              <w:rPr>
                <w:noProof/>
                <w:webHidden/>
              </w:rPr>
              <w:delText>137</w:delText>
            </w:r>
          </w:del>
        </w:p>
        <w:p w:rsidR="003D4F8C" w:rsidDel="00715E24" w:rsidRDefault="003D4F8C">
          <w:pPr>
            <w:pStyle w:val="TOC3"/>
            <w:rPr>
              <w:del w:id="2786" w:author="Sammartano, Marc (BIC USA)" w:date="2014-09-07T23:25:00Z"/>
              <w:rFonts w:eastAsiaTheme="minorEastAsia"/>
              <w:noProof/>
            </w:rPr>
          </w:pPr>
          <w:del w:id="2787" w:author="Sammartano, Marc (BIC USA)" w:date="2014-09-07T23:25:00Z">
            <w:r w:rsidRPr="00715E24" w:rsidDel="00715E24">
              <w:rPr>
                <w:noProof/>
              </w:rPr>
              <w:delText>Sensors.list &lt;sensor_array$[]&gt;</w:delText>
            </w:r>
            <w:r w:rsidDel="00715E24">
              <w:rPr>
                <w:noProof/>
                <w:webHidden/>
              </w:rPr>
              <w:tab/>
            </w:r>
            <w:r w:rsidR="00E22768" w:rsidDel="00715E24">
              <w:rPr>
                <w:noProof/>
                <w:webHidden/>
              </w:rPr>
              <w:delText>137</w:delText>
            </w:r>
          </w:del>
        </w:p>
        <w:p w:rsidR="003D4F8C" w:rsidDel="00715E24" w:rsidRDefault="003D4F8C">
          <w:pPr>
            <w:pStyle w:val="TOC3"/>
            <w:rPr>
              <w:del w:id="2788" w:author="Sammartano, Marc (BIC USA)" w:date="2014-09-07T23:25:00Z"/>
              <w:rFonts w:eastAsiaTheme="minorEastAsia"/>
              <w:noProof/>
            </w:rPr>
          </w:pPr>
          <w:del w:id="2789" w:author="Sammartano, Marc (BIC USA)" w:date="2014-09-07T23:25:00Z">
            <w:r w:rsidRPr="00715E24" w:rsidDel="00715E24">
              <w:rPr>
                <w:noProof/>
              </w:rPr>
              <w:delText>Sensors.open &lt;type_nexp&gt;{:&lt;delay_nexp&gt;}{, &lt;type_nexp&gt;{:&lt;delay_nexp&gt;}, ...}</w:delText>
            </w:r>
            <w:r w:rsidDel="00715E24">
              <w:rPr>
                <w:noProof/>
                <w:webHidden/>
              </w:rPr>
              <w:tab/>
            </w:r>
            <w:r w:rsidR="00E22768" w:rsidDel="00715E24">
              <w:rPr>
                <w:noProof/>
                <w:webHidden/>
              </w:rPr>
              <w:delText>138</w:delText>
            </w:r>
          </w:del>
        </w:p>
        <w:p w:rsidR="003D4F8C" w:rsidDel="00715E24" w:rsidRDefault="003D4F8C">
          <w:pPr>
            <w:pStyle w:val="TOC3"/>
            <w:rPr>
              <w:del w:id="2790" w:author="Sammartano, Marc (BIC USA)" w:date="2014-09-07T23:25:00Z"/>
              <w:rFonts w:eastAsiaTheme="minorEastAsia"/>
              <w:noProof/>
            </w:rPr>
          </w:pPr>
          <w:del w:id="2791" w:author="Sammartano, Marc (BIC USA)" w:date="2014-09-07T23:25:00Z">
            <w:r w:rsidRPr="00715E24" w:rsidDel="00715E24">
              <w:rPr>
                <w:noProof/>
              </w:rPr>
              <w:delText>Sensors.read sensor_type_nexp, p1_nvar, p2_nvar, p3_nvar</w:delText>
            </w:r>
            <w:r w:rsidDel="00715E24">
              <w:rPr>
                <w:noProof/>
                <w:webHidden/>
              </w:rPr>
              <w:tab/>
            </w:r>
            <w:r w:rsidR="00E22768" w:rsidDel="00715E24">
              <w:rPr>
                <w:noProof/>
                <w:webHidden/>
              </w:rPr>
              <w:delText>138</w:delText>
            </w:r>
          </w:del>
        </w:p>
        <w:p w:rsidR="003D4F8C" w:rsidDel="00715E24" w:rsidRDefault="003D4F8C">
          <w:pPr>
            <w:pStyle w:val="TOC3"/>
            <w:rPr>
              <w:del w:id="2792" w:author="Sammartano, Marc (BIC USA)" w:date="2014-09-07T23:25:00Z"/>
              <w:rFonts w:eastAsiaTheme="minorEastAsia"/>
              <w:noProof/>
            </w:rPr>
          </w:pPr>
          <w:del w:id="2793" w:author="Sammartano, Marc (BIC USA)" w:date="2014-09-07T23:25:00Z">
            <w:r w:rsidRPr="00715E24" w:rsidDel="00715E24">
              <w:rPr>
                <w:noProof/>
              </w:rPr>
              <w:lastRenderedPageBreak/>
              <w:delText>Sensors.close</w:delText>
            </w:r>
            <w:r w:rsidDel="00715E24">
              <w:rPr>
                <w:noProof/>
                <w:webHidden/>
              </w:rPr>
              <w:tab/>
            </w:r>
            <w:r w:rsidR="00E22768" w:rsidDel="00715E24">
              <w:rPr>
                <w:noProof/>
                <w:webHidden/>
              </w:rPr>
              <w:delText>138</w:delText>
            </w:r>
          </w:del>
        </w:p>
        <w:p w:rsidR="003D4F8C" w:rsidDel="00715E24" w:rsidRDefault="003D4F8C">
          <w:pPr>
            <w:pStyle w:val="TOC1"/>
            <w:tabs>
              <w:tab w:val="right" w:leader="dot" w:pos="9350"/>
            </w:tabs>
            <w:rPr>
              <w:del w:id="2794" w:author="Sammartano, Marc (BIC USA)" w:date="2014-09-07T23:25:00Z"/>
              <w:rFonts w:eastAsiaTheme="minorEastAsia"/>
              <w:noProof/>
            </w:rPr>
          </w:pPr>
          <w:del w:id="2795" w:author="Sammartano, Marc (BIC USA)" w:date="2014-09-07T23:25:00Z">
            <w:r w:rsidRPr="00715E24" w:rsidDel="00715E24">
              <w:rPr>
                <w:noProof/>
              </w:rPr>
              <w:delText>System</w:delText>
            </w:r>
            <w:r w:rsidDel="00715E24">
              <w:rPr>
                <w:noProof/>
                <w:webHidden/>
              </w:rPr>
              <w:tab/>
            </w:r>
            <w:r w:rsidR="00E22768" w:rsidDel="00715E24">
              <w:rPr>
                <w:noProof/>
                <w:webHidden/>
              </w:rPr>
              <w:delText>138</w:delText>
            </w:r>
          </w:del>
        </w:p>
        <w:p w:rsidR="003D4F8C" w:rsidDel="00715E24" w:rsidRDefault="003D4F8C">
          <w:pPr>
            <w:pStyle w:val="TOC2"/>
            <w:rPr>
              <w:del w:id="2796" w:author="Sammartano, Marc (BIC USA)" w:date="2014-09-07T23:25:00Z"/>
              <w:rFonts w:eastAsiaTheme="minorEastAsia"/>
              <w:noProof/>
            </w:rPr>
          </w:pPr>
          <w:del w:id="2797" w:author="Sammartano, Marc (BIC USA)" w:date="2014-09-07T23:25:00Z">
            <w:r w:rsidRPr="00715E24" w:rsidDel="00715E24">
              <w:rPr>
                <w:noProof/>
              </w:rPr>
              <w:delText>Commands</w:delText>
            </w:r>
            <w:r w:rsidDel="00715E24">
              <w:rPr>
                <w:noProof/>
                <w:webHidden/>
              </w:rPr>
              <w:tab/>
            </w:r>
            <w:r w:rsidR="00E22768" w:rsidDel="00715E24">
              <w:rPr>
                <w:noProof/>
                <w:webHidden/>
              </w:rPr>
              <w:delText>138</w:delText>
            </w:r>
          </w:del>
        </w:p>
        <w:p w:rsidR="003D4F8C" w:rsidDel="00715E24" w:rsidRDefault="003D4F8C">
          <w:pPr>
            <w:pStyle w:val="TOC3"/>
            <w:rPr>
              <w:del w:id="2798" w:author="Sammartano, Marc (BIC USA)" w:date="2014-09-07T23:25:00Z"/>
              <w:rFonts w:eastAsiaTheme="minorEastAsia"/>
              <w:noProof/>
            </w:rPr>
          </w:pPr>
          <w:del w:id="2799" w:author="Sammartano, Marc (BIC USA)" w:date="2014-09-07T23:25:00Z">
            <w:r w:rsidRPr="00715E24" w:rsidDel="00715E24">
              <w:rPr>
                <w:noProof/>
              </w:rPr>
              <w:delText>System.open</w:delText>
            </w:r>
            <w:r w:rsidDel="00715E24">
              <w:rPr>
                <w:noProof/>
                <w:webHidden/>
              </w:rPr>
              <w:tab/>
            </w:r>
            <w:r w:rsidR="00E22768" w:rsidDel="00715E24">
              <w:rPr>
                <w:noProof/>
                <w:webHidden/>
              </w:rPr>
              <w:delText>138</w:delText>
            </w:r>
          </w:del>
        </w:p>
        <w:p w:rsidR="003D4F8C" w:rsidDel="00715E24" w:rsidRDefault="003D4F8C">
          <w:pPr>
            <w:pStyle w:val="TOC3"/>
            <w:rPr>
              <w:del w:id="2800" w:author="Sammartano, Marc (BIC USA)" w:date="2014-09-07T23:25:00Z"/>
              <w:rFonts w:eastAsiaTheme="minorEastAsia"/>
              <w:noProof/>
            </w:rPr>
          </w:pPr>
          <w:del w:id="2801" w:author="Sammartano, Marc (BIC USA)" w:date="2014-09-07T23:25:00Z">
            <w:r w:rsidRPr="00715E24" w:rsidDel="00715E24">
              <w:rPr>
                <w:noProof/>
              </w:rPr>
              <w:delText>System.write &lt;sexp&gt;</w:delText>
            </w:r>
            <w:r w:rsidDel="00715E24">
              <w:rPr>
                <w:noProof/>
                <w:webHidden/>
              </w:rPr>
              <w:tab/>
            </w:r>
            <w:r w:rsidR="00E22768" w:rsidDel="00715E24">
              <w:rPr>
                <w:noProof/>
                <w:webHidden/>
              </w:rPr>
              <w:delText>138</w:delText>
            </w:r>
          </w:del>
        </w:p>
        <w:p w:rsidR="003D4F8C" w:rsidDel="00715E24" w:rsidRDefault="003D4F8C">
          <w:pPr>
            <w:pStyle w:val="TOC3"/>
            <w:rPr>
              <w:del w:id="2802" w:author="Sammartano, Marc (BIC USA)" w:date="2014-09-07T23:25:00Z"/>
              <w:rFonts w:eastAsiaTheme="minorEastAsia"/>
              <w:noProof/>
            </w:rPr>
          </w:pPr>
          <w:del w:id="2803" w:author="Sammartano, Marc (BIC USA)" w:date="2014-09-07T23:25:00Z">
            <w:r w:rsidRPr="00715E24" w:rsidDel="00715E24">
              <w:rPr>
                <w:noProof/>
              </w:rPr>
              <w:delText>System.read.ready &lt;nvar&gt;</w:delText>
            </w:r>
            <w:r w:rsidDel="00715E24">
              <w:rPr>
                <w:noProof/>
                <w:webHidden/>
              </w:rPr>
              <w:tab/>
            </w:r>
            <w:r w:rsidR="00E22768" w:rsidDel="00715E24">
              <w:rPr>
                <w:noProof/>
                <w:webHidden/>
              </w:rPr>
              <w:delText>138</w:delText>
            </w:r>
          </w:del>
        </w:p>
        <w:p w:rsidR="003D4F8C" w:rsidDel="00715E24" w:rsidRDefault="003D4F8C">
          <w:pPr>
            <w:pStyle w:val="TOC3"/>
            <w:rPr>
              <w:del w:id="2804" w:author="Sammartano, Marc (BIC USA)" w:date="2014-09-07T23:25:00Z"/>
              <w:rFonts w:eastAsiaTheme="minorEastAsia"/>
              <w:noProof/>
            </w:rPr>
          </w:pPr>
          <w:del w:id="2805" w:author="Sammartano, Marc (BIC USA)" w:date="2014-09-07T23:25:00Z">
            <w:r w:rsidRPr="00715E24" w:rsidDel="00715E24">
              <w:rPr>
                <w:noProof/>
              </w:rPr>
              <w:delText>System.read.line &lt;svar&gt;</w:delText>
            </w:r>
            <w:r w:rsidDel="00715E24">
              <w:rPr>
                <w:noProof/>
                <w:webHidden/>
              </w:rPr>
              <w:tab/>
            </w:r>
            <w:r w:rsidR="00E22768" w:rsidDel="00715E24">
              <w:rPr>
                <w:noProof/>
                <w:webHidden/>
              </w:rPr>
              <w:delText>139</w:delText>
            </w:r>
          </w:del>
        </w:p>
        <w:p w:rsidR="003D4F8C" w:rsidDel="00715E24" w:rsidRDefault="003D4F8C">
          <w:pPr>
            <w:pStyle w:val="TOC3"/>
            <w:rPr>
              <w:del w:id="2806" w:author="Sammartano, Marc (BIC USA)" w:date="2014-09-07T23:25:00Z"/>
              <w:rFonts w:eastAsiaTheme="minorEastAsia"/>
              <w:noProof/>
            </w:rPr>
          </w:pPr>
          <w:del w:id="2807" w:author="Sammartano, Marc (BIC USA)" w:date="2014-09-07T23:25:00Z">
            <w:r w:rsidRPr="00715E24" w:rsidDel="00715E24">
              <w:rPr>
                <w:noProof/>
              </w:rPr>
              <w:delText>System.close</w:delText>
            </w:r>
            <w:r w:rsidDel="00715E24">
              <w:rPr>
                <w:noProof/>
                <w:webHidden/>
              </w:rPr>
              <w:tab/>
            </w:r>
            <w:r w:rsidR="00E22768" w:rsidDel="00715E24">
              <w:rPr>
                <w:noProof/>
                <w:webHidden/>
              </w:rPr>
              <w:delText>139</w:delText>
            </w:r>
          </w:del>
        </w:p>
        <w:p w:rsidR="003D4F8C" w:rsidDel="00715E24" w:rsidRDefault="003D4F8C">
          <w:pPr>
            <w:pStyle w:val="TOC1"/>
            <w:tabs>
              <w:tab w:val="right" w:leader="dot" w:pos="9350"/>
            </w:tabs>
            <w:rPr>
              <w:del w:id="2808" w:author="Sammartano, Marc (BIC USA)" w:date="2014-09-07T23:25:00Z"/>
              <w:rFonts w:eastAsiaTheme="minorEastAsia"/>
              <w:noProof/>
            </w:rPr>
          </w:pPr>
          <w:del w:id="2809" w:author="Sammartano, Marc (BIC USA)" w:date="2014-09-07T23:25:00Z">
            <w:r w:rsidRPr="00715E24" w:rsidDel="00715E24">
              <w:rPr>
                <w:noProof/>
              </w:rPr>
              <w:delText>Superuser</w:delText>
            </w:r>
            <w:r w:rsidDel="00715E24">
              <w:rPr>
                <w:noProof/>
                <w:webHidden/>
              </w:rPr>
              <w:tab/>
            </w:r>
            <w:r w:rsidR="00E22768" w:rsidDel="00715E24">
              <w:rPr>
                <w:noProof/>
                <w:webHidden/>
              </w:rPr>
              <w:delText>139</w:delText>
            </w:r>
          </w:del>
        </w:p>
        <w:p w:rsidR="003D4F8C" w:rsidDel="00715E24" w:rsidRDefault="003D4F8C">
          <w:pPr>
            <w:pStyle w:val="TOC2"/>
            <w:rPr>
              <w:del w:id="2810" w:author="Sammartano, Marc (BIC USA)" w:date="2014-09-07T23:25:00Z"/>
              <w:rFonts w:eastAsiaTheme="minorEastAsia"/>
              <w:noProof/>
            </w:rPr>
          </w:pPr>
          <w:del w:id="2811" w:author="Sammartano, Marc (BIC USA)" w:date="2014-09-07T23:25:00Z">
            <w:r w:rsidRPr="00715E24" w:rsidDel="00715E24">
              <w:rPr>
                <w:noProof/>
              </w:rPr>
              <w:delText>Commands</w:delText>
            </w:r>
            <w:r w:rsidDel="00715E24">
              <w:rPr>
                <w:noProof/>
                <w:webHidden/>
              </w:rPr>
              <w:tab/>
            </w:r>
            <w:r w:rsidR="00E22768" w:rsidDel="00715E24">
              <w:rPr>
                <w:noProof/>
                <w:webHidden/>
              </w:rPr>
              <w:delText>139</w:delText>
            </w:r>
          </w:del>
        </w:p>
        <w:p w:rsidR="003D4F8C" w:rsidDel="00715E24" w:rsidRDefault="003D4F8C">
          <w:pPr>
            <w:pStyle w:val="TOC3"/>
            <w:rPr>
              <w:del w:id="2812" w:author="Sammartano, Marc (BIC USA)" w:date="2014-09-07T23:25:00Z"/>
              <w:rFonts w:eastAsiaTheme="minorEastAsia"/>
              <w:noProof/>
            </w:rPr>
          </w:pPr>
          <w:del w:id="2813" w:author="Sammartano, Marc (BIC USA)" w:date="2014-09-07T23:25:00Z">
            <w:r w:rsidRPr="00715E24" w:rsidDel="00715E24">
              <w:rPr>
                <w:noProof/>
              </w:rPr>
              <w:delText>Su.open</w:delText>
            </w:r>
            <w:r w:rsidDel="00715E24">
              <w:rPr>
                <w:noProof/>
                <w:webHidden/>
              </w:rPr>
              <w:tab/>
            </w:r>
            <w:r w:rsidR="00E22768" w:rsidDel="00715E24">
              <w:rPr>
                <w:noProof/>
                <w:webHidden/>
              </w:rPr>
              <w:delText>139</w:delText>
            </w:r>
          </w:del>
        </w:p>
        <w:p w:rsidR="003D4F8C" w:rsidDel="00715E24" w:rsidRDefault="003D4F8C">
          <w:pPr>
            <w:pStyle w:val="TOC3"/>
            <w:rPr>
              <w:del w:id="2814" w:author="Sammartano, Marc (BIC USA)" w:date="2014-09-07T23:25:00Z"/>
              <w:rFonts w:eastAsiaTheme="minorEastAsia"/>
              <w:noProof/>
            </w:rPr>
          </w:pPr>
          <w:del w:id="2815" w:author="Sammartano, Marc (BIC USA)" w:date="2014-09-07T23:25:00Z">
            <w:r w:rsidRPr="00715E24" w:rsidDel="00715E24">
              <w:rPr>
                <w:noProof/>
              </w:rPr>
              <w:delText>Su.write &lt;sexp&gt;</w:delText>
            </w:r>
            <w:r w:rsidDel="00715E24">
              <w:rPr>
                <w:noProof/>
                <w:webHidden/>
              </w:rPr>
              <w:tab/>
            </w:r>
            <w:r w:rsidR="00E22768" w:rsidDel="00715E24">
              <w:rPr>
                <w:noProof/>
                <w:webHidden/>
              </w:rPr>
              <w:delText>139</w:delText>
            </w:r>
          </w:del>
        </w:p>
        <w:p w:rsidR="003D4F8C" w:rsidDel="00715E24" w:rsidRDefault="003D4F8C">
          <w:pPr>
            <w:pStyle w:val="TOC3"/>
            <w:rPr>
              <w:del w:id="2816" w:author="Sammartano, Marc (BIC USA)" w:date="2014-09-07T23:25:00Z"/>
              <w:rFonts w:eastAsiaTheme="minorEastAsia"/>
              <w:noProof/>
            </w:rPr>
          </w:pPr>
          <w:del w:id="2817" w:author="Sammartano, Marc (BIC USA)" w:date="2014-09-07T23:25:00Z">
            <w:r w:rsidRPr="00715E24" w:rsidDel="00715E24">
              <w:rPr>
                <w:noProof/>
              </w:rPr>
              <w:delText>Su.read.ready &lt;nvar&gt;</w:delText>
            </w:r>
            <w:r w:rsidDel="00715E24">
              <w:rPr>
                <w:noProof/>
                <w:webHidden/>
              </w:rPr>
              <w:tab/>
            </w:r>
            <w:r w:rsidR="00E22768" w:rsidDel="00715E24">
              <w:rPr>
                <w:noProof/>
                <w:webHidden/>
              </w:rPr>
              <w:delText>139</w:delText>
            </w:r>
          </w:del>
        </w:p>
        <w:p w:rsidR="003D4F8C" w:rsidDel="00715E24" w:rsidRDefault="003D4F8C">
          <w:pPr>
            <w:pStyle w:val="TOC3"/>
            <w:rPr>
              <w:del w:id="2818" w:author="Sammartano, Marc (BIC USA)" w:date="2014-09-07T23:25:00Z"/>
              <w:rFonts w:eastAsiaTheme="minorEastAsia"/>
              <w:noProof/>
            </w:rPr>
          </w:pPr>
          <w:del w:id="2819" w:author="Sammartano, Marc (BIC USA)" w:date="2014-09-07T23:25:00Z">
            <w:r w:rsidRPr="00715E24" w:rsidDel="00715E24">
              <w:rPr>
                <w:noProof/>
              </w:rPr>
              <w:delText>Su.read.line &lt;svar&gt;</w:delText>
            </w:r>
            <w:r w:rsidDel="00715E24">
              <w:rPr>
                <w:noProof/>
                <w:webHidden/>
              </w:rPr>
              <w:tab/>
            </w:r>
            <w:r w:rsidR="00E22768" w:rsidDel="00715E24">
              <w:rPr>
                <w:noProof/>
                <w:webHidden/>
              </w:rPr>
              <w:delText>139</w:delText>
            </w:r>
          </w:del>
        </w:p>
        <w:p w:rsidR="003D4F8C" w:rsidDel="00715E24" w:rsidRDefault="003D4F8C">
          <w:pPr>
            <w:pStyle w:val="TOC3"/>
            <w:rPr>
              <w:del w:id="2820" w:author="Sammartano, Marc (BIC USA)" w:date="2014-09-07T23:25:00Z"/>
              <w:rFonts w:eastAsiaTheme="minorEastAsia"/>
              <w:noProof/>
            </w:rPr>
          </w:pPr>
          <w:del w:id="2821" w:author="Sammartano, Marc (BIC USA)" w:date="2014-09-07T23:25:00Z">
            <w:r w:rsidRPr="00715E24" w:rsidDel="00715E24">
              <w:rPr>
                <w:noProof/>
              </w:rPr>
              <w:delText>Su.close</w:delText>
            </w:r>
            <w:r w:rsidDel="00715E24">
              <w:rPr>
                <w:noProof/>
                <w:webHidden/>
              </w:rPr>
              <w:tab/>
            </w:r>
            <w:r w:rsidR="00E22768" w:rsidDel="00715E24">
              <w:rPr>
                <w:noProof/>
                <w:webHidden/>
              </w:rPr>
              <w:delText>139</w:delText>
            </w:r>
          </w:del>
        </w:p>
        <w:p w:rsidR="003D4F8C" w:rsidDel="00715E24" w:rsidRDefault="003D4F8C">
          <w:pPr>
            <w:pStyle w:val="TOC1"/>
            <w:tabs>
              <w:tab w:val="right" w:leader="dot" w:pos="9350"/>
            </w:tabs>
            <w:rPr>
              <w:del w:id="2822" w:author="Sammartano, Marc (BIC USA)" w:date="2014-09-07T23:25:00Z"/>
              <w:rFonts w:eastAsiaTheme="minorEastAsia"/>
              <w:noProof/>
            </w:rPr>
          </w:pPr>
          <w:del w:id="2823" w:author="Sammartano, Marc (BIC USA)" w:date="2014-09-07T23:25:00Z">
            <w:r w:rsidRPr="00715E24" w:rsidDel="00715E24">
              <w:rPr>
                <w:noProof/>
              </w:rPr>
              <w:delText>Appendix A – Command List</w:delText>
            </w:r>
            <w:r w:rsidDel="00715E24">
              <w:rPr>
                <w:noProof/>
                <w:webHidden/>
              </w:rPr>
              <w:tab/>
            </w:r>
            <w:r w:rsidR="00E22768" w:rsidDel="00715E24">
              <w:rPr>
                <w:noProof/>
                <w:webHidden/>
              </w:rPr>
              <w:delText>140</w:delText>
            </w:r>
          </w:del>
        </w:p>
        <w:p w:rsidR="003D4F8C" w:rsidDel="00715E24" w:rsidRDefault="003D4F8C">
          <w:pPr>
            <w:pStyle w:val="TOC1"/>
            <w:tabs>
              <w:tab w:val="right" w:leader="dot" w:pos="9350"/>
            </w:tabs>
            <w:rPr>
              <w:del w:id="2824" w:author="Sammartano, Marc (BIC USA)" w:date="2014-09-07T23:25:00Z"/>
              <w:rFonts w:eastAsiaTheme="minorEastAsia"/>
              <w:noProof/>
            </w:rPr>
          </w:pPr>
          <w:del w:id="2825" w:author="Sammartano, Marc (BIC USA)" w:date="2014-09-07T23:25:00Z">
            <w:r w:rsidRPr="00715E24" w:rsidDel="00715E24">
              <w:rPr>
                <w:noProof/>
              </w:rPr>
              <w:delText>Appendix B – Sample Programs</w:delText>
            </w:r>
            <w:r w:rsidDel="00715E24">
              <w:rPr>
                <w:noProof/>
                <w:webHidden/>
              </w:rPr>
              <w:tab/>
            </w:r>
            <w:r w:rsidR="00E22768" w:rsidDel="00715E24">
              <w:rPr>
                <w:noProof/>
                <w:webHidden/>
              </w:rPr>
              <w:delText>150</w:delText>
            </w:r>
          </w:del>
        </w:p>
        <w:p w:rsidR="003D4F8C" w:rsidDel="00715E24" w:rsidRDefault="003D4F8C">
          <w:pPr>
            <w:pStyle w:val="TOC1"/>
            <w:tabs>
              <w:tab w:val="right" w:leader="dot" w:pos="9350"/>
            </w:tabs>
            <w:rPr>
              <w:del w:id="2826" w:author="Sammartano, Marc (BIC USA)" w:date="2014-09-07T23:25:00Z"/>
              <w:rFonts w:eastAsiaTheme="minorEastAsia"/>
              <w:noProof/>
            </w:rPr>
          </w:pPr>
          <w:del w:id="2827" w:author="Sammartano, Marc (BIC USA)" w:date="2014-09-07T23:25:00Z">
            <w:r w:rsidRPr="00715E24" w:rsidDel="00715E24">
              <w:rPr>
                <w:noProof/>
              </w:rPr>
              <w:delText>Appendix C – Launcher Shortcut Tutorial</w:delText>
            </w:r>
            <w:r w:rsidDel="00715E24">
              <w:rPr>
                <w:noProof/>
                <w:webHidden/>
              </w:rPr>
              <w:tab/>
            </w:r>
            <w:r w:rsidR="00E22768" w:rsidDel="00715E24">
              <w:rPr>
                <w:noProof/>
                <w:webHidden/>
              </w:rPr>
              <w:delText>151</w:delText>
            </w:r>
          </w:del>
        </w:p>
        <w:p w:rsidR="003D4F8C" w:rsidDel="00715E24" w:rsidRDefault="003D4F8C">
          <w:pPr>
            <w:pStyle w:val="TOC2"/>
            <w:rPr>
              <w:del w:id="2828" w:author="Sammartano, Marc (BIC USA)" w:date="2014-09-07T23:25:00Z"/>
              <w:rFonts w:eastAsiaTheme="minorEastAsia"/>
              <w:noProof/>
            </w:rPr>
          </w:pPr>
          <w:del w:id="2829" w:author="Sammartano, Marc (BIC USA)" w:date="2014-09-07T23:25:00Z">
            <w:r w:rsidRPr="00715E24" w:rsidDel="00715E24">
              <w:rPr>
                <w:noProof/>
              </w:rPr>
              <w:delText>Introduction</w:delText>
            </w:r>
            <w:r w:rsidDel="00715E24">
              <w:rPr>
                <w:noProof/>
                <w:webHidden/>
              </w:rPr>
              <w:tab/>
            </w:r>
            <w:r w:rsidR="00E22768" w:rsidDel="00715E24">
              <w:rPr>
                <w:noProof/>
                <w:webHidden/>
              </w:rPr>
              <w:delText>151</w:delText>
            </w:r>
          </w:del>
        </w:p>
        <w:p w:rsidR="003D4F8C" w:rsidDel="00715E24" w:rsidRDefault="003D4F8C">
          <w:pPr>
            <w:pStyle w:val="TOC2"/>
            <w:rPr>
              <w:del w:id="2830" w:author="Sammartano, Marc (BIC USA)" w:date="2014-09-07T23:25:00Z"/>
              <w:rFonts w:eastAsiaTheme="minorEastAsia"/>
              <w:noProof/>
            </w:rPr>
          </w:pPr>
          <w:del w:id="2831" w:author="Sammartano, Marc (BIC USA)" w:date="2014-09-07T23:25:00Z">
            <w:r w:rsidRPr="00715E24" w:rsidDel="00715E24">
              <w:rPr>
                <w:noProof/>
              </w:rPr>
              <w:delText>How to Make a Shortcut Application (older versions of Android—prior to Android 4.0)</w:delText>
            </w:r>
            <w:r w:rsidDel="00715E24">
              <w:rPr>
                <w:noProof/>
                <w:webHidden/>
              </w:rPr>
              <w:tab/>
            </w:r>
            <w:r w:rsidR="00E22768" w:rsidDel="00715E24">
              <w:rPr>
                <w:noProof/>
                <w:webHidden/>
              </w:rPr>
              <w:delText>151</w:delText>
            </w:r>
          </w:del>
        </w:p>
        <w:p w:rsidR="003D4F8C" w:rsidDel="00715E24" w:rsidRDefault="003D4F8C">
          <w:pPr>
            <w:pStyle w:val="TOC2"/>
            <w:rPr>
              <w:del w:id="2832" w:author="Sammartano, Marc (BIC USA)" w:date="2014-09-07T23:25:00Z"/>
              <w:rFonts w:eastAsiaTheme="minorEastAsia"/>
              <w:noProof/>
            </w:rPr>
          </w:pPr>
          <w:del w:id="2833" w:author="Sammartano, Marc (BIC USA)" w:date="2014-09-07T23:25:00Z">
            <w:r w:rsidRPr="00715E24" w:rsidDel="00715E24">
              <w:rPr>
                <w:noProof/>
              </w:rPr>
              <w:delText>How to Make a Shortcut Application (newer versions of Android—Android 4.0 and later)</w:delText>
            </w:r>
            <w:r w:rsidDel="00715E24">
              <w:rPr>
                <w:noProof/>
                <w:webHidden/>
              </w:rPr>
              <w:tab/>
            </w:r>
            <w:r w:rsidR="00E22768" w:rsidDel="00715E24">
              <w:rPr>
                <w:noProof/>
                <w:webHidden/>
              </w:rPr>
              <w:delText>152</w:delText>
            </w:r>
          </w:del>
        </w:p>
        <w:p w:rsidR="003D4F8C" w:rsidDel="00715E24" w:rsidRDefault="003D4F8C">
          <w:pPr>
            <w:pStyle w:val="TOC2"/>
            <w:rPr>
              <w:del w:id="2834" w:author="Sammartano, Marc (BIC USA)" w:date="2014-09-07T23:25:00Z"/>
              <w:rFonts w:eastAsiaTheme="minorEastAsia"/>
              <w:noProof/>
            </w:rPr>
          </w:pPr>
          <w:del w:id="2835" w:author="Sammartano, Marc (BIC USA)" w:date="2014-09-07T23:25:00Z">
            <w:r w:rsidRPr="00715E24" w:rsidDel="00715E24">
              <w:rPr>
                <w:noProof/>
              </w:rPr>
              <w:delText>What you need to know</w:delText>
            </w:r>
            <w:r w:rsidDel="00715E24">
              <w:rPr>
                <w:noProof/>
                <w:webHidden/>
              </w:rPr>
              <w:tab/>
            </w:r>
            <w:r w:rsidR="00E22768" w:rsidDel="00715E24">
              <w:rPr>
                <w:noProof/>
                <w:webHidden/>
              </w:rPr>
              <w:delText>153</w:delText>
            </w:r>
          </w:del>
        </w:p>
        <w:p w:rsidR="003D4F8C" w:rsidDel="00715E24" w:rsidRDefault="003D4F8C">
          <w:pPr>
            <w:pStyle w:val="TOC1"/>
            <w:tabs>
              <w:tab w:val="right" w:leader="dot" w:pos="9350"/>
            </w:tabs>
            <w:rPr>
              <w:del w:id="2836" w:author="Sammartano, Marc (BIC USA)" w:date="2014-09-07T23:25:00Z"/>
              <w:rFonts w:eastAsiaTheme="minorEastAsia"/>
              <w:noProof/>
            </w:rPr>
          </w:pPr>
          <w:del w:id="2837" w:author="Sammartano, Marc (BIC USA)" w:date="2014-09-07T23:25:00Z">
            <w:r w:rsidRPr="00715E24" w:rsidDel="00715E24">
              <w:rPr>
                <w:noProof/>
              </w:rPr>
              <w:delText>Appendix D – Building a Standalone Application</w:delText>
            </w:r>
            <w:r w:rsidDel="00715E24">
              <w:rPr>
                <w:noProof/>
                <w:webHidden/>
              </w:rPr>
              <w:tab/>
            </w:r>
            <w:r w:rsidR="00E22768" w:rsidDel="00715E24">
              <w:rPr>
                <w:noProof/>
                <w:webHidden/>
              </w:rPr>
              <w:delText>154</w:delText>
            </w:r>
          </w:del>
        </w:p>
        <w:p w:rsidR="003D4F8C" w:rsidDel="00715E24" w:rsidRDefault="003D4F8C">
          <w:pPr>
            <w:pStyle w:val="TOC2"/>
            <w:rPr>
              <w:del w:id="2838" w:author="Sammartano, Marc (BIC USA)" w:date="2014-09-07T23:25:00Z"/>
              <w:rFonts w:eastAsiaTheme="minorEastAsia"/>
              <w:noProof/>
            </w:rPr>
          </w:pPr>
          <w:del w:id="2839" w:author="Sammartano, Marc (BIC USA)" w:date="2014-09-07T23:25:00Z">
            <w:r w:rsidRPr="00715E24" w:rsidDel="00715E24">
              <w:rPr>
                <w:noProof/>
              </w:rPr>
              <w:delText>Introduction</w:delText>
            </w:r>
            <w:r w:rsidDel="00715E24">
              <w:rPr>
                <w:noProof/>
                <w:webHidden/>
              </w:rPr>
              <w:tab/>
            </w:r>
            <w:r w:rsidR="00E22768" w:rsidDel="00715E24">
              <w:rPr>
                <w:noProof/>
                <w:webHidden/>
              </w:rPr>
              <w:delText>154</w:delText>
            </w:r>
          </w:del>
        </w:p>
        <w:p w:rsidR="003D4F8C" w:rsidDel="00715E24" w:rsidRDefault="003D4F8C">
          <w:pPr>
            <w:pStyle w:val="TOC2"/>
            <w:rPr>
              <w:del w:id="2840" w:author="Sammartano, Marc (BIC USA)" w:date="2014-09-07T23:25:00Z"/>
              <w:rFonts w:eastAsiaTheme="minorEastAsia"/>
              <w:noProof/>
            </w:rPr>
          </w:pPr>
          <w:del w:id="2841" w:author="Sammartano, Marc (BIC USA)" w:date="2014-09-07T23:25:00Z">
            <w:r w:rsidRPr="00715E24" w:rsidDel="00715E24">
              <w:rPr>
                <w:noProof/>
              </w:rPr>
              <w:delText>License Information</w:delText>
            </w:r>
            <w:r w:rsidDel="00715E24">
              <w:rPr>
                <w:noProof/>
                <w:webHidden/>
              </w:rPr>
              <w:tab/>
            </w:r>
            <w:r w:rsidR="00E22768" w:rsidDel="00715E24">
              <w:rPr>
                <w:noProof/>
                <w:webHidden/>
              </w:rPr>
              <w:delText>154</w:delText>
            </w:r>
          </w:del>
        </w:p>
        <w:p w:rsidR="003D4F8C" w:rsidDel="00715E24" w:rsidRDefault="003D4F8C">
          <w:pPr>
            <w:pStyle w:val="TOC2"/>
            <w:rPr>
              <w:del w:id="2842" w:author="Sammartano, Marc (BIC USA)" w:date="2014-09-07T23:25:00Z"/>
              <w:rFonts w:eastAsiaTheme="minorEastAsia"/>
              <w:noProof/>
            </w:rPr>
          </w:pPr>
          <w:del w:id="2843" w:author="Sammartano, Marc (BIC USA)" w:date="2014-09-07T23:25:00Z">
            <w:r w:rsidRPr="00715E24" w:rsidDel="00715E24">
              <w:rPr>
                <w:noProof/>
              </w:rPr>
              <w:delText>Before You Start</w:delText>
            </w:r>
            <w:r w:rsidDel="00715E24">
              <w:rPr>
                <w:noProof/>
                <w:webHidden/>
              </w:rPr>
              <w:tab/>
            </w:r>
            <w:r w:rsidR="00E22768" w:rsidDel="00715E24">
              <w:rPr>
                <w:noProof/>
                <w:webHidden/>
              </w:rPr>
              <w:delText>154</w:delText>
            </w:r>
          </w:del>
        </w:p>
        <w:p w:rsidR="003D4F8C" w:rsidDel="00715E24" w:rsidRDefault="003D4F8C">
          <w:pPr>
            <w:pStyle w:val="TOC2"/>
            <w:rPr>
              <w:del w:id="2844" w:author="Sammartano, Marc (BIC USA)" w:date="2014-09-07T23:25:00Z"/>
              <w:rFonts w:eastAsiaTheme="minorEastAsia"/>
              <w:noProof/>
            </w:rPr>
          </w:pPr>
          <w:del w:id="2845" w:author="Sammartano, Marc (BIC USA)" w:date="2014-09-07T23:25:00Z">
            <w:r w:rsidRPr="00715E24" w:rsidDel="00715E24">
              <w:rPr>
                <w:noProof/>
              </w:rPr>
              <w:delText>Setting Up the Development Environment</w:delText>
            </w:r>
            <w:r w:rsidDel="00715E24">
              <w:rPr>
                <w:noProof/>
                <w:webHidden/>
              </w:rPr>
              <w:tab/>
            </w:r>
            <w:r w:rsidR="00E22768" w:rsidDel="00715E24">
              <w:rPr>
                <w:noProof/>
                <w:webHidden/>
              </w:rPr>
              <w:delText>154</w:delText>
            </w:r>
          </w:del>
        </w:p>
        <w:p w:rsidR="003D4F8C" w:rsidDel="00715E24" w:rsidRDefault="003D4F8C">
          <w:pPr>
            <w:pStyle w:val="TOC2"/>
            <w:rPr>
              <w:del w:id="2846" w:author="Sammartano, Marc (BIC USA)" w:date="2014-09-07T23:25:00Z"/>
              <w:rFonts w:eastAsiaTheme="minorEastAsia"/>
              <w:noProof/>
            </w:rPr>
          </w:pPr>
          <w:del w:id="2847" w:author="Sammartano, Marc (BIC USA)" w:date="2014-09-07T23:25:00Z">
            <w:r w:rsidRPr="00715E24" w:rsidDel="00715E24">
              <w:rPr>
                <w:noProof/>
              </w:rPr>
              <w:delText>Download the BASIC! Source Code from the GitHub Repository</w:delText>
            </w:r>
            <w:r w:rsidDel="00715E24">
              <w:rPr>
                <w:noProof/>
                <w:webHidden/>
              </w:rPr>
              <w:tab/>
            </w:r>
            <w:r w:rsidR="00E22768" w:rsidDel="00715E24">
              <w:rPr>
                <w:noProof/>
                <w:webHidden/>
              </w:rPr>
              <w:delText>155</w:delText>
            </w:r>
          </w:del>
        </w:p>
        <w:p w:rsidR="003D4F8C" w:rsidDel="00715E24" w:rsidRDefault="003D4F8C">
          <w:pPr>
            <w:pStyle w:val="TOC2"/>
            <w:rPr>
              <w:del w:id="2848" w:author="Sammartano, Marc (BIC USA)" w:date="2014-09-07T23:25:00Z"/>
              <w:rFonts w:eastAsiaTheme="minorEastAsia"/>
              <w:noProof/>
            </w:rPr>
          </w:pPr>
          <w:del w:id="2849" w:author="Sammartano, Marc (BIC USA)" w:date="2014-09-07T23:25:00Z">
            <w:r w:rsidRPr="00715E24" w:rsidDel="00715E24">
              <w:rPr>
                <w:noProof/>
              </w:rPr>
              <w:delText>Download the BASIC! Source Code from the Legacy Archive</w:delText>
            </w:r>
            <w:r w:rsidDel="00715E24">
              <w:rPr>
                <w:noProof/>
                <w:webHidden/>
              </w:rPr>
              <w:tab/>
            </w:r>
            <w:r w:rsidR="00E22768" w:rsidDel="00715E24">
              <w:rPr>
                <w:noProof/>
                <w:webHidden/>
              </w:rPr>
              <w:delText>155</w:delText>
            </w:r>
          </w:del>
        </w:p>
        <w:p w:rsidR="003D4F8C" w:rsidDel="00715E24" w:rsidRDefault="003D4F8C">
          <w:pPr>
            <w:pStyle w:val="TOC2"/>
            <w:rPr>
              <w:del w:id="2850" w:author="Sammartano, Marc (BIC USA)" w:date="2014-09-07T23:25:00Z"/>
              <w:rFonts w:eastAsiaTheme="minorEastAsia"/>
              <w:noProof/>
            </w:rPr>
          </w:pPr>
          <w:del w:id="2851" w:author="Sammartano, Marc (BIC USA)" w:date="2014-09-07T23:25:00Z">
            <w:r w:rsidRPr="00715E24" w:rsidDel="00715E24">
              <w:rPr>
                <w:noProof/>
              </w:rPr>
              <w:delText>Create a New Project in Eclipse</w:delText>
            </w:r>
            <w:r w:rsidDel="00715E24">
              <w:rPr>
                <w:noProof/>
                <w:webHidden/>
              </w:rPr>
              <w:tab/>
            </w:r>
            <w:r w:rsidR="00E22768" w:rsidDel="00715E24">
              <w:rPr>
                <w:noProof/>
                <w:webHidden/>
              </w:rPr>
              <w:delText>156</w:delText>
            </w:r>
          </w:del>
        </w:p>
        <w:p w:rsidR="003D4F8C" w:rsidDel="00715E24" w:rsidRDefault="003D4F8C">
          <w:pPr>
            <w:pStyle w:val="TOC2"/>
            <w:rPr>
              <w:del w:id="2852" w:author="Sammartano, Marc (BIC USA)" w:date="2014-09-07T23:25:00Z"/>
              <w:rFonts w:eastAsiaTheme="minorEastAsia"/>
              <w:noProof/>
            </w:rPr>
          </w:pPr>
          <w:del w:id="2853" w:author="Sammartano, Marc (BIC USA)" w:date="2014-09-07T23:25:00Z">
            <w:r w:rsidRPr="00715E24" w:rsidDel="00715E24">
              <w:rPr>
                <w:noProof/>
              </w:rPr>
              <w:delText>Rename the Package</w:delText>
            </w:r>
            <w:r w:rsidDel="00715E24">
              <w:rPr>
                <w:noProof/>
                <w:webHidden/>
              </w:rPr>
              <w:tab/>
            </w:r>
            <w:r w:rsidR="00E22768" w:rsidDel="00715E24">
              <w:rPr>
                <w:noProof/>
                <w:webHidden/>
              </w:rPr>
              <w:delText>157</w:delText>
            </w:r>
          </w:del>
        </w:p>
        <w:p w:rsidR="003D4F8C" w:rsidDel="00715E24" w:rsidRDefault="003D4F8C">
          <w:pPr>
            <w:pStyle w:val="TOC2"/>
            <w:rPr>
              <w:del w:id="2854" w:author="Sammartano, Marc (BIC USA)" w:date="2014-09-07T23:25:00Z"/>
              <w:rFonts w:eastAsiaTheme="minorEastAsia"/>
              <w:noProof/>
            </w:rPr>
          </w:pPr>
          <w:del w:id="2855" w:author="Sammartano, Marc (BIC USA)" w:date="2014-09-07T23:25:00Z">
            <w:r w:rsidRPr="00715E24" w:rsidDel="00715E24">
              <w:rPr>
                <w:noProof/>
              </w:rPr>
              <w:delText>Modifications to setup.xml</w:delText>
            </w:r>
            <w:r w:rsidDel="00715E24">
              <w:rPr>
                <w:noProof/>
                <w:webHidden/>
              </w:rPr>
              <w:tab/>
            </w:r>
            <w:r w:rsidR="00E22768" w:rsidDel="00715E24">
              <w:rPr>
                <w:noProof/>
                <w:webHidden/>
              </w:rPr>
              <w:delText>158</w:delText>
            </w:r>
          </w:del>
        </w:p>
        <w:p w:rsidR="003D4F8C" w:rsidDel="00715E24" w:rsidRDefault="003D4F8C">
          <w:pPr>
            <w:pStyle w:val="TOC2"/>
            <w:rPr>
              <w:del w:id="2856" w:author="Sammartano, Marc (BIC USA)" w:date="2014-09-07T23:25:00Z"/>
              <w:rFonts w:eastAsiaTheme="minorEastAsia"/>
              <w:noProof/>
            </w:rPr>
          </w:pPr>
          <w:del w:id="2857" w:author="Sammartano, Marc (BIC USA)" w:date="2014-09-07T23:25:00Z">
            <w:r w:rsidRPr="00715E24" w:rsidDel="00715E24">
              <w:rPr>
                <w:noProof/>
              </w:rPr>
              <w:lastRenderedPageBreak/>
              <w:delText>Advanced Customization with setup.xml</w:delText>
            </w:r>
            <w:r w:rsidDel="00715E24">
              <w:rPr>
                <w:noProof/>
                <w:webHidden/>
              </w:rPr>
              <w:tab/>
            </w:r>
            <w:r w:rsidR="00E22768" w:rsidDel="00715E24">
              <w:rPr>
                <w:noProof/>
                <w:webHidden/>
              </w:rPr>
              <w:delText>160</w:delText>
            </w:r>
          </w:del>
        </w:p>
        <w:p w:rsidR="003D4F8C" w:rsidDel="00715E24" w:rsidRDefault="003D4F8C">
          <w:pPr>
            <w:pStyle w:val="TOC2"/>
            <w:rPr>
              <w:del w:id="2858" w:author="Sammartano, Marc (BIC USA)" w:date="2014-09-07T23:25:00Z"/>
              <w:rFonts w:eastAsiaTheme="minorEastAsia"/>
              <w:noProof/>
            </w:rPr>
          </w:pPr>
          <w:del w:id="2859" w:author="Sammartano, Marc (BIC USA)" w:date="2014-09-07T23:25:00Z">
            <w:r w:rsidRPr="00715E24" w:rsidDel="00715E24">
              <w:rPr>
                <w:noProof/>
              </w:rPr>
              <w:delText>Files and Resources</w:delText>
            </w:r>
            <w:r w:rsidDel="00715E24">
              <w:rPr>
                <w:noProof/>
                <w:webHidden/>
              </w:rPr>
              <w:tab/>
            </w:r>
            <w:r w:rsidR="00E22768" w:rsidDel="00715E24">
              <w:rPr>
                <w:noProof/>
                <w:webHidden/>
              </w:rPr>
              <w:delText>160</w:delText>
            </w:r>
          </w:del>
        </w:p>
        <w:p w:rsidR="003D4F8C" w:rsidDel="00715E24" w:rsidRDefault="003D4F8C">
          <w:pPr>
            <w:pStyle w:val="TOC2"/>
            <w:rPr>
              <w:del w:id="2860" w:author="Sammartano, Marc (BIC USA)" w:date="2014-09-07T23:25:00Z"/>
              <w:rFonts w:eastAsiaTheme="minorEastAsia"/>
              <w:noProof/>
            </w:rPr>
          </w:pPr>
          <w:del w:id="2861" w:author="Sammartano, Marc (BIC USA)" w:date="2014-09-07T23:25:00Z">
            <w:r w:rsidRPr="00715E24" w:rsidDel="00715E24">
              <w:rPr>
                <w:noProof/>
              </w:rPr>
              <w:delText>Testing the APK</w:delText>
            </w:r>
            <w:r w:rsidDel="00715E24">
              <w:rPr>
                <w:noProof/>
                <w:webHidden/>
              </w:rPr>
              <w:tab/>
            </w:r>
            <w:r w:rsidR="00E22768" w:rsidDel="00715E24">
              <w:rPr>
                <w:noProof/>
                <w:webHidden/>
              </w:rPr>
              <w:delText>161</w:delText>
            </w:r>
          </w:del>
        </w:p>
        <w:p w:rsidR="003D4F8C" w:rsidDel="00715E24" w:rsidRDefault="003D4F8C">
          <w:pPr>
            <w:pStyle w:val="TOC2"/>
            <w:rPr>
              <w:del w:id="2862" w:author="Sammartano, Marc (BIC USA)" w:date="2014-09-07T23:25:00Z"/>
              <w:rFonts w:eastAsiaTheme="minorEastAsia"/>
              <w:noProof/>
            </w:rPr>
          </w:pPr>
          <w:del w:id="2863" w:author="Sammartano, Marc (BIC USA)" w:date="2014-09-07T23:25:00Z">
            <w:r w:rsidRPr="00715E24" w:rsidDel="00715E24">
              <w:rPr>
                <w:noProof/>
              </w:rPr>
              <w:delText>Installing a BASIC! Program into the Application</w:delText>
            </w:r>
            <w:r w:rsidDel="00715E24">
              <w:rPr>
                <w:noProof/>
                <w:webHidden/>
              </w:rPr>
              <w:tab/>
            </w:r>
            <w:r w:rsidR="00E22768" w:rsidDel="00715E24">
              <w:rPr>
                <w:noProof/>
                <w:webHidden/>
              </w:rPr>
              <w:delText>162</w:delText>
            </w:r>
          </w:del>
        </w:p>
        <w:p w:rsidR="003D4F8C" w:rsidDel="00715E24" w:rsidRDefault="003D4F8C">
          <w:pPr>
            <w:pStyle w:val="TOC2"/>
            <w:rPr>
              <w:del w:id="2864" w:author="Sammartano, Marc (BIC USA)" w:date="2014-09-07T23:25:00Z"/>
              <w:rFonts w:eastAsiaTheme="minorEastAsia"/>
              <w:noProof/>
            </w:rPr>
          </w:pPr>
          <w:del w:id="2865" w:author="Sammartano, Marc (BIC USA)" w:date="2014-09-07T23:25:00Z">
            <w:r w:rsidRPr="00715E24" w:rsidDel="00715E24">
              <w:rPr>
                <w:noProof/>
              </w:rPr>
              <w:delText>Application Icons</w:delText>
            </w:r>
            <w:r w:rsidDel="00715E24">
              <w:rPr>
                <w:noProof/>
                <w:webHidden/>
              </w:rPr>
              <w:tab/>
            </w:r>
            <w:r w:rsidR="00E22768" w:rsidDel="00715E24">
              <w:rPr>
                <w:noProof/>
                <w:webHidden/>
              </w:rPr>
              <w:delText>164</w:delText>
            </w:r>
          </w:del>
        </w:p>
        <w:p w:rsidR="003D4F8C" w:rsidDel="00715E24" w:rsidRDefault="003D4F8C">
          <w:pPr>
            <w:pStyle w:val="TOC2"/>
            <w:rPr>
              <w:del w:id="2866" w:author="Sammartano, Marc (BIC USA)" w:date="2014-09-07T23:25:00Z"/>
              <w:rFonts w:eastAsiaTheme="minorEastAsia"/>
              <w:noProof/>
            </w:rPr>
          </w:pPr>
          <w:del w:id="2867" w:author="Sammartano, Marc (BIC USA)" w:date="2014-09-07T23:25:00Z">
            <w:r w:rsidRPr="00715E24" w:rsidDel="00715E24">
              <w:rPr>
                <w:noProof/>
              </w:rPr>
              <w:delText>Modifications to the AndroidManifest.xml File</w:delText>
            </w:r>
            <w:r w:rsidDel="00715E24">
              <w:rPr>
                <w:noProof/>
                <w:webHidden/>
              </w:rPr>
              <w:tab/>
            </w:r>
            <w:r w:rsidR="00E22768" w:rsidDel="00715E24">
              <w:rPr>
                <w:noProof/>
                <w:webHidden/>
              </w:rPr>
              <w:delText>165</w:delText>
            </w:r>
          </w:del>
        </w:p>
        <w:p w:rsidR="003D4F8C" w:rsidDel="00715E24" w:rsidRDefault="003D4F8C">
          <w:pPr>
            <w:pStyle w:val="TOC3"/>
            <w:rPr>
              <w:del w:id="2868" w:author="Sammartano, Marc (BIC USA)" w:date="2014-09-07T23:25:00Z"/>
              <w:rFonts w:eastAsiaTheme="minorEastAsia"/>
              <w:noProof/>
            </w:rPr>
          </w:pPr>
          <w:del w:id="2869" w:author="Sammartano, Marc (BIC USA)" w:date="2014-09-07T23:25:00Z">
            <w:r w:rsidRPr="00715E24" w:rsidDel="00715E24">
              <w:rPr>
                <w:noProof/>
              </w:rPr>
              <w:delText>Setting the Version Number and Version Name</w:delText>
            </w:r>
            <w:r w:rsidDel="00715E24">
              <w:rPr>
                <w:noProof/>
                <w:webHidden/>
              </w:rPr>
              <w:tab/>
            </w:r>
            <w:r w:rsidR="00E22768" w:rsidDel="00715E24">
              <w:rPr>
                <w:noProof/>
                <w:webHidden/>
              </w:rPr>
              <w:delText>165</w:delText>
            </w:r>
          </w:del>
        </w:p>
        <w:p w:rsidR="003D4F8C" w:rsidDel="00715E24" w:rsidRDefault="003D4F8C">
          <w:pPr>
            <w:pStyle w:val="TOC3"/>
            <w:rPr>
              <w:del w:id="2870" w:author="Sammartano, Marc (BIC USA)" w:date="2014-09-07T23:25:00Z"/>
              <w:rFonts w:eastAsiaTheme="minorEastAsia"/>
              <w:noProof/>
            </w:rPr>
          </w:pPr>
          <w:del w:id="2871" w:author="Sammartano, Marc (BIC USA)" w:date="2014-09-07T23:25:00Z">
            <w:r w:rsidRPr="00715E24" w:rsidDel="00715E24">
              <w:rPr>
                <w:noProof/>
              </w:rPr>
              <w:delText>Permissions</w:delText>
            </w:r>
            <w:r w:rsidDel="00715E24">
              <w:rPr>
                <w:noProof/>
                <w:webHidden/>
              </w:rPr>
              <w:tab/>
            </w:r>
            <w:r w:rsidR="00E22768" w:rsidDel="00715E24">
              <w:rPr>
                <w:noProof/>
                <w:webHidden/>
              </w:rPr>
              <w:delText>165</w:delText>
            </w:r>
          </w:del>
        </w:p>
        <w:p w:rsidR="003D4F8C" w:rsidDel="00715E24" w:rsidRDefault="003D4F8C">
          <w:pPr>
            <w:pStyle w:val="TOC3"/>
            <w:rPr>
              <w:del w:id="2872" w:author="Sammartano, Marc (BIC USA)" w:date="2014-09-07T23:25:00Z"/>
              <w:rFonts w:eastAsiaTheme="minorEastAsia"/>
              <w:noProof/>
            </w:rPr>
          </w:pPr>
          <w:del w:id="2873" w:author="Sammartano, Marc (BIC USA)" w:date="2014-09-07T23:25:00Z">
            <w:r w:rsidRPr="00715E24" w:rsidDel="00715E24">
              <w:rPr>
                <w:noProof/>
              </w:rPr>
              <w:delText>Disable the Shortcut Launcher</w:delText>
            </w:r>
            <w:r w:rsidDel="00715E24">
              <w:rPr>
                <w:noProof/>
                <w:webHidden/>
              </w:rPr>
              <w:tab/>
            </w:r>
            <w:r w:rsidR="00E22768" w:rsidDel="00715E24">
              <w:rPr>
                <w:noProof/>
                <w:webHidden/>
              </w:rPr>
              <w:delText>166</w:delText>
            </w:r>
          </w:del>
        </w:p>
        <w:p w:rsidR="003D4F8C" w:rsidDel="00715E24" w:rsidRDefault="003D4F8C">
          <w:pPr>
            <w:pStyle w:val="TOC3"/>
            <w:rPr>
              <w:del w:id="2874" w:author="Sammartano, Marc (BIC USA)" w:date="2014-09-07T23:25:00Z"/>
              <w:rFonts w:eastAsiaTheme="minorEastAsia"/>
              <w:noProof/>
            </w:rPr>
          </w:pPr>
          <w:del w:id="2875" w:author="Sammartano, Marc (BIC USA)" w:date="2014-09-07T23:25:00Z">
            <w:r w:rsidRPr="00715E24" w:rsidDel="00715E24">
              <w:rPr>
                <w:noProof/>
              </w:rPr>
              <w:delText>Launch at device boot</w:delText>
            </w:r>
            <w:r w:rsidDel="00715E24">
              <w:rPr>
                <w:noProof/>
                <w:webHidden/>
              </w:rPr>
              <w:tab/>
            </w:r>
            <w:r w:rsidR="00E22768" w:rsidDel="00715E24">
              <w:rPr>
                <w:noProof/>
                <w:webHidden/>
              </w:rPr>
              <w:delText>167</w:delText>
            </w:r>
          </w:del>
        </w:p>
        <w:p w:rsidR="003D4F8C" w:rsidDel="00715E24" w:rsidRDefault="003D4F8C">
          <w:pPr>
            <w:pStyle w:val="TOC2"/>
            <w:rPr>
              <w:del w:id="2876" w:author="Sammartano, Marc (BIC USA)" w:date="2014-09-07T23:25:00Z"/>
              <w:rFonts w:eastAsiaTheme="minorEastAsia"/>
              <w:noProof/>
            </w:rPr>
          </w:pPr>
          <w:del w:id="2877" w:author="Sammartano, Marc (BIC USA)" w:date="2014-09-07T23:25:00Z">
            <w:r w:rsidRPr="00715E24" w:rsidDel="00715E24">
              <w:rPr>
                <w:noProof/>
              </w:rPr>
              <w:delText>Preferences</w:delText>
            </w:r>
            <w:r w:rsidDel="00715E24">
              <w:rPr>
                <w:noProof/>
                <w:webHidden/>
              </w:rPr>
              <w:tab/>
            </w:r>
            <w:r w:rsidR="00E22768" w:rsidDel="00715E24">
              <w:rPr>
                <w:noProof/>
                <w:webHidden/>
              </w:rPr>
              <w:delText>167</w:delText>
            </w:r>
          </w:del>
        </w:p>
        <w:p w:rsidR="003D4F8C" w:rsidDel="00715E24" w:rsidRDefault="003D4F8C">
          <w:pPr>
            <w:pStyle w:val="TOC2"/>
            <w:rPr>
              <w:del w:id="2878" w:author="Sammartano, Marc (BIC USA)" w:date="2014-09-07T23:25:00Z"/>
              <w:rFonts w:eastAsiaTheme="minorEastAsia"/>
              <w:noProof/>
            </w:rPr>
          </w:pPr>
          <w:del w:id="2879" w:author="Sammartano, Marc (BIC USA)" w:date="2014-09-07T23:25:00Z">
            <w:r w:rsidRPr="00715E24" w:rsidDel="00715E24">
              <w:rPr>
                <w:noProof/>
              </w:rPr>
              <w:delText>Finished</w:delText>
            </w:r>
            <w:r w:rsidDel="00715E24">
              <w:rPr>
                <w:noProof/>
                <w:webHidden/>
              </w:rPr>
              <w:tab/>
            </w:r>
            <w:r w:rsidR="00E22768" w:rsidDel="00715E24">
              <w:rPr>
                <w:noProof/>
                <w:webHidden/>
              </w:rPr>
              <w:delText>169</w:delText>
            </w:r>
          </w:del>
        </w:p>
        <w:p w:rsidR="003D4F8C" w:rsidDel="00715E24" w:rsidRDefault="003D4F8C">
          <w:pPr>
            <w:pStyle w:val="TOC1"/>
            <w:tabs>
              <w:tab w:val="right" w:leader="dot" w:pos="9350"/>
            </w:tabs>
            <w:rPr>
              <w:del w:id="2880" w:author="Sammartano, Marc (BIC USA)" w:date="2014-09-07T23:25:00Z"/>
              <w:rFonts w:eastAsiaTheme="minorEastAsia"/>
              <w:noProof/>
            </w:rPr>
          </w:pPr>
          <w:del w:id="2881" w:author="Sammartano, Marc (BIC USA)" w:date="2014-09-07T23:25:00Z">
            <w:r w:rsidRPr="00715E24" w:rsidDel="00715E24">
              <w:rPr>
                <w:noProof/>
              </w:rPr>
              <w:delText>Appendix E – BASIC! Distribution License</w:delText>
            </w:r>
            <w:r w:rsidDel="00715E24">
              <w:rPr>
                <w:noProof/>
                <w:webHidden/>
              </w:rPr>
              <w:tab/>
            </w:r>
            <w:r w:rsidR="00E22768" w:rsidDel="00715E24">
              <w:rPr>
                <w:noProof/>
                <w:webHidden/>
              </w:rPr>
              <w:delText>170</w:delText>
            </w:r>
          </w:del>
        </w:p>
        <w:p w:rsidR="003D4F8C" w:rsidDel="00715E24" w:rsidRDefault="003D4F8C">
          <w:pPr>
            <w:pStyle w:val="TOC2"/>
            <w:rPr>
              <w:del w:id="2882" w:author="Sammartano, Marc (BIC USA)" w:date="2014-09-07T23:25:00Z"/>
              <w:rFonts w:eastAsiaTheme="minorEastAsia"/>
              <w:noProof/>
            </w:rPr>
          </w:pPr>
          <w:del w:id="2883" w:author="Sammartano, Marc (BIC USA)" w:date="2014-09-07T23:25:00Z">
            <w:r w:rsidRPr="00715E24" w:rsidDel="00715E24">
              <w:rPr>
                <w:rFonts w:eastAsia="Times New Roman"/>
                <w:noProof/>
              </w:rPr>
              <w:delText>Apache Commons</w:delText>
            </w:r>
            <w:r w:rsidDel="00715E24">
              <w:rPr>
                <w:noProof/>
                <w:webHidden/>
              </w:rPr>
              <w:tab/>
            </w:r>
            <w:r w:rsidR="00E22768" w:rsidDel="00715E24">
              <w:rPr>
                <w:noProof/>
                <w:webHidden/>
              </w:rPr>
              <w:delText>181</w:delText>
            </w:r>
          </w:del>
        </w:p>
        <w:p w:rsidR="00374B67" w:rsidRDefault="00520661">
          <w:pPr>
            <w:rPr>
              <w:b/>
              <w:bCs/>
              <w:noProof/>
            </w:rPr>
          </w:pPr>
          <w:r>
            <w:rPr>
              <w:b/>
              <w:bCs/>
              <w:noProof/>
            </w:rPr>
            <w:fldChar w:fldCharType="end"/>
          </w:r>
        </w:p>
        <w:p w:rsidR="00374B67" w:rsidRDefault="00374B67">
          <w:pPr>
            <w:rPr>
              <w:b/>
              <w:bCs/>
              <w:noProof/>
            </w:rPr>
          </w:pPr>
        </w:p>
        <w:p w:rsidR="00374B67" w:rsidRDefault="00374B67">
          <w:pPr>
            <w:rPr>
              <w:b/>
              <w:bCs/>
              <w:noProof/>
            </w:rPr>
          </w:pPr>
        </w:p>
        <w:p w:rsidR="00CD5746" w:rsidRDefault="005F0ACB"/>
      </w:sdtContent>
    </w:sdt>
    <w:p w:rsidR="00ED0E8A" w:rsidRDefault="00ED0E8A" w:rsidP="00ED0E8A">
      <w:pPr>
        <w:pStyle w:val="Heading1"/>
      </w:pPr>
      <w:bookmarkStart w:id="2884" w:name="_Toc397896256"/>
      <w:r>
        <w:t>Changes in this Version</w:t>
      </w:r>
      <w:bookmarkEnd w:id="2884"/>
    </w:p>
    <w:p w:rsidR="00FA3111" w:rsidRDefault="00854349" w:rsidP="00106CC9">
      <w:pPr>
        <w:pStyle w:val="ListParagraph"/>
        <w:numPr>
          <w:ilvl w:val="0"/>
          <w:numId w:val="3"/>
        </w:numPr>
        <w:rPr>
          <w:ins w:id="2885" w:author="Sammartano, Marc (BIC USA)" w:date="2014-09-06T21:57:00Z"/>
        </w:rPr>
      </w:pPr>
      <w:del w:id="2886" w:author="Sammartano, Marc (BIC USA)" w:date="2014-09-06T21:58:00Z">
        <w:r w:rsidDel="00E71007">
          <w:delText xml:space="preserve">New "computed" forms of the </w:delText>
        </w:r>
        <w:r w:rsidRPr="00854349" w:rsidDel="00E71007">
          <w:rPr>
            <w:b/>
          </w:rPr>
          <w:delText>Goto</w:delText>
        </w:r>
        <w:r w:rsidDel="00E71007">
          <w:delText xml:space="preserve"> and </w:delText>
        </w:r>
        <w:r w:rsidRPr="00854349" w:rsidDel="00E71007">
          <w:rPr>
            <w:b/>
          </w:rPr>
          <w:delText>Gosub</w:delText>
        </w:r>
        <w:r w:rsidDel="00E71007">
          <w:delText xml:space="preserve"> commands</w:delText>
        </w:r>
      </w:del>
      <w:ins w:id="2887" w:author="Sammartano, Marc (BIC USA)" w:date="2014-09-06T21:58:00Z">
        <w:r w:rsidR="00374B67">
          <w:t xml:space="preserve">Added a </w:t>
        </w:r>
      </w:ins>
      <w:ins w:id="2888" w:author="Sammartano, Marc (BIC USA)" w:date="2014-09-07T23:30:00Z">
        <w:r w:rsidR="00374B67">
          <w:t>"</w:t>
        </w:r>
      </w:ins>
      <w:ins w:id="2889" w:author="Sammartano, Marc (BIC USA)" w:date="2014-09-06T21:58:00Z">
        <w:r w:rsidR="00E71007">
          <w:t>Hello, World!</w:t>
        </w:r>
      </w:ins>
      <w:ins w:id="2890" w:author="Sammartano, Marc (BIC USA)" w:date="2014-09-07T23:30:00Z">
        <w:r w:rsidR="00374B67" w:rsidRPr="00374B67">
          <w:t xml:space="preserve"> </w:t>
        </w:r>
        <w:r w:rsidR="00374B67">
          <w:t>"</w:t>
        </w:r>
      </w:ins>
      <w:ins w:id="2891" w:author="Sammartano, Marc (BIC USA)" w:date="2014-09-06T21:58:00Z">
        <w:r w:rsidR="00E71007">
          <w:t xml:space="preserve"> first program to explain statement syntax</w:t>
        </w:r>
      </w:ins>
      <w:r>
        <w:t>.</w:t>
      </w:r>
    </w:p>
    <w:p w:rsidR="00E71007" w:rsidRDefault="00E71007" w:rsidP="00E71007">
      <w:pPr>
        <w:pStyle w:val="ListParagraph"/>
        <w:numPr>
          <w:ilvl w:val="0"/>
          <w:numId w:val="3"/>
        </w:numPr>
        <w:rPr>
          <w:ins w:id="2892" w:author="Sammartano, Marc (BIC USA)" w:date="2014-09-06T21:57:00Z"/>
        </w:rPr>
      </w:pPr>
      <w:ins w:id="2893" w:author="Sammartano, Marc (BIC USA)" w:date="2014-09-06T21:57:00Z">
        <w:r>
          <w:t xml:space="preserve">Clarified </w:t>
        </w:r>
      </w:ins>
      <w:ins w:id="2894" w:author="Sammartano, Marc (BIC USA)" w:date="2014-09-06T22:26:00Z">
        <w:r w:rsidR="00AD011C">
          <w:t>im</w:t>
        </w:r>
        <w:r w:rsidR="009A792E">
          <w:t>plicit</w:t>
        </w:r>
      </w:ins>
      <w:ins w:id="2895" w:author="Sammartano, Marc (BIC USA)" w:date="2014-09-06T21:57:00Z">
        <w:r>
          <w:t xml:space="preserve"> </w:t>
        </w:r>
        <w:r w:rsidRPr="00743FE0">
          <w:rPr>
            <w:b/>
          </w:rPr>
          <w:t>Let</w:t>
        </w:r>
        <w:r w:rsidR="009A792E">
          <w:t xml:space="preserve"> command and added implicit </w:t>
        </w:r>
      </w:ins>
      <w:ins w:id="2896" w:author="Sammartano, Marc (BIC USA)" w:date="2014-09-06T22:25:00Z">
        <w:r w:rsidR="009A792E">
          <w:rPr>
            <w:b/>
          </w:rPr>
          <w:t>CALL</w:t>
        </w:r>
      </w:ins>
      <w:ins w:id="2897" w:author="Sammartano, Marc (BIC USA)" w:date="2014-09-06T22:26:00Z">
        <w:r w:rsidR="009A792E">
          <w:t>.</w:t>
        </w:r>
      </w:ins>
    </w:p>
    <w:p w:rsidR="009A792E" w:rsidRDefault="00E71007" w:rsidP="00E71007">
      <w:pPr>
        <w:pStyle w:val="ListParagraph"/>
        <w:numPr>
          <w:ilvl w:val="0"/>
          <w:numId w:val="3"/>
        </w:numPr>
        <w:rPr>
          <w:ins w:id="2898" w:author="Sammartano, Marc (BIC USA)" w:date="2014-09-06T21:57:00Z"/>
        </w:rPr>
      </w:pPr>
      <w:ins w:id="2899" w:author="Sammartano, Marc (BIC USA)" w:date="2014-09-06T21:57:00Z">
        <w:r>
          <w:t xml:space="preserve">Extended ASCII() and UCODE() functions to </w:t>
        </w:r>
      </w:ins>
      <w:ins w:id="2900" w:author="Sammartano, Marc (BIC USA)" w:date="2014-09-06T22:17:00Z">
        <w:r w:rsidR="009A792E">
          <w:t>select a character within a</w:t>
        </w:r>
      </w:ins>
      <w:ins w:id="2901" w:author="Sammartano, Marc (BIC USA)" w:date="2014-09-06T21:57:00Z">
        <w:r w:rsidR="009A792E">
          <w:t xml:space="preserve"> string</w:t>
        </w:r>
      </w:ins>
      <w:ins w:id="2902" w:author="Sammartano, Marc (BIC USA)" w:date="2014-09-06T22:17:00Z">
        <w:r w:rsidR="009A792E">
          <w:t>.</w:t>
        </w:r>
      </w:ins>
    </w:p>
    <w:p w:rsidR="00E71007" w:rsidRDefault="009A792E" w:rsidP="00E71007">
      <w:pPr>
        <w:pStyle w:val="ListParagraph"/>
        <w:numPr>
          <w:ilvl w:val="0"/>
          <w:numId w:val="3"/>
        </w:numPr>
        <w:rPr>
          <w:ins w:id="2903" w:author="Sammartano, Marc (BIC USA)" w:date="2014-09-06T21:57:00Z"/>
        </w:rPr>
      </w:pPr>
      <w:ins w:id="2904" w:author="Sammartano, Marc (BIC USA)" w:date="2014-09-06T22:17:00Z">
        <w:r>
          <w:t>Extended CHR$() function to create multicharacter strings.</w:t>
        </w:r>
      </w:ins>
    </w:p>
    <w:p w:rsidR="00AD011C" w:rsidRDefault="00AD011C" w:rsidP="00106CC9">
      <w:pPr>
        <w:pStyle w:val="ListParagraph"/>
        <w:numPr>
          <w:ilvl w:val="0"/>
          <w:numId w:val="3"/>
        </w:numPr>
        <w:rPr>
          <w:ins w:id="2905" w:author="Sammartano, Marc (BIC USA)" w:date="2014-09-07T23:16:00Z"/>
        </w:rPr>
      </w:pPr>
      <w:ins w:id="2906" w:author="Sammartano, Marc (BIC USA)" w:date="2014-09-07T23:14:00Z">
        <w:r>
          <w:t>Edited the descriptions of the IS_IN(), STARTS_WITH(), and ENDS_WITH() functions for clarity.</w:t>
        </w:r>
      </w:ins>
    </w:p>
    <w:p w:rsidR="00AD011C" w:rsidRDefault="00AD011C" w:rsidP="00AD011C">
      <w:pPr>
        <w:pStyle w:val="ListParagraph"/>
        <w:numPr>
          <w:ilvl w:val="0"/>
          <w:numId w:val="3"/>
        </w:numPr>
        <w:rPr>
          <w:ins w:id="2907" w:author="Sammartano, Marc (BIC USA)" w:date="2014-09-07T23:16:00Z"/>
        </w:rPr>
      </w:pPr>
      <w:ins w:id="2908" w:author="Sammartano, Marc (BIC USA)" w:date="2014-09-07T23:16:00Z">
        <w:r>
          <w:t>Corrected an error concerning timezones in the description of the TIME() functions.</w:t>
        </w:r>
      </w:ins>
    </w:p>
    <w:p w:rsidR="00AD011C" w:rsidRDefault="00AD011C" w:rsidP="00106CC9">
      <w:pPr>
        <w:pStyle w:val="ListParagraph"/>
        <w:numPr>
          <w:ilvl w:val="0"/>
          <w:numId w:val="3"/>
        </w:numPr>
        <w:rPr>
          <w:ins w:id="2909" w:author="Sammartano, Marc (BIC USA)" w:date="2014-09-07T23:20:00Z"/>
        </w:rPr>
      </w:pPr>
      <w:ins w:id="2910" w:author="Sammartano, Marc (BIC USA)" w:date="2014-09-07T23:18:00Z">
        <w:r>
          <w:t>Added details to the description of the INPUT command.</w:t>
        </w:r>
      </w:ins>
    </w:p>
    <w:p w:rsidR="00AD011C" w:rsidRDefault="00AD011C" w:rsidP="00106CC9">
      <w:pPr>
        <w:pStyle w:val="ListParagraph"/>
        <w:numPr>
          <w:ilvl w:val="0"/>
          <w:numId w:val="3"/>
        </w:numPr>
        <w:rPr>
          <w:ins w:id="2911" w:author="Sammartano, Marc (BIC USA)" w:date="2014-09-07T23:21:00Z"/>
        </w:rPr>
      </w:pPr>
      <w:ins w:id="2912" w:author="Sammartano, Marc (BIC USA)" w:date="2014-09-07T23:20:00Z">
        <w:r>
          <w:t>Corrected the URL for finding an external or WAN IP.</w:t>
        </w:r>
      </w:ins>
    </w:p>
    <w:p w:rsidR="00AD011C" w:rsidRDefault="00AD011C" w:rsidP="00106CC9">
      <w:pPr>
        <w:pStyle w:val="ListParagraph"/>
        <w:numPr>
          <w:ilvl w:val="0"/>
          <w:numId w:val="3"/>
        </w:numPr>
        <w:rPr>
          <w:ins w:id="2913" w:author="Sammartano, Marc (BIC USA)" w:date="2014-09-07T23:23:00Z"/>
        </w:rPr>
      </w:pPr>
      <w:ins w:id="2914" w:author="Sammartano, Marc (BIC USA)" w:date="2014-09-07T23:21:00Z">
        <w:r>
          <w:t xml:space="preserve">Added more </w:t>
        </w:r>
      </w:ins>
      <w:ins w:id="2915" w:author="Sammartano, Marc (BIC USA)" w:date="2014-09-07T23:22:00Z">
        <w:r>
          <w:t xml:space="preserve">data </w:t>
        </w:r>
      </w:ins>
      <w:ins w:id="2916" w:author="Sammartano, Marc (BIC USA)" w:date="2014-09-07T23:21:00Z">
        <w:r>
          <w:t>returned with the Device command and added the Phone.Info command.</w:t>
        </w:r>
      </w:ins>
    </w:p>
    <w:p w:rsidR="00AD011C" w:rsidRDefault="00AD011C" w:rsidP="00106CC9">
      <w:pPr>
        <w:pStyle w:val="ListParagraph"/>
        <w:numPr>
          <w:ilvl w:val="0"/>
          <w:numId w:val="3"/>
        </w:numPr>
      </w:pPr>
      <w:ins w:id="2917" w:author="Sammartano, Marc (BIC USA)" w:date="2014-09-07T23:23:00Z">
        <w:r>
          <w:t>Extended GR.Modify to accept more than one tag/value pair.</w:t>
        </w:r>
      </w:ins>
    </w:p>
    <w:p w:rsidR="00374B67" w:rsidRDefault="00374B67">
      <w:pPr>
        <w:rPr>
          <w:rFonts w:asciiTheme="majorHAnsi" w:eastAsiaTheme="majorEastAsia" w:hAnsiTheme="majorHAnsi" w:cstheme="majorBidi"/>
          <w:b/>
          <w:bCs/>
          <w:color w:val="365F91" w:themeColor="accent1" w:themeShade="BF"/>
          <w:sz w:val="28"/>
          <w:szCs w:val="28"/>
        </w:rPr>
      </w:pPr>
      <w:bookmarkStart w:id="2918" w:name="_Toc397896257"/>
      <w:r>
        <w:br w:type="page"/>
      </w:r>
    </w:p>
    <w:p w:rsidR="009D713D" w:rsidRDefault="009D713D" w:rsidP="00E33967">
      <w:pPr>
        <w:pStyle w:val="Heading1"/>
      </w:pPr>
      <w:r>
        <w:lastRenderedPageBreak/>
        <w:t>About the Title, De Re BASIC!</w:t>
      </w:r>
      <w:bookmarkEnd w:id="2918"/>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2919" w:name="_Toc397896258"/>
      <w:r>
        <w:t>About the Cover Art</w:t>
      </w:r>
      <w:bookmarkEnd w:id="2919"/>
    </w:p>
    <w:p w:rsidR="00152B7B" w:rsidRPr="00152B7B" w:rsidRDefault="00152B7B" w:rsidP="00152B7B">
      <w:r>
        <w:t xml:space="preserve">Thanks to BASIC! user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 xml:space="preserve">. You can find more information on the BASIC! user forum at </w:t>
      </w:r>
      <w:hyperlink r:id="rId10" w:history="1">
        <w:r w:rsidR="002A558D" w:rsidRPr="00ED41A1">
          <w:rPr>
            <w:rStyle w:val="Hyperlink"/>
          </w:rPr>
          <w:t>http://rfobasic.freeforums.org/shared-basic-programs-f6.html</w:t>
        </w:r>
      </w:hyperlink>
      <w:r w:rsidR="002A558D">
        <w:t>.</w:t>
      </w:r>
    </w:p>
    <w:p w:rsidR="009C4100" w:rsidRDefault="009C4100" w:rsidP="009C4100">
      <w:pPr>
        <w:pStyle w:val="Heading1"/>
      </w:pPr>
      <w:bookmarkStart w:id="2920" w:name="_Toc397896259"/>
      <w:r>
        <w:t>Technical Editor</w:t>
      </w:r>
      <w:bookmarkEnd w:id="2920"/>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2921" w:name="_Toc397896260"/>
      <w:r>
        <w:t>Getting BASIC!</w:t>
      </w:r>
      <w:bookmarkEnd w:id="2921"/>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2A558D" w:rsidRDefault="002A558D" w:rsidP="002A558D">
      <w:pPr>
        <w:pStyle w:val="Heading1"/>
      </w:pPr>
      <w:bookmarkStart w:id="2922" w:name="_Toc397896261"/>
      <w:r>
        <w:t>BASIC! Forum</w:t>
      </w:r>
      <w:bookmarkEnd w:id="2922"/>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2923" w:name="_Toc397896262"/>
      <w:r>
        <w:t>BASIC! Tutorial</w:t>
      </w:r>
      <w:bookmarkEnd w:id="292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40493F" w:rsidRDefault="0040493F" w:rsidP="00E33967">
      <w:pPr>
        <w:pStyle w:val="Heading1"/>
      </w:pPr>
      <w:bookmarkStart w:id="2924" w:name="_Toc397896263"/>
      <w:r>
        <w:t>BASIC! Operation</w:t>
      </w:r>
      <w:bookmarkEnd w:id="2924"/>
    </w:p>
    <w:p w:rsidR="00A458DC" w:rsidRDefault="00A458DC" w:rsidP="00EB1F62">
      <w:pPr>
        <w:pStyle w:val="Heading2"/>
      </w:pPr>
      <w:bookmarkStart w:id="2925" w:name="_Toc397896264"/>
      <w:r>
        <w:t>Permissions</w:t>
      </w:r>
      <w:bookmarkEnd w:id="292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lastRenderedPageBreak/>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2926" w:name="_Toc397896265"/>
      <w:r>
        <w:t>Editor</w:t>
      </w:r>
      <w:bookmarkEnd w:id="2926"/>
    </w:p>
    <w:p w:rsidR="00A37BE6" w:rsidRPr="005F4916" w:rsidRDefault="00A37BE6" w:rsidP="005F4916">
      <w:pPr>
        <w:pStyle w:val="Heading3"/>
      </w:pPr>
      <w:bookmarkStart w:id="2927" w:name="_Toc397896266"/>
      <w:r w:rsidRPr="005F4916">
        <w:t>Editing the program</w:t>
      </w:r>
      <w:bookmarkEnd w:id="292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2928" w:name="_Toc397896267"/>
      <w:r>
        <w:t>Line Continuation</w:t>
      </w:r>
      <w:bookmarkEnd w:id="292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lastRenderedPageBreak/>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2929" w:name="_Toc397896268"/>
      <w:r>
        <w:t># - Format Line</w:t>
      </w:r>
      <w:bookmarkEnd w:id="2929"/>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2930" w:name="_Toc397896269"/>
      <w:r w:rsidRPr="005F4916">
        <w:t>Menus</w:t>
      </w:r>
      <w:bookmarkEnd w:id="2930"/>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lastRenderedPageBreak/>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lastRenderedPageBreak/>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lastRenderedPageBreak/>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lastRenderedPageBreak/>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2931" w:name="_Toc397896270"/>
      <w:r>
        <w:lastRenderedPageBreak/>
        <w:t>Run</w:t>
      </w:r>
      <w:bookmarkEnd w:id="293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the END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2932" w:name="_Toc397896271"/>
      <w:r>
        <w:t>Menu</w:t>
      </w:r>
      <w:bookmarkEnd w:id="293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2933" w:name="_Toc397896272"/>
      <w:r>
        <w:t>Crashes</w:t>
      </w:r>
      <w:bookmarkEnd w:id="2933"/>
    </w:p>
    <w:p w:rsidR="00BF6569" w:rsidRPr="00BF6569" w:rsidRDefault="00BF6569" w:rsidP="006746E9">
      <w:r>
        <w:t xml:space="preserve">BASIC! is a very large and complex program that is constantly under development. From time to time, it will crash.  </w:t>
      </w:r>
      <w:r w:rsidR="006746E9">
        <w:t xml:space="preserve">Previous versions of BASIC! supported automatic crash reporting. This feature has been </w:t>
      </w:r>
      <w:r w:rsidR="006746E9">
        <w:lastRenderedPageBreak/>
        <w:t>temporarily disabled while we work on an implementation that is more compatible with Android versions 4.2 and later. We apologize for the inconvenience</w:t>
      </w:r>
      <w:r w:rsidR="00D011F5">
        <w:t>.</w:t>
      </w:r>
    </w:p>
    <w:p w:rsidR="0019086E" w:rsidRDefault="00A379E3" w:rsidP="0019086E">
      <w:pPr>
        <w:pStyle w:val="Heading1"/>
        <w:rPr>
          <w:ins w:id="2934" w:author="Sammartano, Marc (BIC USA)" w:date="2014-09-05T17:56:00Z"/>
        </w:rPr>
      </w:pPr>
      <w:bookmarkStart w:id="2935" w:name="_Toc397896273"/>
      <w:ins w:id="2936" w:author="Sammartano, Marc (BIC USA)" w:date="2014-09-05T18:38:00Z">
        <w:r>
          <w:t>A</w:t>
        </w:r>
      </w:ins>
      <w:ins w:id="2937" w:author="Sammartano, Marc (BIC USA)" w:date="2014-09-05T18:32:00Z">
        <w:r w:rsidR="00F95814">
          <w:t xml:space="preserve"> BASIC! </w:t>
        </w:r>
      </w:ins>
      <w:ins w:id="2938" w:author="Sammartano, Marc (BIC USA)" w:date="2014-09-05T18:33:00Z">
        <w:r w:rsidR="00F95814">
          <w:t>P</w:t>
        </w:r>
      </w:ins>
      <w:ins w:id="2939" w:author="Sammartano, Marc (BIC USA)" w:date="2014-09-05T18:32:00Z">
        <w:r w:rsidR="00F95814">
          <w:t>rogram</w:t>
        </w:r>
      </w:ins>
      <w:bookmarkEnd w:id="2935"/>
    </w:p>
    <w:p w:rsidR="0019086E" w:rsidRDefault="0019086E" w:rsidP="0019086E">
      <w:pPr>
        <w:rPr>
          <w:ins w:id="2940" w:author="Sammartano, Marc (BIC USA)" w:date="2014-09-05T17:59:00Z"/>
        </w:rPr>
      </w:pPr>
      <w:ins w:id="2941" w:author="Sammartano, Marc (BIC USA)" w:date="2014-09-05T17:56:00Z">
        <w:r>
          <w:t xml:space="preserve">A BASIC! </w:t>
        </w:r>
      </w:ins>
      <w:ins w:id="2942" w:author="Sammartano, Marc (BIC USA)" w:date="2014-09-05T17:57:00Z">
        <w:r>
          <w:t>p</w:t>
        </w:r>
      </w:ins>
      <w:ins w:id="2943" w:author="Sammartano, Marc (BIC USA)" w:date="2014-09-05T17:56:00Z">
        <w:r>
          <w:t>rogram</w:t>
        </w:r>
      </w:ins>
      <w:ins w:id="2944" w:author="Sammartano, Marc (BIC USA)" w:date="2014-09-05T17:57:00Z">
        <w:r>
          <w:t xml:space="preserve"> is made up of lines of text. With a few exceptions</w:t>
        </w:r>
      </w:ins>
      <w:ins w:id="2945" w:author="Sammartano, Marc (BIC USA)" w:date="2014-09-05T17:59:00Z">
        <w:r>
          <w:t xml:space="preserve"> that will be explained later</w:t>
        </w:r>
      </w:ins>
      <w:ins w:id="2946" w:author="Sammartano, Marc (BIC USA)" w:date="2014-09-05T17:57:00Z">
        <w:r>
          <w:t xml:space="preserve">, each line of text is a single </w:t>
        </w:r>
      </w:ins>
      <w:ins w:id="2947" w:author="Sammartano, Marc (BIC USA)" w:date="2014-09-05T17:58:00Z">
        <w:r w:rsidRPr="00F95814">
          <w:rPr>
            <w:b/>
          </w:rPr>
          <w:t>statement</w:t>
        </w:r>
        <w:r>
          <w:t>.</w:t>
        </w:r>
      </w:ins>
    </w:p>
    <w:p w:rsidR="0019086E" w:rsidRDefault="0019086E" w:rsidP="0019086E">
      <w:pPr>
        <w:rPr>
          <w:ins w:id="2948" w:author="Sammartano, Marc (BIC USA)" w:date="2014-09-05T17:59:00Z"/>
        </w:rPr>
      </w:pPr>
      <w:ins w:id="2949" w:author="Sammartano, Marc (BIC USA)" w:date="2014-09-05T17:59:00Z">
        <w:r>
          <w:t>A statement always consists of a single command, usually followed by</w:t>
        </w:r>
        <w:r w:rsidR="00CA5393">
          <w:t xml:space="preserve"> one or more parameters </w:t>
        </w:r>
      </w:ins>
      <w:ins w:id="2950" w:author="Sammartano, Marc (BIC USA)" w:date="2014-09-05T18:33:00Z">
        <w:r w:rsidR="00F95814">
          <w:t xml:space="preserve">that are </w:t>
        </w:r>
      </w:ins>
      <w:ins w:id="2951" w:author="Sammartano, Marc (BIC USA)" w:date="2014-09-05T17:59:00Z">
        <w:r w:rsidR="00CA5393">
          <w:t>separated by commas</w:t>
        </w:r>
        <w:r>
          <w:t>. Here is a simple BASIC! program:</w:t>
        </w:r>
      </w:ins>
    </w:p>
    <w:p w:rsidR="0019086E" w:rsidRDefault="0019086E" w:rsidP="0019086E">
      <w:pPr>
        <w:pStyle w:val="Codeexample"/>
        <w:rPr>
          <w:ins w:id="2952" w:author="Sammartano, Marc (BIC USA)" w:date="2014-09-05T18:02:00Z"/>
        </w:rPr>
      </w:pPr>
      <w:ins w:id="2953" w:author="Sammartano, Marc (BIC USA)" w:date="2014-09-05T18:01:00Z">
        <w:r>
          <w:t>PRINT "Hello, World!"</w:t>
        </w:r>
      </w:ins>
    </w:p>
    <w:p w:rsidR="0019086E" w:rsidRDefault="0019086E" w:rsidP="0019086E">
      <w:pPr>
        <w:rPr>
          <w:ins w:id="2954" w:author="Sammartano, Marc (BIC USA)" w:date="2014-09-05T18:05:00Z"/>
        </w:rPr>
      </w:pPr>
      <w:ins w:id="2955" w:author="Sammartano, Marc (BIC USA)" w:date="2014-09-05T18:02:00Z">
        <w:r>
          <w:t xml:space="preserve">This program has one statement. The command is </w:t>
        </w:r>
        <w:r w:rsidRPr="0019086E">
          <w:rPr>
            <w:b/>
          </w:rPr>
          <w:t>PRINT</w:t>
        </w:r>
        <w:r>
          <w:t xml:space="preserve">. It has one parameter, the string </w:t>
        </w:r>
      </w:ins>
      <w:ins w:id="2956" w:author="Sammartano, Marc (BIC USA)" w:date="2014-09-05T18:04:00Z">
        <w:r>
          <w:t>constant</w:t>
        </w:r>
      </w:ins>
      <w:ins w:id="2957" w:author="Sammartano, Marc (BIC USA)" w:date="2014-09-05T18:03:00Z">
        <w:r>
          <w:t xml:space="preserve"> </w:t>
        </w:r>
        <w:r w:rsidRPr="00CA5393">
          <w:rPr>
            <w:b/>
          </w:rPr>
          <w:t>"Hello, World!"</w:t>
        </w:r>
      </w:ins>
      <w:ins w:id="2958" w:author="Sammartano, Marc (BIC USA)" w:date="2014-09-05T18:10:00Z">
        <w:r w:rsidR="00CA5393">
          <w:t xml:space="preserve">. </w:t>
        </w:r>
      </w:ins>
      <w:ins w:id="2959" w:author="Sammartano, Marc (BIC USA)" w:date="2014-09-05T18:03:00Z">
        <w:r>
          <w:t xml:space="preserve">(A string </w:t>
        </w:r>
      </w:ins>
      <w:ins w:id="2960" w:author="Sammartano, Marc (BIC USA)" w:date="2014-09-05T18:04:00Z">
        <w:r>
          <w:t xml:space="preserve">constant, or </w:t>
        </w:r>
      </w:ins>
      <w:ins w:id="2961" w:author="Sammartano, Marc (BIC USA)" w:date="2014-09-05T18:05:00Z">
        <w:r>
          <w:t xml:space="preserve">string </w:t>
        </w:r>
      </w:ins>
      <w:ins w:id="2962" w:author="Sammartano, Marc (BIC USA)" w:date="2014-09-05T18:04:00Z">
        <w:r>
          <w:t>literal,</w:t>
        </w:r>
      </w:ins>
      <w:ins w:id="2963" w:author="Sammartano, Marc (BIC USA)" w:date="2014-09-05T18:03:00Z">
        <w:r>
          <w:t xml:space="preserve"> is a set of characters enclosed in double quotation marks.</w:t>
        </w:r>
      </w:ins>
      <w:ins w:id="2964" w:author="Sammartano, Marc (BIC USA)" w:date="2014-09-05T18:05:00Z">
        <w:r>
          <w:t xml:space="preserve"> This, too, will be explained later.)</w:t>
        </w:r>
      </w:ins>
    </w:p>
    <w:p w:rsidR="00F95814" w:rsidRPr="00F95814" w:rsidRDefault="00CA5393" w:rsidP="00743FE0">
      <w:pPr>
        <w:rPr>
          <w:ins w:id="2965" w:author="Sammartano, Marc (BIC USA)" w:date="2014-09-05T17:56:00Z"/>
        </w:rPr>
      </w:pPr>
      <w:ins w:id="2966" w:author="Sammartano, Marc (BIC USA)" w:date="2014-09-05T18:07:00Z">
        <w:r>
          <w:t>If you start the BASIC! app</w:t>
        </w:r>
      </w:ins>
      <w:ins w:id="2967" w:author="Sammartano, Marc (BIC USA)" w:date="2014-09-05T18:09:00Z">
        <w:r>
          <w:t xml:space="preserve">, so you are in the Editor, you can type in this one-line program. </w:t>
        </w:r>
      </w:ins>
      <w:ins w:id="2968" w:author="Sammartano, Marc (BIC USA)" w:date="2014-09-05T18:11:00Z">
        <w:r>
          <w:t xml:space="preserve">Then you can press the </w:t>
        </w:r>
        <w:r w:rsidRPr="00CA5393">
          <w:rPr>
            <w:b/>
          </w:rPr>
          <w:t>MENU</w:t>
        </w:r>
        <w:r>
          <w:t xml:space="preserve"> key or icon and select </w:t>
        </w:r>
        <w:r w:rsidRPr="00CA5393">
          <w:rPr>
            <w:b/>
          </w:rPr>
          <w:t>Run</w:t>
        </w:r>
        <w:r>
          <w:t>.</w:t>
        </w:r>
      </w:ins>
      <w:ins w:id="2969" w:author="Sammartano, Marc (BIC USA)" w:date="2014-09-05T18:12:00Z">
        <w:r>
          <w:t xml:space="preserve"> BASIC! will run your program. When the program is done running, you see the </w:t>
        </w:r>
      </w:ins>
      <w:ins w:id="2970" w:author="Sammartano, Marc (BIC USA)" w:date="2014-09-05T18:13:00Z">
        <w:r w:rsidRPr="00CA5393">
          <w:rPr>
            <w:b/>
          </w:rPr>
          <w:t>Console</w:t>
        </w:r>
        <w:r>
          <w:t xml:space="preserve">, BASIC!’s, output screen, with </w:t>
        </w:r>
      </w:ins>
      <w:ins w:id="2971" w:author="Sammartano, Marc (BIC USA)" w:date="2014-09-05T18:14:00Z">
        <w:r w:rsidRPr="00CA5393">
          <w:rPr>
            <w:b/>
          </w:rPr>
          <w:t>Hello, World!</w:t>
        </w:r>
        <w:r>
          <w:t xml:space="preserve"> printed at the top.</w:t>
        </w:r>
      </w:ins>
    </w:p>
    <w:p w:rsidR="00032DC5" w:rsidRDefault="00032DC5" w:rsidP="00E33967">
      <w:pPr>
        <w:pStyle w:val="Heading1"/>
      </w:pPr>
      <w:bookmarkStart w:id="2972" w:name="_Toc397896274"/>
      <w:r>
        <w:t>Command Description Syntax</w:t>
      </w:r>
      <w:bookmarkEnd w:id="2972"/>
    </w:p>
    <w:p w:rsidR="00641F8E" w:rsidRPr="00641F8E" w:rsidRDefault="00D12DC2" w:rsidP="00EB1F62">
      <w:pPr>
        <w:pStyle w:val="Heading2"/>
      </w:pPr>
      <w:bookmarkStart w:id="2973" w:name="_Toc397896275"/>
      <w:r>
        <w:t>Upper and Lower</w:t>
      </w:r>
      <w:r w:rsidR="00FB578F">
        <w:t xml:space="preserve"> </w:t>
      </w:r>
      <w:r w:rsidR="00641F8E">
        <w:t>Case</w:t>
      </w:r>
      <w:bookmarkEnd w:id="2973"/>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974" w:name="_Toc397896276"/>
      <w:r>
        <w:t>&lt;</w:t>
      </w:r>
      <w:r w:rsidR="004053B7">
        <w:t>n</w:t>
      </w:r>
      <w:r>
        <w:t>exp&gt;</w:t>
      </w:r>
      <w:r w:rsidR="00792AD4">
        <w:t>,</w:t>
      </w:r>
      <w:r w:rsidR="004053B7">
        <w:t xml:space="preserve"> &lt;sexp&gt;</w:t>
      </w:r>
      <w:r w:rsidR="008259D5">
        <w:t xml:space="preserve"> and &lt;lexp</w:t>
      </w:r>
      <w:r w:rsidR="007F4DB0">
        <w:t>&gt;</w:t>
      </w:r>
      <w:bookmarkEnd w:id="2974"/>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975" w:name="_Toc397896277"/>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975"/>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976" w:name="_Toc397896278"/>
      <w:r>
        <w:t>Array[] and Array$[]</w:t>
      </w:r>
      <w:bookmarkEnd w:id="2976"/>
    </w:p>
    <w:p w:rsidR="004053B7" w:rsidRDefault="004053B7" w:rsidP="004053B7">
      <w:r>
        <w:t>This notation implies that an array name without indices must be used.</w:t>
      </w:r>
    </w:p>
    <w:p w:rsidR="00914B76" w:rsidRDefault="00914B76" w:rsidP="00914B76">
      <w:pPr>
        <w:pStyle w:val="Heading2"/>
      </w:pPr>
      <w:bookmarkStart w:id="2977" w:name="_Toc397896279"/>
      <w:r>
        <w:lastRenderedPageBreak/>
        <w:t>Array[{</w:t>
      </w:r>
      <w:r w:rsidR="006F2915">
        <w:t>&lt;</w:t>
      </w:r>
      <w:r>
        <w:t>start</w:t>
      </w:r>
      <w:r w:rsidR="006F2915">
        <w:t>&gt;</w:t>
      </w:r>
      <w:r>
        <w:t>,</w:t>
      </w:r>
      <w:r w:rsidR="006F2915">
        <w:t>&lt;</w:t>
      </w:r>
      <w:r>
        <w:t>length</w:t>
      </w:r>
      <w:r w:rsidR="006F2915">
        <w:t>&gt;</w:t>
      </w:r>
      <w:r>
        <w:t>}] and Array$[</w:t>
      </w:r>
      <w:r w:rsidR="006F2915">
        <w:t>{&lt;start&gt;,&lt;length&gt;}</w:t>
      </w:r>
      <w:r>
        <w:t>]</w:t>
      </w:r>
      <w:bookmarkEnd w:id="2977"/>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2978" w:name="_Toc397896280"/>
      <w:r>
        <w:t>{something}</w:t>
      </w:r>
      <w:bookmarkEnd w:id="2978"/>
    </w:p>
    <w:p w:rsidR="0039686D" w:rsidRDefault="0039686D" w:rsidP="004053B7">
      <w:r>
        <w:t>Indicates something optional.</w:t>
      </w:r>
    </w:p>
    <w:p w:rsidR="00FB578F" w:rsidRDefault="00317ABB" w:rsidP="00EB1F62">
      <w:pPr>
        <w:pStyle w:val="Heading2"/>
      </w:pPr>
      <w:bookmarkStart w:id="2979" w:name="_Toc397896281"/>
      <w:r>
        <w:t>{ A | B |C }</w:t>
      </w:r>
      <w:bookmarkEnd w:id="2979"/>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r w:rsidR="003D23A1">
        <w:t>…</w:t>
      </w:r>
    </w:p>
    <w:p w:rsidR="00317ABB" w:rsidRPr="00FB578F" w:rsidRDefault="00317ABB" w:rsidP="00AF673E">
      <w:pPr>
        <w:spacing w:after="0"/>
        <w:ind w:left="720"/>
      </w:pPr>
      <w:r w:rsidRPr="00FB578F">
        <w:t>Text.open a, fn</w:t>
      </w:r>
      <w:r w:rsidR="003D23A1">
        <w:t>…</w:t>
      </w:r>
    </w:p>
    <w:p w:rsidR="00063781" w:rsidRDefault="00063781" w:rsidP="00EB1F62">
      <w:pPr>
        <w:pStyle w:val="Heading2"/>
      </w:pPr>
      <w:bookmarkStart w:id="2980" w:name="_Toc397896282"/>
      <w:r>
        <w:t>X</w:t>
      </w:r>
      <w:r w:rsidR="003D23A1">
        <w:t>,</w:t>
      </w:r>
      <w:r>
        <w:t xml:space="preserve"> </w:t>
      </w:r>
      <w:r w:rsidR="003D23A1">
        <w:t>...</w:t>
      </w:r>
      <w:bookmarkEnd w:id="298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981" w:name="_Toc397896283"/>
      <w:r>
        <w:t>{</w:t>
      </w:r>
      <w:r w:rsidR="0039686D">
        <w:t>,</w:t>
      </w:r>
      <w:r>
        <w:t>n</w:t>
      </w:r>
      <w:r w:rsidR="003D23A1">
        <w:t>}</w:t>
      </w:r>
      <w:r>
        <w:t xml:space="preserve"> </w:t>
      </w:r>
      <w:r w:rsidR="003D23A1">
        <w:t>...</w:t>
      </w:r>
      <w:bookmarkEnd w:id="298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982" w:name="_Toc397896284"/>
      <w:r>
        <w:t>&lt;statement&gt;</w:t>
      </w:r>
      <w:bookmarkEnd w:id="298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983" w:name="_Toc397896285"/>
      <w:r>
        <w:t>Numbers</w:t>
      </w:r>
      <w:bookmarkEnd w:id="2983"/>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w:t>
      </w:r>
      <w:r w:rsidR="001F3979">
        <w:t>$()</w:t>
      </w:r>
      <w:r w:rsidR="00000EFF">
        <w:t xml:space="preserve"> </w:t>
      </w:r>
      <w:r w:rsidR="00C90B2A">
        <w:t>function</w:t>
      </w:r>
      <w:r w:rsidR="00000EFF">
        <w:t>.</w:t>
      </w:r>
      <w:r w:rsidR="00611329">
        <w:t xml:space="preserve"> For example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ormat</w:t>
      </w:r>
      <w:r w:rsidR="001F3979">
        <w:t>$()</w:t>
      </w:r>
      <w:r w:rsidR="00000EFF">
        <w:t xml:space="preserve"> </w:t>
      </w:r>
      <w:r w:rsidR="00C90B2A">
        <w:t>function</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lastRenderedPageBreak/>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2984" w:name="_Toc397896286"/>
      <w:r>
        <w:t>Strings</w:t>
      </w:r>
      <w:bookmarkEnd w:id="2984"/>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985" w:name="_Toc397896287"/>
      <w:r>
        <w:lastRenderedPageBreak/>
        <w:t>Variables</w:t>
      </w:r>
      <w:bookmarkEnd w:id="2985"/>
    </w:p>
    <w:p w:rsidR="004C326E" w:rsidRPr="004C326E" w:rsidRDefault="004C326E" w:rsidP="00EB1F62">
      <w:pPr>
        <w:pStyle w:val="Heading2"/>
      </w:pPr>
      <w:bookmarkStart w:id="2986" w:name="_Toc397896288"/>
      <w:r>
        <w:t>Variable Names</w:t>
      </w:r>
      <w:bookmarkEnd w:id="298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87" w:name="_Toc397896289"/>
      <w:r>
        <w:t>Variable Type</w:t>
      </w:r>
      <w:r w:rsidR="00C62F81">
        <w:t>s</w:t>
      </w:r>
      <w:bookmarkEnd w:id="298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988" w:name="_Toc397896290"/>
      <w:r>
        <w:t>Scalar and Array Variables</w:t>
      </w:r>
      <w:bookmarkEnd w:id="298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89" w:name="_Toc397896291"/>
      <w:r>
        <w:t>Array</w:t>
      </w:r>
      <w:r w:rsidR="002752B8">
        <w:t>s</w:t>
      </w:r>
      <w:bookmarkEnd w:id="298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2990" w:name="_Toc397896292"/>
      <w:r>
        <w:t>Array Segments</w:t>
      </w:r>
      <w:bookmarkEnd w:id="2990"/>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2991" w:name="_Toc397896293"/>
      <w:r>
        <w:t>Array Commands</w:t>
      </w:r>
      <w:bookmarkEnd w:id="2991"/>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lastRenderedPageBreak/>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lastRenderedPageBreak/>
        <w:t>Array.load</w:t>
      </w:r>
      <w:r w:rsidR="0026077D">
        <w:t xml:space="preserve"> Array[], </w:t>
      </w:r>
      <w:r w:rsidR="009139B2">
        <w:t>&lt;nexp&gt;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lastRenderedPageBreak/>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2992" w:name="_Toc397896294"/>
      <w:r>
        <w:t xml:space="preserve">Data Structures </w:t>
      </w:r>
      <w:r w:rsidR="00844D75">
        <w:t xml:space="preserve">and Pointers </w:t>
      </w:r>
      <w:r>
        <w:t>in BASIC!</w:t>
      </w:r>
      <w:bookmarkEnd w:id="2992"/>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2993" w:name="_Toc397896295"/>
      <w:r w:rsidRPr="00EB1F62">
        <w:t>What is a Pointer</w:t>
      </w:r>
      <w:bookmarkEnd w:id="2993"/>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w:t>
      </w:r>
      <w:r w:rsidR="00DA5C09">
        <w:lastRenderedPageBreak/>
        <w:t xml:space="preserve">(folder).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2994" w:name="_Toc397896296"/>
      <w:r>
        <w:t>Lists</w:t>
      </w:r>
      <w:bookmarkEnd w:id="2994"/>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2995" w:name="_Toc397896297"/>
      <w:r>
        <w:lastRenderedPageBreak/>
        <w:t>List Commands</w:t>
      </w:r>
      <w:bookmarkEnd w:id="2995"/>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52066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52066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lastRenderedPageBreak/>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520661">
        <w:fldChar w:fldCharType="begin"/>
      </w:r>
      <w:r w:rsidR="00BE1479">
        <w:instrText xml:space="preserve"> XE "</w:instrText>
      </w:r>
      <w:r w:rsidR="00BE1479" w:rsidRPr="008A1628">
        <w:instrText>List.ToArray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2996" w:name="_Toc397896298"/>
      <w:r>
        <w:t>Bundles</w:t>
      </w:r>
      <w:bookmarkEnd w:id="2996"/>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t>B</w:t>
      </w:r>
      <w:r>
        <w:t>undle.create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2997" w:name="_Toc397896299"/>
      <w:r>
        <w:t>Bundle Commands</w:t>
      </w:r>
      <w:bookmarkEnd w:id="2997"/>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rsidR="00C4477E">
        <w:t>F</w:t>
      </w:r>
      <w:r>
        <w:t>rank</w:t>
      </w:r>
      <w:r w:rsidR="00F5651B">
        <w:t>"</w:t>
      </w:r>
    </w:p>
    <w:p w:rsidR="002019FC" w:rsidRDefault="002019FC" w:rsidP="007B2223">
      <w:pPr>
        <w:pStyle w:val="Codeexample"/>
      </w:pPr>
      <w:r>
        <w:t>Bundle.put bptr,</w:t>
      </w:r>
      <w:r w:rsidR="00F5651B">
        <w:t>"</w:t>
      </w:r>
      <w:r>
        <w:t>age</w:t>
      </w:r>
      <w:r w:rsidR="00F5651B">
        <w:t>"</w:t>
      </w:r>
      <w:r>
        <w:t>, 44</w:t>
      </w:r>
    </w:p>
    <w:p w:rsidR="00CD538C" w:rsidRDefault="00BC0606" w:rsidP="008209F2">
      <w:pPr>
        <w:pStyle w:val="Heading4"/>
      </w:pPr>
      <w:r>
        <w:lastRenderedPageBreak/>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bptr,</w:t>
      </w:r>
      <w:r w:rsidR="00F5651B">
        <w:t>"</w:t>
      </w:r>
      <w:r>
        <w:t>first_name</w:t>
      </w:r>
      <w:r w:rsidR="00F5651B">
        <w:t>"</w:t>
      </w:r>
      <w:r w:rsidR="000D27B4">
        <w:t>, first_name$</w:t>
      </w:r>
    </w:p>
    <w:p w:rsidR="002019FC" w:rsidRPr="002019FC" w:rsidRDefault="002019FC" w:rsidP="007B2223">
      <w:pPr>
        <w:pStyle w:val="Codeexample"/>
      </w:pPr>
      <w:r>
        <w:t>Bundle.get bptr,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52066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52066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2998" w:name="_Toc397896300"/>
      <w:r>
        <w:lastRenderedPageBreak/>
        <w:t>Stacks</w:t>
      </w:r>
      <w:bookmarkEnd w:id="2998"/>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048A82B1" wp14:editId="50C46983">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2999" w:name="_Toc397896301"/>
      <w:r>
        <w:t>Stack Commands</w:t>
      </w:r>
      <w:bookmarkEnd w:id="2999"/>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lastRenderedPageBreak/>
        <w:t>Stack.IsEmpty</w:t>
      </w:r>
      <w:r w:rsidR="005D2191">
        <w:t xml:space="preserve"> &lt;ptr_nexp&gt;, &lt;nvar&gt;</w:t>
      </w:r>
      <w:r w:rsidR="00520661">
        <w:fldChar w:fldCharType="begin"/>
      </w:r>
      <w:r w:rsidR="00965677">
        <w:instrText xml:space="preserve"> XE "</w:instrText>
      </w:r>
      <w:r w:rsidR="00965677" w:rsidRPr="00553C84">
        <w:instrText>Stack.IsEmpty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3000" w:name="_Toc397896302"/>
      <w:r>
        <w:t>Queues</w:t>
      </w:r>
      <w:bookmarkEnd w:id="3000"/>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t>L</w:t>
      </w:r>
      <w:r>
        <w:t>ist.add to add new elements to the end of the queue.</w:t>
      </w:r>
    </w:p>
    <w:p w:rsidR="00DC3FCA" w:rsidRPr="00DC3FCA" w:rsidRDefault="00CE1878" w:rsidP="00CE1878">
      <w:r>
        <w:t xml:space="preserve">Use </w:t>
      </w:r>
      <w:r w:rsidR="00C4477E">
        <w:t>L</w:t>
      </w:r>
      <w:r>
        <w:t xml:space="preserve">ist.get to get the element at the top of the queue and use </w:t>
      </w:r>
      <w:r w:rsidR="00C4477E">
        <w:t>L</w:t>
      </w:r>
      <w:r>
        <w:t xml:space="preserve">ist.remove to remove that top of queue element. </w:t>
      </w:r>
      <w:r w:rsidR="001B3321">
        <w:t xml:space="preserve">You should, of course, use </w:t>
      </w:r>
      <w:r w:rsidR="00C4477E">
        <w:t>L</w:t>
      </w:r>
      <w:r w:rsidR="001B3321">
        <w:t xml:space="preserve">ist.size before using </w:t>
      </w:r>
      <w:r w:rsidR="00C4477E">
        <w:t>L</w:t>
      </w:r>
      <w:r w:rsidR="001B3321">
        <w:t>is</w:t>
      </w:r>
      <w:r w:rsidR="00965677">
        <w:t>t.get to insure that there is a</w:t>
      </w:r>
      <w:r w:rsidR="001B3321">
        <w:t xml:space="preserve"> queued element remaining</w:t>
      </w:r>
    </w:p>
    <w:p w:rsidR="005866FB" w:rsidRDefault="005866FB" w:rsidP="00E33967">
      <w:pPr>
        <w:pStyle w:val="Heading1"/>
      </w:pPr>
      <w:bookmarkStart w:id="3001" w:name="_Toc397896303"/>
      <w:r>
        <w:t>Comments</w:t>
      </w:r>
      <w:bookmarkEnd w:id="3001"/>
    </w:p>
    <w:p w:rsidR="00EA7A8B" w:rsidRDefault="00184DA5" w:rsidP="00EB1F62">
      <w:pPr>
        <w:pStyle w:val="Heading2"/>
      </w:pPr>
      <w:bookmarkStart w:id="3002" w:name="_Toc397896304"/>
      <w:r>
        <w:t>! -</w:t>
      </w:r>
      <w:r w:rsidR="00EA7A8B">
        <w:t xml:space="preserve"> Single Line Comment</w:t>
      </w:r>
      <w:bookmarkEnd w:id="3002"/>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3003" w:name="_Toc397896305"/>
      <w:r>
        <w:t>REM - Single Line Comment (legacy)</w:t>
      </w:r>
      <w:bookmarkEnd w:id="3003"/>
      <w:r w:rsidR="00520661">
        <w:fldChar w:fldCharType="begin"/>
      </w:r>
      <w:r>
        <w:instrText xml:space="preserve"> XE "REM" </w:instrText>
      </w:r>
      <w:r w:rsidR="00520661">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3004" w:name="_Toc397896306"/>
      <w:r>
        <w:t>!! - Block Comment</w:t>
      </w:r>
      <w:bookmarkEnd w:id="3004"/>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ins w:id="3005" w:author="Sammartano, Marc (BIC USA)" w:date="2014-09-05T18:36:00Z">
        <w:r w:rsidR="00A379E3">
          <w:t>Comment</w:t>
        </w:r>
      </w:ins>
      <w:del w:id="3006" w:author="Sammartano, Marc (BIC USA)" w:date="2014-09-05T18:36:00Z">
        <w:r w:rsidDel="00A379E3">
          <w:delText>quoted</w:delText>
        </w:r>
      </w:del>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3007" w:name="_Toc397896307"/>
      <w:r>
        <w:lastRenderedPageBreak/>
        <w:t>% - Middle of Line Comment</w:t>
      </w:r>
      <w:bookmarkEnd w:id="3007"/>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3008" w:name="_Toc397896308"/>
      <w:r>
        <w:t>Expressions</w:t>
      </w:r>
      <w:bookmarkEnd w:id="3008"/>
    </w:p>
    <w:p w:rsidR="00934C10" w:rsidRDefault="005866FB" w:rsidP="00EB1F62">
      <w:pPr>
        <w:pStyle w:val="Heading2"/>
      </w:pPr>
      <w:bookmarkStart w:id="3009" w:name="_Toc397896309"/>
      <w:r>
        <w:t>Numeric</w:t>
      </w:r>
      <w:r w:rsidR="00EC5719">
        <w:t xml:space="preserve"> </w:t>
      </w:r>
      <w:r w:rsidR="00934C10">
        <w:t>&lt;nexp&gt; := {&lt;numeric variable&gt;</w:t>
      </w:r>
      <w:r w:rsidR="00526E57">
        <w:t>|</w:t>
      </w:r>
      <w:r w:rsidR="00934C10">
        <w:t>&lt;numeric constant} {&lt;n</w:t>
      </w:r>
      <w:r w:rsidR="00526E57">
        <w:t>operator&gt; &lt;nexp&gt;|&lt;end of line&gt;}</w:t>
      </w:r>
      <w:bookmarkEnd w:id="3009"/>
    </w:p>
    <w:p w:rsidR="00FF5588" w:rsidRDefault="00934C10" w:rsidP="005F4916">
      <w:pPr>
        <w:pStyle w:val="Heading3"/>
      </w:pPr>
      <w:bookmarkStart w:id="3010" w:name="_Toc397896310"/>
      <w:r>
        <w:t>Numeric Operators &lt;noperator&gt;</w:t>
      </w:r>
      <w:bookmarkEnd w:id="3010"/>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3011" w:name="_Toc397896311"/>
      <w:r>
        <w:t>Numeric Expression Examples</w:t>
      </w:r>
      <w:bookmarkEnd w:id="3011"/>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3012" w:name="_Toc397896312"/>
      <w:r>
        <w:t>Pre</w:t>
      </w:r>
      <w:r w:rsidR="003A11BB">
        <w:t>-</w:t>
      </w:r>
      <w:r>
        <w:t xml:space="preserve"> and Post</w:t>
      </w:r>
      <w:r w:rsidR="003A11BB">
        <w:t>-</w:t>
      </w:r>
      <w:r>
        <w:t>Increment Operators</w:t>
      </w:r>
      <w:bookmarkEnd w:id="3012"/>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FA3111">
        <w:t xml:space="preserve"> from what you typed</w:t>
      </w:r>
      <w:r w:rsidR="00A416A8">
        <w:t>.</w:t>
      </w:r>
      <w:r w:rsidR="003A11BB">
        <w:t xml:space="preserve"> </w:t>
      </w:r>
      <w:r w:rsidR="003A11BB" w:rsidRPr="003A11BB">
        <w:t>You cannot combine any of these operators with each other or with any assignment operator (=, +=, etc.).</w:t>
      </w:r>
    </w:p>
    <w:p w:rsidR="00526E57" w:rsidRDefault="005866FB" w:rsidP="00EB1F62">
      <w:pPr>
        <w:pStyle w:val="Heading2"/>
      </w:pPr>
      <w:bookmarkStart w:id="3013" w:name="_Toc397896313"/>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3013"/>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3014" w:name="_Toc397896314"/>
      <w:r>
        <w:lastRenderedPageBreak/>
        <w:t>Logical</w:t>
      </w:r>
      <w:r w:rsidR="00DC525C">
        <w:t xml:space="preserve"> &lt;lexp&gt;</w:t>
      </w:r>
      <w:bookmarkEnd w:id="3014"/>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3015" w:name="_Toc397896315"/>
      <w:r>
        <w:t>Logical Operators</w:t>
      </w:r>
      <w:bookmarkEnd w:id="3015"/>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106CC9">
      <w:pPr>
        <w:pStyle w:val="ListParagraph"/>
        <w:numPr>
          <w:ilvl w:val="0"/>
          <w:numId w:val="5"/>
        </w:numPr>
      </w:pPr>
      <w:r w:rsidRPr="00674A65">
        <w:t>Unary Not !</w:t>
      </w:r>
    </w:p>
    <w:p w:rsidR="00FF5588" w:rsidRPr="00674A65" w:rsidRDefault="00FF5588" w:rsidP="00106CC9">
      <w:pPr>
        <w:pStyle w:val="ListParagraph"/>
        <w:numPr>
          <w:ilvl w:val="0"/>
          <w:numId w:val="5"/>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106CC9">
      <w:pPr>
        <w:pStyle w:val="ListParagraph"/>
        <w:numPr>
          <w:ilvl w:val="0"/>
          <w:numId w:val="5"/>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106CC9">
      <w:pPr>
        <w:pStyle w:val="ListParagraph"/>
        <w:numPr>
          <w:ilvl w:val="0"/>
          <w:numId w:val="5"/>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3016" w:name="_Toc397896316"/>
      <w:r>
        <w:t>Examples of Logical Expressions</w:t>
      </w:r>
      <w:bookmarkEnd w:id="3016"/>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3017" w:name="_Toc397896317"/>
      <w:r w:rsidRPr="00E33967">
        <w:t>Assignment Operations</w:t>
      </w:r>
      <w:bookmarkEnd w:id="3017"/>
    </w:p>
    <w:p w:rsidR="00485F39" w:rsidRDefault="00485F39" w:rsidP="00485F39">
      <w:r>
        <w:t>Variables get their values by me</w:t>
      </w:r>
      <w:r w:rsidR="00FA3111">
        <w:t>ans of assignment statements.  Simple a</w:t>
      </w:r>
      <w:r>
        <w:t>ssignment statements are of the form:</w:t>
      </w:r>
    </w:p>
    <w:p w:rsidR="00485F39" w:rsidRDefault="00485F39" w:rsidP="00FC622D">
      <w:pPr>
        <w:pStyle w:val="Codeexample"/>
      </w:pPr>
      <w:r>
        <w:t>&lt;nvar&gt; = &lt;nexp&gt;</w:t>
      </w:r>
    </w:p>
    <w:p w:rsidR="00485F39" w:rsidRDefault="00485F39" w:rsidP="00FC622D">
      <w:pPr>
        <w:pStyle w:val="Codeexample"/>
        <w:rPr>
          <w:ins w:id="3018" w:author="Sammartano, Marc (BIC USA)" w:date="2014-09-05T18:41:00Z"/>
        </w:rPr>
      </w:pPr>
      <w:r>
        <w:t>&lt;svar&gt; = &lt;sexp&gt;</w:t>
      </w:r>
    </w:p>
    <w:p w:rsidR="00A379E3" w:rsidRDefault="00A379E3" w:rsidP="00A379E3">
      <w:pPr>
        <w:spacing w:after="0"/>
      </w:pPr>
      <w:ins w:id="3019" w:author="Sammartano, Marc (BIC USA)" w:date="2014-09-05T18:41:00Z">
        <w:r>
          <w:t xml:space="preserve">Every BASIC! </w:t>
        </w:r>
      </w:ins>
      <w:ins w:id="3020" w:author="Sammartano, Marc (BIC USA)" w:date="2014-09-05T18:42:00Z">
        <w:r>
          <w:t xml:space="preserve">statement consists of a command </w:t>
        </w:r>
      </w:ins>
      <w:ins w:id="3021" w:author="Sammartano, Marc (BIC USA)" w:date="2014-09-05T18:44:00Z">
        <w:r>
          <w:t>and, usually, one or more parameters.</w:t>
        </w:r>
      </w:ins>
      <w:ins w:id="3022" w:author="Sammartano, Marc (BIC USA)" w:date="2014-09-05T18:48:00Z">
        <w:r w:rsidR="007B3937">
          <w:t xml:space="preserve"> In an</w:t>
        </w:r>
      </w:ins>
      <w:ins w:id="3023" w:author="Sammartano, Marc (BIC USA)" w:date="2014-09-05T18:49:00Z">
        <w:r w:rsidR="007B3937">
          <w:t xml:space="preserve"> assignment statement as shown here, all you see is the parameter. The</w:t>
        </w:r>
      </w:ins>
      <w:ins w:id="3024" w:author="Sammartano, Marc (BIC USA)" w:date="2014-09-05T18:50:00Z">
        <w:r w:rsidR="007B3937">
          <w:t xml:space="preserve"> special form of the statement, using an equals sign</w:t>
        </w:r>
      </w:ins>
      <w:ins w:id="3025" w:author="Sammartano, Marc (BIC USA)" w:date="2014-09-05T18:51:00Z">
        <w:r w:rsidR="007B3937">
          <w:t xml:space="preserve"> after a variable, allows BASIC! to infer the</w:t>
        </w:r>
      </w:ins>
      <w:ins w:id="3026" w:author="Sammartano, Marc (BIC USA)" w:date="2014-09-05T18:49:00Z">
        <w:r w:rsidR="007B3937">
          <w:t xml:space="preserve"> command</w:t>
        </w:r>
      </w:ins>
      <w:ins w:id="3027" w:author="Sammartano, Marc (BIC USA)" w:date="2014-09-05T18:51:00Z">
        <w:r w:rsidR="007B3937">
          <w:t>. The implied command</w:t>
        </w:r>
      </w:ins>
      <w:ins w:id="3028" w:author="Sammartano, Marc (BIC USA)" w:date="2014-09-05T18:49:00Z">
        <w:r w:rsidR="007B3937">
          <w:t xml:space="preserve"> is </w:t>
        </w:r>
        <w:r w:rsidR="007B3937" w:rsidRPr="007B3937">
          <w:rPr>
            <w:b/>
          </w:rPr>
          <w:t>LET</w:t>
        </w:r>
        <w:r w:rsidR="007B3937">
          <w:t>.</w:t>
        </w:r>
      </w:ins>
      <w:ins w:id="3029" w:author="Sammartano, Marc (BIC USA)" w:date="2014-09-05T18:48:00Z">
        <w:r w:rsidR="007B3937">
          <w:t xml:space="preserve"> </w:t>
        </w:r>
      </w:ins>
    </w:p>
    <w:p w:rsidR="00E33967" w:rsidRDefault="00E33967" w:rsidP="00E33967">
      <w:pPr>
        <w:pStyle w:val="Heading2"/>
      </w:pPr>
      <w:bookmarkStart w:id="3030" w:name="_Toc397896318"/>
      <w:r>
        <w:t>LET</w:t>
      </w:r>
      <w:bookmarkEnd w:id="3030"/>
      <w:r w:rsidR="00520661">
        <w:fldChar w:fldCharType="begin"/>
      </w:r>
      <w:r w:rsidR="001E31F1">
        <w:instrText xml:space="preserve"> XE "</w:instrText>
      </w:r>
      <w:r w:rsidR="001E31F1" w:rsidRPr="0090335B">
        <w:instrText>LET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Default="00485F39" w:rsidP="00FC622D">
      <w:pPr>
        <w:pStyle w:val="Codeexample"/>
      </w:pPr>
      <w:r>
        <w:t>LET &lt;nvar&gt; = &lt;nexp&gt;</w:t>
      </w:r>
    </w:p>
    <w:p w:rsidR="001D5C06" w:rsidRDefault="00485F39" w:rsidP="00485F39">
      <w:r>
        <w:lastRenderedPageBreak/>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485F39" w:rsidRDefault="007A6E09" w:rsidP="00FC622D">
      <w:pPr>
        <w:pStyle w:val="Codeexample"/>
      </w:pPr>
      <w:r>
        <w:t>Letter</w:t>
      </w:r>
      <w:r w:rsidR="00485F39">
        <w:t xml:space="preserve">$ = </w:t>
      </w:r>
      <w:r w:rsidR="00F5651B">
        <w:t>"</w:t>
      </w:r>
      <w:r w:rsidR="00485F39">
        <w:t>B</w:t>
      </w:r>
      <w:r w:rsidR="00F5651B">
        <w:t>"</w:t>
      </w:r>
      <w:r w:rsidR="00485F39">
        <w:t xml:space="preserve"> will be seen by BASIC! as</w:t>
      </w:r>
    </w:p>
    <w:p w:rsidR="00485F39" w:rsidRDefault="007A6E09" w:rsidP="00FC622D">
      <w:pPr>
        <w:pStyle w:val="Codeexample"/>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Default="00094816" w:rsidP="00FC622D">
      <w:pPr>
        <w:pStyle w:val="Codeexample"/>
      </w:pPr>
      <w:r>
        <w:t>LET Letter$=</w:t>
      </w:r>
      <w:r w:rsidR="00F5651B">
        <w:t>"</w:t>
      </w:r>
      <w:r>
        <w:t>B</w:t>
      </w:r>
      <w:r w:rsidR="00F5651B">
        <w:t>"</w:t>
      </w:r>
    </w:p>
    <w:p w:rsidR="00094816" w:rsidRDefault="00094816" w:rsidP="00485F39">
      <w:r>
        <w:t xml:space="preserve">If you do the assignment in an </w:t>
      </w:r>
      <w:r w:rsidRPr="00FC622D">
        <w:rPr>
          <w:b/>
        </w:rPr>
        <w:t>IF</w:t>
      </w:r>
      <w:r>
        <w:t xml:space="preserve"> statement, you </w:t>
      </w:r>
      <w:del w:id="3031" w:author="Sammartano, Marc (BIC USA)" w:date="2014-09-05T19:05:00Z">
        <w:r w:rsidDel="00FC622D">
          <w:delText>should</w:delText>
        </w:r>
      </w:del>
      <w:ins w:id="3032" w:author="Sammartano, Marc (BIC USA)" w:date="2014-09-05T19:05:00Z">
        <w:r w:rsidR="00FC622D">
          <w:t>must</w:t>
        </w:r>
      </w:ins>
      <w:r>
        <w:t xml:space="preserve"> also use the </w:t>
      </w:r>
      <w:r w:rsidRPr="00FC622D">
        <w:rPr>
          <w:b/>
        </w:rPr>
        <w:t>LET</w:t>
      </w:r>
      <w:r>
        <w:t xml:space="preserve"> command:</w:t>
      </w:r>
    </w:p>
    <w:p w:rsidR="00094816" w:rsidRDefault="00094816" w:rsidP="00FC622D">
      <w:pPr>
        <w:pStyle w:val="Codeexample"/>
      </w:pPr>
      <w:r>
        <w:t>I</w:t>
      </w:r>
      <w:ins w:id="3033" w:author="Sammartano, Marc (BIC USA)" w:date="2014-09-05T19:04:00Z">
        <w:r w:rsidR="00FC622D">
          <w:t>F</w:t>
        </w:r>
      </w:ins>
      <w:del w:id="3034" w:author="Sammartano, Marc (BIC USA)" w:date="2014-09-05T19:04:00Z">
        <w:r w:rsidDel="00FC622D">
          <w:delText>f</w:delText>
        </w:r>
      </w:del>
      <w:r>
        <w:t xml:space="preserve"> 1 &lt; 2 </w:t>
      </w:r>
      <w:del w:id="3035" w:author="Sammartano, Marc (BIC USA)" w:date="2014-09-05T19:05:00Z">
        <w:r w:rsidDel="00FC622D">
          <w:delText>then</w:delText>
        </w:r>
      </w:del>
      <w:ins w:id="3036" w:author="Sammartano, Marc (BIC USA)" w:date="2014-09-05T19:05:00Z">
        <w:r w:rsidR="00FC622D">
          <w:t>THEN</w:t>
        </w:r>
      </w:ins>
      <w:r>
        <w:t xml:space="preserve"> LET letter$=</w:t>
      </w:r>
      <w:r w:rsidR="00F5651B">
        <w:t>"</w:t>
      </w:r>
      <w:r>
        <w:t>B</w:t>
      </w:r>
      <w:r w:rsidR="00F5651B">
        <w:t>"</w:t>
      </w:r>
    </w:p>
    <w:p w:rsidR="001D5C06" w:rsidRDefault="001D5C06" w:rsidP="001D5C06">
      <w:r>
        <w:t>Second, assignment is</w:t>
      </w:r>
      <w:r w:rsidR="001A3D44">
        <w:t xml:space="preserve"> </w:t>
      </w:r>
      <w:r>
        <w:t xml:space="preserve">faster with the </w:t>
      </w:r>
      <w:r w:rsidRPr="00FC622D">
        <w:rPr>
          <w:b/>
        </w:rPr>
        <w:t>LET</w:t>
      </w:r>
      <w:r>
        <w:t xml:space="preserve"> command than without it.</w:t>
      </w:r>
    </w:p>
    <w:p w:rsidR="00E75EEE" w:rsidRDefault="00E75EEE" w:rsidP="00E33967">
      <w:pPr>
        <w:pStyle w:val="Heading2"/>
      </w:pPr>
      <w:bookmarkStart w:id="3037" w:name="_Toc397896319"/>
      <w:r>
        <w:t>OpEqual Assignment Operations</w:t>
      </w:r>
      <w:bookmarkEnd w:id="3037"/>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w:t>
      </w:r>
      <w:r w:rsidR="00FA3111">
        <w:t xml:space="preserve"> </w:t>
      </w:r>
      <w:r>
        <w:t>(5</w:t>
      </w:r>
      <w:r w:rsidR="00FA3111">
        <w:t xml:space="preserve"> </w:t>
      </w:r>
      <w:r>
        <w:t>+</w:t>
      </w:r>
      <w:r w:rsidR="00FA3111">
        <w:t xml:space="preserve"> </w:t>
      </w:r>
      <w:r>
        <w:t>3)</w:t>
      </w:r>
    </w:p>
    <w:p w:rsidR="00E75EEE" w:rsidRDefault="00E75EEE" w:rsidP="00E33967">
      <w:pPr>
        <w:spacing w:after="0"/>
      </w:pPr>
      <w:r>
        <w:tab/>
        <w:t>-=</w:t>
      </w:r>
      <w:r>
        <w:tab/>
      </w:r>
      <w:r w:rsidR="004A7082">
        <w:t xml:space="preserve">c -= d is the same as c = c </w:t>
      </w:r>
      <w:r w:rsidR="00FA3111">
        <w:t>-</w:t>
      </w:r>
      <w:r w:rsidR="004A7082">
        <w:t xml:space="preserve"> </w:t>
      </w:r>
      <w:r>
        <w:t>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r w:rsidR="00FA3111">
        <w:t xml:space="preserve"> from what you typed. </w:t>
      </w:r>
      <w:r w:rsidR="00FA3111" w:rsidRPr="003A11BB">
        <w:t>If you use one of these operators, you can not use any of the Pre- and Post-Incre</w:t>
      </w:r>
      <w:r w:rsidR="00FA3111">
        <w:t>ment Operators on the same line</w:t>
      </w:r>
      <w:r>
        <w:t>.</w:t>
      </w:r>
    </w:p>
    <w:p w:rsidR="00EF672D" w:rsidRDefault="00EF672D" w:rsidP="00E33967">
      <w:pPr>
        <w:pStyle w:val="Heading1"/>
      </w:pPr>
      <w:bookmarkStart w:id="3038" w:name="_Toc397896320"/>
      <w:r>
        <w:t>Math Function</w:t>
      </w:r>
      <w:r w:rsidR="007202D6">
        <w:t>s</w:t>
      </w:r>
      <w:bookmarkEnd w:id="3038"/>
    </w:p>
    <w:p w:rsidR="007202D6" w:rsidRDefault="007202D6" w:rsidP="007202D6">
      <w:r>
        <w:t>Math functions act like numeric variables in a &lt;nexp&gt; (or &lt;lexp&gt;)</w:t>
      </w:r>
      <w:r w:rsidR="001E7F77">
        <w:t>.</w:t>
      </w:r>
    </w:p>
    <w:p w:rsidR="001E7F77" w:rsidRDefault="001E7F77" w:rsidP="00EB1F62">
      <w:pPr>
        <w:pStyle w:val="Heading2"/>
      </w:pPr>
      <w:bookmarkStart w:id="3039" w:name="_Toc397896321"/>
      <w:r>
        <w:t>BOR(&lt;nexp1&gt;, &lt;nexp2&gt;)</w:t>
      </w:r>
      <w:bookmarkEnd w:id="3039"/>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 xml:space="preserve">BOR(1,2) </w:t>
      </w:r>
      <w:del w:id="3040" w:author="Sammartano, Marc (BIC USA)" w:date="2014-09-05T19:06:00Z">
        <w:r w:rsidDel="00F33C59">
          <w:delText>=</w:delText>
        </w:r>
      </w:del>
      <w:ins w:id="3041" w:author="Sammartano, Marc (BIC USA)" w:date="2014-09-05T19:06:00Z">
        <w:r w:rsidR="00F33C59">
          <w:t>is</w:t>
        </w:r>
      </w:ins>
      <w:r>
        <w:t xml:space="preserve"> 3</w:t>
      </w:r>
    </w:p>
    <w:p w:rsidR="001E7F77" w:rsidRDefault="001E7F77" w:rsidP="00EB1F62">
      <w:pPr>
        <w:pStyle w:val="Heading2"/>
      </w:pPr>
      <w:bookmarkStart w:id="3042" w:name="_Toc397896322"/>
      <w:r>
        <w:t>BAND(&lt;nexp1&gt;, &lt;nexp2&gt;)</w:t>
      </w:r>
      <w:bookmarkEnd w:id="3042"/>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 xml:space="preserve">BAND(3,1) </w:t>
      </w:r>
      <w:del w:id="3043" w:author="Sammartano, Marc (BIC USA)" w:date="2014-09-05T19:06:00Z">
        <w:r w:rsidDel="00F33C59">
          <w:delText>=</w:delText>
        </w:r>
      </w:del>
      <w:ins w:id="3044" w:author="Sammartano, Marc (BIC USA)" w:date="2014-09-05T19:06:00Z">
        <w:r w:rsidR="00F33C59">
          <w:t>is</w:t>
        </w:r>
      </w:ins>
      <w:r>
        <w:t xml:space="preserve"> 1</w:t>
      </w:r>
    </w:p>
    <w:p w:rsidR="001E7F77" w:rsidRDefault="001E7F77" w:rsidP="00EB1F62">
      <w:pPr>
        <w:pStyle w:val="Heading2"/>
      </w:pPr>
      <w:bookmarkStart w:id="3045" w:name="_Toc397896323"/>
      <w:r>
        <w:lastRenderedPageBreak/>
        <w:t>BXOR(&lt;nexp1&gt;, &lt;nexp2&gt;)</w:t>
      </w:r>
      <w:bookmarkEnd w:id="3045"/>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 xml:space="preserve">BXOR(7,1) </w:t>
      </w:r>
      <w:del w:id="3046" w:author="Sammartano, Marc (BIC USA)" w:date="2014-09-05T19:06:00Z">
        <w:r w:rsidDel="00F33C59">
          <w:delText>=</w:delText>
        </w:r>
      </w:del>
      <w:ins w:id="3047" w:author="Sammartano, Marc (BIC USA)" w:date="2014-09-05T19:06:00Z">
        <w:r w:rsidR="00F33C59">
          <w:t>is</w:t>
        </w:r>
      </w:ins>
      <w:r>
        <w:t xml:space="preserve"> 6</w:t>
      </w:r>
    </w:p>
    <w:p w:rsidR="00EF672D" w:rsidRPr="00D1460F" w:rsidRDefault="00EF672D" w:rsidP="00EB1F62">
      <w:pPr>
        <w:pStyle w:val="Heading2"/>
      </w:pPr>
      <w:bookmarkStart w:id="3048" w:name="_Toc397896324"/>
      <w:r w:rsidRPr="00D1460F">
        <w:t>ABS(</w:t>
      </w:r>
      <w:r w:rsidR="007202D6" w:rsidRPr="00D1460F">
        <w:t>&lt;nexp&gt;</w:t>
      </w:r>
      <w:r w:rsidRPr="00D1460F">
        <w:t>)</w:t>
      </w:r>
      <w:bookmarkEnd w:id="3048"/>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3049" w:name="_Toc397896325"/>
      <w:r w:rsidRPr="00D1460F">
        <w:t>S</w:t>
      </w:r>
      <w:r>
        <w:t>GN</w:t>
      </w:r>
      <w:r w:rsidRPr="00D1460F">
        <w:t>(&lt;nexp&gt;)</w:t>
      </w:r>
      <w:bookmarkEnd w:id="3049"/>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3050" w:name="_Toc397896326"/>
      <w:r w:rsidRPr="00D1460F">
        <w:t>SQR(</w:t>
      </w:r>
      <w:r w:rsidR="007202D6" w:rsidRPr="00D1460F">
        <w:t>&lt;nexp&gt;</w:t>
      </w:r>
      <w:r w:rsidRPr="00D1460F">
        <w:t>)</w:t>
      </w:r>
      <w:bookmarkEnd w:id="3050"/>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3051" w:name="_Toc397896327"/>
      <w:r>
        <w:t>CBRT(&lt;nexp&gt;)</w:t>
      </w:r>
      <w:bookmarkEnd w:id="3051"/>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Returns the cube root of &lt;nexp&gt;.</w:t>
      </w:r>
    </w:p>
    <w:p w:rsidR="00430D63" w:rsidRDefault="0093766E" w:rsidP="00EB1F62">
      <w:pPr>
        <w:pStyle w:val="Heading2"/>
      </w:pPr>
      <w:bookmarkStart w:id="3052" w:name="_Toc397896328"/>
      <w:r>
        <w:t>RANDOMIZE</w:t>
      </w:r>
      <w:r w:rsidR="00430D63">
        <w:t>(&lt;nexp&gt;)</w:t>
      </w:r>
      <w:bookmarkEnd w:id="3052"/>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3053" w:name="_Toc397896329"/>
      <w:r w:rsidRPr="00D1460F">
        <w:t>RND</w:t>
      </w:r>
      <w:r w:rsidR="0038180C">
        <w:t>(</w:t>
      </w:r>
      <w:r w:rsidRPr="00D1460F">
        <w:t>)</w:t>
      </w:r>
      <w:bookmarkEnd w:id="3053"/>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( 0 &lt;</w:t>
      </w:r>
      <w:r>
        <w:t xml:space="preserve">= </w:t>
      </w:r>
      <w:r w:rsidRPr="0051285E">
        <w:t>n &lt; 1 ).</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3054" w:name="_Toc397896330"/>
      <w:r>
        <w:lastRenderedPageBreak/>
        <w:t>MAX(&lt;nexp&gt;, &lt;nexp&gt;)</w:t>
      </w:r>
      <w:bookmarkEnd w:id="3054"/>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3055" w:name="_Toc397896331"/>
      <w:r>
        <w:t>MIN(&lt;nexp&gt;, &lt;nexp&gt;)</w:t>
      </w:r>
      <w:bookmarkEnd w:id="3055"/>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3056" w:name="_Toc397896332"/>
      <w:r w:rsidRPr="00D1460F">
        <w:t>CEIL(</w:t>
      </w:r>
      <w:r w:rsidR="007202D6" w:rsidRPr="00D1460F">
        <w:t>&lt;nexp&gt;</w:t>
      </w:r>
      <w:r w:rsidRPr="00D1460F">
        <w:t>)</w:t>
      </w:r>
      <w:bookmarkEnd w:id="3056"/>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3057" w:name="_Toc397896333"/>
      <w:r w:rsidRPr="00D1460F">
        <w:t>FLOOR(</w:t>
      </w:r>
      <w:r w:rsidR="007202D6" w:rsidRPr="00D1460F">
        <w:t>&lt;nexp&gt;</w:t>
      </w:r>
      <w:r w:rsidRPr="00D1460F">
        <w:t>)</w:t>
      </w:r>
      <w:bookmarkEnd w:id="3057"/>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3058" w:name="_Toc397896334"/>
      <w:r>
        <w:t>INT</w:t>
      </w:r>
      <w:r w:rsidRPr="00D1460F">
        <w:t>(&lt;nexp&gt;)</w:t>
      </w:r>
      <w:bookmarkEnd w:id="3058"/>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3059" w:name="_Toc397896335"/>
      <w:r>
        <w:t>FRAC</w:t>
      </w:r>
      <w:r w:rsidRPr="00D1460F">
        <w:t>(&lt;nexp&gt;)</w:t>
      </w:r>
      <w:bookmarkEnd w:id="3059"/>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3060" w:name="_Toc397896336"/>
      <w:r w:rsidRPr="00D1460F">
        <w:t>MOD(</w:t>
      </w:r>
      <w:r w:rsidR="007202D6" w:rsidRPr="00D1460F">
        <w:t>&lt;nexp</w:t>
      </w:r>
      <w:r w:rsidR="00886784">
        <w:t>1&gt;</w:t>
      </w:r>
      <w:r w:rsidRPr="00D1460F">
        <w:t xml:space="preserve">, </w:t>
      </w:r>
      <w:r w:rsidR="007202D6" w:rsidRPr="00D1460F">
        <w:t>&lt;nexp</w:t>
      </w:r>
      <w:r w:rsidR="00886784">
        <w:t>2&gt;</w:t>
      </w:r>
      <w:r w:rsidRPr="00D1460F">
        <w:t>)</w:t>
      </w:r>
      <w:bookmarkEnd w:id="3060"/>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3061" w:name="_Toc397896337"/>
      <w:r w:rsidRPr="00D1460F">
        <w:t>ROUND(</w:t>
      </w:r>
      <w:r w:rsidR="007202D6" w:rsidRPr="00D1460F">
        <w:t>&lt;</w:t>
      </w:r>
      <w:r w:rsidR="00FC22BC">
        <w:t>value_</w:t>
      </w:r>
      <w:r w:rsidR="007202D6" w:rsidRPr="00D1460F">
        <w:t>nexp&gt;</w:t>
      </w:r>
      <w:r w:rsidR="00FC22BC">
        <w:t>{, &lt;count_nexp&gt;{, &lt;mode_sexp&gt;}}</w:t>
      </w:r>
      <w:r w:rsidRPr="00D1460F">
        <w:t>)</w:t>
      </w:r>
      <w:bookmarkEnd w:id="3061"/>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lastRenderedPageBreak/>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3062" w:name="_Toc397896338"/>
      <w:r w:rsidRPr="00D1460F">
        <w:t>LOG(</w:t>
      </w:r>
      <w:r w:rsidR="007202D6" w:rsidRPr="00D1460F">
        <w:t>&lt;nexp&gt;</w:t>
      </w:r>
      <w:r w:rsidRPr="00D1460F">
        <w:t>)</w:t>
      </w:r>
      <w:bookmarkEnd w:id="3062"/>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3063" w:name="_Toc397896339"/>
      <w:r>
        <w:t>LOG10(&lt;nexp&gt;)</w:t>
      </w:r>
      <w:bookmarkEnd w:id="3063"/>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3064" w:name="_Toc397896340"/>
      <w:r>
        <w:t>EXP(&lt;nexp&gt;)</w:t>
      </w:r>
      <w:bookmarkEnd w:id="3064"/>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3065" w:name="_Toc397896341"/>
      <w:r>
        <w:t>POW(&lt;nexp1&gt;, &lt;nexp2&gt;)</w:t>
      </w:r>
      <w:bookmarkEnd w:id="3065"/>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3066" w:name="_Toc397896342"/>
      <w:r>
        <w:t>HYPOT(&lt;nexp_x&gt;, &lt;nexp_y)</w:t>
      </w:r>
      <w:bookmarkEnd w:id="3066"/>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3067" w:name="_Toc397896343"/>
      <w:r>
        <w:t>PI()</w:t>
      </w:r>
      <w:bookmarkEnd w:id="3067"/>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value closest to pi.</w:t>
      </w:r>
    </w:p>
    <w:p w:rsidR="00EF672D" w:rsidRPr="00D1460F" w:rsidRDefault="00EF672D" w:rsidP="00AD7A8B">
      <w:pPr>
        <w:pStyle w:val="Heading2"/>
      </w:pPr>
      <w:bookmarkStart w:id="3068" w:name="_Toc397896344"/>
      <w:r w:rsidRPr="00D1460F">
        <w:t>SIN(</w:t>
      </w:r>
      <w:r w:rsidR="007202D6" w:rsidRPr="00D1460F">
        <w:t>&lt;nexp&gt;</w:t>
      </w:r>
      <w:r w:rsidRPr="00D1460F">
        <w:t>)</w:t>
      </w:r>
      <w:bookmarkEnd w:id="3068"/>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069" w:name="_Toc397896345"/>
      <w:r w:rsidRPr="00D1460F">
        <w:lastRenderedPageBreak/>
        <w:t>COS(</w:t>
      </w:r>
      <w:r w:rsidR="007202D6" w:rsidRPr="00D1460F">
        <w:t>&lt;nexp&gt;</w:t>
      </w:r>
      <w:r w:rsidRPr="00D1460F">
        <w:t>)</w:t>
      </w:r>
      <w:bookmarkEnd w:id="3069"/>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070" w:name="_Toc397896346"/>
      <w:r w:rsidRPr="00D1460F">
        <w:t>TAN(</w:t>
      </w:r>
      <w:r w:rsidR="007202D6" w:rsidRPr="00D1460F">
        <w:t>&lt;nexp&gt;</w:t>
      </w:r>
      <w:r w:rsidRPr="00D1460F">
        <w:t>)</w:t>
      </w:r>
      <w:bookmarkEnd w:id="3070"/>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3071" w:name="_Toc397896347"/>
      <w:r w:rsidRPr="00D1460F">
        <w:t>SIN</w:t>
      </w:r>
      <w:r>
        <w:t>H</w:t>
      </w:r>
      <w:r w:rsidRPr="00D1460F">
        <w:t>(&lt;nexp&gt;)</w:t>
      </w:r>
      <w:bookmarkEnd w:id="3071"/>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3072" w:name="_Toc397896348"/>
      <w:r w:rsidRPr="00D1460F">
        <w:t>COS</w:t>
      </w:r>
      <w:r>
        <w:t>H</w:t>
      </w:r>
      <w:r w:rsidRPr="00D1460F">
        <w:t>(&lt;nexp&gt;)</w:t>
      </w:r>
      <w:bookmarkEnd w:id="3072"/>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3073" w:name="_Toc397896349"/>
      <w:r w:rsidRPr="00D1460F">
        <w:t>ASIN(</w:t>
      </w:r>
      <w:r w:rsidR="007202D6" w:rsidRPr="00D1460F">
        <w:t>&lt;nexp&gt;</w:t>
      </w:r>
      <w:r w:rsidRPr="00D1460F">
        <w:t>)</w:t>
      </w:r>
      <w:bookmarkEnd w:id="3073"/>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074" w:name="_Toc397896350"/>
      <w:r w:rsidRPr="00D1460F">
        <w:t>ACOS</w:t>
      </w:r>
      <w:r w:rsidR="007202D6" w:rsidRPr="00D1460F">
        <w:t>(&lt;nexp&gt;)</w:t>
      </w:r>
      <w:bookmarkEnd w:id="3074"/>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075" w:name="_Toc397896351"/>
      <w:r w:rsidRPr="00D1460F">
        <w:t>ATAN</w:t>
      </w:r>
      <w:r w:rsidR="007202D6" w:rsidRPr="00D1460F">
        <w:t>(&lt;nexp&gt;)</w:t>
      </w:r>
      <w:bookmarkEnd w:id="3075"/>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3076" w:name="_Toc397896352"/>
      <w:r>
        <w:t>ATAN2(&lt;nexp_y&gt;, &lt;nexp_x&gt;)</w:t>
      </w:r>
      <w:bookmarkEnd w:id="3076"/>
      <w:r w:rsidR="00520661">
        <w:fldChar w:fldCharType="begin"/>
      </w:r>
      <w:r>
        <w:instrText xml:space="preserve"> XE "ATAN2 (&lt;nexp_x&gt;, &lt;nexp_y</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3077" w:name="_Toc397896353"/>
      <w:r w:rsidRPr="00D1460F">
        <w:t>TODEGREES(&lt;nexp&gt;)</w:t>
      </w:r>
      <w:bookmarkEnd w:id="3077"/>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3078" w:name="_Toc397896354"/>
      <w:r w:rsidRPr="00D1460F">
        <w:t>TORADIANS(&lt;nexp&gt;)</w:t>
      </w:r>
      <w:bookmarkEnd w:id="3078"/>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 xml:space="preserve">Converts &lt;nexp&gt; angle measured in degrees to an approximately equivalent angle measured in radians. </w:t>
      </w:r>
    </w:p>
    <w:p w:rsidR="00EF672D" w:rsidRPr="00D1460F" w:rsidRDefault="007202D6" w:rsidP="00EB1F62">
      <w:pPr>
        <w:pStyle w:val="Heading2"/>
      </w:pPr>
      <w:bookmarkStart w:id="3079" w:name="_Toc397896355"/>
      <w:r w:rsidRPr="00D1460F">
        <w:t>VAL( &lt;sexp&gt;</w:t>
      </w:r>
      <w:r w:rsidR="00EF672D" w:rsidRPr="00D1460F">
        <w:t xml:space="preserve"> )</w:t>
      </w:r>
      <w:bookmarkEnd w:id="3079"/>
      <w:r w:rsidR="00520661">
        <w:fldChar w:fldCharType="begin"/>
      </w:r>
      <w:r w:rsidR="008A6BAC">
        <w:instrText xml:space="preserve"> XE "</w:instrText>
      </w:r>
      <w:r w:rsidR="008A6BAC" w:rsidRPr="002E6C8B">
        <w:instrText>VAL( &lt;sexp&gt; )</w:instrText>
      </w:r>
      <w:r w:rsidR="008A6BAC">
        <w:instrText xml:space="preserve">" </w:instrText>
      </w:r>
      <w:r w:rsidR="0052066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3080" w:name="_Toc397896356"/>
      <w:r w:rsidRPr="00D1460F">
        <w:t>LEN(</w:t>
      </w:r>
      <w:r w:rsidR="007202D6" w:rsidRPr="00D1460F">
        <w:t>&lt;sexp&gt;</w:t>
      </w:r>
      <w:r w:rsidR="003F798B" w:rsidRPr="00D1460F">
        <w:t>)</w:t>
      </w:r>
      <w:bookmarkEnd w:id="3080"/>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3081" w:name="_Toc397896357"/>
      <w:r w:rsidRPr="00FB766E">
        <w:lastRenderedPageBreak/>
        <w:t>HEX(&lt;sexp&gt;)</w:t>
      </w:r>
      <w:bookmarkEnd w:id="3081"/>
      <w:r w:rsidR="00520661" w:rsidRPr="00FB766E">
        <w:fldChar w:fldCharType="begin"/>
      </w:r>
      <w:r w:rsidRPr="00FB766E">
        <w:instrText xml:space="preserve"> XE "HEX(&lt;sexp&gt;)" </w:instrText>
      </w:r>
      <w:r w:rsidR="0052066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3082" w:name="_Toc397896358"/>
      <w:r>
        <w:t>OCT(&lt;sexp&gt;)</w:t>
      </w:r>
      <w:bookmarkEnd w:id="3082"/>
      <w:r w:rsidR="00520661">
        <w:fldChar w:fldCharType="begin"/>
      </w:r>
      <w:r>
        <w:instrText xml:space="preserve"> XE "</w:instrText>
      </w:r>
      <w:r w:rsidRPr="003E0E1D">
        <w:instrText>OCT(&lt;sexp&gt;)</w:instrText>
      </w:r>
      <w:r>
        <w:instrText xml:space="preserve">" </w:instrText>
      </w:r>
      <w:r w:rsidR="0052066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3083" w:name="_Toc397896359"/>
      <w:r>
        <w:t>BIN(&lt;sexp&gt;)</w:t>
      </w:r>
      <w:bookmarkEnd w:id="3083"/>
      <w:r w:rsidR="00520661">
        <w:fldChar w:fldCharType="begin"/>
      </w:r>
      <w:r>
        <w:instrText xml:space="preserve"> XE "</w:instrText>
      </w:r>
      <w:r w:rsidRPr="003E0E1D">
        <w:instrText>BIN(&lt;sexp&gt;)</w:instrText>
      </w:r>
      <w:r>
        <w:instrText xml:space="preserve">" </w:instrText>
      </w:r>
      <w:r w:rsidR="0052066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3084" w:name="_Toc397896360"/>
      <w:r>
        <w:t>SHIFT</w:t>
      </w:r>
      <w:r w:rsidR="00A64EFA">
        <w:t>(&lt;value_nexp&gt;, &lt;bits_nexp&gt;)</w:t>
      </w:r>
      <w:bookmarkEnd w:id="3084"/>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3085" w:name="_Toc397896361"/>
      <w:r>
        <w:t>ASCII(&lt;sexp&gt;</w:t>
      </w:r>
      <w:ins w:id="3086" w:author="Sammartano, Marc (BIC USA)" w:date="2014-08-22T17:54:00Z">
        <w:r w:rsidR="00FB430A">
          <w:t>{, &lt;index_nexp&gt;}</w:t>
        </w:r>
      </w:ins>
      <w:r>
        <w:t>)</w:t>
      </w:r>
      <w:bookmarkEnd w:id="3085"/>
      <w:r w:rsidR="00520661">
        <w:fldChar w:fldCharType="begin"/>
      </w:r>
      <w:r>
        <w:instrText xml:space="preserve"> XE "</w:instrText>
      </w:r>
      <w:r w:rsidRPr="007925AA">
        <w:instrText>ASCII(&lt;sexp&gt;</w:instrText>
      </w:r>
      <w:ins w:id="3087" w:author="Sammartano, Marc (BIC USA)" w:date="2014-08-22T17:54:00Z">
        <w:r w:rsidR="00FB430A">
          <w:instrText>{, &lt;index_nexp&gt;}</w:instrText>
        </w:r>
      </w:ins>
      <w:r w:rsidRPr="007925AA">
        <w:instrText>)</w:instrText>
      </w:r>
      <w:r>
        <w:instrText xml:space="preserve">" </w:instrText>
      </w:r>
      <w:r w:rsidR="00520661">
        <w:fldChar w:fldCharType="end"/>
      </w:r>
    </w:p>
    <w:p w:rsidR="00FB430A" w:rsidRDefault="004D4233" w:rsidP="004D4233">
      <w:pPr>
        <w:rPr>
          <w:ins w:id="3088" w:author="Sammartano, Marc (BIC USA)" w:date="2014-08-22T17:52:00Z"/>
        </w:rPr>
      </w:pPr>
      <w:r>
        <w:t xml:space="preserve">Returns the ASCII value of </w:t>
      </w:r>
      <w:del w:id="3089" w:author="Sammartano, Marc (BIC USA)" w:date="2014-08-22T17:52:00Z">
        <w:r w:rsidDel="00FB430A">
          <w:delText>the first</w:delText>
        </w:r>
      </w:del>
      <w:ins w:id="3090" w:author="Sammartano, Marc (BIC USA)" w:date="2014-08-22T17:52:00Z">
        <w:r w:rsidR="00FB430A">
          <w:t>one</w:t>
        </w:r>
      </w:ins>
      <w:r>
        <w:t xml:space="preserve"> character of &lt;sexp&gt;. </w:t>
      </w:r>
      <w:ins w:id="3091" w:author="Sammartano, Marc (BIC USA)" w:date="2014-08-22T17:56:00Z">
        <w:r w:rsidR="00FB430A">
          <w:t xml:space="preserve">By default, </w:t>
        </w:r>
      </w:ins>
      <w:ins w:id="3092" w:author="Sammartano, Marc (BIC USA)" w:date="2014-08-22T18:20:00Z">
        <w:r w:rsidR="00D331E7">
          <w:t>it is</w:t>
        </w:r>
      </w:ins>
      <w:ins w:id="3093" w:author="Sammartano, Marc (BIC USA)" w:date="2014-08-22T17:57:00Z">
        <w:r w:rsidR="00FB430A">
          <w:t xml:space="preserve"> </w:t>
        </w:r>
      </w:ins>
      <w:ins w:id="3094" w:author="Sammartano, Marc (BIC USA)" w:date="2014-08-22T17:56:00Z">
        <w:r w:rsidR="00FB430A">
          <w:t>the value of the first character. You can use the</w:t>
        </w:r>
      </w:ins>
      <w:ins w:id="3095" w:author="Sammartano, Marc (BIC USA)" w:date="2014-08-22T17:52:00Z">
        <w:r w:rsidR="00FB430A">
          <w:t xml:space="preserve"> </w:t>
        </w:r>
      </w:ins>
      <w:ins w:id="3096" w:author="Sammartano, Marc (BIC USA)" w:date="2014-08-22T17:53:00Z">
        <w:r w:rsidR="00FB430A">
          <w:t xml:space="preserve">optional </w:t>
        </w:r>
      </w:ins>
      <w:ins w:id="3097" w:author="Sammartano, Marc (BIC USA)" w:date="2014-08-22T17:52:00Z">
        <w:r w:rsidR="00FB430A">
          <w:t>&lt;</w:t>
        </w:r>
      </w:ins>
      <w:ins w:id="3098" w:author="Sammartano, Marc (BIC USA)" w:date="2014-08-22T17:54:00Z">
        <w:r w:rsidR="00FB430A">
          <w:t>index_</w:t>
        </w:r>
      </w:ins>
      <w:ins w:id="3099" w:author="Sammartano, Marc (BIC USA)" w:date="2014-08-22T17:52:00Z">
        <w:r w:rsidR="00FB430A">
          <w:t xml:space="preserve">nexp&gt; </w:t>
        </w:r>
      </w:ins>
      <w:ins w:id="3100" w:author="Sammartano, Marc (BIC USA)" w:date="2014-08-22T17:56:00Z">
        <w:r w:rsidR="00FB430A">
          <w:t xml:space="preserve">to select any </w:t>
        </w:r>
      </w:ins>
      <w:ins w:id="3101" w:author="Sammartano, Marc (BIC USA)" w:date="2014-08-22T17:52:00Z">
        <w:r w:rsidR="00FB430A">
          <w:t>character.</w:t>
        </w:r>
      </w:ins>
      <w:ins w:id="3102" w:author="Sammartano, Marc (BIC USA)" w:date="2014-08-22T17:55:00Z">
        <w:r w:rsidR="00FB430A">
          <w:t xml:space="preserve"> The </w:t>
        </w:r>
      </w:ins>
      <w:ins w:id="3103" w:author="Sammartano, Marc (BIC USA)" w:date="2014-08-22T17:57:00Z">
        <w:r w:rsidR="00FB430A">
          <w:t xml:space="preserve">index of the </w:t>
        </w:r>
      </w:ins>
      <w:ins w:id="3104" w:author="Sammartano, Marc (BIC USA)" w:date="2014-08-22T17:55:00Z">
        <w:r w:rsidR="00FB430A">
          <w:t>first character is 1.</w:t>
        </w:r>
      </w:ins>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3105" w:name="_Toc397896362"/>
      <w:r>
        <w:t>UCODE(&lt;sexp&gt;</w:t>
      </w:r>
      <w:ins w:id="3106" w:author="Sammartano, Marc (BIC USA)" w:date="2014-08-22T17:54:00Z">
        <w:r w:rsidR="00FB430A">
          <w:t>{, &lt;index_nexp&gt;}</w:t>
        </w:r>
      </w:ins>
      <w:r>
        <w:t>)</w:t>
      </w:r>
      <w:bookmarkEnd w:id="3105"/>
      <w:r w:rsidR="00520661">
        <w:fldChar w:fldCharType="begin"/>
      </w:r>
      <w:r w:rsidR="00622933">
        <w:instrText xml:space="preserve"> XE "</w:instrText>
      </w:r>
      <w:r w:rsidR="00622933" w:rsidRPr="002F77E0">
        <w:instrText>UCODE(&lt;sexp&gt;</w:instrText>
      </w:r>
      <w:ins w:id="3107" w:author="Sammartano, Marc (BIC USA)" w:date="2014-08-22T17:54:00Z">
        <w:r w:rsidR="00FB430A">
          <w:instrText>{, &lt;index_nexp&gt;}</w:instrText>
        </w:r>
      </w:ins>
      <w:r w:rsidR="00622933" w:rsidRPr="002F77E0">
        <w:instrText>)</w:instrText>
      </w:r>
      <w:r w:rsidR="00622933">
        <w:instrText xml:space="preserve">" </w:instrText>
      </w:r>
      <w:r w:rsidR="00520661">
        <w:fldChar w:fldCharType="end"/>
      </w:r>
    </w:p>
    <w:p w:rsidR="00FB430A" w:rsidRDefault="004D4233" w:rsidP="004D4233">
      <w:pPr>
        <w:rPr>
          <w:ins w:id="3108" w:author="Sammartano, Marc (BIC USA)" w:date="2014-08-22T17:58:00Z"/>
        </w:rPr>
      </w:pPr>
      <w:r>
        <w:t xml:space="preserve">Returns the Unicode value of </w:t>
      </w:r>
      <w:del w:id="3109" w:author="Sammartano, Marc (BIC USA)" w:date="2014-08-22T18:00:00Z">
        <w:r w:rsidDel="00FB430A">
          <w:delText>the first</w:delText>
        </w:r>
      </w:del>
      <w:ins w:id="3110" w:author="Sammartano, Marc (BIC USA)" w:date="2014-08-22T18:01:00Z">
        <w:r w:rsidR="00FB430A">
          <w:t>one</w:t>
        </w:r>
      </w:ins>
      <w:r>
        <w:t xml:space="preserve"> character of &lt;sexp&gt;. </w:t>
      </w:r>
      <w:ins w:id="3111" w:author="Sammartano, Marc (BIC USA)" w:date="2014-08-22T18:01:00Z">
        <w:r w:rsidR="00FB430A">
          <w:t xml:space="preserve">By default, </w:t>
        </w:r>
      </w:ins>
      <w:ins w:id="3112" w:author="Sammartano, Marc (BIC USA)" w:date="2014-08-22T18:20:00Z">
        <w:r w:rsidR="00D331E7">
          <w:t>it is</w:t>
        </w:r>
      </w:ins>
      <w:ins w:id="3113" w:author="Sammartano, Marc (BIC USA)" w:date="2014-08-22T18:01:00Z">
        <w:r w:rsidR="00FB430A">
          <w:t xml:space="preserve"> the value of the first character. You can use the optional &lt;index_nexp&gt; to select any character. The index of the first character is 1.</w:t>
        </w:r>
      </w:ins>
    </w:p>
    <w:p w:rsidR="004D4233" w:rsidRDefault="004D4233" w:rsidP="004D4233">
      <w:r>
        <w:t xml:space="preserve">If &lt;sexp&gt; is an empty string ("") the value returned will be 65536 (one more than the largest 16-bit Unicode value). If the </w:t>
      </w:r>
      <w:del w:id="3114" w:author="Sammartano, Marc (BIC USA)" w:date="2014-08-22T17:58:00Z">
        <w:r w:rsidDel="00FB430A">
          <w:delText>first</w:delText>
        </w:r>
      </w:del>
      <w:ins w:id="3115" w:author="Sammartano, Marc (BIC USA)" w:date="2014-08-22T17:58:00Z">
        <w:r w:rsidR="00FB430A">
          <w:t>selected</w:t>
        </w:r>
      </w:ins>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3116" w:name="_Toc397896363"/>
      <w:r w:rsidRPr="00D1460F">
        <w:rPr>
          <w:rFonts w:eastAsia="Times New Roman"/>
        </w:rPr>
        <w:t>I</w:t>
      </w:r>
      <w:ins w:id="3117" w:author="Sammartano, Marc (BIC USA)" w:date="2014-09-07T10:34:00Z">
        <w:r w:rsidR="000365A8">
          <w:rPr>
            <w:rFonts w:eastAsia="Times New Roman"/>
          </w:rPr>
          <w:t>S</w:t>
        </w:r>
      </w:ins>
      <w:del w:id="3118" w:author="Sammartano, Marc (BIC USA)" w:date="2014-09-07T10:34:00Z">
        <w:r w:rsidRPr="00D1460F" w:rsidDel="000365A8">
          <w:rPr>
            <w:rFonts w:eastAsia="Times New Roman"/>
          </w:rPr>
          <w:delText>s</w:delText>
        </w:r>
      </w:del>
      <w:r w:rsidRPr="00D1460F">
        <w:rPr>
          <w:rFonts w:eastAsia="Times New Roman"/>
        </w:rPr>
        <w:t>_I</w:t>
      </w:r>
      <w:del w:id="3119" w:author="Sammartano, Marc (BIC USA)" w:date="2014-09-07T10:34:00Z">
        <w:r w:rsidRPr="00D1460F" w:rsidDel="000365A8">
          <w:rPr>
            <w:rFonts w:eastAsia="Times New Roman"/>
          </w:rPr>
          <w:delText>n</w:delText>
        </w:r>
      </w:del>
      <w:ins w:id="3120" w:author="Sammartano, Marc (BIC USA)" w:date="2014-09-07T10:34:00Z">
        <w:r w:rsidR="000365A8">
          <w:rPr>
            <w:rFonts w:eastAsia="Times New Roman"/>
          </w:rPr>
          <w:t>N</w:t>
        </w:r>
      </w:ins>
      <w:r w:rsidRPr="00D1460F">
        <w:rPr>
          <w:rFonts w:eastAsia="Times New Roman"/>
        </w:rPr>
        <w:t>(</w:t>
      </w:r>
      <w:r>
        <w:rPr>
          <w:rFonts w:eastAsia="Times New Roman"/>
        </w:rPr>
        <w:t>&lt;</w:t>
      </w:r>
      <w:del w:id="3121" w:author="Sammartano, Marc (BIC USA)" w:date="2014-09-07T10:30:00Z">
        <w:r w:rsidRPr="00D1460F" w:rsidDel="000365A8">
          <w:rPr>
            <w:rFonts w:eastAsia="Times New Roman"/>
          </w:rPr>
          <w:delText>S</w:delText>
        </w:r>
      </w:del>
      <w:del w:id="3122" w:author="Sammartano, Marc (BIC USA)" w:date="2014-09-07T18:31:00Z">
        <w:r w:rsidRPr="00D1460F" w:rsidDel="004A0FB5">
          <w:rPr>
            <w:rFonts w:eastAsia="Times New Roman"/>
          </w:rPr>
          <w:delText>earch_for</w:delText>
        </w:r>
      </w:del>
      <w:ins w:id="3123" w:author="Sammartano, Marc (BIC USA)" w:date="2014-09-07T18:31:00Z">
        <w:r w:rsidR="004A0FB5">
          <w:rPr>
            <w:rFonts w:eastAsia="Times New Roman"/>
          </w:rPr>
          <w:t>sub</w:t>
        </w:r>
      </w:ins>
      <w:r>
        <w:t>_</w:t>
      </w:r>
      <w:r w:rsidRPr="00D1460F">
        <w:t>sexp&gt;</w:t>
      </w:r>
      <w:r w:rsidRPr="00D1460F">
        <w:rPr>
          <w:rFonts w:eastAsia="Times New Roman"/>
        </w:rPr>
        <w:t xml:space="preserve">, </w:t>
      </w:r>
      <w:r>
        <w:rPr>
          <w:rFonts w:eastAsia="Times New Roman"/>
        </w:rPr>
        <w:t>&lt;</w:t>
      </w:r>
      <w:del w:id="3124" w:author="Sammartano, Marc (BIC USA)" w:date="2014-09-07T10:30:00Z">
        <w:r w:rsidRPr="00D1460F" w:rsidDel="000365A8">
          <w:rPr>
            <w:rFonts w:eastAsia="Times New Roman"/>
          </w:rPr>
          <w:delText>S</w:delText>
        </w:r>
      </w:del>
      <w:del w:id="3125" w:author="Sammartano, Marc (BIC USA)" w:date="2014-09-07T18:31:00Z">
        <w:r w:rsidRPr="00D1460F" w:rsidDel="004A0FB5">
          <w:rPr>
            <w:rFonts w:eastAsia="Times New Roman"/>
          </w:rPr>
          <w:delText>earch_in</w:delText>
        </w:r>
      </w:del>
      <w:ins w:id="3126" w:author="Sammartano, Marc (BIC USA)" w:date="2014-09-07T18:31:00Z">
        <w:r w:rsidR="004A0FB5">
          <w:rPr>
            <w:rFonts w:eastAsia="Times New Roman"/>
          </w:rPr>
          <w:t>base</w:t>
        </w:r>
      </w:ins>
      <w:r>
        <w:t>_</w:t>
      </w:r>
      <w:r w:rsidRPr="00D1460F">
        <w:t>sexp</w:t>
      </w:r>
      <w:r>
        <w:t>&gt;{,</w:t>
      </w:r>
      <w:r w:rsidR="006C41B2">
        <w:t xml:space="preserve"> </w:t>
      </w:r>
      <w:r>
        <w:t>&lt;start_nexp&gt;}</w:t>
      </w:r>
      <w:r w:rsidR="00FB766E">
        <w:t>)</w:t>
      </w:r>
      <w:bookmarkEnd w:id="3116"/>
      <w:r w:rsidR="00520661">
        <w:fldChar w:fldCharType="begin"/>
      </w:r>
      <w:r>
        <w:instrText xml:space="preserve"> XE "</w:instrText>
      </w:r>
      <w:r w:rsidRPr="00443E50">
        <w:rPr>
          <w:rFonts w:eastAsia="Times New Roman"/>
        </w:rPr>
        <w:instrText>I</w:instrText>
      </w:r>
      <w:ins w:id="3127" w:author="Sammartano, Marc (BIC USA)" w:date="2014-09-07T10:34:00Z">
        <w:r w:rsidR="000365A8">
          <w:rPr>
            <w:rFonts w:eastAsia="Times New Roman"/>
          </w:rPr>
          <w:instrText>S</w:instrText>
        </w:r>
      </w:ins>
      <w:del w:id="3128" w:author="Sammartano, Marc (BIC USA)" w:date="2014-09-07T10:34:00Z">
        <w:r w:rsidRPr="00443E50" w:rsidDel="000365A8">
          <w:rPr>
            <w:rFonts w:eastAsia="Times New Roman"/>
          </w:rPr>
          <w:delInstrText>s</w:delInstrText>
        </w:r>
      </w:del>
      <w:r w:rsidRPr="00443E50">
        <w:rPr>
          <w:rFonts w:eastAsia="Times New Roman"/>
        </w:rPr>
        <w:instrText>_I</w:instrText>
      </w:r>
      <w:ins w:id="3129" w:author="Sammartano, Marc (BIC USA)" w:date="2014-09-07T10:34:00Z">
        <w:r w:rsidR="000365A8">
          <w:rPr>
            <w:rFonts w:eastAsia="Times New Roman"/>
          </w:rPr>
          <w:instrText>N</w:instrText>
        </w:r>
      </w:ins>
      <w:del w:id="3130" w:author="Sammartano, Marc (BIC USA)" w:date="2014-09-07T10:34:00Z">
        <w:r w:rsidRPr="00443E50" w:rsidDel="000365A8">
          <w:rPr>
            <w:rFonts w:eastAsia="Times New Roman"/>
          </w:rPr>
          <w:delInstrText>n</w:delInstrText>
        </w:r>
      </w:del>
      <w:r w:rsidRPr="00443E50">
        <w:rPr>
          <w:rFonts w:eastAsia="Times New Roman"/>
        </w:rPr>
        <w:instrText>(&lt;</w:instrText>
      </w:r>
      <w:del w:id="3131" w:author="Sammartano, Marc (BIC USA)" w:date="2014-09-07T10:30:00Z">
        <w:r w:rsidRPr="00443E50" w:rsidDel="000365A8">
          <w:rPr>
            <w:rFonts w:eastAsia="Times New Roman"/>
          </w:rPr>
          <w:delInstrText>S</w:delInstrText>
        </w:r>
      </w:del>
      <w:del w:id="3132" w:author="Sammartano, Marc (BIC USA)" w:date="2014-09-07T18:32:00Z">
        <w:r w:rsidRPr="00443E50" w:rsidDel="004A0FB5">
          <w:rPr>
            <w:rFonts w:eastAsia="Times New Roman"/>
          </w:rPr>
          <w:delInstrText>earch_for</w:delInstrText>
        </w:r>
      </w:del>
      <w:ins w:id="3133" w:author="Sammartano, Marc (BIC USA)" w:date="2014-09-07T18:32:00Z">
        <w:r w:rsidR="004A0FB5">
          <w:rPr>
            <w:rFonts w:eastAsia="Times New Roman"/>
          </w:rPr>
          <w:instrText>sub</w:instrText>
        </w:r>
      </w:ins>
      <w:r w:rsidRPr="00443E50">
        <w:instrText>_sexp&gt;</w:instrText>
      </w:r>
      <w:r w:rsidRPr="00443E50">
        <w:rPr>
          <w:rFonts w:eastAsia="Times New Roman"/>
        </w:rPr>
        <w:instrText>, &lt;</w:instrText>
      </w:r>
      <w:ins w:id="3134" w:author="Sammartano, Marc (BIC USA)" w:date="2014-09-07T18:32:00Z">
        <w:r w:rsidR="004A0FB5" w:rsidRPr="00443E50" w:rsidDel="000365A8">
          <w:rPr>
            <w:rFonts w:eastAsia="Times New Roman"/>
          </w:rPr>
          <w:instrText xml:space="preserve"> </w:instrText>
        </w:r>
      </w:ins>
      <w:del w:id="3135" w:author="Sammartano, Marc (BIC USA)" w:date="2014-09-07T10:30:00Z">
        <w:r w:rsidRPr="00443E50" w:rsidDel="000365A8">
          <w:rPr>
            <w:rFonts w:eastAsia="Times New Roman"/>
          </w:rPr>
          <w:delInstrText>S</w:delInstrText>
        </w:r>
      </w:del>
      <w:del w:id="3136" w:author="Sammartano, Marc (BIC USA)" w:date="2014-09-07T18:32:00Z">
        <w:r w:rsidRPr="00443E50" w:rsidDel="004A0FB5">
          <w:rPr>
            <w:rFonts w:eastAsia="Times New Roman"/>
          </w:rPr>
          <w:delInstrText>earch_in</w:delInstrText>
        </w:r>
      </w:del>
      <w:ins w:id="3137" w:author="Sammartano, Marc (BIC USA)" w:date="2014-09-07T18:32:00Z">
        <w:r w:rsidR="004A0FB5">
          <w:rPr>
            <w:rFonts w:eastAsia="Times New Roman"/>
          </w:rPr>
          <w:instrText>base</w:instrText>
        </w:r>
      </w:ins>
      <w:r w:rsidRPr="00443E50">
        <w:instrText>_sexp&gt;{,</w:instrText>
      </w:r>
      <w:r w:rsidR="006C41B2">
        <w:instrText xml:space="preserve"> </w:instrText>
      </w:r>
      <w:r w:rsidRPr="00443E50">
        <w:instrText>&lt;start_nexp&gt;}</w:instrText>
      </w:r>
      <w:r>
        <w:instrText xml:space="preserve">" </w:instrText>
      </w:r>
      <w:r w:rsidR="00520661">
        <w:fldChar w:fldCharType="end"/>
      </w:r>
    </w:p>
    <w:p w:rsidR="007F792C" w:rsidRDefault="000D5BD6" w:rsidP="00FB766E">
      <w:ins w:id="3138" w:author="Sammartano, Marc (BIC USA)" w:date="2014-09-07T10:12:00Z">
        <w:r>
          <w:t>R</w:t>
        </w:r>
      </w:ins>
      <w:ins w:id="3139" w:author="Sammartano, Marc (BIC USA)" w:date="2014-09-07T10:04:00Z">
        <w:r w:rsidR="00D769F8">
          <w:t>eturns the position of the first occurrence of</w:t>
        </w:r>
      </w:ins>
      <w:del w:id="3140" w:author="Sammartano, Marc (BIC USA)" w:date="2014-09-07T10:06:00Z">
        <w:r w:rsidR="007F792C" w:rsidRPr="00D1460F" w:rsidDel="00D769F8">
          <w:delText>Searches</w:delText>
        </w:r>
      </w:del>
      <w:r w:rsidR="007F792C" w:rsidRPr="00D1460F">
        <w:t xml:space="preserve"> the </w:t>
      </w:r>
      <w:ins w:id="3141" w:author="Sammartano, Marc (BIC USA)" w:date="2014-09-07T18:34:00Z">
        <w:r w:rsidR="004A0FB5">
          <w:t xml:space="preserve">substring </w:t>
        </w:r>
      </w:ins>
      <w:r w:rsidR="007F792C">
        <w:t>&lt;</w:t>
      </w:r>
      <w:del w:id="3142" w:author="Sammartano, Marc (BIC USA)" w:date="2014-09-07T10:30:00Z">
        <w:r w:rsidR="007F792C" w:rsidRPr="00D1460F" w:rsidDel="000365A8">
          <w:delText>S</w:delText>
        </w:r>
      </w:del>
      <w:del w:id="3143" w:author="Sammartano, Marc (BIC USA)" w:date="2014-09-07T18:34:00Z">
        <w:r w:rsidR="007F792C" w:rsidRPr="00D1460F" w:rsidDel="004A0FB5">
          <w:delText>earch_</w:delText>
        </w:r>
      </w:del>
      <w:del w:id="3144" w:author="Sammartano, Marc (BIC USA)" w:date="2014-09-07T10:07:00Z">
        <w:r w:rsidR="007F792C" w:rsidRPr="00D1460F" w:rsidDel="00D769F8">
          <w:delText>in</w:delText>
        </w:r>
      </w:del>
      <w:ins w:id="3145" w:author="Sammartano, Marc (BIC USA)" w:date="2014-09-07T10:07:00Z">
        <w:r w:rsidR="004A0FB5">
          <w:t>sub</w:t>
        </w:r>
      </w:ins>
      <w:r w:rsidR="007F792C">
        <w:t>_</w:t>
      </w:r>
      <w:r w:rsidR="007F792C" w:rsidRPr="00D1460F">
        <w:t xml:space="preserve">sexp&gt; </w:t>
      </w:r>
      <w:del w:id="3146" w:author="Sammartano, Marc (BIC USA)" w:date="2014-09-07T18:34:00Z">
        <w:r w:rsidR="007F792C" w:rsidRPr="00D1460F" w:rsidDel="004A0FB5">
          <w:delText xml:space="preserve">string </w:delText>
        </w:r>
      </w:del>
      <w:del w:id="3147" w:author="Sammartano, Marc (BIC USA)" w:date="2014-09-07T10:08:00Z">
        <w:r w:rsidR="007F792C" w:rsidRPr="00D1460F" w:rsidDel="00D769F8">
          <w:delText>for</w:delText>
        </w:r>
      </w:del>
      <w:ins w:id="3148" w:author="Sammartano, Marc (BIC USA)" w:date="2014-09-07T19:26:00Z">
        <w:r w:rsidR="0059135D">
          <w:t>in</w:t>
        </w:r>
      </w:ins>
      <w:del w:id="3149" w:author="Sammartano, Marc (BIC USA)" w:date="2014-09-07T18:36:00Z">
        <w:r w:rsidR="007F792C" w:rsidRPr="00D1460F" w:rsidDel="004A0FB5">
          <w:delText xml:space="preserve"> </w:delText>
        </w:r>
      </w:del>
      <w:ins w:id="3150" w:author="Sammartano, Marc (BIC USA)" w:date="2014-09-07T19:26:00Z">
        <w:r w:rsidR="0059135D">
          <w:t xml:space="preserve"> </w:t>
        </w:r>
      </w:ins>
      <w:r w:rsidR="007F792C" w:rsidRPr="00D1460F">
        <w:t xml:space="preserve">the </w:t>
      </w:r>
      <w:ins w:id="3151" w:author="Sammartano, Marc (BIC USA)" w:date="2014-09-07T18:35:00Z">
        <w:r w:rsidR="004A0FB5">
          <w:t xml:space="preserve">base string </w:t>
        </w:r>
      </w:ins>
      <w:r w:rsidR="007F792C">
        <w:t>&lt;</w:t>
      </w:r>
      <w:del w:id="3152" w:author="Sammartano, Marc (BIC USA)" w:date="2014-09-07T10:30:00Z">
        <w:r w:rsidR="007F792C" w:rsidRPr="00D1460F" w:rsidDel="000365A8">
          <w:delText>S</w:delText>
        </w:r>
      </w:del>
      <w:del w:id="3153" w:author="Sammartano, Marc (BIC USA)" w:date="2014-09-07T18:35:00Z">
        <w:r w:rsidR="007F792C" w:rsidRPr="00D1460F" w:rsidDel="004A0FB5">
          <w:delText>earch_</w:delText>
        </w:r>
      </w:del>
      <w:del w:id="3154" w:author="Sammartano, Marc (BIC USA)" w:date="2014-09-07T10:08:00Z">
        <w:r w:rsidR="007F792C" w:rsidRPr="00D1460F" w:rsidDel="00D769F8">
          <w:delText>for</w:delText>
        </w:r>
      </w:del>
      <w:ins w:id="3155" w:author="Sammartano, Marc (BIC USA)" w:date="2014-09-07T18:35:00Z">
        <w:r w:rsidR="004A0FB5">
          <w:t>base</w:t>
        </w:r>
      </w:ins>
      <w:r w:rsidR="007F792C">
        <w:t>_</w:t>
      </w:r>
      <w:r w:rsidR="007F792C" w:rsidRPr="00D1460F">
        <w:t xml:space="preserve">sexp&gt; </w:t>
      </w:r>
      <w:del w:id="3156" w:author="Sammartano, Marc (BIC USA)" w:date="2014-09-07T19:28:00Z">
        <w:r w:rsidR="007F792C" w:rsidRPr="00D1460F" w:rsidDel="0059135D">
          <w:delText>string</w:delText>
        </w:r>
      </w:del>
      <w:ins w:id="3157" w:author="Sammartano, Marc (BIC USA)" w:date="2014-09-07T18:37:00Z">
        <w:r w:rsidR="004A0FB5">
          <w:t xml:space="preserve">found </w:t>
        </w:r>
      </w:ins>
      <w:ins w:id="3158" w:author="Sammartano, Marc (BIC USA)" w:date="2014-09-07T10:31:00Z">
        <w:r w:rsidR="000365A8">
          <w:t xml:space="preserve">at or after the </w:t>
        </w:r>
      </w:ins>
      <w:ins w:id="3159" w:author="Sammartano, Marc (BIC USA)" w:date="2014-09-07T18:35:00Z">
        <w:r w:rsidR="004A0FB5">
          <w:t xml:space="preserve">starting location </w:t>
        </w:r>
      </w:ins>
      <w:ins w:id="3160" w:author="Sammartano, Marc (BIC USA)" w:date="2014-09-07T10:31:00Z">
        <w:r w:rsidR="000365A8">
          <w:t>&lt;start_nexp&gt;</w:t>
        </w:r>
      </w:ins>
      <w:r w:rsidR="007F792C" w:rsidRPr="00D1460F">
        <w:t>.</w:t>
      </w:r>
    </w:p>
    <w:p w:rsidR="007F792C" w:rsidRPr="00120FF8" w:rsidRDefault="007F792C" w:rsidP="00FB766E">
      <w:r w:rsidRPr="00120FF8">
        <w:t xml:space="preserve">If the optional </w:t>
      </w:r>
      <w:del w:id="3161" w:author="Sammartano, Marc (BIC USA)" w:date="2014-09-07T10:10:00Z">
        <w:r w:rsidRPr="00120FF8" w:rsidDel="000D5BD6">
          <w:delText xml:space="preserve"> </w:delText>
        </w:r>
      </w:del>
      <w:r w:rsidRPr="00120FF8">
        <w:t>&lt;start_nexp&gt;</w:t>
      </w:r>
      <w:r w:rsidR="00FB766E" w:rsidRPr="00FB766E">
        <w:t xml:space="preserve"> </w:t>
      </w:r>
      <w:del w:id="3162" w:author="Sammartano, Marc (BIC USA)" w:date="2014-09-07T10:11:00Z">
        <w:r w:rsidR="00FB766E" w:rsidRPr="00D1460F" w:rsidDel="000D5BD6">
          <w:delText>string</w:delText>
        </w:r>
      </w:del>
      <w:ins w:id="3163" w:author="Sammartano, Marc (BIC USA)" w:date="2014-09-07T10:11:00Z">
        <w:r w:rsidR="000D5BD6">
          <w:t>parameter</w:t>
        </w:r>
      </w:ins>
      <w:r w:rsidRPr="00120FF8">
        <w:t xml:space="preserve"> is </w:t>
      </w:r>
      <w:ins w:id="3164" w:author="Sammartano, Marc (BIC USA)" w:date="2014-09-07T10:32:00Z">
        <w:r w:rsidR="000365A8">
          <w:t xml:space="preserve">not </w:t>
        </w:r>
      </w:ins>
      <w:r w:rsidRPr="00120FF8">
        <w:t xml:space="preserve">present then the search </w:t>
      </w:r>
      <w:del w:id="3165" w:author="Sammartano, Marc (BIC USA)" w:date="2014-09-07T10:32:00Z">
        <w:r w:rsidRPr="00120FF8" w:rsidDel="000365A8">
          <w:delText xml:space="preserve">will start at that </w:delText>
        </w:r>
      </w:del>
      <w:del w:id="3166" w:author="Sammartano, Marc (BIC USA)" w:date="2014-09-07T10:11:00Z">
        <w:r w:rsidRPr="00120FF8" w:rsidDel="000D5BD6">
          <w:delText>value</w:delText>
        </w:r>
      </w:del>
      <w:del w:id="3167" w:author="Sammartano, Marc (BIC USA)" w:date="2014-09-07T10:32:00Z">
        <w:r w:rsidRPr="00120FF8" w:rsidDel="000365A8">
          <w:delText xml:space="preserve"> </w:delText>
        </w:r>
      </w:del>
      <w:del w:id="3168" w:author="Sammartano, Marc (BIC USA)" w:date="2014-09-07T10:11:00Z">
        <w:r w:rsidRPr="00120FF8" w:rsidDel="000D5BD6">
          <w:delText>o</w:delText>
        </w:r>
      </w:del>
      <w:del w:id="3169" w:author="Sammartano, Marc (BIC USA)" w:date="2014-09-07T10:32:00Z">
        <w:r w:rsidRPr="00120FF8" w:rsidDel="000365A8">
          <w:delText xml:space="preserve">therwise the search will </w:delText>
        </w:r>
      </w:del>
      <w:r w:rsidRPr="00120FF8">
        <w:t>start</w:t>
      </w:r>
      <w:ins w:id="3170" w:author="Sammartano, Marc (BIC USA)" w:date="2014-09-07T10:32:00Z">
        <w:r w:rsidR="000365A8">
          <w:t>s</w:t>
        </w:r>
      </w:ins>
      <w:r w:rsidRPr="00120FF8">
        <w:t xml:space="preserve"> at </w:t>
      </w:r>
      <w:ins w:id="3171" w:author="Sammartano, Marc (BIC USA)" w:date="2014-09-07T10:32:00Z">
        <w:r w:rsidR="000365A8">
          <w:t xml:space="preserve">position </w:t>
        </w:r>
      </w:ins>
      <w:r w:rsidRPr="00120FF8">
        <w:t xml:space="preserve">1, the first character. </w:t>
      </w:r>
      <w:ins w:id="3172" w:author="Sammartano, Marc (BIC USA)" w:date="2014-09-07T10:12:00Z">
        <w:r w:rsidR="000365A8">
          <w:t>If present,</w:t>
        </w:r>
        <w:r w:rsidR="000D5BD6">
          <w:t xml:space="preserve"> </w:t>
        </w:r>
      </w:ins>
      <w:r w:rsidR="00E1326B" w:rsidRPr="00120FF8">
        <w:t>&lt;start_nexp&gt;</w:t>
      </w:r>
      <w:r w:rsidR="00E1326B">
        <w:t xml:space="preserve"> </w:t>
      </w:r>
      <w:del w:id="3173" w:author="Sammartano, Marc (BIC USA)" w:date="2014-08-22T18:01:00Z">
        <w:r w:rsidR="00E1326B" w:rsidDel="0045172F">
          <w:delText xml:space="preserve"> </w:delText>
        </w:r>
      </w:del>
      <w:r w:rsidR="00E1326B">
        <w:t>must be &gt;= 1.</w:t>
      </w:r>
    </w:p>
    <w:p w:rsidR="007F792C" w:rsidRDefault="007F792C" w:rsidP="00FB766E">
      <w:r w:rsidRPr="00D1460F">
        <w:t xml:space="preserve">If the </w:t>
      </w:r>
      <w:del w:id="3174" w:author="Sammartano, Marc (BIC USA)" w:date="2014-09-07T19:29:00Z">
        <w:r w:rsidR="00FB766E" w:rsidDel="0059135D">
          <w:delText>&lt;</w:delText>
        </w:r>
        <w:r w:rsidRPr="00D1460F" w:rsidDel="0059135D">
          <w:delText>Search_for</w:delText>
        </w:r>
        <w:r w:rsidDel="0059135D">
          <w:delText>_</w:delText>
        </w:r>
        <w:r w:rsidRPr="00D1460F" w:rsidDel="0059135D">
          <w:delText>sexp&gt;</w:delText>
        </w:r>
        <w:r w:rsidR="00252493" w:rsidRPr="00252493" w:rsidDel="0059135D">
          <w:delText xml:space="preserve"> </w:delText>
        </w:r>
      </w:del>
      <w:ins w:id="3175" w:author="Sammartano, Marc (BIC USA)" w:date="2014-09-07T18:38:00Z">
        <w:r w:rsidR="004A0FB5">
          <w:t>sub</w:t>
        </w:r>
      </w:ins>
      <w:r w:rsidR="00252493" w:rsidRPr="00D1460F">
        <w:t>string</w:t>
      </w:r>
      <w:r w:rsidRPr="00D1460F">
        <w:t xml:space="preserve"> is not in</w:t>
      </w:r>
      <w:r w:rsidR="00252493">
        <w:t xml:space="preserve"> the</w:t>
      </w:r>
      <w:r w:rsidRPr="00D1460F">
        <w:t xml:space="preserve"> </w:t>
      </w:r>
      <w:del w:id="3176" w:author="Sammartano, Marc (BIC USA)" w:date="2014-09-07T18:38:00Z">
        <w:r w:rsidDel="004A0FB5">
          <w:delText>&lt;</w:delText>
        </w:r>
      </w:del>
      <w:del w:id="3177" w:author="Sammartano, Marc (BIC USA)" w:date="2014-09-07T10:49:00Z">
        <w:r w:rsidRPr="00D1460F" w:rsidDel="000B7AE2">
          <w:delText>S</w:delText>
        </w:r>
      </w:del>
      <w:del w:id="3178" w:author="Sammartano, Marc (BIC USA)" w:date="2014-09-07T18:38:00Z">
        <w:r w:rsidRPr="00D1460F" w:rsidDel="004A0FB5">
          <w:delText>earch_in</w:delText>
        </w:r>
        <w:r w:rsidDel="004A0FB5">
          <w:delText>_</w:delText>
        </w:r>
        <w:r w:rsidRPr="00D1460F" w:rsidDel="004A0FB5">
          <w:delText>sexp&gt;</w:delText>
        </w:r>
      </w:del>
      <w:ins w:id="3179" w:author="Sammartano, Marc (BIC USA)" w:date="2014-09-07T18:38:00Z">
        <w:r w:rsidR="004A0FB5">
          <w:t>base</w:t>
        </w:r>
      </w:ins>
      <w:r w:rsidR="00252493" w:rsidRPr="00252493">
        <w:t xml:space="preserve"> </w:t>
      </w:r>
      <w:r w:rsidR="00252493" w:rsidRPr="00D1460F">
        <w:t>string</w:t>
      </w:r>
      <w:r w:rsidRPr="00D1460F">
        <w:t xml:space="preserve">, the </w:t>
      </w:r>
      <w:del w:id="3180" w:author="Sammartano, Marc (BIC USA)" w:date="2014-09-07T10:41:00Z">
        <w:r w:rsidRPr="00D1460F" w:rsidDel="000E3581">
          <w:delText>value</w:delText>
        </w:r>
      </w:del>
      <w:ins w:id="3181" w:author="Sammartano, Marc (BIC USA)" w:date="2014-09-07T10:41:00Z">
        <w:r w:rsidR="000E3581">
          <w:t>function</w:t>
        </w:r>
      </w:ins>
      <w:r w:rsidRPr="00D1460F">
        <w:t xml:space="preserve"> return</w:t>
      </w:r>
      <w:ins w:id="3182" w:author="Sammartano, Marc (BIC USA)" w:date="2014-09-07T10:41:00Z">
        <w:r w:rsidR="000E3581">
          <w:t>s</w:t>
        </w:r>
      </w:ins>
      <w:del w:id="3183" w:author="Sammartano, Marc (BIC USA)" w:date="2014-09-07T10:41:00Z">
        <w:r w:rsidRPr="00D1460F" w:rsidDel="000E3581">
          <w:delText xml:space="preserve">ed </w:delText>
        </w:r>
        <w:r w:rsidR="00252493" w:rsidDel="000E3581">
          <w:delText>will be</w:delText>
        </w:r>
      </w:del>
      <w:r w:rsidR="00252493">
        <w:t xml:space="preserve"> 0</w:t>
      </w:r>
      <w:del w:id="3184" w:author="Sammartano, Marc (BIC USA)" w:date="2014-09-07T10:40:00Z">
        <w:r w:rsidR="00252493" w:rsidDel="000E3581">
          <w:delText xml:space="preserve">, </w:delText>
        </w:r>
        <w:r w:rsidRPr="00D1460F" w:rsidDel="000E3581">
          <w:delText>otherwise the value returned will be</w:delText>
        </w:r>
        <w:r w:rsidR="00252493" w:rsidDel="000E3581">
          <w:delText xml:space="preserve"> a</w:delText>
        </w:r>
        <w:r w:rsidRPr="00D1460F" w:rsidDel="000E3581">
          <w:delText xml:space="preserve"> ones</w:delText>
        </w:r>
        <w:r w:rsidR="00252493" w:rsidDel="000E3581">
          <w:delText>-</w:delText>
        </w:r>
        <w:r w:rsidRPr="00D1460F" w:rsidDel="000E3581">
          <w:delText xml:space="preserve">based index into the </w:delText>
        </w:r>
        <w:r w:rsidDel="000E3581">
          <w:delText>&lt;</w:delText>
        </w:r>
        <w:r w:rsidRPr="00D1460F" w:rsidDel="000E3581">
          <w:delText>Search_in</w:delText>
        </w:r>
        <w:r w:rsidDel="000E3581">
          <w:delText>_</w:delText>
        </w:r>
        <w:r w:rsidRPr="00D1460F" w:rsidDel="000E3581">
          <w:delText xml:space="preserve">sexp&gt; </w:delText>
        </w:r>
        <w:r w:rsidRPr="00D1460F" w:rsidDel="000E3581">
          <w:lastRenderedPageBreak/>
          <w:delText>string</w:delText>
        </w:r>
      </w:del>
      <w:r w:rsidRPr="00D1460F">
        <w:t>.</w:t>
      </w:r>
      <w:r w:rsidR="006C41B2">
        <w:t xml:space="preserve"> </w:t>
      </w:r>
      <w:del w:id="3185" w:author="Sammartano, Marc (BIC USA)" w:date="2014-09-07T10:45:00Z">
        <w:r w:rsidR="006C41B2" w:rsidDel="000E3581">
          <w:delText xml:space="preserve"> The value</w:delText>
        </w:r>
      </w:del>
      <w:ins w:id="3186" w:author="Sammartano, Marc (BIC USA)" w:date="2014-09-07T10:43:00Z">
        <w:r w:rsidR="000E3581">
          <w:t xml:space="preserve">It </w:t>
        </w:r>
      </w:ins>
      <w:ins w:id="3187" w:author="Sammartano, Marc (BIC USA)" w:date="2014-09-07T10:46:00Z">
        <w:r w:rsidR="000E3581">
          <w:t>can not</w:t>
        </w:r>
      </w:ins>
      <w:r w:rsidR="006C41B2">
        <w:t xml:space="preserve"> return</w:t>
      </w:r>
      <w:ins w:id="3188" w:author="Sammartano, Marc (BIC USA)" w:date="2014-09-07T10:45:00Z">
        <w:r w:rsidR="000E3581">
          <w:t xml:space="preserve"> a value</w:t>
        </w:r>
      </w:ins>
      <w:del w:id="3189" w:author="Sammartano, Marc (BIC USA)" w:date="2014-09-07T10:43:00Z">
        <w:r w:rsidR="006C41B2" w:rsidDel="000E3581">
          <w:delText xml:space="preserve">ed </w:delText>
        </w:r>
      </w:del>
      <w:del w:id="3190" w:author="Sammartano, Marc (BIC USA)" w:date="2014-09-07T10:39:00Z">
        <w:r w:rsidR="006C41B2" w:rsidDel="000E3581">
          <w:delText>wil</w:delText>
        </w:r>
      </w:del>
      <w:del w:id="3191" w:author="Sammartano, Marc (BIC USA)" w:date="2014-09-07T10:40:00Z">
        <w:r w:rsidR="006C41B2" w:rsidDel="000E3581">
          <w:delText>l</w:delText>
        </w:r>
      </w:del>
      <w:del w:id="3192" w:author="Sammartano, Marc (BIC USA)" w:date="2014-09-07T10:43:00Z">
        <w:r w:rsidR="006C41B2" w:rsidDel="000E3581">
          <w:delText xml:space="preserve"> never</w:delText>
        </w:r>
      </w:del>
      <w:del w:id="3193" w:author="Sammartano, Marc (BIC USA)" w:date="2014-09-07T10:39:00Z">
        <w:r w:rsidR="006C41B2" w:rsidDel="000E3581">
          <w:delText xml:space="preserve"> be</w:delText>
        </w:r>
      </w:del>
      <w:r w:rsidR="006C41B2" w:rsidRPr="006C41B2">
        <w:t xml:space="preserve"> larger than the length of the </w:t>
      </w:r>
      <w:del w:id="3194" w:author="Sammartano, Marc (BIC USA)" w:date="2014-09-07T18:39:00Z">
        <w:r w:rsidR="006C41B2" w:rsidRPr="006C41B2" w:rsidDel="004A0FB5">
          <w:delText>&lt;</w:delText>
        </w:r>
      </w:del>
      <w:del w:id="3195" w:author="Sammartano, Marc (BIC USA)" w:date="2014-09-07T10:49:00Z">
        <w:r w:rsidR="006C41B2" w:rsidRPr="006C41B2" w:rsidDel="000B7AE2">
          <w:delText>S</w:delText>
        </w:r>
      </w:del>
      <w:del w:id="3196" w:author="Sammartano, Marc (BIC USA)" w:date="2014-09-07T18:39:00Z">
        <w:r w:rsidR="006C41B2" w:rsidRPr="006C41B2" w:rsidDel="004A0FB5">
          <w:delText>earch_in_sexp&gt;</w:delText>
        </w:r>
      </w:del>
      <w:ins w:id="3197" w:author="Sammartano, Marc (BIC USA)" w:date="2014-09-07T18:39:00Z">
        <w:r w:rsidR="004A0FB5">
          <w:t>base</w:t>
        </w:r>
      </w:ins>
      <w:r w:rsidR="006C41B2" w:rsidRPr="006C41B2">
        <w:t xml:space="preserve"> </w:t>
      </w:r>
      <w:r w:rsidR="006C41B2">
        <w:t>string</w:t>
      </w:r>
      <w:r w:rsidR="006C41B2" w:rsidRPr="006C41B2">
        <w:t>.</w:t>
      </w:r>
    </w:p>
    <w:p w:rsidR="007F792C" w:rsidRDefault="00CD2EA5" w:rsidP="00EB1F62">
      <w:pPr>
        <w:pStyle w:val="Heading2"/>
      </w:pPr>
      <w:bookmarkStart w:id="3198" w:name="_Toc397896364"/>
      <w:r>
        <w:t>S</w:t>
      </w:r>
      <w:ins w:id="3199" w:author="Sammartano, Marc (BIC USA)" w:date="2014-09-07T10:53:00Z">
        <w:r w:rsidR="000B7AE2">
          <w:t>TARTS</w:t>
        </w:r>
      </w:ins>
      <w:del w:id="3200" w:author="Sammartano, Marc (BIC USA)" w:date="2014-09-07T10:53:00Z">
        <w:r w:rsidDel="000B7AE2">
          <w:delText>tarts</w:delText>
        </w:r>
      </w:del>
      <w:r>
        <w:t>_</w:t>
      </w:r>
      <w:ins w:id="3201" w:author="Sammartano, Marc (BIC USA)" w:date="2014-09-07T10:53:00Z">
        <w:r w:rsidR="000B7AE2">
          <w:t>WITH</w:t>
        </w:r>
      </w:ins>
      <w:del w:id="3202" w:author="Sammartano, Marc (BIC USA)" w:date="2014-09-07T10:53:00Z">
        <w:r w:rsidDel="000B7AE2">
          <w:delText>with</w:delText>
        </w:r>
      </w:del>
      <w:r w:rsidR="007F792C" w:rsidRPr="007F792C">
        <w:t>(&lt;</w:t>
      </w:r>
      <w:del w:id="3203" w:author="Sammartano, Marc (BIC USA)" w:date="2014-09-07T10:34:00Z">
        <w:r w:rsidR="007F792C" w:rsidRPr="007F792C" w:rsidDel="000365A8">
          <w:delText>S</w:delText>
        </w:r>
      </w:del>
      <w:del w:id="3204" w:author="Sammartano, Marc (BIC USA)" w:date="2014-09-07T18:39:00Z">
        <w:r w:rsidR="007F792C" w:rsidRPr="007F792C" w:rsidDel="004A0FB5">
          <w:delText>earch_for</w:delText>
        </w:r>
      </w:del>
      <w:ins w:id="3205" w:author="Sammartano, Marc (BIC USA)" w:date="2014-09-07T18:39:00Z">
        <w:r w:rsidR="004A0FB5">
          <w:t>sub</w:t>
        </w:r>
      </w:ins>
      <w:r w:rsidR="007F792C" w:rsidRPr="007F792C">
        <w:t>_sexp&gt;, &lt;</w:t>
      </w:r>
      <w:del w:id="3206" w:author="Sammartano, Marc (BIC USA)" w:date="2014-09-07T10:50:00Z">
        <w:r w:rsidR="007F792C" w:rsidRPr="007F792C" w:rsidDel="000B7AE2">
          <w:delText>S</w:delText>
        </w:r>
      </w:del>
      <w:del w:id="3207" w:author="Sammartano, Marc (BIC USA)" w:date="2014-09-07T18:39:00Z">
        <w:r w:rsidR="007F792C" w:rsidRPr="007F792C" w:rsidDel="004A0FB5">
          <w:delText>earch_in</w:delText>
        </w:r>
      </w:del>
      <w:ins w:id="3208" w:author="Sammartano, Marc (BIC USA)" w:date="2014-09-07T18:39:00Z">
        <w:r w:rsidR="004A0FB5">
          <w:t>base</w:t>
        </w:r>
      </w:ins>
      <w:r w:rsidR="007F792C" w:rsidRPr="007F792C">
        <w:t>_sexp&gt;{,&lt;start_nexp&gt;}</w:t>
      </w:r>
      <w:r w:rsidR="00FB766E">
        <w:t>)</w:t>
      </w:r>
      <w:bookmarkEnd w:id="3198"/>
      <w:r w:rsidR="00520661">
        <w:fldChar w:fldCharType="begin"/>
      </w:r>
      <w:r w:rsidR="00E1326B">
        <w:instrText xml:space="preserve"> XE "</w:instrText>
      </w:r>
      <w:r w:rsidR="00E1326B" w:rsidRPr="00EB7809">
        <w:instrText>S</w:instrText>
      </w:r>
      <w:ins w:id="3209" w:author="Sammartano, Marc (BIC USA)" w:date="2014-09-07T10:53:00Z">
        <w:r w:rsidR="000B7AE2">
          <w:instrText>TARTS</w:instrText>
        </w:r>
      </w:ins>
      <w:del w:id="3210" w:author="Sammartano, Marc (BIC USA)" w:date="2014-09-07T10:53:00Z">
        <w:r w:rsidR="00E1326B" w:rsidRPr="00EB7809" w:rsidDel="000B7AE2">
          <w:delInstrText>tarts</w:delInstrText>
        </w:r>
      </w:del>
      <w:r w:rsidR="00E1326B" w:rsidRPr="00EB7809">
        <w:instrText>_</w:instrText>
      </w:r>
      <w:ins w:id="3211" w:author="Sammartano, Marc (BIC USA)" w:date="2014-09-07T10:53:00Z">
        <w:r w:rsidR="000B7AE2">
          <w:instrText>WITH</w:instrText>
        </w:r>
      </w:ins>
      <w:del w:id="3212" w:author="Sammartano, Marc (BIC USA)" w:date="2014-09-07T10:53:00Z">
        <w:r w:rsidR="00E1326B" w:rsidRPr="00EB7809" w:rsidDel="000B7AE2">
          <w:delInstrText>with</w:delInstrText>
        </w:r>
      </w:del>
      <w:r w:rsidR="00E1326B" w:rsidRPr="00EB7809">
        <w:instrText xml:space="preserve"> (&lt;</w:instrText>
      </w:r>
      <w:del w:id="3213" w:author="Sammartano, Marc (BIC USA)" w:date="2014-09-07T10:50:00Z">
        <w:r w:rsidR="00E1326B" w:rsidRPr="00EB7809" w:rsidDel="000B7AE2">
          <w:delInstrText>S</w:delInstrText>
        </w:r>
      </w:del>
      <w:del w:id="3214" w:author="Sammartano, Marc (BIC USA)" w:date="2014-09-07T18:39:00Z">
        <w:r w:rsidR="00E1326B" w:rsidRPr="00EB7809" w:rsidDel="004A0FB5">
          <w:delInstrText>earch_for</w:delInstrText>
        </w:r>
      </w:del>
      <w:ins w:id="3215" w:author="Sammartano, Marc (BIC USA)" w:date="2014-09-07T18:39:00Z">
        <w:r w:rsidR="004A0FB5">
          <w:instrText>sub</w:instrText>
        </w:r>
      </w:ins>
      <w:r w:rsidR="00E1326B" w:rsidRPr="00EB7809">
        <w:instrText>_sexp&gt;, &lt;</w:instrText>
      </w:r>
      <w:del w:id="3216" w:author="Sammartano, Marc (BIC USA)" w:date="2014-09-07T10:50:00Z">
        <w:r w:rsidR="00E1326B" w:rsidRPr="00EB7809" w:rsidDel="000B7AE2">
          <w:delInstrText>S</w:delInstrText>
        </w:r>
      </w:del>
      <w:del w:id="3217" w:author="Sammartano, Marc (BIC USA)" w:date="2014-09-07T18:39:00Z">
        <w:r w:rsidR="00E1326B" w:rsidRPr="00EB7809" w:rsidDel="004A0FB5">
          <w:delInstrText>earch_in</w:delInstrText>
        </w:r>
      </w:del>
      <w:ins w:id="3218" w:author="Sammartano, Marc (BIC USA)" w:date="2014-09-07T18:39:00Z">
        <w:r w:rsidR="004A0FB5">
          <w:instrText>base</w:instrText>
        </w:r>
      </w:ins>
      <w:r w:rsidR="00E1326B" w:rsidRPr="00EB7809">
        <w:instrText>_sexp&gt;{,&lt;start_nexp&gt;}</w:instrText>
      </w:r>
      <w:r w:rsidR="00E1326B">
        <w:instrText xml:space="preserve">" </w:instrText>
      </w:r>
      <w:r w:rsidR="00520661">
        <w:fldChar w:fldCharType="end"/>
      </w:r>
    </w:p>
    <w:p w:rsidR="007F792C" w:rsidDel="00C857C0" w:rsidRDefault="00C857C0" w:rsidP="00252493">
      <w:pPr>
        <w:rPr>
          <w:del w:id="3219" w:author="Sammartano, Marc (BIC USA)" w:date="2014-09-07T19:09:00Z"/>
        </w:rPr>
      </w:pPr>
      <w:ins w:id="3220" w:author="Sammartano, Marc (BIC USA)" w:date="2014-09-07T19:05:00Z">
        <w:r>
          <w:t xml:space="preserve">Determines </w:t>
        </w:r>
      </w:ins>
      <w:del w:id="3221" w:author="Sammartano, Marc (BIC USA)" w:date="2014-09-07T19:05:00Z">
        <w:r w:rsidR="007F792C" w:rsidDel="00C857C0">
          <w:delText>I</w:delText>
        </w:r>
      </w:del>
      <w:ins w:id="3222" w:author="Sammartano, Marc (BIC USA)" w:date="2014-09-07T19:05:00Z">
        <w:r>
          <w:t>i</w:t>
        </w:r>
      </w:ins>
      <w:r w:rsidR="007F792C">
        <w:t xml:space="preserve">f the </w:t>
      </w:r>
      <w:ins w:id="3223" w:author="Sammartano, Marc (BIC USA)" w:date="2014-09-07T19:05:00Z">
        <w:r>
          <w:t>sub</w:t>
        </w:r>
      </w:ins>
      <w:ins w:id="3224" w:author="Sammartano, Marc (BIC USA)" w:date="2014-09-07T18:40:00Z">
        <w:r w:rsidR="004A0FB5">
          <w:t xml:space="preserve">string </w:t>
        </w:r>
      </w:ins>
      <w:ins w:id="3225" w:author="Sammartano, Marc (BIC USA)" w:date="2014-09-07T19:05:00Z">
        <w:r>
          <w:t xml:space="preserve">&lt; sub_sexp&gt; exactly matches the part of the base string </w:t>
        </w:r>
      </w:ins>
      <w:r w:rsidR="007F792C" w:rsidRPr="007F792C">
        <w:t>&lt;</w:t>
      </w:r>
      <w:del w:id="3226" w:author="Sammartano, Marc (BIC USA)" w:date="2014-09-07T10:50:00Z">
        <w:r w:rsidR="007F792C" w:rsidRPr="007F792C" w:rsidDel="000B7AE2">
          <w:delText>S</w:delText>
        </w:r>
      </w:del>
      <w:del w:id="3227" w:author="Sammartano, Marc (BIC USA)" w:date="2014-09-07T18:40:00Z">
        <w:r w:rsidR="007F792C" w:rsidRPr="007F792C" w:rsidDel="004A0FB5">
          <w:delText>earch_in</w:delText>
        </w:r>
      </w:del>
      <w:ins w:id="3228" w:author="Sammartano, Marc (BIC USA)" w:date="2014-09-07T19:05:00Z">
        <w:r>
          <w:t>b</w:t>
        </w:r>
      </w:ins>
      <w:ins w:id="3229" w:author="Sammartano, Marc (BIC USA)" w:date="2014-09-07T19:06:00Z">
        <w:r>
          <w:t>ase</w:t>
        </w:r>
      </w:ins>
      <w:r w:rsidR="007F792C" w:rsidRPr="007F792C">
        <w:t>_sexp&gt;</w:t>
      </w:r>
      <w:r w:rsidR="007F792C">
        <w:t xml:space="preserve"> </w:t>
      </w:r>
      <w:del w:id="3230" w:author="Sammartano, Marc (BIC USA)" w:date="2014-09-07T19:06:00Z">
        <w:r w:rsidR="00252493" w:rsidRPr="00D1460F" w:rsidDel="00C857C0">
          <w:delText>string</w:delText>
        </w:r>
      </w:del>
      <w:ins w:id="3231" w:author="Sammartano, Marc (BIC USA)" w:date="2014-09-07T19:06:00Z">
        <w:r>
          <w:t>that</w:t>
        </w:r>
      </w:ins>
      <w:r w:rsidR="00252493" w:rsidRPr="00D1460F">
        <w:t xml:space="preserve"> </w:t>
      </w:r>
      <w:r w:rsidR="007F792C">
        <w:t>start</w:t>
      </w:r>
      <w:ins w:id="3232" w:author="Sammartano, Marc (BIC USA)" w:date="2014-09-07T19:06:00Z">
        <w:r>
          <w:t>s</w:t>
        </w:r>
      </w:ins>
      <w:del w:id="3233" w:author="Sammartano, Marc (BIC USA)" w:date="2014-09-07T19:06:00Z">
        <w:r w:rsidR="007F792C" w:rsidDel="00C857C0">
          <w:delText>ing</w:delText>
        </w:r>
      </w:del>
      <w:r w:rsidR="007F792C">
        <w:t xml:space="preserve"> at </w:t>
      </w:r>
      <w:ins w:id="3234" w:author="Sammartano, Marc (BIC USA)" w:date="2014-09-07T19:07:00Z">
        <w:r>
          <w:t xml:space="preserve">the position </w:t>
        </w:r>
      </w:ins>
      <w:r w:rsidR="007F792C">
        <w:t>&lt;start_nexp&gt;</w:t>
      </w:r>
      <w:del w:id="3235" w:author="Sammartano, Marc (BIC USA)" w:date="2014-09-07T19:08:00Z">
        <w:r w:rsidR="007F792C" w:rsidDel="00C857C0">
          <w:delText xml:space="preserve"> starts with </w:delText>
        </w:r>
        <w:r w:rsidR="00252493" w:rsidDel="00C857C0">
          <w:delText xml:space="preserve">the </w:delText>
        </w:r>
        <w:r w:rsidR="007F792C" w:rsidRPr="007F792C" w:rsidDel="00C857C0">
          <w:delText>&lt;</w:delText>
        </w:r>
      </w:del>
      <w:del w:id="3236" w:author="Sammartano, Marc (BIC USA)" w:date="2014-09-07T10:50:00Z">
        <w:r w:rsidR="007F792C" w:rsidRPr="007F792C" w:rsidDel="000B7AE2">
          <w:delText>S</w:delText>
        </w:r>
      </w:del>
      <w:del w:id="3237" w:author="Sammartano, Marc (BIC USA)" w:date="2014-09-07T19:08:00Z">
        <w:r w:rsidR="007F792C" w:rsidRPr="007F792C" w:rsidDel="00C857C0">
          <w:delText>earch_for_sexp&gt;</w:delText>
        </w:r>
        <w:r w:rsidR="00252493" w:rsidRPr="00252493" w:rsidDel="00C857C0">
          <w:delText xml:space="preserve"> </w:delText>
        </w:r>
        <w:r w:rsidR="00252493" w:rsidRPr="00D1460F" w:rsidDel="00C857C0">
          <w:delText>string</w:delText>
        </w:r>
        <w:r w:rsidR="00252493" w:rsidDel="00C857C0">
          <w:delText>,</w:delText>
        </w:r>
        <w:r w:rsidR="007F792C" w:rsidDel="00C857C0">
          <w:delText xml:space="preserve"> then the length of</w:delText>
        </w:r>
        <w:r w:rsidR="00252493" w:rsidDel="00C857C0">
          <w:delText xml:space="preserve"> the</w:delText>
        </w:r>
        <w:r w:rsidR="007F792C" w:rsidDel="00C857C0">
          <w:delText xml:space="preserve"> </w:delText>
        </w:r>
        <w:r w:rsidR="007F792C" w:rsidRPr="007F792C" w:rsidDel="00C857C0">
          <w:delText>&lt;</w:delText>
        </w:r>
      </w:del>
      <w:del w:id="3238" w:author="Sammartano, Marc (BIC USA)" w:date="2014-09-07T10:51:00Z">
        <w:r w:rsidR="007F792C" w:rsidRPr="007F792C" w:rsidDel="000B7AE2">
          <w:delText>S</w:delText>
        </w:r>
      </w:del>
      <w:del w:id="3239" w:author="Sammartano, Marc (BIC USA)" w:date="2014-09-07T19:08:00Z">
        <w:r w:rsidR="007F792C" w:rsidRPr="007F792C" w:rsidDel="00C857C0">
          <w:delText>earch_for_sexp&gt;</w:delText>
        </w:r>
        <w:r w:rsidR="007F792C" w:rsidDel="00C857C0">
          <w:delText xml:space="preserve"> </w:delText>
        </w:r>
        <w:r w:rsidR="00252493" w:rsidRPr="00D1460F" w:rsidDel="00C857C0">
          <w:delText xml:space="preserve">string </w:delText>
        </w:r>
        <w:r w:rsidR="007F792C" w:rsidDel="00C857C0">
          <w:delText>will be return</w:delText>
        </w:r>
        <w:r w:rsidR="00252493" w:rsidDel="00C857C0">
          <w:delText>ed</w:delText>
        </w:r>
      </w:del>
      <w:r w:rsidR="00252493">
        <w:t>.</w:t>
      </w:r>
      <w:r w:rsidR="007F792C">
        <w:t xml:space="preserve"> </w:t>
      </w:r>
      <w:del w:id="3240" w:author="Sammartano, Marc (BIC USA)" w:date="2014-09-07T19:09:00Z">
        <w:r w:rsidR="00252493" w:rsidDel="00C857C0">
          <w:delText>O</w:delText>
        </w:r>
        <w:r w:rsidR="00D67B9F" w:rsidDel="00C857C0">
          <w:delText xml:space="preserve">therwise </w:delText>
        </w:r>
        <w:r w:rsidR="007F792C" w:rsidDel="00C857C0">
          <w:delText xml:space="preserve"> zero will be returned. </w:delText>
        </w:r>
      </w:del>
    </w:p>
    <w:p w:rsidR="00E1326B" w:rsidRDefault="00E1326B" w:rsidP="00252493">
      <w:pPr>
        <w:rPr>
          <w:ins w:id="3241" w:author="Sammartano, Marc (BIC USA)" w:date="2014-09-07T19:12:00Z"/>
        </w:rPr>
      </w:pPr>
      <w:del w:id="3242" w:author="Sammartano, Marc (BIC USA)" w:date="2014-09-07T19:09:00Z">
        <w:r w:rsidRPr="00252493" w:rsidDel="00C857C0">
          <w:delText>If t</w:delText>
        </w:r>
      </w:del>
      <w:ins w:id="3243" w:author="Sammartano, Marc (BIC USA)" w:date="2014-09-07T19:09:00Z">
        <w:r w:rsidR="00C857C0">
          <w:t>T</w:t>
        </w:r>
      </w:ins>
      <w:r w:rsidRPr="00252493">
        <w:t xml:space="preserve">he </w:t>
      </w:r>
      <w:del w:id="3244" w:author="Sammartano, Marc (BIC USA)" w:date="2014-09-07T19:09:00Z">
        <w:r w:rsidRPr="00252493" w:rsidDel="00C857C0">
          <w:delText>o</w:delText>
        </w:r>
      </w:del>
      <w:del w:id="3245" w:author="Sammartano, Marc (BIC USA)" w:date="2014-09-07T19:10:00Z">
        <w:r w:rsidRPr="00252493" w:rsidDel="00C857C0">
          <w:delText xml:space="preserve">ptional </w:delText>
        </w:r>
      </w:del>
      <w:del w:id="3246" w:author="Sammartano, Marc (BIC USA)" w:date="2014-09-07T10:51:00Z">
        <w:r w:rsidRPr="00252493" w:rsidDel="000B7AE2">
          <w:delText xml:space="preserve"> </w:delText>
        </w:r>
      </w:del>
      <w:r w:rsidRPr="00252493">
        <w:t>&lt;</w:t>
      </w:r>
      <w:r w:rsidRPr="00120FF8">
        <w:t>start_nexp&gt;</w:t>
      </w:r>
      <w:ins w:id="3247" w:author="Sammartano, Marc (BIC USA)" w:date="2014-09-07T10:51:00Z">
        <w:r w:rsidR="000B7AE2">
          <w:t xml:space="preserve"> parameter</w:t>
        </w:r>
      </w:ins>
      <w:r w:rsidRPr="00120FF8">
        <w:t xml:space="preserve"> is </w:t>
      </w:r>
      <w:ins w:id="3248" w:author="Sammartano, Marc (BIC USA)" w:date="2014-09-07T19:10:00Z">
        <w:r w:rsidR="00C857C0">
          <w:t xml:space="preserve">optional; if it is not </w:t>
        </w:r>
      </w:ins>
      <w:r w:rsidRPr="00120FF8">
        <w:t xml:space="preserve">present then the </w:t>
      </w:r>
      <w:ins w:id="3249" w:author="Sammartano, Marc (BIC USA)" w:date="2014-09-07T19:10:00Z">
        <w:r w:rsidR="00C857C0">
          <w:t xml:space="preserve">default starting position is </w:t>
        </w:r>
      </w:ins>
      <w:del w:id="3250" w:author="Sammartano, Marc (BIC USA)" w:date="2014-09-07T19:10:00Z">
        <w:r w:rsidRPr="00120FF8" w:rsidDel="00C857C0">
          <w:delText>search will</w:delText>
        </w:r>
      </w:del>
      <w:del w:id="3251" w:author="Sammartano, Marc (BIC USA)" w:date="2014-09-07T19:12:00Z">
        <w:r w:rsidRPr="00120FF8" w:rsidDel="00314861">
          <w:delText xml:space="preserve"> start </w:delText>
        </w:r>
      </w:del>
      <w:del w:id="3252" w:author="Sammartano, Marc (BIC USA)" w:date="2014-09-07T19:11:00Z">
        <w:r w:rsidRPr="00120FF8" w:rsidDel="00C857C0">
          <w:delText xml:space="preserve">at that </w:delText>
        </w:r>
      </w:del>
      <w:del w:id="3253" w:author="Sammartano, Marc (BIC USA)" w:date="2014-09-07T10:52:00Z">
        <w:r w:rsidRPr="00120FF8" w:rsidDel="000B7AE2">
          <w:delText>value</w:delText>
        </w:r>
      </w:del>
      <w:del w:id="3254" w:author="Sammartano, Marc (BIC USA)" w:date="2014-09-07T19:11:00Z">
        <w:r w:rsidR="00252493" w:rsidDel="00C857C0">
          <w:delText>. O</w:delText>
        </w:r>
        <w:r w:rsidRPr="00120FF8" w:rsidDel="00C857C0">
          <w:delText>therwise</w:delText>
        </w:r>
      </w:del>
      <w:del w:id="3255" w:author="Sammartano, Marc (BIC USA)" w:date="2014-09-07T19:12:00Z">
        <w:r w:rsidRPr="00120FF8" w:rsidDel="00314861">
          <w:delText xml:space="preserve"> the </w:delText>
        </w:r>
      </w:del>
      <w:del w:id="3256" w:author="Sammartano, Marc (BIC USA)" w:date="2014-09-07T19:11:00Z">
        <w:r w:rsidRPr="00120FF8" w:rsidDel="00C857C0">
          <w:delText xml:space="preserve">search will start at </w:delText>
        </w:r>
      </w:del>
      <w:r w:rsidRPr="00120FF8">
        <w:t>1, the first character</w:t>
      </w:r>
      <w:ins w:id="3257" w:author="Sammartano, Marc (BIC USA)" w:date="2014-09-07T19:14:00Z">
        <w:r w:rsidR="00314861">
          <w:t>, so the base string must start with the substring</w:t>
        </w:r>
      </w:ins>
      <w:r w:rsidRPr="00120FF8">
        <w:t xml:space="preserve">. </w:t>
      </w:r>
      <w:ins w:id="3258" w:author="Sammartano, Marc (BIC USA)" w:date="2014-09-07T19:12:00Z">
        <w:r w:rsidR="00314861">
          <w:t xml:space="preserve">If present, </w:t>
        </w:r>
      </w:ins>
      <w:r w:rsidRPr="00120FF8">
        <w:rPr>
          <w:rFonts w:ascii="Calibri" w:eastAsia="Times New Roman" w:hAnsi="Calibri" w:cs="Calibri"/>
        </w:rPr>
        <w:t>&lt;</w:t>
      </w:r>
      <w:r w:rsidRPr="00120FF8">
        <w:t>start_nexp&gt;</w:t>
      </w:r>
      <w:r>
        <w:t xml:space="preserve"> </w:t>
      </w:r>
      <w:del w:id="3259" w:author="Sammartano, Marc (BIC USA)" w:date="2014-09-07T10:10:00Z">
        <w:r w:rsidDel="000D5BD6">
          <w:delText xml:space="preserve"> </w:delText>
        </w:r>
      </w:del>
      <w:r>
        <w:t>must be &gt;= 1.</w:t>
      </w:r>
    </w:p>
    <w:p w:rsidR="00314861" w:rsidRDefault="00314861" w:rsidP="00252493">
      <w:ins w:id="3260" w:author="Sammartano, Marc (BIC USA)" w:date="2014-09-07T19:12:00Z">
        <w:r>
          <w:t>The function returns the length of the matching substring. If no match is found, the function returns 0.</w:t>
        </w:r>
      </w:ins>
    </w:p>
    <w:p w:rsidR="00C260E1" w:rsidRDefault="00CD2EA5" w:rsidP="00EB1F62">
      <w:pPr>
        <w:pStyle w:val="Heading2"/>
      </w:pPr>
      <w:bookmarkStart w:id="3261" w:name="_Toc397896365"/>
      <w:r>
        <w:t>E</w:t>
      </w:r>
      <w:ins w:id="3262" w:author="Sammartano, Marc (BIC USA)" w:date="2014-09-07T12:44:00Z">
        <w:r w:rsidR="00AB2F8A">
          <w:t>NDS</w:t>
        </w:r>
      </w:ins>
      <w:del w:id="3263" w:author="Sammartano, Marc (BIC USA)" w:date="2014-09-07T12:44:00Z">
        <w:r w:rsidDel="00AB2F8A">
          <w:delText>nds</w:delText>
        </w:r>
      </w:del>
      <w:r>
        <w:t>_</w:t>
      </w:r>
      <w:del w:id="3264" w:author="Sammartano, Marc (BIC USA)" w:date="2014-09-07T12:44:00Z">
        <w:r w:rsidDel="00AB2F8A">
          <w:delText>with</w:delText>
        </w:r>
      </w:del>
      <w:ins w:id="3265" w:author="Sammartano, Marc (BIC USA)" w:date="2014-09-07T12:44:00Z">
        <w:r w:rsidR="00AB2F8A">
          <w:t>WITH</w:t>
        </w:r>
      </w:ins>
      <w:r w:rsidR="00252493">
        <w:t>(</w:t>
      </w:r>
      <w:r w:rsidR="00C260E1">
        <w:t>&lt;</w:t>
      </w:r>
      <w:del w:id="3266" w:author="Sammartano, Marc (BIC USA)" w:date="2014-09-07T12:43:00Z">
        <w:r w:rsidR="00C260E1" w:rsidDel="00AB2F8A">
          <w:delText>Look</w:delText>
        </w:r>
      </w:del>
      <w:del w:id="3267" w:author="Sammartano, Marc (BIC USA)" w:date="2014-09-07T19:15:00Z">
        <w:r w:rsidR="00C260E1" w:rsidDel="00314861">
          <w:delText>_for</w:delText>
        </w:r>
      </w:del>
      <w:ins w:id="3268" w:author="Sammartano, Marc (BIC USA)" w:date="2014-09-07T19:15:00Z">
        <w:r w:rsidR="00314861">
          <w:t>sub</w:t>
        </w:r>
      </w:ins>
      <w:r w:rsidR="00C260E1">
        <w:t>_sexp&gt;, &lt;</w:t>
      </w:r>
      <w:del w:id="3269" w:author="Sammartano, Marc (BIC USA)" w:date="2014-09-07T10:28:00Z">
        <w:r w:rsidR="00C260E1" w:rsidDel="000365A8">
          <w:delText>l</w:delText>
        </w:r>
      </w:del>
      <w:del w:id="3270" w:author="Sammartano, Marc (BIC USA)" w:date="2014-09-07T12:44:00Z">
        <w:r w:rsidR="00C260E1" w:rsidDel="00AB2F8A">
          <w:delText>ook</w:delText>
        </w:r>
      </w:del>
      <w:del w:id="3271" w:author="Sammartano, Marc (BIC USA)" w:date="2014-09-07T19:15:00Z">
        <w:r w:rsidR="00C260E1" w:rsidDel="00314861">
          <w:delText>_in</w:delText>
        </w:r>
      </w:del>
      <w:ins w:id="3272" w:author="Sammartano, Marc (BIC USA)" w:date="2014-09-07T19:15:00Z">
        <w:r w:rsidR="00314861">
          <w:t>base</w:t>
        </w:r>
      </w:ins>
      <w:r w:rsidR="00C260E1">
        <w:t>_sexp&gt;)</w:t>
      </w:r>
      <w:bookmarkEnd w:id="3261"/>
      <w:r w:rsidR="00520661">
        <w:fldChar w:fldCharType="begin"/>
      </w:r>
      <w:r w:rsidR="00C260E1">
        <w:instrText xml:space="preserve"> XE "</w:instrText>
      </w:r>
      <w:r w:rsidR="00C260E1" w:rsidRPr="00EE417B">
        <w:instrText>E</w:instrText>
      </w:r>
      <w:ins w:id="3273" w:author="Sammartano, Marc (BIC USA)" w:date="2014-09-07T12:44:00Z">
        <w:r w:rsidR="00AB2F8A">
          <w:instrText>NDS</w:instrText>
        </w:r>
      </w:ins>
      <w:del w:id="3274" w:author="Sammartano, Marc (BIC USA)" w:date="2014-09-07T12:44:00Z">
        <w:r w:rsidR="00C260E1" w:rsidRPr="00EE417B" w:rsidDel="00AB2F8A">
          <w:delInstrText>nds</w:delInstrText>
        </w:r>
      </w:del>
      <w:r w:rsidR="00C260E1" w:rsidRPr="00EE417B">
        <w:instrText>_</w:instrText>
      </w:r>
      <w:del w:id="3275" w:author="Sammartano, Marc (BIC USA)" w:date="2014-09-07T12:44:00Z">
        <w:r w:rsidR="00C260E1" w:rsidRPr="00EE417B" w:rsidDel="00AB2F8A">
          <w:delInstrText>with</w:delInstrText>
        </w:r>
      </w:del>
      <w:ins w:id="3276" w:author="Sammartano, Marc (BIC USA)" w:date="2014-09-07T12:44:00Z">
        <w:r w:rsidR="00AB2F8A">
          <w:instrText>WITH</w:instrText>
        </w:r>
      </w:ins>
      <w:del w:id="3277" w:author="Sammartano, Marc (BIC USA)" w:date="2014-09-07T19:14:00Z">
        <w:r w:rsidR="00C260E1" w:rsidRPr="00EE417B" w:rsidDel="00314861">
          <w:delInstrText xml:space="preserve"> </w:delInstrText>
        </w:r>
      </w:del>
      <w:r w:rsidR="00C260E1" w:rsidRPr="00EE417B">
        <w:instrText>( &lt;</w:instrText>
      </w:r>
      <w:del w:id="3278" w:author="Sammartano, Marc (BIC USA)" w:date="2014-09-07T12:45:00Z">
        <w:r w:rsidR="00C260E1" w:rsidRPr="00EE417B" w:rsidDel="00AB2F8A">
          <w:delInstrText>Look</w:delInstrText>
        </w:r>
      </w:del>
      <w:del w:id="3279" w:author="Sammartano, Marc (BIC USA)" w:date="2014-09-07T19:15:00Z">
        <w:r w:rsidR="00C260E1" w:rsidRPr="00EE417B" w:rsidDel="00314861">
          <w:delInstrText>_for</w:delInstrText>
        </w:r>
      </w:del>
      <w:ins w:id="3280" w:author="Sammartano, Marc (BIC USA)" w:date="2014-09-07T19:15:00Z">
        <w:r w:rsidR="00314861">
          <w:instrText>sub</w:instrText>
        </w:r>
      </w:ins>
      <w:r w:rsidR="00C260E1" w:rsidRPr="00EE417B">
        <w:instrText>_sexp&gt;, &lt;</w:instrText>
      </w:r>
      <w:del w:id="3281" w:author="Sammartano, Marc (BIC USA)" w:date="2014-09-07T12:45:00Z">
        <w:r w:rsidR="00C260E1" w:rsidRPr="00EE417B" w:rsidDel="00AB2F8A">
          <w:delInstrText>look</w:delInstrText>
        </w:r>
      </w:del>
      <w:del w:id="3282" w:author="Sammartano, Marc (BIC USA)" w:date="2014-09-07T19:15:00Z">
        <w:r w:rsidR="00C260E1" w:rsidRPr="00EE417B" w:rsidDel="00314861">
          <w:delInstrText>_in</w:delInstrText>
        </w:r>
      </w:del>
      <w:ins w:id="3283" w:author="Sammartano, Marc (BIC USA)" w:date="2014-09-07T19:15:00Z">
        <w:r w:rsidR="00314861">
          <w:instrText>sub</w:instrText>
        </w:r>
      </w:ins>
      <w:r w:rsidR="00C260E1" w:rsidRPr="00EE417B">
        <w:instrText>_sexp&gt;)</w:instrText>
      </w:r>
      <w:r w:rsidR="00C260E1">
        <w:instrText xml:space="preserve">" </w:instrText>
      </w:r>
      <w:r w:rsidR="00520661">
        <w:fldChar w:fldCharType="end"/>
      </w:r>
    </w:p>
    <w:p w:rsidR="0059135D" w:rsidRDefault="00314861" w:rsidP="00C260E1">
      <w:pPr>
        <w:rPr>
          <w:ins w:id="3284" w:author="Sammartano, Marc (BIC USA)" w:date="2014-09-07T19:22:00Z"/>
        </w:rPr>
      </w:pPr>
      <w:ins w:id="3285" w:author="Sammartano, Marc (BIC USA)" w:date="2014-09-07T19:16:00Z">
        <w:r>
          <w:t xml:space="preserve">Determines </w:t>
        </w:r>
      </w:ins>
      <w:del w:id="3286" w:author="Sammartano, Marc (BIC USA)" w:date="2014-09-07T19:16:00Z">
        <w:r w:rsidR="00C260E1" w:rsidDel="00314861">
          <w:delText>I</w:delText>
        </w:r>
      </w:del>
      <w:ins w:id="3287" w:author="Sammartano, Marc (BIC USA)" w:date="2014-09-07T19:16:00Z">
        <w:r>
          <w:t>i</w:t>
        </w:r>
      </w:ins>
      <w:r w:rsidR="00C260E1">
        <w:t xml:space="preserve">f the </w:t>
      </w:r>
      <w:del w:id="3288" w:author="Sammartano, Marc (BIC USA)" w:date="2014-09-07T12:45:00Z">
        <w:r w:rsidR="00C260E1" w:rsidDel="00AB2F8A">
          <w:delText xml:space="preserve"> </w:delText>
        </w:r>
      </w:del>
      <w:ins w:id="3289" w:author="Sammartano, Marc (BIC USA)" w:date="2014-09-07T19:16:00Z">
        <w:r>
          <w:t xml:space="preserve">substring </w:t>
        </w:r>
      </w:ins>
      <w:r w:rsidR="00C260E1">
        <w:t>&lt;</w:t>
      </w:r>
      <w:del w:id="3290" w:author="Sammartano, Marc (BIC USA)" w:date="2014-09-07T13:11:00Z">
        <w:r w:rsidR="00C260E1" w:rsidDel="00B43991">
          <w:delText>look</w:delText>
        </w:r>
      </w:del>
      <w:del w:id="3291" w:author="Sammartano, Marc (BIC USA)" w:date="2014-09-07T19:16:00Z">
        <w:r w:rsidR="00C260E1" w:rsidDel="00314861">
          <w:delText>_in</w:delText>
        </w:r>
      </w:del>
      <w:ins w:id="3292" w:author="Sammartano, Marc (BIC USA)" w:date="2014-09-07T19:16:00Z">
        <w:r>
          <w:t>sub</w:t>
        </w:r>
      </w:ins>
      <w:r w:rsidR="00C260E1">
        <w:t>_sexp&gt;</w:t>
      </w:r>
      <w:r w:rsidR="00252493" w:rsidRPr="00252493">
        <w:t xml:space="preserve"> </w:t>
      </w:r>
      <w:ins w:id="3293" w:author="Sammartano, Marc (BIC USA)" w:date="2014-09-07T19:17:00Z">
        <w:r>
          <w:t>exactly matches the</w:t>
        </w:r>
      </w:ins>
      <w:del w:id="3294" w:author="Sammartano, Marc (BIC USA)" w:date="2014-09-07T19:17:00Z">
        <w:r w:rsidR="00252493" w:rsidRPr="00D1460F" w:rsidDel="00314861">
          <w:delText>string</w:delText>
        </w:r>
        <w:r w:rsidR="00C260E1" w:rsidDel="00314861">
          <w:delText xml:space="preserve"> does not</w:delText>
        </w:r>
      </w:del>
      <w:r w:rsidR="00C260E1">
        <w:t xml:space="preserve"> end </w:t>
      </w:r>
      <w:del w:id="3295" w:author="Sammartano, Marc (BIC USA)" w:date="2014-09-07T19:17:00Z">
        <w:r w:rsidR="00C260E1" w:rsidDel="00314861">
          <w:delText>with</w:delText>
        </w:r>
      </w:del>
      <w:ins w:id="3296" w:author="Sammartano, Marc (BIC USA)" w:date="2014-09-07T19:17:00Z">
        <w:r>
          <w:t>of</w:t>
        </w:r>
      </w:ins>
      <w:r w:rsidR="00252493">
        <w:t xml:space="preserve"> the</w:t>
      </w:r>
      <w:r w:rsidR="00C260E1">
        <w:t xml:space="preserve"> </w:t>
      </w:r>
      <w:ins w:id="3297" w:author="Sammartano, Marc (BIC USA)" w:date="2014-09-07T19:17:00Z">
        <w:r>
          <w:t xml:space="preserve">base string </w:t>
        </w:r>
      </w:ins>
      <w:r w:rsidR="00C260E1">
        <w:t>&lt;</w:t>
      </w:r>
      <w:del w:id="3298" w:author="Sammartano, Marc (BIC USA)" w:date="2014-09-07T13:11:00Z">
        <w:r w:rsidR="00C260E1" w:rsidDel="00B43991">
          <w:delText>Look</w:delText>
        </w:r>
      </w:del>
      <w:del w:id="3299" w:author="Sammartano, Marc (BIC USA)" w:date="2014-09-07T19:17:00Z">
        <w:r w:rsidR="00C260E1" w:rsidDel="00314861">
          <w:delText>_for</w:delText>
        </w:r>
      </w:del>
      <w:ins w:id="3300" w:author="Sammartano, Marc (BIC USA)" w:date="2014-09-07T19:17:00Z">
        <w:r>
          <w:t>base</w:t>
        </w:r>
      </w:ins>
      <w:r w:rsidR="00C260E1">
        <w:t>_sexp&gt;</w:t>
      </w:r>
      <w:del w:id="3301" w:author="Sammartano, Marc (BIC USA)" w:date="2014-09-07T19:17:00Z">
        <w:r w:rsidR="00252493" w:rsidRPr="00252493" w:rsidDel="00314861">
          <w:delText xml:space="preserve"> </w:delText>
        </w:r>
        <w:r w:rsidR="00252493" w:rsidRPr="00D1460F" w:rsidDel="00314861">
          <w:delText>str</w:delText>
        </w:r>
      </w:del>
      <w:del w:id="3302" w:author="Sammartano, Marc (BIC USA)" w:date="2014-09-07T19:18:00Z">
        <w:r w:rsidR="00252493" w:rsidRPr="00D1460F" w:rsidDel="00314861">
          <w:delText>ing</w:delText>
        </w:r>
        <w:r w:rsidR="00252493" w:rsidDel="00314861">
          <w:delText>,</w:delText>
        </w:r>
        <w:r w:rsidR="00C260E1" w:rsidDel="00314861">
          <w:delText xml:space="preserve"> th</w:delText>
        </w:r>
      </w:del>
      <w:del w:id="3303" w:author="Sammartano, Marc (BIC USA)" w:date="2014-09-07T19:19:00Z">
        <w:r w:rsidR="00C260E1" w:rsidDel="00314861">
          <w:delText>en the value returned will be zero</w:delText>
        </w:r>
      </w:del>
      <w:r w:rsidR="00C260E1">
        <w:t>.</w:t>
      </w:r>
    </w:p>
    <w:p w:rsidR="00C260E1" w:rsidRPr="00C260E1" w:rsidRDefault="00C260E1" w:rsidP="00C260E1">
      <w:del w:id="3304" w:author="Sammartano, Marc (BIC USA)" w:date="2014-09-07T19:24:00Z">
        <w:r w:rsidDel="0059135D">
          <w:delText xml:space="preserve"> </w:delText>
        </w:r>
      </w:del>
      <w:r>
        <w:t xml:space="preserve">If the </w:t>
      </w:r>
      <w:ins w:id="3305" w:author="Sammartano, Marc (BIC USA)" w:date="2014-09-07T19:24:00Z">
        <w:r w:rsidR="0059135D">
          <w:t xml:space="preserve">base string ends with the substring, the </w:t>
        </w:r>
      </w:ins>
      <w:ins w:id="3306" w:author="Sammartano, Marc (BIC USA)" w:date="2014-09-07T19:22:00Z">
        <w:r w:rsidR="0059135D">
          <w:t>function</w:t>
        </w:r>
      </w:ins>
      <w:del w:id="3307" w:author="Sammartano, Marc (BIC USA)" w:date="2014-09-07T19:22:00Z">
        <w:r w:rsidDel="0059135D">
          <w:delText>expression does end with the specified expression the value</w:delText>
        </w:r>
      </w:del>
      <w:r>
        <w:t xml:space="preserve"> return</w:t>
      </w:r>
      <w:ins w:id="3308" w:author="Sammartano, Marc (BIC USA)" w:date="2014-09-07T19:22:00Z">
        <w:r w:rsidR="0059135D">
          <w:t>s</w:t>
        </w:r>
      </w:ins>
      <w:del w:id="3309" w:author="Sammartano, Marc (BIC USA)" w:date="2014-09-07T19:22:00Z">
        <w:r w:rsidDel="0059135D">
          <w:delText>ed will be</w:delText>
        </w:r>
      </w:del>
      <w:r>
        <w:t xml:space="preserve"> </w:t>
      </w:r>
      <w:ins w:id="3310" w:author="Sammartano, Marc (BIC USA)" w:date="2014-09-07T13:12:00Z">
        <w:r w:rsidR="00B43991">
          <w:t xml:space="preserve">the </w:t>
        </w:r>
      </w:ins>
      <w:r>
        <w:t xml:space="preserve">index into the </w:t>
      </w:r>
      <w:ins w:id="3311" w:author="Sammartano, Marc (BIC USA)" w:date="2014-09-07T19:20:00Z">
        <w:r w:rsidR="00314861">
          <w:t xml:space="preserve">base </w:t>
        </w:r>
      </w:ins>
      <w:r>
        <w:t xml:space="preserve">string where the </w:t>
      </w:r>
      <w:del w:id="3312" w:author="Sammartano, Marc (BIC USA)" w:date="2014-09-07T19:20:00Z">
        <w:r w:rsidDel="00314861">
          <w:delText>&lt;</w:delText>
        </w:r>
      </w:del>
      <w:del w:id="3313" w:author="Sammartano, Marc (BIC USA)" w:date="2014-09-07T13:12:00Z">
        <w:r w:rsidDel="00B43991">
          <w:delText>Look</w:delText>
        </w:r>
      </w:del>
      <w:del w:id="3314" w:author="Sammartano, Marc (BIC USA)" w:date="2014-09-07T19:20:00Z">
        <w:r w:rsidDel="00314861">
          <w:delText xml:space="preserve">_for_sexp&gt; </w:delText>
        </w:r>
      </w:del>
      <w:ins w:id="3315" w:author="Sammartano, Marc (BIC USA)" w:date="2014-09-07T19:20:00Z">
        <w:r w:rsidR="00314861">
          <w:t>sub</w:t>
        </w:r>
      </w:ins>
      <w:r w:rsidR="00252493" w:rsidRPr="00D1460F">
        <w:t xml:space="preserve">string </w:t>
      </w:r>
      <w:r>
        <w:t xml:space="preserve">starts. The value will always be </w:t>
      </w:r>
      <w:r w:rsidR="00A72D98">
        <w:t>&gt;=</w:t>
      </w:r>
      <w:r>
        <w:t xml:space="preserve"> 1.</w:t>
      </w:r>
      <w:ins w:id="3316" w:author="Sammartano, Marc (BIC USA)" w:date="2014-09-07T19:24:00Z">
        <w:r w:rsidR="0059135D">
          <w:t xml:space="preserve"> If no match is found, the function returns 0.</w:t>
        </w:r>
      </w:ins>
    </w:p>
    <w:p w:rsidR="008545F3" w:rsidRDefault="00A72D98" w:rsidP="00EB1F62">
      <w:pPr>
        <w:pStyle w:val="Heading2"/>
      </w:pPr>
      <w:bookmarkStart w:id="3317" w:name="_Toc397896366"/>
      <w:r>
        <w:t>G</w:t>
      </w:r>
      <w:ins w:id="3318" w:author="Sammartano, Marc (BIC USA)" w:date="2014-09-07T12:45:00Z">
        <w:r w:rsidR="00AB2F8A">
          <w:t>R</w:t>
        </w:r>
      </w:ins>
      <w:del w:id="3319" w:author="Sammartano, Marc (BIC USA)" w:date="2014-09-07T12:45:00Z">
        <w:r w:rsidR="00CD2EA5" w:rsidDel="00AB2F8A">
          <w:delText>r</w:delText>
        </w:r>
      </w:del>
      <w:r w:rsidR="00CD2EA5">
        <w:t>_</w:t>
      </w:r>
      <w:del w:id="3320" w:author="Sammartano, Marc (BIC USA)" w:date="2014-09-07T12:45:00Z">
        <w:r w:rsidR="00CD2EA5" w:rsidDel="00AB2F8A">
          <w:delText>collision</w:delText>
        </w:r>
      </w:del>
      <w:ins w:id="3321" w:author="Sammartano, Marc (BIC USA)" w:date="2014-09-07T12:45:00Z">
        <w:r w:rsidR="00AB2F8A">
          <w:t>COLLISION</w:t>
        </w:r>
      </w:ins>
      <w:r w:rsidR="008545F3">
        <w:t>(&lt;object_1_nvar&gt;, &lt;object_2_n</w:t>
      </w:r>
      <w:r>
        <w:t>va</w:t>
      </w:r>
      <w:r w:rsidR="008545F3">
        <w:t>r&gt;)</w:t>
      </w:r>
      <w:bookmarkEnd w:id="3317"/>
      <w:r w:rsidR="00520661">
        <w:fldChar w:fldCharType="begin"/>
      </w:r>
      <w:r w:rsidR="008545F3">
        <w:instrText xml:space="preserve"> XE "</w:instrText>
      </w:r>
      <w:r w:rsidR="007E5C97">
        <w:instrText>G</w:instrText>
      </w:r>
      <w:ins w:id="3322" w:author="Sammartano, Marc (BIC USA)" w:date="2014-09-07T12:45:00Z">
        <w:r w:rsidR="00AB2F8A">
          <w:instrText>R</w:instrText>
        </w:r>
      </w:ins>
      <w:del w:id="3323" w:author="Sammartano, Marc (BIC USA)" w:date="2014-09-07T12:45:00Z">
        <w:r w:rsidR="008545F3" w:rsidRPr="002D0058" w:rsidDel="00AB2F8A">
          <w:delInstrText>r</w:delInstrText>
        </w:r>
      </w:del>
      <w:r w:rsidR="008545F3" w:rsidRPr="002D0058">
        <w:instrText>_</w:instrText>
      </w:r>
      <w:del w:id="3324" w:author="Sammartano, Marc (BIC USA)" w:date="2014-09-07T12:45:00Z">
        <w:r w:rsidR="008545F3" w:rsidRPr="002D0058" w:rsidDel="00AB2F8A">
          <w:delInstrText xml:space="preserve">collision </w:delInstrText>
        </w:r>
      </w:del>
      <w:ins w:id="3325" w:author="Sammartano, Marc (BIC USA)" w:date="2014-09-07T12:45:00Z">
        <w:r w:rsidR="00AB2F8A">
          <w:instrText>COLLISION</w:instrText>
        </w:r>
        <w:r w:rsidR="00AB2F8A" w:rsidRPr="002D0058">
          <w:instrText xml:space="preserve"> </w:instrText>
        </w:r>
      </w:ins>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del w:id="3326" w:author="Sammartano, Marc (BIC USA)" w:date="2014-09-07T12:46:00Z">
        <w:r w:rsidDel="00AB2F8A">
          <w:delText xml:space="preserve"> </w:delText>
        </w:r>
      </w:del>
      <w:r>
        <w:t>rectangle,</w:t>
      </w:r>
      <w:r w:rsidR="00894113">
        <w:t xml:space="preserve"> bitmap, circle, arc</w:t>
      </w:r>
      <w:ins w:id="3327" w:author="Sammartano, Marc (BIC USA)" w:date="2014-09-07T12:47:00Z">
        <w:r w:rsidR="00AB2F8A">
          <w:t>,</w:t>
        </w:r>
      </w:ins>
      <w:del w:id="3328" w:author="Sammartano, Marc (BIC USA)" w:date="2014-09-07T12:47:00Z">
        <w:r w:rsidR="00894113" w:rsidDel="00AB2F8A">
          <w:delText xml:space="preserve"> and</w:delText>
        </w:r>
      </w:del>
      <w:r w:rsidR="00894113">
        <w:t xml:space="preserve"> oval</w:t>
      </w:r>
      <w:ins w:id="3329" w:author="Sammartano, Marc (BIC USA)" w:date="2014-09-07T12:47:00Z">
        <w:r w:rsidR="00AB2F8A">
          <w:t>, and text</w:t>
        </w:r>
      </w:ins>
      <w:r>
        <w:t>.</w:t>
      </w:r>
      <w:r w:rsidR="00894113">
        <w:t xml:space="preserve"> In the case of a circle, </w:t>
      </w:r>
      <w:ins w:id="3330" w:author="Sammartano, Marc (BIC USA)" w:date="2014-09-07T12:47:00Z">
        <w:r w:rsidR="00AB2F8A">
          <w:t xml:space="preserve">an </w:t>
        </w:r>
      </w:ins>
      <w:r w:rsidR="00894113">
        <w:t>arc</w:t>
      </w:r>
      <w:ins w:id="3331" w:author="Sammartano, Marc (BIC USA)" w:date="2014-09-07T12:47:00Z">
        <w:r w:rsidR="00AB2F8A">
          <w:t>,</w:t>
        </w:r>
      </w:ins>
      <w:r w:rsidR="00894113">
        <w:t xml:space="preserve"> </w:t>
      </w:r>
      <w:del w:id="3332" w:author="Sammartano, Marc (BIC USA)" w:date="2014-09-07T12:48:00Z">
        <w:r w:rsidR="00894113" w:rsidDel="00AB2F8A">
          <w:delText>and</w:delText>
        </w:r>
      </w:del>
      <w:r w:rsidR="00894113">
        <w:t xml:space="preserve"> an oval</w:t>
      </w:r>
      <w:ins w:id="3333" w:author="Sammartano, Marc (BIC USA)" w:date="2014-09-07T12:48:00Z">
        <w:r w:rsidR="00AB2F8A">
          <w:t>, or text,</w:t>
        </w:r>
      </w:ins>
      <w:r w:rsidR="00894113">
        <w:t xml:space="preserve"> it will be object’s rectangular boundary box that will be used for collision testing, not the actual drawn object.</w:t>
      </w:r>
      <w:r>
        <w:t xml:space="preserve"> </w:t>
      </w:r>
    </w:p>
    <w:p w:rsidR="00967730" w:rsidRDefault="00967730" w:rsidP="00EB1F62">
      <w:pPr>
        <w:pStyle w:val="Heading2"/>
      </w:pPr>
      <w:bookmarkStart w:id="3334" w:name="_Toc397896367"/>
      <w:r>
        <w:t>B</w:t>
      </w:r>
      <w:ins w:id="3335" w:author="Sammartano, Marc (BIC USA)" w:date="2014-09-07T12:48:00Z">
        <w:r w:rsidR="00AB2F8A">
          <w:t>ACKGROUND</w:t>
        </w:r>
      </w:ins>
      <w:del w:id="3336" w:author="Sammartano, Marc (BIC USA)" w:date="2014-09-07T12:48:00Z">
        <w:r w:rsidDel="00AB2F8A">
          <w:delText>ackground</w:delText>
        </w:r>
      </w:del>
      <w:r>
        <w:t>()</w:t>
      </w:r>
      <w:bookmarkEnd w:id="3334"/>
      <w:r w:rsidR="00520661">
        <w:fldChar w:fldCharType="begin"/>
      </w:r>
      <w:r w:rsidR="00E501B3">
        <w:instrText xml:space="preserve"> XE "</w:instrText>
      </w:r>
      <w:r w:rsidR="00E501B3" w:rsidRPr="00D76AAE">
        <w:instrText>Background()</w:instrText>
      </w:r>
      <w:r w:rsidR="00E501B3">
        <w:instrText xml:space="preserve">" </w:instrText>
      </w:r>
      <w:r w:rsidR="00520661">
        <w:fldChar w:fldCharType="end"/>
      </w:r>
      <w:r w:rsidR="00520661">
        <w:fldChar w:fldCharType="begin"/>
      </w:r>
      <w:r w:rsidR="00426CB2">
        <w:instrText xml:space="preserve"> XE "</w:instrText>
      </w:r>
      <w:r w:rsidR="00426CB2" w:rsidRPr="00036DE0">
        <w:instrText>Background()</w:instrText>
      </w:r>
      <w:r w:rsidR="00426CB2">
        <w:instrText xml:space="preserve">" </w:instrText>
      </w:r>
      <w:r w:rsidR="0052066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lastRenderedPageBreak/>
        <w:t>The B</w:t>
      </w:r>
      <w:ins w:id="3337" w:author="Sammartano, Marc (BIC USA)" w:date="2014-09-07T12:48:00Z">
        <w:r w:rsidR="00AB2F8A">
          <w:t>ACKGROUND</w:t>
        </w:r>
      </w:ins>
      <w:del w:id="3338" w:author="Sammartano, Marc (BIC USA)" w:date="2014-09-07T12:48:00Z">
        <w:r w:rsidDel="00AB2F8A">
          <w:delText>ackground</w:delText>
        </w:r>
      </w:del>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3339" w:name="_Toc397896368"/>
      <w:r>
        <w:t>Time</w:t>
      </w:r>
      <w:r w:rsidRPr="00D1460F">
        <w:t xml:space="preserve"> Functions</w:t>
      </w:r>
      <w:bookmarkEnd w:id="3339"/>
    </w:p>
    <w:p w:rsidR="00E61DD6" w:rsidRDefault="00E61DD6" w:rsidP="00E61DD6">
      <w:pPr>
        <w:pStyle w:val="Heading2"/>
      </w:pPr>
      <w:bookmarkStart w:id="3340" w:name="_Toc397896369"/>
      <w:r>
        <w:t>CLOCK()</w:t>
      </w:r>
      <w:bookmarkEnd w:id="3340"/>
      <w:r w:rsidR="00520661">
        <w:fldChar w:fldCharType="begin"/>
      </w:r>
      <w:r>
        <w:instrText xml:space="preserve"> XE "</w:instrText>
      </w:r>
      <w:r w:rsidRPr="00DC3337">
        <w:instrText>Clock()</w:instrText>
      </w:r>
      <w:r>
        <w:instrText xml:space="preserve">" </w:instrText>
      </w:r>
      <w:r w:rsidR="00520661">
        <w:fldChar w:fldCharType="end"/>
      </w:r>
    </w:p>
    <w:p w:rsidR="00E61DD6" w:rsidRDefault="00E61DD6" w:rsidP="00E61DD6">
      <w:r>
        <w:t xml:space="preserve">Returns the time in milliseconds since the last boot. </w:t>
      </w:r>
    </w:p>
    <w:p w:rsidR="00E61DD6" w:rsidRDefault="00E61DD6" w:rsidP="00E61DD6">
      <w:pPr>
        <w:pStyle w:val="Heading2"/>
      </w:pPr>
      <w:bookmarkStart w:id="3341" w:name="_Toc397896370"/>
      <w:r>
        <w:t>TIME()</w:t>
      </w:r>
      <w:bookmarkEnd w:id="3341"/>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ins w:id="3342" w:author="Sammartano, Marc (BIC USA)" w:date="2014-08-13T16:54:00Z">
        <w:r w:rsidR="001657AE">
          <w:t>, UTC</w:t>
        </w:r>
      </w:ins>
      <w:r>
        <w:t xml:space="preserve"> (the "epoch"). The time interval is </w:t>
      </w:r>
      <w:ins w:id="3343" w:author="Sammartano, Marc (BIC USA)" w:date="2014-08-13T16:55:00Z">
        <w:r w:rsidR="001657AE">
          <w:t>the same everywhere in the world, so the value is not affected by</w:t>
        </w:r>
      </w:ins>
      <w:del w:id="3344" w:author="Sammartano, Marc (BIC USA)" w:date="2014-08-13T16:55:00Z">
        <w:r w:rsidDel="001657AE">
          <w:delText>given for a specific time zone. By default, it is UTC, but you can change it with</w:delText>
        </w:r>
      </w:del>
      <w:r>
        <w:t xml:space="preserve"> the </w:t>
      </w:r>
      <w:del w:id="3345" w:author="Sammartano, Marc (BIC USA)" w:date="2014-08-13T17:02:00Z">
        <w:r w:rsidDel="00122555">
          <w:delText>t</w:delText>
        </w:r>
      </w:del>
      <w:ins w:id="3346" w:author="Sammartano, Marc (BIC USA)" w:date="2014-08-13T17:02:00Z">
        <w:r w:rsidR="00122555">
          <w:t>T</w:t>
        </w:r>
      </w:ins>
      <w:r>
        <w:t>imeZone command.</w:t>
      </w:r>
    </w:p>
    <w:p w:rsidR="00E61DD6" w:rsidDel="001657AE" w:rsidRDefault="00E61DD6" w:rsidP="00E61DD6">
      <w:moveFromRangeStart w:id="3347" w:author="Sammartano, Marc (BIC USA)" w:date="2014-08-13T16:56:00Z" w:name="move395712304"/>
      <w:moveFrom w:id="3348" w:author="Sammartano, Marc (BIC USA)" w:date="2014-08-13T16:56:00Z">
        <w:r w:rsidDel="001657AE">
          <w:t>TIME() (the function) and Time (the command) are inverse operations.  TIME() can take the first six return parameters of the Time command directly as input parameters.</w:t>
        </w:r>
      </w:moveFrom>
    </w:p>
    <w:p w:rsidR="00E61DD6" w:rsidRDefault="00E61DD6" w:rsidP="00E61DD6">
      <w:pPr>
        <w:pStyle w:val="Heading2"/>
      </w:pPr>
      <w:bookmarkStart w:id="3349" w:name="_Toc397896371"/>
      <w:moveFromRangeEnd w:id="3347"/>
      <w:r>
        <w:t>TIME(&lt;year_exp&gt;, &lt;month_exp&gt;, &lt;day_exp&gt;, &lt;hour_exp&gt;, &lt;minute_exp&gt;, &lt;second_exp&gt;)</w:t>
      </w:r>
      <w:bookmarkEnd w:id="3349"/>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TIME(), except the parameters specify a moment in time. </w:t>
      </w:r>
      <w:ins w:id="3350" w:author="Sammartano, Marc (BIC USA)" w:date="2014-08-13T16:59:00Z">
        <w:r w:rsidR="00122555">
          <w:t xml:space="preserve">The specification is not complete, as it does not include the timezone. </w:t>
        </w:r>
      </w:ins>
      <w:ins w:id="3351" w:author="Sammartano, Marc (BIC USA)" w:date="2014-08-13T17:01:00Z">
        <w:r w:rsidR="00122555">
          <w:t>You may specify a timezone with the TimeZone command</w:t>
        </w:r>
      </w:ins>
      <w:ins w:id="3352" w:author="Sammartano, Marc (BIC USA)" w:date="2014-08-13T17:02:00Z">
        <w:r w:rsidR="00122555">
          <w:t>. If you do not specify a timezone, your local timezone is used.</w:t>
        </w:r>
      </w:ins>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moveToRangeStart w:id="3353" w:author="Sammartano, Marc (BIC USA)" w:date="2014-08-13T16:56:00Z" w:name="move395712304"/>
      <w:moveTo w:id="3354" w:author="Sammartano, Marc (BIC USA)" w:date="2014-08-13T16:56:00Z">
        <w:r>
          <w:t>TIME(</w:t>
        </w:r>
      </w:moveTo>
      <w:ins w:id="3355" w:author="Sammartano, Marc (BIC USA)" w:date="2014-08-13T16:56:00Z">
        <w:r>
          <w:t>…</w:t>
        </w:r>
      </w:ins>
      <w:moveTo w:id="3356" w:author="Sammartano, Marc (BIC USA)" w:date="2014-08-13T16:56:00Z">
        <w:r>
          <w:t>) (the function) and Time (the command) are inverse operations.  TIME(</w:t>
        </w:r>
      </w:moveTo>
      <w:ins w:id="3357" w:author="Sammartano, Marc (BIC USA)" w:date="2014-08-13T16:56:00Z">
        <w:r>
          <w:t>…</w:t>
        </w:r>
      </w:ins>
      <w:moveTo w:id="3358" w:author="Sammartano, Marc (BIC USA)" w:date="2014-08-13T16:56:00Z">
        <w:r>
          <w:t>) can take the first six return parameters of the Time command directly as input parameters.</w:t>
        </w:r>
      </w:moveTo>
    </w:p>
    <w:moveToRangeEnd w:id="3353"/>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3359" w:name="_Toc397896372"/>
      <w:r w:rsidRPr="00D1460F">
        <w:lastRenderedPageBreak/>
        <w:t>String Functions</w:t>
      </w:r>
      <w:bookmarkEnd w:id="3359"/>
    </w:p>
    <w:p w:rsidR="00633A72" w:rsidRDefault="001505BE" w:rsidP="00EB1F62">
      <w:pPr>
        <w:pStyle w:val="Heading2"/>
      </w:pPr>
      <w:bookmarkStart w:id="3360" w:name="_Toc397896373"/>
      <w:r>
        <w:t>GETERROR</w:t>
      </w:r>
      <w:r w:rsidR="00633A72">
        <w:t>$()</w:t>
      </w:r>
      <w:bookmarkEnd w:id="3360"/>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3361" w:name="_Toc397896374"/>
      <w:r w:rsidRPr="001A7162">
        <w:rPr>
          <w:szCs w:val="20"/>
        </w:rPr>
        <w:t>CHR</w:t>
      </w:r>
      <w:r w:rsidR="007277D3" w:rsidRPr="001A7162">
        <w:rPr>
          <w:szCs w:val="20"/>
        </w:rPr>
        <w:t>$</w:t>
      </w:r>
      <w:r w:rsidR="007D14F2" w:rsidRPr="001A7162">
        <w:t>(</w:t>
      </w:r>
      <w:r w:rsidR="0042369D" w:rsidRPr="001A7162">
        <w:t>&lt;nexp&gt;</w:t>
      </w:r>
      <w:ins w:id="3362" w:author="Sammartano, Marc (BIC USA)" w:date="2014-08-22T17:37:00Z">
        <w:r w:rsidR="00336A33">
          <w:t>, ...</w:t>
        </w:r>
      </w:ins>
      <w:r w:rsidR="00801BF2" w:rsidRPr="001A7162">
        <w:t>)</w:t>
      </w:r>
      <w:bookmarkEnd w:id="3361"/>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ins w:id="3363" w:author="Sammartano, Marc (BIC USA)" w:date="2014-08-22T17:37:00Z">
        <w:r w:rsidR="00336A33">
          <w:instrText>, ...</w:instrText>
        </w:r>
      </w:ins>
      <w:r w:rsidR="00801BF2" w:rsidRPr="001A7162">
        <w:instrText>)</w:instrText>
      </w:r>
      <w:r w:rsidR="007D14F2" w:rsidRPr="001A7162">
        <w:instrText xml:space="preserve">" </w:instrText>
      </w:r>
      <w:r w:rsidR="00520661" w:rsidRPr="001A7162">
        <w:fldChar w:fldCharType="end"/>
      </w:r>
      <w:r w:rsidR="0042369D" w:rsidRPr="001A7162">
        <w:t xml:space="preserve"> </w:t>
      </w:r>
    </w:p>
    <w:p w:rsidR="00EF672D" w:rsidRPr="00D1460F" w:rsidDel="004E6090" w:rsidRDefault="00EF672D" w:rsidP="004E6090">
      <w:pPr>
        <w:rPr>
          <w:del w:id="3364" w:author="Sammartano, Marc (BIC USA)" w:date="2014-08-22T17:43:00Z"/>
        </w:rPr>
      </w:pPr>
      <w:r w:rsidRPr="00D1460F">
        <w:t xml:space="preserve">Returns the character </w:t>
      </w:r>
      <w:ins w:id="3365" w:author="Sammartano, Marc (BIC USA)" w:date="2014-08-22T17:38:00Z">
        <w:r w:rsidR="00336A33">
          <w:t xml:space="preserve">string </w:t>
        </w:r>
      </w:ins>
      <w:r w:rsidRPr="00D1460F">
        <w:t>represented</w:t>
      </w:r>
      <w:r w:rsidR="0042369D" w:rsidRPr="00D1460F">
        <w:t xml:space="preserve"> </w:t>
      </w:r>
      <w:r w:rsidRPr="00D1460F">
        <w:t xml:space="preserve">by the value of </w:t>
      </w:r>
      <w:ins w:id="3366" w:author="Sammartano, Marc (BIC USA)" w:date="2014-08-22T17:41:00Z">
        <w:r w:rsidR="004E6090">
          <w:t xml:space="preserve">list of numerical expressions. Each </w:t>
        </w:r>
      </w:ins>
      <w:r w:rsidR="0042369D" w:rsidRPr="00D1460F">
        <w:t>&lt;nexp&gt;</w:t>
      </w:r>
      <w:ins w:id="3367" w:author="Sammartano, Marc (BIC USA)" w:date="2014-08-22T17:41:00Z">
        <w:r w:rsidR="004E6090">
          <w:t xml:space="preserve"> is converted to a character</w:t>
        </w:r>
      </w:ins>
      <w:r w:rsidRPr="00D1460F">
        <w:t>.</w:t>
      </w:r>
      <w:ins w:id="3368" w:author="Sammartano, Marc (BIC USA)" w:date="2014-08-22T17:43:00Z">
        <w:r w:rsidR="004E6090">
          <w:t xml:space="preserve"> </w:t>
        </w:r>
      </w:ins>
    </w:p>
    <w:p w:rsidR="00EF672D" w:rsidDel="004E6090" w:rsidRDefault="00EF672D" w:rsidP="004E6090">
      <w:pPr>
        <w:rPr>
          <w:del w:id="3369" w:author="Sammartano, Marc (BIC USA)" w:date="2014-08-22T17:44:00Z"/>
        </w:rPr>
      </w:pPr>
      <w:del w:id="3370" w:author="Sammartano, Marc (BIC USA)" w:date="2014-08-22T17:43:00Z">
        <w:r w:rsidRPr="00D1460F" w:rsidDel="004E6090">
          <w:delText xml:space="preserve">The character "C" is </w:delText>
        </w:r>
        <w:r w:rsidR="00A62136" w:rsidRPr="00D1460F" w:rsidDel="004E6090">
          <w:delText>hexadecima</w:delText>
        </w:r>
        <w:r w:rsidR="00CD2EA5" w:rsidDel="004E6090">
          <w:delText xml:space="preserve">l </w:delText>
        </w:r>
        <w:r w:rsidRPr="00D1460F" w:rsidDel="004E6090">
          <w:delText>43,</w:delText>
        </w:r>
        <w:r w:rsidR="00CD2EA5" w:rsidDel="004E6090">
          <w:delText xml:space="preserve"> so </w:delText>
        </w:r>
        <w:r w:rsidRPr="00D1460F" w:rsidDel="004E6090">
          <w:delText xml:space="preserve">Print </w:delText>
        </w:r>
        <w:r w:rsidR="00CD2EA5" w:rsidDel="004E6090">
          <w:delText>CHR</w:delText>
        </w:r>
        <w:r w:rsidRPr="00D1460F" w:rsidDel="004E6090">
          <w:delText>$(16*4 + 3)</w:delText>
        </w:r>
        <w:r w:rsidR="00CD2EA5" w:rsidDel="004E6090">
          <w:delText xml:space="preserve"> </w:delText>
        </w:r>
        <w:r w:rsidR="0042369D" w:rsidRPr="00D1460F" w:rsidDel="004E6090">
          <w:delText>prints: C</w:delText>
        </w:r>
      </w:del>
    </w:p>
    <w:p w:rsidR="00EC5719" w:rsidRDefault="00EC5719" w:rsidP="00CD2EA5">
      <w:pPr>
        <w:rPr>
          <w:ins w:id="3371" w:author="Sammartano, Marc (BIC USA)" w:date="2014-08-22T17:44:00Z"/>
        </w:rPr>
      </w:pPr>
      <w:del w:id="3372" w:author="Sammartano, Marc (BIC USA)" w:date="2014-08-22T17:43:00Z">
        <w:r w:rsidDel="004E6090">
          <w:delText>&lt;nexp&gt;</w:delText>
        </w:r>
      </w:del>
      <w:ins w:id="3373" w:author="Sammartano, Marc (BIC USA)" w:date="2014-08-22T17:43:00Z">
        <w:r w:rsidR="00E86944">
          <w:t>The expres</w:t>
        </w:r>
        <w:r w:rsidR="004E6090">
          <w:t>sions</w:t>
        </w:r>
      </w:ins>
      <w:r>
        <w:t xml:space="preserve"> may have values greater than 255 and thus can be used to generate Unicode characters.</w:t>
      </w:r>
    </w:p>
    <w:p w:rsidR="004E6090" w:rsidRDefault="004E6090" w:rsidP="004E6090">
      <w:pPr>
        <w:pStyle w:val="Codeexample"/>
        <w:rPr>
          <w:ins w:id="3374" w:author="Sammartano, Marc (BIC USA)" w:date="2014-08-22T17:46:00Z"/>
        </w:rPr>
      </w:pPr>
      <w:ins w:id="3375" w:author="Sammartano, Marc (BIC USA)" w:date="2014-08-22T17:46:00Z">
        <w:r>
          <w:t>PRI</w:t>
        </w:r>
        <w:r w:rsidR="00E86944">
          <w:t>NT CHR$(16*4 + 3)</w:t>
        </w:r>
        <w:r w:rsidR="00E86944">
          <w:tab/>
        </w:r>
        <w:r w:rsidR="00E86944">
          <w:tab/>
        </w:r>
        <w:r>
          <w:t xml:space="preserve">% </w:t>
        </w:r>
      </w:ins>
      <w:ins w:id="3376" w:author="Sammartano, Marc (BIC USA)" w:date="2014-08-22T17:51:00Z">
        <w:r>
          <w:t>Hexadecimal 43 is t</w:t>
        </w:r>
      </w:ins>
      <w:ins w:id="3377" w:author="Sammartano, Marc (BIC USA)" w:date="2014-08-22T17:46:00Z">
        <w:r>
          <w:t>he character "C". This prints: C</w:t>
        </w:r>
      </w:ins>
    </w:p>
    <w:p w:rsidR="004E6090" w:rsidRPr="00D1460F" w:rsidRDefault="004E6090" w:rsidP="004E6090">
      <w:pPr>
        <w:pStyle w:val="Codeexample"/>
      </w:pPr>
      <w:ins w:id="3378" w:author="Sammartano, Marc (BIC USA)" w:date="2014-08-22T17:45:00Z">
        <w:r>
          <w:t>PRINT CHR$(</w:t>
        </w:r>
      </w:ins>
      <w:ins w:id="3379" w:author="Sammartano, Marc (BIC USA)" w:date="2014-08-22T17:47:00Z">
        <w:r>
          <w:t>9</w:t>
        </w:r>
      </w:ins>
      <w:ins w:id="3380" w:author="Sammartano, Marc (BIC USA)" w:date="2014-08-22T17:50:00Z">
        <w:r>
          <w:t>45</w:t>
        </w:r>
      </w:ins>
      <w:ins w:id="3381" w:author="Sammartano, Marc (BIC USA)" w:date="2014-08-22T17:47:00Z">
        <w:r>
          <w:t>, 946</w:t>
        </w:r>
      </w:ins>
      <w:ins w:id="3382" w:author="Sammartano, Marc (BIC USA)" w:date="2014-08-22T17:45:00Z">
        <w:r w:rsidR="00E86944">
          <w:t>)</w:t>
        </w:r>
        <w:r w:rsidR="00E86944">
          <w:tab/>
        </w:r>
        <w:r>
          <w:tab/>
          <w:t xml:space="preserve">% </w:t>
        </w:r>
      </w:ins>
      <w:ins w:id="3383" w:author="Sammartano, Marc (BIC USA)" w:date="2014-08-22T19:52:00Z">
        <w:r w:rsidR="00E86944">
          <w:t>Decimal for t</w:t>
        </w:r>
      </w:ins>
      <w:ins w:id="3384" w:author="Sammartano, Marc (BIC USA)" w:date="2014-08-22T19:51:00Z">
        <w:r w:rsidR="00E86944">
          <w:t xml:space="preserve">he characters </w:t>
        </w:r>
      </w:ins>
      <w:ins w:id="3385" w:author="Sammartano, Marc (BIC USA)" w:date="2014-08-22T17:49:00Z">
        <w:r>
          <w:t>alpha and beta</w:t>
        </w:r>
      </w:ins>
      <w:ins w:id="3386" w:author="Sammartano, Marc (BIC USA)" w:date="2014-08-22T17:45:00Z">
        <w:r>
          <w:t>:</w:t>
        </w:r>
      </w:ins>
      <w:ins w:id="3387" w:author="Sammartano, Marc (BIC USA)" w:date="2014-08-22T19:52:00Z">
        <w:r w:rsidR="00E86944">
          <w:t xml:space="preserve"> Prints:</w:t>
        </w:r>
      </w:ins>
      <w:ins w:id="3388" w:author="Sammartano, Marc (BIC USA)" w:date="2014-08-22T17:45:00Z">
        <w:r>
          <w:t xml:space="preserve"> </w:t>
        </w:r>
      </w:ins>
      <w:ins w:id="3389" w:author="Sammartano, Marc (BIC USA)" w:date="2014-08-22T17:49:00Z">
        <w:r>
          <w:rPr>
            <w:rFonts w:ascii="Times New Roman" w:hAnsi="Times New Roman" w:cs="Times New Roman"/>
          </w:rPr>
          <w:t>αβ</w:t>
        </w:r>
      </w:ins>
    </w:p>
    <w:p w:rsidR="00EF672D" w:rsidRPr="00D1460F" w:rsidRDefault="00AF288A" w:rsidP="00EB1F62">
      <w:pPr>
        <w:pStyle w:val="Heading2"/>
        <w:rPr>
          <w:rFonts w:eastAsia="Times New Roman"/>
        </w:rPr>
      </w:pPr>
      <w:bookmarkStart w:id="3390" w:name="_Toc397896375"/>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3390"/>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3391" w:name="_Toc397896376"/>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3391"/>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3392" w:name="_Toc397896377"/>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3392"/>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3393" w:name="_Toc397896378"/>
      <w:r>
        <w:rPr>
          <w:rFonts w:eastAsia="Times New Roman"/>
        </w:rPr>
        <w:t>REPLACE$(&lt;target_sexp&gt;, &lt;argument_sexp&gt;, &lt;replace_sexp&gt;)</w:t>
      </w:r>
      <w:bookmarkEnd w:id="3393"/>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3394" w:name="_Toc397896379"/>
      <w:r w:rsidRPr="000A24BA">
        <w:rPr>
          <w:rFonts w:eastAsia="Times New Roman"/>
        </w:rPr>
        <w:lastRenderedPageBreak/>
        <w:t>WORD$(&lt;source_sexp&gt;, &lt;n_nexp&gt; {, &lt;</w:t>
      </w:r>
      <w:r w:rsidR="009503FB">
        <w:rPr>
          <w:rFonts w:eastAsia="Times New Roman"/>
        </w:rPr>
        <w:t>test</w:t>
      </w:r>
      <w:r w:rsidRPr="000A24BA">
        <w:rPr>
          <w:rFonts w:eastAsia="Times New Roman"/>
        </w:rPr>
        <w:t>_sexp&gt;})</w:t>
      </w:r>
      <w:bookmarkEnd w:id="3394"/>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3395" w:name="_Toc397896380"/>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3395"/>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3396" w:name="_Toc397896381"/>
      <w:r w:rsidRPr="00D1460F">
        <w:rPr>
          <w:rFonts w:eastAsia="Times New Roman"/>
        </w:rPr>
        <w:t>LOWER$(</w:t>
      </w:r>
      <w:r w:rsidRPr="00D1460F">
        <w:t>&lt;sexp&gt;</w:t>
      </w:r>
      <w:r w:rsidR="00EF672D" w:rsidRPr="00D1460F">
        <w:rPr>
          <w:rFonts w:eastAsia="Times New Roman"/>
        </w:rPr>
        <w:t>)</w:t>
      </w:r>
      <w:bookmarkEnd w:id="3396"/>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3397" w:name="_Toc397896382"/>
      <w:r w:rsidRPr="00D1460F">
        <w:rPr>
          <w:rFonts w:eastAsia="Times New Roman"/>
        </w:rPr>
        <w:t>UPPER$(</w:t>
      </w:r>
      <w:r w:rsidR="00CA49F0" w:rsidRPr="00D1460F">
        <w:t>&lt;sexp&gt;</w:t>
      </w:r>
      <w:r w:rsidR="00AF288A">
        <w:rPr>
          <w:rFonts w:eastAsia="Times New Roman"/>
        </w:rPr>
        <w:t>)</w:t>
      </w:r>
      <w:bookmarkEnd w:id="3397"/>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3398" w:name="_Toc397896383"/>
      <w:r>
        <w:rPr>
          <w:rFonts w:eastAsia="Times New Roman"/>
        </w:rPr>
        <w:t>VERSION$()</w:t>
      </w:r>
      <w:bookmarkEnd w:id="3398"/>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3399" w:name="_Toc397896384"/>
      <w:r>
        <w:rPr>
          <w:rFonts w:eastAsia="Times New Roman"/>
        </w:rPr>
        <w:t>INT$(&lt;nexp&gt;)</w:t>
      </w:r>
      <w:bookmarkEnd w:id="3399"/>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3400" w:name="_Toc397896385"/>
      <w:r>
        <w:rPr>
          <w:rFonts w:eastAsia="Times New Roman"/>
        </w:rPr>
        <w:t>HEX$(&lt;nexp&gt;)</w:t>
      </w:r>
      <w:bookmarkEnd w:id="3400"/>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3401" w:name="_Toc397896386"/>
      <w:r>
        <w:lastRenderedPageBreak/>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3401"/>
    </w:p>
    <w:p w:rsidR="007D0BE8" w:rsidRDefault="007D0BE8" w:rsidP="007D0BE8">
      <w:r>
        <w:t>Returns a string representing the octal representation of the numeric expression.</w:t>
      </w:r>
    </w:p>
    <w:p w:rsidR="007D0BE8" w:rsidRDefault="007D0BE8" w:rsidP="00EB1F62">
      <w:pPr>
        <w:pStyle w:val="Heading2"/>
      </w:pPr>
      <w:bookmarkStart w:id="3402" w:name="_Toc397896387"/>
      <w:r>
        <w:t>BIN$(&lt;nexp&gt;)</w:t>
      </w:r>
      <w:bookmarkEnd w:id="3402"/>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3403" w:name="_Toc397896388"/>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3403"/>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3404" w:name="_Toc397896389"/>
      <w:r>
        <w:t>Locale</w:t>
      </w:r>
      <w:r w:rsidR="004544DB">
        <w:t xml:space="preserve"> expression</w:t>
      </w:r>
      <w:bookmarkEnd w:id="3404"/>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lastRenderedPageBreak/>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3405" w:name="_Toc397896390"/>
      <w:r>
        <w:t>Format expression</w:t>
      </w:r>
      <w:bookmarkEnd w:id="3405"/>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Default="00A46E57" w:rsidP="00A46E57">
      <w:pPr>
        <w:pStyle w:val="Codeexample"/>
      </w:pPr>
      <w:r>
        <w:t>PRINT USING</w:t>
      </w:r>
      <w:r w:rsidR="00761086">
        <w:t>$</w:t>
      </w:r>
      <w:r>
        <w:t>(</w:t>
      </w:r>
      <w:r w:rsidRPr="00B81CDA">
        <w:t>""</w:t>
      </w:r>
      <w:r>
        <w:t>,</w:t>
      </w:r>
      <w:r w:rsidRPr="00B81CDA">
        <w:t>"</w:t>
      </w:r>
      <w:r>
        <w:t>Pi is approximately %f</w:t>
      </w:r>
      <w:r w:rsidR="007158B3">
        <w:t>.</w:t>
      </w:r>
      <w:r w:rsidRPr="00B81CDA">
        <w:t>"</w:t>
      </w:r>
      <w:r>
        <w:t xml:space="preserve">, </w:t>
      </w:r>
      <w:r w:rsidR="00196AF1">
        <w:t>PI</w:t>
      </w:r>
      <w:r>
        <w:t>())</w:t>
      </w:r>
      <w:r w:rsidR="00E62B8E">
        <w:tab/>
      </w:r>
      <w:r w:rsidR="00E62B8E">
        <w:sym w:font="Wingdings" w:char="F0DF"/>
      </w:r>
      <w:r w:rsidR="00E62B8E">
        <w:t xml:space="preserve"> function call</w:t>
      </w:r>
    </w:p>
    <w:p w:rsidR="00E62B8E" w:rsidRDefault="00E62B8E" w:rsidP="00E62B8E">
      <w:pPr>
        <w:pStyle w:val="Codeexample"/>
      </w:pPr>
      <w:r>
        <w:t>Pi is approximately 3.141593.</w:t>
      </w:r>
      <w:r>
        <w:tab/>
      </w:r>
      <w:r>
        <w:tab/>
      </w:r>
      <w:r>
        <w:tab/>
      </w:r>
      <w:r>
        <w:tab/>
      </w:r>
      <w:r>
        <w:sym w:font="Wingdings" w:char="F0DF"/>
      </w:r>
      <w: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lastRenderedPageBreak/>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w:t>
      </w:r>
      <w:del w:id="3406" w:author="Sammartano, Marc (BIC USA)" w:date="2014-08-13T16:59:00Z">
        <w:r w:rsidR="006D6164" w:rsidDel="00122555">
          <w:delText xml:space="preserve"> </w:delText>
        </w:r>
      </w:del>
      <w:r w:rsidR="006D6164">
        <w:t xml:space="preserv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Default="00AB6136" w:rsidP="00AB6136">
      <w:pPr>
        <w:pStyle w:val="Codeexample"/>
      </w:pPr>
      <w:r>
        <w:t>PRINT USING$(</w:t>
      </w:r>
      <w:r w:rsidRPr="00B81CDA">
        <w:t>""</w:t>
      </w:r>
      <w:r>
        <w:t xml:space="preserve">, </w:t>
      </w:r>
      <w:r w:rsidRPr="00B81CDA">
        <w:t>"</w:t>
      </w:r>
      <w:r>
        <w:t>The time is: %tI:%&lt;tM:%&lt;tS %&lt;Tp</w:t>
      </w:r>
      <w:r w:rsidRPr="00B81CDA">
        <w:t>"</w:t>
      </w:r>
      <w:r>
        <w:t>, time())</w:t>
      </w:r>
      <w:r>
        <w:tab/>
        <w:t>% the hard way</w:t>
      </w:r>
    </w:p>
    <w:p w:rsidR="00AB6136" w:rsidRPr="002F63F5" w:rsidRDefault="00AB6136" w:rsidP="00AB6136">
      <w:pPr>
        <w:pStyle w:val="Codeexample"/>
      </w:pPr>
      <w:r>
        <w:t>PRINT USING$(</w:t>
      </w:r>
      <w:r w:rsidRPr="00B81CDA">
        <w:t>""</w:t>
      </w:r>
      <w:r>
        <w:t xml:space="preserve">, </w:t>
      </w:r>
      <w:r w:rsidRPr="00B81CDA">
        <w:t>"</w:t>
      </w:r>
      <w:r>
        <w:t>The time is: %tr</w:t>
      </w:r>
      <w:r w:rsidRPr="00B81CDA">
        <w:t>"</w:t>
      </w:r>
      <w:r>
        <w:t>, time())</w:t>
      </w:r>
      <w:r>
        <w:tab/>
      </w:r>
      <w:r>
        <w:tab/>
      </w:r>
      <w:r>
        <w:tab/>
      </w:r>
      <w:r>
        <w:tab/>
        <w:t>% same thing!</w:t>
      </w:r>
    </w:p>
    <w:p w:rsidR="00AB6136" w:rsidRDefault="00AB6136" w:rsidP="00AB6136">
      <w:pPr>
        <w:pStyle w:val="Codeexample"/>
      </w:pPr>
      <w:r>
        <w:t>02:27:16 PM</w:t>
      </w:r>
      <w:r>
        <w:tab/>
      </w:r>
      <w:r>
        <w:tab/>
      </w:r>
      <w:r>
        <w:tab/>
      </w:r>
      <w:r>
        <w:tab/>
      </w:r>
      <w:r>
        <w:tab/>
      </w:r>
      <w:r>
        <w:tab/>
      </w:r>
      <w:r>
        <w:sym w:font="Wingdings" w:char="F0DF"/>
      </w:r>
      <w:r>
        <w:t xml:space="preserve"> example of printed output</w:t>
      </w:r>
    </w:p>
    <w:p w:rsidR="00AB6136" w:rsidRDefault="00AB6136" w:rsidP="002F63F5">
      <w:pPr>
        <w:pStyle w:val="Codeexample"/>
      </w:pPr>
    </w:p>
    <w:p w:rsidR="006D6164" w:rsidRDefault="006D6164" w:rsidP="002F63F5">
      <w:pPr>
        <w:pStyle w:val="Codeexample"/>
      </w:pPr>
      <w:r>
        <w:t>t = TIME(2001, 2, 3, 4, 5, 6)</w:t>
      </w:r>
      <w:r w:rsidR="00AB6136">
        <w:tab/>
      </w:r>
      <w:r w:rsidR="00AB6136">
        <w:tab/>
      </w:r>
      <w:r w:rsidR="00AB6136">
        <w:tab/>
      </w:r>
      <w:r w:rsidR="00AB6136">
        <w:tab/>
        <w:t>% set 2001/02/03 04:05:06</w:t>
      </w:r>
    </w:p>
    <w:p w:rsidR="006D6164" w:rsidRDefault="006D6164" w:rsidP="002F63F5">
      <w:pPr>
        <w:pStyle w:val="Codeexample"/>
      </w:pPr>
      <w:r>
        <w:t>PRINT USING$(</w:t>
      </w:r>
      <w:r w:rsidRPr="00B81CDA">
        <w:t>"</w:t>
      </w:r>
      <w:r>
        <w:t>sv</w:t>
      </w:r>
      <w:r w:rsidRPr="00B81CDA">
        <w:t>"</w:t>
      </w:r>
      <w:r>
        <w:t xml:space="preserve">, </w:t>
      </w:r>
      <w:r w:rsidRPr="00B81CDA">
        <w:t>"</w:t>
      </w:r>
      <w:r>
        <w:t>%tA</w:t>
      </w:r>
      <w:r w:rsidRPr="00B81CDA">
        <w:t>"</w:t>
      </w:r>
      <w:r>
        <w:t>, int(t))</w:t>
      </w:r>
      <w:r>
        <w:tab/>
      </w:r>
      <w:r>
        <w:tab/>
      </w:r>
      <w:r w:rsidR="00AB6136">
        <w:tab/>
      </w:r>
      <w:r>
        <w:t>%</w:t>
      </w:r>
      <w:r w:rsidR="00AB6136">
        <w:t xml:space="preserve"> day in Swedish,</w:t>
      </w:r>
      <w:r>
        <w:t xml:space="preserve"> prints </w:t>
      </w:r>
      <w:r w:rsidRPr="00B81CDA">
        <w:t>"</w:t>
      </w:r>
      <w:r>
        <w:t>lördag</w:t>
      </w:r>
      <w:r w:rsidRPr="00B81CDA">
        <w:t>"</w:t>
      </w:r>
    </w:p>
    <w:p w:rsidR="00AB6136" w:rsidRDefault="00AB6136" w:rsidP="00AB6136">
      <w:pPr>
        <w:pStyle w:val="Codeexample"/>
      </w:pPr>
      <w:r>
        <w:t>PRINT USING$(</w:t>
      </w:r>
      <w:r w:rsidRPr="00B81CDA">
        <w:t>"</w:t>
      </w:r>
      <w:r>
        <w:t>es</w:t>
      </w:r>
      <w:r w:rsidRPr="00B81CDA">
        <w:t>"</w:t>
      </w:r>
      <w:r>
        <w:t xml:space="preserve">, </w:t>
      </w:r>
      <w:r w:rsidRPr="00B81CDA">
        <w:t>"</w:t>
      </w:r>
      <w:r>
        <w:t>%tB</w:t>
      </w:r>
      <w:r w:rsidRPr="00B81CDA">
        <w:t>"</w:t>
      </w:r>
      <w:r>
        <w:t>, int(t))</w:t>
      </w:r>
      <w:r>
        <w:tab/>
      </w:r>
      <w:r>
        <w:tab/>
      </w:r>
      <w:r>
        <w:tab/>
        <w:t xml:space="preserve">% month in Spanish, prints </w:t>
      </w:r>
      <w:r w:rsidRPr="00B81CDA">
        <w:t>"</w:t>
      </w:r>
      <w:r>
        <w:t>febrero</w:t>
      </w:r>
      <w:r w:rsidRPr="00B81CDA">
        <w:t>"</w:t>
      </w:r>
    </w:p>
    <w:p w:rsidR="00AB6136" w:rsidRDefault="00AB6136" w:rsidP="00AB6136">
      <w:pPr>
        <w:pStyle w:val="Codeexample"/>
      </w:pPr>
      <w:r>
        <w:t>PRINT USING$(</w:t>
      </w:r>
      <w:r w:rsidRPr="00B81CDA">
        <w:t>""</w:t>
      </w:r>
      <w:r>
        <w:t xml:space="preserve">, </w:t>
      </w:r>
      <w:r w:rsidRPr="00B81CDA">
        <w:t>"</w:t>
      </w:r>
      <w:r>
        <w:t>%tY/%tm/%td</w:t>
      </w:r>
      <w:r w:rsidRPr="00B81CDA">
        <w:t>"</w:t>
      </w:r>
      <w:r>
        <w:t>, int(t)</w:t>
      </w:r>
      <w:r w:rsidRPr="00AB6136">
        <w:t xml:space="preserve"> </w:t>
      </w:r>
      <w:r>
        <w:t>, int(t), int(t))</w:t>
      </w:r>
      <w:r>
        <w:tab/>
        <w:t xml:space="preserve">% prints </w:t>
      </w:r>
      <w:r w:rsidRPr="00B81CDA">
        <w:t>"</w:t>
      </w:r>
      <w:r>
        <w:t>2001/02/03</w:t>
      </w:r>
      <w:r w:rsidRPr="00B81CDA">
        <w:t>"</w:t>
      </w:r>
    </w:p>
    <w:p w:rsidR="00777B9E" w:rsidRDefault="00777B9E" w:rsidP="00777B9E">
      <w:pPr>
        <w:pStyle w:val="Codeexample"/>
      </w:pPr>
      <w:r>
        <w:t xml:space="preserve">PRINT USING$( , </w:t>
      </w:r>
      <w:r w:rsidRPr="00B81CDA">
        <w:t>"</w:t>
      </w:r>
      <w:r>
        <w:t>%</w:t>
      </w:r>
      <w:del w:id="3407" w:author="Sammartano, Marc (BIC USA)" w:date="2014-09-06T22:22:00Z">
        <w:r w:rsidDel="009A792E">
          <w:delText>&lt;</w:delText>
        </w:r>
      </w:del>
      <w:r>
        <w:t>tY/%&lt;tm/%&lt;td</w:t>
      </w:r>
      <w:r w:rsidRPr="00B81CDA">
        <w:t>"</w:t>
      </w:r>
      <w:r>
        <w:t>, int(t))</w:t>
      </w:r>
      <w:r>
        <w:tab/>
      </w:r>
      <w:r>
        <w:tab/>
      </w:r>
      <w:r>
        <w:tab/>
        <w:t xml:space="preserve">% prints </w:t>
      </w:r>
      <w:r w:rsidRPr="00B81CDA">
        <w:t>"</w:t>
      </w:r>
      <w:r>
        <w:t>2001/02/03</w:t>
      </w:r>
      <w:r w:rsidRPr="00B81CDA">
        <w:t>"</w:t>
      </w:r>
    </w:p>
    <w:p w:rsidR="00777B9E" w:rsidRDefault="00777B9E" w:rsidP="00AB6136">
      <w:pPr>
        <w:pStyle w:val="Codeexample"/>
      </w:pPr>
    </w:p>
    <w:p w:rsidR="00777B9E" w:rsidRDefault="00777B9E" w:rsidP="00777B9E">
      <w:pPr>
        <w:pStyle w:val="Codeexample"/>
      </w:pPr>
      <w:r>
        <w:t xml:space="preserve">PRINT USING$( </w:t>
      </w:r>
      <w:r w:rsidRPr="00B81CDA">
        <w:t>"</w:t>
      </w:r>
      <w:r>
        <w:t>en_GB</w:t>
      </w:r>
      <w:r w:rsidRPr="00B81CDA">
        <w:t>"</w:t>
      </w:r>
      <w:r>
        <w:t xml:space="preserve">, </w:t>
      </w:r>
      <w:r w:rsidRPr="00B81CDA">
        <w:t>"</w:t>
      </w:r>
      <w:r>
        <w:t>%</w:t>
      </w:r>
      <w:del w:id="3408" w:author="Sammartano, Marc (BIC USA)" w:date="2014-09-06T22:22:00Z">
        <w:r w:rsidDel="009A792E">
          <w:delText>&lt;</w:delText>
        </w:r>
      </w:del>
      <w:r>
        <w:t>tY/%&lt;tm/%&lt;td</w:t>
      </w:r>
      <w:r w:rsidRPr="00B81CDA">
        <w:t>"</w:t>
      </w:r>
      <w:r>
        <w:t>, int(t))</w:t>
      </w:r>
      <w:r>
        <w:tab/>
      </w:r>
      <w:r>
        <w:tab/>
        <w:t xml:space="preserve">% </w:t>
      </w:r>
      <w:r w:rsidR="00E16070">
        <w:t xml:space="preserve">??? </w:t>
      </w:r>
      <w:r>
        <w:t xml:space="preserve">prints </w:t>
      </w:r>
      <w:r w:rsidRPr="00B81CDA">
        <w:t>"</w:t>
      </w:r>
      <w:r>
        <w:t>21:05:06</w:t>
      </w:r>
      <w:r w:rsidRPr="00B81CDA">
        <w:t>"</w:t>
      </w:r>
    </w:p>
    <w:p w:rsidR="00777B9E" w:rsidRDefault="00777B9E" w:rsidP="00777B9E">
      <w:pPr>
        <w:pStyle w:val="Codeexample"/>
      </w:pPr>
      <w:r>
        <w:t xml:space="preserve">PRINT USING$( </w:t>
      </w:r>
      <w:r w:rsidRPr="00B81CDA">
        <w:t>"</w:t>
      </w:r>
      <w:r>
        <w:t>in_IN</w:t>
      </w:r>
      <w:r w:rsidRPr="00B81CDA">
        <w:t>"</w:t>
      </w:r>
      <w:r>
        <w:t xml:space="preserve">, </w:t>
      </w:r>
      <w:r w:rsidRPr="00B81CDA">
        <w:t>"</w:t>
      </w:r>
      <w:r>
        <w:t>%</w:t>
      </w:r>
      <w:del w:id="3409" w:author="Sammartano, Marc (BIC USA)" w:date="2014-09-06T22:22:00Z">
        <w:r w:rsidDel="009A792E">
          <w:delText>&lt;</w:delText>
        </w:r>
      </w:del>
      <w:r>
        <w:t>tY/%&lt;tm/%&lt;td</w:t>
      </w:r>
      <w:r w:rsidRPr="00B81CDA">
        <w:t>"</w:t>
      </w:r>
      <w:r>
        <w:t>, int(t))</w:t>
      </w:r>
      <w:r>
        <w:tab/>
      </w:r>
      <w:r>
        <w:tab/>
        <w:t xml:space="preserve">% </w:t>
      </w:r>
      <w:r w:rsidR="00E16070">
        <w:t xml:space="preserve">??? </w:t>
      </w:r>
      <w:r>
        <w:t xml:space="preserve">prints </w:t>
      </w:r>
      <w:r w:rsidRPr="00B81CDA">
        <w:t>"</w:t>
      </w:r>
      <w:r>
        <w:t>21:05:06</w:t>
      </w:r>
      <w:r w:rsidRPr="00B81CDA">
        <w:t>"</w:t>
      </w:r>
    </w:p>
    <w:p w:rsidR="00AB6136" w:rsidRDefault="00E16070" w:rsidP="00AB6136">
      <w:pPr>
        <w:pStyle w:val="Codeexample"/>
      </w:pPr>
      <w:r>
        <w:t>Note</w:t>
      </w:r>
      <w:r w:rsidR="00777B9E">
        <w:t>: printed for your local time</w:t>
      </w:r>
      <w:del w:id="3410" w:author="Sammartano, Marc (BIC USA)" w:date="2014-08-13T16:59:00Z">
        <w:r w:rsidR="00777B9E" w:rsidDel="00122555">
          <w:delText xml:space="preserve"> </w:delText>
        </w:r>
      </w:del>
      <w:r w:rsidR="00777B9E">
        <w:t>zone (</w:t>
      </w:r>
      <w:r>
        <w:t>mine is GMT-7 in February</w:t>
      </w:r>
      <w:r w:rsidR="00777B9E">
        <w:t xml:space="preserve">), regardless of </w:t>
      </w:r>
      <w:r>
        <w:t>locale.</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p w:rsidR="002D399E" w:rsidRDefault="005F0ACB" w:rsidP="00AD13B3">
      <w:pPr>
        <w:pStyle w:val="Codeexample"/>
        <w:jc w:val="cente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73pt;margin-top:10.4pt;width:62.3pt;height:13.55pt;flip:x;z-index:251660288" o:connectortype="straight"/>
        </w:pict>
      </w:r>
      <w:r>
        <w:rPr>
          <w:noProof/>
        </w:rPr>
        <w:pict>
          <v:shape id="_x0000_s1029" type="#_x0000_t32" style="position:absolute;left:0;text-align:left;margin-left:267.75pt;margin-top:10.8pt;width:18pt;height:12.75pt;flip:x;z-index:251659264" o:connectortype="straight"/>
        </w:pict>
      </w:r>
      <w:r>
        <w:rPr>
          <w:noProof/>
        </w:rPr>
        <w:pict>
          <v:shape id="_x0000_s1028" type="#_x0000_t32" style="position:absolute;left:0;text-align:left;margin-left:243.4pt;margin-top:10.4pt;width:14.45pt;height:12.75pt;z-index:251658240" o:connectortype="straight"/>
        </w:pict>
      </w:r>
      <w:r>
        <w:rPr>
          <w:noProof/>
        </w:rPr>
        <w:pict>
          <v:shape id="_x0000_s1026" type="#_x0000_t32" style="position:absolute;left:0;text-align:left;margin-left:171.3pt;margin-top:11.45pt;width:71.35pt;height:12.5pt;z-index:251656192" o:connectortype="straight"/>
        </w:pict>
      </w:r>
      <w:r w:rsidR="002D399E" w:rsidRPr="00B81CDA">
        <w:t>"</w:t>
      </w:r>
      <w:r w:rsidR="002D399E">
        <w:t>%&lt;</w:t>
      </w:r>
      <w:r w:rsidR="00717C32">
        <w:t>index</w:t>
      </w:r>
      <w:r w:rsidR="002D399E">
        <w:t>&gt;</w:t>
      </w:r>
      <w:r w:rsidR="00F40500">
        <w:t>&lt;</w:t>
      </w:r>
      <w:r w:rsidR="00717C32">
        <w:t>flags</w:t>
      </w:r>
      <w:r w:rsidR="00F40500">
        <w:t>&gt;</w:t>
      </w:r>
      <w:r w:rsidR="002D399E">
        <w:t>&lt;width&gt;.&lt;precision&gt;&lt;specifier&gt;</w:t>
      </w:r>
      <w:r w:rsidR="002D399E" w:rsidRPr="00B81CDA">
        <w:t>"</w:t>
      </w:r>
    </w:p>
    <w:p w:rsidR="00AD13B3" w:rsidRDefault="005F0ACB" w:rsidP="00AD13B3">
      <w:pPr>
        <w:pStyle w:val="Codeexample"/>
        <w:jc w:val="center"/>
      </w:pPr>
      <w:r>
        <w:rPr>
          <w:noProof/>
        </w:rPr>
        <w:pict>
          <v:shape id="_x0000_s1027" type="#_x0000_t32" style="position:absolute;left:0;text-align:left;margin-left:209.9pt;margin-top:1.05pt;width:41.35pt;height:11.4pt;z-index:251657216" o:connectortype="straight"/>
        </w:pict>
      </w:r>
    </w:p>
    <w:p w:rsidR="004A72DD" w:rsidRDefault="004A72DD" w:rsidP="00AD13B3">
      <w:pPr>
        <w:pStyle w:val="Codeexample"/>
        <w:jc w:val="center"/>
      </w:pPr>
      <w:r w:rsidRPr="00B81CDA">
        <w:t>"</w:t>
      </w:r>
      <w:r>
        <w:t>%</w:t>
      </w:r>
      <w:r w:rsidR="00717C32">
        <w:t>3</w:t>
      </w:r>
      <w:r w:rsidR="00B8322C">
        <w:t>$</w:t>
      </w:r>
      <w:r w:rsidR="00AD13B3">
        <w:t>-,15.4f</w:t>
      </w:r>
      <w:r w:rsidRPr="00B81CDA">
        <w:t>"</w:t>
      </w:r>
    </w:p>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FF0AED" w:rsidRDefault="00FF0AED" w:rsidP="00FF0AED">
      <w:pPr>
        <w:pStyle w:val="Codeexample"/>
        <w:rPr>
          <w:b w:val="0"/>
        </w:rPr>
      </w:pPr>
      <w:r>
        <w:t>PRINT USING$(</w:t>
      </w:r>
      <w:r w:rsidR="009C1F27" w:rsidRPr="00B81CDA">
        <w:t>""</w:t>
      </w:r>
      <w:r w:rsidR="009C1F27">
        <w:t xml:space="preserve">, </w:t>
      </w:r>
      <w:r w:rsidRPr="00B81CDA">
        <w:t>"</w:t>
      </w:r>
      <w:r>
        <w:t>%3$s %s %s</w:t>
      </w:r>
      <w:r w:rsidRPr="00B81CDA">
        <w:t>"</w:t>
      </w:r>
      <w:r>
        <w:t xml:space="preserve">, </w:t>
      </w:r>
      <w:r w:rsidRPr="00B81CDA">
        <w:t>"</w:t>
      </w:r>
      <w:r>
        <w:t>a</w:t>
      </w:r>
      <w:r w:rsidRPr="00B81CDA">
        <w:t>"</w:t>
      </w:r>
      <w:r>
        <w:t xml:space="preserve">, </w:t>
      </w:r>
      <w:r w:rsidRPr="00B81CDA">
        <w:t>"</w:t>
      </w:r>
      <w:r>
        <w:t>b</w:t>
      </w:r>
      <w:r w:rsidRPr="00B81CDA">
        <w:t>"</w:t>
      </w:r>
      <w:r>
        <w:t xml:space="preserve">, </w:t>
      </w:r>
      <w:r w:rsidRPr="00B81CDA">
        <w:t>"</w:t>
      </w:r>
      <w:r>
        <w:t>c</w:t>
      </w:r>
      <w:r w:rsidRPr="00B81CDA">
        <w:t>"</w:t>
      </w:r>
      <w:r>
        <w:t>)</w:t>
      </w:r>
      <w:r w:rsidR="00142BB0">
        <w:tab/>
      </w:r>
      <w:r>
        <w:t xml:space="preserve">% prints </w:t>
      </w:r>
      <w:r w:rsidR="009C1F27" w:rsidRPr="00B81CDA">
        <w:t>"</w:t>
      </w:r>
      <w:r>
        <w:t>c a b</w:t>
      </w:r>
      <w:r w:rsidR="009C1F27" w:rsidRPr="00B81CDA">
        <w:t>"</w:t>
      </w:r>
    </w:p>
    <w:p w:rsidR="00B8322C" w:rsidRDefault="00B8322C" w:rsidP="00E61167">
      <w:r>
        <w:t xml:space="preserve">The special argument index </w:t>
      </w:r>
      <w:r w:rsidRPr="00B81CDA">
        <w:t>"</w:t>
      </w:r>
      <w:r>
        <w:t>&lt;</w:t>
      </w:r>
      <w:r w:rsidRPr="00B81CDA">
        <w:t>"</w:t>
      </w:r>
      <w:r>
        <w:t xml:space="preserve"> lets you re</w:t>
      </w:r>
      <w:r w:rsidR="00234D48">
        <w:t>use an argument.</w:t>
      </w:r>
    </w:p>
    <w:p w:rsidR="00FF0AED" w:rsidRDefault="00FF0AED" w:rsidP="00FF0AED">
      <w:pPr>
        <w:pStyle w:val="Codeexample"/>
      </w:pPr>
      <w:r>
        <w:t>PRINT USING$(</w:t>
      </w:r>
      <w:r w:rsidRPr="00B81CDA">
        <w:t>"</w:t>
      </w:r>
      <w:r w:rsidR="009C1F27" w:rsidRPr="00B81CDA">
        <w:t>"</w:t>
      </w:r>
      <w:r w:rsidR="009C1F27">
        <w:t xml:space="preserve">, </w:t>
      </w:r>
      <w:r w:rsidR="009C1F27" w:rsidRPr="00B81CDA">
        <w:t>"</w:t>
      </w:r>
      <w:r w:rsidR="009C1F27">
        <w:t>%o %&lt;d %&lt;h</w:t>
      </w:r>
      <w:r w:rsidR="009C1F27" w:rsidRPr="00B81CDA">
        <w:t>"</w:t>
      </w:r>
      <w:r w:rsidR="009C1F27">
        <w:t>, int(64) )</w:t>
      </w:r>
      <w:r w:rsidR="00142BB0">
        <w:tab/>
      </w:r>
      <w:r w:rsidR="00142BB0">
        <w:tab/>
      </w:r>
      <w:r w:rsidR="009C1F27">
        <w:t xml:space="preserve">% prints </w:t>
      </w:r>
      <w:r w:rsidR="009C1F27" w:rsidRPr="00B81CDA">
        <w:t>"</w:t>
      </w:r>
      <w:r w:rsidR="009C1F27">
        <w:t>100 64 40</w:t>
      </w:r>
      <w:r w:rsidR="009C1F27" w:rsidRPr="00B81CDA">
        <w:t>"</w:t>
      </w:r>
    </w:p>
    <w:p w:rsidR="009C1F27" w:rsidRPr="009C1F27" w:rsidRDefault="009C1F27" w:rsidP="009C1F27">
      <w:r>
        <w:lastRenderedPageBreak/>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Default="00265B33" w:rsidP="00265B33">
      <w:pPr>
        <w:pStyle w:val="Codeexample"/>
      </w:pPr>
      <w:r w:rsidRPr="00B81CDA">
        <w:t>"</w:t>
      </w:r>
      <w:r>
        <w:t>%4s</w:t>
      </w:r>
      <w:r w:rsidRPr="00B81CDA">
        <w:t>"</w:t>
      </w:r>
      <w:r>
        <w:t xml:space="preserve">, </w:t>
      </w:r>
      <w:r w:rsidRPr="00B81CDA">
        <w:t>"</w:t>
      </w:r>
      <w:r>
        <w:t>foo</w:t>
      </w:r>
      <w:r w:rsidRPr="00B81CDA">
        <w:t>"</w:t>
      </w:r>
      <w:r>
        <w:tab/>
      </w:r>
      <w:r>
        <w:sym w:font="Wingdings" w:char="F0E0"/>
      </w:r>
      <w:r>
        <w:t xml:space="preserve"> </w:t>
      </w:r>
      <w:r w:rsidRPr="00B81CDA">
        <w:t>"</w:t>
      </w:r>
      <w:r>
        <w:t xml:space="preserve"> foo</w:t>
      </w:r>
      <w:r w:rsidRPr="00B81CDA">
        <w:t>"</w:t>
      </w:r>
    </w:p>
    <w:p w:rsidR="00265B33" w:rsidRDefault="00265B33" w:rsidP="00265B33">
      <w:pPr>
        <w:pStyle w:val="Codeexample"/>
      </w:pPr>
      <w:r w:rsidRPr="00B81CDA">
        <w:t>"</w:t>
      </w:r>
      <w:r>
        <w:t>%-4s</w:t>
      </w:r>
      <w:r w:rsidRPr="00B81CDA">
        <w:t>"</w:t>
      </w:r>
      <w:r>
        <w:t xml:space="preserve">, </w:t>
      </w:r>
      <w:r w:rsidRPr="00B81CDA">
        <w:t>"</w:t>
      </w:r>
      <w:r>
        <w:t>foo</w:t>
      </w:r>
      <w:r w:rsidRPr="00B81CDA">
        <w:t>"</w:t>
      </w:r>
      <w:r>
        <w:tab/>
      </w:r>
      <w:r>
        <w:sym w:font="Wingdings" w:char="F0E0"/>
      </w:r>
      <w:r>
        <w:t xml:space="preserve"> </w:t>
      </w:r>
      <w:r w:rsidRPr="00B81CDA">
        <w:t>"</w:t>
      </w:r>
      <w:r>
        <w:t xml:space="preserve">foo </w:t>
      </w:r>
      <w:r w:rsidRPr="00B81CDA">
        <w:t>"</w:t>
      </w:r>
    </w:p>
    <w:p w:rsidR="00265B33" w:rsidRDefault="00265B33" w:rsidP="00265B33">
      <w:pPr>
        <w:pStyle w:val="Codeexample"/>
      </w:pPr>
      <w:r w:rsidRPr="00B81CDA">
        <w:t>"</w:t>
      </w:r>
      <w:r>
        <w:t>%4.2s</w:t>
      </w:r>
      <w:r w:rsidRPr="00B81CDA">
        <w:t>"</w:t>
      </w:r>
      <w:r>
        <w:t xml:space="preserve">, </w:t>
      </w:r>
      <w:r w:rsidRPr="00B81CDA">
        <w:t>"</w:t>
      </w:r>
      <w:r>
        <w:t>foo</w:t>
      </w:r>
      <w:r w:rsidRPr="00B81CDA">
        <w:t>"</w:t>
      </w:r>
      <w:r>
        <w:tab/>
      </w:r>
      <w:r>
        <w:sym w:font="Wingdings" w:char="F0E0"/>
      </w:r>
      <w:r>
        <w:t xml:space="preserve"> </w:t>
      </w:r>
      <w:r w:rsidRPr="00B81CDA">
        <w:t>"</w:t>
      </w:r>
      <w:r>
        <w:t>fo</w:t>
      </w:r>
      <w:r w:rsidRPr="00B81CDA">
        <w:t>"</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2D399E"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 The characters used for the decimal point and the thousands separator depend on the locale:</w:t>
      </w:r>
    </w:p>
    <w:p w:rsidR="0026788B" w:rsidRDefault="0026788B" w:rsidP="0026788B">
      <w:pPr>
        <w:pStyle w:val="Codeexample"/>
      </w:pPr>
      <w:r w:rsidRPr="00B81CDA">
        <w:t>"</w:t>
      </w:r>
      <w:r>
        <w:t xml:space="preserve">1,234.5678     </w:t>
      </w:r>
      <w:r w:rsidRPr="00B81CDA">
        <w:t>"</w:t>
      </w:r>
      <w:r>
        <w:t xml:space="preserve"> for locale </w:t>
      </w:r>
      <w:r w:rsidRPr="00B81CDA">
        <w:t>"</w:t>
      </w:r>
      <w:r>
        <w:t>en</w:t>
      </w:r>
      <w:r w:rsidRPr="00B81CDA">
        <w:t>"</w:t>
      </w:r>
    </w:p>
    <w:p w:rsidR="0026788B" w:rsidRDefault="0026788B" w:rsidP="0026788B">
      <w:pPr>
        <w:pStyle w:val="Codeexample"/>
      </w:pPr>
      <w:r w:rsidRPr="00B81CDA">
        <w:t>"</w:t>
      </w:r>
      <w:r>
        <w:t xml:space="preserve">1 234,5678     </w:t>
      </w:r>
      <w:r w:rsidRPr="00B81CDA">
        <w:t>"</w:t>
      </w:r>
      <w:r>
        <w:t xml:space="preserve"> for locale </w:t>
      </w:r>
      <w:r w:rsidRPr="00B81CDA">
        <w:t>"</w:t>
      </w:r>
      <w:r>
        <w:t>fr</w:t>
      </w:r>
      <w:r w:rsidRPr="00B81CDA">
        <w:t>"</w:t>
      </w:r>
    </w:p>
    <w:p w:rsidR="0026788B" w:rsidRPr="002D399E" w:rsidRDefault="0026788B" w:rsidP="0026788B">
      <w:pPr>
        <w:pStyle w:val="Codeexample"/>
      </w:pPr>
      <w:r w:rsidRPr="00B81CDA">
        <w:t>"</w:t>
      </w:r>
      <w:r>
        <w:t xml:space="preserve">1.234,5678     </w:t>
      </w:r>
      <w:r w:rsidRPr="00B81CDA">
        <w:t>"</w:t>
      </w:r>
      <w:r>
        <w:t xml:space="preserve"> for locale </w:t>
      </w:r>
      <w:r w:rsidRPr="00B81CDA">
        <w:t>"</w:t>
      </w:r>
      <w:r>
        <w:t>it</w:t>
      </w:r>
      <w:r w:rsidRPr="00B81CDA">
        <w:t>"</w:t>
      </w:r>
    </w:p>
    <w:p w:rsidR="00102B95" w:rsidRDefault="00102B95" w:rsidP="00102B95">
      <w:pPr>
        <w:pStyle w:val="Heading3"/>
      </w:pPr>
      <w:bookmarkStart w:id="3411" w:name="_Toc397896391"/>
      <w:r>
        <w:lastRenderedPageBreak/>
        <w:t>Integer values</w:t>
      </w:r>
      <w:bookmarkEnd w:id="3411"/>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Default="00102B95" w:rsidP="00102B95">
      <w:pPr>
        <w:pStyle w:val="Codeexample"/>
      </w:pPr>
      <w:r>
        <w:t>PRINT USING$(</w:t>
      </w:r>
      <w:r w:rsidRPr="00B81CDA">
        <w:t>""</w:t>
      </w:r>
      <w:r>
        <w:t xml:space="preserve">, </w:t>
      </w:r>
      <w:r w:rsidRPr="00B81CDA">
        <w:t>"</w:t>
      </w:r>
      <w:r>
        <w:t>%d</w:t>
      </w:r>
      <w:r w:rsidRPr="00B81CDA">
        <w:t>"</w:t>
      </w:r>
      <w:r>
        <w:t>, 123)</w:t>
      </w:r>
      <w:r>
        <w:tab/>
      </w:r>
      <w:r>
        <w:tab/>
        <w:t>% ERROR!</w:t>
      </w:r>
    </w:p>
    <w:p w:rsidR="00102B95" w:rsidRDefault="00102B95" w:rsidP="00102B95">
      <w:pPr>
        <w:pStyle w:val="Codeexample"/>
      </w:pPr>
      <w:r>
        <w:t>PRINT USING$(</w:t>
      </w:r>
      <w:r w:rsidRPr="00B81CDA">
        <w:t>""</w:t>
      </w:r>
      <w:r>
        <w:t xml:space="preserve">, </w:t>
      </w:r>
      <w:r w:rsidRPr="00B81CDA">
        <w:t>"</w:t>
      </w:r>
      <w:r>
        <w:t>%d</w:t>
      </w:r>
      <w:r w:rsidRPr="00B81CDA">
        <w:t>"</w:t>
      </w:r>
      <w:r>
        <w:t>, INT(123))</w:t>
      </w:r>
      <w:r>
        <w:tab/>
        <w:t>% No error</w:t>
      </w:r>
    </w:p>
    <w:p w:rsidR="00102B95" w:rsidRDefault="00102B95" w:rsidP="00102B95">
      <w:r>
        <w:t xml:space="preserve">The functions that can produce integer values for </w:t>
      </w:r>
      <w:r w:rsidRPr="00142BB0">
        <w:rPr>
          <w:b/>
        </w:rPr>
        <w:t>USING$()</w:t>
      </w:r>
      <w:r>
        <w:t xml:space="preserve"> are:</w:t>
      </w:r>
    </w:p>
    <w:p w:rsidR="00515BE0" w:rsidRPr="00102B95" w:rsidRDefault="00515BE0" w:rsidP="00515BE0">
      <w:pPr>
        <w:pStyle w:val="ListParagraph"/>
      </w:pPr>
      <w:r>
        <w:t>INT()  BIN()  OCT()  HEX()</w:t>
      </w:r>
    </w:p>
    <w:p w:rsidR="00142BB0" w:rsidRDefault="00515BE0" w:rsidP="00515BE0">
      <w:pPr>
        <w:pStyle w:val="ListParagraph"/>
      </w:pPr>
      <w:r>
        <w:t xml:space="preserve">CEIL() </w:t>
      </w:r>
      <w:r w:rsidR="00142BB0">
        <w:t xml:space="preserve"> FLOOR()</w:t>
      </w:r>
    </w:p>
    <w:p w:rsidR="00515BE0" w:rsidRDefault="00515BE0" w:rsidP="00515BE0">
      <w:pPr>
        <w:pStyle w:val="ListParagraph"/>
      </w:pPr>
      <w:r>
        <w:t>ASCII()  UCODE()</w:t>
      </w:r>
    </w:p>
    <w:p w:rsidR="00142BB0" w:rsidRDefault="00515BE0" w:rsidP="00515BE0">
      <w:pPr>
        <w:pStyle w:val="ListParagraph"/>
      </w:pPr>
      <w:r>
        <w:t>BAND()  B</w:t>
      </w:r>
      <w:r w:rsidR="00142BB0">
        <w:t>OR()  BXOR()</w:t>
      </w:r>
    </w:p>
    <w:p w:rsidR="00102B95" w:rsidRDefault="00515BE0" w:rsidP="00515BE0">
      <w:pPr>
        <w:pStyle w:val="ListParagraph"/>
      </w:pPr>
      <w:r>
        <w:t>SHIFT()</w:t>
      </w:r>
      <w:r w:rsidR="00142BB0">
        <w:t xml:space="preserve"> </w:t>
      </w:r>
      <w:r w:rsidR="001E518D">
        <w:t xml:space="preserve"> TIME()</w:t>
      </w:r>
    </w:p>
    <w:p w:rsidR="00BA49C4" w:rsidRDefault="00BA49C4" w:rsidP="00BA49C4">
      <w:pPr>
        <w:pStyle w:val="Heading2"/>
      </w:pPr>
      <w:bookmarkStart w:id="3412" w:name="_Toc397896392"/>
      <w:r>
        <w:t>FORMAT_USING$(&lt;locale_sexp&gt;, &lt;format_sexp&gt;</w:t>
      </w:r>
      <w:r w:rsidR="00B23E47">
        <w:t xml:space="preserve"> { </w:t>
      </w:r>
      <w:r>
        <w:t>, &lt;exp&gt;</w:t>
      </w:r>
      <w:r w:rsidR="00B23E47">
        <w:t>}</w:t>
      </w:r>
      <w:r w:rsidR="00C66F8A">
        <w:t>...</w:t>
      </w:r>
      <w:r>
        <w:t>)</w:t>
      </w:r>
      <w:bookmarkEnd w:id="3412"/>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674A65" w:rsidRDefault="005970BB" w:rsidP="005970BB">
      <w:pPr>
        <w:pStyle w:val="Codeexample"/>
      </w:pPr>
      <w:r w:rsidRPr="00674A65">
        <w:t xml:space="preserve">string$ = </w:t>
      </w:r>
      <w:r>
        <w:t>FORMAT_USING("</w:t>
      </w:r>
      <w:r w:rsidRPr="00674A65">
        <w:t>"</w:t>
      </w:r>
      <w:r>
        <w:t>, "pi is not %d</w:t>
      </w:r>
      <w:r w:rsidRPr="00674A65">
        <w:t>"</w:t>
      </w:r>
      <w:r>
        <w:t>, int(pi()))</w:t>
      </w:r>
    </w:p>
    <w:p w:rsidR="00BA49C4" w:rsidRPr="007D0BE8" w:rsidRDefault="005970BB" w:rsidP="004F0E07">
      <w:pPr>
        <w:pStyle w:val="Codeexample"/>
      </w:pPr>
      <w:r>
        <w:t>Print USING$("en_US</w:t>
      </w:r>
      <w:r w:rsidRPr="00674A65">
        <w:t>"</w:t>
      </w:r>
      <w:r>
        <w:t>, "Balance: $%8.2f</w:t>
      </w:r>
      <w:r w:rsidRPr="00674A65">
        <w:t>"</w:t>
      </w:r>
      <w:r>
        <w:t>, balance)</w:t>
      </w:r>
    </w:p>
    <w:p w:rsidR="00EF672D" w:rsidRPr="00D1460F" w:rsidRDefault="00EF672D" w:rsidP="00EB1F62">
      <w:pPr>
        <w:pStyle w:val="Heading2"/>
        <w:rPr>
          <w:rFonts w:eastAsia="Times New Roman"/>
        </w:rPr>
      </w:pPr>
      <w:bookmarkStart w:id="3413" w:name="_Toc397896393"/>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3413"/>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675BC6">
            <w:r>
              <w:rPr>
                <w:b/>
              </w:rPr>
              <w:t># C</w:t>
            </w:r>
            <w:r w:rsidR="00675BC6">
              <w:rPr>
                <w:b/>
              </w:rPr>
              <w:t xml:space="preserve">haracter </w:t>
            </w:r>
            <w:r w:rsidR="0044453F">
              <w:t xml:space="preserve"> (before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675BC6">
            <w:r>
              <w:rPr>
                <w:b/>
              </w:rPr>
              <w:t xml:space="preserve">% </w:t>
            </w:r>
            <w:r w:rsidR="00213985">
              <w:rPr>
                <w:b/>
              </w:rPr>
              <w:t>C</w:t>
            </w:r>
            <w:r>
              <w:rPr>
                <w:b/>
              </w:rPr>
              <w:t xml:space="preserve">haracter </w:t>
            </w:r>
            <w:r>
              <w:t xml:space="preserve"> (before decimal, </w:t>
            </w:r>
            <w:r>
              <w:lastRenderedPageBreak/>
              <w:t>or no decimal)</w:t>
            </w:r>
          </w:p>
        </w:tc>
        <w:tc>
          <w:tcPr>
            <w:tcW w:w="7668" w:type="dxa"/>
          </w:tcPr>
          <w:p w:rsidR="00675BC6" w:rsidRDefault="00675BC6" w:rsidP="00675BC6">
            <w:r w:rsidRPr="00D1460F">
              <w:lastRenderedPageBreak/>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lastRenderedPageBreak/>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3414" w:name="_Toc397896394"/>
      <w:r>
        <w:t>Notes</w:t>
      </w:r>
      <w:bookmarkEnd w:id="3414"/>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3415" w:name="_Toc397896395"/>
      <w:r>
        <w:t>Examples</w:t>
      </w:r>
      <w:bookmarkEnd w:id="3415"/>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3416" w:name="_Toc397896396"/>
      <w:r>
        <w:t>User</w:t>
      </w:r>
      <w:r w:rsidR="00E34BE5">
        <w:t>-</w:t>
      </w:r>
      <w:r>
        <w:t>Defined Functions</w:t>
      </w:r>
      <w:bookmarkEnd w:id="3416"/>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lastRenderedPageBreak/>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3417" w:name="_Toc397896397"/>
      <w:r>
        <w:t>Commands</w:t>
      </w:r>
      <w:bookmarkEnd w:id="3417"/>
    </w:p>
    <w:p w:rsidR="002418A0" w:rsidRDefault="002418A0" w:rsidP="005F4916">
      <w:pPr>
        <w:pStyle w:val="Heading3"/>
      </w:pPr>
      <w:bookmarkStart w:id="3418" w:name="_Toc397896398"/>
      <w:r>
        <w:t>Fn.def  name|name$( {nvar}|{svar}|Array[]|Array$[]</w:t>
      </w:r>
      <w:r w:rsidR="002341F5">
        <w:t xml:space="preserve">, </w:t>
      </w:r>
      <w:r w:rsidR="001F060B">
        <w:t>...</w:t>
      </w:r>
      <w:r w:rsidR="002341F5">
        <w:t xml:space="preserve"> {nvar}|{svar}|Array[]|Array$[])</w:t>
      </w:r>
      <w:bookmarkEnd w:id="3418"/>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B03F3D" w:rsidRDefault="00E34BE5" w:rsidP="00823ED4">
      <w:r>
        <w:lastRenderedPageBreak/>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3419" w:name="_Toc397896399"/>
      <w:r>
        <w:t>Fn.rtn</w:t>
      </w:r>
      <w:r w:rsidR="00A1178A">
        <w:t xml:space="preserve"> &lt;sexp&gt;|&lt;nexp&gt;</w:t>
      </w:r>
      <w:bookmarkEnd w:id="3419"/>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3420" w:name="_Toc397896400"/>
      <w:r>
        <w:t>Fn.end</w:t>
      </w:r>
      <w:bookmarkEnd w:id="3420"/>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3421" w:name="_Toc397896401"/>
      <w:r>
        <w:t>Call &lt;user_defined_function&gt;</w:t>
      </w:r>
      <w:bookmarkEnd w:id="3421"/>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pPr>
        <w:rPr>
          <w:ins w:id="3422" w:author="Sammartano, Marc (BIC USA)" w:date="2014-09-05T18:53:00Z"/>
        </w:rPr>
      </w:pPr>
      <w:r>
        <w:t>Executes the user</w:t>
      </w:r>
      <w:r w:rsidR="00E34BE5">
        <w:t>-</w:t>
      </w:r>
      <w:r>
        <w:t>defined function. Any value returned by the function will be discarded.</w:t>
      </w:r>
    </w:p>
    <w:p w:rsidR="00FC622D" w:rsidRDefault="007B3937" w:rsidP="00A1178A">
      <w:pPr>
        <w:rPr>
          <w:ins w:id="3423" w:author="Sammartano, Marc (BIC USA)" w:date="2014-09-05T18:57:00Z"/>
        </w:rPr>
      </w:pPr>
      <w:ins w:id="3424" w:author="Sammartano, Marc (BIC USA)" w:date="2014-09-05T18:54:00Z">
        <w:r>
          <w:t xml:space="preserve">The </w:t>
        </w:r>
        <w:r w:rsidRPr="00FC622D">
          <w:rPr>
            <w:b/>
          </w:rPr>
          <w:t>C</w:t>
        </w:r>
      </w:ins>
      <w:ins w:id="3425" w:author="Sammartano, Marc (BIC USA)" w:date="2014-09-05T19:02:00Z">
        <w:r w:rsidR="00FC622D">
          <w:rPr>
            <w:b/>
          </w:rPr>
          <w:t>ALL</w:t>
        </w:r>
      </w:ins>
      <w:ins w:id="3426" w:author="Sammartano, Marc (BIC USA)" w:date="2014-09-05T18:54:00Z">
        <w:r>
          <w:t xml:space="preserve"> command keyword is optional. </w:t>
        </w:r>
      </w:ins>
      <w:ins w:id="3427" w:author="Sammartano, Marc (BIC USA)" w:date="2014-09-05T18:53:00Z">
        <w:r>
          <w:t xml:space="preserve">Just as BASIC! can infer the </w:t>
        </w:r>
        <w:r w:rsidRPr="00FC622D">
          <w:rPr>
            <w:b/>
          </w:rPr>
          <w:t>LET</w:t>
        </w:r>
        <w:r>
          <w:t xml:space="preserve"> command from a line that starts with a variable, it </w:t>
        </w:r>
      </w:ins>
      <w:ins w:id="3428" w:author="Sammartano, Marc (BIC USA)" w:date="2014-09-05T18:54:00Z">
        <w:r>
          <w:t xml:space="preserve">can infer the </w:t>
        </w:r>
        <w:r w:rsidRPr="00FC622D">
          <w:rPr>
            <w:b/>
          </w:rPr>
          <w:t>C</w:t>
        </w:r>
      </w:ins>
      <w:ins w:id="3429" w:author="Sammartano, Marc (BIC USA)" w:date="2014-09-05T19:02:00Z">
        <w:r w:rsidR="00FC622D">
          <w:rPr>
            <w:b/>
          </w:rPr>
          <w:t>ALL</w:t>
        </w:r>
      </w:ins>
      <w:ins w:id="3430" w:author="Sammartano, Marc (BIC USA)" w:date="2014-09-05T18:54:00Z">
        <w:r>
          <w:t xml:space="preserve"> command from a line that starts with a function name.</w:t>
        </w:r>
      </w:ins>
    </w:p>
    <w:p w:rsidR="00FC622D" w:rsidRDefault="00FC622D" w:rsidP="00A1178A">
      <w:pPr>
        <w:rPr>
          <w:ins w:id="3431" w:author="Sammartano, Marc (BIC USA)" w:date="2014-09-05T18:58:00Z"/>
        </w:rPr>
      </w:pPr>
      <w:ins w:id="3432" w:author="Sammartano, Marc (BIC USA)" w:date="2014-09-05T18:58:00Z">
        <w:r>
          <w:t>For example, if you have defined a function like this:</w:t>
        </w:r>
      </w:ins>
    </w:p>
    <w:p w:rsidR="00FC622D" w:rsidRPr="00FC622D" w:rsidRDefault="00FC622D" w:rsidP="00FC622D">
      <w:pPr>
        <w:pStyle w:val="Codeexample"/>
        <w:rPr>
          <w:ins w:id="3433" w:author="Sammartano, Marc (BIC USA)" w:date="2014-09-05T18:59:00Z"/>
        </w:rPr>
      </w:pPr>
      <w:ins w:id="3434" w:author="Sammartano, Marc (BIC USA)" w:date="2014-09-05T18:59:00Z">
        <w:r>
          <w:t>FN.DEF MyFunction(x, y$, z)</w:t>
        </w:r>
      </w:ins>
    </w:p>
    <w:p w:rsidR="00FC622D" w:rsidRPr="00FC622D" w:rsidRDefault="00FC622D" w:rsidP="00FC622D">
      <w:pPr>
        <w:pStyle w:val="Codeexample"/>
        <w:rPr>
          <w:ins w:id="3435" w:author="Sammartano, Marc (BIC USA)" w:date="2014-09-05T18:59:00Z"/>
        </w:rPr>
      </w:pPr>
      <w:ins w:id="3436" w:author="Sammartano, Marc (BIC USA)" w:date="2014-09-05T18:59:00Z">
        <w:r>
          <w:t>&lt; your code here &gt;</w:t>
        </w:r>
      </w:ins>
    </w:p>
    <w:p w:rsidR="00FC622D" w:rsidRPr="00FC622D" w:rsidRDefault="00FC622D" w:rsidP="00FC622D">
      <w:pPr>
        <w:pStyle w:val="Codeexample"/>
        <w:rPr>
          <w:ins w:id="3437" w:author="Sammartano, Marc (BIC USA)" w:date="2014-09-05T18:58:00Z"/>
        </w:rPr>
      </w:pPr>
      <w:ins w:id="3438" w:author="Sammartano, Marc (BIC USA)" w:date="2014-09-05T18:58:00Z">
        <w:r>
          <w:t>FN.</w:t>
        </w:r>
      </w:ins>
      <w:ins w:id="3439" w:author="Sammartano, Marc (BIC USA)" w:date="2014-09-05T18:59:00Z">
        <w:r>
          <w:t>END</w:t>
        </w:r>
      </w:ins>
    </w:p>
    <w:p w:rsidR="007B3937" w:rsidRDefault="00FC622D" w:rsidP="00A1178A">
      <w:pPr>
        <w:rPr>
          <w:ins w:id="3440" w:author="Sammartano, Marc (BIC USA)" w:date="2014-09-05T18:55:00Z"/>
        </w:rPr>
      </w:pPr>
      <w:ins w:id="3441" w:author="Sammartano, Marc (BIC USA)" w:date="2014-09-05T18:59:00Z">
        <w:r>
          <w:t>You can exec</w:t>
        </w:r>
      </w:ins>
      <w:ins w:id="3442" w:author="Sammartano, Marc (BIC USA)" w:date="2014-09-05T19:00:00Z">
        <w:r>
          <w:t>ute the function, ignoring its return value, with either of these statements:</w:t>
        </w:r>
      </w:ins>
    </w:p>
    <w:p w:rsidR="007B3937" w:rsidRPr="007B3937" w:rsidRDefault="007B3937" w:rsidP="007B3937">
      <w:pPr>
        <w:pStyle w:val="Codeexample"/>
        <w:rPr>
          <w:ins w:id="3443" w:author="Sammartano, Marc (BIC USA)" w:date="2014-09-05T18:56:00Z"/>
        </w:rPr>
      </w:pPr>
      <w:ins w:id="3444" w:author="Sammartano, Marc (BIC USA)" w:date="2014-09-05T18:56:00Z">
        <w:r>
          <w:t>CALL MyFunction(</w:t>
        </w:r>
      </w:ins>
      <w:ins w:id="3445" w:author="Sammartano, Marc (BIC USA)" w:date="2014-09-05T18:57:00Z">
        <w:r w:rsidR="00FC622D">
          <w:t>a, b$, c</w:t>
        </w:r>
      </w:ins>
      <w:ins w:id="3446" w:author="Sammartano, Marc (BIC USA)" w:date="2014-09-05T18:56:00Z">
        <w:r>
          <w:t>)</w:t>
        </w:r>
      </w:ins>
    </w:p>
    <w:p w:rsidR="007B3937" w:rsidRDefault="007B3937" w:rsidP="007B3937">
      <w:pPr>
        <w:pStyle w:val="Codeexample"/>
        <w:rPr>
          <w:ins w:id="3447" w:author="Sammartano, Marc (BIC USA)" w:date="2014-09-05T19:00:00Z"/>
        </w:rPr>
      </w:pPr>
      <w:ins w:id="3448" w:author="Sammartano, Marc (BIC USA)" w:date="2014-09-05T18:56:00Z">
        <w:r>
          <w:lastRenderedPageBreak/>
          <w:t>MyFunction(</w:t>
        </w:r>
      </w:ins>
      <w:ins w:id="3449" w:author="Sammartano, Marc (BIC USA)" w:date="2014-09-05T18:57:00Z">
        <w:r w:rsidR="00FC622D">
          <w:t>a, b$, c</w:t>
        </w:r>
      </w:ins>
      <w:ins w:id="3450" w:author="Sammartano, Marc (BIC USA)" w:date="2014-09-05T18:56:00Z">
        <w:r>
          <w:t>)</w:t>
        </w:r>
      </w:ins>
    </w:p>
    <w:p w:rsidR="00FC622D" w:rsidRPr="00FC622D" w:rsidRDefault="00FC622D" w:rsidP="00FC622D">
      <w:ins w:id="3451" w:author="Sammartano, Marc (BIC USA)" w:date="2014-09-05T19:00:00Z">
        <w:r>
          <w:t xml:space="preserve">As with </w:t>
        </w:r>
        <w:r w:rsidRPr="00FC622D">
          <w:rPr>
            <w:b/>
          </w:rPr>
          <w:t>LET</w:t>
        </w:r>
        <w:r>
          <w:t xml:space="preserve">, you must use </w:t>
        </w:r>
        <w:r w:rsidRPr="00FC622D">
          <w:rPr>
            <w:b/>
          </w:rPr>
          <w:t>CALL</w:t>
        </w:r>
        <w:r>
          <w:t xml:space="preserve"> if your function name starts with a BASIC! command keyword.</w:t>
        </w:r>
      </w:ins>
      <w:ins w:id="3452" w:author="Sammartano, Marc (BIC USA)" w:date="2014-09-05T19:01:00Z">
        <w:r>
          <w:t xml:space="preserve"> It is also a little faster to execute a function with </w:t>
        </w:r>
        <w:r w:rsidRPr="00FC622D">
          <w:rPr>
            <w:b/>
          </w:rPr>
          <w:t>CALL</w:t>
        </w:r>
        <w:r>
          <w:t xml:space="preserve"> than </w:t>
        </w:r>
      </w:ins>
      <w:ins w:id="3453" w:author="Sammartano, Marc (BIC USA)" w:date="2014-09-05T19:02:00Z">
        <w:r>
          <w:t>to make BASIC! infer the command</w:t>
        </w:r>
      </w:ins>
      <w:ins w:id="3454" w:author="Sammartano, Marc (BIC USA)" w:date="2014-09-05T19:01:00Z">
        <w:r>
          <w:t>.</w:t>
        </w:r>
      </w:ins>
      <w:ins w:id="3455" w:author="Sammartano, Marc (BIC USA)" w:date="2014-09-05T19:03:00Z">
        <w:r>
          <w:t xml:space="preserve"> See </w:t>
        </w:r>
        <w:r w:rsidRPr="00FC622D">
          <w:rPr>
            <w:b/>
          </w:rPr>
          <w:t>LET</w:t>
        </w:r>
        <w:r>
          <w:t>, above, for details.</w:t>
        </w:r>
      </w:ins>
    </w:p>
    <w:p w:rsidR="005866FB" w:rsidRDefault="00737EB3" w:rsidP="00E33967">
      <w:pPr>
        <w:pStyle w:val="Heading1"/>
      </w:pPr>
      <w:bookmarkStart w:id="3456" w:name="_Toc397896402"/>
      <w:r>
        <w:t>Program Control Commands</w:t>
      </w:r>
      <w:bookmarkEnd w:id="3456"/>
    </w:p>
    <w:p w:rsidR="00364E69" w:rsidRDefault="00737EB3" w:rsidP="00EB1F62">
      <w:pPr>
        <w:pStyle w:val="Heading2"/>
      </w:pPr>
      <w:bookmarkStart w:id="3457" w:name="_Toc397896403"/>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3457"/>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AD46A1" w:rsidRDefault="009611B1" w:rsidP="00AD46A1">
      <w:pPr>
        <w:pStyle w:val="Codeexample"/>
      </w:pPr>
      <w:r>
        <w:t>IF &lt;condition&gt; {THEN}</w:t>
      </w:r>
    </w:p>
    <w:p w:rsidR="00EB567C" w:rsidRDefault="00EB567C" w:rsidP="00AD46A1">
      <w:pPr>
        <w:pStyle w:val="Codeexample"/>
      </w:pPr>
      <w:r>
        <w:t xml:space="preserve"> </w:t>
      </w:r>
      <w:r w:rsidR="009611B1">
        <w:t xml:space="preserve">  </w:t>
      </w:r>
      <w:r>
        <w:t xml:space="preserve"> &lt;statement&gt;</w:t>
      </w:r>
    </w:p>
    <w:p w:rsidR="00EB567C" w:rsidRDefault="009611B1" w:rsidP="00AD46A1">
      <w:pPr>
        <w:pStyle w:val="Codeexample"/>
      </w:pPr>
      <w:r>
        <w:t xml:space="preserve">   </w:t>
      </w:r>
      <w:r w:rsidR="00EB567C">
        <w:t xml:space="preserve"> &lt;statement&gt;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EB567C" w:rsidP="00AD46A1">
      <w:pPr>
        <w:pStyle w:val="Codeexample"/>
      </w:pPr>
      <w:r>
        <w:t>{ ELSEIF&lt;condition&gt; {</w:t>
      </w:r>
      <w:r w:rsidRPr="00EB567C">
        <w:t xml:space="preserve"> </w:t>
      </w:r>
      <w:r w:rsidR="009611B1">
        <w:t>THEN }</w:t>
      </w:r>
    </w:p>
    <w:p w:rsidR="00EB567C" w:rsidRDefault="00F158F0" w:rsidP="00AD46A1">
      <w:pPr>
        <w:pStyle w:val="Codeexample"/>
      </w:pPr>
      <w:r>
        <w:t xml:space="preserve"> </w:t>
      </w:r>
      <w:r w:rsidR="009611B1">
        <w:t xml:space="preserve">  </w:t>
      </w:r>
      <w:r>
        <w:t xml:space="preserve"> &lt;statement</w:t>
      </w:r>
      <w:r w:rsidR="00EB567C">
        <w:t>&gt;</w:t>
      </w:r>
    </w:p>
    <w:p w:rsidR="00EB567C" w:rsidRDefault="009611B1" w:rsidP="00AD46A1">
      <w:pPr>
        <w:pStyle w:val="Codeexample"/>
      </w:pPr>
      <w:r>
        <w:t xml:space="preserve">  </w:t>
      </w:r>
      <w:r w:rsidR="00F158F0">
        <w:t xml:space="preserve">  &lt;statement</w:t>
      </w:r>
      <w:r w:rsidR="00EB567C">
        <w: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F158F0" w:rsidP="00AD46A1">
      <w:pPr>
        <w:pStyle w:val="Codeexample"/>
      </w:pPr>
      <w:r>
        <w:t>{ EL</w:t>
      </w:r>
      <w:r w:rsidR="009611B1">
        <w:t>SE</w:t>
      </w:r>
    </w:p>
    <w:p w:rsidR="00EB567C" w:rsidRDefault="009611B1" w:rsidP="00AD46A1">
      <w:pPr>
        <w:pStyle w:val="Codeexample"/>
      </w:pPr>
      <w:r>
        <w:t xml:space="preserve">    </w:t>
      </w:r>
      <w:r w:rsidR="00F158F0">
        <w:t>&lt;statement</w:t>
      </w:r>
      <w:r w:rsidR="00EB567C">
        <w:t>&gt;</w:t>
      </w:r>
    </w:p>
    <w:p w:rsidR="00EB567C" w:rsidRDefault="00F158F0" w:rsidP="00AD46A1">
      <w:pPr>
        <w:pStyle w:val="Codeexample"/>
      </w:pPr>
      <w:r>
        <w:t xml:space="preserve"> </w:t>
      </w:r>
      <w:r w:rsidR="009611B1">
        <w:t xml:space="preserve"> </w:t>
      </w:r>
      <w:r>
        <w:t xml:space="preserve">  &lt;statement</w:t>
      </w:r>
      <w:r w:rsidR="00AD46A1">
        <w:t>&gt;</w:t>
      </w:r>
    </w:p>
    <w:p w:rsidR="00EB567C" w:rsidRDefault="00EB567C" w:rsidP="00AD46A1">
      <w:pPr>
        <w:pStyle w:val="Codeexample"/>
      </w:pPr>
      <w:r>
        <w:t>…</w:t>
      </w:r>
    </w:p>
    <w:p w:rsidR="00AD46A1" w:rsidRDefault="00AD46A1" w:rsidP="00AD46A1">
      <w:pPr>
        <w:pStyle w:val="Codeexample"/>
      </w:pPr>
      <w:r>
        <w:t xml:space="preserve">    &lt;statement&gt;</w:t>
      </w:r>
    </w:p>
    <w:p w:rsidR="00084947" w:rsidRDefault="00F158F0" w:rsidP="00AD46A1">
      <w:pPr>
        <w:pStyle w:val="Codeexample"/>
      </w:pPr>
      <w:r>
        <w:t>ENDIF</w:t>
      </w:r>
    </w:p>
    <w:p w:rsidR="00345C7F" w:rsidRDefault="00345C7F" w:rsidP="00345C7F">
      <w:r>
        <w:t xml:space="preserve">IF </w:t>
      </w:r>
      <w:r w:rsidR="00E34BE5">
        <w:t>commands</w:t>
      </w:r>
      <w:r>
        <w:t xml:space="preserve"> may be nested to any depth. That is, any &lt;statement&gt;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3458" w:name="_Toc397896404"/>
      <w:r>
        <w:t>If</w:t>
      </w:r>
      <w:r w:rsidR="00854349">
        <w:t xml:space="preserve"> /</w:t>
      </w:r>
      <w:r>
        <w:t xml:space="preserve"> Then</w:t>
      </w:r>
      <w:r w:rsidR="00E34BE5">
        <w:t xml:space="preserve"> </w:t>
      </w:r>
      <w:r w:rsidR="00854349">
        <w:t>/</w:t>
      </w:r>
      <w:r>
        <w:t xml:space="preserve"> Else</w:t>
      </w:r>
      <w:bookmarkEnd w:id="3458"/>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AD46A1">
      <w:pPr>
        <w:pStyle w:val="ListParagraph"/>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3459" w:name="_Toc397896405"/>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3459"/>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9611B1" w:rsidP="00A33ED2">
      <w:pPr>
        <w:spacing w:after="0"/>
      </w:pPr>
      <w:r>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lastRenderedPageBreak/>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3460" w:name="_Toc397896406"/>
      <w:r>
        <w:t>F_N.continue</w:t>
      </w:r>
      <w:bookmarkEnd w:id="3460"/>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3461" w:name="_Toc397896407"/>
      <w:r>
        <w:t>F_</w:t>
      </w:r>
      <w:r w:rsidR="00915AC3">
        <w:t>N</w:t>
      </w:r>
      <w:r>
        <w:t>.break</w:t>
      </w:r>
      <w:bookmarkEnd w:id="3461"/>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3462" w:name="_Toc397896408"/>
      <w:r>
        <w:t>While</w:t>
      </w:r>
      <w:r w:rsidR="00DB389E">
        <w:t xml:space="preserve"> &lt;lexp&gt;</w:t>
      </w:r>
      <w:r w:rsidR="00C760EB">
        <w:t xml:space="preserve"> </w:t>
      </w:r>
      <w:r w:rsidR="009611B1">
        <w:t>/</w:t>
      </w:r>
      <w:r>
        <w:t xml:space="preserve"> Repeat</w:t>
      </w:r>
      <w:bookmarkEnd w:id="3462"/>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9611B1" w:rsidP="007B2223">
      <w:pPr>
        <w:pStyle w:val="Codeexample"/>
      </w:pPr>
      <w:r>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3463" w:name="_Toc397896409"/>
      <w:r>
        <w:t>W_R.continue</w:t>
      </w:r>
      <w:bookmarkEnd w:id="3463"/>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3464" w:name="_Toc397896410"/>
      <w:r>
        <w:lastRenderedPageBreak/>
        <w:t>W_</w:t>
      </w:r>
      <w:r w:rsidR="00915AC3">
        <w:t>R</w:t>
      </w:r>
      <w:r>
        <w:t>.break</w:t>
      </w:r>
      <w:bookmarkEnd w:id="3464"/>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3465" w:name="_Toc397896411"/>
      <w:r>
        <w:t xml:space="preserve">Do </w:t>
      </w:r>
      <w:r w:rsidR="009611B1">
        <w:t>/</w:t>
      </w:r>
      <w:r>
        <w:t xml:space="preserve"> Until</w:t>
      </w:r>
      <w:r w:rsidR="00BA0F9C">
        <w:t xml:space="preserve"> </w:t>
      </w:r>
      <w:r w:rsidR="00DB389E">
        <w:t>&lt;lexp&gt;</w:t>
      </w:r>
      <w:bookmarkEnd w:id="3465"/>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915AC3" w:rsidRDefault="00915AC3" w:rsidP="00915AC3">
      <w:pPr>
        <w:pStyle w:val="Heading2"/>
      </w:pPr>
      <w:bookmarkStart w:id="3466" w:name="_Toc397896412"/>
      <w:r>
        <w:t>D_U.continue</w:t>
      </w:r>
      <w:bookmarkEnd w:id="3466"/>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3467" w:name="_Toc397896413"/>
      <w:r>
        <w:t>D_</w:t>
      </w:r>
      <w:r w:rsidR="00915AC3">
        <w:t>U</w:t>
      </w:r>
      <w:r>
        <w:t>.break</w:t>
      </w:r>
      <w:bookmarkEnd w:id="3467"/>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73447D" w:rsidRDefault="00C62DD1" w:rsidP="00EB1F62">
      <w:pPr>
        <w:pStyle w:val="Heading2"/>
      </w:pPr>
      <w:bookmarkStart w:id="3468" w:name="_Toc397896414"/>
      <w:r>
        <w:t xml:space="preserve">Labels, </w:t>
      </w:r>
      <w:r w:rsidR="004957D3">
        <w:t xml:space="preserve">GOTO, </w:t>
      </w:r>
      <w:r w:rsidR="0073447D">
        <w:t>GOSUB</w:t>
      </w:r>
      <w:r w:rsidR="004957D3">
        <w:t>, and RETURN</w:t>
      </w:r>
      <w:r>
        <w:t>: Traditional BASIC</w:t>
      </w:r>
      <w:bookmarkEnd w:id="3468"/>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GOTO</w:t>
      </w:r>
      <w:r>
        <w:t xml:space="preserve"> statement is a one-way jump to another place in your program, identified by a </w:t>
      </w:r>
      <w:r w:rsidRPr="008E348B">
        <w:rPr>
          <w:b/>
        </w:rPr>
        <w:t>Label</w:t>
      </w:r>
      <w:r>
        <w:t>. The program goes to the label and continues execution there.</w:t>
      </w:r>
    </w:p>
    <w:p w:rsidR="004957D3" w:rsidRDefault="004957D3" w:rsidP="00C62DD1">
      <w:r>
        <w:t xml:space="preserve">A </w:t>
      </w:r>
      <w:r w:rsidRPr="008E348B">
        <w:rPr>
          <w:b/>
        </w:rPr>
        <w:t>GOSUB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lastRenderedPageBreak/>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C62DD1" w:rsidRDefault="004957D3" w:rsidP="008E348B">
      <w:pPr>
        <w:pStyle w:val="Codeexample"/>
      </w:pPr>
      <w:r>
        <w:t>Stack overflow</w:t>
      </w:r>
      <w:r w:rsidR="008E348B">
        <w:t>. See manual about use of GOTO.</w:t>
      </w:r>
    </w:p>
    <w:p w:rsidR="008E348B" w:rsidRDefault="008E348B" w:rsidP="008E348B">
      <w:pPr>
        <w:pStyle w:val="Heading3"/>
      </w:pPr>
      <w:bookmarkStart w:id="3469" w:name="_Toc397896415"/>
      <w:r>
        <w:t>Label</w:t>
      </w:r>
      <w:bookmarkEnd w:id="3469"/>
    </w:p>
    <w:p w:rsidR="00B24C2C" w:rsidRDefault="008E348B" w:rsidP="008E348B">
      <w:r>
        <w:t xml:space="preserve">A label is a word </w:t>
      </w:r>
      <w:r w:rsidR="00B24C2C">
        <w:t xml:space="preserve">at the start of a line that is followed by the colon </w:t>
      </w:r>
      <w:r w:rsidR="00F5651B">
        <w:t>"</w:t>
      </w:r>
      <w:r w:rsidR="00B24C2C">
        <w:t>:</w:t>
      </w:r>
      <w:r w:rsidR="00F5651B">
        <w:t>"</w:t>
      </w:r>
      <w:r w:rsidR="00B24C2C">
        <w:t>, character. Labels must stand alone on the line. For example:</w:t>
      </w:r>
    </w:p>
    <w:p w:rsidR="008E348B" w:rsidRPr="008E348B" w:rsidRDefault="008E348B" w:rsidP="008E348B">
      <w:pPr>
        <w:pStyle w:val="Codeexample"/>
      </w:pPr>
      <w:r>
        <w:t>This_is_a_Label:</w:t>
      </w:r>
    </w:p>
    <w:p w:rsidR="00F42665" w:rsidRPr="008E348B" w:rsidRDefault="00F42665" w:rsidP="00F42665">
      <w:pPr>
        <w:pStyle w:val="Codeexample"/>
      </w:pPr>
      <w:r>
        <w:t>@Label#3:</w:t>
      </w:r>
    </w:p>
    <w:p w:rsidR="00B24C2C" w:rsidRDefault="00B24C2C" w:rsidP="007B2223">
      <w:pPr>
        <w:pStyle w:val="Codeexample"/>
      </w:pPr>
      <w:r>
        <w:t>Loop:</w:t>
      </w:r>
    </w:p>
    <w:p w:rsidR="00B24C2C" w:rsidRDefault="00B24C2C" w:rsidP="007B2223">
      <w:pPr>
        <w:pStyle w:val="Codeexample"/>
      </w:pPr>
      <w:r>
        <w:tab/>
        <w:t>&lt;statement&gt;</w:t>
      </w:r>
    </w:p>
    <w:p w:rsidR="00B24C2C" w:rsidRDefault="00F42665"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F42665" w:rsidRPr="00F42665" w:rsidRDefault="00F42665" w:rsidP="00F42665">
      <w:r>
        <w:t xml:space="preserve">Notice that the colon is not part of the label. Use it where the label is defined. Do not use it in the </w:t>
      </w:r>
      <w:r w:rsidRPr="00F42665">
        <w:rPr>
          <w:b/>
        </w:rPr>
        <w:t>GoTo</w:t>
      </w:r>
      <w:r>
        <w:t xml:space="preserve"> or </w:t>
      </w:r>
      <w:r w:rsidR="009611B1">
        <w:rPr>
          <w:b/>
        </w:rPr>
        <w:t>GoS</w:t>
      </w:r>
      <w:r w:rsidRPr="00F42665">
        <w:rPr>
          <w:b/>
        </w:rPr>
        <w:t>ub</w:t>
      </w:r>
      <w:r>
        <w:t xml:space="preserve"> that jumps to the label.</w:t>
      </w:r>
    </w:p>
    <w:p w:rsidR="00F42665" w:rsidRDefault="00F42665" w:rsidP="00F42665">
      <w:pPr>
        <w:pStyle w:val="Heading3"/>
      </w:pPr>
      <w:bookmarkStart w:id="3470" w:name="_Toc397896416"/>
      <w:r>
        <w:t>GoTo &lt;label&gt;</w:t>
      </w:r>
      <w:bookmarkEnd w:id="3470"/>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3471" w:name="_Toc397896417"/>
      <w:r>
        <w:t>GoTo &lt;index_nexp&gt;, &lt;label&gt;...</w:t>
      </w:r>
      <w:bookmarkEnd w:id="3471"/>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3472" w:name="_Toc397896418"/>
      <w:r>
        <w:t>GoSub &lt;label&gt;</w:t>
      </w:r>
      <w:r w:rsidR="00854349">
        <w:t xml:space="preserve"> /</w:t>
      </w:r>
      <w:r>
        <w:t xml:space="preserve"> Return</w:t>
      </w:r>
      <w:bookmarkEnd w:id="3472"/>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854349" w:rsidP="007B2223">
      <w:pPr>
        <w:pStyle w:val="Codeexample"/>
      </w:pPr>
      <w:r>
        <w:t>GOSUB</w:t>
      </w:r>
      <w:r w:rsidR="00CA12D0" w:rsidRPr="00674A65">
        <w:t xml:space="preserve"> xPrint</w:t>
      </w:r>
    </w:p>
    <w:p w:rsidR="00CA12D0" w:rsidRPr="00674A65" w:rsidRDefault="00854349" w:rsidP="007B2223">
      <w:pPr>
        <w:pStyle w:val="Codeexample"/>
      </w:pPr>
      <w:r>
        <w:t>PRINT</w:t>
      </w:r>
      <w:r w:rsidR="00CA12D0" w:rsidRPr="00674A65">
        <w:t xml:space="preserve"> </w:t>
      </w:r>
      <w:r w:rsidR="00F5651B">
        <w:t>"</w:t>
      </w:r>
      <w:r w:rsidR="00CA12D0"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854349" w:rsidP="007B2223">
      <w:pPr>
        <w:pStyle w:val="Codeexample"/>
      </w:pPr>
      <w:r>
        <w:t>PRINT</w:t>
      </w:r>
      <w:r w:rsidR="00CA12D0" w:rsidRPr="00674A65">
        <w:t xml:space="preserve"> Message$</w:t>
      </w:r>
    </w:p>
    <w:p w:rsidR="00CA12D0" w:rsidRPr="00674A65" w:rsidRDefault="00854349" w:rsidP="007B2223">
      <w:pPr>
        <w:pStyle w:val="Codeexample"/>
      </w:pPr>
      <w:r>
        <w:lastRenderedPageBreak/>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Default="00854349" w:rsidP="00854349">
      <w:pPr>
        <w:pStyle w:val="Codeexample"/>
      </w:pPr>
      <w:r>
        <w:t>Thank you</w:t>
      </w:r>
    </w:p>
    <w:p w:rsidR="00192BEB" w:rsidRDefault="00192BEB" w:rsidP="00192BEB">
      <w:pPr>
        <w:pStyle w:val="Heading2"/>
      </w:pPr>
      <w:bookmarkStart w:id="3473" w:name="_Toc397896419"/>
      <w:r>
        <w:t>GoSub &lt;index_nexp&gt;, &lt;label&gt;...</w:t>
      </w:r>
      <w:r w:rsidR="009611B1">
        <w:t xml:space="preserve"> / Return</w:t>
      </w:r>
      <w:bookmarkEnd w:id="3473"/>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RETURN instruction executes, the program returns to the statement after this GoSub.</w:t>
      </w:r>
    </w:p>
    <w:p w:rsidR="00192BEB" w:rsidRDefault="00192BEB" w:rsidP="00192BEB">
      <w:r>
        <w:t>If the index does not select any label, the program continues to the statement after the GoSub.</w:t>
      </w:r>
      <w:r w:rsidR="0073447D">
        <w:t xml:space="preserve"> No subroutine is executed, and no Return statement is expected.</w:t>
      </w:r>
    </w:p>
    <w:p w:rsidR="00F42665" w:rsidRDefault="00F42665" w:rsidP="00192BEB">
      <w:r>
        <w:t>Example:</w:t>
      </w:r>
    </w:p>
    <w:p w:rsidR="00854349" w:rsidRDefault="00854349" w:rsidP="00854349">
      <w:pPr>
        <w:pStyle w:val="Codeexample"/>
      </w:pPr>
      <w:r>
        <w:t>d = FLOOR(6 * RND() + 1)</w:t>
      </w:r>
      <w:r>
        <w:tab/>
      </w:r>
      <w:r>
        <w:tab/>
        <w:t>% roll a six-sided die</w:t>
      </w:r>
    </w:p>
    <w:p w:rsidR="00854349" w:rsidRDefault="00854349" w:rsidP="00854349">
      <w:pPr>
        <w:pStyle w:val="Codeexample"/>
      </w:pPr>
      <w:r>
        <w:t>GOSUB d, Side1, Side2, Side3, Side4, Side5, Side6</w:t>
      </w:r>
    </w:p>
    <w:p w:rsidR="00854349" w:rsidRDefault="00854349" w:rsidP="00854349">
      <w:pPr>
        <w:pStyle w:val="Codeexample"/>
      </w:pPr>
      <w:r>
        <w:t>PRINT "Welcome back!"</w:t>
      </w:r>
    </w:p>
    <w:p w:rsidR="00854349" w:rsidRDefault="00854349" w:rsidP="00854349">
      <w:pPr>
        <w:pStyle w:val="Codeexample"/>
      </w:pPr>
      <w:r>
        <w:t>END</w:t>
      </w:r>
    </w:p>
    <w:p w:rsidR="00854349" w:rsidRDefault="00854349" w:rsidP="00854349">
      <w:pPr>
        <w:pStyle w:val="Codeexample"/>
      </w:pPr>
      <w:r>
        <w:t>Side1:</w:t>
      </w:r>
    </w:p>
    <w:p w:rsidR="00854349" w:rsidRDefault="00854349" w:rsidP="00854349">
      <w:pPr>
        <w:pStyle w:val="Codeexample"/>
      </w:pPr>
      <w:r>
        <w:t>&lt;subroutine for side 1&gt;</w:t>
      </w:r>
    </w:p>
    <w:p w:rsidR="00854349" w:rsidRPr="00854349" w:rsidRDefault="00854349" w:rsidP="00854349">
      <w:pPr>
        <w:pStyle w:val="Codeexample"/>
      </w:pPr>
      <w:r>
        <w:t>RETURN</w:t>
      </w:r>
    </w:p>
    <w:p w:rsidR="00854349" w:rsidRDefault="00854349" w:rsidP="00854349">
      <w:pPr>
        <w:pStyle w:val="Codeexample"/>
      </w:pPr>
      <w:r>
        <w:t>…</w:t>
      </w:r>
    </w:p>
    <w:p w:rsidR="00854349" w:rsidRDefault="00854349" w:rsidP="00854349">
      <w:pPr>
        <w:pStyle w:val="Codeexample"/>
      </w:pPr>
      <w:r>
        <w:t>Side6:</w:t>
      </w:r>
    </w:p>
    <w:p w:rsidR="00854349" w:rsidRDefault="00854349" w:rsidP="00854349">
      <w:pPr>
        <w:pStyle w:val="Codeexample"/>
      </w:pPr>
      <w:r>
        <w:t>&lt;subroutine for side 1&gt;</w:t>
      </w:r>
    </w:p>
    <w:p w:rsidR="00854349" w:rsidRPr="00854349" w:rsidRDefault="00854349" w:rsidP="00854349">
      <w:pPr>
        <w:pStyle w:val="Codeexample"/>
      </w:pPr>
      <w:r>
        <w:t>RETURN</w:t>
      </w:r>
    </w:p>
    <w:p w:rsidR="00D4463D" w:rsidRDefault="00D4463D" w:rsidP="00EB1F62">
      <w:pPr>
        <w:pStyle w:val="Heading2"/>
      </w:pPr>
      <w:bookmarkStart w:id="3474" w:name="_Toc397896420"/>
      <w:r>
        <w:t>Run &lt;filename_sexp&gt; {,</w:t>
      </w:r>
      <w:r w:rsidR="0029334D">
        <w:t xml:space="preserve"> &lt;data_sexp&gt;}</w:t>
      </w:r>
      <w:bookmarkEnd w:id="3474"/>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3475" w:name="_Toc397896421"/>
      <w:r>
        <w:t>Switch Commands</w:t>
      </w:r>
      <w:bookmarkEnd w:id="3475"/>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3476" w:name="_Toc397896422"/>
      <w:r>
        <w:t xml:space="preserve">Nesting Switch </w:t>
      </w:r>
      <w:r w:rsidR="0088530E">
        <w:t>Operations</w:t>
      </w:r>
      <w:bookmarkEnd w:id="3476"/>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3477" w:name="_Toc397896423"/>
      <w:r>
        <w:t>Sw.begin &lt;nexp&gt;|&lt;sexp&gt;</w:t>
      </w:r>
      <w:bookmarkEnd w:id="3477"/>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3478" w:name="_Toc397896424"/>
      <w:r>
        <w:t>Sw.case &lt;</w:t>
      </w:r>
      <w:r w:rsidR="001B3211">
        <w:t>nexp</w:t>
      </w:r>
      <w:r>
        <w:t>&gt;|&lt;</w:t>
      </w:r>
      <w:r w:rsidR="001B3211">
        <w:t>sexp</w:t>
      </w:r>
      <w:r>
        <w:t>&gt;</w:t>
      </w:r>
      <w:bookmarkEnd w:id="3478"/>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3479" w:name="_Toc397896425"/>
      <w:r>
        <w:t>Sw.break</w:t>
      </w:r>
      <w:bookmarkEnd w:id="3479"/>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3480" w:name="_Toc397896426"/>
      <w:r>
        <w:lastRenderedPageBreak/>
        <w:t>Sw.default</w:t>
      </w:r>
      <w:bookmarkEnd w:id="3480"/>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3481" w:name="_Toc397896427"/>
      <w:r>
        <w:t>Sw.end</w:t>
      </w:r>
      <w:bookmarkEnd w:id="3481"/>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3482" w:name="_Toc397896428"/>
      <w:r>
        <w:t>On</w:t>
      </w:r>
      <w:r w:rsidR="00737EB3">
        <w:t>Error:</w:t>
      </w:r>
      <w:bookmarkEnd w:id="3482"/>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3483" w:name="_Toc397896429"/>
      <w:r>
        <w:t>O</w:t>
      </w:r>
      <w:r w:rsidR="00B45975">
        <w:t>nConsoleTouch:</w:t>
      </w:r>
      <w:bookmarkEnd w:id="3483"/>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5F4916">
      <w:pPr>
        <w:pStyle w:val="Heading3"/>
      </w:pPr>
      <w:bookmarkStart w:id="3484" w:name="_Toc397896430"/>
      <w:r>
        <w:t>C</w:t>
      </w:r>
      <w:r w:rsidR="00F94791">
        <w:t>onsoleTouch.Resume</w:t>
      </w:r>
      <w:bookmarkEnd w:id="3484"/>
      <w:r w:rsidR="00520661">
        <w:fldChar w:fldCharType="begin"/>
      </w:r>
      <w:r>
        <w:instrText xml:space="preserve"> XE "</w:instrText>
      </w:r>
      <w:r w:rsidRPr="00980CBF">
        <w:instrText>ConsoleTouch.Resume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3485" w:name="_Toc397896431"/>
      <w:r>
        <w:t>OnBackKey:</w:t>
      </w:r>
      <w:bookmarkEnd w:id="3485"/>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lastRenderedPageBreak/>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3486" w:name="_Toc397896432"/>
      <w:r>
        <w:t>Back.resume</w:t>
      </w:r>
      <w:bookmarkEnd w:id="3486"/>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3487" w:name="_Toc397896433"/>
      <w:r>
        <w:t>OnMenuKey:</w:t>
      </w:r>
      <w:bookmarkEnd w:id="3487"/>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3488" w:name="_Toc397896434"/>
      <w:r>
        <w:t>MenuKey.</w:t>
      </w:r>
      <w:r w:rsidR="001F060B">
        <w:t>r</w:t>
      </w:r>
      <w:r>
        <w:t>esume</w:t>
      </w:r>
      <w:bookmarkEnd w:id="3488"/>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3489" w:name="_Toc397896435"/>
      <w:r>
        <w:t>OnKeyPress:</w:t>
      </w:r>
      <w:bookmarkEnd w:id="3489"/>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3490" w:name="_Toc397896436"/>
      <w:r>
        <w:t>Key.Resume</w:t>
      </w:r>
      <w:bookmarkEnd w:id="3490"/>
      <w:r w:rsidR="00520661">
        <w:fldChar w:fldCharType="begin"/>
      </w:r>
      <w:r>
        <w:instrText xml:space="preserve"> XE "</w:instrText>
      </w:r>
      <w:r w:rsidRPr="00620DDE">
        <w:instrText>Key.Resume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3491" w:name="_Toc397896437"/>
      <w:r>
        <w:t>End{ &lt;msg_sexp&gt;</w:t>
      </w:r>
      <w:r w:rsidRPr="00DB4176">
        <w:t>}</w:t>
      </w:r>
      <w:bookmarkEnd w:id="3491"/>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3492" w:name="_Toc397896438"/>
      <w:r>
        <w:t>Exit</w:t>
      </w:r>
      <w:bookmarkEnd w:id="3492"/>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3493" w:name="_Toc397896439"/>
      <w:r>
        <w:t>READ – DATA</w:t>
      </w:r>
      <w:r w:rsidR="005757F3">
        <w:t xml:space="preserve"> – </w:t>
      </w:r>
      <w:r w:rsidR="00A64D40">
        <w:t>RESTORE</w:t>
      </w:r>
      <w:r>
        <w:t xml:space="preserve"> Commands</w:t>
      </w:r>
      <w:bookmarkEnd w:id="3493"/>
    </w:p>
    <w:p w:rsidR="001F65EF" w:rsidRDefault="001F65EF" w:rsidP="00DC6D33">
      <w:r>
        <w:t>These commands approximate the READ, DATA and RESTORE command of Dartmouth Basic.</w:t>
      </w:r>
    </w:p>
    <w:p w:rsidR="001F65EF" w:rsidRDefault="00DC6D33" w:rsidP="00EB1F62">
      <w:pPr>
        <w:pStyle w:val="Heading2"/>
      </w:pPr>
      <w:bookmarkStart w:id="3494" w:name="_Toc397896440"/>
      <w:r>
        <w:lastRenderedPageBreak/>
        <w:t>Read.data &lt;number&gt;|&lt;string&gt;</w:t>
      </w:r>
      <w:r w:rsidR="001F65EF">
        <w:t>{,&lt;number&gt;|&lt;string&gt;</w:t>
      </w:r>
      <w:r w:rsidR="00254A25">
        <w:t>...</w:t>
      </w:r>
      <w:r w:rsidR="001F65EF">
        <w:t>,&lt;number&gt;|&lt;string&gt;}</w:t>
      </w:r>
      <w:bookmarkEnd w:id="3494"/>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3495" w:name="_Toc397896441"/>
      <w:r>
        <w:t>Read.next</w:t>
      </w:r>
      <w:r w:rsidR="00DC6D33">
        <w:t xml:space="preserve"> &lt;var&gt;,</w:t>
      </w:r>
      <w:r w:rsidR="00196AF1">
        <w:t xml:space="preserve"> </w:t>
      </w:r>
      <w:r w:rsidR="00254A25">
        <w:t>...</w:t>
      </w:r>
      <w:bookmarkEnd w:id="3495"/>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3496" w:name="_Toc397896442"/>
      <w:r>
        <w:t>Read.from &lt;nexp&gt;</w:t>
      </w:r>
      <w:bookmarkEnd w:id="3496"/>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3497" w:name="_Toc397896443"/>
      <w:r>
        <w:t>Debug Commands</w:t>
      </w:r>
      <w:bookmarkEnd w:id="3497"/>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3498" w:name="_Toc397896444"/>
      <w:r>
        <w:t>Debug.on</w:t>
      </w:r>
      <w:bookmarkEnd w:id="3498"/>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3499" w:name="_Toc397896445"/>
      <w:r>
        <w:t>Debug.off</w:t>
      </w:r>
      <w:bookmarkEnd w:id="3499"/>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3500" w:name="_Toc397896446"/>
      <w:r>
        <w:lastRenderedPageBreak/>
        <w:t>Debug.echo.on</w:t>
      </w:r>
      <w:bookmarkEnd w:id="3500"/>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3501" w:name="_Toc397896447"/>
      <w:r>
        <w:t>Debug.echo.off</w:t>
      </w:r>
      <w:bookmarkEnd w:id="3501"/>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3502" w:name="_Toc397896448"/>
      <w:r>
        <w:t>Debug.print</w:t>
      </w:r>
      <w:bookmarkEnd w:id="3502"/>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3503" w:name="_Toc397896449"/>
      <w:r>
        <w:t>Debug.dump.scalars</w:t>
      </w:r>
      <w:bookmarkEnd w:id="3503"/>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3504" w:name="_Toc397896450"/>
      <w:r>
        <w:t>Debug.dump.array Array[]</w:t>
      </w:r>
      <w:bookmarkEnd w:id="3504"/>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3505" w:name="_Toc397896451"/>
      <w:r>
        <w:t>Debug.dump.bundle  &lt;bundlePtr_nexp&gt;</w:t>
      </w:r>
      <w:bookmarkEnd w:id="3505"/>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3506" w:name="_Toc397896452"/>
      <w:r>
        <w:t>Debug.dump.list  &lt;listPtr_nexp&gt;</w:t>
      </w:r>
      <w:bookmarkEnd w:id="3506"/>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3507" w:name="_Toc397896453"/>
      <w:r>
        <w:t>Debug.dump.stack  &lt;stackPtr_nexp&gt;</w:t>
      </w:r>
      <w:bookmarkEnd w:id="3507"/>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3508" w:name="_Toc397896454"/>
      <w:r w:rsidRPr="00CD5746">
        <w:t>Debug.show.scalars</w:t>
      </w:r>
      <w:bookmarkEnd w:id="3508"/>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3509" w:name="13aec88371404f17__Toc339456559"/>
      <w:bookmarkStart w:id="3510" w:name="_Toc397896455"/>
      <w:r w:rsidRPr="00CD5746">
        <w:lastRenderedPageBreak/>
        <w:t>Debug.show.array Array[]</w:t>
      </w:r>
      <w:bookmarkEnd w:id="3509"/>
      <w:bookmarkEnd w:id="3510"/>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3511" w:name="13aec88371404f17__Toc339456560"/>
      <w:bookmarkStart w:id="3512" w:name="_Toc397896456"/>
      <w:r w:rsidRPr="00CD5746">
        <w:t>Debug.show.bundle &lt;bundlePtr_nexp&gt;</w:t>
      </w:r>
      <w:bookmarkEnd w:id="3511"/>
      <w:bookmarkEnd w:id="3512"/>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3513" w:name="13aec88371404f17__Toc339456561"/>
      <w:bookmarkStart w:id="3514" w:name="_Toc397896457"/>
      <w:r w:rsidRPr="00CD5746">
        <w:t>Debug.show.list &lt;listPtr_nexp&gt;</w:t>
      </w:r>
      <w:bookmarkEnd w:id="3513"/>
      <w:bookmarkEnd w:id="3514"/>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3515" w:name="13aec88371404f17__Toc339456562"/>
      <w:bookmarkStart w:id="3516" w:name="_Toc397896458"/>
      <w:r w:rsidRPr="00CD5746">
        <w:t>Debug.show.stack &lt;stackPtr_nexp&gt;</w:t>
      </w:r>
      <w:bookmarkEnd w:id="3515"/>
      <w:bookmarkEnd w:id="3516"/>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3517" w:name="13aec88371404f17__Toc339456563"/>
      <w:bookmarkStart w:id="3518" w:name="_Toc397896459"/>
      <w:r w:rsidRPr="00CD5746">
        <w:lastRenderedPageBreak/>
        <w:t xml:space="preserve">Debug.watch var, </w:t>
      </w:r>
      <w:r w:rsidR="00254A25">
        <w:t>...</w:t>
      </w:r>
      <w:bookmarkEnd w:id="3517"/>
      <w:bookmarkEnd w:id="3518"/>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3519" w:name="_Toc397896460"/>
      <w:r w:rsidRPr="00CD5746">
        <w:t>Debug.show.watch</w:t>
      </w:r>
      <w:bookmarkEnd w:id="3519"/>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3520" w:name="_Toc397896461"/>
      <w:r w:rsidRPr="00CD5746">
        <w:t>Debug.show.program</w:t>
      </w:r>
      <w:bookmarkEnd w:id="3520"/>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3521" w:name="13aec88371404f17__Toc339456564"/>
      <w:bookmarkStart w:id="3522" w:name="_Toc397896462"/>
      <w:r w:rsidRPr="00CD5746">
        <w:t>Debug.show</w:t>
      </w:r>
      <w:bookmarkEnd w:id="3521"/>
      <w:bookmarkEnd w:id="3522"/>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3523" w:name="_Toc397896463"/>
      <w:r>
        <w:t>Console I/O</w:t>
      </w:r>
      <w:bookmarkEnd w:id="3523"/>
    </w:p>
    <w:p w:rsidR="00D91C25" w:rsidRDefault="00645E12" w:rsidP="00EB1F62">
      <w:pPr>
        <w:pStyle w:val="Heading2"/>
      </w:pPr>
      <w:bookmarkStart w:id="3524" w:name="_Toc397896464"/>
      <w:r>
        <w:t>Output Console</w:t>
      </w:r>
      <w:bookmarkEnd w:id="3524"/>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lastRenderedPageBreak/>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3525" w:name="_Toc397896465"/>
      <w:r>
        <w:t>Console.Title { &lt;title_sexp&gt;}</w:t>
      </w:r>
      <w:bookmarkEnd w:id="3525"/>
      <w:r w:rsidR="00520661">
        <w:fldChar w:fldCharType="begin"/>
      </w:r>
      <w:r>
        <w:instrText xml:space="preserve"> XE "</w:instrText>
      </w:r>
      <w:r w:rsidRPr="009E4347">
        <w:instrText>Console.Title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3526" w:name="_Toc397896466"/>
      <w:r>
        <w:t>CLS</w:t>
      </w:r>
      <w:bookmarkEnd w:id="3526"/>
      <w:r w:rsidR="00520661">
        <w:fldChar w:fldCharType="begin"/>
      </w:r>
      <w:r w:rsidR="008A6BAC">
        <w:instrText xml:space="preserve"> XE "</w:instrText>
      </w:r>
      <w:r w:rsidR="008A6BAC" w:rsidRPr="002E6C8B">
        <w:instrText>CLS</w:instrText>
      </w:r>
      <w:r w:rsidR="008A6BAC">
        <w:instrText xml:space="preserve">" </w:instrText>
      </w:r>
      <w:r w:rsidR="00520661">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3527" w:name="_Toc397896467"/>
      <w:r w:rsidRPr="00D91C25">
        <w:t>Print</w:t>
      </w:r>
      <w:r w:rsidR="00184DA5">
        <w:t xml:space="preserve"> </w:t>
      </w:r>
      <w:r w:rsidR="008451C1">
        <w:t>{</w:t>
      </w:r>
      <w:r w:rsidR="00184DA5">
        <w:t>&lt;exp&gt; {,|;}</w:t>
      </w:r>
      <w:r w:rsidR="00A46A88">
        <w:t>}</w:t>
      </w:r>
      <w:r w:rsidR="00184DA5">
        <w:t xml:space="preserve"> ...</w:t>
      </w:r>
      <w:bookmarkEnd w:id="3527"/>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0B1942" w:rsidP="00CB6254">
      <w:pPr>
        <w:pStyle w:val="Codeexample"/>
        <w:keepNext/>
        <w:spacing w:after="0"/>
      </w:pPr>
      <w:r w:rsidRPr="00674A65">
        <w:t>Print 100-1</w:t>
      </w:r>
      <w:r w:rsidR="00332B07" w:rsidRPr="00674A65">
        <w:t xml:space="preserve">; </w:t>
      </w:r>
      <w:r w:rsidR="00C66D76">
        <w:t>"</w:t>
      </w:r>
      <w:r w:rsidR="00C66D76" w:rsidRPr="00674A65">
        <w:t xml:space="preserve"> </w:t>
      </w:r>
      <w:r w:rsidR="00C66D76">
        <w:t>Luftballons"</w:t>
      </w:r>
    </w:p>
    <w:p w:rsidR="00332B07" w:rsidRPr="00C66D76" w:rsidRDefault="00332B07" w:rsidP="00C66D76">
      <w:pPr>
        <w:ind w:firstLine="720"/>
      </w:pPr>
      <w:r w:rsidRPr="00C66D76">
        <w:t>Prints: 99.0</w:t>
      </w:r>
      <w:r w:rsidR="00C66D76" w:rsidRPr="00C66D76">
        <w:t xml:space="preserve"> Luftballons</w:t>
      </w:r>
    </w:p>
    <w:p w:rsidR="00EB4429" w:rsidRPr="00674A65" w:rsidRDefault="00332B07" w:rsidP="00CB6254">
      <w:pPr>
        <w:pStyle w:val="Codeexample"/>
        <w:keepNext/>
        <w:spacing w:after="0"/>
        <w:rPr>
          <w:rFonts w:ascii="Arial Rounded MT Bold" w:hAnsi="Arial Rounded MT Bold"/>
        </w:rPr>
      </w:pPr>
      <w:r w:rsidRPr="00674A65">
        <w:t xml:space="preserve">Print </w:t>
      </w:r>
      <w:r w:rsidR="00CB6254">
        <w:t>FORMAT</w:t>
      </w:r>
      <w:r w:rsidR="00DC6037">
        <w:t>$</w:t>
      </w:r>
      <w:r w:rsidRPr="00674A65">
        <w:t>(</w:t>
      </w:r>
      <w:r w:rsidR="00F5651B">
        <w:t>"</w:t>
      </w:r>
      <w:r w:rsidRPr="00674A65">
        <w:t>##</w:t>
      </w:r>
      <w:r w:rsidR="00F5651B">
        <w:t>"</w:t>
      </w:r>
      <w:r w:rsidRPr="00674A65">
        <w:t>,</w:t>
      </w:r>
      <w:r w:rsidR="00C66D76">
        <w:t xml:space="preserve"> 99)</w:t>
      </w:r>
      <w:r w:rsidRPr="00674A65">
        <w:t xml:space="preserve">; </w:t>
      </w:r>
      <w:r w:rsidR="00C66D76">
        <w:t>"</w:t>
      </w:r>
      <w:r w:rsidR="00C66D76" w:rsidRPr="00674A65">
        <w:t xml:space="preserve"> </w:t>
      </w:r>
      <w:r w:rsidR="00C66D76">
        <w:t>Luftballons"</w:t>
      </w:r>
    </w:p>
    <w:p w:rsidR="00332B07" w:rsidRPr="00C66D76" w:rsidRDefault="00C66D76" w:rsidP="00C66D76">
      <w:pPr>
        <w:ind w:firstLine="720"/>
      </w:pPr>
      <w:r w:rsidRPr="00C66D76">
        <w:t xml:space="preserve">Prints: 99 </w:t>
      </w:r>
      <w:r w:rsidR="00EB4429" w:rsidRPr="00C66D76">
        <w:t>Luftballons</w:t>
      </w:r>
    </w:p>
    <w:p w:rsidR="00EB4429" w:rsidRPr="00C66D76" w:rsidRDefault="00332B07" w:rsidP="00CB6254">
      <w:pPr>
        <w:pStyle w:val="Codeexample"/>
        <w:keepNext/>
        <w:spacing w:after="0"/>
      </w:pPr>
      <w:r w:rsidRPr="00C66D76">
        <w:t xml:space="preserve">Print </w:t>
      </w:r>
      <w:r w:rsidR="00F5651B" w:rsidRPr="00C66D76">
        <w:t>"</w:t>
      </w:r>
      <w:r w:rsidRPr="00C66D76">
        <w:t>A</w:t>
      </w:r>
      <w:r w:rsidR="00F5651B" w:rsidRPr="00C66D76">
        <w:t>"</w:t>
      </w:r>
      <w:r w:rsidRPr="00C66D76">
        <w:t>;</w:t>
      </w:r>
      <w:r w:rsidR="00F5651B" w:rsidRPr="00C66D76">
        <w:t>"</w:t>
      </w:r>
      <w:r w:rsidRPr="00C66D76">
        <w:t>B</w:t>
      </w:r>
      <w:r w:rsidR="00F5651B" w:rsidRPr="00C66D76">
        <w:t>"</w:t>
      </w:r>
      <w:r w:rsidRPr="00C66D76">
        <w:t>;</w:t>
      </w:r>
      <w:r w:rsidR="00F5651B" w:rsidRPr="00C66D76">
        <w:t>"</w:t>
      </w:r>
      <w:r w:rsidRPr="00C66D76">
        <w:t>C</w:t>
      </w:r>
      <w:r w:rsidR="00F5651B" w:rsidRPr="00C66D76">
        <w:t>"</w:t>
      </w:r>
      <w:r w:rsidRPr="00C66D76">
        <w:t>;</w:t>
      </w:r>
      <w:r w:rsidR="00EB4429" w:rsidRPr="00C66D76">
        <w:t xml:space="preserve"> </w:t>
      </w:r>
    </w:p>
    <w:p w:rsidR="00332B07" w:rsidRPr="00C66D76" w:rsidRDefault="00EB4429" w:rsidP="00C66D76">
      <w:pPr>
        <w:ind w:firstLine="720"/>
      </w:pPr>
      <w:r w:rsidRPr="00C66D76">
        <w:t>Prints: nothing</w:t>
      </w:r>
    </w:p>
    <w:p w:rsidR="00EB4429" w:rsidRPr="00C66D76" w:rsidRDefault="00332B07" w:rsidP="00CB6254">
      <w:pPr>
        <w:pStyle w:val="Codeexample"/>
        <w:keepNext/>
        <w:spacing w:after="0"/>
      </w:pPr>
      <w:r w:rsidRPr="00C66D76">
        <w:t xml:space="preserve">Print </w:t>
      </w:r>
      <w:r w:rsidR="00F5651B" w:rsidRPr="00C66D76">
        <w:t>"</w:t>
      </w:r>
      <w:r w:rsidRPr="00C66D76">
        <w:t>D</w:t>
      </w:r>
      <w:r w:rsidR="00F5651B" w:rsidRPr="00C66D76">
        <w:t>"</w:t>
      </w:r>
      <w:r w:rsidRPr="00C66D76">
        <w:t>;</w:t>
      </w:r>
      <w:r w:rsidR="00F5651B" w:rsidRPr="00C66D76">
        <w:t>"</w:t>
      </w:r>
      <w:r w:rsidRPr="00C66D76">
        <w:t>E</w:t>
      </w:r>
      <w:r w:rsidR="00F5651B" w:rsidRPr="00C66D76">
        <w:t>"</w:t>
      </w:r>
      <w:r w:rsidRPr="00C66D76">
        <w:t>;</w:t>
      </w:r>
      <w:r w:rsidR="00F5651B" w:rsidRPr="00C66D76">
        <w:t>"</w:t>
      </w:r>
      <w:r w:rsidRPr="00C66D76">
        <w:t>F</w:t>
      </w:r>
      <w:r w:rsidR="00F5651B" w:rsidRPr="00C66D76">
        <w:t>"</w:t>
      </w:r>
    </w:p>
    <w:p w:rsidR="00332B07" w:rsidRDefault="00EB4429" w:rsidP="00CB6254">
      <w:pPr>
        <w:ind w:firstLine="720"/>
      </w:pPr>
      <w:r w:rsidRPr="00C66D76">
        <w:t>Prints: ABCD</w:t>
      </w:r>
      <w:r w:rsidR="00E06BAD" w:rsidRPr="00C66D76">
        <w:t>EF</w:t>
      </w:r>
    </w:p>
    <w:p w:rsidR="007004EF" w:rsidRDefault="007004EF" w:rsidP="007004EF">
      <w:pPr>
        <w:pStyle w:val="Heading3"/>
      </w:pPr>
      <w:bookmarkStart w:id="3528" w:name="_Toc397896468"/>
      <w:r w:rsidRPr="00D91C25">
        <w:t>Print</w:t>
      </w:r>
      <w:r>
        <w:t xml:space="preserve"> with User-Defined Functions</w:t>
      </w:r>
      <w:bookmarkEnd w:id="3528"/>
    </w:p>
    <w:p w:rsidR="007004EF" w:rsidRDefault="00CB6254" w:rsidP="00CB6254">
      <w:r>
        <w:t xml:space="preserve">Note: Some commands, such as Print,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lastRenderedPageBreak/>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Eventually this problem should be fixed in BASIC!, but until then you should be careful not to call a function, especially a user-defined function, as part of a Print command. Instead, assign the return value of the function to a variable, and then Print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1F59AD" w:rsidRDefault="001F59AD" w:rsidP="001F59AD">
      <w:pPr>
        <w:pStyle w:val="Heading3"/>
      </w:pPr>
      <w:bookmarkStart w:id="3529" w:name="_Toc397896469"/>
      <w:r>
        <w:t>Console.line.text &lt;line_nexp&gt;</w:t>
      </w:r>
      <w:r w:rsidR="000B4495">
        <w:t>, &lt;text_svar&gt;</w:t>
      </w:r>
      <w:bookmarkEnd w:id="3529"/>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3530" w:name="_Toc397896470"/>
      <w:r>
        <w:t>Console.line.touched &lt;line_nvar&gt;</w:t>
      </w:r>
      <w:r w:rsidR="000B4495">
        <w:t xml:space="preserve"> {, &lt;press_lvar&gt;}</w:t>
      </w:r>
      <w:bookmarkEnd w:id="3530"/>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3531" w:name="_Toc397896471"/>
      <w:r>
        <w:t>Console.save &lt;filename_sexp&gt;</w:t>
      </w:r>
      <w:bookmarkEnd w:id="3531"/>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3532" w:name="_Toc397896472"/>
      <w:r>
        <w:t xml:space="preserve">User </w:t>
      </w:r>
      <w:r w:rsidR="00D91C25">
        <w:t>Input</w:t>
      </w:r>
      <w:bookmarkEnd w:id="3532"/>
    </w:p>
    <w:p w:rsidR="00D91C25" w:rsidRDefault="00D91C25" w:rsidP="005F4916">
      <w:pPr>
        <w:pStyle w:val="Heading3"/>
      </w:pPr>
      <w:bookmarkStart w:id="3533" w:name="_Toc397896473"/>
      <w:r>
        <w:t>Input</w:t>
      </w:r>
      <w:r w:rsidR="00A8233B">
        <w:t xml:space="preserve"> </w:t>
      </w:r>
      <w:ins w:id="3534" w:author="Sammartano, Marc (BIC USA)" w:date="2014-08-13T16:53:00Z">
        <w:r w:rsidR="001657AE">
          <w:t>{</w:t>
        </w:r>
      </w:ins>
      <w:r w:rsidR="00B25DB7">
        <w:t>&lt;Prompt</w:t>
      </w:r>
      <w:r w:rsidR="00FB2160">
        <w:t>_</w:t>
      </w:r>
      <w:r w:rsidR="00A8233B">
        <w:t>sexp&gt;</w:t>
      </w:r>
      <w:ins w:id="3535" w:author="Sammartano, Marc (BIC USA)" w:date="2014-08-13T16:53:00Z">
        <w:r w:rsidR="001657AE">
          <w:t>}</w:t>
        </w:r>
      </w:ins>
      <w:r w:rsidR="00A8233B">
        <w:t>,</w:t>
      </w:r>
      <w:r w:rsidR="009732B3">
        <w:t xml:space="preserve"> &lt;</w:t>
      </w:r>
      <w:del w:id="3536" w:author="Sammartano, Marc (BIC USA)" w:date="2014-08-13T17:19:00Z">
        <w:r w:rsidR="009732B3" w:rsidDel="00DC7089">
          <w:delText>n</w:delText>
        </w:r>
      </w:del>
      <w:r w:rsidR="009732B3">
        <w:t>var&gt;</w:t>
      </w:r>
      <w:del w:id="3537" w:author="Sammartano, Marc (BIC USA)" w:date="2014-08-13T17:19:00Z">
        <w:r w:rsidR="009732B3" w:rsidDel="00DC7089">
          <w:delText>|&lt;svar&gt;</w:delText>
        </w:r>
      </w:del>
      <w:r w:rsidR="009732B3">
        <w:t>{</w:t>
      </w:r>
      <w:r w:rsidR="00DA5DB5">
        <w:t xml:space="preserve">, </w:t>
      </w:r>
      <w:r w:rsidR="00F454BB">
        <w:t>&lt;Default_</w:t>
      </w:r>
      <w:del w:id="3538" w:author="Sammartano, Marc (BIC USA)" w:date="2014-08-13T17:28:00Z">
        <w:r w:rsidR="009732B3" w:rsidDel="008C0D8A">
          <w:delText>s</w:delText>
        </w:r>
      </w:del>
      <w:r w:rsidR="009732B3">
        <w:t>exp&gt;</w:t>
      </w:r>
      <w:del w:id="3539" w:author="Sammartano, Marc (BIC USA)" w:date="2014-08-13T17:28:00Z">
        <w:r w:rsidR="009732B3" w:rsidDel="008C0D8A">
          <w:delText>|</w:delText>
        </w:r>
        <w:r w:rsidR="00F454BB" w:rsidDel="008C0D8A">
          <w:delText>&lt;Default_</w:delText>
        </w:r>
        <w:r w:rsidR="009732B3" w:rsidDel="008C0D8A">
          <w:delText>nexp&gt;</w:delText>
        </w:r>
      </w:del>
      <w:r w:rsidR="009732B3">
        <w:t>}</w:t>
      </w:r>
      <w:bookmarkEnd w:id="3533"/>
      <w:r w:rsidR="00520661">
        <w:fldChar w:fldCharType="begin"/>
      </w:r>
      <w:r w:rsidR="008A6BAC">
        <w:instrText xml:space="preserve"> XE "</w:instrText>
      </w:r>
      <w:r w:rsidR="008A6BAC" w:rsidRPr="002E6C8B">
        <w:instrText xml:space="preserve">Input </w:instrText>
      </w:r>
      <w:ins w:id="3540" w:author="Sammartano, Marc (BIC USA)" w:date="2014-08-13T16:53:00Z">
        <w:r w:rsidR="001657AE">
          <w:instrText>{</w:instrText>
        </w:r>
      </w:ins>
      <w:r w:rsidR="008A6BAC" w:rsidRPr="002E6C8B">
        <w:instrText>&lt;Prompt_sexp&gt;</w:instrText>
      </w:r>
      <w:ins w:id="3541" w:author="Sammartano, Marc (BIC USA)" w:date="2014-08-13T16:53:00Z">
        <w:r w:rsidR="001657AE">
          <w:instrText>}</w:instrText>
        </w:r>
      </w:ins>
      <w:r w:rsidR="008A6BAC" w:rsidRPr="002E6C8B">
        <w:instrText>, &lt;</w:instrText>
      </w:r>
      <w:del w:id="3542" w:author="Sammartano, Marc (BIC USA)" w:date="2014-08-13T17:20:00Z">
        <w:r w:rsidR="008A6BAC" w:rsidRPr="002E6C8B" w:rsidDel="00DC7089">
          <w:delInstrText>n</w:delInstrText>
        </w:r>
      </w:del>
      <w:r w:rsidR="008A6BAC" w:rsidRPr="002E6C8B">
        <w:instrText>var&gt;</w:instrText>
      </w:r>
      <w:del w:id="3543" w:author="Sammartano, Marc (BIC USA)" w:date="2014-08-13T17:20:00Z">
        <w:r w:rsidR="008A6BAC" w:rsidRPr="002E6C8B" w:rsidDel="00DC7089">
          <w:delInstrText xml:space="preserve">|&lt;svar&gt;, </w:delInstrText>
        </w:r>
      </w:del>
      <w:r w:rsidR="008A6BAC" w:rsidRPr="002E6C8B">
        <w:instrText>{</w:instrText>
      </w:r>
      <w:ins w:id="3544" w:author="Sammartano, Marc (BIC USA)" w:date="2014-08-13T17:20:00Z">
        <w:r w:rsidR="00DC7089">
          <w:instrText xml:space="preserve">, </w:instrText>
        </w:r>
      </w:ins>
      <w:r w:rsidR="008A6BAC" w:rsidRPr="002E6C8B">
        <w:instrText>&lt;Default_</w:instrText>
      </w:r>
      <w:del w:id="3545" w:author="Sammartano, Marc (BIC USA)" w:date="2014-08-13T17:28:00Z">
        <w:r w:rsidR="008A6BAC" w:rsidRPr="002E6C8B" w:rsidDel="008C0D8A">
          <w:delInstrText>s</w:delInstrText>
        </w:r>
      </w:del>
      <w:r w:rsidR="008A6BAC" w:rsidRPr="002E6C8B">
        <w:instrText>exp&gt;</w:instrText>
      </w:r>
      <w:del w:id="3546" w:author="Sammartano, Marc (BIC USA)" w:date="2014-08-13T17:28:00Z">
        <w:r w:rsidR="008A6BAC" w:rsidRPr="002E6C8B" w:rsidDel="008C0D8A">
          <w:delInstrText>|&lt;Default_nexp&gt;</w:delInstrText>
        </w:r>
      </w:del>
      <w:r w:rsidR="008A6BAC" w:rsidRPr="002E6C8B">
        <w:instrText>}</w:instrText>
      </w:r>
      <w:r w:rsidR="008A6BAC">
        <w:instrText xml:space="preserve">" </w:instrText>
      </w:r>
      <w:r w:rsidR="00520661">
        <w:fldChar w:fldCharType="end"/>
      </w:r>
    </w:p>
    <w:p w:rsidR="009732B3" w:rsidRDefault="009732B3" w:rsidP="00DA5DB5">
      <w:r>
        <w:t>Generates a</w:t>
      </w:r>
      <w:r w:rsidR="00B25DB7">
        <w:t>n</w:t>
      </w:r>
      <w:r>
        <w:t xml:space="preserve"> </w:t>
      </w:r>
      <w:r w:rsidR="00D1460F">
        <w:t xml:space="preserve">input </w:t>
      </w:r>
      <w:r>
        <w:t>dialog box</w:t>
      </w:r>
      <w:ins w:id="3547" w:author="Sammartano, Marc (BIC USA)" w:date="2014-08-13T17:31:00Z">
        <w:r w:rsidR="008C0D8A">
          <w:t xml:space="preserve"> with an input area and an </w:t>
        </w:r>
        <w:r w:rsidR="008C0D8A" w:rsidRPr="008C0D8A">
          <w:rPr>
            <w:b/>
          </w:rPr>
          <w:t>OK</w:t>
        </w:r>
        <w:r w:rsidR="008C0D8A">
          <w:t xml:space="preserve"> button</w:t>
        </w:r>
      </w:ins>
      <w:r>
        <w:t xml:space="preserve">. </w:t>
      </w:r>
      <w:ins w:id="3548" w:author="Sammartano, Marc (BIC USA)" w:date="2014-08-13T17:31:00Z">
        <w:r w:rsidR="008C0D8A">
          <w:t xml:space="preserve">When </w:t>
        </w:r>
      </w:ins>
      <w:ins w:id="3549" w:author="Sammartano, Marc (BIC USA)" w:date="2014-08-13T17:33:00Z">
        <w:r w:rsidR="008C0D8A">
          <w:t xml:space="preserve">the user taps the </w:t>
        </w:r>
      </w:ins>
      <w:ins w:id="3550" w:author="Sammartano, Marc (BIC USA)" w:date="2014-08-13T17:31:00Z">
        <w:r w:rsidR="008C0D8A">
          <w:t xml:space="preserve">button, the </w:t>
        </w:r>
      </w:ins>
      <w:ins w:id="3551" w:author="Sammartano, Marc (BIC USA)" w:date="2014-08-13T17:32:00Z">
        <w:r w:rsidR="008C0D8A">
          <w:t xml:space="preserve">value in the </w:t>
        </w:r>
      </w:ins>
      <w:ins w:id="3552" w:author="Sammartano, Marc (BIC USA)" w:date="2014-08-13T17:31:00Z">
        <w:r w:rsidR="008C0D8A">
          <w:t xml:space="preserve">input area </w:t>
        </w:r>
      </w:ins>
      <w:ins w:id="3553" w:author="Sammartano, Marc (BIC USA)" w:date="2014-08-13T17:33:00Z">
        <w:r w:rsidR="008C0D8A">
          <w:t xml:space="preserve">is </w:t>
        </w:r>
      </w:ins>
      <w:ins w:id="3554" w:author="Sammartano, Marc (BIC USA)" w:date="2014-08-13T17:31:00Z">
        <w:r w:rsidR="008C0D8A">
          <w:t>written to the variable &lt;var&gt;.</w:t>
        </w:r>
      </w:ins>
    </w:p>
    <w:p w:rsidR="009732B3" w:rsidRDefault="009732B3" w:rsidP="00DA5DB5">
      <w:r>
        <w:t xml:space="preserve">The </w:t>
      </w:r>
      <w:r w:rsidR="00FB2160">
        <w:t>&lt;Prompt_</w:t>
      </w:r>
      <w:r>
        <w:t xml:space="preserve">sexp&gt; will become the dialog box </w:t>
      </w:r>
      <w:ins w:id="3555" w:author="Sammartano, Marc (BIC USA)" w:date="2014-08-13T16:52:00Z">
        <w:r w:rsidR="001657AE">
          <w:t>title</w:t>
        </w:r>
      </w:ins>
      <w:del w:id="3556" w:author="Sammartano, Marc (BIC USA)" w:date="2014-08-13T16:52:00Z">
        <w:r w:rsidDel="001657AE">
          <w:delText>prompt</w:delText>
        </w:r>
      </w:del>
      <w:r>
        <w:t>.</w:t>
      </w:r>
      <w:ins w:id="3557" w:author="Sammartano, Marc (BIC USA)" w:date="2014-08-13T16:52:00Z">
        <w:r w:rsidR="001657AE">
          <w:t xml:space="preserve"> If the prompt </w:t>
        </w:r>
      </w:ins>
      <w:ins w:id="3558" w:author="Sammartano, Marc (BIC USA)" w:date="2014-08-13T17:15:00Z">
        <w:r w:rsidR="00126A55">
          <w:t xml:space="preserve">expression </w:t>
        </w:r>
      </w:ins>
      <w:ins w:id="3559" w:author="Sammartano, Marc (BIC USA)" w:date="2014-08-13T16:52:00Z">
        <w:r w:rsidR="001657AE">
          <w:t>is empty ("") or omitted, the dialog box will be drawn without a title area.</w:t>
        </w:r>
      </w:ins>
    </w:p>
    <w:p w:rsidR="009732B3" w:rsidDel="008C0D8A" w:rsidRDefault="009732B3" w:rsidP="00DA5DB5">
      <w:pPr>
        <w:rPr>
          <w:del w:id="3560" w:author="Sammartano, Marc (BIC USA)" w:date="2014-08-13T17:27:00Z"/>
        </w:rPr>
      </w:pPr>
      <w:r>
        <w:t xml:space="preserve">If </w:t>
      </w:r>
      <w:ins w:id="3561" w:author="Sammartano, Marc (BIC USA)" w:date="2014-08-13T17:37:00Z">
        <w:r w:rsidR="006D1B99">
          <w:t>the return variable</w:t>
        </w:r>
      </w:ins>
      <w:del w:id="3562" w:author="Sammartano, Marc (BIC USA)" w:date="2014-08-13T17:37:00Z">
        <w:r w:rsidDel="006D1B99">
          <w:delText>a</w:delText>
        </w:r>
      </w:del>
      <w:r>
        <w:t xml:space="preserve"> &lt;</w:t>
      </w:r>
      <w:del w:id="3563" w:author="Sammartano, Marc (BIC USA)" w:date="2014-08-13T17:25:00Z">
        <w:r w:rsidDel="00DC7089">
          <w:delText>n</w:delText>
        </w:r>
      </w:del>
      <w:r>
        <w:t xml:space="preserve">var&gt; is </w:t>
      </w:r>
      <w:ins w:id="3564" w:author="Sammartano, Marc (BIC USA)" w:date="2014-08-13T17:25:00Z">
        <w:r w:rsidR="00DC7089">
          <w:t>numeric</w:t>
        </w:r>
      </w:ins>
      <w:del w:id="3565" w:author="Sammartano, Marc (BIC USA)" w:date="2014-08-13T17:25:00Z">
        <w:r w:rsidDel="00DC7089">
          <w:delText>specified</w:delText>
        </w:r>
      </w:del>
      <w:r>
        <w:t>, the</w:t>
      </w:r>
      <w:r w:rsidR="00D1460F">
        <w:t xml:space="preserve"> </w:t>
      </w:r>
      <w:ins w:id="3566" w:author="Sammartano, Marc (BIC USA)" w:date="2014-08-13T17:25:00Z">
        <w:r w:rsidR="00DC7089">
          <w:t xml:space="preserve">input must be </w:t>
        </w:r>
      </w:ins>
      <w:r w:rsidR="00D1460F">
        <w:t>numeric</w:t>
      </w:r>
      <w:del w:id="3567" w:author="Sammartano, Marc (BIC USA)" w:date="2014-08-13T17:26:00Z">
        <w:r w:rsidR="00D1460F" w:rsidDel="00DC7089">
          <w:delText xml:space="preserve"> result</w:delText>
        </w:r>
        <w:r w:rsidDel="00DC7089">
          <w:delText xml:space="preserve"> is placed into &lt;nvar&gt;.</w:delText>
        </w:r>
        <w:r w:rsidR="00BA4B48" w:rsidDel="00DC7089">
          <w:delText xml:space="preserve"> When requesting numeric input</w:delText>
        </w:r>
      </w:del>
      <w:r w:rsidR="00BA4B48">
        <w:t xml:space="preserve">, </w:t>
      </w:r>
      <w:ins w:id="3568" w:author="Sammartano, Marc (BIC USA)" w:date="2014-08-13T17:26:00Z">
        <w:r w:rsidR="00DC7089">
          <w:t xml:space="preserve">so </w:t>
        </w:r>
      </w:ins>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8C0D8A" w:rsidP="00DA5DB5">
      <w:ins w:id="3569" w:author="Sammartano, Marc (BIC USA)" w:date="2014-08-13T17:27:00Z">
        <w:r>
          <w:t xml:space="preserve"> </w:t>
        </w:r>
      </w:ins>
      <w:r w:rsidR="009732B3">
        <w:t xml:space="preserve">If </w:t>
      </w:r>
      <w:del w:id="3570" w:author="Sammartano, Marc (BIC USA)" w:date="2014-08-13T17:27:00Z">
        <w:r w:rsidR="009732B3" w:rsidDel="008C0D8A">
          <w:delText xml:space="preserve">a </w:delText>
        </w:r>
      </w:del>
      <w:r w:rsidR="009732B3">
        <w:t>&lt;</w:t>
      </w:r>
      <w:del w:id="3571" w:author="Sammartano, Marc (BIC USA)" w:date="2014-08-13T17:27:00Z">
        <w:r w:rsidR="009732B3" w:rsidDel="008C0D8A">
          <w:delText>s</w:delText>
        </w:r>
      </w:del>
      <w:r w:rsidR="009732B3">
        <w:t xml:space="preserve">var&gt; </w:t>
      </w:r>
      <w:r w:rsidR="00D1460F">
        <w:t xml:space="preserve">is </w:t>
      </w:r>
      <w:ins w:id="3572" w:author="Sammartano, Marc (BIC USA)" w:date="2014-08-13T17:27:00Z">
        <w:r>
          <w:t>a string variable</w:t>
        </w:r>
      </w:ins>
      <w:del w:id="3573" w:author="Sammartano, Marc (BIC USA)" w:date="2014-08-13T17:27:00Z">
        <w:r w:rsidR="00D1460F" w:rsidDel="008C0D8A">
          <w:delText>specified</w:delText>
        </w:r>
      </w:del>
      <w:r w:rsidR="00D1460F">
        <w:t xml:space="preserve">, the </w:t>
      </w:r>
      <w:ins w:id="3574" w:author="Sammartano, Marc (BIC USA)" w:date="2014-08-13T17:27:00Z">
        <w:r>
          <w:t xml:space="preserve">input may be any </w:t>
        </w:r>
      </w:ins>
      <w:r w:rsidR="00D1460F">
        <w:t>string</w:t>
      </w:r>
      <w:del w:id="3575" w:author="Sammartano, Marc (BIC USA)" w:date="2014-08-13T17:27:00Z">
        <w:r w:rsidR="00D1460F" w:rsidDel="008C0D8A">
          <w:delText xml:space="preserve"> result</w:delText>
        </w:r>
        <w:r w:rsidR="009732B3" w:rsidDel="008C0D8A">
          <w:delText xml:space="preserve"> is placed into &lt;svar&gt;</w:delText>
        </w:r>
      </w:del>
      <w:r w:rsidR="00DA5DB5">
        <w:t>.</w:t>
      </w:r>
    </w:p>
    <w:p w:rsidR="009732B3" w:rsidRDefault="009732B3" w:rsidP="00DA5DB5">
      <w:del w:id="3576" w:author="Sammartano, Marc (BIC USA)" w:date="2014-08-13T17:21:00Z">
        <w:r w:rsidDel="00DC7089">
          <w:lastRenderedPageBreak/>
          <w:delText xml:space="preserve"> </w:delText>
        </w:r>
      </w:del>
      <w:r>
        <w:t xml:space="preserve">If a </w:t>
      </w:r>
      <w:ins w:id="3577" w:author="Sammartano, Marc (BIC USA)" w:date="2014-08-13T17:16:00Z">
        <w:r w:rsidR="00126A55">
          <w:t>&lt;</w:t>
        </w:r>
      </w:ins>
      <w:r>
        <w:t>Default</w:t>
      </w:r>
      <w:del w:id="3578" w:author="Sammartano, Marc (BIC USA)" w:date="2014-08-13T17:16:00Z">
        <w:r w:rsidDel="00DC7089">
          <w:delText xml:space="preserve"> </w:delText>
        </w:r>
      </w:del>
      <w:ins w:id="3579" w:author="Sammartano, Marc (BIC USA)" w:date="2014-08-13T17:16:00Z">
        <w:r w:rsidR="00DC7089">
          <w:t>_</w:t>
        </w:r>
      </w:ins>
      <w:r>
        <w:t>exp</w:t>
      </w:r>
      <w:ins w:id="3580" w:author="Sammartano, Marc (BIC USA)" w:date="2014-08-13T17:16:00Z">
        <w:r w:rsidR="00DC7089">
          <w:t>&gt;</w:t>
        </w:r>
      </w:ins>
      <w:del w:id="3581" w:author="Sammartano, Marc (BIC USA)" w:date="2014-08-13T17:16:00Z">
        <w:r w:rsidDel="00DC7089">
          <w:delText>ression</w:delText>
        </w:r>
      </w:del>
      <w:r>
        <w:t xml:space="preserve"> is given then the expression value will be placed into the input area of the dialog box. The </w:t>
      </w:r>
      <w:del w:id="3582" w:author="Sammartano, Marc (BIC USA)" w:date="2014-08-13T17:17:00Z">
        <w:r w:rsidDel="00DC7089">
          <w:delText>D</w:delText>
        </w:r>
      </w:del>
      <w:ins w:id="3583" w:author="Sammartano, Marc (BIC USA)" w:date="2014-08-13T17:17:00Z">
        <w:r w:rsidR="00DC7089">
          <w:t>d</w:t>
        </w:r>
      </w:ins>
      <w:r>
        <w:t>efault expression type must match the &lt;</w:t>
      </w:r>
      <w:del w:id="3584" w:author="Sammartano, Marc (BIC USA)" w:date="2014-08-13T17:28:00Z">
        <w:r w:rsidDel="008C0D8A">
          <w:delText>n</w:delText>
        </w:r>
      </w:del>
      <w:r>
        <w:t>var&gt;</w:t>
      </w:r>
      <w:del w:id="3585" w:author="Sammartano, Marc (BIC USA)" w:date="2014-08-13T17:28:00Z">
        <w:r w:rsidDel="008C0D8A">
          <w:delText xml:space="preserve"> or &lt;svar&gt;</w:delText>
        </w:r>
      </w:del>
      <w:r>
        <w:t xml:space="preserve">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del w:id="3586" w:author="Sammartano, Marc (BIC USA)" w:date="2014-08-13T16:51:00Z">
        <w:r w:rsidR="009A10E6" w:rsidDel="001657AE">
          <w:delText xml:space="preserve"> </w:delText>
        </w:r>
      </w:del>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3587" w:name="_Toc397896474"/>
      <w:r>
        <w:t>Inkey$</w:t>
      </w:r>
      <w:r w:rsidR="00D1460F">
        <w:t xml:space="preserve"> &lt;svar&gt;</w:t>
      </w:r>
      <w:bookmarkEnd w:id="3587"/>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3588" w:name="_Toc397896475"/>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3588"/>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w:t>
      </w:r>
      <w:del w:id="3589" w:author="Sammartano, Marc (BIC USA)" w:date="2014-08-13T17:43:00Z">
        <w:r w:rsidDel="006D1B99">
          <w:delText xml:space="preserve"> </w:delText>
        </w:r>
      </w:del>
      <w:r>
        <w:t xml:space="preserve"> It then sends s$ to text.input for editing. The result of the edit is returned in string r$. </w:t>
      </w:r>
      <w:del w:id="3590" w:author="Sammartano, Marc (BIC USA)" w:date="2014-08-13T17:43:00Z">
        <w:r w:rsidDel="006D1B99">
          <w:delText xml:space="preserve"> </w:delText>
        </w:r>
      </w:del>
      <w:r>
        <w:t>r$ is then printed to console.</w:t>
      </w:r>
    </w:p>
    <w:p w:rsidR="006D1B99" w:rsidRPr="006D1B99" w:rsidRDefault="00F5620B" w:rsidP="006D1B99">
      <w:pPr>
        <w:pStyle w:val="Codeexample"/>
        <w:rPr>
          <w:ins w:id="3591" w:author="Sammartano, Marc (BIC USA)" w:date="2014-08-13T17:44:00Z"/>
        </w:rPr>
      </w:pPr>
      <w:r w:rsidRPr="006D1B99">
        <w:t>grabfile s$, "../source/</w:t>
      </w:r>
      <w:r w:rsidR="004A1077" w:rsidRPr="006D1B99">
        <w:t xml:space="preserve"> Sample</w:t>
      </w:r>
      <w:del w:id="3592" w:author="Unknown">
        <w:r w:rsidR="004A1077" w:rsidRPr="006D1B99" w:rsidDel="006D1B99">
          <w:softHyphen/>
        </w:r>
        <w:r w:rsidR="004A1077" w:rsidRPr="006D1B99" w:rsidDel="006D1B99">
          <w:softHyphen/>
        </w:r>
      </w:del>
      <w:r w:rsidR="004A1077" w:rsidRPr="006D1B99">
        <w:t>_Programs</w:t>
      </w:r>
      <w:r w:rsidRPr="006D1B99">
        <w:t>/f01_commands.bas"</w:t>
      </w:r>
      <w:del w:id="3593" w:author="Unknown">
        <w:r w:rsidRPr="006D1B99" w:rsidDel="006D1B99">
          <w:br/>
        </w:r>
        <w:r w:rsidR="007B2223" w:rsidRPr="006D1B99" w:rsidDel="006D1B99">
          <w:tab/>
        </w:r>
      </w:del>
    </w:p>
    <w:p w:rsidR="006D1B99" w:rsidRPr="006D1B99" w:rsidRDefault="00F5620B" w:rsidP="006D1B99">
      <w:pPr>
        <w:pStyle w:val="Codeexample"/>
        <w:rPr>
          <w:ins w:id="3594" w:author="Sammartano, Marc (BIC USA)" w:date="2014-08-13T17:44:00Z"/>
        </w:rPr>
      </w:pPr>
      <w:r w:rsidRPr="006D1B99">
        <w:t>text.input r$,s$</w:t>
      </w:r>
      <w:del w:id="3595" w:author="Unknown">
        <w:r w:rsidRPr="006D1B99" w:rsidDel="006D1B99">
          <w:br/>
        </w:r>
        <w:r w:rsidR="007B2223" w:rsidRPr="006D1B99" w:rsidDel="006D1B99">
          <w:tab/>
        </w:r>
      </w:del>
    </w:p>
    <w:p w:rsidR="006D1B99" w:rsidRPr="006D1B99" w:rsidRDefault="00F5620B" w:rsidP="006D1B99">
      <w:pPr>
        <w:pStyle w:val="Codeexample"/>
        <w:rPr>
          <w:ins w:id="3596" w:author="Sammartano, Marc (BIC USA)" w:date="2014-08-13T17:44:00Z"/>
        </w:rPr>
      </w:pPr>
      <w:r w:rsidRPr="006D1B99">
        <w:t>print r$</w:t>
      </w:r>
      <w:del w:id="3597" w:author="Unknown">
        <w:r w:rsidRPr="006D1B99" w:rsidDel="006D1B99">
          <w:br/>
        </w:r>
        <w:r w:rsidR="007B2223" w:rsidRPr="006D1B99" w:rsidDel="006D1B99">
          <w:tab/>
        </w:r>
      </w:del>
    </w:p>
    <w:p w:rsidR="00F5620B" w:rsidRPr="006D1B99" w:rsidRDefault="00F5620B" w:rsidP="006D1B99">
      <w:pPr>
        <w:pStyle w:val="Codeexample"/>
      </w:pPr>
      <w:r w:rsidRPr="006D1B99">
        <w:t>end</w:t>
      </w:r>
    </w:p>
    <w:p w:rsidR="00833CF8" w:rsidRDefault="00833CF8" w:rsidP="005F4916">
      <w:pPr>
        <w:pStyle w:val="Heading3"/>
      </w:pPr>
      <w:bookmarkStart w:id="3598" w:name="_Toc397896476"/>
      <w:r w:rsidRPr="00833CF8">
        <w:lastRenderedPageBreak/>
        <w:t>TGet &lt;result_svar&gt;</w:t>
      </w:r>
      <w:r>
        <w:t xml:space="preserve">, &lt;prompt_sexp&gt; {, </w:t>
      </w:r>
      <w:del w:id="3599" w:author="Sammartano, Marc (BIC USA)" w:date="2014-08-13T17:44:00Z">
        <w:r w:rsidDel="006D1B99">
          <w:delText xml:space="preserve"> </w:delText>
        </w:r>
      </w:del>
      <w:r>
        <w:t>&lt;title_sexp&gt;</w:t>
      </w:r>
      <w:r w:rsidRPr="00833CF8">
        <w:t>}</w:t>
      </w:r>
      <w:bookmarkEnd w:id="3598"/>
      <w:r w:rsidR="00520661">
        <w:fldChar w:fldCharType="begin"/>
      </w:r>
      <w:r>
        <w:instrText xml:space="preserve"> XE "</w:instrText>
      </w:r>
      <w:r w:rsidRPr="005618CD">
        <w:instrText xml:space="preserve">TGet &lt;result_svar&gt;, &lt;prompt_sexp&gt; {, </w:instrText>
      </w:r>
      <w:del w:id="3600" w:author="Sammartano, Marc (BIC USA)" w:date="2014-08-13T17:45:00Z">
        <w:r w:rsidRPr="005618CD" w:rsidDel="006D1B99">
          <w:delInstrText xml:space="preserve"> </w:delInstrText>
        </w:r>
      </w:del>
      <w:r w:rsidRPr="005618CD">
        <w:instrText>&lt;title_sexp&gt;}</w:instrText>
      </w:r>
      <w:r>
        <w:instrText xml:space="preserve">" </w:instrText>
      </w:r>
      <w:r w:rsidR="00520661">
        <w:fldChar w:fldCharType="end"/>
      </w:r>
      <w:r w:rsidRPr="00833CF8">
        <w:t xml:space="preserve"> </w:t>
      </w:r>
    </w:p>
    <w:p w:rsidR="00D94677" w:rsidRDefault="00833CF8" w:rsidP="00833CF8">
      <w:r>
        <w:t xml:space="preserve">Simulates a terminal. The current contents of the Output Console will be displayed in a new window. </w:t>
      </w:r>
      <w:r w:rsidR="00702962">
        <w:t xml:space="preserve">The last line displayed </w:t>
      </w:r>
      <w:del w:id="3601" w:author="Sammartano, Marc (BIC USA)" w:date="2014-08-13T17:45:00Z">
        <w:r w:rsidR="00702962" w:rsidDel="006D1B99">
          <w:delText xml:space="preserve"> </w:delText>
        </w:r>
      </w:del>
      <w:r w:rsidR="00702962">
        <w:t>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3602" w:name="_Toc397896477"/>
      <w:r>
        <w:t>Kb.</w:t>
      </w:r>
      <w:r w:rsidR="00194BF8">
        <w:t>toggle</w:t>
      </w:r>
      <w:bookmarkEnd w:id="3602"/>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 xml:space="preserve">Toggles the showing or hiding of the soft keyboard. </w:t>
      </w:r>
      <w:del w:id="3603" w:author="Sammartano, Marc (BIC USA)" w:date="2014-08-13T17:45:00Z">
        <w:r w:rsidDel="006D1B99">
          <w:delText xml:space="preserve"> </w:delText>
        </w:r>
      </w:del>
      <w:r>
        <w:t>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3604" w:name="_Toc397896478"/>
      <w:r>
        <w:t>Kb.hide</w:t>
      </w:r>
      <w:bookmarkEnd w:id="3604"/>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3605" w:name="_Toc397896479"/>
      <w:r>
        <w:t>Working with Files</w:t>
      </w:r>
      <w:bookmarkEnd w:id="3605"/>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3606" w:name="_Toc397896480"/>
      <w:r>
        <w:t>Paths Explained</w:t>
      </w:r>
      <w:bookmarkEnd w:id="3606"/>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lastRenderedPageBreak/>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3607" w:name="_Toc397896481"/>
      <w:r>
        <w:t>Paths and Case-sensitivity</w:t>
      </w:r>
      <w:bookmarkEnd w:id="3607"/>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lastRenderedPageBreak/>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3608" w:name="_Toc397896482"/>
      <w:r>
        <w:t>File.</w:t>
      </w:r>
      <w:r w:rsidR="000B4495">
        <w:t>d</w:t>
      </w:r>
      <w:r>
        <w:t xml:space="preserve">elete </w:t>
      </w:r>
      <w:r w:rsidR="00792AD4">
        <w:t>&lt;lvar&gt;</w:t>
      </w:r>
      <w:r>
        <w:t>, &lt;</w:t>
      </w:r>
      <w:r w:rsidR="000B4495">
        <w:t>p</w:t>
      </w:r>
      <w:r>
        <w:t>ath_sexp&gt;</w:t>
      </w:r>
      <w:bookmarkEnd w:id="3608"/>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3609" w:name="_Toc397896483"/>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3609"/>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335552">
        <w:instrText xml:space="preserve">" </w:instrText>
      </w:r>
      <w:r w:rsidR="00520661">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3610" w:name="_Toc397896484"/>
      <w:r>
        <w:t>File.</w:t>
      </w:r>
      <w:r w:rsidR="000B4495">
        <w:t>e</w:t>
      </w:r>
      <w:r>
        <w:t>xists &lt;</w:t>
      </w:r>
      <w:r w:rsidR="00BA0F9C">
        <w:t>l</w:t>
      </w:r>
      <w:r>
        <w:t>var&gt;, &lt;</w:t>
      </w:r>
      <w:r w:rsidR="000B4495">
        <w:t>p</w:t>
      </w:r>
      <w:r>
        <w:t>ath_sexp&gt;</w:t>
      </w:r>
      <w:bookmarkEnd w:id="3610"/>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3611" w:name="_Toc397896485"/>
      <w:r>
        <w:t>File.</w:t>
      </w:r>
      <w:r w:rsidR="000B4495">
        <w:t>m</w:t>
      </w:r>
      <w:r w:rsidR="002D4A72">
        <w:t>kdir</w:t>
      </w:r>
      <w:r w:rsidR="00C56F97">
        <w:t xml:space="preserve"> &lt;</w:t>
      </w:r>
      <w:r w:rsidR="000B4495">
        <w:t>p</w:t>
      </w:r>
      <w:r w:rsidR="00C56F97">
        <w:t>ath_sexp</w:t>
      </w:r>
      <w:r w:rsidR="00EF35E8">
        <w:t>&gt;</w:t>
      </w:r>
      <w:bookmarkEnd w:id="3611"/>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3612" w:name="_Toc397896486"/>
      <w:r>
        <w:t>File.</w:t>
      </w:r>
      <w:r w:rsidR="000B4495">
        <w:t>r</w:t>
      </w:r>
      <w:r w:rsidR="002D4A72">
        <w:t>ename</w:t>
      </w:r>
      <w:r w:rsidR="003F6561">
        <w:t xml:space="preserve"> &lt;</w:t>
      </w:r>
      <w:r w:rsidR="00CE1B26">
        <w:t>Old_Path_sexp&gt;, &lt;New_Path_sexp</w:t>
      </w:r>
      <w:r w:rsidR="000F725A">
        <w:t>&gt;</w:t>
      </w:r>
      <w:bookmarkEnd w:id="3612"/>
      <w:r w:rsidR="00520661">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3613" w:name="_Toc397896487"/>
      <w:r>
        <w:t>File.</w:t>
      </w:r>
      <w:r w:rsidR="000B4495">
        <w:t>r</w:t>
      </w:r>
      <w:r>
        <w:t>oot &lt;svar&gt;</w:t>
      </w:r>
      <w:bookmarkEnd w:id="3613"/>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3614" w:name="_Toc397896488"/>
      <w:r>
        <w:t>File.</w:t>
      </w:r>
      <w:r w:rsidR="000B4495">
        <w:t>s</w:t>
      </w:r>
      <w:r>
        <w:t>ize &lt;size_nvar&gt;, &lt;</w:t>
      </w:r>
      <w:r w:rsidR="000B4495">
        <w:t>p</w:t>
      </w:r>
      <w:r>
        <w:t>ath_sexp&gt;</w:t>
      </w:r>
      <w:bookmarkEnd w:id="3614"/>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3615" w:name="_Toc397896489"/>
      <w:r>
        <w:t>File.type &lt;type_nvar&gt;, &lt;path_sexp&gt;</w:t>
      </w:r>
      <w:bookmarkEnd w:id="3615"/>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_nvar&gt;,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&lt;type_nvar&gt;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3616" w:name="_Toc397896490"/>
      <w:r>
        <w:t>Text File I/O</w:t>
      </w:r>
      <w:bookmarkEnd w:id="3616"/>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3617" w:name="_Toc397896491"/>
      <w:r>
        <w:t>Text.open</w:t>
      </w:r>
      <w:r w:rsidR="000F6104">
        <w:t xml:space="preserve"> {r|w|a}, &lt;</w:t>
      </w:r>
      <w:r w:rsidR="000B4495">
        <w:t>f</w:t>
      </w:r>
      <w:r w:rsidR="000F6104">
        <w:t>ile_table</w:t>
      </w:r>
      <w:r w:rsidR="00CD065B">
        <w:t>_nvar&gt;, &lt;</w:t>
      </w:r>
      <w:r w:rsidR="000B4495">
        <w:t>p</w:t>
      </w:r>
      <w:r w:rsidR="00CD065B">
        <w:t>ath_sexp&gt;</w:t>
      </w:r>
      <w:bookmarkEnd w:id="3617"/>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lastRenderedPageBreak/>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3618" w:name="_Toc397896492"/>
      <w:r>
        <w:t>Text.close &lt;</w:t>
      </w:r>
      <w:r w:rsidR="000B4495">
        <w:t>f</w:t>
      </w:r>
      <w:r>
        <w:t>ile_table_nvar&gt;</w:t>
      </w:r>
      <w:bookmarkEnd w:id="3618"/>
      <w:r w:rsidR="00520661">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520661">
        <w:fldChar w:fldCharType="end"/>
      </w:r>
    </w:p>
    <w:p w:rsidR="001D7C02" w:rsidRDefault="001D7C02" w:rsidP="001D7C02">
      <w:r>
        <w:t>The previously opened file represented by &lt;</w:t>
      </w:r>
      <w:r w:rsidR="000B4495">
        <w:t>f</w:t>
      </w:r>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3619" w:name="_Toc397896493"/>
      <w:r>
        <w:t>Text.readln</w:t>
      </w:r>
      <w:r w:rsidR="000F6104">
        <w:t xml:space="preserve"> &lt;</w:t>
      </w:r>
      <w:r w:rsidR="000B4495">
        <w:t>f</w:t>
      </w:r>
      <w:r w:rsidR="000F6104">
        <w:t>ile_table_nvar&gt;, &lt;</w:t>
      </w:r>
      <w:r w:rsidR="000B4495">
        <w:t>l</w:t>
      </w:r>
      <w:r w:rsidR="000F6104">
        <w:t>ine_svar&gt;</w:t>
      </w:r>
      <w:bookmarkEnd w:id="3619"/>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3620" w:name="_Toc397896494"/>
      <w:r>
        <w:t>Text.writeln</w:t>
      </w:r>
      <w:r w:rsidR="00B54F18">
        <w:t xml:space="preserve"> &lt;</w:t>
      </w:r>
      <w:r w:rsidR="000B4495">
        <w:t>f</w:t>
      </w:r>
      <w:r w:rsidR="00B54F18">
        <w:t>ile_table_nexp</w:t>
      </w:r>
      <w:r w:rsidR="005656C1">
        <w:t>&gt;, &lt;</w:t>
      </w:r>
      <w:r w:rsidR="00B54F18">
        <w:t>parms same as print</w:t>
      </w:r>
      <w:r w:rsidR="005656C1">
        <w:t>&gt;</w:t>
      </w:r>
      <w:bookmarkEnd w:id="3620"/>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3621" w:name="_Toc397896495"/>
      <w:r>
        <w:lastRenderedPageBreak/>
        <w:t>Text.position.get  &lt;</w:t>
      </w:r>
      <w:r w:rsidR="000B4495">
        <w:t>f</w:t>
      </w:r>
      <w:r>
        <w:t>ile_table_</w:t>
      </w:r>
      <w:r w:rsidR="00AC56F2">
        <w:t>nvar&gt;, &lt;position_nvar&gt;</w:t>
      </w:r>
      <w:bookmarkEnd w:id="3621"/>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3622" w:name="_Toc397896496"/>
      <w:r>
        <w:t>Text.position.set &lt;</w:t>
      </w:r>
      <w:r w:rsidR="000B4495">
        <w:t>f</w:t>
      </w:r>
      <w:r>
        <w:t>ile_table_nvar&gt;, &lt;position_nexp&gt;</w:t>
      </w:r>
      <w:bookmarkEnd w:id="3622"/>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3623" w:name="_Toc397896497"/>
      <w:r>
        <w:t>GrabURL &lt;result_svar&gt;,</w:t>
      </w:r>
      <w:r w:rsidR="00EA6E3B">
        <w:t xml:space="preserve"> </w:t>
      </w:r>
      <w:r>
        <w:t>&lt;url_sexp&gt;</w:t>
      </w:r>
      <w:r w:rsidR="00042FF1">
        <w:t>{, &lt;timeout_nexp&gt;</w:t>
      </w:r>
      <w:r w:rsidR="00042FF1" w:rsidRPr="00042FF1">
        <w:t>}</w:t>
      </w:r>
      <w:bookmarkEnd w:id="3623"/>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3624" w:name="_Toc397896498"/>
      <w:r>
        <w:t>GrabFile &lt;result_svar&gt;,</w:t>
      </w:r>
      <w:r w:rsidR="00EA6E3B">
        <w:t xml:space="preserve"> </w:t>
      </w:r>
      <w:r>
        <w:t>&lt;path_sexp&gt;</w:t>
      </w:r>
      <w:r w:rsidR="004815F0">
        <w:t>{, &lt;</w:t>
      </w:r>
      <w:r w:rsidR="000B4495">
        <w:t>u</w:t>
      </w:r>
      <w:r w:rsidR="004815F0">
        <w:t>nicode_flag_lexp&gt;</w:t>
      </w:r>
      <w:r w:rsidR="004815F0" w:rsidRPr="004815F0">
        <w:t>}</w:t>
      </w:r>
      <w:bookmarkEnd w:id="3624"/>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3625" w:name="_Toc397896499"/>
      <w:r>
        <w:t>Byte File I/O</w:t>
      </w:r>
      <w:bookmarkEnd w:id="3625"/>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3626" w:name="_Toc397896500"/>
      <w:r>
        <w:lastRenderedPageBreak/>
        <w:t>Byte.open</w:t>
      </w:r>
      <w:r w:rsidR="00163607">
        <w:t xml:space="preserve"> {r|w</w:t>
      </w:r>
      <w:r w:rsidR="005F7072">
        <w:t>|a</w:t>
      </w:r>
      <w:r w:rsidR="00163607">
        <w:t>}, &lt;</w:t>
      </w:r>
      <w:r w:rsidR="000B4495">
        <w:t>f</w:t>
      </w:r>
      <w:r w:rsidR="00163607">
        <w:t>ile_table_nvar&gt;, &lt;</w:t>
      </w:r>
      <w:r w:rsidR="000B4495">
        <w:t>p</w:t>
      </w:r>
      <w:r w:rsidR="00163607">
        <w:t>ath_sexp&gt;</w:t>
      </w:r>
      <w:bookmarkEnd w:id="3626"/>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EA1DDF">
      <w:pPr>
        <w:pStyle w:val="ListParagraph"/>
        <w:ind w:left="0"/>
      </w:pPr>
      <w:r>
        <w:tab/>
        <w:t>r = Read</w:t>
      </w:r>
    </w:p>
    <w:p w:rsidR="00163607" w:rsidRDefault="00163607" w:rsidP="00EA1DDF">
      <w:pPr>
        <w:pStyle w:val="ListParagraph"/>
        <w:ind w:left="0"/>
      </w:pPr>
      <w:r>
        <w:tab/>
        <w:t>w = Write from the start of the file. Writes over any existing data in the file.</w:t>
      </w:r>
    </w:p>
    <w:p w:rsidR="005F7072" w:rsidRDefault="005F7072" w:rsidP="00EA1DDF">
      <w:pPr>
        <w:pStyle w:val="ListParagraph"/>
        <w:ind w:left="0"/>
      </w:pPr>
      <w:r>
        <w:tab/>
      </w:r>
      <w:r w:rsidR="00154CAB">
        <w:t>a</w:t>
      </w:r>
      <w:r>
        <w:t xml:space="preserve"> = Append. Writing starts after the last line in the file.</w:t>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w:t>
      </w:r>
      <w:r w:rsidR="000B4495">
        <w:t>f</w:t>
      </w:r>
      <w:r>
        <w:t>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3627" w:name="_Toc397896501"/>
      <w:r>
        <w:t>Byte.close &lt;</w:t>
      </w:r>
      <w:r w:rsidR="000B4495">
        <w:t>f</w:t>
      </w:r>
      <w:r>
        <w:t>ile_table_nvar&gt;</w:t>
      </w:r>
      <w:bookmarkEnd w:id="3627"/>
      <w:r w:rsidR="00520661">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3628" w:name="_Toc397896502"/>
      <w:r>
        <w:t>Byte.read</w:t>
      </w:r>
      <w:r w:rsidR="007B5830">
        <w:t>.byte</w:t>
      </w:r>
      <w:r w:rsidR="00277FF8">
        <w:t xml:space="preserve"> </w:t>
      </w:r>
      <w:r w:rsidR="00163607">
        <w:t>&lt;</w:t>
      </w:r>
      <w:r w:rsidR="000B4495">
        <w:t>f</w:t>
      </w:r>
      <w:r w:rsidR="00163607">
        <w:t>ile_table_nvar&gt;, &lt;byte_nvar&gt;</w:t>
      </w:r>
      <w:bookmarkEnd w:id="3628"/>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3629" w:name="_Toc397896503"/>
      <w:r>
        <w:t>Byte.write</w:t>
      </w:r>
      <w:r w:rsidR="007B5830">
        <w:t>.byte</w:t>
      </w:r>
      <w:r w:rsidR="00C130D2">
        <w:t xml:space="preserve"> &lt;</w:t>
      </w:r>
      <w:r w:rsidR="000B4495">
        <w:t>f</w:t>
      </w:r>
      <w:r w:rsidR="00C130D2">
        <w:t>ile_table_nvar&gt;, &lt;byte_nexp</w:t>
      </w:r>
      <w:r w:rsidR="009001DD">
        <w:t>&gt;|&lt;sexp&gt;</w:t>
      </w:r>
      <w:bookmarkEnd w:id="3629"/>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3630" w:name="_Toc397896504"/>
      <w:r>
        <w:lastRenderedPageBreak/>
        <w:t>Byte.read.buffer &lt;</w:t>
      </w:r>
      <w:r w:rsidR="000B4495">
        <w:t>f</w:t>
      </w:r>
      <w:r>
        <w:t>ile_table_nvar&gt;, &lt;count_nexp&gt;, &lt;buffer_svar&gt;</w:t>
      </w:r>
      <w:bookmarkEnd w:id="3630"/>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3631" w:name="_Toc397896505"/>
      <w:r>
        <w:t>Byte.write.buffer &lt;</w:t>
      </w:r>
      <w:r w:rsidR="000B4495">
        <w:t>f</w:t>
      </w:r>
      <w:r>
        <w:t>ile_table_nvar&gt;, &lt;sexp&gt;</w:t>
      </w:r>
      <w:bookmarkEnd w:id="3631"/>
      <w:r w:rsidR="00520661">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3632" w:name="_Toc397896506"/>
      <w:r>
        <w:t>Byte.position.get  &lt;</w:t>
      </w:r>
      <w:r w:rsidR="000B4495">
        <w:t>f</w:t>
      </w:r>
      <w:r>
        <w:t>ile_table_nvar&gt;, &lt;position_</w:t>
      </w:r>
      <w:r w:rsidR="008333B7">
        <w:t>nvar</w:t>
      </w:r>
      <w:r>
        <w:t>&gt;</w:t>
      </w:r>
      <w:bookmarkEnd w:id="3632"/>
      <w:r w:rsidR="00520661">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3633" w:name="_Toc397896507"/>
      <w:r>
        <w:t>Byte.position.set &lt;</w:t>
      </w:r>
      <w:r w:rsidR="000B4495">
        <w:t>f</w:t>
      </w:r>
      <w:r>
        <w:t>ile_table_nvar&gt;, &lt;position_nexp&gt;</w:t>
      </w:r>
      <w:bookmarkEnd w:id="3633"/>
      <w:r w:rsidR="00520661">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3634" w:name="_Toc397896508"/>
      <w:r>
        <w:t>Byte.copy &lt;</w:t>
      </w:r>
      <w:r w:rsidR="000B4495">
        <w:t>f</w:t>
      </w:r>
      <w:r>
        <w:t>ile_table_nvar&gt;,&lt;output_file_svar&gt;</w:t>
      </w:r>
      <w:bookmarkEnd w:id="3634"/>
      <w:r w:rsidR="00520661">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520661">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3635" w:name="_Toc397896509"/>
      <w:r>
        <w:t>HTML</w:t>
      </w:r>
      <w:bookmarkEnd w:id="3635"/>
    </w:p>
    <w:p w:rsidR="00470A5E" w:rsidRDefault="00470A5E" w:rsidP="00EB1F62">
      <w:pPr>
        <w:pStyle w:val="Heading2"/>
      </w:pPr>
      <w:bookmarkStart w:id="3636" w:name="_Toc397896510"/>
      <w:r>
        <w:t>Introduction</w:t>
      </w:r>
      <w:bookmarkEnd w:id="3636"/>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w:t>
      </w:r>
      <w:r>
        <w:lastRenderedPageBreak/>
        <w:t>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3637" w:name="_Toc397896511"/>
      <w:r>
        <w:t>Commands</w:t>
      </w:r>
      <w:bookmarkEnd w:id="3637"/>
    </w:p>
    <w:p w:rsidR="0054670D" w:rsidRDefault="0054670D" w:rsidP="005F4916">
      <w:pPr>
        <w:pStyle w:val="Heading3"/>
      </w:pPr>
      <w:bookmarkStart w:id="3638" w:name="_Toc397896512"/>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3638"/>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3639" w:name="_Toc397896513"/>
      <w:r>
        <w:t>Html.orientation &lt;nexp&gt;</w:t>
      </w:r>
      <w:bookmarkEnd w:id="3639"/>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3640" w:name="_Toc397896514"/>
      <w:r>
        <w:t>Html.load.url &lt;file_sexp&gt;</w:t>
      </w:r>
      <w:bookmarkEnd w:id="3640"/>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lastRenderedPageBreak/>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3641" w:name="_Toc397896515"/>
      <w:r>
        <w:t>H</w:t>
      </w:r>
      <w:r w:rsidR="000A44ED">
        <w:t>tml.load.string &lt;html_sexp&gt;</w:t>
      </w:r>
      <w:bookmarkEnd w:id="3641"/>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3642" w:name="_Toc397896516"/>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3642"/>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3643" w:name="_Toc397896517"/>
      <w:r>
        <w:t>Html.get.datalink &lt;data_svar&gt;</w:t>
      </w:r>
      <w:bookmarkEnd w:id="3643"/>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3644" w:name="_Toc397896518"/>
      <w:r>
        <w:t>Html.go.back</w:t>
      </w:r>
      <w:bookmarkEnd w:id="3644"/>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3645" w:name="_Toc397896519"/>
      <w:r>
        <w:t>Html.go.forward</w:t>
      </w:r>
      <w:bookmarkEnd w:id="3645"/>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3646" w:name="_Toc397896520"/>
      <w:r>
        <w:t>Html.close</w:t>
      </w:r>
      <w:bookmarkEnd w:id="3646"/>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3647" w:name="_Toc397896521"/>
      <w:r>
        <w:t>Html.clear.cache</w:t>
      </w:r>
      <w:bookmarkEnd w:id="3647"/>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3648" w:name="_Toc397896522"/>
      <w:r>
        <w:t>H</w:t>
      </w:r>
      <w:r w:rsidR="00E95C98">
        <w:t>tml</w:t>
      </w:r>
      <w:r>
        <w:t>.clear.history</w:t>
      </w:r>
      <w:bookmarkEnd w:id="3648"/>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Pr="00B45901" w:rsidRDefault="00B45901" w:rsidP="00B45901">
      <w:r>
        <w:t>Clears the HTML history.</w:t>
      </w:r>
    </w:p>
    <w:p w:rsidR="008952BE" w:rsidRDefault="00D663E0" w:rsidP="00E33967">
      <w:pPr>
        <w:pStyle w:val="Heading1"/>
      </w:pPr>
      <w:bookmarkStart w:id="3649" w:name="_Toc397896523"/>
      <w:r>
        <w:t>TCP</w:t>
      </w:r>
      <w:r w:rsidR="008952BE">
        <w:t>/IP Sockets</w:t>
      </w:r>
      <w:bookmarkEnd w:id="3649"/>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ins w:id="3650" w:author="Sammartano, Marc (BIC USA)" w:date="2014-08-22T17:36:00Z">
        <w:r w:rsidR="00336A33">
          <w:fldChar w:fldCharType="begin"/>
        </w:r>
        <w:r w:rsidR="00336A33">
          <w:instrText xml:space="preserve"> HYPERLINK "</w:instrText>
        </w:r>
      </w:ins>
      <w:r w:rsidR="00336A33" w:rsidRPr="00336A33">
        <w:instrText>http://</w:instrText>
      </w:r>
      <w:ins w:id="3651" w:author="Sammartano, Marc (BIC USA)" w:date="2014-08-22T17:35:00Z">
        <w:r w:rsidR="00336A33" w:rsidRPr="00336A33">
          <w:instrText>icanhazip.com</w:instrText>
        </w:r>
      </w:ins>
      <w:ins w:id="3652" w:author="Sammartano, Marc (BIC USA)" w:date="2014-08-22T17:36:00Z">
        <w:r w:rsidR="00336A33">
          <w:instrText xml:space="preserve">" </w:instrText>
        </w:r>
        <w:r w:rsidR="00336A33">
          <w:fldChar w:fldCharType="separate"/>
        </w:r>
      </w:ins>
      <w:r w:rsidR="00336A33" w:rsidRPr="00B3210D">
        <w:rPr>
          <w:rStyle w:val="Hyperlink"/>
        </w:rPr>
        <w:t>http://</w:t>
      </w:r>
      <w:ins w:id="3653" w:author="Sammartano, Marc (BIC USA)" w:date="2014-08-22T17:35:00Z">
        <w:r w:rsidR="00336A33" w:rsidRPr="00B3210D">
          <w:rPr>
            <w:rStyle w:val="Hyperlink"/>
          </w:rPr>
          <w:t>icanhazip.com</w:t>
        </w:r>
      </w:ins>
      <w:del w:id="3654" w:author="Unknown">
        <w:r w:rsidR="00336A33" w:rsidRPr="00B3210D" w:rsidDel="00336A33">
          <w:rPr>
            <w:rStyle w:val="Hyperlink"/>
          </w:rPr>
          <w:delText>automation.whatismyip.com/n09230945.asp</w:delText>
        </w:r>
      </w:del>
      <w:ins w:id="3655" w:author="Sammartano, Marc (BIC USA)" w:date="2014-08-22T17:36:00Z">
        <w:r w:rsidR="00336A33">
          <w:fldChar w:fldCharType="end"/>
        </w:r>
      </w:ins>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 xml:space="preserve">Note: The specified IPs do not have to </w:t>
      </w:r>
      <w:ins w:id="3656" w:author="Sammartano, Marc (BIC USA)" w:date="2014-08-22T17:32:00Z">
        <w:r w:rsidR="00336A33">
          <w:t xml:space="preserve">be </w:t>
        </w:r>
      </w:ins>
      <w:r>
        <w:t>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3657" w:name="_Toc397896524"/>
      <w:r>
        <w:t xml:space="preserve">TCP/IP </w:t>
      </w:r>
      <w:r w:rsidR="00D65DA8">
        <w:t xml:space="preserve">Client </w:t>
      </w:r>
      <w:r>
        <w:t>Socket Commands</w:t>
      </w:r>
      <w:bookmarkEnd w:id="3657"/>
    </w:p>
    <w:p w:rsidR="00DD1527" w:rsidRDefault="00DD1527" w:rsidP="005F4916">
      <w:pPr>
        <w:pStyle w:val="Heading3"/>
      </w:pPr>
      <w:bookmarkStart w:id="3658" w:name="_Toc397896525"/>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3658"/>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socket.server.status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3659" w:name="_Toc397896526"/>
      <w:r>
        <w:t>Socket.client.status &lt;status_nvar&gt;</w:t>
      </w:r>
      <w:bookmarkEnd w:id="3659"/>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lastRenderedPageBreak/>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3660" w:name="_Toc397896527"/>
      <w:r>
        <w:t>S</w:t>
      </w:r>
      <w:r w:rsidR="00CB062B">
        <w:t>ocket.client.server.ip &lt;svar&gt;</w:t>
      </w:r>
      <w:bookmarkEnd w:id="3660"/>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w:t>
      </w:r>
    </w:p>
    <w:p w:rsidR="00BA7506" w:rsidRDefault="00BA7506" w:rsidP="005F4916">
      <w:pPr>
        <w:pStyle w:val="Heading3"/>
      </w:pPr>
      <w:bookmarkStart w:id="3661" w:name="_Toc397896528"/>
      <w:r>
        <w:t>Socket.client.read.line &lt;line_svar&gt;</w:t>
      </w:r>
      <w:bookmarkEnd w:id="3661"/>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3662" w:name="_Toc397896529"/>
      <w:r>
        <w:t>Socket.client.read.ready &lt;nvar&gt;</w:t>
      </w:r>
      <w:bookmarkEnd w:id="3662"/>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3663" w:name="_Toc397896530"/>
      <w:r>
        <w:t>Socket.client.read.file  &lt;fw_nexp&gt;</w:t>
      </w:r>
      <w:bookmarkEnd w:id="3663"/>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3664" w:name="_Toc397896531"/>
      <w:r>
        <w:t>Socket.client.write.line &lt;line_sexp&gt;</w:t>
      </w:r>
      <w:bookmarkEnd w:id="3664"/>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3665" w:name="_Toc397896532"/>
      <w:r>
        <w:t>Socket.client.write.bytes &lt;sexp&gt;</w:t>
      </w:r>
      <w:bookmarkEnd w:id="3665"/>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3666" w:name="_Toc397896533"/>
      <w:r>
        <w:t>Socket.client.write.file &lt;fr_nexp&gt;</w:t>
      </w:r>
      <w:bookmarkEnd w:id="3666"/>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3667" w:name="_Toc397896534"/>
      <w:r>
        <w:lastRenderedPageBreak/>
        <w:t>S</w:t>
      </w:r>
      <w:r w:rsidR="00CB062B">
        <w:t>ocket.client.close</w:t>
      </w:r>
      <w:bookmarkEnd w:id="3667"/>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3668" w:name="_Toc397896535"/>
      <w:r>
        <w:t>TCP/IP Server Socket Commands</w:t>
      </w:r>
      <w:bookmarkEnd w:id="3668"/>
    </w:p>
    <w:p w:rsidR="0037623F" w:rsidRDefault="0037623F" w:rsidP="005F4916">
      <w:pPr>
        <w:pStyle w:val="Heading3"/>
      </w:pPr>
      <w:bookmarkStart w:id="3669" w:name="_Toc397896536"/>
      <w:r>
        <w:t>Socket.myip &lt;svar&gt;</w:t>
      </w:r>
      <w:bookmarkEnd w:id="3669"/>
      <w:r w:rsidR="00520661">
        <w:fldChar w:fldCharType="begin"/>
      </w:r>
      <w:r>
        <w:instrText xml:space="preserve"> XE "</w:instrText>
      </w:r>
      <w:r w:rsidRPr="00CE2B5E">
        <w:instrText>Socket.myip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20" w:history="1">
        <w:r>
          <w:rPr>
            <w:rStyle w:val="Hyperlink"/>
          </w:rPr>
          <w:t>http://automation.whatismyip.com/n09230945.asp</w:t>
        </w:r>
      </w:hyperlink>
      <w:r w:rsidR="00F5651B">
        <w:t>"</w:t>
      </w:r>
    </w:p>
    <w:p w:rsidR="006B7DC7" w:rsidRDefault="006B7DC7" w:rsidP="005F4916">
      <w:pPr>
        <w:pStyle w:val="Heading3"/>
      </w:pPr>
      <w:bookmarkStart w:id="3670" w:name="_Toc397896537"/>
      <w:r>
        <w:t>Socket.server.create &lt;port_nexp&gt;</w:t>
      </w:r>
      <w:bookmarkEnd w:id="3670"/>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3671" w:name="_Toc397896538"/>
      <w:r>
        <w:t>Socket.server.connect</w:t>
      </w:r>
      <w:r w:rsidR="00795B6C">
        <w:t xml:space="preserve"> </w:t>
      </w:r>
      <w:r w:rsidR="00795B6C" w:rsidRPr="00795B6C">
        <w:t>{&lt;wait_</w:t>
      </w:r>
      <w:r w:rsidR="00C128F2">
        <w:t>l</w:t>
      </w:r>
      <w:r w:rsidR="00795B6C" w:rsidRPr="00795B6C">
        <w:t>exp&gt;}</w:t>
      </w:r>
      <w:bookmarkEnd w:id="3671"/>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Directs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In general, it is better (safer, more robust)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3672" w:name="_Toc397896539"/>
      <w:r>
        <w:t>Socket.server.status &lt;status_nvar&gt;</w:t>
      </w:r>
      <w:bookmarkEnd w:id="3672"/>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3673" w:name="_Toc397896540"/>
      <w:r>
        <w:t>Socket.server.read.line &lt;svar&gt;</w:t>
      </w:r>
      <w:bookmarkEnd w:id="3673"/>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3674" w:name="_Toc397896541"/>
      <w:r>
        <w:lastRenderedPageBreak/>
        <w:t>Socket.server.read.ready &lt;nvar&gt;</w:t>
      </w:r>
      <w:bookmarkEnd w:id="3674"/>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3675" w:name="_Toc397896542"/>
      <w:r>
        <w:t>Socket.server.write.line &lt;sexp&gt;</w:t>
      </w:r>
      <w:bookmarkEnd w:id="3675"/>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3676" w:name="_Toc397896543"/>
      <w:r>
        <w:t>Socket.server.write.bytes &lt;sexp&gt;</w:t>
      </w:r>
      <w:bookmarkEnd w:id="3676"/>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3677" w:name="_Toc397896544"/>
      <w:r>
        <w:t>Socket.server.write.file  &lt;fr_nexp&gt;</w:t>
      </w:r>
      <w:bookmarkEnd w:id="3677"/>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3678" w:name="_Toc397896545"/>
      <w:r w:rsidRPr="00AD2D2D">
        <w:t>Socket.server.read.file &lt;fw_nexp&gt;</w:t>
      </w:r>
      <w:bookmarkEnd w:id="3678"/>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3679" w:name="_Toc397896546"/>
      <w:r>
        <w:t>Socket.server.disconnect</w:t>
      </w:r>
      <w:bookmarkEnd w:id="3679"/>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3680" w:name="_Toc397896547"/>
      <w:r>
        <w:t>Socket.server.close</w:t>
      </w:r>
      <w:bookmarkEnd w:id="3680"/>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3681" w:name="_Toc397896548"/>
      <w:r>
        <w:t>Socket.server.client.ip &lt;nvar&gt;</w:t>
      </w:r>
      <w:bookmarkEnd w:id="3681"/>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3682" w:name="_Toc397896549"/>
      <w:r>
        <w:lastRenderedPageBreak/>
        <w:t>FTP</w:t>
      </w:r>
      <w:r w:rsidR="0081367E">
        <w:t xml:space="preserve"> Client</w:t>
      </w:r>
      <w:bookmarkEnd w:id="3682"/>
    </w:p>
    <w:p w:rsidR="000039BC" w:rsidRDefault="000039BC" w:rsidP="000039BC">
      <w:r>
        <w:t>These FTP commands implement a FTP Client</w:t>
      </w:r>
    </w:p>
    <w:p w:rsidR="000039BC" w:rsidRDefault="003A4712" w:rsidP="00EB1F62">
      <w:pPr>
        <w:pStyle w:val="Heading2"/>
      </w:pPr>
      <w:bookmarkStart w:id="3683" w:name="_Toc397896550"/>
      <w:r w:rsidRPr="004B7016">
        <w:t>Ftp.open</w:t>
      </w:r>
      <w:r w:rsidR="00A049E1">
        <w:t xml:space="preserve"> &lt;url_sexp&gt;, &lt;port_nexp&gt;, &lt;user_sexp&gt;, &lt;pw_sexp&gt;</w:t>
      </w:r>
      <w:bookmarkEnd w:id="3683"/>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5F0ACB" w:rsidP="007B2223">
      <w:pPr>
        <w:pStyle w:val="Codeexample"/>
      </w:pPr>
      <w:hyperlink r:id="rId21" w:history="1">
        <w:r w:rsidR="00A049E1" w:rsidRPr="00A049E1">
          <w:t>ftp.open</w:t>
        </w:r>
      </w:hyperlink>
      <w:r w:rsidR="00A049E1" w:rsidRPr="00A049E1">
        <w:t xml:space="preserve"> </w:t>
      </w:r>
      <w:r w:rsidR="00F5651B">
        <w:t>"</w:t>
      </w:r>
      <w:hyperlink r:id="rId22"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684" w:name="_Toc397896551"/>
      <w:r>
        <w:t>Ftp.</w:t>
      </w:r>
      <w:r w:rsidR="00434FE2">
        <w:t>c</w:t>
      </w:r>
      <w:r w:rsidR="00FB227D">
        <w:t>lose</w:t>
      </w:r>
      <w:bookmarkEnd w:id="3684"/>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5F0ACB" w:rsidP="00EB1F62">
      <w:pPr>
        <w:pStyle w:val="Heading2"/>
      </w:pPr>
      <w:hyperlink r:id="rId23" w:history="1">
        <w:bookmarkStart w:id="3685" w:name="_Toc397896552"/>
        <w:r w:rsidR="003A4712">
          <w:t>Ftp.</w:t>
        </w:r>
        <w:r w:rsidR="00A049E1" w:rsidRPr="00A049E1">
          <w:t>put</w:t>
        </w:r>
      </w:hyperlink>
      <w:r w:rsidR="00A63278">
        <w:t xml:space="preserve"> &lt;source_sexp&gt;, &lt;destination_sexp&gt;</w:t>
      </w:r>
      <w:bookmarkEnd w:id="3685"/>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5F0ACB" w:rsidP="00EB1F62">
      <w:pPr>
        <w:pStyle w:val="Heading2"/>
      </w:pPr>
      <w:hyperlink r:id="rId24" w:history="1">
        <w:bookmarkStart w:id="3686" w:name="_Toc397896553"/>
        <w:r w:rsidR="003A4712">
          <w:t>Ftp.</w:t>
        </w:r>
        <w:r w:rsidR="00A049E1" w:rsidRPr="00A049E1">
          <w:t>get</w:t>
        </w:r>
      </w:hyperlink>
      <w:r w:rsidR="00A63278">
        <w:t xml:space="preserve"> &lt;source_sexp&gt;, &lt;destination_sexp&gt;</w:t>
      </w:r>
      <w:bookmarkEnd w:id="3686"/>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5F0ACB" w:rsidP="00EB1F62">
      <w:pPr>
        <w:pStyle w:val="Heading2"/>
      </w:pPr>
      <w:hyperlink r:id="rId25" w:history="1">
        <w:bookmarkStart w:id="3687" w:name="_Toc397896554"/>
        <w:r w:rsidR="003A4712">
          <w:t>Ftp.</w:t>
        </w:r>
        <w:r w:rsidR="00A049E1" w:rsidRPr="00A049E1">
          <w:t>dir</w:t>
        </w:r>
      </w:hyperlink>
      <w:r w:rsidR="0034592D">
        <w:t xml:space="preserve"> &lt;list_n</w:t>
      </w:r>
      <w:r w:rsidR="005F6213">
        <w:t>var&gt;</w:t>
      </w:r>
      <w:bookmarkEnd w:id="3687"/>
      <w:r w:rsidR="00520661">
        <w:fldChar w:fldCharType="begin"/>
      </w:r>
      <w:r w:rsidR="00682711">
        <w:instrText xml:space="preserve"> XE "</w:instrText>
      </w:r>
      <w:r w:rsidR="009159B8">
        <w:instrText>F</w:instrText>
      </w:r>
      <w:r w:rsidR="00682711" w:rsidRPr="00B67BBF">
        <w:instrText>tp.dir &lt;list_nvar&gt;</w:instrText>
      </w:r>
      <w:r w:rsidR="00682711">
        <w:instrText xml:space="preserve">" </w:instrText>
      </w:r>
      <w:r w:rsidR="00520661">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5F0ACB" w:rsidP="00EB1F62">
      <w:pPr>
        <w:pStyle w:val="Heading2"/>
      </w:pPr>
      <w:hyperlink r:id="rId26" w:history="1">
        <w:bookmarkStart w:id="3688" w:name="_Toc397896555"/>
        <w:r w:rsidR="003A4712">
          <w:t>Ftp.</w:t>
        </w:r>
        <w:r w:rsidR="00A049E1" w:rsidRPr="00A049E1">
          <w:t>cd</w:t>
        </w:r>
      </w:hyperlink>
      <w:r w:rsidR="005F6213">
        <w:t xml:space="preserve"> &lt;</w:t>
      </w:r>
      <w:r w:rsidR="00682711">
        <w:t>new_directory_sexp&gt;</w:t>
      </w:r>
      <w:bookmarkEnd w:id="3688"/>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5F0ACB" w:rsidP="00EB1F62">
      <w:pPr>
        <w:pStyle w:val="Heading2"/>
      </w:pPr>
      <w:hyperlink r:id="rId27" w:history="1">
        <w:bookmarkStart w:id="3689" w:name="_Toc397896556"/>
        <w:r w:rsidR="003A4712">
          <w:t>Ftp.</w:t>
        </w:r>
        <w:r w:rsidR="00A049E1" w:rsidRPr="00A049E1">
          <w:t>rename</w:t>
        </w:r>
      </w:hyperlink>
      <w:r w:rsidR="00682711">
        <w:t xml:space="preserve"> &lt;old_filename_sexp&gt;, &lt;new_filename_sexp&gt;</w:t>
      </w:r>
      <w:bookmarkEnd w:id="3689"/>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5F0ACB" w:rsidP="00EB1F62">
      <w:pPr>
        <w:pStyle w:val="Heading2"/>
      </w:pPr>
      <w:hyperlink r:id="rId28" w:history="1">
        <w:bookmarkStart w:id="3690" w:name="_Toc397896557"/>
        <w:r w:rsidR="003A4712">
          <w:t>Ftp.</w:t>
        </w:r>
        <w:r w:rsidR="00A049E1" w:rsidRPr="00A049E1">
          <w:t>delete</w:t>
        </w:r>
      </w:hyperlink>
      <w:r w:rsidR="00682711">
        <w:t xml:space="preserve"> &lt;filename_sexp&gt;</w:t>
      </w:r>
      <w:bookmarkEnd w:id="3690"/>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5F0ACB" w:rsidP="00EB1F62">
      <w:pPr>
        <w:pStyle w:val="Heading2"/>
      </w:pPr>
      <w:hyperlink r:id="rId29" w:history="1">
        <w:bookmarkStart w:id="3691" w:name="_Toc397896558"/>
        <w:r w:rsidR="003A4712">
          <w:t>Ftp.</w:t>
        </w:r>
        <w:r w:rsidR="00A049E1" w:rsidRPr="00A049E1">
          <w:t>rmdir</w:t>
        </w:r>
      </w:hyperlink>
      <w:r w:rsidR="00682711">
        <w:t xml:space="preserve"> &lt;directory_sexp&gt;</w:t>
      </w:r>
      <w:bookmarkEnd w:id="3691"/>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5F0ACB" w:rsidP="00EB1F62">
      <w:pPr>
        <w:pStyle w:val="Heading2"/>
      </w:pPr>
      <w:hyperlink r:id="rId30" w:history="1">
        <w:bookmarkStart w:id="3692" w:name="_Toc397896559"/>
        <w:r w:rsidR="003A4712">
          <w:t>Ftp.</w:t>
        </w:r>
        <w:r w:rsidR="00A049E1" w:rsidRPr="00A049E1">
          <w:t>mkdir</w:t>
        </w:r>
      </w:hyperlink>
      <w:r w:rsidR="00682711">
        <w:t xml:space="preserve"> &lt;directory_sexp&gt;</w:t>
      </w:r>
      <w:bookmarkEnd w:id="3692"/>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693" w:name="_Toc397896560"/>
      <w:r>
        <w:t>Bluetooth</w:t>
      </w:r>
      <w:bookmarkEnd w:id="3693"/>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lastRenderedPageBreak/>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694" w:name="_Toc397896561"/>
      <w:r>
        <w:t>B</w:t>
      </w:r>
      <w:r w:rsidR="00D50FDC">
        <w:t>t.open</w:t>
      </w:r>
      <w:r w:rsidR="00296C24">
        <w:t xml:space="preserve"> {0|1}</w:t>
      </w:r>
      <w:bookmarkEnd w:id="3694"/>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3695" w:name="_Toc397896562"/>
      <w:r>
        <w:t>Bt.close</w:t>
      </w:r>
      <w:bookmarkEnd w:id="3695"/>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696" w:name="_Toc397896563"/>
      <w:r>
        <w:t>Bt.connect</w:t>
      </w:r>
      <w:r w:rsidR="00296C24">
        <w:t xml:space="preserve"> {0|1}</w:t>
      </w:r>
      <w:bookmarkEnd w:id="3696"/>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697" w:name="_Toc397896564"/>
      <w:r>
        <w:t>Bt.disconnect</w:t>
      </w:r>
      <w:bookmarkEnd w:id="3697"/>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698" w:name="_Toc397896565"/>
      <w:r>
        <w:t>Bt.reconnect</w:t>
      </w:r>
      <w:bookmarkEnd w:id="3698"/>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699" w:name="_Toc397896566"/>
      <w:r>
        <w:lastRenderedPageBreak/>
        <w:t>Bt.status &lt;nvar&gt;</w:t>
      </w:r>
      <w:bookmarkEnd w:id="3699"/>
      <w:r w:rsidR="00520661">
        <w:fldChar w:fldCharType="begin"/>
      </w:r>
      <w:r w:rsidR="00330882">
        <w:instrText xml:space="preserve"> XE "</w:instrText>
      </w:r>
      <w:r w:rsidR="00330882" w:rsidRPr="00F13361">
        <w:instrText>Bt.status &lt;nvar&gt;</w:instrText>
      </w:r>
      <w:r w:rsidR="00330882">
        <w:instrText xml:space="preserve">" </w:instrText>
      </w:r>
      <w:r w:rsidR="00520661">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700" w:name="_Toc397896567"/>
      <w:r>
        <w:t xml:space="preserve">Bt.write </w:t>
      </w:r>
      <w:r w:rsidR="00237A2A">
        <w:t>{</w:t>
      </w:r>
      <w:r w:rsidR="003C1FB8">
        <w:t>&lt;exp&gt; {,|;}</w:t>
      </w:r>
      <w:r w:rsidR="00237A2A">
        <w:t>}</w:t>
      </w:r>
      <w:r w:rsidR="003C1FB8">
        <w:t xml:space="preserve"> ...</w:t>
      </w:r>
      <w:bookmarkEnd w:id="3700"/>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701" w:name="_Toc397896568"/>
      <w:r>
        <w:t>Bt.read.ready &lt;nvar&gt;</w:t>
      </w:r>
      <w:bookmarkEnd w:id="3701"/>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702" w:name="_Toc397896569"/>
      <w:r>
        <w:t>OnB</w:t>
      </w:r>
      <w:r w:rsidR="00010A3E">
        <w:t>t</w:t>
      </w:r>
      <w:r>
        <w:t>ReadReady:</w:t>
      </w:r>
      <w:bookmarkEnd w:id="3702"/>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3703" w:name="_Toc397896570"/>
      <w:r>
        <w:t>Bt.onRead</w:t>
      </w:r>
      <w:r w:rsidR="00F378FD">
        <w:t>Ready.Resume</w:t>
      </w:r>
      <w:bookmarkEnd w:id="3703"/>
      <w:r w:rsidR="00520661">
        <w:fldChar w:fldCharType="begin"/>
      </w:r>
      <w:r w:rsidR="00F378FD">
        <w:instrText xml:space="preserve"> XE "</w:instrText>
      </w:r>
      <w:r>
        <w:instrText>Bt.onRead</w:instrText>
      </w:r>
      <w:r w:rsidR="00F378FD" w:rsidRPr="003A478F">
        <w:instrText>Ready.Resume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704" w:name="_Toc397896571"/>
      <w:r>
        <w:t>Bt.read.bytes &lt;svar&gt;</w:t>
      </w:r>
      <w:bookmarkEnd w:id="3704"/>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705" w:name="_Toc397896572"/>
      <w:r>
        <w:lastRenderedPageBreak/>
        <w:t>Bt.device.name &lt;svar&gt;</w:t>
      </w:r>
      <w:bookmarkEnd w:id="3705"/>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706" w:name="_Toc397896573"/>
      <w:r>
        <w:t>Bt.set.uuid &lt;sexp&gt;</w:t>
      </w:r>
      <w:bookmarkEnd w:id="3706"/>
      <w:r w:rsidR="00520661">
        <w:fldChar w:fldCharType="begin"/>
      </w:r>
      <w:r w:rsidR="00330882">
        <w:instrText xml:space="preserve"> XE "</w:instrText>
      </w:r>
      <w:r w:rsidR="00330882" w:rsidRPr="00F13361">
        <w:instrText>Bt.set.uuid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5F0ACB" w:rsidP="0001590A">
      <w:pPr>
        <w:ind w:left="720"/>
      </w:pPr>
      <w:hyperlink r:id="rId31" w:history="1">
        <w:r w:rsidR="00833D3B">
          <w:rPr>
            <w:rStyle w:val="Hyperlink"/>
          </w:rPr>
          <w:t>http://farwestab.wordpress.com/2011/02/05/some-tips-on-android-and-bluetooth/</w:t>
        </w:r>
      </w:hyperlink>
    </w:p>
    <w:p w:rsidR="002D4A72" w:rsidRDefault="00917BFD" w:rsidP="00E33967">
      <w:pPr>
        <w:pStyle w:val="Heading1"/>
      </w:pPr>
      <w:bookmarkStart w:id="3707" w:name="_Toc397896574"/>
      <w:r>
        <w:t>Miscellaneous Commands</w:t>
      </w:r>
      <w:bookmarkEnd w:id="3707"/>
    </w:p>
    <w:p w:rsidR="00917BFD" w:rsidRDefault="00917BFD" w:rsidP="00EB1F62">
      <w:pPr>
        <w:pStyle w:val="Heading2"/>
      </w:pPr>
      <w:bookmarkStart w:id="3708" w:name="_Toc397896575"/>
      <w:r>
        <w:t>Browse</w:t>
      </w:r>
      <w:r w:rsidR="00C130D2">
        <w:t xml:space="preserve"> &lt;url_sexp&gt;</w:t>
      </w:r>
      <w:bookmarkEnd w:id="3708"/>
      <w:r w:rsidR="00520661">
        <w:fldChar w:fldCharType="begin"/>
      </w:r>
      <w:r w:rsidR="008A6BAC">
        <w:instrText xml:space="preserve"> XE "</w:instrText>
      </w:r>
      <w:r w:rsidR="008A6BAC" w:rsidRPr="002E6C8B">
        <w:instrText>Browse &lt;url_sexp&gt;</w:instrText>
      </w:r>
      <w:r w:rsidR="008A6BAC">
        <w:instrText xml:space="preserve">" </w:instrText>
      </w:r>
      <w:r w:rsidR="00520661">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32"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709" w:name="_Toc397896576"/>
      <w:r>
        <w:t>Swap &lt;nvar_a&gt;|&lt;svar_a&gt;, &lt;nvar_b&gt;</w:t>
      </w:r>
      <w:r w:rsidR="000C3162">
        <w:t>|</w:t>
      </w:r>
      <w:r>
        <w:t>&lt;svar_b&gt;</w:t>
      </w:r>
      <w:bookmarkEnd w:id="3709"/>
      <w:r w:rsidR="00520661">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520661">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710" w:name="_Toc397896577"/>
      <w:r>
        <w:t>Clipboard</w:t>
      </w:r>
      <w:bookmarkEnd w:id="3710"/>
    </w:p>
    <w:p w:rsidR="00917BFD" w:rsidRPr="004414D8" w:rsidRDefault="00917BFD" w:rsidP="005F4916">
      <w:pPr>
        <w:pStyle w:val="Heading3"/>
      </w:pPr>
      <w:bookmarkStart w:id="3711" w:name="_Toc397896578"/>
      <w:r w:rsidRPr="004414D8">
        <w:t>Clipboard.get</w:t>
      </w:r>
      <w:r w:rsidR="00794F1D" w:rsidRPr="004414D8">
        <w:t xml:space="preserve"> &lt;svar&gt;</w:t>
      </w:r>
      <w:bookmarkEnd w:id="3711"/>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712" w:name="_Toc397896579"/>
      <w:r>
        <w:lastRenderedPageBreak/>
        <w:t>Clipboard.put</w:t>
      </w:r>
      <w:r w:rsidR="00794F1D">
        <w:t xml:space="preserve"> &lt;sexp&gt;</w:t>
      </w:r>
      <w:bookmarkEnd w:id="3712"/>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713" w:name="_Toc397896580"/>
      <w:r>
        <w:t>Echo.on</w:t>
      </w:r>
      <w:bookmarkEnd w:id="3713"/>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714" w:name="_Toc397896581"/>
      <w:r>
        <w:t>Echo.off</w:t>
      </w:r>
      <w:bookmarkEnd w:id="3714"/>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715" w:name="_Toc397896582"/>
      <w:r>
        <w:t>Encryption</w:t>
      </w:r>
      <w:bookmarkEnd w:id="3715"/>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716" w:name="_Toc397896583"/>
      <w:r>
        <w:t>Encrypt</w:t>
      </w:r>
      <w:r w:rsidR="00794F1D">
        <w:t xml:space="preserve"> &lt;pw_sexp&gt;, &lt;source_sexp&gt;, &lt;encrypted_</w:t>
      </w:r>
      <w:r w:rsidR="008F6B1A">
        <w:t>svar&gt;</w:t>
      </w:r>
      <w:bookmarkEnd w:id="3716"/>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717" w:name="_Toc397896584"/>
      <w:r>
        <w:t>Decrypt</w:t>
      </w:r>
      <w:r w:rsidR="008F6B1A">
        <w:t xml:space="preserve">  &lt;pw_sexp&gt;, &lt;encrypted_svar&gt;, &lt;decrypted_svar&gt;</w:t>
      </w:r>
      <w:bookmarkEnd w:id="3717"/>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pPr>
      <w:bookmarkStart w:id="3718" w:name="_Toc397896585"/>
      <w:r>
        <w:t>Ringer</w:t>
      </w:r>
      <w:bookmarkEnd w:id="3718"/>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device-dependant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3719" w:name="_Toc397896586"/>
      <w:r>
        <w:t>Ringer.get.mode &lt;nvar&gt;</w:t>
      </w:r>
      <w:bookmarkEnd w:id="3719"/>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3720" w:name="_Toc397896587"/>
      <w:r>
        <w:t>Ringer.set.mode &lt;n</w:t>
      </w:r>
      <w:r w:rsidR="00554E83">
        <w:t>exp</w:t>
      </w:r>
      <w:r>
        <w:t>&gt;</w:t>
      </w:r>
      <w:bookmarkEnd w:id="3720"/>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3721" w:name="_Toc397896588"/>
      <w:r>
        <w:lastRenderedPageBreak/>
        <w:t>Ringer.get.volume &lt;</w:t>
      </w:r>
      <w:r w:rsidR="008837AF">
        <w:t>vol_</w:t>
      </w:r>
      <w:r>
        <w:t>nvar&gt; { , &lt;max_</w:t>
      </w:r>
      <w:r w:rsidR="008837AF">
        <w:t>n</w:t>
      </w:r>
      <w:r>
        <w:t>var&gt; }</w:t>
      </w:r>
      <w:bookmarkEnd w:id="3721"/>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3722" w:name="_Toc397896589"/>
      <w:r>
        <w:t>Ringer.</w:t>
      </w:r>
      <w:r w:rsidR="00F32843">
        <w:t>s</w:t>
      </w:r>
      <w:r>
        <w:t>et.volume &lt;nvar&gt;</w:t>
      </w:r>
      <w:bookmarkEnd w:id="3722"/>
      <w:r>
        <w:fldChar w:fldCharType="begin"/>
      </w:r>
      <w:r>
        <w:instrText xml:space="preserve"> XE "Ringer.get.volume &lt;nvar&gt;"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039BC" w:rsidRDefault="000039BC" w:rsidP="00EB1F62">
      <w:pPr>
        <w:pStyle w:val="Heading2"/>
      </w:pPr>
      <w:bookmarkStart w:id="3723" w:name="_Toc397896590"/>
      <w:r>
        <w:t>Text To Speech</w:t>
      </w:r>
      <w:bookmarkEnd w:id="3723"/>
    </w:p>
    <w:p w:rsidR="000039BC" w:rsidRDefault="000039BC" w:rsidP="000039BC">
      <w:r>
        <w:t>The speech generated will be spoken in the current default language of the device.  The default language is set by:</w:t>
      </w:r>
    </w:p>
    <w:p w:rsidR="004A7CF1" w:rsidRDefault="004A7CF1" w:rsidP="00106CC9">
      <w:pPr>
        <w:pStyle w:val="ListParagraph"/>
        <w:numPr>
          <w:ilvl w:val="0"/>
          <w:numId w:val="6"/>
        </w:numPr>
        <w:spacing w:after="0"/>
      </w:pPr>
      <w:r>
        <w:t>Start the Settings Application</w:t>
      </w:r>
    </w:p>
    <w:p w:rsidR="004A7CF1" w:rsidRDefault="004A7CF1" w:rsidP="00106CC9">
      <w:pPr>
        <w:pStyle w:val="ListParagraph"/>
        <w:numPr>
          <w:ilvl w:val="0"/>
          <w:numId w:val="6"/>
        </w:numPr>
        <w:spacing w:after="0"/>
      </w:pPr>
      <w:r>
        <w:t>Select Voice input &amp; output</w:t>
      </w:r>
    </w:p>
    <w:p w:rsidR="004A7CF1" w:rsidRDefault="004A7CF1" w:rsidP="00106CC9">
      <w:pPr>
        <w:pStyle w:val="ListParagraph"/>
        <w:numPr>
          <w:ilvl w:val="0"/>
          <w:numId w:val="6"/>
        </w:numPr>
        <w:spacing w:after="0"/>
      </w:pPr>
      <w:r>
        <w:t>Select Text-to-speech settings</w:t>
      </w:r>
    </w:p>
    <w:p w:rsidR="004A7CF1" w:rsidRDefault="004A7CF1" w:rsidP="00106CC9">
      <w:pPr>
        <w:pStyle w:val="ListParagraph"/>
        <w:numPr>
          <w:ilvl w:val="0"/>
          <w:numId w:val="6"/>
        </w:numPr>
      </w:pPr>
      <w:r>
        <w:t>Select Language</w:t>
      </w:r>
    </w:p>
    <w:p w:rsidR="000039BC" w:rsidRDefault="000039BC" w:rsidP="005F4916">
      <w:pPr>
        <w:pStyle w:val="Heading3"/>
      </w:pPr>
      <w:bookmarkStart w:id="3724" w:name="_Toc397896591"/>
      <w:r>
        <w:t>Tts.init</w:t>
      </w:r>
      <w:bookmarkEnd w:id="3724"/>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725" w:name="_Toc397896592"/>
      <w:r>
        <w:t>Tts.speak</w:t>
      </w:r>
      <w:r w:rsidR="009159B8">
        <w:t xml:space="preserve"> </w:t>
      </w:r>
      <w:r>
        <w:t xml:space="preserve"> &lt;sexp&gt;</w:t>
      </w:r>
      <w:r w:rsidR="00BC0590" w:rsidRPr="00BC0590">
        <w:t xml:space="preserve"> {,</w:t>
      </w:r>
      <w:r w:rsidR="00D85978">
        <w:t xml:space="preserve"> </w:t>
      </w:r>
      <w:r w:rsidR="00BC0590" w:rsidRPr="00BC0590">
        <w:t>&lt;wait_lexp&gt;}</w:t>
      </w:r>
      <w:bookmarkEnd w:id="3725"/>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726" w:name="_Toc397896593"/>
      <w:r>
        <w:t>Tts.speak.toFile &lt;sexp&gt; {,</w:t>
      </w:r>
      <w:r w:rsidR="00D85978">
        <w:t xml:space="preserve"> </w:t>
      </w:r>
      <w:r>
        <w:t>&lt;path_sexp&gt;}</w:t>
      </w:r>
      <w:bookmarkEnd w:id="3726"/>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727" w:name="_Toc397896594"/>
      <w:r>
        <w:t>Tts.stop</w:t>
      </w:r>
      <w:bookmarkEnd w:id="3727"/>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728" w:name="_Toc397896595"/>
      <w:r>
        <w:t>Speech To Text (Voice Recognition)</w:t>
      </w:r>
      <w:bookmarkEnd w:id="3728"/>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3729" w:name="_Toc397896596"/>
      <w:r>
        <w:t>S</w:t>
      </w:r>
      <w:r w:rsidR="004A7CF1">
        <w:t>tt</w:t>
      </w:r>
      <w:r>
        <w:t>.</w:t>
      </w:r>
      <w:r w:rsidR="004A7CF1">
        <w:t>listen</w:t>
      </w:r>
      <w:bookmarkEnd w:id="3729"/>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730" w:name="_Toc397896597"/>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730"/>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lastRenderedPageBreak/>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731" w:name="_Toc397896598"/>
      <w:r>
        <w:t>Timer Interrupts and Commands</w:t>
      </w:r>
      <w:bookmarkEnd w:id="3731"/>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732" w:name="_Toc397896599"/>
      <w:r>
        <w:t>Timer.set &lt;interval_nexp&gt;</w:t>
      </w:r>
      <w:bookmarkEnd w:id="3732"/>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733" w:name="_Toc397896600"/>
      <w:r>
        <w:t>O</w:t>
      </w:r>
      <w:r w:rsidR="004B032C">
        <w:t>nTimer:</w:t>
      </w:r>
      <w:bookmarkEnd w:id="3733"/>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3734" w:name="_Toc397896601"/>
      <w:r>
        <w:t>Timer.Resume</w:t>
      </w:r>
      <w:bookmarkEnd w:id="3734"/>
      <w:r w:rsidR="00520661">
        <w:fldChar w:fldCharType="begin"/>
      </w:r>
      <w:r>
        <w:instrText xml:space="preserve"> XE "</w:instrText>
      </w:r>
      <w:r w:rsidRPr="002A3BBA">
        <w:instrText>Timer.Resume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735" w:name="_Toc397896602"/>
      <w:r>
        <w:lastRenderedPageBreak/>
        <w:t>Timer.Clear</w:t>
      </w:r>
      <w:bookmarkEnd w:id="3735"/>
      <w:r w:rsidR="00520661">
        <w:fldChar w:fldCharType="begin"/>
      </w:r>
      <w:r>
        <w:instrText xml:space="preserve"> XE "</w:instrText>
      </w:r>
      <w:r w:rsidRPr="002A3BBA">
        <w:instrText>Timer.Clear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3736" w:name="_Toc397896603"/>
      <w:r>
        <w:t>Sample Code</w:t>
      </w:r>
      <w:bookmarkEnd w:id="3736"/>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737" w:name="_Toc397896604"/>
      <w:r>
        <w:t>Device &lt;svar&gt;</w:t>
      </w:r>
      <w:bookmarkEnd w:id="3737"/>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pPr>
        <w:rPr>
          <w:ins w:id="3738" w:author="Sammartano, Marc (BIC USA)" w:date="2014-09-05T19:17:00Z"/>
        </w:rPr>
      </w:pPr>
      <w:r>
        <w:t xml:space="preserve">Returns information about this Android device in the string variable. The </w:t>
      </w:r>
      <w:del w:id="3739" w:author="Sammartano, Marc (BIC USA)" w:date="2014-09-05T19:18:00Z">
        <w:r w:rsidDel="00C4704D">
          <w:delText>information is</w:delText>
        </w:r>
      </w:del>
      <w:ins w:id="3740" w:author="Sammartano, Marc (BIC USA)" w:date="2014-09-05T19:18:00Z">
        <w:r w:rsidR="00C4704D">
          <w:t>items returned are</w:t>
        </w:r>
      </w:ins>
      <w:ins w:id="3741" w:author="Sammartano, Marc (BIC USA)" w:date="2014-09-05T19:17:00Z">
        <w:r w:rsidR="00C4704D">
          <w:t>:</w:t>
        </w:r>
      </w:ins>
    </w:p>
    <w:p w:rsidR="00C4704D" w:rsidRDefault="009368A8" w:rsidP="00C4704D">
      <w:pPr>
        <w:pStyle w:val="ListParagraph"/>
        <w:numPr>
          <w:ilvl w:val="0"/>
          <w:numId w:val="24"/>
        </w:numPr>
        <w:rPr>
          <w:ins w:id="3742" w:author="Sammartano, Marc (BIC USA)" w:date="2014-09-05T19:18:00Z"/>
        </w:rPr>
      </w:pPr>
      <w:del w:id="3743" w:author="Sammartano, Marc (BIC USA)" w:date="2014-09-05T19:17:00Z">
        <w:r w:rsidDel="00C4704D">
          <w:delText xml:space="preserve"> </w:delText>
        </w:r>
      </w:del>
      <w:del w:id="3744" w:author="Sammartano, Marc (BIC USA)" w:date="2014-09-05T19:18:00Z">
        <w:r w:rsidDel="00C4704D">
          <w:delText>t</w:delText>
        </w:r>
      </w:del>
      <w:ins w:id="3745" w:author="Sammartano, Marc (BIC USA)" w:date="2014-09-05T19:18:00Z">
        <w:r w:rsidR="00C4704D">
          <w:t>T</w:t>
        </w:r>
      </w:ins>
      <w:r>
        <w:t xml:space="preserve">he </w:t>
      </w:r>
      <w:del w:id="3746" w:author="Sammartano, Marc (BIC USA)" w:date="2014-09-05T19:17:00Z">
        <w:r w:rsidDel="00C4704D">
          <w:delText>d</w:delText>
        </w:r>
      </w:del>
      <w:ins w:id="3747" w:author="Sammartano, Marc (BIC USA)" w:date="2014-09-05T19:17:00Z">
        <w:r w:rsidR="00C4704D">
          <w:t>D</w:t>
        </w:r>
      </w:ins>
      <w:r>
        <w:t xml:space="preserve">evice </w:t>
      </w:r>
      <w:ins w:id="3748" w:author="Sammartano, Marc (BIC USA)" w:date="2014-09-05T19:12:00Z">
        <w:r w:rsidR="002C0704">
          <w:t xml:space="preserve">Brand, </w:t>
        </w:r>
      </w:ins>
      <w:ins w:id="3749" w:author="Sammartano, Marc (BIC USA)" w:date="2014-09-05T19:17:00Z">
        <w:r w:rsidR="00C4704D">
          <w:t xml:space="preserve">Device </w:t>
        </w:r>
      </w:ins>
      <w:r>
        <w:t>Model, Device Type</w:t>
      </w:r>
      <w:ins w:id="3750" w:author="Sammartano, Marc (BIC USA)" w:date="2014-08-13T16:48:00Z">
        <w:r w:rsidR="001657AE">
          <w:t>,</w:t>
        </w:r>
      </w:ins>
      <w:r>
        <w:t xml:space="preserve"> and OS</w:t>
      </w:r>
    </w:p>
    <w:p w:rsidR="00C4704D" w:rsidRDefault="00C4704D" w:rsidP="00C4704D">
      <w:pPr>
        <w:pStyle w:val="ListParagraph"/>
        <w:numPr>
          <w:ilvl w:val="0"/>
          <w:numId w:val="24"/>
        </w:numPr>
        <w:rPr>
          <w:ins w:id="3751" w:author="Sammartano, Marc (BIC USA)" w:date="2014-09-05T19:18:00Z"/>
        </w:rPr>
      </w:pPr>
      <w:ins w:id="3752" w:author="Sammartano, Marc (BIC USA)" w:date="2014-09-05T19:18:00Z">
        <w:r>
          <w:t>T</w:t>
        </w:r>
      </w:ins>
      <w:ins w:id="3753" w:author="Sammartano, Marc (BIC USA)" w:date="2014-09-05T19:14:00Z">
        <w:r w:rsidR="002C0704">
          <w:t xml:space="preserve">he </w:t>
        </w:r>
      </w:ins>
      <w:ins w:id="3754" w:author="Sammartano, Marc (BIC USA)" w:date="2014-08-13T16:48:00Z">
        <w:r w:rsidR="002C0704">
          <w:t xml:space="preserve">Language and </w:t>
        </w:r>
        <w:r w:rsidR="001657AE">
          <w:t>Locale</w:t>
        </w:r>
      </w:ins>
    </w:p>
    <w:p w:rsidR="00C4704D" w:rsidRDefault="00C4704D" w:rsidP="00C4704D">
      <w:pPr>
        <w:pStyle w:val="ListParagraph"/>
        <w:numPr>
          <w:ilvl w:val="0"/>
          <w:numId w:val="24"/>
        </w:numPr>
        <w:rPr>
          <w:ins w:id="3755" w:author="Sammartano, Marc (BIC USA)" w:date="2014-09-05T19:18:00Z"/>
        </w:rPr>
      </w:pPr>
      <w:ins w:id="3756" w:author="Sammartano, Marc (BIC USA)" w:date="2014-09-05T19:18:00Z">
        <w:r>
          <w:t>T</w:t>
        </w:r>
      </w:ins>
      <w:ins w:id="3757" w:author="Sammartano, Marc (BIC USA)" w:date="2014-09-05T19:15:00Z">
        <w:r w:rsidR="002C0704">
          <w:t xml:space="preserve">he </w:t>
        </w:r>
      </w:ins>
      <w:ins w:id="3758" w:author="Sammartano, Marc (BIC USA)" w:date="2014-09-05T19:10:00Z">
        <w:r w:rsidR="002C0704">
          <w:t>PhoneType,</w:t>
        </w:r>
      </w:ins>
      <w:ins w:id="3759" w:author="Sammartano, Marc (BIC USA)" w:date="2014-08-13T16:48:00Z">
        <w:r w:rsidR="002C0704">
          <w:t xml:space="preserve"> Phone</w:t>
        </w:r>
        <w:r w:rsidR="001657AE">
          <w:t>Number</w:t>
        </w:r>
      </w:ins>
      <w:ins w:id="3760" w:author="Sammartano, Marc (BIC USA)" w:date="2014-09-05T19:10:00Z">
        <w:r w:rsidR="002C0704">
          <w:t xml:space="preserve">, </w:t>
        </w:r>
      </w:ins>
      <w:ins w:id="3761" w:author="Sammartano, Marc (BIC USA)" w:date="2014-09-05T19:15:00Z">
        <w:r w:rsidR="002C0704">
          <w:t xml:space="preserve">and </w:t>
        </w:r>
      </w:ins>
      <w:ins w:id="3762" w:author="Sammartano, Marc (BIC USA)" w:date="2014-09-05T19:10:00Z">
        <w:r w:rsidR="002C0704">
          <w:t>DeviceID</w:t>
        </w:r>
      </w:ins>
    </w:p>
    <w:p w:rsidR="00C4704D" w:rsidRDefault="00C4704D" w:rsidP="00C4704D">
      <w:pPr>
        <w:pStyle w:val="ListParagraph"/>
        <w:numPr>
          <w:ilvl w:val="0"/>
          <w:numId w:val="24"/>
        </w:numPr>
        <w:rPr>
          <w:ins w:id="3763" w:author="Sammartano, Marc (BIC USA)" w:date="2014-09-05T19:21:00Z"/>
        </w:rPr>
      </w:pPr>
      <w:ins w:id="3764" w:author="Sammartano, Marc (BIC USA)" w:date="2014-09-05T19:19:00Z">
        <w:r>
          <w:t>T</w:t>
        </w:r>
      </w:ins>
      <w:ins w:id="3765" w:author="Sammartano, Marc (BIC USA)" w:date="2014-09-05T19:15:00Z">
        <w:r w:rsidR="002C0704">
          <w:t xml:space="preserve">he </w:t>
        </w:r>
      </w:ins>
      <w:ins w:id="3766" w:author="Sammartano, Marc (BIC USA)" w:date="2014-09-05T19:10:00Z">
        <w:r w:rsidR="002C0704">
          <w:t xml:space="preserve">SN, MCC/MNC, and </w:t>
        </w:r>
      </w:ins>
      <w:ins w:id="3767" w:author="Sammartano, Marc (BIC USA)" w:date="2014-09-05T19:15:00Z">
        <w:r w:rsidR="002C0704">
          <w:t xml:space="preserve">Network </w:t>
        </w:r>
      </w:ins>
      <w:ins w:id="3768" w:author="Sammartano, Marc (BIC USA)" w:date="2014-09-05T19:10:00Z">
        <w:r w:rsidR="002C0704">
          <w:t>Provider</w:t>
        </w:r>
      </w:ins>
      <w:ins w:id="3769" w:author="Sammartano, Marc (BIC USA)" w:date="2014-09-05T19:15:00Z">
        <w:r w:rsidR="002C0704">
          <w:t xml:space="preserve"> store</w:t>
        </w:r>
      </w:ins>
      <w:ins w:id="3770" w:author="Sammartano, Marc (BIC USA)" w:date="2014-09-05T19:16:00Z">
        <w:r>
          <w:t>d</w:t>
        </w:r>
      </w:ins>
      <w:ins w:id="3771" w:author="Sammartano, Marc (BIC USA)" w:date="2014-09-05T19:15:00Z">
        <w:r w:rsidR="002C0704">
          <w:t xml:space="preserve"> on the SIM</w:t>
        </w:r>
      </w:ins>
      <w:ins w:id="3772" w:author="Sammartano, Marc (BIC USA)" w:date="2014-09-05T19:19:00Z">
        <w:r>
          <w:t>, if there is one</w:t>
        </w:r>
      </w:ins>
      <w:ins w:id="3773" w:author="Sammartano, Marc (BIC USA)" w:date="2014-09-05T19:21:00Z">
        <w:r>
          <w:t>.</w:t>
        </w:r>
      </w:ins>
    </w:p>
    <w:p w:rsidR="00E91442" w:rsidRPr="009368A8" w:rsidRDefault="00C4704D" w:rsidP="000960B5">
      <w:ins w:id="3774" w:author="Sammartano, Marc (BIC USA)" w:date="2014-09-05T19:21:00Z">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ins>
      <w:r w:rsidR="009368A8">
        <w:t>.</w:t>
      </w:r>
    </w:p>
    <w:p w:rsidR="008D5718" w:rsidRDefault="008D5718" w:rsidP="008D5718">
      <w:pPr>
        <w:pStyle w:val="Heading2"/>
      </w:pPr>
      <w:bookmarkStart w:id="3775" w:name="_Toc397896605"/>
      <w:r>
        <w:t>Device &lt;nvar&gt;</w:t>
      </w:r>
      <w:bookmarkEnd w:id="3775"/>
      <w:r>
        <w:fldChar w:fldCharType="begin"/>
      </w:r>
      <w:r>
        <w:instrText xml:space="preserve"> XE "Device &lt;n</w:instrText>
      </w:r>
      <w:r w:rsidRPr="006C2C8A">
        <w:instrText>var&gt;</w:instrText>
      </w:r>
      <w:r>
        <w:instrText xml:space="preserve">" </w:instrText>
      </w:r>
      <w:r>
        <w:fldChar w:fldCharType="end"/>
      </w:r>
    </w:p>
    <w:p w:rsidR="008D5718" w:rsidDel="00D966DA" w:rsidRDefault="008D5718" w:rsidP="008D5718">
      <w:pPr>
        <w:rPr>
          <w:del w:id="3776" w:author="Sammartano, Marc (BIC USA)" w:date="2014-09-06T01:16:00Z"/>
        </w:rPr>
      </w:pPr>
      <w:r>
        <w:t xml:space="preserve">Returns a pointer to a Bundle containing information about this Android device. The Bundle keys </w:t>
      </w:r>
      <w:ins w:id="3777" w:author="Sammartano, Marc (BIC USA)" w:date="2014-09-06T01:23:00Z">
        <w:r w:rsidR="005B4C2C">
          <w:t xml:space="preserve">and possible values </w:t>
        </w:r>
      </w:ins>
      <w:r>
        <w:t>are</w:t>
      </w:r>
      <w:del w:id="3778" w:author="Sammartano, Marc (BIC USA)" w:date="2014-09-06T01:16:00Z">
        <w:r w:rsidDel="00D966DA">
          <w:delText>:</w:delText>
        </w:r>
      </w:del>
    </w:p>
    <w:p w:rsidR="008D5718" w:rsidDel="00D966DA" w:rsidRDefault="008D5718" w:rsidP="00D966DA">
      <w:pPr>
        <w:rPr>
          <w:del w:id="3779" w:author="Sammartano, Marc (BIC USA)" w:date="2014-09-06T01:16:00Z"/>
        </w:rPr>
      </w:pPr>
      <w:del w:id="3780" w:author="Sammartano, Marc (BIC USA)" w:date="2014-09-06T01:16:00Z">
        <w:r w:rsidDel="00D966DA">
          <w:delText>Brand  Model  Device  Product  OS  Language  Local  PhoneNumber</w:delText>
        </w:r>
      </w:del>
      <w:ins w:id="3781" w:author="Sammartano, Marc (BIC USA)" w:date="2014-09-06T01:16:00Z">
        <w:r w:rsidR="00D966DA">
          <w:t xml:space="preserve"> in the table below.</w:t>
        </w:r>
      </w:ins>
    </w:p>
    <w:p w:rsidR="008D5718" w:rsidRDefault="00D966DA" w:rsidP="008D5718">
      <w:pPr>
        <w:rPr>
          <w:ins w:id="3782" w:author="Sammartano, Marc (BIC USA)" w:date="2014-09-06T00:07:00Z"/>
        </w:rPr>
      </w:pPr>
      <w:ins w:id="3783" w:author="Sammartano, Marc (BIC USA)" w:date="2014-09-06T01:16:00Z">
        <w:r>
          <w:t xml:space="preserve"> </w:t>
        </w:r>
      </w:ins>
      <w:r w:rsidR="008D5718">
        <w:t>The Bundle values are all strings</w:t>
      </w:r>
      <w:del w:id="3784" w:author="Sammartano, Marc (BIC USA)" w:date="2014-09-06T00:25:00Z">
        <w:r w:rsidR="008D5718" w:rsidDel="006C13D6">
          <w:delText xml:space="preserve">. The </w:delText>
        </w:r>
        <w:r w:rsidR="008D5718" w:rsidDel="006C13D6">
          <w:rPr>
            <w:b/>
          </w:rPr>
          <w:delText>Language</w:delText>
        </w:r>
        <w:r w:rsidR="008D5718" w:rsidDel="006C13D6">
          <w:delText xml:space="preserve"> and </w:delText>
        </w:r>
        <w:r w:rsidR="008D5718" w:rsidDel="006C13D6">
          <w:rPr>
            <w:b/>
          </w:rPr>
          <w:delText>Locale</w:delText>
        </w:r>
        <w:r w:rsidR="008D5718" w:rsidDel="006C13D6">
          <w:delText xml:space="preserve"> values are the device’s default language and locale (for example, "</w:delText>
        </w:r>
        <w:r w:rsidR="008D5718" w:rsidRPr="008D5718" w:rsidDel="006C13D6">
          <w:rPr>
            <w:b/>
          </w:rPr>
          <w:delText>English</w:delText>
        </w:r>
        <w:r w:rsidR="008D5718" w:rsidDel="006C13D6">
          <w:delText>" and "</w:delText>
        </w:r>
        <w:r w:rsidR="008D5718" w:rsidRPr="008D5718" w:rsidDel="006C13D6">
          <w:rPr>
            <w:b/>
          </w:rPr>
          <w:delText>en_US</w:delText>
        </w:r>
        <w:r w:rsidR="008D5718" w:rsidDel="006C13D6">
          <w:delText>")</w:delText>
        </w:r>
      </w:del>
      <w:r w:rsidR="008D5718">
        <w:t>.</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ins w:id="3785" w:author="Sammartano, Marc (BIC USA)" w:date="2014-09-06T00:07:00Z"/>
        </w:trPr>
        <w:tc>
          <w:tcPr>
            <w:tcW w:w="1620" w:type="dxa"/>
          </w:tcPr>
          <w:p w:rsidR="005B476C" w:rsidRPr="002C2F6D" w:rsidRDefault="005B476C" w:rsidP="005B476C">
            <w:pPr>
              <w:jc w:val="center"/>
              <w:rPr>
                <w:ins w:id="3786" w:author="Sammartano, Marc (BIC USA)" w:date="2014-09-06T00:07:00Z"/>
                <w:b/>
              </w:rPr>
            </w:pPr>
            <w:ins w:id="3787" w:author="Sammartano, Marc (BIC USA)" w:date="2014-09-06T00:09:00Z">
              <w:r>
                <w:rPr>
                  <w:b/>
                </w:rPr>
                <w:t>Key</w:t>
              </w:r>
            </w:ins>
          </w:p>
        </w:tc>
        <w:tc>
          <w:tcPr>
            <w:tcW w:w="1710" w:type="dxa"/>
          </w:tcPr>
          <w:p w:rsidR="005B476C" w:rsidRPr="002C2F6D" w:rsidRDefault="005B476C" w:rsidP="005B476C">
            <w:pPr>
              <w:jc w:val="center"/>
              <w:rPr>
                <w:ins w:id="3788" w:author="Sammartano, Marc (BIC USA)" w:date="2014-09-06T00:07:00Z"/>
                <w:b/>
              </w:rPr>
            </w:pPr>
            <w:ins w:id="3789" w:author="Sammartano, Marc (BIC USA)" w:date="2014-09-06T00:10:00Z">
              <w:r>
                <w:rPr>
                  <w:b/>
                </w:rPr>
                <w:t>Values</w:t>
              </w:r>
            </w:ins>
          </w:p>
        </w:tc>
        <w:tc>
          <w:tcPr>
            <w:tcW w:w="3690" w:type="dxa"/>
          </w:tcPr>
          <w:p w:rsidR="005B476C" w:rsidRDefault="005B476C" w:rsidP="005B476C">
            <w:pPr>
              <w:jc w:val="center"/>
              <w:rPr>
                <w:ins w:id="3790" w:author="Sammartano, Marc (BIC USA)" w:date="2014-09-06T00:18:00Z"/>
                <w:b/>
              </w:rPr>
            </w:pPr>
            <w:ins w:id="3791" w:author="Sammartano, Marc (BIC USA)" w:date="2014-09-06T00:18:00Z">
              <w:r>
                <w:rPr>
                  <w:b/>
                </w:rPr>
                <w:t>Meaning</w:t>
              </w:r>
            </w:ins>
          </w:p>
        </w:tc>
        <w:tc>
          <w:tcPr>
            <w:tcW w:w="2520" w:type="dxa"/>
          </w:tcPr>
          <w:p w:rsidR="005B476C" w:rsidRPr="00D966DA" w:rsidRDefault="005B476C" w:rsidP="005B476C">
            <w:pPr>
              <w:jc w:val="center"/>
              <w:rPr>
                <w:ins w:id="3792" w:author="Sammartano, Marc (BIC USA)" w:date="2014-09-06T00:10:00Z"/>
              </w:rPr>
            </w:pPr>
            <w:ins w:id="3793" w:author="Sammartano, Marc (BIC USA)" w:date="2014-09-06T00:18:00Z">
              <w:r>
                <w:rPr>
                  <w:b/>
                </w:rPr>
                <w:t>Example</w:t>
              </w:r>
            </w:ins>
            <w:ins w:id="3794" w:author="Sammartano, Marc (BIC USA)" w:date="2014-09-06T01:12:00Z">
              <w:r w:rsidR="00D966DA">
                <w:t xml:space="preserve"> (from emulator)</w:t>
              </w:r>
            </w:ins>
          </w:p>
        </w:tc>
      </w:tr>
      <w:tr w:rsidR="00D966DA" w:rsidRPr="002C2F6D" w:rsidTr="00734013">
        <w:trPr>
          <w:trHeight w:val="312"/>
          <w:jc w:val="center"/>
          <w:ins w:id="3795" w:author="Sammartano, Marc (BIC USA)" w:date="2014-09-06T00:07:00Z"/>
        </w:trPr>
        <w:tc>
          <w:tcPr>
            <w:tcW w:w="1620" w:type="dxa"/>
            <w:vAlign w:val="center"/>
          </w:tcPr>
          <w:p w:rsidR="005B476C" w:rsidRPr="001839EC" w:rsidRDefault="005B476C" w:rsidP="005B476C">
            <w:pPr>
              <w:jc w:val="center"/>
              <w:rPr>
                <w:ins w:id="3796" w:author="Sammartano, Marc (BIC USA)" w:date="2014-09-06T00:07:00Z"/>
                <w:b/>
              </w:rPr>
            </w:pPr>
            <w:ins w:id="3797" w:author="Sammartano, Marc (BIC USA)" w:date="2014-09-06T00:12:00Z">
              <w:r w:rsidRPr="001839EC">
                <w:rPr>
                  <w:b/>
                </w:rPr>
                <w:t>Brand</w:t>
              </w:r>
            </w:ins>
          </w:p>
        </w:tc>
        <w:tc>
          <w:tcPr>
            <w:tcW w:w="1710" w:type="dxa"/>
            <w:vAlign w:val="center"/>
          </w:tcPr>
          <w:p w:rsidR="005B476C" w:rsidRPr="005B3879" w:rsidRDefault="005B476C" w:rsidP="005B476C">
            <w:pPr>
              <w:jc w:val="center"/>
              <w:rPr>
                <w:ins w:id="3798" w:author="Sammartano, Marc (BIC USA)" w:date="2014-09-06T00:07:00Z"/>
              </w:rPr>
            </w:pPr>
            <w:ins w:id="3799" w:author="Sammartano, Marc (BIC USA)" w:date="2014-09-06T00:16:00Z">
              <w:r>
                <w:t>Any string</w:t>
              </w:r>
            </w:ins>
          </w:p>
        </w:tc>
        <w:tc>
          <w:tcPr>
            <w:tcW w:w="3690" w:type="dxa"/>
            <w:vAlign w:val="center"/>
          </w:tcPr>
          <w:p w:rsidR="005B476C" w:rsidRDefault="005B476C" w:rsidP="005B476C">
            <w:pPr>
              <w:rPr>
                <w:ins w:id="3800" w:author="Sammartano, Marc (BIC USA)" w:date="2014-09-06T00:18:00Z"/>
              </w:rPr>
            </w:pPr>
            <w:ins w:id="3801" w:author="Sammartano, Marc (BIC USA)" w:date="2014-09-06T00:18:00Z">
              <w:r>
                <w:t>Brand name assigned by device manufacturer</w:t>
              </w:r>
            </w:ins>
          </w:p>
        </w:tc>
        <w:tc>
          <w:tcPr>
            <w:tcW w:w="2520" w:type="dxa"/>
            <w:vAlign w:val="center"/>
          </w:tcPr>
          <w:p w:rsidR="005B476C" w:rsidRPr="005B3879" w:rsidRDefault="00431792" w:rsidP="005B476C">
            <w:pPr>
              <w:jc w:val="center"/>
              <w:rPr>
                <w:ins w:id="3802" w:author="Sammartano, Marc (BIC USA)" w:date="2014-09-06T00:10:00Z"/>
              </w:rPr>
            </w:pPr>
            <w:ins w:id="3803" w:author="Sammartano, Marc (BIC USA)" w:date="2014-09-06T01:10:00Z">
              <w:r>
                <w:t>generic</w:t>
              </w:r>
            </w:ins>
          </w:p>
        </w:tc>
      </w:tr>
      <w:tr w:rsidR="00D966DA" w:rsidRPr="002C2F6D" w:rsidTr="00734013">
        <w:trPr>
          <w:trHeight w:val="312"/>
          <w:jc w:val="center"/>
          <w:ins w:id="3804" w:author="Sammartano, Marc (BIC USA)" w:date="2014-09-06T00:07:00Z"/>
        </w:trPr>
        <w:tc>
          <w:tcPr>
            <w:tcW w:w="1620" w:type="dxa"/>
            <w:vAlign w:val="center"/>
          </w:tcPr>
          <w:p w:rsidR="005B476C" w:rsidRPr="001839EC" w:rsidRDefault="005B476C" w:rsidP="005B476C">
            <w:pPr>
              <w:jc w:val="center"/>
              <w:rPr>
                <w:ins w:id="3805" w:author="Sammartano, Marc (BIC USA)" w:date="2014-09-06T00:07:00Z"/>
                <w:b/>
              </w:rPr>
            </w:pPr>
            <w:ins w:id="3806" w:author="Sammartano, Marc (BIC USA)" w:date="2014-09-06T00:15:00Z">
              <w:r w:rsidRPr="001839EC">
                <w:rPr>
                  <w:b/>
                </w:rPr>
                <w:t>Model</w:t>
              </w:r>
            </w:ins>
          </w:p>
        </w:tc>
        <w:tc>
          <w:tcPr>
            <w:tcW w:w="1710" w:type="dxa"/>
            <w:vAlign w:val="center"/>
          </w:tcPr>
          <w:p w:rsidR="005B476C" w:rsidRPr="005B3879" w:rsidRDefault="005B476C" w:rsidP="005B476C">
            <w:pPr>
              <w:jc w:val="center"/>
              <w:rPr>
                <w:ins w:id="3807" w:author="Sammartano, Marc (BIC USA)" w:date="2014-09-06T00:07:00Z"/>
              </w:rPr>
            </w:pPr>
            <w:ins w:id="3808" w:author="Sammartano, Marc (BIC USA)" w:date="2014-09-06T00:07:00Z">
              <w:r>
                <w:t xml:space="preserve">Any </w:t>
              </w:r>
            </w:ins>
            <w:ins w:id="3809" w:author="Sammartano, Marc (BIC USA)" w:date="2014-09-06T00:16:00Z">
              <w:r>
                <w:t>string</w:t>
              </w:r>
            </w:ins>
          </w:p>
        </w:tc>
        <w:tc>
          <w:tcPr>
            <w:tcW w:w="3690" w:type="dxa"/>
            <w:vAlign w:val="center"/>
          </w:tcPr>
          <w:p w:rsidR="005B476C" w:rsidRDefault="005B476C" w:rsidP="005B476C">
            <w:pPr>
              <w:rPr>
                <w:ins w:id="3810" w:author="Sammartano, Marc (BIC USA)" w:date="2014-09-06T00:18:00Z"/>
              </w:rPr>
            </w:pPr>
            <w:ins w:id="3811" w:author="Sammartano, Marc (BIC USA)" w:date="2014-09-06T00:18:00Z">
              <w:r>
                <w:t>Model identifier assigned by device manufacturer</w:t>
              </w:r>
            </w:ins>
          </w:p>
        </w:tc>
        <w:tc>
          <w:tcPr>
            <w:tcW w:w="2520" w:type="dxa"/>
            <w:vAlign w:val="center"/>
          </w:tcPr>
          <w:p w:rsidR="005B476C" w:rsidRPr="005B3879" w:rsidRDefault="00431792" w:rsidP="005B476C">
            <w:pPr>
              <w:jc w:val="center"/>
              <w:rPr>
                <w:ins w:id="3812" w:author="Sammartano, Marc (BIC USA)" w:date="2014-09-06T00:10:00Z"/>
              </w:rPr>
            </w:pPr>
            <w:ins w:id="3813" w:author="Sammartano, Marc (BIC USA)" w:date="2014-09-06T01:10:00Z">
              <w:r>
                <w:t>sdk</w:t>
              </w:r>
            </w:ins>
          </w:p>
        </w:tc>
      </w:tr>
      <w:tr w:rsidR="00D966DA" w:rsidRPr="002C2F6D" w:rsidTr="00734013">
        <w:trPr>
          <w:trHeight w:val="302"/>
          <w:jc w:val="center"/>
          <w:ins w:id="3814" w:author="Sammartano, Marc (BIC USA)" w:date="2014-09-06T00:17:00Z"/>
        </w:trPr>
        <w:tc>
          <w:tcPr>
            <w:tcW w:w="1620" w:type="dxa"/>
            <w:vAlign w:val="center"/>
          </w:tcPr>
          <w:p w:rsidR="005B476C" w:rsidRPr="001839EC" w:rsidRDefault="005B476C" w:rsidP="005B476C">
            <w:pPr>
              <w:jc w:val="center"/>
              <w:rPr>
                <w:ins w:id="3815" w:author="Sammartano, Marc (BIC USA)" w:date="2014-09-06T00:17:00Z"/>
                <w:b/>
              </w:rPr>
            </w:pPr>
            <w:ins w:id="3816" w:author="Sammartano, Marc (BIC USA)" w:date="2014-09-06T00:17:00Z">
              <w:r w:rsidRPr="001839EC">
                <w:rPr>
                  <w:b/>
                </w:rPr>
                <w:t>Device</w:t>
              </w:r>
            </w:ins>
          </w:p>
        </w:tc>
        <w:tc>
          <w:tcPr>
            <w:tcW w:w="1710" w:type="dxa"/>
            <w:vAlign w:val="center"/>
          </w:tcPr>
          <w:p w:rsidR="005B476C" w:rsidRPr="005B3879" w:rsidRDefault="005B476C" w:rsidP="005B476C">
            <w:pPr>
              <w:jc w:val="center"/>
              <w:rPr>
                <w:ins w:id="3817" w:author="Sammartano, Marc (BIC USA)" w:date="2014-09-06T00:17:00Z"/>
              </w:rPr>
            </w:pPr>
            <w:ins w:id="3818" w:author="Sammartano, Marc (BIC USA)" w:date="2014-09-06T00:17:00Z">
              <w:r>
                <w:t>Any string</w:t>
              </w:r>
            </w:ins>
          </w:p>
        </w:tc>
        <w:tc>
          <w:tcPr>
            <w:tcW w:w="3690" w:type="dxa"/>
            <w:vAlign w:val="center"/>
          </w:tcPr>
          <w:p w:rsidR="005B476C" w:rsidRDefault="005B476C" w:rsidP="005B476C">
            <w:pPr>
              <w:rPr>
                <w:ins w:id="3819" w:author="Sammartano, Marc (BIC USA)" w:date="2014-09-06T00:18:00Z"/>
              </w:rPr>
            </w:pPr>
            <w:ins w:id="3820" w:author="Sammartano, Marc (BIC USA)" w:date="2014-09-06T00:18:00Z">
              <w:r>
                <w:t xml:space="preserve">Device identifier assigned by device </w:t>
              </w:r>
              <w:r>
                <w:lastRenderedPageBreak/>
                <w:t>manufacturer</w:t>
              </w:r>
            </w:ins>
          </w:p>
        </w:tc>
        <w:tc>
          <w:tcPr>
            <w:tcW w:w="2520" w:type="dxa"/>
            <w:vAlign w:val="center"/>
          </w:tcPr>
          <w:p w:rsidR="005B476C" w:rsidRPr="005B3879" w:rsidRDefault="00431792" w:rsidP="005B476C">
            <w:pPr>
              <w:jc w:val="center"/>
              <w:rPr>
                <w:ins w:id="3821" w:author="Sammartano, Marc (BIC USA)" w:date="2014-09-06T00:17:00Z"/>
              </w:rPr>
            </w:pPr>
            <w:ins w:id="3822" w:author="Sammartano, Marc (BIC USA)" w:date="2014-09-06T01:10:00Z">
              <w:r>
                <w:lastRenderedPageBreak/>
                <w:t>generic</w:t>
              </w:r>
            </w:ins>
          </w:p>
        </w:tc>
      </w:tr>
      <w:tr w:rsidR="00D966DA" w:rsidRPr="002C2F6D" w:rsidTr="00734013">
        <w:trPr>
          <w:trHeight w:val="302"/>
          <w:jc w:val="center"/>
          <w:ins w:id="3823" w:author="Sammartano, Marc (BIC USA)" w:date="2014-09-06T00:17:00Z"/>
        </w:trPr>
        <w:tc>
          <w:tcPr>
            <w:tcW w:w="1620" w:type="dxa"/>
            <w:vAlign w:val="center"/>
          </w:tcPr>
          <w:p w:rsidR="005B476C" w:rsidRPr="001839EC" w:rsidRDefault="005B476C" w:rsidP="005B476C">
            <w:pPr>
              <w:jc w:val="center"/>
              <w:rPr>
                <w:ins w:id="3824" w:author="Sammartano, Marc (BIC USA)" w:date="2014-09-06T00:17:00Z"/>
                <w:b/>
              </w:rPr>
            </w:pPr>
            <w:ins w:id="3825" w:author="Sammartano, Marc (BIC USA)" w:date="2014-09-06T00:17:00Z">
              <w:r w:rsidRPr="001839EC">
                <w:rPr>
                  <w:b/>
                </w:rPr>
                <w:lastRenderedPageBreak/>
                <w:t>Product</w:t>
              </w:r>
            </w:ins>
          </w:p>
        </w:tc>
        <w:tc>
          <w:tcPr>
            <w:tcW w:w="1710" w:type="dxa"/>
            <w:vAlign w:val="center"/>
          </w:tcPr>
          <w:p w:rsidR="005B476C" w:rsidRPr="005B3879" w:rsidRDefault="005B476C" w:rsidP="005B476C">
            <w:pPr>
              <w:jc w:val="center"/>
              <w:rPr>
                <w:ins w:id="3826" w:author="Sammartano, Marc (BIC USA)" w:date="2014-09-06T00:17:00Z"/>
              </w:rPr>
            </w:pPr>
            <w:ins w:id="3827" w:author="Sammartano, Marc (BIC USA)" w:date="2014-09-06T00:17:00Z">
              <w:r>
                <w:t>Any string</w:t>
              </w:r>
            </w:ins>
          </w:p>
        </w:tc>
        <w:tc>
          <w:tcPr>
            <w:tcW w:w="3690" w:type="dxa"/>
            <w:vAlign w:val="center"/>
          </w:tcPr>
          <w:p w:rsidR="005B476C" w:rsidRDefault="005B476C" w:rsidP="005B476C">
            <w:pPr>
              <w:rPr>
                <w:ins w:id="3828" w:author="Sammartano, Marc (BIC USA)" w:date="2014-09-06T00:18:00Z"/>
              </w:rPr>
            </w:pPr>
            <w:ins w:id="3829" w:author="Sammartano, Marc (BIC USA)" w:date="2014-09-06T00:18:00Z">
              <w:r>
                <w:t>Product identifier assigned by device manufacturer</w:t>
              </w:r>
            </w:ins>
          </w:p>
        </w:tc>
        <w:tc>
          <w:tcPr>
            <w:tcW w:w="2520" w:type="dxa"/>
            <w:vAlign w:val="center"/>
          </w:tcPr>
          <w:p w:rsidR="005B476C" w:rsidRPr="005B3879" w:rsidRDefault="00431792" w:rsidP="005B476C">
            <w:pPr>
              <w:jc w:val="center"/>
              <w:rPr>
                <w:ins w:id="3830" w:author="Sammartano, Marc (BIC USA)" w:date="2014-09-06T00:17:00Z"/>
              </w:rPr>
            </w:pPr>
            <w:ins w:id="3831" w:author="Sammartano, Marc (BIC USA)" w:date="2014-09-06T01:10:00Z">
              <w:r>
                <w:t>sdk</w:t>
              </w:r>
            </w:ins>
          </w:p>
        </w:tc>
      </w:tr>
      <w:tr w:rsidR="007908A5" w:rsidRPr="002C2F6D" w:rsidTr="00734013">
        <w:trPr>
          <w:trHeight w:val="302"/>
          <w:jc w:val="center"/>
          <w:ins w:id="3832" w:author="Sammartano, Marc (BIC USA)" w:date="2014-09-06T00:21:00Z"/>
        </w:trPr>
        <w:tc>
          <w:tcPr>
            <w:tcW w:w="1620" w:type="dxa"/>
            <w:vAlign w:val="center"/>
          </w:tcPr>
          <w:p w:rsidR="005B476C" w:rsidRPr="001839EC" w:rsidRDefault="005B476C" w:rsidP="00743FE0">
            <w:pPr>
              <w:jc w:val="center"/>
              <w:rPr>
                <w:ins w:id="3833" w:author="Sammartano, Marc (BIC USA)" w:date="2014-09-06T00:21:00Z"/>
                <w:b/>
              </w:rPr>
            </w:pPr>
            <w:ins w:id="3834" w:author="Sammartano, Marc (BIC USA)" w:date="2014-09-06T00:21:00Z">
              <w:r w:rsidRPr="001839EC">
                <w:rPr>
                  <w:b/>
                </w:rPr>
                <w:t>OS</w:t>
              </w:r>
            </w:ins>
          </w:p>
        </w:tc>
        <w:tc>
          <w:tcPr>
            <w:tcW w:w="1710" w:type="dxa"/>
            <w:vAlign w:val="center"/>
          </w:tcPr>
          <w:p w:rsidR="005B476C" w:rsidRPr="005B3879" w:rsidRDefault="005B476C" w:rsidP="005B476C">
            <w:pPr>
              <w:jc w:val="center"/>
              <w:rPr>
                <w:ins w:id="3835" w:author="Sammartano, Marc (BIC USA)" w:date="2014-09-06T00:21:00Z"/>
              </w:rPr>
            </w:pPr>
            <w:ins w:id="3836" w:author="Sammartano, Marc (BIC USA)" w:date="2014-09-06T00:21:00Z">
              <w:r>
                <w:t>OS Version</w:t>
              </w:r>
            </w:ins>
          </w:p>
        </w:tc>
        <w:tc>
          <w:tcPr>
            <w:tcW w:w="3690" w:type="dxa"/>
            <w:vAlign w:val="center"/>
          </w:tcPr>
          <w:p w:rsidR="005B476C" w:rsidRDefault="005B476C" w:rsidP="00743FE0">
            <w:pPr>
              <w:rPr>
                <w:ins w:id="3837" w:author="Sammartano, Marc (BIC USA)" w:date="2014-09-06T00:21:00Z"/>
              </w:rPr>
            </w:pPr>
            <w:ins w:id="3838" w:author="Sammartano, Marc (BIC USA)" w:date="2014-09-06T00:21:00Z">
              <w:r>
                <w:t>Android operating system version number</w:t>
              </w:r>
            </w:ins>
          </w:p>
        </w:tc>
        <w:tc>
          <w:tcPr>
            <w:tcW w:w="2520" w:type="dxa"/>
            <w:vAlign w:val="center"/>
          </w:tcPr>
          <w:p w:rsidR="005B476C" w:rsidRPr="005B3879" w:rsidRDefault="00431792" w:rsidP="00431792">
            <w:pPr>
              <w:jc w:val="center"/>
              <w:rPr>
                <w:ins w:id="3839" w:author="Sammartano, Marc (BIC USA)" w:date="2014-09-06T00:21:00Z"/>
              </w:rPr>
            </w:pPr>
            <w:ins w:id="3840" w:author="Sammartano, Marc (BIC USA)" w:date="2014-09-06T00:21:00Z">
              <w:r>
                <w:t>4.1.2</w:t>
              </w:r>
            </w:ins>
          </w:p>
        </w:tc>
      </w:tr>
      <w:tr w:rsidR="007908A5" w:rsidRPr="002C2F6D" w:rsidTr="00734013">
        <w:trPr>
          <w:trHeight w:val="302"/>
          <w:jc w:val="center"/>
          <w:ins w:id="3841" w:author="Sammartano, Marc (BIC USA)" w:date="2014-09-06T00:22:00Z"/>
        </w:trPr>
        <w:tc>
          <w:tcPr>
            <w:tcW w:w="1620" w:type="dxa"/>
            <w:vAlign w:val="center"/>
          </w:tcPr>
          <w:p w:rsidR="005B476C" w:rsidRPr="001839EC" w:rsidRDefault="005B476C" w:rsidP="00743FE0">
            <w:pPr>
              <w:jc w:val="center"/>
              <w:rPr>
                <w:ins w:id="3842" w:author="Sammartano, Marc (BIC USA)" w:date="2014-09-06T00:22:00Z"/>
                <w:b/>
              </w:rPr>
            </w:pPr>
            <w:ins w:id="3843" w:author="Sammartano, Marc (BIC USA)" w:date="2014-09-06T00:22:00Z">
              <w:r w:rsidRPr="001839EC">
                <w:rPr>
                  <w:b/>
                </w:rPr>
                <w:t>Language</w:t>
              </w:r>
            </w:ins>
          </w:p>
        </w:tc>
        <w:tc>
          <w:tcPr>
            <w:tcW w:w="1710" w:type="dxa"/>
            <w:vAlign w:val="center"/>
          </w:tcPr>
          <w:p w:rsidR="005B476C" w:rsidRPr="005B3879" w:rsidRDefault="005B476C" w:rsidP="00743FE0">
            <w:pPr>
              <w:jc w:val="center"/>
              <w:rPr>
                <w:ins w:id="3844" w:author="Sammartano, Marc (BIC USA)" w:date="2014-09-06T00:22:00Z"/>
              </w:rPr>
            </w:pPr>
            <w:ins w:id="3845" w:author="Sammartano, Marc (BIC USA)" w:date="2014-09-06T00:22:00Z">
              <w:r>
                <w:t>Language name</w:t>
              </w:r>
            </w:ins>
          </w:p>
        </w:tc>
        <w:tc>
          <w:tcPr>
            <w:tcW w:w="3690" w:type="dxa"/>
            <w:vAlign w:val="center"/>
          </w:tcPr>
          <w:p w:rsidR="005B476C" w:rsidRDefault="005B476C" w:rsidP="00743FE0">
            <w:pPr>
              <w:rPr>
                <w:ins w:id="3846" w:author="Sammartano, Marc (BIC USA)" w:date="2014-09-06T00:22:00Z"/>
              </w:rPr>
            </w:pPr>
            <w:ins w:id="3847" w:author="Sammartano, Marc (BIC USA)" w:date="2014-09-06T00:22:00Z">
              <w:r>
                <w:t>Default language of this device</w:t>
              </w:r>
            </w:ins>
          </w:p>
        </w:tc>
        <w:tc>
          <w:tcPr>
            <w:tcW w:w="2520" w:type="dxa"/>
            <w:vAlign w:val="center"/>
          </w:tcPr>
          <w:p w:rsidR="005B476C" w:rsidRPr="005B3879" w:rsidRDefault="005B476C" w:rsidP="00743FE0">
            <w:pPr>
              <w:jc w:val="center"/>
              <w:rPr>
                <w:ins w:id="3848" w:author="Sammartano, Marc (BIC USA)" w:date="2014-09-06T00:22:00Z"/>
              </w:rPr>
            </w:pPr>
            <w:ins w:id="3849" w:author="Sammartano, Marc (BIC USA)" w:date="2014-09-06T00:22:00Z">
              <w:r>
                <w:t>English</w:t>
              </w:r>
            </w:ins>
          </w:p>
        </w:tc>
      </w:tr>
      <w:tr w:rsidR="007908A5" w:rsidRPr="002C2F6D" w:rsidTr="00734013">
        <w:trPr>
          <w:trHeight w:val="302"/>
          <w:jc w:val="center"/>
          <w:ins w:id="3850" w:author="Sammartano, Marc (BIC USA)" w:date="2014-09-06T00:23:00Z"/>
        </w:trPr>
        <w:tc>
          <w:tcPr>
            <w:tcW w:w="1620" w:type="dxa"/>
            <w:vAlign w:val="center"/>
          </w:tcPr>
          <w:p w:rsidR="005B476C" w:rsidRPr="001839EC" w:rsidRDefault="005B476C" w:rsidP="00743FE0">
            <w:pPr>
              <w:jc w:val="center"/>
              <w:rPr>
                <w:ins w:id="3851" w:author="Sammartano, Marc (BIC USA)" w:date="2014-09-06T00:23:00Z"/>
                <w:b/>
              </w:rPr>
            </w:pPr>
            <w:ins w:id="3852" w:author="Sammartano, Marc (BIC USA)" w:date="2014-09-06T00:23:00Z">
              <w:r w:rsidRPr="001839EC">
                <w:rPr>
                  <w:b/>
                </w:rPr>
                <w:t>Locale</w:t>
              </w:r>
            </w:ins>
          </w:p>
        </w:tc>
        <w:tc>
          <w:tcPr>
            <w:tcW w:w="1710" w:type="dxa"/>
            <w:vAlign w:val="center"/>
          </w:tcPr>
          <w:p w:rsidR="005B476C" w:rsidRPr="005B3879" w:rsidRDefault="005B476C" w:rsidP="00743FE0">
            <w:pPr>
              <w:jc w:val="center"/>
              <w:rPr>
                <w:ins w:id="3853" w:author="Sammartano, Marc (BIC USA)" w:date="2014-09-06T00:23:00Z"/>
              </w:rPr>
            </w:pPr>
            <w:ins w:id="3854" w:author="Sammartano, Marc (BIC USA)" w:date="2014-09-06T00:23:00Z">
              <w:r>
                <w:t>Locale code</w:t>
              </w:r>
            </w:ins>
          </w:p>
        </w:tc>
        <w:tc>
          <w:tcPr>
            <w:tcW w:w="3690" w:type="dxa"/>
            <w:vAlign w:val="center"/>
          </w:tcPr>
          <w:p w:rsidR="005B476C" w:rsidRDefault="005B476C" w:rsidP="00743FE0">
            <w:pPr>
              <w:rPr>
                <w:ins w:id="3855" w:author="Sammartano, Marc (BIC USA)" w:date="2014-09-06T00:23:00Z"/>
              </w:rPr>
            </w:pPr>
            <w:ins w:id="3856" w:author="Sammartano, Marc (BIC USA)" w:date="2014-09-06T00:23:00Z">
              <w:r>
                <w:t>Default locale code, typically language and country</w:t>
              </w:r>
            </w:ins>
          </w:p>
        </w:tc>
        <w:tc>
          <w:tcPr>
            <w:tcW w:w="2520" w:type="dxa"/>
            <w:vAlign w:val="center"/>
          </w:tcPr>
          <w:p w:rsidR="005B476C" w:rsidRPr="005B3879" w:rsidRDefault="005B476C" w:rsidP="00743FE0">
            <w:pPr>
              <w:jc w:val="center"/>
              <w:rPr>
                <w:ins w:id="3857" w:author="Sammartano, Marc (BIC USA)" w:date="2014-09-06T00:23:00Z"/>
              </w:rPr>
            </w:pPr>
            <w:ins w:id="3858" w:author="Sammartano, Marc (BIC USA)" w:date="2014-09-06T00:23:00Z">
              <w:r>
                <w:t>en_US</w:t>
              </w:r>
            </w:ins>
          </w:p>
        </w:tc>
      </w:tr>
      <w:tr w:rsidR="007908A5" w:rsidRPr="002C2F6D" w:rsidTr="00734013">
        <w:trPr>
          <w:trHeight w:val="302"/>
          <w:jc w:val="center"/>
          <w:ins w:id="3859" w:author="Sammartano, Marc (BIC USA)" w:date="2014-09-06T00:25:00Z"/>
        </w:trPr>
        <w:tc>
          <w:tcPr>
            <w:tcW w:w="1620" w:type="dxa"/>
            <w:vAlign w:val="center"/>
          </w:tcPr>
          <w:p w:rsidR="006C13D6" w:rsidRPr="001839EC" w:rsidRDefault="006C13D6" w:rsidP="00743FE0">
            <w:pPr>
              <w:jc w:val="center"/>
              <w:rPr>
                <w:ins w:id="3860" w:author="Sammartano, Marc (BIC USA)" w:date="2014-09-06T00:25:00Z"/>
                <w:b/>
              </w:rPr>
            </w:pPr>
            <w:ins w:id="3861" w:author="Sammartano, Marc (BIC USA)" w:date="2014-09-06T00:25:00Z">
              <w:r w:rsidRPr="001839EC">
                <w:rPr>
                  <w:b/>
                </w:rPr>
                <w:t>PhoneType</w:t>
              </w:r>
            </w:ins>
          </w:p>
        </w:tc>
        <w:tc>
          <w:tcPr>
            <w:tcW w:w="1710" w:type="dxa"/>
            <w:vAlign w:val="center"/>
          </w:tcPr>
          <w:p w:rsidR="006C13D6" w:rsidRPr="005B3879" w:rsidRDefault="006C13D6" w:rsidP="00743FE0">
            <w:pPr>
              <w:jc w:val="center"/>
              <w:rPr>
                <w:ins w:id="3862" w:author="Sammartano, Marc (BIC USA)" w:date="2014-09-06T00:25:00Z"/>
              </w:rPr>
            </w:pPr>
            <w:ins w:id="3863" w:author="Sammartano, Marc (BIC USA)" w:date="2014-09-06T00:25:00Z">
              <w:r w:rsidRPr="001839EC">
                <w:rPr>
                  <w:b/>
                </w:rPr>
                <w:t>GSM</w:t>
              </w:r>
              <w:r>
                <w:t xml:space="preserve">, </w:t>
              </w:r>
              <w:r w:rsidRPr="001839EC">
                <w:rPr>
                  <w:b/>
                </w:rPr>
                <w:t>CDMA</w:t>
              </w:r>
              <w:r>
                <w:t xml:space="preserve">, </w:t>
              </w:r>
              <w:r w:rsidRPr="001839EC">
                <w:rPr>
                  <w:b/>
                </w:rPr>
                <w:t>SIP</w:t>
              </w:r>
              <w:r>
                <w:t xml:space="preserve">, or </w:t>
              </w:r>
              <w:r w:rsidRPr="001839EC">
                <w:rPr>
                  <w:b/>
                </w:rPr>
                <w:t>None</w:t>
              </w:r>
            </w:ins>
          </w:p>
        </w:tc>
        <w:tc>
          <w:tcPr>
            <w:tcW w:w="3690" w:type="dxa"/>
            <w:vAlign w:val="center"/>
          </w:tcPr>
          <w:p w:rsidR="006C13D6" w:rsidRDefault="006C13D6" w:rsidP="00734013">
            <w:pPr>
              <w:rPr>
                <w:ins w:id="3864" w:author="Sammartano, Marc (BIC USA)" w:date="2014-09-06T00:25:00Z"/>
              </w:rPr>
            </w:pPr>
            <w:ins w:id="3865" w:author="Sammartano, Marc (BIC USA)" w:date="2014-09-06T00:25:00Z">
              <w:r>
                <w:t xml:space="preserve">Type of phone radio in </w:t>
              </w:r>
            </w:ins>
            <w:ins w:id="3866" w:author="Sammartano, Marc (BIC USA)" w:date="2014-09-06T01:34:00Z">
              <w:r w:rsidR="00734013">
                <w:t xml:space="preserve">this </w:t>
              </w:r>
            </w:ins>
            <w:ins w:id="3867" w:author="Sammartano, Marc (BIC USA)" w:date="2014-09-06T00:25:00Z">
              <w:r>
                <w:t>device</w:t>
              </w:r>
            </w:ins>
          </w:p>
        </w:tc>
        <w:tc>
          <w:tcPr>
            <w:tcW w:w="2520" w:type="dxa"/>
            <w:vAlign w:val="center"/>
          </w:tcPr>
          <w:p w:rsidR="006C13D6" w:rsidRPr="005B3879" w:rsidRDefault="006C13D6" w:rsidP="00743FE0">
            <w:pPr>
              <w:jc w:val="center"/>
              <w:rPr>
                <w:ins w:id="3868" w:author="Sammartano, Marc (BIC USA)" w:date="2014-09-06T00:25:00Z"/>
              </w:rPr>
            </w:pPr>
            <w:ins w:id="3869" w:author="Sammartano, Marc (BIC USA)" w:date="2014-09-06T00:25:00Z">
              <w:r>
                <w:t>GSM</w:t>
              </w:r>
            </w:ins>
          </w:p>
        </w:tc>
      </w:tr>
      <w:tr w:rsidR="007908A5" w:rsidRPr="002C2F6D" w:rsidTr="00734013">
        <w:trPr>
          <w:trHeight w:val="302"/>
          <w:jc w:val="center"/>
          <w:ins w:id="3870" w:author="Sammartano, Marc (BIC USA)" w:date="2014-09-06T00:26:00Z"/>
        </w:trPr>
        <w:tc>
          <w:tcPr>
            <w:tcW w:w="1620" w:type="dxa"/>
            <w:vAlign w:val="center"/>
          </w:tcPr>
          <w:p w:rsidR="006C13D6" w:rsidRPr="001839EC" w:rsidRDefault="006C13D6" w:rsidP="00743FE0">
            <w:pPr>
              <w:jc w:val="center"/>
              <w:rPr>
                <w:ins w:id="3871" w:author="Sammartano, Marc (BIC USA)" w:date="2014-09-06T00:26:00Z"/>
                <w:b/>
              </w:rPr>
            </w:pPr>
            <w:ins w:id="3872" w:author="Sammartano, Marc (BIC USA)" w:date="2014-09-06T00:26:00Z">
              <w:r w:rsidRPr="001839EC">
                <w:rPr>
                  <w:b/>
                </w:rPr>
                <w:t>PhoneNumber</w:t>
              </w:r>
            </w:ins>
          </w:p>
        </w:tc>
        <w:tc>
          <w:tcPr>
            <w:tcW w:w="1710" w:type="dxa"/>
            <w:vAlign w:val="center"/>
          </w:tcPr>
          <w:p w:rsidR="006C13D6" w:rsidRPr="005B3879" w:rsidRDefault="006C13D6" w:rsidP="00743FE0">
            <w:pPr>
              <w:jc w:val="center"/>
              <w:rPr>
                <w:ins w:id="3873" w:author="Sammartano, Marc (BIC USA)" w:date="2014-09-06T00:26:00Z"/>
              </w:rPr>
            </w:pPr>
            <w:ins w:id="3874" w:author="Sammartano, Marc (BIC USA)" w:date="2014-09-06T00:26:00Z">
              <w:r>
                <w:t>String of digits</w:t>
              </w:r>
            </w:ins>
          </w:p>
        </w:tc>
        <w:tc>
          <w:tcPr>
            <w:tcW w:w="3690" w:type="dxa"/>
            <w:vAlign w:val="center"/>
          </w:tcPr>
          <w:p w:rsidR="006C13D6" w:rsidRDefault="006C13D6" w:rsidP="00743FE0">
            <w:pPr>
              <w:rPr>
                <w:ins w:id="3875" w:author="Sammartano, Marc (BIC USA)" w:date="2014-09-06T00:26:00Z"/>
              </w:rPr>
            </w:pPr>
            <w:ins w:id="3876" w:author="Sammartano, Marc (BIC USA)" w:date="2014-09-06T00:26:00Z">
              <w:r>
                <w:t>Phone number registered to this device, if any</w:t>
              </w:r>
            </w:ins>
          </w:p>
        </w:tc>
        <w:tc>
          <w:tcPr>
            <w:tcW w:w="2520" w:type="dxa"/>
            <w:vAlign w:val="center"/>
          </w:tcPr>
          <w:p w:rsidR="006C13D6" w:rsidRPr="005B3879" w:rsidRDefault="00D966DA" w:rsidP="007908A5">
            <w:pPr>
              <w:jc w:val="center"/>
              <w:rPr>
                <w:ins w:id="3877" w:author="Sammartano, Marc (BIC USA)" w:date="2014-09-06T00:26:00Z"/>
              </w:rPr>
            </w:pPr>
            <w:ins w:id="3878" w:author="Sammartano, Marc (BIC USA)" w:date="2014-09-06T01:10:00Z">
              <w:r>
                <w:t>15555215554</w:t>
              </w:r>
            </w:ins>
          </w:p>
        </w:tc>
      </w:tr>
      <w:tr w:rsidR="00554C84" w:rsidRPr="002C2F6D" w:rsidTr="00734013">
        <w:trPr>
          <w:trHeight w:val="302"/>
          <w:jc w:val="center"/>
          <w:ins w:id="3879" w:author="Sammartano, Marc (BIC USA)" w:date="2014-09-06T00:32:00Z"/>
        </w:trPr>
        <w:tc>
          <w:tcPr>
            <w:tcW w:w="1620" w:type="dxa"/>
            <w:vAlign w:val="center"/>
          </w:tcPr>
          <w:p w:rsidR="006C13D6" w:rsidRPr="001839EC" w:rsidRDefault="006C13D6" w:rsidP="00743FE0">
            <w:pPr>
              <w:jc w:val="center"/>
              <w:rPr>
                <w:ins w:id="3880" w:author="Sammartano, Marc (BIC USA)" w:date="2014-09-06T00:32:00Z"/>
                <w:b/>
              </w:rPr>
            </w:pPr>
            <w:ins w:id="3881" w:author="Sammartano, Marc (BIC USA)" w:date="2014-09-06T00:32:00Z">
              <w:r w:rsidRPr="001839EC">
                <w:rPr>
                  <w:b/>
                </w:rPr>
                <w:t>DeviceID</w:t>
              </w:r>
            </w:ins>
          </w:p>
        </w:tc>
        <w:tc>
          <w:tcPr>
            <w:tcW w:w="1710" w:type="dxa"/>
            <w:vAlign w:val="center"/>
          </w:tcPr>
          <w:p w:rsidR="006C13D6" w:rsidRPr="005B3879" w:rsidRDefault="006C13D6" w:rsidP="00743FE0">
            <w:pPr>
              <w:jc w:val="center"/>
              <w:rPr>
                <w:ins w:id="3882" w:author="Sammartano, Marc (BIC USA)" w:date="2014-09-06T00:32:00Z"/>
              </w:rPr>
            </w:pPr>
            <w:ins w:id="3883" w:author="Sammartano, Marc (BIC USA)" w:date="2014-09-06T00:32:00Z">
              <w:r>
                <w:t>String of digits</w:t>
              </w:r>
            </w:ins>
          </w:p>
        </w:tc>
        <w:tc>
          <w:tcPr>
            <w:tcW w:w="3690" w:type="dxa"/>
            <w:vAlign w:val="center"/>
          </w:tcPr>
          <w:p w:rsidR="006C13D6" w:rsidRDefault="006C13D6" w:rsidP="007908A5">
            <w:pPr>
              <w:rPr>
                <w:ins w:id="3884" w:author="Sammartano, Marc (BIC USA)" w:date="2014-09-06T00:32:00Z"/>
              </w:rPr>
            </w:pPr>
            <w:ins w:id="3885" w:author="Sammartano, Marc (BIC USA)" w:date="2014-09-06T00:32:00Z">
              <w:r>
                <w:t xml:space="preserve">The unique device ID, </w:t>
              </w:r>
            </w:ins>
            <w:ins w:id="3886" w:author="Sammartano, Marc (BIC USA)" w:date="2014-09-06T00:51:00Z">
              <w:r w:rsidR="007908A5">
                <w:t xml:space="preserve">such as </w:t>
              </w:r>
            </w:ins>
            <w:ins w:id="3887" w:author="Sammartano, Marc (BIC USA)" w:date="2014-09-06T00:32:00Z">
              <w:r>
                <w:t>the IMEI</w:t>
              </w:r>
            </w:ins>
          </w:p>
        </w:tc>
        <w:tc>
          <w:tcPr>
            <w:tcW w:w="2520" w:type="dxa"/>
            <w:vAlign w:val="center"/>
          </w:tcPr>
          <w:p w:rsidR="006C13D6" w:rsidRPr="005B3879" w:rsidRDefault="00D966DA" w:rsidP="00D966DA">
            <w:pPr>
              <w:jc w:val="center"/>
              <w:rPr>
                <w:ins w:id="3888" w:author="Sammartano, Marc (BIC USA)" w:date="2014-09-06T00:32:00Z"/>
              </w:rPr>
            </w:pPr>
            <w:ins w:id="3889" w:author="Sammartano, Marc (BIC USA)" w:date="2014-09-06T00:32:00Z">
              <w:r>
                <w:t>00000000000000</w:t>
              </w:r>
              <w:r w:rsidR="006C13D6">
                <w:t>0</w:t>
              </w:r>
            </w:ins>
          </w:p>
        </w:tc>
      </w:tr>
      <w:tr w:rsidR="00554C84" w:rsidRPr="002C2F6D" w:rsidTr="00734013">
        <w:trPr>
          <w:trHeight w:val="302"/>
          <w:jc w:val="center"/>
          <w:ins w:id="3890" w:author="Sammartano, Marc (BIC USA)" w:date="2014-09-06T00:33:00Z"/>
        </w:trPr>
        <w:tc>
          <w:tcPr>
            <w:tcW w:w="1620" w:type="dxa"/>
            <w:vAlign w:val="center"/>
          </w:tcPr>
          <w:p w:rsidR="006C13D6" w:rsidRPr="001839EC" w:rsidRDefault="006C13D6" w:rsidP="00743FE0">
            <w:pPr>
              <w:jc w:val="center"/>
              <w:rPr>
                <w:ins w:id="3891" w:author="Sammartano, Marc (BIC USA)" w:date="2014-09-06T00:33:00Z"/>
                <w:b/>
              </w:rPr>
            </w:pPr>
            <w:ins w:id="3892" w:author="Sammartano, Marc (BIC USA)" w:date="2014-09-06T00:33:00Z">
              <w:r w:rsidRPr="001839EC">
                <w:rPr>
                  <w:b/>
                </w:rPr>
                <w:t>SIM SN</w:t>
              </w:r>
            </w:ins>
          </w:p>
        </w:tc>
        <w:tc>
          <w:tcPr>
            <w:tcW w:w="1710" w:type="dxa"/>
            <w:vAlign w:val="center"/>
          </w:tcPr>
          <w:p w:rsidR="006C13D6" w:rsidRPr="005B3879" w:rsidRDefault="006C13D6" w:rsidP="001839EC">
            <w:pPr>
              <w:jc w:val="center"/>
              <w:rPr>
                <w:ins w:id="3893" w:author="Sammartano, Marc (BIC USA)" w:date="2014-09-06T00:33:00Z"/>
              </w:rPr>
            </w:pPr>
            <w:ins w:id="3894" w:author="Sammartano, Marc (BIC USA)" w:date="2014-09-06T00:33:00Z">
              <w:r>
                <w:t>String of digits</w:t>
              </w:r>
            </w:ins>
            <w:ins w:id="3895" w:author="Sammartano, Marc (BIC USA)" w:date="2014-09-06T00:35:00Z">
              <w:r w:rsidR="00554C84">
                <w:t xml:space="preserve"> or </w:t>
              </w:r>
              <w:r w:rsidR="00554C84" w:rsidRPr="001839EC">
                <w:rPr>
                  <w:b/>
                </w:rPr>
                <w:t>Not available</w:t>
              </w:r>
            </w:ins>
          </w:p>
        </w:tc>
        <w:tc>
          <w:tcPr>
            <w:tcW w:w="3690" w:type="dxa"/>
            <w:vAlign w:val="center"/>
          </w:tcPr>
          <w:p w:rsidR="006C13D6" w:rsidRDefault="006C13D6" w:rsidP="00743FE0">
            <w:pPr>
              <w:rPr>
                <w:ins w:id="3896" w:author="Sammartano, Marc (BIC USA)" w:date="2014-09-06T00:33:00Z"/>
              </w:rPr>
            </w:pPr>
            <w:ins w:id="3897" w:author="Sammartano, Marc (BIC USA)" w:date="2014-09-06T00:33:00Z">
              <w:r>
                <w:t>Serial number of the SIM card,</w:t>
              </w:r>
            </w:ins>
            <w:ins w:id="3898" w:author="Sammartano, Marc (BIC USA)" w:date="2014-09-06T00:36:00Z">
              <w:r w:rsidR="00554C84">
                <w:br/>
              </w:r>
            </w:ins>
            <w:ins w:id="3899" w:author="Sammartano, Marc (BIC USA)" w:date="2014-09-06T00:33:00Z">
              <w:r>
                <w:t>if one is present and it is accessible</w:t>
              </w:r>
            </w:ins>
          </w:p>
        </w:tc>
        <w:tc>
          <w:tcPr>
            <w:tcW w:w="2520" w:type="dxa"/>
            <w:vAlign w:val="center"/>
          </w:tcPr>
          <w:p w:rsidR="006C13D6" w:rsidRPr="005B3879" w:rsidRDefault="00D966DA" w:rsidP="00D966DA">
            <w:pPr>
              <w:jc w:val="center"/>
              <w:rPr>
                <w:ins w:id="3900" w:author="Sammartano, Marc (BIC USA)" w:date="2014-09-06T00:33:00Z"/>
              </w:rPr>
            </w:pPr>
            <w:ins w:id="3901" w:author="Sammartano, Marc (BIC USA)" w:date="2014-09-06T00:33:00Z">
              <w:r>
                <w:t>89014103211118510720</w:t>
              </w:r>
            </w:ins>
          </w:p>
        </w:tc>
      </w:tr>
      <w:tr w:rsidR="001839EC" w:rsidRPr="002C2F6D" w:rsidTr="00734013">
        <w:trPr>
          <w:trHeight w:val="302"/>
          <w:jc w:val="center"/>
          <w:ins w:id="3902" w:author="Sammartano, Marc (BIC USA)" w:date="2014-09-06T00:34:00Z"/>
        </w:trPr>
        <w:tc>
          <w:tcPr>
            <w:tcW w:w="1620" w:type="dxa"/>
            <w:vAlign w:val="center"/>
          </w:tcPr>
          <w:p w:rsidR="001839EC" w:rsidRPr="001839EC" w:rsidRDefault="001839EC" w:rsidP="001839EC">
            <w:pPr>
              <w:jc w:val="center"/>
              <w:rPr>
                <w:ins w:id="3903" w:author="Sammartano, Marc (BIC USA)" w:date="2014-09-06T00:34:00Z"/>
                <w:b/>
              </w:rPr>
            </w:pPr>
            <w:ins w:id="3904" w:author="Sammartano, Marc (BIC USA)" w:date="2014-09-06T00:34:00Z">
              <w:r w:rsidRPr="001839EC">
                <w:rPr>
                  <w:b/>
                </w:rPr>
                <w:t>SIM MCC/MNC</w:t>
              </w:r>
            </w:ins>
          </w:p>
        </w:tc>
        <w:tc>
          <w:tcPr>
            <w:tcW w:w="1710" w:type="dxa"/>
            <w:vAlign w:val="center"/>
          </w:tcPr>
          <w:p w:rsidR="001839EC" w:rsidRPr="005B3879" w:rsidRDefault="001839EC" w:rsidP="001839EC">
            <w:pPr>
              <w:jc w:val="center"/>
              <w:rPr>
                <w:ins w:id="3905" w:author="Sammartano, Marc (BIC USA)" w:date="2014-09-06T00:34:00Z"/>
              </w:rPr>
            </w:pPr>
            <w:ins w:id="3906" w:author="Sammartano, Marc (BIC USA)" w:date="2014-09-06T01:02:00Z">
              <w:r>
                <w:t xml:space="preserve">String of digits or </w:t>
              </w:r>
              <w:r w:rsidRPr="001839EC">
                <w:rPr>
                  <w:b/>
                </w:rPr>
                <w:t>Not available</w:t>
              </w:r>
            </w:ins>
          </w:p>
        </w:tc>
        <w:tc>
          <w:tcPr>
            <w:tcW w:w="3690" w:type="dxa"/>
            <w:vAlign w:val="center"/>
          </w:tcPr>
          <w:p w:rsidR="001839EC" w:rsidRDefault="001839EC" w:rsidP="001839EC">
            <w:pPr>
              <w:rPr>
                <w:ins w:id="3907" w:author="Sammartano, Marc (BIC USA)" w:date="2014-09-06T00:34:00Z"/>
              </w:rPr>
            </w:pPr>
            <w:ins w:id="3908" w:author="Sammartano, Marc (BIC USA)" w:date="2014-09-06T00:47:00Z">
              <w:r>
                <w:t>The "n</w:t>
              </w:r>
            </w:ins>
            <w:ins w:id="3909" w:author="Sammartano, Marc (BIC USA)" w:date="2014-09-06T00:37:00Z">
              <w:r>
                <w:t>umeric name</w:t>
              </w:r>
            </w:ins>
            <w:ins w:id="3910" w:author="Sammartano, Marc (BIC USA)" w:date="2014-09-06T00:47:00Z">
              <w:r>
                <w:t>"</w:t>
              </w:r>
            </w:ins>
            <w:ins w:id="3911" w:author="Sammartano, Marc (BIC USA)" w:date="2014-09-06T00:36:00Z">
              <w:r>
                <w:t xml:space="preserve"> of the </w:t>
              </w:r>
            </w:ins>
            <w:ins w:id="3912" w:author="Sammartano, Marc (BIC USA)" w:date="2014-09-06T00:37:00Z">
              <w:r>
                <w:t xml:space="preserve">provider of the </w:t>
              </w:r>
            </w:ins>
            <w:ins w:id="3913" w:author="Sammartano, Marc (BIC USA)" w:date="2014-09-06T00:36:00Z">
              <w:r>
                <w:t>SIM</w:t>
              </w:r>
            </w:ins>
            <w:ins w:id="3914" w:author="Sammartano, Marc (BIC USA)" w:date="2014-09-06T00:38:00Z">
              <w:r>
                <w:t>,</w:t>
              </w:r>
            </w:ins>
            <w:ins w:id="3915" w:author="Sammartano, Marc (BIC USA)" w:date="2014-09-06T00:36:00Z">
              <w:r>
                <w:t xml:space="preserve"> if present and accessible</w:t>
              </w:r>
            </w:ins>
          </w:p>
        </w:tc>
        <w:tc>
          <w:tcPr>
            <w:tcW w:w="2520" w:type="dxa"/>
            <w:vAlign w:val="center"/>
          </w:tcPr>
          <w:p w:rsidR="001839EC" w:rsidRPr="005B3879" w:rsidRDefault="001839EC" w:rsidP="001839EC">
            <w:pPr>
              <w:jc w:val="center"/>
              <w:rPr>
                <w:ins w:id="3916" w:author="Sammartano, Marc (BIC USA)" w:date="2014-09-06T00:34:00Z"/>
              </w:rPr>
            </w:pPr>
            <w:ins w:id="3917" w:author="Sammartano, Marc (BIC USA)" w:date="2014-09-06T00:34:00Z">
              <w:r>
                <w:t>310260</w:t>
              </w:r>
            </w:ins>
          </w:p>
        </w:tc>
      </w:tr>
      <w:tr w:rsidR="00431792" w:rsidRPr="002C2F6D" w:rsidTr="00734013">
        <w:trPr>
          <w:trHeight w:val="302"/>
          <w:jc w:val="center"/>
          <w:ins w:id="3918" w:author="Sammartano, Marc (BIC USA)" w:date="2014-09-06T00:28:00Z"/>
        </w:trPr>
        <w:tc>
          <w:tcPr>
            <w:tcW w:w="1620" w:type="dxa"/>
            <w:vAlign w:val="center"/>
          </w:tcPr>
          <w:p w:rsidR="00431792" w:rsidRPr="001839EC" w:rsidRDefault="00431792" w:rsidP="00431792">
            <w:pPr>
              <w:jc w:val="center"/>
              <w:rPr>
                <w:ins w:id="3919" w:author="Sammartano, Marc (BIC USA)" w:date="2014-09-06T00:28:00Z"/>
                <w:b/>
              </w:rPr>
            </w:pPr>
            <w:ins w:id="3920" w:author="Sammartano, Marc (BIC USA)" w:date="2014-09-06T00:32:00Z">
              <w:r w:rsidRPr="001839EC">
                <w:rPr>
                  <w:b/>
                </w:rPr>
                <w:t xml:space="preserve">SIM </w:t>
              </w:r>
            </w:ins>
            <w:ins w:id="3921" w:author="Sammartano, Marc (BIC USA)" w:date="2014-09-06T00:35:00Z">
              <w:r w:rsidRPr="001839EC">
                <w:rPr>
                  <w:b/>
                </w:rPr>
                <w:t>Provider</w:t>
              </w:r>
            </w:ins>
          </w:p>
        </w:tc>
        <w:tc>
          <w:tcPr>
            <w:tcW w:w="1710" w:type="dxa"/>
            <w:vAlign w:val="center"/>
          </w:tcPr>
          <w:p w:rsidR="00431792" w:rsidRPr="005B3879" w:rsidRDefault="00475C02" w:rsidP="00475C02">
            <w:pPr>
              <w:jc w:val="center"/>
              <w:rPr>
                <w:ins w:id="3922" w:author="Sammartano, Marc (BIC USA)" w:date="2014-09-06T00:28:00Z"/>
              </w:rPr>
            </w:pPr>
            <w:ins w:id="3923" w:author="Sammartano, Marc (BIC USA)" w:date="2014-09-06T02:14:00Z">
              <w:r>
                <w:t>Name string</w:t>
              </w:r>
              <w:r>
                <w:br/>
              </w:r>
            </w:ins>
            <w:ins w:id="3924" w:author="Sammartano, Marc (BIC USA)" w:date="2014-09-06T01:03:00Z">
              <w:r w:rsidR="00431792">
                <w:t xml:space="preserve">or </w:t>
              </w:r>
              <w:r w:rsidR="00431792" w:rsidRPr="001839EC">
                <w:rPr>
                  <w:b/>
                </w:rPr>
                <w:t>Not available</w:t>
              </w:r>
            </w:ins>
          </w:p>
        </w:tc>
        <w:tc>
          <w:tcPr>
            <w:tcW w:w="3690" w:type="dxa"/>
            <w:vAlign w:val="center"/>
          </w:tcPr>
          <w:p w:rsidR="00431792" w:rsidRDefault="00431792" w:rsidP="00431792">
            <w:pPr>
              <w:rPr>
                <w:ins w:id="3925" w:author="Sammartano, Marc (BIC USA)" w:date="2014-09-06T00:28:00Z"/>
              </w:rPr>
            </w:pPr>
            <w:ins w:id="3926" w:author="Sammartano, Marc (BIC USA)" w:date="2014-09-06T00:39:00Z">
              <w:r>
                <w:t>T</w:t>
              </w:r>
            </w:ins>
            <w:ins w:id="3927" w:author="Sammartano, Marc (BIC USA)" w:date="2014-09-06T00:36:00Z">
              <w:r>
                <w:t xml:space="preserve">he </w:t>
              </w:r>
            </w:ins>
            <w:ins w:id="3928" w:author="Sammartano, Marc (BIC USA)" w:date="2014-09-06T00:41:00Z">
              <w:r>
                <w:t xml:space="preserve">name of the </w:t>
              </w:r>
            </w:ins>
            <w:ins w:id="3929" w:author="Sammartano, Marc (BIC USA)" w:date="2014-09-06T00:39:00Z">
              <w:r>
                <w:t xml:space="preserve">provider of the </w:t>
              </w:r>
            </w:ins>
            <w:ins w:id="3930" w:author="Sammartano, Marc (BIC USA)" w:date="2014-09-06T00:36:00Z">
              <w:r>
                <w:t>SIM,</w:t>
              </w:r>
            </w:ins>
            <w:ins w:id="3931" w:author="Sammartano, Marc (BIC USA)" w:date="2014-09-06T00:46:00Z">
              <w:r>
                <w:br/>
              </w:r>
            </w:ins>
            <w:ins w:id="3932" w:author="Sammartano, Marc (BIC USA)" w:date="2014-09-06T00:36:00Z">
              <w:r>
                <w:t>if present and accessible</w:t>
              </w:r>
            </w:ins>
          </w:p>
        </w:tc>
        <w:tc>
          <w:tcPr>
            <w:tcW w:w="2520" w:type="dxa"/>
            <w:vAlign w:val="center"/>
          </w:tcPr>
          <w:p w:rsidR="00431792" w:rsidRPr="005B3879" w:rsidRDefault="00D966DA" w:rsidP="00431792">
            <w:pPr>
              <w:jc w:val="center"/>
              <w:rPr>
                <w:ins w:id="3933" w:author="Sammartano, Marc (BIC USA)" w:date="2014-09-06T00:28:00Z"/>
              </w:rPr>
            </w:pPr>
            <w:ins w:id="3934" w:author="Sammartano, Marc (BIC USA)" w:date="2014-09-06T01:12:00Z">
              <w:r>
                <w:t>Android</w:t>
              </w:r>
            </w:ins>
          </w:p>
        </w:tc>
      </w:tr>
    </w:tbl>
    <w:p w:rsidR="00C15DED" w:rsidRPr="005B4C2C" w:rsidDel="00D966DA" w:rsidRDefault="00C15DED" w:rsidP="005B4C2C">
      <w:pPr>
        <w:spacing w:before="120"/>
        <w:rPr>
          <w:del w:id="3935" w:author="Unknown"/>
        </w:rPr>
      </w:pPr>
    </w:p>
    <w:p w:rsidR="006C13D6" w:rsidRPr="005B4C2C" w:rsidRDefault="00D966DA" w:rsidP="005B4C2C">
      <w:pPr>
        <w:spacing w:before="120"/>
        <w:rPr>
          <w:ins w:id="3936" w:author="Sammartano, Marc (BIC USA)" w:date="2014-09-06T00:32:00Z"/>
        </w:rPr>
      </w:pPr>
      <w:ins w:id="3937" w:author="Sammartano, Marc (BIC USA)" w:date="2014-09-06T01:17:00Z">
        <w:r w:rsidRPr="005B4C2C">
          <w:rPr>
            <w:bCs/>
          </w:rPr>
          <w:t xml:space="preserve">The </w:t>
        </w:r>
      </w:ins>
      <w:ins w:id="3938" w:author="Sammartano, Marc (BIC USA)" w:date="2014-09-06T01:19:00Z">
        <w:r w:rsidRPr="005B4C2C">
          <w:rPr>
            <w:bCs/>
          </w:rPr>
          <w:t xml:space="preserve">information </w:t>
        </w:r>
      </w:ins>
      <w:ins w:id="3939" w:author="Sammartano, Marc (BIC USA)" w:date="2014-09-06T01:17:00Z">
        <w:r w:rsidRPr="005B4C2C">
          <w:rPr>
            <w:bCs/>
          </w:rPr>
          <w:t xml:space="preserve">returned by the </w:t>
        </w:r>
        <w:r w:rsidRPr="005B4C2C">
          <w:rPr>
            <w:b/>
            <w:bCs/>
          </w:rPr>
          <w:t>Device</w:t>
        </w:r>
        <w:r w:rsidR="005B4C2C">
          <w:rPr>
            <w:bCs/>
          </w:rPr>
          <w:t xml:space="preserve"> command is static</w:t>
        </w:r>
      </w:ins>
      <w:ins w:id="3940" w:author="Sammartano, Marc (BIC USA)" w:date="2014-09-06T01:19:00Z">
        <w:r w:rsidRPr="005B4C2C">
          <w:rPr>
            <w:bCs/>
          </w:rPr>
          <w:t xml:space="preserve">. To get dynamic information, use the </w:t>
        </w:r>
        <w:r w:rsidRPr="005B4C2C">
          <w:rPr>
            <w:b/>
            <w:bCs/>
          </w:rPr>
          <w:t>Phone.Info</w:t>
        </w:r>
        <w:r w:rsidRPr="005B4C2C">
          <w:rPr>
            <w:bCs/>
          </w:rPr>
          <w:t xml:space="preserve"> </w:t>
        </w:r>
      </w:ins>
      <w:ins w:id="3941" w:author="Sammartano, Marc (BIC USA)" w:date="2014-09-06T01:20:00Z">
        <w:r w:rsidRPr="005B4C2C">
          <w:rPr>
            <w:bCs/>
          </w:rPr>
          <w:t>command.</w:t>
        </w:r>
      </w:ins>
    </w:p>
    <w:p w:rsidR="005B4C2C" w:rsidRDefault="005B4C2C" w:rsidP="005B4C2C">
      <w:pPr>
        <w:pStyle w:val="Heading2"/>
        <w:rPr>
          <w:ins w:id="3942" w:author="Sammartano, Marc (BIC USA)" w:date="2014-09-06T01:21:00Z"/>
        </w:rPr>
      </w:pPr>
      <w:bookmarkStart w:id="3943" w:name="_Toc397896606"/>
      <w:ins w:id="3944" w:author="Sammartano, Marc (BIC USA)" w:date="2014-09-06T01:21:00Z">
        <w:r>
          <w:t>Phone.info &lt;nvar&gt;</w:t>
        </w:r>
        <w:bookmarkEnd w:id="3943"/>
        <w:r>
          <w:fldChar w:fldCharType="begin"/>
        </w:r>
        <w:r>
          <w:instrText xml:space="preserve"> XE "</w:instrText>
        </w:r>
      </w:ins>
      <w:ins w:id="3945" w:author="Sammartano, Marc (BIC USA)" w:date="2014-09-06T01:22:00Z">
        <w:r>
          <w:instrText>Phone.info</w:instrText>
        </w:r>
      </w:ins>
      <w:ins w:id="3946" w:author="Sammartano, Marc (BIC USA)" w:date="2014-09-06T01:21:00Z">
        <w:r>
          <w:instrText xml:space="preserve"> &lt;n</w:instrText>
        </w:r>
        <w:r w:rsidRPr="006C2C8A">
          <w:instrText>var&gt;</w:instrText>
        </w:r>
        <w:r>
          <w:instrText xml:space="preserve">" </w:instrText>
        </w:r>
        <w:r>
          <w:fldChar w:fldCharType="end"/>
        </w:r>
      </w:ins>
    </w:p>
    <w:p w:rsidR="005B4C2C" w:rsidRDefault="005B4C2C" w:rsidP="005B4C2C">
      <w:pPr>
        <w:rPr>
          <w:ins w:id="3947" w:author="Sammartano, Marc (BIC USA)" w:date="2014-09-06T01:21:00Z"/>
        </w:rPr>
      </w:pPr>
      <w:ins w:id="3948" w:author="Sammartano, Marc (BIC USA)" w:date="2014-09-06T01:21:00Z">
        <w:r>
          <w:t xml:space="preserve">Returns a pointer to a Bundle containing information about this Android device. </w:t>
        </w:r>
      </w:ins>
      <w:ins w:id="3949" w:author="Sammartano, Marc (BIC USA)" w:date="2014-09-06T01:24:00Z">
        <w:r>
          <w:t>The Bundle keys and possible values are in the table below</w:t>
        </w:r>
      </w:ins>
      <w:ins w:id="3950" w:author="Sammartano, Marc (BIC USA)" w:date="2014-09-06T01:21:00Z">
        <w:r>
          <w:t>.</w:t>
        </w:r>
      </w:ins>
      <w:ins w:id="3951" w:author="Sammartano, Marc (BIC USA)" w:date="2014-09-06T01:24:00Z">
        <w:r>
          <w:t xml:space="preserve"> Each </w:t>
        </w:r>
      </w:ins>
      <w:ins w:id="3952" w:author="Sammartano, Marc (BIC USA)" w:date="2014-09-06T01:25:00Z">
        <w:r>
          <w:t>entry</w:t>
        </w:r>
      </w:ins>
      <w:ins w:id="3953" w:author="Sammartano, Marc (BIC USA)" w:date="2014-09-06T01:24:00Z">
        <w:r>
          <w:t xml:space="preserve">’s type is either N (Numeric) or </w:t>
        </w:r>
      </w:ins>
      <w:ins w:id="3954" w:author="Sammartano, Marc (BIC USA)" w:date="2014-09-06T01:25:00Z">
        <w:r>
          <w:t xml:space="preserve">S </w:t>
        </w:r>
      </w:ins>
      <w:ins w:id="3955" w:author="Sammartano, Marc (BIC USA)" w:date="2014-09-06T01:24:00Z">
        <w:r>
          <w:t>(String)</w:t>
        </w:r>
      </w:ins>
      <w:ins w:id="3956" w:author="Sammartano, Marc (BIC USA)" w:date="2014-09-06T01:25:00Z">
        <w:r>
          <w:t>.</w:t>
        </w:r>
      </w:ins>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Change w:id="3957">
          <w:tblGrid>
            <w:gridCol w:w="18"/>
            <w:gridCol w:w="1506"/>
            <w:gridCol w:w="114"/>
            <w:gridCol w:w="549"/>
            <w:gridCol w:w="1161"/>
            <w:gridCol w:w="1710"/>
            <w:gridCol w:w="336"/>
            <w:gridCol w:w="1644"/>
            <w:gridCol w:w="1146"/>
            <w:gridCol w:w="1344"/>
            <w:gridCol w:w="1740"/>
          </w:tblGrid>
        </w:tblGridChange>
      </w:tblGrid>
      <w:tr w:rsidR="005B4C2C" w:rsidRPr="002C2F6D" w:rsidTr="008248EE">
        <w:trPr>
          <w:trHeight w:val="302"/>
          <w:jc w:val="center"/>
          <w:ins w:id="3958" w:author="Sammartano, Marc (BIC USA)" w:date="2014-09-06T01:21:00Z"/>
        </w:trPr>
        <w:tc>
          <w:tcPr>
            <w:tcW w:w="1524" w:type="dxa"/>
          </w:tcPr>
          <w:p w:rsidR="005B4C2C" w:rsidRPr="002C2F6D" w:rsidRDefault="005B4C2C" w:rsidP="005B4C2C">
            <w:pPr>
              <w:jc w:val="center"/>
              <w:rPr>
                <w:ins w:id="3959" w:author="Sammartano, Marc (BIC USA)" w:date="2014-09-06T01:21:00Z"/>
                <w:b/>
              </w:rPr>
            </w:pPr>
            <w:ins w:id="3960" w:author="Sammartano, Marc (BIC USA)" w:date="2014-09-06T01:21:00Z">
              <w:r>
                <w:rPr>
                  <w:b/>
                </w:rPr>
                <w:t>Key</w:t>
              </w:r>
            </w:ins>
          </w:p>
        </w:tc>
        <w:tc>
          <w:tcPr>
            <w:tcW w:w="663" w:type="dxa"/>
          </w:tcPr>
          <w:p w:rsidR="005B4C2C" w:rsidRDefault="00734013" w:rsidP="005B4C2C">
            <w:pPr>
              <w:jc w:val="center"/>
              <w:rPr>
                <w:ins w:id="3961" w:author="Sammartano, Marc (BIC USA)" w:date="2014-09-06T01:25:00Z"/>
                <w:b/>
              </w:rPr>
            </w:pPr>
            <w:ins w:id="3962" w:author="Sammartano, Marc (BIC USA)" w:date="2014-09-06T01:31:00Z">
              <w:r>
                <w:rPr>
                  <w:b/>
                </w:rPr>
                <w:t>Type</w:t>
              </w:r>
            </w:ins>
          </w:p>
        </w:tc>
        <w:tc>
          <w:tcPr>
            <w:tcW w:w="3207" w:type="dxa"/>
          </w:tcPr>
          <w:p w:rsidR="005B4C2C" w:rsidRPr="002C2F6D" w:rsidRDefault="005B4C2C" w:rsidP="005B4C2C">
            <w:pPr>
              <w:jc w:val="center"/>
              <w:rPr>
                <w:ins w:id="3963" w:author="Sammartano, Marc (BIC USA)" w:date="2014-09-06T01:21:00Z"/>
                <w:b/>
              </w:rPr>
            </w:pPr>
            <w:ins w:id="3964" w:author="Sammartano, Marc (BIC USA)" w:date="2014-09-06T01:21:00Z">
              <w:r>
                <w:rPr>
                  <w:b/>
                </w:rPr>
                <w:t>Values</w:t>
              </w:r>
            </w:ins>
          </w:p>
        </w:tc>
        <w:tc>
          <w:tcPr>
            <w:tcW w:w="2790" w:type="dxa"/>
          </w:tcPr>
          <w:p w:rsidR="005B4C2C" w:rsidRDefault="005B4C2C" w:rsidP="005B4C2C">
            <w:pPr>
              <w:jc w:val="center"/>
              <w:rPr>
                <w:ins w:id="3965" w:author="Sammartano, Marc (BIC USA)" w:date="2014-09-06T01:21:00Z"/>
                <w:b/>
              </w:rPr>
            </w:pPr>
            <w:ins w:id="3966" w:author="Sammartano, Marc (BIC USA)" w:date="2014-09-06T01:21:00Z">
              <w:r>
                <w:rPr>
                  <w:b/>
                </w:rPr>
                <w:t>Meaning</w:t>
              </w:r>
            </w:ins>
          </w:p>
        </w:tc>
        <w:tc>
          <w:tcPr>
            <w:tcW w:w="1344" w:type="dxa"/>
          </w:tcPr>
          <w:p w:rsidR="005B4C2C" w:rsidRPr="00D966DA" w:rsidRDefault="005B4C2C" w:rsidP="008248EE">
            <w:pPr>
              <w:jc w:val="center"/>
              <w:rPr>
                <w:ins w:id="3967" w:author="Sammartano, Marc (BIC USA)" w:date="2014-09-06T01:21:00Z"/>
              </w:rPr>
            </w:pPr>
            <w:ins w:id="3968" w:author="Sammartano, Marc (BIC USA)" w:date="2014-09-06T01:21:00Z">
              <w:r>
                <w:rPr>
                  <w:b/>
                </w:rPr>
                <w:t>Example</w:t>
              </w:r>
            </w:ins>
          </w:p>
        </w:tc>
      </w:tr>
      <w:tr w:rsidR="00734013" w:rsidRPr="002C2F6D" w:rsidTr="008248EE">
        <w:tblPrEx>
          <w:tblW w:w="9528" w:type="dxa"/>
          <w:jc w:val="center"/>
          <w:tblLayout w:type="fixed"/>
          <w:tblPrExChange w:id="3969" w:author="Sammartano, Marc (BIC USA)" w:date="2014-09-06T01:25:00Z">
            <w:tblPrEx>
              <w:tblW w:w="11250" w:type="dxa"/>
              <w:jc w:val="center"/>
              <w:tblLayout w:type="fixed"/>
            </w:tblPrEx>
          </w:tblPrExChange>
        </w:tblPrEx>
        <w:trPr>
          <w:trHeight w:val="302"/>
          <w:jc w:val="center"/>
          <w:ins w:id="3970" w:author="Sammartano, Marc (BIC USA)" w:date="2014-09-06T01:21:00Z"/>
          <w:trPrChange w:id="3971" w:author="Sammartano, Marc (BIC USA)" w:date="2014-09-06T01:25:00Z">
            <w:trPr>
              <w:gridBefore w:val="1"/>
              <w:trHeight w:val="302"/>
              <w:jc w:val="center"/>
            </w:trPr>
          </w:trPrChange>
        </w:trPr>
        <w:tc>
          <w:tcPr>
            <w:tcW w:w="1524" w:type="dxa"/>
            <w:vAlign w:val="center"/>
            <w:tcPrChange w:id="3972" w:author="Sammartano, Marc (BIC USA)" w:date="2014-09-06T01:25:00Z">
              <w:tcPr>
                <w:tcW w:w="1620" w:type="dxa"/>
                <w:gridSpan w:val="2"/>
                <w:vAlign w:val="center"/>
              </w:tcPr>
            </w:tcPrChange>
          </w:tcPr>
          <w:p w:rsidR="00734013" w:rsidRPr="001839EC" w:rsidRDefault="00734013" w:rsidP="00734013">
            <w:pPr>
              <w:jc w:val="center"/>
              <w:rPr>
                <w:ins w:id="3973" w:author="Sammartano, Marc (BIC USA)" w:date="2014-09-06T01:21:00Z"/>
                <w:b/>
              </w:rPr>
            </w:pPr>
            <w:ins w:id="3974" w:author="Sammartano, Marc (BIC USA)" w:date="2014-09-06T01:30:00Z">
              <w:r>
                <w:rPr>
                  <w:b/>
                </w:rPr>
                <w:t>PhoneType</w:t>
              </w:r>
            </w:ins>
          </w:p>
        </w:tc>
        <w:tc>
          <w:tcPr>
            <w:tcW w:w="663" w:type="dxa"/>
            <w:vAlign w:val="center"/>
            <w:tcPrChange w:id="3975" w:author="Sammartano, Marc (BIC USA)" w:date="2014-09-06T01:25:00Z">
              <w:tcPr>
                <w:tcW w:w="1710" w:type="dxa"/>
                <w:gridSpan w:val="2"/>
              </w:tcPr>
            </w:tcPrChange>
          </w:tcPr>
          <w:p w:rsidR="00734013" w:rsidRDefault="005313DA" w:rsidP="00734013">
            <w:pPr>
              <w:jc w:val="center"/>
              <w:rPr>
                <w:ins w:id="3976" w:author="Sammartano, Marc (BIC USA)" w:date="2014-09-06T01:25:00Z"/>
              </w:rPr>
            </w:pPr>
            <w:ins w:id="3977" w:author="Sammartano, Marc (BIC USA)" w:date="2014-09-06T01:32:00Z">
              <w:r>
                <w:t>S</w:t>
              </w:r>
            </w:ins>
          </w:p>
        </w:tc>
        <w:tc>
          <w:tcPr>
            <w:tcW w:w="3207" w:type="dxa"/>
            <w:vAlign w:val="center"/>
            <w:tcPrChange w:id="3978" w:author="Sammartano, Marc (BIC USA)" w:date="2014-09-06T01:25:00Z">
              <w:tcPr>
                <w:tcW w:w="1710" w:type="dxa"/>
                <w:vAlign w:val="center"/>
              </w:tcPr>
            </w:tcPrChange>
          </w:tcPr>
          <w:p w:rsidR="00734013" w:rsidRPr="005B3879" w:rsidRDefault="00734013" w:rsidP="00734013">
            <w:pPr>
              <w:jc w:val="center"/>
              <w:rPr>
                <w:ins w:id="3979" w:author="Sammartano, Marc (BIC USA)" w:date="2014-09-06T01:21:00Z"/>
              </w:rPr>
            </w:pPr>
            <w:ins w:id="3980" w:author="Sammartano, Marc (BIC USA)" w:date="2014-09-06T01:33:00Z">
              <w:r w:rsidRPr="001839EC">
                <w:rPr>
                  <w:b/>
                </w:rPr>
                <w:t>GSM</w:t>
              </w:r>
              <w:r>
                <w:t xml:space="preserve">, </w:t>
              </w:r>
              <w:r w:rsidRPr="001839EC">
                <w:rPr>
                  <w:b/>
                </w:rPr>
                <w:t>CDMA</w:t>
              </w:r>
              <w:r>
                <w:t xml:space="preserve">, </w:t>
              </w:r>
              <w:r w:rsidRPr="001839EC">
                <w:rPr>
                  <w:b/>
                </w:rPr>
                <w:t>SIP</w:t>
              </w:r>
              <w:r>
                <w:t xml:space="preserve">, or </w:t>
              </w:r>
              <w:r w:rsidRPr="001839EC">
                <w:rPr>
                  <w:b/>
                </w:rPr>
                <w:t>None</w:t>
              </w:r>
            </w:ins>
          </w:p>
        </w:tc>
        <w:tc>
          <w:tcPr>
            <w:tcW w:w="2790" w:type="dxa"/>
            <w:vAlign w:val="center"/>
            <w:tcPrChange w:id="3981" w:author="Sammartano, Marc (BIC USA)" w:date="2014-09-06T01:25:00Z">
              <w:tcPr>
                <w:tcW w:w="1980" w:type="dxa"/>
                <w:gridSpan w:val="2"/>
              </w:tcPr>
            </w:tcPrChange>
          </w:tcPr>
          <w:p w:rsidR="00734013" w:rsidRDefault="00734013" w:rsidP="00734013">
            <w:pPr>
              <w:rPr>
                <w:ins w:id="3982" w:author="Sammartano, Marc (BIC USA)" w:date="2014-09-06T01:21:00Z"/>
              </w:rPr>
            </w:pPr>
            <w:ins w:id="3983" w:author="Sammartano, Marc (BIC USA)" w:date="2014-09-06T01:33:00Z">
              <w:r>
                <w:t xml:space="preserve">Type of phone radio </w:t>
              </w:r>
            </w:ins>
            <w:ins w:id="3984" w:author="Sammartano, Marc (BIC USA)" w:date="2014-09-06T01:34:00Z">
              <w:r>
                <w:t>in this</w:t>
              </w:r>
            </w:ins>
            <w:ins w:id="3985" w:author="Sammartano, Marc (BIC USA)" w:date="2014-09-06T01:33:00Z">
              <w:r>
                <w:t xml:space="preserve"> device</w:t>
              </w:r>
            </w:ins>
          </w:p>
        </w:tc>
        <w:tc>
          <w:tcPr>
            <w:tcW w:w="1344" w:type="dxa"/>
            <w:vAlign w:val="center"/>
            <w:tcPrChange w:id="3986" w:author="Sammartano, Marc (BIC USA)" w:date="2014-09-06T01:25:00Z">
              <w:tcPr>
                <w:tcW w:w="4230" w:type="dxa"/>
                <w:gridSpan w:val="3"/>
                <w:vAlign w:val="center"/>
              </w:tcPr>
            </w:tcPrChange>
          </w:tcPr>
          <w:p w:rsidR="00734013" w:rsidRPr="005B3879" w:rsidRDefault="00734013" w:rsidP="00734013">
            <w:pPr>
              <w:jc w:val="center"/>
              <w:rPr>
                <w:ins w:id="3987" w:author="Sammartano, Marc (BIC USA)" w:date="2014-09-06T01:21:00Z"/>
              </w:rPr>
            </w:pPr>
            <w:ins w:id="3988" w:author="Sammartano, Marc (BIC USA)" w:date="2014-09-06T01:33:00Z">
              <w:r>
                <w:t>GSM</w:t>
              </w:r>
            </w:ins>
          </w:p>
        </w:tc>
      </w:tr>
      <w:tr w:rsidR="005B4C2C" w:rsidRPr="002C2F6D" w:rsidTr="008248EE">
        <w:tblPrEx>
          <w:tblW w:w="9528" w:type="dxa"/>
          <w:jc w:val="center"/>
          <w:tblLayout w:type="fixed"/>
          <w:tblPrExChange w:id="3989" w:author="Sammartano, Marc (BIC USA)" w:date="2014-09-06T01:25:00Z">
            <w:tblPrEx>
              <w:tblW w:w="11250" w:type="dxa"/>
              <w:jc w:val="center"/>
              <w:tblLayout w:type="fixed"/>
            </w:tblPrEx>
          </w:tblPrExChange>
        </w:tblPrEx>
        <w:trPr>
          <w:trHeight w:val="302"/>
          <w:jc w:val="center"/>
          <w:ins w:id="3990" w:author="Sammartano, Marc (BIC USA)" w:date="2014-09-06T01:21:00Z"/>
          <w:trPrChange w:id="3991" w:author="Sammartano, Marc (BIC USA)" w:date="2014-09-06T01:25:00Z">
            <w:trPr>
              <w:gridBefore w:val="1"/>
              <w:trHeight w:val="302"/>
              <w:jc w:val="center"/>
            </w:trPr>
          </w:trPrChange>
        </w:trPr>
        <w:tc>
          <w:tcPr>
            <w:tcW w:w="1524" w:type="dxa"/>
            <w:vAlign w:val="center"/>
            <w:tcPrChange w:id="3992" w:author="Sammartano, Marc (BIC USA)" w:date="2014-09-06T01:25:00Z">
              <w:tcPr>
                <w:tcW w:w="1620" w:type="dxa"/>
                <w:gridSpan w:val="2"/>
                <w:vAlign w:val="center"/>
              </w:tcPr>
            </w:tcPrChange>
          </w:tcPr>
          <w:p w:rsidR="005B4C2C" w:rsidRPr="001839EC" w:rsidRDefault="005B4C2C" w:rsidP="005B4C2C">
            <w:pPr>
              <w:jc w:val="center"/>
              <w:rPr>
                <w:ins w:id="3993" w:author="Sammartano, Marc (BIC USA)" w:date="2014-09-06T01:21:00Z"/>
                <w:b/>
              </w:rPr>
            </w:pPr>
            <w:ins w:id="3994" w:author="Sammartano, Marc (BIC USA)" w:date="2014-09-06T01:30:00Z">
              <w:r>
                <w:rPr>
                  <w:b/>
                </w:rPr>
                <w:t>NetworkType</w:t>
              </w:r>
            </w:ins>
          </w:p>
        </w:tc>
        <w:tc>
          <w:tcPr>
            <w:tcW w:w="663" w:type="dxa"/>
            <w:vAlign w:val="center"/>
            <w:tcPrChange w:id="3995" w:author="Sammartano, Marc (BIC USA)" w:date="2014-09-06T01:25:00Z">
              <w:tcPr>
                <w:tcW w:w="1710" w:type="dxa"/>
                <w:gridSpan w:val="2"/>
              </w:tcPr>
            </w:tcPrChange>
          </w:tcPr>
          <w:p w:rsidR="005B4C2C" w:rsidRDefault="005313DA" w:rsidP="005B4C2C">
            <w:pPr>
              <w:jc w:val="center"/>
              <w:rPr>
                <w:ins w:id="3996" w:author="Sammartano, Marc (BIC USA)" w:date="2014-09-06T01:25:00Z"/>
              </w:rPr>
            </w:pPr>
            <w:ins w:id="3997" w:author="Sammartano, Marc (BIC USA)" w:date="2014-09-06T01:44:00Z">
              <w:r>
                <w:t>S</w:t>
              </w:r>
            </w:ins>
          </w:p>
        </w:tc>
        <w:tc>
          <w:tcPr>
            <w:tcW w:w="3207" w:type="dxa"/>
            <w:vAlign w:val="center"/>
            <w:tcPrChange w:id="3998" w:author="Sammartano, Marc (BIC USA)" w:date="2014-09-06T01:25:00Z">
              <w:tcPr>
                <w:tcW w:w="1710" w:type="dxa"/>
                <w:vAlign w:val="center"/>
              </w:tcPr>
            </w:tcPrChange>
          </w:tcPr>
          <w:p w:rsidR="005B4C2C" w:rsidRDefault="00E4362C" w:rsidP="005B4C2C">
            <w:pPr>
              <w:jc w:val="center"/>
              <w:rPr>
                <w:ins w:id="3999" w:author="Sammartano, Marc (BIC USA)" w:date="2014-09-06T01:38:00Z"/>
              </w:rPr>
            </w:pPr>
            <w:ins w:id="4000" w:author="Sammartano, Marc (BIC USA)" w:date="2014-09-06T01:37:00Z">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ins>
            <w:ins w:id="4001" w:author="Sammartano, Marc (BIC USA)" w:date="2014-09-06T01:38:00Z">
              <w:r>
                <w:rPr>
                  <w:b/>
                </w:rPr>
                <w:t>EVDOrevA</w:t>
              </w:r>
              <w:r>
                <w:t>,</w:t>
              </w:r>
            </w:ins>
          </w:p>
          <w:p w:rsidR="00E4362C" w:rsidRPr="00E4362C" w:rsidRDefault="00E4362C" w:rsidP="00E4362C">
            <w:pPr>
              <w:jc w:val="center"/>
              <w:rPr>
                <w:ins w:id="4002" w:author="Sammartano, Marc (BIC USA)" w:date="2014-09-06T01:21:00Z"/>
              </w:rPr>
            </w:pPr>
            <w:ins w:id="4003" w:author="Sammartano, Marc (BIC USA)" w:date="2014-09-06T01:38:00Z">
              <w:r>
                <w:rPr>
                  <w:b/>
                </w:rPr>
                <w:t>1xRTT</w:t>
              </w:r>
              <w:r w:rsidRPr="00E4362C">
                <w:t xml:space="preserve">, </w:t>
              </w:r>
              <w:r>
                <w:rPr>
                  <w:b/>
                </w:rPr>
                <w:t>HSDPA</w:t>
              </w:r>
              <w:r>
                <w:t xml:space="preserve">, </w:t>
              </w:r>
              <w:r>
                <w:rPr>
                  <w:b/>
                </w:rPr>
                <w:t>HSUPA</w:t>
              </w:r>
              <w:r>
                <w:t xml:space="preserve">, </w:t>
              </w:r>
              <w:r>
                <w:rPr>
                  <w:b/>
                </w:rPr>
                <w:t>HSPA</w:t>
              </w:r>
            </w:ins>
            <w:ins w:id="4004" w:author="Sammartano, Marc (BIC USA)" w:date="2014-09-06T01:39:00Z">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ins>
            <w:ins w:id="4005" w:author="Sammartano, Marc (BIC USA)" w:date="2014-09-06T01:40:00Z">
              <w:r>
                <w:t xml:space="preserve">, or </w:t>
              </w:r>
              <w:r>
                <w:rPr>
                  <w:b/>
                </w:rPr>
                <w:t>Unknown</w:t>
              </w:r>
            </w:ins>
          </w:p>
        </w:tc>
        <w:tc>
          <w:tcPr>
            <w:tcW w:w="2790" w:type="dxa"/>
            <w:vAlign w:val="center"/>
            <w:tcPrChange w:id="4006" w:author="Sammartano, Marc (BIC USA)" w:date="2014-09-06T01:25:00Z">
              <w:tcPr>
                <w:tcW w:w="1980" w:type="dxa"/>
                <w:gridSpan w:val="2"/>
              </w:tcPr>
            </w:tcPrChange>
          </w:tcPr>
          <w:p w:rsidR="005B4C2C" w:rsidRDefault="00E4362C" w:rsidP="005B4C2C">
            <w:pPr>
              <w:rPr>
                <w:ins w:id="4007" w:author="Sammartano, Marc (BIC USA)" w:date="2014-09-06T01:21:00Z"/>
              </w:rPr>
            </w:pPr>
            <w:ins w:id="4008" w:author="Sammartano, Marc (BIC USA)" w:date="2014-09-06T01:36:00Z">
              <w:r>
                <w:t>Network type of the current data connection</w:t>
              </w:r>
            </w:ins>
          </w:p>
        </w:tc>
        <w:tc>
          <w:tcPr>
            <w:tcW w:w="1344" w:type="dxa"/>
            <w:vAlign w:val="center"/>
            <w:tcPrChange w:id="4009" w:author="Sammartano, Marc (BIC USA)" w:date="2014-09-06T01:25:00Z">
              <w:tcPr>
                <w:tcW w:w="4230" w:type="dxa"/>
                <w:gridSpan w:val="3"/>
                <w:vAlign w:val="center"/>
              </w:tcPr>
            </w:tcPrChange>
          </w:tcPr>
          <w:p w:rsidR="005B4C2C" w:rsidRPr="005B3879" w:rsidRDefault="008248EE" w:rsidP="005B4C2C">
            <w:pPr>
              <w:jc w:val="center"/>
              <w:rPr>
                <w:ins w:id="4010" w:author="Sammartano, Marc (BIC USA)" w:date="2014-09-06T01:21:00Z"/>
              </w:rPr>
            </w:pPr>
            <w:ins w:id="4011" w:author="Sammartano, Marc (BIC USA)" w:date="2014-09-06T02:09:00Z">
              <w:r>
                <w:t>LTE</w:t>
              </w:r>
            </w:ins>
          </w:p>
        </w:tc>
      </w:tr>
    </w:tbl>
    <w:p w:rsidR="005313DA" w:rsidRDefault="005313DA" w:rsidP="005313DA">
      <w:pPr>
        <w:spacing w:before="120"/>
        <w:rPr>
          <w:ins w:id="4012" w:author="Sammartano, Marc (BIC USA)" w:date="2014-09-06T01:42:00Z"/>
        </w:rPr>
      </w:pPr>
      <w:ins w:id="4013" w:author="Sammartano, Marc (BIC USA)" w:date="2014-09-06T01:42:00Z">
        <w:r>
          <w:t xml:space="preserve">The </w:t>
        </w:r>
        <w:r w:rsidRPr="005313DA">
          <w:rPr>
            <w:b/>
          </w:rPr>
          <w:t>PhoneType</w:t>
        </w:r>
        <w:r>
          <w:t xml:space="preserve"> is the same as that returned by the </w:t>
        </w:r>
        <w:r w:rsidRPr="005313DA">
          <w:rPr>
            <w:b/>
          </w:rPr>
          <w:t>Device</w:t>
        </w:r>
        <w:r>
          <w:t xml:space="preserve"> command. It is static. If the </w:t>
        </w:r>
        <w:r w:rsidRPr="005313DA">
          <w:rPr>
            <w:b/>
          </w:rPr>
          <w:t>PhoneType</w:t>
        </w:r>
        <w:r>
          <w:t xml:space="preserve"> is </w:t>
        </w:r>
        <w:r w:rsidRPr="005313DA">
          <w:rPr>
            <w:b/>
          </w:rPr>
          <w:t>GSM</w:t>
        </w:r>
      </w:ins>
      <w:ins w:id="4014" w:author="Sammartano, Marc (BIC USA)" w:date="2014-09-06T02:01:00Z">
        <w:r w:rsidR="008248EE">
          <w:t xml:space="preserve"> and the phone is </w:t>
        </w:r>
      </w:ins>
      <w:ins w:id="4015" w:author="Sammartano, Marc (BIC USA)" w:date="2014-09-06T02:03:00Z">
        <w:r w:rsidR="008248EE">
          <w:t>registered</w:t>
        </w:r>
      </w:ins>
      <w:ins w:id="4016" w:author="Sammartano, Marc (BIC USA)" w:date="2014-09-06T02:01:00Z">
        <w:r w:rsidR="008248EE">
          <w:t xml:space="preserve"> </w:t>
        </w:r>
      </w:ins>
      <w:ins w:id="4017" w:author="Sammartano, Marc (BIC USA)" w:date="2014-09-06T02:02:00Z">
        <w:r w:rsidR="008248EE">
          <w:t>to a network</w:t>
        </w:r>
      </w:ins>
      <w:ins w:id="4018" w:author="Sammartano, Marc (BIC USA)" w:date="2014-09-06T02:03:00Z">
        <w:r w:rsidR="008248EE">
          <w:t>,</w:t>
        </w:r>
      </w:ins>
      <w:ins w:id="4019" w:author="Sammartano, Marc (BIC USA)" w:date="2014-09-06T01:42:00Z">
        <w:r>
          <w:t xml:space="preserve"> the </w:t>
        </w:r>
        <w:r w:rsidRPr="005313DA">
          <w:rPr>
            <w:b/>
          </w:rPr>
          <w:t>Phone.info</w:t>
        </w:r>
        <w:r>
          <w:t xml:space="preserve"> command also returns the following items</w:t>
        </w:r>
      </w:ins>
      <w:ins w:id="4020" w:author="Sammartano, Marc (BIC USA)" w:date="2014-09-06T01:43:00Z">
        <w:r>
          <w:t xml:space="preserve"> in the Bundle</w:t>
        </w:r>
      </w:ins>
      <w:ins w:id="4021" w:author="Sammartano, Marc (BIC USA)" w:date="2014-09-06T01:42:00Z">
        <w:r>
          <w:t>:</w:t>
        </w:r>
      </w:ins>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ins w:id="4022" w:author="Sammartano, Marc (BIC USA)" w:date="2014-09-06T01:43:00Z"/>
        </w:trPr>
        <w:tc>
          <w:tcPr>
            <w:tcW w:w="1524" w:type="dxa"/>
          </w:tcPr>
          <w:p w:rsidR="005313DA" w:rsidRPr="002C2F6D" w:rsidRDefault="005313DA" w:rsidP="00743FE0">
            <w:pPr>
              <w:jc w:val="center"/>
              <w:rPr>
                <w:ins w:id="4023" w:author="Sammartano, Marc (BIC USA)" w:date="2014-09-06T01:43:00Z"/>
                <w:b/>
              </w:rPr>
            </w:pPr>
            <w:ins w:id="4024" w:author="Sammartano, Marc (BIC USA)" w:date="2014-09-06T01:43:00Z">
              <w:r>
                <w:rPr>
                  <w:b/>
                </w:rPr>
                <w:t>Key</w:t>
              </w:r>
            </w:ins>
          </w:p>
        </w:tc>
        <w:tc>
          <w:tcPr>
            <w:tcW w:w="663" w:type="dxa"/>
          </w:tcPr>
          <w:p w:rsidR="005313DA" w:rsidRDefault="005313DA" w:rsidP="00743FE0">
            <w:pPr>
              <w:jc w:val="center"/>
              <w:rPr>
                <w:ins w:id="4025" w:author="Sammartano, Marc (BIC USA)" w:date="2014-09-06T01:43:00Z"/>
                <w:b/>
              </w:rPr>
            </w:pPr>
            <w:ins w:id="4026" w:author="Sammartano, Marc (BIC USA)" w:date="2014-09-06T01:43:00Z">
              <w:r>
                <w:rPr>
                  <w:b/>
                </w:rPr>
                <w:t>Type</w:t>
              </w:r>
            </w:ins>
          </w:p>
        </w:tc>
        <w:tc>
          <w:tcPr>
            <w:tcW w:w="3207" w:type="dxa"/>
          </w:tcPr>
          <w:p w:rsidR="005313DA" w:rsidRPr="002C2F6D" w:rsidRDefault="005313DA" w:rsidP="00743FE0">
            <w:pPr>
              <w:jc w:val="center"/>
              <w:rPr>
                <w:ins w:id="4027" w:author="Sammartano, Marc (BIC USA)" w:date="2014-09-06T01:43:00Z"/>
                <w:b/>
              </w:rPr>
            </w:pPr>
            <w:ins w:id="4028" w:author="Sammartano, Marc (BIC USA)" w:date="2014-09-06T01:43:00Z">
              <w:r>
                <w:rPr>
                  <w:b/>
                </w:rPr>
                <w:t>Values</w:t>
              </w:r>
            </w:ins>
          </w:p>
        </w:tc>
        <w:tc>
          <w:tcPr>
            <w:tcW w:w="2790" w:type="dxa"/>
          </w:tcPr>
          <w:p w:rsidR="005313DA" w:rsidRDefault="005313DA" w:rsidP="00743FE0">
            <w:pPr>
              <w:jc w:val="center"/>
              <w:rPr>
                <w:ins w:id="4029" w:author="Sammartano, Marc (BIC USA)" w:date="2014-09-06T01:43:00Z"/>
                <w:b/>
              </w:rPr>
            </w:pPr>
            <w:ins w:id="4030" w:author="Sammartano, Marc (BIC USA)" w:date="2014-09-06T01:43:00Z">
              <w:r>
                <w:rPr>
                  <w:b/>
                </w:rPr>
                <w:t>Meaning</w:t>
              </w:r>
            </w:ins>
          </w:p>
        </w:tc>
        <w:tc>
          <w:tcPr>
            <w:tcW w:w="1344" w:type="dxa"/>
          </w:tcPr>
          <w:p w:rsidR="005313DA" w:rsidRPr="00D966DA" w:rsidRDefault="005313DA" w:rsidP="008248EE">
            <w:pPr>
              <w:jc w:val="center"/>
              <w:rPr>
                <w:ins w:id="4031" w:author="Sammartano, Marc (BIC USA)" w:date="2014-09-06T01:43:00Z"/>
              </w:rPr>
            </w:pPr>
            <w:ins w:id="4032" w:author="Sammartano, Marc (BIC USA)" w:date="2014-09-06T01:43:00Z">
              <w:r>
                <w:rPr>
                  <w:b/>
                </w:rPr>
                <w:t>Example</w:t>
              </w:r>
            </w:ins>
          </w:p>
        </w:tc>
      </w:tr>
      <w:tr w:rsidR="005313DA" w:rsidRPr="002C2F6D" w:rsidTr="00475C02">
        <w:trPr>
          <w:trHeight w:val="302"/>
          <w:jc w:val="center"/>
          <w:ins w:id="4033" w:author="Sammartano, Marc (BIC USA)" w:date="2014-09-06T01:43:00Z"/>
        </w:trPr>
        <w:tc>
          <w:tcPr>
            <w:tcW w:w="1524" w:type="dxa"/>
            <w:vAlign w:val="center"/>
          </w:tcPr>
          <w:p w:rsidR="005313DA" w:rsidRPr="001839EC" w:rsidRDefault="005313DA" w:rsidP="00743FE0">
            <w:pPr>
              <w:jc w:val="center"/>
              <w:rPr>
                <w:ins w:id="4034" w:author="Sammartano, Marc (BIC USA)" w:date="2014-09-06T01:43:00Z"/>
                <w:b/>
              </w:rPr>
            </w:pPr>
            <w:ins w:id="4035" w:author="Sammartano, Marc (BIC USA)" w:date="2014-09-06T01:44:00Z">
              <w:r>
                <w:rPr>
                  <w:b/>
                </w:rPr>
                <w:t>CID</w:t>
              </w:r>
            </w:ins>
          </w:p>
        </w:tc>
        <w:tc>
          <w:tcPr>
            <w:tcW w:w="663" w:type="dxa"/>
            <w:vAlign w:val="center"/>
          </w:tcPr>
          <w:p w:rsidR="005313DA" w:rsidRDefault="005313DA" w:rsidP="00743FE0">
            <w:pPr>
              <w:jc w:val="center"/>
              <w:rPr>
                <w:ins w:id="4036" w:author="Sammartano, Marc (BIC USA)" w:date="2014-09-06T01:43:00Z"/>
              </w:rPr>
            </w:pPr>
            <w:ins w:id="4037" w:author="Sammartano, Marc (BIC USA)" w:date="2014-09-06T01:43:00Z">
              <w:r>
                <w:t>N</w:t>
              </w:r>
            </w:ins>
          </w:p>
        </w:tc>
        <w:tc>
          <w:tcPr>
            <w:tcW w:w="3207" w:type="dxa"/>
            <w:vAlign w:val="center"/>
          </w:tcPr>
          <w:p w:rsidR="005313DA" w:rsidRPr="005313DA" w:rsidRDefault="008248EE" w:rsidP="005313DA">
            <w:pPr>
              <w:jc w:val="center"/>
              <w:rPr>
                <w:ins w:id="4038" w:author="Sammartano, Marc (BIC USA)" w:date="2014-09-06T01:43:00Z"/>
              </w:rPr>
            </w:pPr>
            <w:ins w:id="4039" w:author="Sammartano, Marc (BIC USA)" w:date="2014-09-06T02:06:00Z">
              <w:r>
                <w:t>A positive number</w:t>
              </w:r>
            </w:ins>
            <w:ins w:id="4040" w:author="Sammartano, Marc (BIC USA)" w:date="2014-09-06T01:50:00Z">
              <w:r w:rsidR="005313DA">
                <w:br/>
                <w:t>or -1 if CID is unknown</w:t>
              </w:r>
            </w:ins>
          </w:p>
        </w:tc>
        <w:tc>
          <w:tcPr>
            <w:tcW w:w="2790" w:type="dxa"/>
            <w:vAlign w:val="center"/>
          </w:tcPr>
          <w:p w:rsidR="005313DA" w:rsidRDefault="005313DA" w:rsidP="00743FE0">
            <w:pPr>
              <w:rPr>
                <w:ins w:id="4041" w:author="Sammartano, Marc (BIC USA)" w:date="2014-09-06T01:43:00Z"/>
              </w:rPr>
            </w:pPr>
            <w:ins w:id="4042" w:author="Sammartano, Marc (BIC USA)" w:date="2014-09-06T01:47:00Z">
              <w:r>
                <w:t>GSM Cell ID</w:t>
              </w:r>
            </w:ins>
          </w:p>
        </w:tc>
        <w:tc>
          <w:tcPr>
            <w:tcW w:w="1344" w:type="dxa"/>
            <w:vAlign w:val="center"/>
          </w:tcPr>
          <w:p w:rsidR="005313DA" w:rsidRPr="005B3879" w:rsidRDefault="005313DA" w:rsidP="00743FE0">
            <w:pPr>
              <w:jc w:val="center"/>
              <w:rPr>
                <w:ins w:id="4043" w:author="Sammartano, Marc (BIC USA)" w:date="2014-09-06T01:43:00Z"/>
              </w:rPr>
            </w:pPr>
            <w:ins w:id="4044" w:author="Sammartano, Marc (BIC USA)" w:date="2014-09-06T01:49:00Z">
              <w:r>
                <w:t>342298497</w:t>
              </w:r>
            </w:ins>
          </w:p>
        </w:tc>
      </w:tr>
      <w:tr w:rsidR="00475C02" w:rsidRPr="002C2F6D" w:rsidTr="00743FE0">
        <w:trPr>
          <w:trHeight w:val="302"/>
          <w:jc w:val="center"/>
          <w:ins w:id="4045" w:author="Sammartano, Marc (BIC USA)" w:date="2014-09-06T02:11:00Z"/>
        </w:trPr>
        <w:tc>
          <w:tcPr>
            <w:tcW w:w="1524" w:type="dxa"/>
            <w:vAlign w:val="center"/>
          </w:tcPr>
          <w:p w:rsidR="00475C02" w:rsidRPr="001839EC" w:rsidRDefault="00475C02" w:rsidP="00743FE0">
            <w:pPr>
              <w:jc w:val="center"/>
              <w:rPr>
                <w:ins w:id="4046" w:author="Sammartano, Marc (BIC USA)" w:date="2014-09-06T02:11:00Z"/>
                <w:b/>
              </w:rPr>
            </w:pPr>
            <w:ins w:id="4047" w:author="Sammartano, Marc (BIC USA)" w:date="2014-09-06T02:11:00Z">
              <w:r>
                <w:rPr>
                  <w:b/>
                </w:rPr>
                <w:t>LAC</w:t>
              </w:r>
            </w:ins>
          </w:p>
        </w:tc>
        <w:tc>
          <w:tcPr>
            <w:tcW w:w="663" w:type="dxa"/>
            <w:vAlign w:val="center"/>
          </w:tcPr>
          <w:p w:rsidR="00475C02" w:rsidRDefault="00475C02" w:rsidP="00743FE0">
            <w:pPr>
              <w:jc w:val="center"/>
              <w:rPr>
                <w:ins w:id="4048" w:author="Sammartano, Marc (BIC USA)" w:date="2014-09-06T02:11:00Z"/>
              </w:rPr>
            </w:pPr>
            <w:ins w:id="4049" w:author="Sammartano, Marc (BIC USA)" w:date="2014-09-06T02:11:00Z">
              <w:r>
                <w:t>N</w:t>
              </w:r>
            </w:ins>
          </w:p>
        </w:tc>
        <w:tc>
          <w:tcPr>
            <w:tcW w:w="3207" w:type="dxa"/>
            <w:vAlign w:val="center"/>
          </w:tcPr>
          <w:p w:rsidR="00475C02" w:rsidRPr="00E4362C" w:rsidRDefault="00475C02" w:rsidP="003E605E">
            <w:pPr>
              <w:jc w:val="center"/>
              <w:rPr>
                <w:ins w:id="4050" w:author="Sammartano, Marc (BIC USA)" w:date="2014-09-06T02:11:00Z"/>
              </w:rPr>
            </w:pPr>
            <w:ins w:id="4051" w:author="Sammartano, Marc (BIC USA)" w:date="2014-09-06T02:11:00Z">
              <w:r>
                <w:t>A positive number</w:t>
              </w:r>
              <w:r>
                <w:br/>
                <w:t xml:space="preserve">or -1 if </w:t>
              </w:r>
            </w:ins>
            <w:ins w:id="4052" w:author="Sammartano, Marc (BIC USA)" w:date="2014-09-06T02:21:00Z">
              <w:r w:rsidR="003E605E">
                <w:t>LAC</w:t>
              </w:r>
            </w:ins>
            <w:ins w:id="4053" w:author="Sammartano, Marc (BIC USA)" w:date="2014-09-06T02:11:00Z">
              <w:r>
                <w:t xml:space="preserve"> is unknown</w:t>
              </w:r>
            </w:ins>
          </w:p>
        </w:tc>
        <w:tc>
          <w:tcPr>
            <w:tcW w:w="2790" w:type="dxa"/>
            <w:vAlign w:val="center"/>
          </w:tcPr>
          <w:p w:rsidR="00475C02" w:rsidRDefault="00475C02" w:rsidP="00743FE0">
            <w:pPr>
              <w:rPr>
                <w:ins w:id="4054" w:author="Sammartano, Marc (BIC USA)" w:date="2014-09-06T02:11:00Z"/>
              </w:rPr>
            </w:pPr>
            <w:ins w:id="4055" w:author="Sammartano, Marc (BIC USA)" w:date="2014-09-06T02:11:00Z">
              <w:r>
                <w:t>GSM Location Area Code</w:t>
              </w:r>
            </w:ins>
          </w:p>
        </w:tc>
        <w:tc>
          <w:tcPr>
            <w:tcW w:w="1344" w:type="dxa"/>
            <w:vAlign w:val="center"/>
          </w:tcPr>
          <w:p w:rsidR="00475C02" w:rsidRPr="005B3879" w:rsidRDefault="00475C02" w:rsidP="00743FE0">
            <w:pPr>
              <w:jc w:val="center"/>
              <w:rPr>
                <w:ins w:id="4056" w:author="Sammartano, Marc (BIC USA)" w:date="2014-09-06T02:11:00Z"/>
              </w:rPr>
            </w:pPr>
            <w:ins w:id="4057" w:author="Sammartano, Marc (BIC USA)" w:date="2014-09-06T02:11:00Z">
              <w:r>
                <w:t>11090</w:t>
              </w:r>
            </w:ins>
          </w:p>
        </w:tc>
      </w:tr>
      <w:tr w:rsidR="00475C02" w:rsidRPr="002C2F6D" w:rsidTr="00743FE0">
        <w:trPr>
          <w:trHeight w:val="302"/>
          <w:jc w:val="center"/>
          <w:ins w:id="4058" w:author="Sammartano, Marc (BIC USA)" w:date="2014-09-06T02:11:00Z"/>
        </w:trPr>
        <w:tc>
          <w:tcPr>
            <w:tcW w:w="1524" w:type="dxa"/>
            <w:vAlign w:val="center"/>
          </w:tcPr>
          <w:p w:rsidR="00475C02" w:rsidRPr="001839EC" w:rsidRDefault="00475C02" w:rsidP="00743FE0">
            <w:pPr>
              <w:jc w:val="center"/>
              <w:rPr>
                <w:ins w:id="4059" w:author="Sammartano, Marc (BIC USA)" w:date="2014-09-06T02:11:00Z"/>
                <w:b/>
              </w:rPr>
            </w:pPr>
            <w:ins w:id="4060" w:author="Sammartano, Marc (BIC USA)" w:date="2014-09-06T02:11:00Z">
              <w:r>
                <w:rPr>
                  <w:b/>
                </w:rPr>
                <w:lastRenderedPageBreak/>
                <w:t>MCC/MNC</w:t>
              </w:r>
            </w:ins>
          </w:p>
        </w:tc>
        <w:tc>
          <w:tcPr>
            <w:tcW w:w="663" w:type="dxa"/>
            <w:vAlign w:val="center"/>
          </w:tcPr>
          <w:p w:rsidR="00475C02" w:rsidRDefault="00475C02" w:rsidP="00743FE0">
            <w:pPr>
              <w:jc w:val="center"/>
              <w:rPr>
                <w:ins w:id="4061" w:author="Sammartano, Marc (BIC USA)" w:date="2014-09-06T02:11:00Z"/>
              </w:rPr>
            </w:pPr>
            <w:ins w:id="4062" w:author="Sammartano, Marc (BIC USA)" w:date="2014-09-06T02:12:00Z">
              <w:r>
                <w:t>S</w:t>
              </w:r>
            </w:ins>
          </w:p>
        </w:tc>
        <w:tc>
          <w:tcPr>
            <w:tcW w:w="3207" w:type="dxa"/>
            <w:vAlign w:val="center"/>
          </w:tcPr>
          <w:p w:rsidR="00475C02" w:rsidRPr="00E4362C" w:rsidRDefault="00475C02" w:rsidP="00743FE0">
            <w:pPr>
              <w:jc w:val="center"/>
              <w:rPr>
                <w:ins w:id="4063" w:author="Sammartano, Marc (BIC USA)" w:date="2014-09-06T02:11:00Z"/>
              </w:rPr>
            </w:pPr>
            <w:ins w:id="4064" w:author="Sammartano, Marc (BIC USA)" w:date="2014-09-06T02:12:00Z">
              <w:r>
                <w:t>String of 5 or 6 decimal digits</w:t>
              </w:r>
            </w:ins>
          </w:p>
        </w:tc>
        <w:tc>
          <w:tcPr>
            <w:tcW w:w="2790" w:type="dxa"/>
            <w:vAlign w:val="center"/>
          </w:tcPr>
          <w:p w:rsidR="00475C02" w:rsidRDefault="00475C02" w:rsidP="00475C02">
            <w:pPr>
              <w:rPr>
                <w:ins w:id="4065" w:author="Sammartano, Marc (BIC USA)" w:date="2014-09-06T02:11:00Z"/>
              </w:rPr>
            </w:pPr>
            <w:ins w:id="4066" w:author="Sammartano, Marc (BIC USA)" w:date="2014-09-06T02:12:00Z">
              <w:r>
                <w:t xml:space="preserve">The "numeric name" of the </w:t>
              </w:r>
            </w:ins>
            <w:ins w:id="4067" w:author="Sammartano, Marc (BIC USA)" w:date="2014-09-06T02:13:00Z">
              <w:r>
                <w:t xml:space="preserve">registered network </w:t>
              </w:r>
            </w:ins>
            <w:ins w:id="4068" w:author="Sammartano, Marc (BIC USA)" w:date="2014-09-06T02:15:00Z">
              <w:r>
                <w:t>operator</w:t>
              </w:r>
            </w:ins>
          </w:p>
        </w:tc>
        <w:tc>
          <w:tcPr>
            <w:tcW w:w="1344" w:type="dxa"/>
            <w:vAlign w:val="center"/>
          </w:tcPr>
          <w:p w:rsidR="00475C02" w:rsidRPr="005B3879" w:rsidRDefault="00475C02" w:rsidP="00743FE0">
            <w:pPr>
              <w:jc w:val="center"/>
              <w:rPr>
                <w:ins w:id="4069" w:author="Sammartano, Marc (BIC USA)" w:date="2014-09-06T02:11:00Z"/>
              </w:rPr>
            </w:pPr>
            <w:ins w:id="4070" w:author="Sammartano, Marc (BIC USA)" w:date="2014-09-06T02:13:00Z">
              <w:r>
                <w:t>310260</w:t>
              </w:r>
            </w:ins>
          </w:p>
        </w:tc>
      </w:tr>
      <w:tr w:rsidR="00BB2216" w:rsidRPr="002C2F6D" w:rsidTr="00475C02">
        <w:trPr>
          <w:trHeight w:val="302"/>
          <w:jc w:val="center"/>
          <w:ins w:id="4071" w:author="Sammartano, Marc (BIC USA)" w:date="2014-09-06T01:43:00Z"/>
        </w:trPr>
        <w:tc>
          <w:tcPr>
            <w:tcW w:w="1524" w:type="dxa"/>
            <w:vAlign w:val="center"/>
          </w:tcPr>
          <w:p w:rsidR="00BB2216" w:rsidRPr="001839EC" w:rsidRDefault="00475C02" w:rsidP="00BB2216">
            <w:pPr>
              <w:jc w:val="center"/>
              <w:rPr>
                <w:ins w:id="4072" w:author="Sammartano, Marc (BIC USA)" w:date="2014-09-06T01:43:00Z"/>
                <w:b/>
              </w:rPr>
            </w:pPr>
            <w:ins w:id="4073" w:author="Sammartano, Marc (BIC USA)" w:date="2014-09-06T01:44:00Z">
              <w:r>
                <w:rPr>
                  <w:b/>
                </w:rPr>
                <w:t>Operator</w:t>
              </w:r>
            </w:ins>
          </w:p>
        </w:tc>
        <w:tc>
          <w:tcPr>
            <w:tcW w:w="663" w:type="dxa"/>
            <w:vAlign w:val="center"/>
          </w:tcPr>
          <w:p w:rsidR="00BB2216" w:rsidRDefault="00BB2216" w:rsidP="00BB2216">
            <w:pPr>
              <w:jc w:val="center"/>
              <w:rPr>
                <w:ins w:id="4074" w:author="Sammartano, Marc (BIC USA)" w:date="2014-09-06T01:43:00Z"/>
              </w:rPr>
            </w:pPr>
            <w:ins w:id="4075" w:author="Sammartano, Marc (BIC USA)" w:date="2014-09-06T01:43:00Z">
              <w:r>
                <w:t>N</w:t>
              </w:r>
            </w:ins>
          </w:p>
        </w:tc>
        <w:tc>
          <w:tcPr>
            <w:tcW w:w="3207" w:type="dxa"/>
            <w:vAlign w:val="center"/>
          </w:tcPr>
          <w:p w:rsidR="00BB2216" w:rsidRPr="00E4362C" w:rsidRDefault="008248EE" w:rsidP="00475C02">
            <w:pPr>
              <w:jc w:val="center"/>
              <w:rPr>
                <w:ins w:id="4076" w:author="Sammartano, Marc (BIC USA)" w:date="2014-09-06T01:43:00Z"/>
              </w:rPr>
            </w:pPr>
            <w:ins w:id="4077" w:author="Sammartano, Marc (BIC USA)" w:date="2014-09-06T02:06:00Z">
              <w:r>
                <w:t xml:space="preserve">A </w:t>
              </w:r>
            </w:ins>
            <w:ins w:id="4078" w:author="Sammartano, Marc (BIC USA)" w:date="2014-09-06T02:16:00Z">
              <w:r w:rsidR="00475C02">
                <w:t>name string</w:t>
              </w:r>
            </w:ins>
          </w:p>
        </w:tc>
        <w:tc>
          <w:tcPr>
            <w:tcW w:w="2790" w:type="dxa"/>
            <w:vAlign w:val="center"/>
          </w:tcPr>
          <w:p w:rsidR="00BB2216" w:rsidRDefault="00475C02" w:rsidP="00475C02">
            <w:pPr>
              <w:rPr>
                <w:ins w:id="4079" w:author="Sammartano, Marc (BIC USA)" w:date="2014-09-06T01:43:00Z"/>
              </w:rPr>
            </w:pPr>
            <w:ins w:id="4080" w:author="Sammartano, Marc (BIC USA)" w:date="2014-09-06T02:13:00Z">
              <w:r>
                <w:t xml:space="preserve">The name of the </w:t>
              </w:r>
            </w:ins>
            <w:ins w:id="4081" w:author="Sammartano, Marc (BIC USA)" w:date="2014-09-06T02:15:00Z">
              <w:r>
                <w:t xml:space="preserve">operator of the </w:t>
              </w:r>
            </w:ins>
            <w:ins w:id="4082" w:author="Sammartano, Marc (BIC USA)" w:date="2014-09-06T02:13:00Z">
              <w:r>
                <w:t>registered network</w:t>
              </w:r>
            </w:ins>
          </w:p>
        </w:tc>
        <w:tc>
          <w:tcPr>
            <w:tcW w:w="1344" w:type="dxa"/>
            <w:vAlign w:val="center"/>
          </w:tcPr>
          <w:p w:rsidR="00BB2216" w:rsidRPr="005B3879" w:rsidRDefault="00475C02" w:rsidP="00BB2216">
            <w:pPr>
              <w:jc w:val="center"/>
              <w:rPr>
                <w:ins w:id="4083" w:author="Sammartano, Marc (BIC USA)" w:date="2014-09-06T01:43:00Z"/>
              </w:rPr>
            </w:pPr>
            <w:ins w:id="4084" w:author="Sammartano, Marc (BIC USA)" w:date="2014-09-06T02:19:00Z">
              <w:r>
                <w:t>T-Mobile</w:t>
              </w:r>
            </w:ins>
          </w:p>
        </w:tc>
      </w:tr>
    </w:tbl>
    <w:p w:rsidR="00475C02" w:rsidRDefault="00475C02" w:rsidP="005313DA">
      <w:pPr>
        <w:spacing w:before="120"/>
        <w:rPr>
          <w:ins w:id="4085" w:author="Sammartano, Marc (BIC USA)" w:date="2014-09-06T02:20:00Z"/>
        </w:rPr>
      </w:pPr>
      <w:ins w:id="4086" w:author="Sammartano, Marc (BIC USA)" w:date="2014-09-06T02:20:00Z">
        <w:r>
          <w:t xml:space="preserve">The "numeric name" is made up of the Mobile Country Code (MCC) and Mobile Network Code (MNC) </w:t>
        </w:r>
      </w:ins>
    </w:p>
    <w:p w:rsidR="005313DA" w:rsidRDefault="00475C02" w:rsidP="005313DA">
      <w:pPr>
        <w:spacing w:before="120"/>
        <w:rPr>
          <w:ins w:id="4087" w:author="Sammartano, Marc (BIC USA)" w:date="2014-09-06T01:43:00Z"/>
        </w:rPr>
      </w:pPr>
      <w:ins w:id="4088" w:author="Sammartano, Marc (BIC USA)" w:date="2014-09-06T02:16:00Z">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ins>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ins w:id="4089" w:author="Sammartano, Marc (BIC USA)" w:date="2014-09-06T02:17:00Z"/>
        </w:trPr>
        <w:tc>
          <w:tcPr>
            <w:tcW w:w="1423" w:type="dxa"/>
          </w:tcPr>
          <w:p w:rsidR="003E605E" w:rsidRPr="002C2F6D" w:rsidRDefault="003E605E" w:rsidP="00743FE0">
            <w:pPr>
              <w:jc w:val="center"/>
              <w:rPr>
                <w:ins w:id="4090" w:author="Sammartano, Marc (BIC USA)" w:date="2014-09-06T02:17:00Z"/>
                <w:b/>
              </w:rPr>
            </w:pPr>
            <w:ins w:id="4091" w:author="Sammartano, Marc (BIC USA)" w:date="2014-09-06T02:17:00Z">
              <w:r>
                <w:rPr>
                  <w:b/>
                </w:rPr>
                <w:t>Key</w:t>
              </w:r>
            </w:ins>
          </w:p>
        </w:tc>
        <w:tc>
          <w:tcPr>
            <w:tcW w:w="720" w:type="dxa"/>
          </w:tcPr>
          <w:p w:rsidR="003E605E" w:rsidRDefault="003E605E" w:rsidP="00743FE0">
            <w:pPr>
              <w:jc w:val="center"/>
              <w:rPr>
                <w:ins w:id="4092" w:author="Sammartano, Marc (BIC USA)" w:date="2014-09-06T02:17:00Z"/>
                <w:b/>
              </w:rPr>
            </w:pPr>
            <w:ins w:id="4093" w:author="Sammartano, Marc (BIC USA)" w:date="2014-09-06T02:17:00Z">
              <w:r>
                <w:rPr>
                  <w:b/>
                </w:rPr>
                <w:t>Type</w:t>
              </w:r>
            </w:ins>
          </w:p>
        </w:tc>
        <w:tc>
          <w:tcPr>
            <w:tcW w:w="3240" w:type="dxa"/>
          </w:tcPr>
          <w:p w:rsidR="003E605E" w:rsidRPr="002C2F6D" w:rsidRDefault="003E605E" w:rsidP="00743FE0">
            <w:pPr>
              <w:jc w:val="center"/>
              <w:rPr>
                <w:ins w:id="4094" w:author="Sammartano, Marc (BIC USA)" w:date="2014-09-06T02:17:00Z"/>
                <w:b/>
              </w:rPr>
            </w:pPr>
            <w:ins w:id="4095" w:author="Sammartano, Marc (BIC USA)" w:date="2014-09-06T02:17:00Z">
              <w:r>
                <w:rPr>
                  <w:b/>
                </w:rPr>
                <w:t>Values</w:t>
              </w:r>
            </w:ins>
          </w:p>
        </w:tc>
        <w:tc>
          <w:tcPr>
            <w:tcW w:w="4122" w:type="dxa"/>
          </w:tcPr>
          <w:p w:rsidR="003E605E" w:rsidRDefault="003E605E" w:rsidP="00743FE0">
            <w:pPr>
              <w:jc w:val="center"/>
              <w:rPr>
                <w:ins w:id="4096" w:author="Sammartano, Marc (BIC USA)" w:date="2014-09-06T02:17:00Z"/>
                <w:b/>
              </w:rPr>
            </w:pPr>
            <w:ins w:id="4097" w:author="Sammartano, Marc (BIC USA)" w:date="2014-09-06T02:17:00Z">
              <w:r>
                <w:rPr>
                  <w:b/>
                </w:rPr>
                <w:t>Meaning</w:t>
              </w:r>
            </w:ins>
          </w:p>
        </w:tc>
      </w:tr>
      <w:tr w:rsidR="003E605E" w:rsidRPr="002C2F6D" w:rsidTr="003E605E">
        <w:trPr>
          <w:trHeight w:val="302"/>
          <w:jc w:val="center"/>
          <w:ins w:id="4098" w:author="Sammartano, Marc (BIC USA)" w:date="2014-09-06T02:17:00Z"/>
        </w:trPr>
        <w:tc>
          <w:tcPr>
            <w:tcW w:w="1423" w:type="dxa"/>
            <w:vAlign w:val="center"/>
          </w:tcPr>
          <w:p w:rsidR="003E605E" w:rsidRPr="001839EC" w:rsidRDefault="003E605E" w:rsidP="00743FE0">
            <w:pPr>
              <w:jc w:val="center"/>
              <w:rPr>
                <w:ins w:id="4099" w:author="Sammartano, Marc (BIC USA)" w:date="2014-09-06T02:17:00Z"/>
                <w:b/>
              </w:rPr>
            </w:pPr>
            <w:ins w:id="4100" w:author="Sammartano, Marc (BIC USA)" w:date="2014-09-06T02:17:00Z">
              <w:r>
                <w:rPr>
                  <w:b/>
                </w:rPr>
                <w:t>BaseID</w:t>
              </w:r>
            </w:ins>
          </w:p>
        </w:tc>
        <w:tc>
          <w:tcPr>
            <w:tcW w:w="720" w:type="dxa"/>
            <w:vAlign w:val="center"/>
          </w:tcPr>
          <w:p w:rsidR="003E605E" w:rsidRDefault="003E605E" w:rsidP="00743FE0">
            <w:pPr>
              <w:jc w:val="center"/>
              <w:rPr>
                <w:ins w:id="4101" w:author="Sammartano, Marc (BIC USA)" w:date="2014-09-06T02:17:00Z"/>
              </w:rPr>
            </w:pPr>
            <w:ins w:id="4102" w:author="Sammartano, Marc (BIC USA)" w:date="2014-09-06T02:17:00Z">
              <w:r>
                <w:t>N</w:t>
              </w:r>
            </w:ins>
          </w:p>
        </w:tc>
        <w:tc>
          <w:tcPr>
            <w:tcW w:w="3240" w:type="dxa"/>
            <w:vAlign w:val="center"/>
          </w:tcPr>
          <w:p w:rsidR="003E605E" w:rsidRPr="005313DA" w:rsidRDefault="003E605E" w:rsidP="003E605E">
            <w:pPr>
              <w:jc w:val="center"/>
              <w:rPr>
                <w:ins w:id="4103" w:author="Sammartano, Marc (BIC USA)" w:date="2014-09-06T02:17:00Z"/>
              </w:rPr>
            </w:pPr>
            <w:ins w:id="4104" w:author="Sammartano, Marc (BIC USA)" w:date="2014-09-06T02:17:00Z">
              <w:r>
                <w:t>A positive number</w:t>
              </w:r>
              <w:r>
                <w:br/>
                <w:t xml:space="preserve">or -1 if </w:t>
              </w:r>
            </w:ins>
            <w:ins w:id="4105" w:author="Sammartano, Marc (BIC USA)" w:date="2014-09-06T02:21:00Z">
              <w:r>
                <w:t>BaseID</w:t>
              </w:r>
            </w:ins>
            <w:ins w:id="4106" w:author="Sammartano, Marc (BIC USA)" w:date="2014-09-06T02:17:00Z">
              <w:r>
                <w:t xml:space="preserve"> is unknown</w:t>
              </w:r>
            </w:ins>
          </w:p>
        </w:tc>
        <w:tc>
          <w:tcPr>
            <w:tcW w:w="4122" w:type="dxa"/>
            <w:vAlign w:val="center"/>
          </w:tcPr>
          <w:p w:rsidR="003E605E" w:rsidRDefault="003E605E" w:rsidP="00743FE0">
            <w:pPr>
              <w:rPr>
                <w:ins w:id="4107" w:author="Sammartano, Marc (BIC USA)" w:date="2014-09-06T02:17:00Z"/>
              </w:rPr>
            </w:pPr>
            <w:ins w:id="4108" w:author="Sammartano, Marc (BIC USA)" w:date="2014-09-06T02:19:00Z">
              <w:r>
                <w:t>CDMA base station identification number</w:t>
              </w:r>
            </w:ins>
          </w:p>
        </w:tc>
      </w:tr>
      <w:tr w:rsidR="003E605E" w:rsidRPr="002C2F6D" w:rsidTr="003E605E">
        <w:trPr>
          <w:trHeight w:val="302"/>
          <w:jc w:val="center"/>
          <w:ins w:id="4109" w:author="Sammartano, Marc (BIC USA)" w:date="2014-09-06T02:17:00Z"/>
        </w:trPr>
        <w:tc>
          <w:tcPr>
            <w:tcW w:w="1423" w:type="dxa"/>
            <w:vAlign w:val="center"/>
          </w:tcPr>
          <w:p w:rsidR="003E605E" w:rsidRPr="001839EC" w:rsidRDefault="003E605E" w:rsidP="00743FE0">
            <w:pPr>
              <w:jc w:val="center"/>
              <w:rPr>
                <w:ins w:id="4110" w:author="Sammartano, Marc (BIC USA)" w:date="2014-09-06T02:17:00Z"/>
                <w:b/>
              </w:rPr>
            </w:pPr>
            <w:ins w:id="4111" w:author="Sammartano, Marc (BIC USA)" w:date="2014-09-06T02:17:00Z">
              <w:r>
                <w:rPr>
                  <w:b/>
                </w:rPr>
                <w:t>NetworkID</w:t>
              </w:r>
            </w:ins>
          </w:p>
        </w:tc>
        <w:tc>
          <w:tcPr>
            <w:tcW w:w="720" w:type="dxa"/>
            <w:vAlign w:val="center"/>
          </w:tcPr>
          <w:p w:rsidR="003E605E" w:rsidRDefault="003E605E" w:rsidP="00743FE0">
            <w:pPr>
              <w:jc w:val="center"/>
              <w:rPr>
                <w:ins w:id="4112" w:author="Sammartano, Marc (BIC USA)" w:date="2014-09-06T02:17:00Z"/>
              </w:rPr>
            </w:pPr>
            <w:ins w:id="4113" w:author="Sammartano, Marc (BIC USA)" w:date="2014-09-06T02:17:00Z">
              <w:r>
                <w:t>N</w:t>
              </w:r>
            </w:ins>
          </w:p>
        </w:tc>
        <w:tc>
          <w:tcPr>
            <w:tcW w:w="3240" w:type="dxa"/>
            <w:vAlign w:val="center"/>
          </w:tcPr>
          <w:p w:rsidR="003E605E" w:rsidRPr="00E4362C" w:rsidRDefault="003E605E" w:rsidP="003E605E">
            <w:pPr>
              <w:jc w:val="center"/>
              <w:rPr>
                <w:ins w:id="4114" w:author="Sammartano, Marc (BIC USA)" w:date="2014-09-06T02:17:00Z"/>
              </w:rPr>
            </w:pPr>
            <w:ins w:id="4115" w:author="Sammartano, Marc (BIC USA)" w:date="2014-09-06T02:17:00Z">
              <w:r>
                <w:t>A positive number</w:t>
              </w:r>
              <w:r>
                <w:br/>
                <w:t xml:space="preserve">or -1 if </w:t>
              </w:r>
            </w:ins>
            <w:ins w:id="4116" w:author="Sammartano, Marc (BIC USA)" w:date="2014-09-06T02:21:00Z">
              <w:r>
                <w:t>NetworkID</w:t>
              </w:r>
            </w:ins>
            <w:ins w:id="4117" w:author="Sammartano, Marc (BIC USA)" w:date="2014-09-06T02:17:00Z">
              <w:r>
                <w:t xml:space="preserve"> is unknown</w:t>
              </w:r>
            </w:ins>
          </w:p>
        </w:tc>
        <w:tc>
          <w:tcPr>
            <w:tcW w:w="4122" w:type="dxa"/>
            <w:vAlign w:val="center"/>
          </w:tcPr>
          <w:p w:rsidR="003E605E" w:rsidRDefault="003E605E" w:rsidP="00743FE0">
            <w:pPr>
              <w:rPr>
                <w:ins w:id="4118" w:author="Sammartano, Marc (BIC USA)" w:date="2014-09-06T02:17:00Z"/>
              </w:rPr>
            </w:pPr>
            <w:ins w:id="4119" w:author="Sammartano, Marc (BIC USA)" w:date="2014-09-06T02:21:00Z">
              <w:r>
                <w:t>CDM</w:t>
              </w:r>
            </w:ins>
            <w:ins w:id="4120" w:author="Sammartano, Marc (BIC USA)" w:date="2014-09-06T02:22:00Z">
              <w:r>
                <w:t xml:space="preserve">A network </w:t>
              </w:r>
            </w:ins>
            <w:ins w:id="4121" w:author="Sammartano, Marc (BIC USA)" w:date="2014-09-06T02:24:00Z">
              <w:r>
                <w:t>identification number</w:t>
              </w:r>
            </w:ins>
          </w:p>
        </w:tc>
      </w:tr>
      <w:tr w:rsidR="003E605E" w:rsidRPr="002C2F6D" w:rsidTr="003E605E">
        <w:trPr>
          <w:trHeight w:val="302"/>
          <w:jc w:val="center"/>
          <w:ins w:id="4122" w:author="Sammartano, Marc (BIC USA)" w:date="2014-09-06T02:17:00Z"/>
        </w:trPr>
        <w:tc>
          <w:tcPr>
            <w:tcW w:w="1423" w:type="dxa"/>
            <w:vAlign w:val="center"/>
          </w:tcPr>
          <w:p w:rsidR="003E605E" w:rsidRPr="001839EC" w:rsidRDefault="003E605E" w:rsidP="00475C02">
            <w:pPr>
              <w:jc w:val="center"/>
              <w:rPr>
                <w:ins w:id="4123" w:author="Sammartano, Marc (BIC USA)" w:date="2014-09-06T02:17:00Z"/>
                <w:b/>
              </w:rPr>
            </w:pPr>
            <w:ins w:id="4124" w:author="Sammartano, Marc (BIC USA)" w:date="2014-09-06T02:17:00Z">
              <w:r>
                <w:rPr>
                  <w:b/>
                </w:rPr>
                <w:t>SystemID</w:t>
              </w:r>
            </w:ins>
          </w:p>
        </w:tc>
        <w:tc>
          <w:tcPr>
            <w:tcW w:w="720" w:type="dxa"/>
            <w:vAlign w:val="center"/>
          </w:tcPr>
          <w:p w:rsidR="003E605E" w:rsidRDefault="003E605E" w:rsidP="00475C02">
            <w:pPr>
              <w:jc w:val="center"/>
              <w:rPr>
                <w:ins w:id="4125" w:author="Sammartano, Marc (BIC USA)" w:date="2014-09-06T02:17:00Z"/>
              </w:rPr>
            </w:pPr>
            <w:ins w:id="4126" w:author="Sammartano, Marc (BIC USA)" w:date="2014-09-06T02:17:00Z">
              <w:r>
                <w:t>N</w:t>
              </w:r>
            </w:ins>
          </w:p>
        </w:tc>
        <w:tc>
          <w:tcPr>
            <w:tcW w:w="3240" w:type="dxa"/>
            <w:vAlign w:val="center"/>
          </w:tcPr>
          <w:p w:rsidR="003E605E" w:rsidRPr="00E4362C" w:rsidRDefault="003E605E" w:rsidP="003E605E">
            <w:pPr>
              <w:jc w:val="center"/>
              <w:rPr>
                <w:ins w:id="4127" w:author="Sammartano, Marc (BIC USA)" w:date="2014-09-06T02:17:00Z"/>
              </w:rPr>
            </w:pPr>
            <w:ins w:id="4128" w:author="Sammartano, Marc (BIC USA)" w:date="2014-09-06T02:17:00Z">
              <w:r>
                <w:t>A positive number</w:t>
              </w:r>
              <w:r>
                <w:br/>
                <w:t xml:space="preserve">or -1 if </w:t>
              </w:r>
            </w:ins>
            <w:ins w:id="4129" w:author="Sammartano, Marc (BIC USA)" w:date="2014-09-06T02:21:00Z">
              <w:r>
                <w:t>SystemID</w:t>
              </w:r>
            </w:ins>
            <w:ins w:id="4130" w:author="Sammartano, Marc (BIC USA)" w:date="2014-09-06T02:17:00Z">
              <w:r>
                <w:t xml:space="preserve"> is unknown</w:t>
              </w:r>
            </w:ins>
          </w:p>
        </w:tc>
        <w:tc>
          <w:tcPr>
            <w:tcW w:w="4122" w:type="dxa"/>
            <w:vAlign w:val="center"/>
          </w:tcPr>
          <w:p w:rsidR="003E605E" w:rsidRDefault="003E605E" w:rsidP="00475C02">
            <w:pPr>
              <w:rPr>
                <w:ins w:id="4131" w:author="Sammartano, Marc (BIC USA)" w:date="2014-09-06T02:17:00Z"/>
              </w:rPr>
            </w:pPr>
            <w:ins w:id="4132" w:author="Sammartano, Marc (BIC USA)" w:date="2014-09-06T02:22:00Z">
              <w:r>
                <w:t xml:space="preserve">CDMA system </w:t>
              </w:r>
            </w:ins>
            <w:ins w:id="4133" w:author="Sammartano, Marc (BIC USA)" w:date="2014-09-06T02:24:00Z">
              <w:r>
                <w:t>identification number</w:t>
              </w:r>
            </w:ins>
          </w:p>
        </w:tc>
      </w:tr>
    </w:tbl>
    <w:p w:rsidR="00917BFD" w:rsidRDefault="00917BFD" w:rsidP="00EB1F62">
      <w:pPr>
        <w:pStyle w:val="Heading2"/>
      </w:pPr>
      <w:bookmarkStart w:id="4134" w:name="_Toc397896607"/>
      <w:r>
        <w:t>Include</w:t>
      </w:r>
      <w:r w:rsidR="008B35C5">
        <w:t xml:space="preserve"> FileNamePath</w:t>
      </w:r>
      <w:bookmarkEnd w:id="4134"/>
      <w:r w:rsidR="00520661">
        <w:fldChar w:fldCharType="begin"/>
      </w:r>
      <w:r w:rsidR="008A6BAC">
        <w:instrText xml:space="preserve"> XE "</w:instrText>
      </w:r>
      <w:r w:rsidR="008A6BAC" w:rsidRPr="002E6C8B">
        <w:instrText>Include FileNamePath</w:instrText>
      </w:r>
      <w:r w:rsidR="008A6BAC">
        <w:instrText xml:space="preserve">" </w:instrText>
      </w:r>
      <w:r w:rsidR="00520661">
        <w:fldChar w:fldCharType="end"/>
      </w:r>
    </w:p>
    <w:p w:rsidR="008B35C5" w:rsidRDefault="00A50C6A" w:rsidP="008B35C5">
      <w:r>
        <w:t>Before the program is run, the BASIC! preprocessor replaces any Include statements with the text from the named file. You can use this to i</w:t>
      </w:r>
      <w:r w:rsidR="008B35C5" w:rsidRPr="008B35C5">
        <w:t>nsert another BASIC! program file</w:t>
      </w:r>
      <w:r w:rsidR="008B35C5">
        <w:t xml:space="preserve"> </w:t>
      </w:r>
      <w:r>
        <w:t xml:space="preserve">into your program </w:t>
      </w:r>
      <w:r w:rsidR="008B35C5" w:rsidRPr="008B35C5">
        <w:t>at th</w:t>
      </w:r>
      <w:r w:rsidR="008B35C5">
        <w:t xml:space="preserve">is point. 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t>INCLUDE functions/DrawGraph.bas</w:t>
      </w:r>
    </w:p>
    <w:p w:rsidR="008B35C5" w:rsidRPr="008B35C5" w:rsidRDefault="008B35C5" w:rsidP="008B35C5">
      <w:r>
        <w:t>insert</w:t>
      </w:r>
      <w:r w:rsidR="00A50C6A">
        <w:t>s</w:t>
      </w:r>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4135" w:name="_Toc397896608"/>
      <w:r>
        <w:t>Pause</w:t>
      </w:r>
      <w:r w:rsidR="008B35C5">
        <w:t xml:space="preserve"> &lt;ticks_nexp&gt;</w:t>
      </w:r>
      <w:bookmarkEnd w:id="4135"/>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4136" w:name="_Toc397896609"/>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4136"/>
      <w:r w:rsidR="00520661">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52066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The duration of the message is either 2 seconds or 4 seconds. If &lt;duration_nexp&gt; = 0 the duration will be 2 seconds. If &lt;duration_nexp&gt; &lt;&gt; 0 the duration will be 4 seconds.</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4137" w:name="_Toc397896610"/>
      <w:r>
        <w:lastRenderedPageBreak/>
        <w:t>Select</w:t>
      </w:r>
      <w:r w:rsidR="00CE663E">
        <w:t xml:space="preserve"> &lt;selection_nvar&gt;, </w:t>
      </w:r>
      <w:r w:rsidR="00F32DA3">
        <w:t>&lt;</w:t>
      </w:r>
      <w:r w:rsidR="00CE663E">
        <w:t>Array$[]</w:t>
      </w:r>
      <w:r w:rsidR="00F32DA3">
        <w:t>&gt;</w:t>
      </w:r>
      <w:r w:rsidR="00A6457D">
        <w:t>|&lt;list_nexp&gt;</w:t>
      </w:r>
      <w:r w:rsidR="00B03F3D">
        <w:t xml:space="preserve"> {,&lt;title_sexp&gt; {</w:t>
      </w:r>
      <w:r w:rsidR="00CE663E">
        <w:t>,</w:t>
      </w:r>
      <w:r w:rsidR="00A6457D">
        <w:t xml:space="preserve"> </w:t>
      </w:r>
      <w:r w:rsidR="00F32DA3">
        <w:t>&lt;message_sexp</w:t>
      </w:r>
      <w:r w:rsidR="00182D0A">
        <w:t>&gt;</w:t>
      </w:r>
      <w:r w:rsidR="00B03F3D">
        <w:t xml:space="preserve"> } } </w:t>
      </w:r>
      <w:r w:rsidR="00182D0A">
        <w:t>{,&lt;press_</w:t>
      </w:r>
      <w:r w:rsidR="003F2980">
        <w:t>l</w:t>
      </w:r>
      <w:r w:rsidR="00182D0A">
        <w:t>var</w:t>
      </w:r>
      <w:r w:rsidR="003928AD">
        <w:t>&gt;</w:t>
      </w:r>
      <w:r w:rsidR="00B03F3D">
        <w:t xml:space="preserve"> </w:t>
      </w:r>
      <w:r w:rsidR="003928AD">
        <w:t>}</w:t>
      </w:r>
      <w:bookmarkEnd w:id="4137"/>
      <w:r w:rsidR="00520661">
        <w:fldChar w:fldCharType="begin"/>
      </w:r>
      <w:r w:rsidR="003928AD">
        <w:instrText xml:space="preserve"> XE "</w:instrText>
      </w:r>
      <w:r w:rsidR="003928AD" w:rsidRPr="00BB7FC4">
        <w:instrText xml:space="preserve">Select &lt;selection_nvar&gt;, &lt; Array$[]&gt;|&lt;list_nexp&gt;, </w:instrText>
      </w:r>
      <w:r w:rsidR="00B03F3D">
        <w:instrText xml:space="preserve">{,&lt;title_sexp&gt; {, </w:instrText>
      </w:r>
      <w:r w:rsidR="003928AD" w:rsidRPr="00BB7FC4">
        <w:instrText xml:space="preserve">&lt;message_sexp&gt; </w:instrText>
      </w:r>
      <w:r w:rsidR="00B03F3D">
        <w:instrText xml:space="preserve">} } </w:instrText>
      </w:r>
      <w:r w:rsidR="003928AD" w:rsidRPr="00BB7FC4">
        <w:instrText>{,&lt;press_</w:instrText>
      </w:r>
      <w:r w:rsidR="00B03F3D">
        <w:instrText>l</w:instrText>
      </w:r>
      <w:r w:rsidR="003928AD" w:rsidRPr="00BB7FC4">
        <w:instrText>var&gt;</w:instrText>
      </w:r>
      <w:r w:rsidR="00B03F3D">
        <w:instrText xml:space="preserve"> </w:instrText>
      </w:r>
      <w:r w:rsidR="003928AD" w:rsidRPr="00BB7FC4">
        <w:instrText>}</w:instrText>
      </w:r>
      <w:r w:rsidR="003928AD">
        <w:instrText xml:space="preserve">" </w:instrText>
      </w:r>
      <w:r w:rsidR="00520661">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B03F3D">
        <w:t xml:space="preserve">screen line, the </w:t>
      </w:r>
      <w:r w:rsidR="00277FF8">
        <w:t>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B03F3D" w:rsidRDefault="00B03F3D" w:rsidP="00C87FFA">
      <w:r>
        <w:t xml:space="preserve">The </w:t>
      </w:r>
      <w:r w:rsidR="00F32DA3">
        <w:t>&lt;</w:t>
      </w:r>
      <w:r>
        <w:t>titl</w:t>
      </w:r>
      <w:r w:rsidR="00F32DA3">
        <w:t>e_sexp&gt; is a</w:t>
      </w:r>
      <w:r>
        <w:t>n optional</w:t>
      </w:r>
      <w:r w:rsidR="00F32DA3">
        <w:t xml:space="preserve"> string expression that will be placed into the title bar at the top of the selection screen.</w:t>
      </w:r>
      <w:r w:rsidR="00592CD8">
        <w:t xml:space="preserve"> </w:t>
      </w:r>
      <w:r>
        <w:t>If the parameter is not present, the screen will display a default title. If the expression evaluates to an empty string ("") the title will be blank.</w:t>
      </w:r>
    </w:p>
    <w:p w:rsidR="00F32DA3" w:rsidRDefault="00B03F3D" w:rsidP="00C87FFA">
      <w:r>
        <w:t xml:space="preserve">The &lt;message_sexp&gt; is an optional string expression that will </w:t>
      </w:r>
      <w:r w:rsidR="00592CD8">
        <w:t>be displayed in a short Popup message</w:t>
      </w:r>
      <w:r>
        <w:t>. If the message is an empty string ("") there will be no Popup. If the parameter is absent, the &lt;title_sexp&gt; string will be used instead, but if the &lt;title_sexp&gt; is also missing or empty, there will be no Popup</w:t>
      </w:r>
      <w:r w:rsidR="000370F3">
        <w:t>.</w:t>
      </w:r>
    </w:p>
    <w:p w:rsidR="00ED0E8A" w:rsidRDefault="00ED0E8A" w:rsidP="00C87FFA">
      <w:r>
        <w:t>If you want a &lt;message_sexp&gt; with no &lt;title_sexp&gt;, make the &lt;title_sexp&gt; an empty string, or omit the &lt;title_sexp&gt; but keep the following comma.</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4138" w:name="_Toc397896611"/>
      <w:r>
        <w:t>Split &lt;result_array$[]&gt;</w:t>
      </w:r>
      <w:r w:rsidR="000818E1" w:rsidRPr="000818E1">
        <w:t>, &lt;source</w:t>
      </w:r>
      <w:r w:rsidR="000818E1">
        <w:t>_sexp&gt; {, &lt;test_sexp&gt;</w:t>
      </w:r>
      <w:r w:rsidR="000818E1" w:rsidRPr="000818E1">
        <w:t>}</w:t>
      </w:r>
      <w:bookmarkEnd w:id="4138"/>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4139" w:name="_Toc397896612"/>
      <w:r>
        <w:t>Split.all &lt;result_array$[]&gt;</w:t>
      </w:r>
      <w:r w:rsidRPr="000818E1">
        <w:t>, &lt;source</w:t>
      </w:r>
      <w:r>
        <w:t>_sexp&gt; {, &lt;test_sexp&gt;</w:t>
      </w:r>
      <w:r w:rsidRPr="000818E1">
        <w:t>}</w:t>
      </w:r>
      <w:bookmarkEnd w:id="4139"/>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lastRenderedPageBreak/>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5F0ACB" w:rsidP="0001590A">
      <w:pPr>
        <w:ind w:left="720"/>
      </w:pPr>
      <w:hyperlink r:id="rId33" w:history="1">
        <w:r w:rsidR="002416A7" w:rsidRPr="0001590A">
          <w:rPr>
            <w:rStyle w:val="Hyperlink"/>
          </w:rPr>
          <w:t>http://developer.android.com/reference/java/util/regex/Pattern.html</w:t>
        </w:r>
      </w:hyperlink>
    </w:p>
    <w:p w:rsidR="00340EF7" w:rsidRDefault="00340EF7" w:rsidP="00340EF7">
      <w:pPr>
        <w:pStyle w:val="Heading2"/>
      </w:pPr>
      <w:bookmarkStart w:id="4140" w:name="_Toc397896613"/>
      <w:r>
        <w:t>Time {&lt;time_nexp&gt;,} Year$, Month$, Day$, Hour$, Minute$, Second$, WeekDay, isDST</w:t>
      </w:r>
      <w:bookmarkEnd w:id="4140"/>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w:t>
      </w:r>
      <w:ins w:id="4141" w:author="Sammartano, Marc (BIC USA)" w:date="2014-08-13T17:07:00Z">
        <w:r w:rsidR="00126A55">
          <w:t xml:space="preserve"> UTC,</w:t>
        </w:r>
      </w:ins>
      <w:r>
        <w:t xml:space="preserve"> as returned by the TIME() function</w:t>
      </w:r>
      <w:ins w:id="4142" w:author="Sammartano, Marc (BIC USA)" w:date="2014-08-13T17:07:00Z">
        <w:r w:rsidR="00126A55">
          <w:t>s</w:t>
        </w:r>
      </w:ins>
      <w:r>
        <w:t>.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w:t>
      </w:r>
      <w:del w:id="4143" w:author="Sammartano, Marc (BIC USA)" w:date="2014-08-13T17:00:00Z">
        <w:r w:rsidDel="00122555">
          <w:delText xml:space="preserve"> </w:delText>
        </w:r>
      </w:del>
      <w:r>
        <w:t>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w:t>
      </w:r>
      <w:del w:id="4144" w:author="Sammartano, Marc (BIC USA)" w:date="2014-08-13T17:00:00Z">
        <w:r w:rsidDel="00122555">
          <w:delText xml:space="preserve"> </w:delText>
        </w:r>
      </w:del>
      <w:r>
        <w:t>zone is your local time</w:t>
      </w:r>
      <w:del w:id="4145" w:author="Sammartano, Marc (BIC USA)" w:date="2014-08-13T17:00:00Z">
        <w:r w:rsidDel="00122555">
          <w:delText xml:space="preserve"> </w:delText>
        </w:r>
      </w:del>
      <w:r>
        <w:t>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lastRenderedPageBreak/>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4146" w:name="_Toc397896614"/>
      <w:r>
        <w:t>TimeZone Commands</w:t>
      </w:r>
      <w:bookmarkEnd w:id="4146"/>
    </w:p>
    <w:p w:rsidR="00022CF1" w:rsidRDefault="00022CF1" w:rsidP="00022CF1">
      <w:r>
        <w:t>The TimeZone commands allow you to manage the time</w:t>
      </w:r>
      <w:del w:id="4147" w:author="Sammartano, Marc (BIC USA)" w:date="2014-08-13T17:00:00Z">
        <w:r w:rsidDel="00122555">
          <w:delText xml:space="preserve"> </w:delText>
        </w:r>
      </w:del>
      <w:r>
        <w:t>zone used by the Time command and the TIME(</w:t>
      </w:r>
      <w:ins w:id="4148" w:author="Sammartano, Marc (BIC USA)" w:date="2014-08-13T17:04:00Z">
        <w:r w:rsidR="00122555">
          <w:t>…</w:t>
        </w:r>
      </w:ins>
      <w:r>
        <w:t xml:space="preserve">) function. </w:t>
      </w:r>
      <w:ins w:id="4149" w:author="Sammartano, Marc (BIC USA)" w:date="2014-08-13T17:12:00Z">
        <w:r w:rsidR="00126A55">
          <w:t xml:space="preserve">They do not affect the no-parameter TIME() function. </w:t>
        </w:r>
      </w:ins>
      <w:r>
        <w:t>They affect only your BASIC! program, not any other time-related operation on your device.</w:t>
      </w:r>
    </w:p>
    <w:p w:rsidR="00022CF1" w:rsidRDefault="00022CF1" w:rsidP="00022CF1">
      <w:pPr>
        <w:pStyle w:val="Heading2"/>
      </w:pPr>
      <w:bookmarkStart w:id="4150" w:name="_Toc397896615"/>
      <w:r>
        <w:t>TimeZone.</w:t>
      </w:r>
      <w:r w:rsidR="000C3162">
        <w:t>s</w:t>
      </w:r>
      <w:r>
        <w:t>et { &lt;tz_sexp&gt; }</w:t>
      </w:r>
      <w:bookmarkEnd w:id="4150"/>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w:t>
      </w:r>
      <w:del w:id="4151" w:author="Sammartano, Marc (BIC USA)" w:date="2014-08-13T17:00:00Z">
        <w:r w:rsidDel="00122555">
          <w:delText xml:space="preserve"> </w:delText>
        </w:r>
      </w:del>
      <w:r>
        <w:t>zone for your program. If you don't specify a time</w:t>
      </w:r>
      <w:del w:id="4152" w:author="Sammartano, Marc (BIC USA)" w:date="2014-08-13T17:01:00Z">
        <w:r w:rsidDel="00122555">
          <w:delText xml:space="preserve"> </w:delText>
        </w:r>
      </w:del>
      <w:r>
        <w:t>zone, it is set to the default for your device, which is based on where you are. If you specify a time</w:t>
      </w:r>
      <w:del w:id="4153" w:author="Sammartano, Marc (BIC USA)" w:date="2014-08-13T17:00:00Z">
        <w:r w:rsidDel="00122555">
          <w:delText xml:space="preserve"> </w:delText>
        </w:r>
      </w:del>
      <w:r>
        <w:t>zone your device does not recognize, it is set to "GMT". (</w:t>
      </w:r>
      <w:ins w:id="4154" w:author="Sammartano, Marc (BIC USA)" w:date="2014-08-13T17:12:00Z">
        <w:r w:rsidR="00126A55">
          <w:t xml:space="preserve">In Android, </w:t>
        </w:r>
      </w:ins>
      <w:r>
        <w:t>GMT is exactly the same as UTC).</w:t>
      </w:r>
    </w:p>
    <w:p w:rsidR="00022CF1" w:rsidRDefault="00022CF1" w:rsidP="00022CF1">
      <w:pPr>
        <w:pStyle w:val="Heading2"/>
      </w:pPr>
      <w:bookmarkStart w:id="4155" w:name="_Toc397896616"/>
      <w:r>
        <w:t>TimeZone.</w:t>
      </w:r>
      <w:r w:rsidR="000C3162">
        <w:t>g</w:t>
      </w:r>
      <w:r>
        <w:t>et &lt;tz_svar&gt;</w:t>
      </w:r>
      <w:bookmarkEnd w:id="4155"/>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w:t>
      </w:r>
      <w:del w:id="4156" w:author="Sammartano, Marc (BIC USA)" w:date="2014-08-13T17:01:00Z">
        <w:r w:rsidDel="00122555">
          <w:delText xml:space="preserve"> </w:delText>
        </w:r>
      </w:del>
      <w:r>
        <w:t>zone in the string variable. This is the default time</w:t>
      </w:r>
      <w:del w:id="4157" w:author="Sammartano, Marc (BIC USA)" w:date="2014-08-13T17:00:00Z">
        <w:r w:rsidDel="00122555">
          <w:delText xml:space="preserve"> </w:delText>
        </w:r>
      </w:del>
      <w:r>
        <w:t>zone for your device and location, unless you have changed it with TimeZone.Set.</w:t>
      </w:r>
    </w:p>
    <w:p w:rsidR="00022CF1" w:rsidRDefault="00022CF1" w:rsidP="00022CF1">
      <w:pPr>
        <w:pStyle w:val="Heading2"/>
      </w:pPr>
      <w:bookmarkStart w:id="4158" w:name="_Toc397896617"/>
      <w:r>
        <w:t>TimeZone.</w:t>
      </w:r>
      <w:r w:rsidR="000C3162">
        <w:t>l</w:t>
      </w:r>
      <w:r>
        <w:t>ist &lt;tz_list_pointer_nvar&gt;</w:t>
      </w:r>
      <w:bookmarkEnd w:id="4158"/>
      <w:r w:rsidR="00520661">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520661">
        <w:fldChar w:fldCharType="end"/>
      </w:r>
    </w:p>
    <w:p w:rsidR="00022CF1" w:rsidRDefault="00022CF1" w:rsidP="00022CF1">
      <w:r>
        <w:t>While time</w:t>
      </w:r>
      <w:del w:id="4159" w:author="Sammartano, Marc (BIC USA)" w:date="2014-08-13T17:00:00Z">
        <w:r w:rsidDel="00122555">
          <w:delText xml:space="preserve"> </w:delText>
        </w:r>
      </w:del>
      <w:r>
        <w:t>zones are defined by international standards, the only ones that matter to your program are those recognized by your device. This command builds a list of all valid time</w:t>
      </w:r>
      <w:del w:id="4160" w:author="Sammartano, Marc (BIC USA)" w:date="2014-08-13T17:00:00Z">
        <w:r w:rsidDel="00122555">
          <w:delText xml:space="preserve"> </w:delText>
        </w:r>
      </w:del>
      <w:r>
        <w:t xml:space="preserve">zone strings and returns a pointer to the list in </w:t>
      </w:r>
      <w:r w:rsidRPr="00022CF1">
        <w:t>&lt;tz_list_pointer_nvar&gt;</w:t>
      </w:r>
      <w:r>
        <w:t>.</w:t>
      </w:r>
    </w:p>
    <w:p w:rsidR="00FC07C4" w:rsidRDefault="00FC07C4" w:rsidP="00EB1F62">
      <w:pPr>
        <w:pStyle w:val="Heading2"/>
      </w:pPr>
      <w:bookmarkStart w:id="4161" w:name="_Toc397896618"/>
      <w:r>
        <w:t>Tone &lt;frequency_nexp&gt;, &lt;duration_nexp&gt;</w:t>
      </w:r>
      <w:bookmarkEnd w:id="4161"/>
      <w:r w:rsidR="00520661">
        <w:fldChar w:fldCharType="begin"/>
      </w:r>
      <w:r>
        <w:instrText xml:space="preserve"> XE "</w:instrText>
      </w:r>
      <w:r w:rsidRPr="002324C4">
        <w:instrText>Tone &lt;frequency_nexp&gt;, &lt;duration_nexp&gt;</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4162" w:name="_Toc397896619"/>
      <w:r>
        <w:t>Vibrate &lt;pattern_array[</w:t>
      </w:r>
      <w:r w:rsidR="00CE4035">
        <w:t>{&lt;start&gt;,&lt;length&gt;}</w:t>
      </w:r>
      <w:r>
        <w:t>]&gt;</w:t>
      </w:r>
      <w:r w:rsidR="00714C04">
        <w:t>,&lt;nexp&gt;</w:t>
      </w:r>
      <w:bookmarkEnd w:id="4162"/>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lastRenderedPageBreak/>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4163" w:name="_Toc397896620"/>
      <w:r>
        <w:t>WakeLock &lt;code_nexp&gt;</w:t>
      </w:r>
      <w:bookmarkEnd w:id="4163"/>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WakeLock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5F0ACB" w:rsidP="00A73C5C">
            <w:pPr>
              <w:jc w:val="center"/>
            </w:pPr>
            <w:hyperlink r:id="rId34"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5F0ACB" w:rsidP="00A73C5C">
            <w:pPr>
              <w:jc w:val="center"/>
            </w:pPr>
            <w:hyperlink r:id="rId35"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5F0ACB" w:rsidP="00A73C5C">
            <w:pPr>
              <w:jc w:val="center"/>
            </w:pPr>
            <w:hyperlink r:id="rId36"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5F0ACB" w:rsidP="00A73C5C">
            <w:pPr>
              <w:jc w:val="center"/>
            </w:pPr>
            <w:hyperlink r:id="rId37"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will increases power and decreases battery life.  </w:t>
      </w:r>
      <w:r w:rsidR="004F0685">
        <w:t xml:space="preserve">The WakeLock is </w:t>
      </w:r>
      <w:r w:rsidR="00502D48">
        <w:t xml:space="preserve">always </w:t>
      </w:r>
      <w:r w:rsidR="004F0685">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4164" w:name="_Toc397896621"/>
      <w:r>
        <w:t>WifiLock &lt;code_nexp&gt;</w:t>
      </w:r>
      <w:bookmarkEnd w:id="4164"/>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The WifiLock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xml:space="preserve">. Values 1 through 3 acquire a WifiLock, changing the way WiFi behaves when the screen turns off. Code value 4 releases the WifiLock and restores the normal timeout behavior. </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5F0ACB" w:rsidP="00CD091A">
            <w:pPr>
              <w:jc w:val="center"/>
            </w:pPr>
            <w:hyperlink r:id="rId38"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5F0ACB" w:rsidP="00CD091A">
            <w:pPr>
              <w:jc w:val="center"/>
            </w:pPr>
            <w:hyperlink r:id="rId39"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5F0ACB" w:rsidP="00A73C5C">
            <w:pPr>
              <w:jc w:val="center"/>
            </w:pPr>
            <w:hyperlink r:id="rId40"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the WifiLock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6F03C4" w:rsidRDefault="003A4712" w:rsidP="00EB1F62">
      <w:pPr>
        <w:pStyle w:val="Heading2"/>
      </w:pPr>
      <w:bookmarkStart w:id="4165" w:name="_Toc397896622"/>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4165"/>
      <w:r w:rsidR="00520661">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520661">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4166" w:name="_Toc397896623"/>
      <w:r>
        <w:t>M</w:t>
      </w:r>
      <w:r w:rsidR="001138DC">
        <w:t>yPhoneNumber &lt;svar&gt;</w:t>
      </w:r>
      <w:bookmarkEnd w:id="4166"/>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4167" w:name="_Toc397896624"/>
      <w:r>
        <w:t>Phone.call &lt;sexp</w:t>
      </w:r>
      <w:r w:rsidR="001138DC">
        <w:t>&gt;</w:t>
      </w:r>
      <w:bookmarkEnd w:id="4167"/>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4168" w:name="_Toc397896625"/>
      <w:r>
        <w:t>Phone.rcv.init</w:t>
      </w:r>
      <w:bookmarkEnd w:id="4168"/>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4169" w:name="_Toc397896626"/>
      <w:r>
        <w:t>Phone.rcv.next  &lt;state_nvar&gt;, &lt;number_svar&gt;</w:t>
      </w:r>
      <w:bookmarkEnd w:id="4169"/>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4170" w:name="_Toc397896627"/>
      <w:r>
        <w:lastRenderedPageBreak/>
        <w:t>Sms.</w:t>
      </w:r>
      <w:r w:rsidR="00A77D41">
        <w:t>send &lt;number_sexp&gt;, &lt;message_sexp&gt;</w:t>
      </w:r>
      <w:bookmarkEnd w:id="4170"/>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4171" w:name="_Toc397896628"/>
      <w:r>
        <w:t>Sms.</w:t>
      </w:r>
      <w:r w:rsidR="000C1636">
        <w:t>rcv.init</w:t>
      </w:r>
      <w:bookmarkEnd w:id="4171"/>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4172" w:name="_Toc397896629"/>
      <w:r>
        <w:t>Sms.</w:t>
      </w:r>
      <w:r w:rsidR="00DA641C">
        <w:t>rcv.next &lt;svar&gt;</w:t>
      </w:r>
      <w:bookmarkEnd w:id="4172"/>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4173" w:name="_Toc397896630"/>
      <w:r>
        <w:t>Email.send &lt;recipient_sxep&gt;, &lt;subject_sexp&gt;, &lt;body_sexp&gt;</w:t>
      </w:r>
      <w:bookmarkEnd w:id="4173"/>
      <w:r w:rsidR="00520661">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4174" w:name="_Toc397896631"/>
      <w:r>
        <w:t>Headset</w:t>
      </w:r>
      <w:r w:rsidR="009D0AB2">
        <w:t xml:space="preserve"> &lt;state_nvar&gt;, &lt;type_svar&gt;, &lt;mic_nvar&gt;</w:t>
      </w:r>
      <w:bookmarkEnd w:id="4174"/>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4175" w:name="_Toc397896632"/>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4175"/>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lastRenderedPageBreak/>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14:anchorId="1A109CAF" wp14:editId="0A57B41A">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61A50AB5" wp14:editId="1398A39D">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4176" w:name="_Toc397896633"/>
      <w:r>
        <w:t>Home</w:t>
      </w:r>
      <w:bookmarkEnd w:id="4176"/>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4177" w:name="_Toc397896634"/>
      <w:r>
        <w:t>OnBackGround:</w:t>
      </w:r>
      <w:bookmarkEnd w:id="4177"/>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4178" w:name="_Toc397896635"/>
      <w:r>
        <w:t>Background.Resume</w:t>
      </w:r>
      <w:bookmarkEnd w:id="4178"/>
      <w:r w:rsidR="00520661">
        <w:fldChar w:fldCharType="begin"/>
      </w:r>
      <w:r>
        <w:instrText xml:space="preserve"> XE "</w:instrText>
      </w:r>
      <w:r w:rsidRPr="00F8464D">
        <w:instrText>Background.Resume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4179" w:name="_Toc397896636"/>
      <w:r>
        <w:t>SQLITE</w:t>
      </w:r>
      <w:bookmarkEnd w:id="4179"/>
    </w:p>
    <w:p w:rsidR="009558AD" w:rsidRDefault="009558AD" w:rsidP="00EB1F62">
      <w:pPr>
        <w:pStyle w:val="Heading2"/>
      </w:pPr>
      <w:bookmarkStart w:id="4180" w:name="_Toc397896637"/>
      <w:r>
        <w:t>Overview</w:t>
      </w:r>
      <w:bookmarkEnd w:id="4180"/>
    </w:p>
    <w:p w:rsidR="00363649" w:rsidRDefault="009558AD" w:rsidP="009558AD">
      <w:pPr>
        <w:spacing w:after="240"/>
      </w:pPr>
      <w:r>
        <w:t xml:space="preserve">The Android operating system provides the ability to create, maintain and access SQLite databases. SQLite implements a </w:t>
      </w:r>
      <w:hyperlink r:id="rId43" w:history="1">
        <w:r>
          <w:rPr>
            <w:rStyle w:val="Hyperlink"/>
          </w:rPr>
          <w:t>self-contained</w:t>
        </w:r>
      </w:hyperlink>
      <w:r>
        <w:t xml:space="preserve">, </w:t>
      </w:r>
      <w:hyperlink r:id="rId44" w:history="1">
        <w:r>
          <w:rPr>
            <w:rStyle w:val="Hyperlink"/>
          </w:rPr>
          <w:t>serverless</w:t>
        </w:r>
      </w:hyperlink>
      <w:r>
        <w:t xml:space="preserve">, </w:t>
      </w:r>
      <w:hyperlink r:id="rId45" w:history="1">
        <w:r>
          <w:rPr>
            <w:rStyle w:val="Hyperlink"/>
          </w:rPr>
          <w:t>zero-configuration</w:t>
        </w:r>
      </w:hyperlink>
      <w:r>
        <w:t xml:space="preserve">, </w:t>
      </w:r>
      <w:hyperlink r:id="rId46" w:history="1">
        <w:r>
          <w:rPr>
            <w:rStyle w:val="Hyperlink"/>
          </w:rPr>
          <w:t>transactional</w:t>
        </w:r>
      </w:hyperlink>
      <w:r>
        <w:t xml:space="preserve"> SQL database engine. SQLite is the </w:t>
      </w:r>
      <w:hyperlink r:id="rId47" w:history="1">
        <w:r>
          <w:rPr>
            <w:rStyle w:val="Hyperlink"/>
          </w:rPr>
          <w:t>most widely deployed</w:t>
        </w:r>
      </w:hyperlink>
      <w:r>
        <w:t xml:space="preserve"> SQL database engine in the world. The full details about SQLite can be found at the </w:t>
      </w:r>
      <w:hyperlink r:id="rId48" w:history="1">
        <w:r>
          <w:rPr>
            <w:rStyle w:val="Hyperlink"/>
          </w:rPr>
          <w:t>SQLite Home Page</w:t>
        </w:r>
      </w:hyperlink>
      <w:r w:rsidR="009C069D">
        <w:rPr>
          <w:rStyle w:val="Hyperlink"/>
        </w:rPr>
        <w:t xml:space="preserve"> (</w:t>
      </w:r>
      <w:hyperlink r:id="rId49" w:history="1">
        <w:r w:rsidR="00363649" w:rsidRPr="004333B4">
          <w:rPr>
            <w:rStyle w:val="Hyperlink"/>
          </w:rPr>
          <w:t>http://www.sqlite.org/</w:t>
        </w:r>
      </w:hyperlink>
      <w:r w:rsidR="009C069D">
        <w:rPr>
          <w:rStyle w:val="Hyperlink"/>
        </w:rPr>
        <w:t>)</w:t>
      </w:r>
      <w:r>
        <w:t>.</w:t>
      </w:r>
    </w:p>
    <w:p w:rsidR="00372F11" w:rsidRDefault="009558AD" w:rsidP="009558AD">
      <w:pPr>
        <w:spacing w:after="240"/>
      </w:pPr>
      <w:r>
        <w:lastRenderedPageBreak/>
        <w:t xml:space="preserve">An excellent online tutorial on SQL can be found at </w:t>
      </w:r>
      <w:hyperlink r:id="rId5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4181" w:name="_Toc397896638"/>
      <w:r>
        <w:t>SQLITE Commands</w:t>
      </w:r>
      <w:bookmarkEnd w:id="4181"/>
    </w:p>
    <w:p w:rsidR="009558AD" w:rsidRPr="000631F6" w:rsidRDefault="003A4712" w:rsidP="005F4916">
      <w:pPr>
        <w:pStyle w:val="Heading3"/>
      </w:pPr>
      <w:bookmarkStart w:id="4182" w:name="_Toc397896639"/>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4182"/>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 xml:space="preserve">ointer. </w:t>
      </w:r>
    </w:p>
    <w:p w:rsidR="009558AD" w:rsidRDefault="003A4712" w:rsidP="005F4916">
      <w:pPr>
        <w:pStyle w:val="Heading3"/>
      </w:pPr>
      <w:bookmarkStart w:id="4183" w:name="_Toc397896640"/>
      <w:r>
        <w:t>Sql.</w:t>
      </w:r>
      <w:r w:rsidR="009558AD">
        <w:t xml:space="preserve">close </w:t>
      </w:r>
      <w:r w:rsidR="00363649">
        <w:t>&lt;</w:t>
      </w:r>
      <w:r w:rsidR="00363649" w:rsidRPr="000631F6">
        <w:t>DB_</w:t>
      </w:r>
      <w:r w:rsidR="000C3162">
        <w:t>p</w:t>
      </w:r>
      <w:r w:rsidR="00363649" w:rsidRPr="000631F6">
        <w:t>ointer</w:t>
      </w:r>
      <w:r w:rsidR="00363649">
        <w:t>_nvar&gt;</w:t>
      </w:r>
      <w:bookmarkEnd w:id="4183"/>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4184" w:name="_Toc397896641"/>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4184"/>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4185" w:name="_Toc397896642"/>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4185"/>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4186" w:name="_Toc397896643"/>
      <w:r>
        <w:lastRenderedPageBreak/>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4186"/>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4187" w:name="_Toc397896644"/>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4187"/>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1"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4188" w:name="_Toc397896645"/>
      <w:r>
        <w:t>Sql.query.length &lt;</w:t>
      </w:r>
      <w:r w:rsidR="000C3162">
        <w:t>l</w:t>
      </w:r>
      <w:r>
        <w:t>ength_nvar&gt;</w:t>
      </w:r>
      <w:r w:rsidR="00C2216F">
        <w:t>,</w:t>
      </w:r>
      <w:r>
        <w:t xml:space="preserve"> &lt;</w:t>
      </w:r>
      <w:r w:rsidR="000C3162">
        <w:t>c</w:t>
      </w:r>
      <w:r>
        <w:t>ursor_nvar&gt;</w:t>
      </w:r>
      <w:bookmarkEnd w:id="4188"/>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4189" w:name="_Toc397896646"/>
      <w:r>
        <w:lastRenderedPageBreak/>
        <w:t>Sql.query.position &lt;</w:t>
      </w:r>
      <w:r w:rsidR="000C3162">
        <w:t>p</w:t>
      </w:r>
      <w:r>
        <w:t>osition_nvar&gt;</w:t>
      </w:r>
      <w:r w:rsidR="00C2216F">
        <w:t>,</w:t>
      </w:r>
      <w:r>
        <w:t xml:space="preserve"> &lt;</w:t>
      </w:r>
      <w:r w:rsidR="000C3162">
        <w:t>c</w:t>
      </w:r>
      <w:r>
        <w:t>ursor_nvar&gt;</w:t>
      </w:r>
      <w:bookmarkEnd w:id="4189"/>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4190" w:name="_Toc397896647"/>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4190"/>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4191" w:name="_Toc397896648"/>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4191"/>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4192" w:name="_Toc397896649"/>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4192"/>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4193" w:name="_Toc397896650"/>
      <w:r w:rsidRPr="006C4174">
        <w:t>Sql.exec &lt;DB_</w:t>
      </w:r>
      <w:r w:rsidR="003B3008">
        <w:t>p</w:t>
      </w:r>
      <w:r w:rsidRPr="006C4174">
        <w:t>ointer_nvar&gt;, &lt;</w:t>
      </w:r>
      <w:r w:rsidR="003B3008">
        <w:t>c</w:t>
      </w:r>
      <w:r w:rsidRPr="006C4174">
        <w:t>ommand_sexp&gt;</w:t>
      </w:r>
      <w:bookmarkEnd w:id="4193"/>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4194" w:name="_Toc397896651"/>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194"/>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195" w:name="_Toc397896652"/>
      <w:r>
        <w:lastRenderedPageBreak/>
        <w:t>Graphics</w:t>
      </w:r>
      <w:bookmarkEnd w:id="4195"/>
    </w:p>
    <w:p w:rsidR="009558AD" w:rsidRPr="009558AD" w:rsidRDefault="009558AD" w:rsidP="00EB1F62">
      <w:pPr>
        <w:pStyle w:val="Heading2"/>
      </w:pPr>
      <w:bookmarkStart w:id="4196" w:name="_Toc397896653"/>
      <w:r>
        <w:t>Introduction</w:t>
      </w:r>
      <w:bookmarkEnd w:id="4196"/>
    </w:p>
    <w:p w:rsidR="009558AD" w:rsidRDefault="009558AD" w:rsidP="005F4916">
      <w:pPr>
        <w:pStyle w:val="Heading3"/>
      </w:pPr>
      <w:bookmarkStart w:id="4197" w:name="_Toc397896654"/>
      <w:r>
        <w:t>The Graphics Screen and Graphics Mode</w:t>
      </w:r>
      <w:bookmarkEnd w:id="4197"/>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4198" w:name="_Toc397896655"/>
      <w:r>
        <w:t>Display Lists</w:t>
      </w:r>
      <w:bookmarkEnd w:id="4198"/>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lastRenderedPageBreak/>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4199" w:name="_Toc397896656"/>
      <w:r>
        <w:t>Drawing into Bitmaps</w:t>
      </w:r>
      <w:bookmarkEnd w:id="4199"/>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200" w:name="_Toc397896657"/>
      <w:r>
        <w:t>Colors</w:t>
      </w:r>
      <w:bookmarkEnd w:id="4200"/>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4201" w:name="_Toc397896658"/>
      <w:r>
        <w:t xml:space="preserve">Graphics </w:t>
      </w:r>
      <w:r w:rsidR="005A5756">
        <w:t>Setup</w:t>
      </w:r>
      <w:r>
        <w:t xml:space="preserve"> Commands</w:t>
      </w:r>
      <w:bookmarkEnd w:id="4201"/>
    </w:p>
    <w:p w:rsidR="009558AD" w:rsidRDefault="003A4712" w:rsidP="005F4916">
      <w:pPr>
        <w:pStyle w:val="Heading3"/>
      </w:pPr>
      <w:bookmarkStart w:id="4202" w:name="_Toc397896659"/>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FA6393">
        <w:t>O</w:t>
      </w:r>
      <w:r w:rsidR="0051285E">
        <w:t>rientation</w:t>
      </w:r>
      <w:r w:rsidR="009B2826">
        <w:t>_nexp&gt;</w:t>
      </w:r>
      <w:r w:rsidR="00080DB5">
        <w:t>}</w:t>
      </w:r>
      <w:r w:rsidR="00DC0A63">
        <w:t>}</w:t>
      </w:r>
      <w:bookmarkEnd w:id="4202"/>
      <w:r w:rsidR="0052066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t>G</w:t>
      </w:r>
      <w:r>
        <w:t>r.orientation command</w:t>
      </w:r>
      <w:r w:rsidR="006E6122">
        <w:t xml:space="preserve"> (see below)</w:t>
      </w:r>
      <w:r>
        <w:t>.</w:t>
      </w:r>
      <w:r w:rsidR="003C6DB0">
        <w:t xml:space="preserve"> If the &lt;Orientation_nexp&gt; is not present, the default orientation is Landscape.</w:t>
      </w:r>
    </w:p>
    <w:p w:rsidR="00C0707E" w:rsidRDefault="003C6DB0" w:rsidP="00596D62">
      <w:r>
        <w:t>Both</w:t>
      </w:r>
      <w:r w:rsidR="00080DB5">
        <w:t xml:space="preserve"> </w:t>
      </w:r>
      <w:r w:rsidR="009B2826">
        <w:t xml:space="preserve">&lt;ShowStatusBar_lexp&gt; </w:t>
      </w:r>
      <w:r>
        <w:t>and &lt;Orientation_nexp&gt; are</w:t>
      </w:r>
      <w:r w:rsidR="00080DB5">
        <w:t xml:space="preserve"> optional; however, a </w:t>
      </w:r>
      <w:r w:rsidR="009B2826">
        <w:t>&lt;ShowStatusBar_lexp&gt;</w:t>
      </w:r>
      <w:r w:rsidR="00080DB5">
        <w:t xml:space="preserve"> must be present in order to specify an </w:t>
      </w:r>
      <w:r w:rsidR="009B2826">
        <w:t>&lt;Orientation_nexp&gt;</w:t>
      </w:r>
      <w:r w:rsidR="00080DB5">
        <w:t>.</w:t>
      </w:r>
    </w:p>
    <w:p w:rsidR="00253BBC" w:rsidRDefault="00253BBC" w:rsidP="00253BBC">
      <w:r>
        <w:lastRenderedPageBreak/>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4203" w:name="_Toc397896660"/>
      <w:r>
        <w:t>Gr.</w:t>
      </w:r>
      <w:r w:rsidR="009558AD">
        <w:t xml:space="preserve">color alpha, red, green, blue, </w:t>
      </w:r>
      <w:r w:rsidR="009A441D">
        <w:t>&lt;</w:t>
      </w:r>
      <w:r w:rsidR="00844811">
        <w:t>style</w:t>
      </w:r>
      <w:r w:rsidR="009A441D">
        <w:t>_nexp&gt;</w:t>
      </w:r>
      <w:bookmarkEnd w:id="4203"/>
      <w:r w:rsidR="009A441D">
        <w:t xml:space="preserve"> </w:t>
      </w:r>
      <w:r w:rsidR="0052066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52066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rsidR="00AA0684">
        <w:t xml:space="preserve"> </w:t>
      </w:r>
      <w:r>
        <w:t>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4204" w:name="_Toc397896661"/>
      <w:r>
        <w:t>Gr.</w:t>
      </w:r>
      <w:r w:rsidR="00F0174A">
        <w:t>set.AntiAlias &lt;</w:t>
      </w:r>
      <w:r w:rsidR="009A441D">
        <w:t>l</w:t>
      </w:r>
      <w:r w:rsidR="00F0174A">
        <w:t>exp&gt;</w:t>
      </w:r>
      <w:bookmarkEnd w:id="4204"/>
      <w:r w:rsidR="00520661">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205" w:name="_Toc397896662"/>
      <w:r>
        <w:t>Gr.</w:t>
      </w:r>
      <w:r w:rsidR="00C260E1">
        <w:t>s</w:t>
      </w:r>
      <w:r w:rsidR="00B37AD8">
        <w:t>et.stroke &lt;nexp&gt;</w:t>
      </w:r>
      <w:bookmarkEnd w:id="4205"/>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206" w:name="_Toc397896663"/>
      <w:r>
        <w:t>Gr.</w:t>
      </w:r>
      <w:r w:rsidR="009558AD">
        <w:t xml:space="preserve">orientation </w:t>
      </w:r>
      <w:r w:rsidR="009A10E6">
        <w:t>&lt;nexp&gt;</w:t>
      </w:r>
      <w:bookmarkEnd w:id="4206"/>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4207" w:name="_Toc397896664"/>
      <w:r>
        <w:lastRenderedPageBreak/>
        <w:t>Gr.</w:t>
      </w:r>
      <w:r w:rsidR="00AE3BB6">
        <w:t xml:space="preserve">StatusBar.Show </w:t>
      </w:r>
      <w:r w:rsidR="00D70E1E">
        <w:t xml:space="preserve"> </w:t>
      </w:r>
      <w:r w:rsidR="00AE3BB6">
        <w:t>&lt;nexp&gt;</w:t>
      </w:r>
      <w:bookmarkEnd w:id="4207"/>
      <w:r w:rsidR="00520661">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520661">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4208" w:name="_Toc397896665"/>
      <w:r>
        <w:t>Gr.</w:t>
      </w:r>
      <w:r w:rsidR="003E2113">
        <w:t>render</w:t>
      </w:r>
      <w:bookmarkEnd w:id="4208"/>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4209" w:name="_Toc397896666"/>
      <w:r>
        <w:t>Gr.</w:t>
      </w:r>
      <w:r w:rsidR="00714DB8">
        <w:t>screen width, height{, density }</w:t>
      </w:r>
      <w:bookmarkEnd w:id="4209"/>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210" w:name="_Toc397896667"/>
      <w:r>
        <w:t>Gr.</w:t>
      </w:r>
      <w:r w:rsidR="00CD79D5">
        <w:t>scale x_factor, y_factor</w:t>
      </w:r>
      <w:bookmarkEnd w:id="4210"/>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4211" w:name="_Toc397896668"/>
      <w:r>
        <w:t>Gr.</w:t>
      </w:r>
      <w:r w:rsidR="009558AD">
        <w:t>cls</w:t>
      </w:r>
      <w:bookmarkEnd w:id="4211"/>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lastRenderedPageBreak/>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4212" w:name="_Toc397896669"/>
      <w:r>
        <w:t>Gr.</w:t>
      </w:r>
      <w:r w:rsidR="009558AD">
        <w:t>close</w:t>
      </w:r>
      <w:bookmarkEnd w:id="4212"/>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213" w:name="_Toc397896670"/>
      <w:r>
        <w:t>Gr.</w:t>
      </w:r>
      <w:r w:rsidR="009558AD">
        <w:t>front</w:t>
      </w:r>
      <w:r w:rsidR="0078615E">
        <w:t xml:space="preserve"> </w:t>
      </w:r>
      <w:r w:rsidR="009558AD">
        <w:t xml:space="preserve"> flag</w:t>
      </w:r>
      <w:bookmarkEnd w:id="4213"/>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214" w:name="_Toc397896671"/>
      <w:r>
        <w:t>Gr.</w:t>
      </w:r>
      <w:r w:rsidR="00330882">
        <w:t>brightness &lt;nexp&gt;</w:t>
      </w:r>
      <w:bookmarkEnd w:id="4214"/>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215" w:name="_Toc397896672"/>
      <w:r>
        <w:t>Graphical Object Creation Commands</w:t>
      </w:r>
      <w:bookmarkEnd w:id="4215"/>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"Gr.paint</w:t>
      </w:r>
      <w:r w:rsidR="00766744">
        <w:t>.get</w:t>
      </w:r>
      <w:r>
        <w: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216" w:name="_Toc397896673"/>
      <w:r>
        <w:t>Gr.point &lt;</w:t>
      </w:r>
      <w:r w:rsidR="003B3008">
        <w:t>o</w:t>
      </w:r>
      <w:r>
        <w:t>bject_number_nvar&gt;, x, y</w:t>
      </w:r>
      <w:bookmarkEnd w:id="4216"/>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lastRenderedPageBreak/>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4217" w:name="_Toc397896674"/>
      <w:r>
        <w:t>Gr.</w:t>
      </w:r>
      <w:r w:rsidR="009558AD">
        <w:t xml:space="preserve">line </w:t>
      </w:r>
      <w:r w:rsidR="008A5D10">
        <w:t>&lt;</w:t>
      </w:r>
      <w:r w:rsidR="003B3008">
        <w:t>o</w:t>
      </w:r>
      <w:r w:rsidR="009558AD">
        <w:t>bject_number</w:t>
      </w:r>
      <w:r w:rsidR="008A5D10">
        <w:t>_nvar&gt;</w:t>
      </w:r>
      <w:r w:rsidR="009558AD">
        <w:t>, x1, y1, x2, y2</w:t>
      </w:r>
      <w:bookmarkEnd w:id="4217"/>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4218" w:name="_Toc397896675"/>
      <w:r>
        <w:t>Gr.</w:t>
      </w:r>
      <w:r w:rsidR="009558AD">
        <w:t xml:space="preserve">rect </w:t>
      </w:r>
      <w:r w:rsidR="008A5D10">
        <w:t>&lt;</w:t>
      </w:r>
      <w:r w:rsidR="003B3008">
        <w:t>o</w:t>
      </w:r>
      <w:r w:rsidR="008A5D10">
        <w:t>bject_number_nvar&gt;</w:t>
      </w:r>
      <w:r w:rsidR="009558AD">
        <w:t>, left, top, right, bottom</w:t>
      </w:r>
      <w:bookmarkEnd w:id="4218"/>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4219" w:name="_Toc397896676"/>
      <w:r>
        <w:t>Gr.</w:t>
      </w:r>
      <w:r w:rsidR="009558AD">
        <w:t xml:space="preserve">oval </w:t>
      </w:r>
      <w:r w:rsidR="008A5D10">
        <w:t>&lt;</w:t>
      </w:r>
      <w:r w:rsidR="003B3008">
        <w:t>o</w:t>
      </w:r>
      <w:r w:rsidR="008A5D10">
        <w:t>bject_number_nvar&gt;</w:t>
      </w:r>
      <w:r w:rsidR="009558AD">
        <w:t>, left, top, right, bottom</w:t>
      </w:r>
      <w:bookmarkEnd w:id="4219"/>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4220" w:name="_Toc397896677"/>
      <w:r>
        <w:t>Gr.</w:t>
      </w:r>
      <w:r w:rsidR="009558AD">
        <w:t xml:space="preserve">arc </w:t>
      </w:r>
      <w:r w:rsidR="008A5D10">
        <w:t>&lt;</w:t>
      </w:r>
      <w:r w:rsidR="003B3008">
        <w:t>o</w:t>
      </w:r>
      <w:r w:rsidR="008A5D10">
        <w:t>bject_number_nvar&gt;</w:t>
      </w:r>
      <w:r w:rsidR="009558AD">
        <w:t>, left, top, right, bottom, start_angle, sweep_angle, fill_mode</w:t>
      </w:r>
      <w:bookmarkEnd w:id="4220"/>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221" w:name="_Toc397896678"/>
      <w:r>
        <w:lastRenderedPageBreak/>
        <w:t>Gr.</w:t>
      </w:r>
      <w:r w:rsidR="009558AD">
        <w:t xml:space="preserve">circle </w:t>
      </w:r>
      <w:r w:rsidR="008A5D10">
        <w:t>&lt;</w:t>
      </w:r>
      <w:r w:rsidR="003B3008">
        <w:t>o</w:t>
      </w:r>
      <w:r w:rsidR="008A5D10">
        <w:t>bject_number_nvar&gt;</w:t>
      </w:r>
      <w:r w:rsidR="009558AD">
        <w:t>, x, y, radius</w:t>
      </w:r>
      <w:bookmarkEnd w:id="4221"/>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4222" w:name="_Toc397896679"/>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222"/>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223" w:name="_Toc397896680"/>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223"/>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lastRenderedPageBreak/>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224" w:name="_Toc397896681"/>
      <w:r>
        <w:t>Hide and Show Commands</w:t>
      </w:r>
      <w:bookmarkEnd w:id="4224"/>
    </w:p>
    <w:p w:rsidR="009558AD" w:rsidRDefault="003A4712" w:rsidP="005F4916">
      <w:pPr>
        <w:pStyle w:val="Heading3"/>
      </w:pPr>
      <w:bookmarkStart w:id="4225" w:name="_Toc397896682"/>
      <w:r>
        <w:t>Gr.</w:t>
      </w:r>
      <w:r w:rsidR="009558AD">
        <w:t xml:space="preserve">hide </w:t>
      </w:r>
      <w:r w:rsidR="003B3008">
        <w:t>&lt;o</w:t>
      </w:r>
      <w:r w:rsidR="009558AD">
        <w:t>bject_number</w:t>
      </w:r>
      <w:r w:rsidR="003B3008">
        <w:t>_nvar&gt;</w:t>
      </w:r>
      <w:bookmarkEnd w:id="4225"/>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4226" w:name="_Toc397896683"/>
      <w:r>
        <w:t>Gr.</w:t>
      </w:r>
      <w:r w:rsidR="009558AD">
        <w:t xml:space="preserve">show </w:t>
      </w:r>
      <w:r w:rsidR="003B3008">
        <w:t>&lt;o</w:t>
      </w:r>
      <w:r w:rsidR="009558AD">
        <w:t>bject_number</w:t>
      </w:r>
      <w:r w:rsidR="003B3008">
        <w:t>_nvar&gt;</w:t>
      </w:r>
      <w:bookmarkEnd w:id="4226"/>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4227" w:name="_Toc397896684"/>
      <w:r>
        <w:t>Touch Query Commands</w:t>
      </w:r>
      <w:bookmarkEnd w:id="4227"/>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228" w:name="_Toc397896685"/>
      <w:r>
        <w:t>Gr.</w:t>
      </w:r>
      <w:r w:rsidR="009558AD">
        <w:t xml:space="preserve">touch </w:t>
      </w:r>
      <w:r w:rsidR="003B3008">
        <w:t>t</w:t>
      </w:r>
      <w:r w:rsidR="009558AD">
        <w:t>ouched, x, y</w:t>
      </w:r>
      <w:bookmarkEnd w:id="4228"/>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w:t>
      </w:r>
      <w:r w:rsidR="002078E2">
        <w:t xml:space="preserve">divide </w:t>
      </w:r>
      <w:r w:rsidR="00187DA7">
        <w:t>the returned x and y by those same values.</w:t>
      </w:r>
    </w:p>
    <w:p w:rsidR="007863E0" w:rsidRDefault="00187DA7" w:rsidP="007B2223">
      <w:pPr>
        <w:pStyle w:val="Codeexample"/>
      </w:pPr>
      <w:r w:rsidRPr="00A34D63">
        <w:lastRenderedPageBreak/>
        <w:t>gr.touch touched, x, y</w:t>
      </w:r>
    </w:p>
    <w:p w:rsidR="00187DA7" w:rsidRDefault="00187DA7" w:rsidP="007B2223">
      <w:pPr>
        <w:pStyle w:val="Codeexample"/>
      </w:pPr>
      <w:r>
        <w:t xml:space="preserve">Xscaled = x </w:t>
      </w:r>
      <w:r w:rsidR="002078E2">
        <w:t>/</w:t>
      </w:r>
      <w:r>
        <w:t xml:space="preserve"> scale_x</w:t>
      </w:r>
    </w:p>
    <w:p w:rsidR="00187DA7" w:rsidRPr="00A34D63" w:rsidRDefault="00187DA7" w:rsidP="007B2223">
      <w:pPr>
        <w:pStyle w:val="Codeexample"/>
      </w:pPr>
      <w:r>
        <w:t xml:space="preserve">Yscaled = y </w:t>
      </w:r>
      <w:r w:rsidR="002078E2">
        <w:t>/</w:t>
      </w:r>
      <w:r>
        <w:t xml:space="preserve"> scale_y</w:t>
      </w:r>
    </w:p>
    <w:p w:rsidR="009558AD" w:rsidRDefault="003A4712" w:rsidP="005F4916">
      <w:pPr>
        <w:pStyle w:val="Heading3"/>
      </w:pPr>
      <w:bookmarkStart w:id="4229" w:name="_Toc397896686"/>
      <w:r>
        <w:t>Gr.</w:t>
      </w:r>
      <w:r w:rsidR="009558AD">
        <w:t xml:space="preserve">bounded.touch </w:t>
      </w:r>
      <w:r w:rsidR="003B3008">
        <w:t>t</w:t>
      </w:r>
      <w:r w:rsidR="009558AD">
        <w:t>ouched, left, top, right, bottom</w:t>
      </w:r>
      <w:bookmarkEnd w:id="4229"/>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 xml:space="preserve">scale scale_x, scale_y)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4230" w:name="_Toc397896687"/>
      <w:r>
        <w:t>Gr.</w:t>
      </w:r>
      <w:r w:rsidR="00345956">
        <w:t>touch2 touched, x, y</w:t>
      </w:r>
      <w:bookmarkEnd w:id="4230"/>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231" w:name="_Toc397896688"/>
      <w:r>
        <w:t>Gr.</w:t>
      </w:r>
      <w:r w:rsidR="00345956">
        <w:t>bounded.touch2 touched, left, top, right, bottom</w:t>
      </w:r>
      <w:bookmarkEnd w:id="4231"/>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232" w:name="_Toc397896689"/>
      <w:r>
        <w:t>O</w:t>
      </w:r>
      <w:r w:rsidR="00725691">
        <w:t>nGRTouch</w:t>
      </w:r>
      <w:r w:rsidR="00583B62">
        <w:t>:</w:t>
      </w:r>
      <w:bookmarkEnd w:id="4232"/>
      <w:r w:rsidR="00520661">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233" w:name="_Toc397896690"/>
      <w:r>
        <w:t>Gr.</w:t>
      </w:r>
      <w:r w:rsidR="00583B62" w:rsidRPr="00970C8A">
        <w:t>on</w:t>
      </w:r>
      <w:r w:rsidR="005C7965" w:rsidRPr="00970C8A">
        <w:t>GR</w:t>
      </w:r>
      <w:r w:rsidR="00583B62" w:rsidRPr="00970C8A">
        <w:t>Touch.</w:t>
      </w:r>
      <w:r w:rsidR="003B3008">
        <w:t>r</w:t>
      </w:r>
      <w:r w:rsidR="00583B62" w:rsidRPr="00970C8A">
        <w:t>esume</w:t>
      </w:r>
      <w:bookmarkEnd w:id="4233"/>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234" w:name="_Toc397896691"/>
      <w:r>
        <w:t>Text Commands</w:t>
      </w:r>
      <w:bookmarkEnd w:id="4234"/>
    </w:p>
    <w:p w:rsidR="009558AD" w:rsidRDefault="003A4712" w:rsidP="005F4916">
      <w:pPr>
        <w:pStyle w:val="Heading3"/>
      </w:pPr>
      <w:bookmarkStart w:id="4235" w:name="_Toc397896692"/>
      <w:r>
        <w:t>Gr.</w:t>
      </w:r>
      <w:r w:rsidR="009558AD">
        <w:t>text.align type</w:t>
      </w:r>
      <w:bookmarkEnd w:id="4235"/>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Align the text relative to the (x,y) coordinates given in the "gr.text.draw" command.</w:t>
      </w:r>
      <w:r>
        <w:br/>
        <w:t>type values: 1 = Left, 2 = Center, 3 = Right.</w:t>
      </w:r>
    </w:p>
    <w:p w:rsidR="009558AD" w:rsidRDefault="003A4712" w:rsidP="005F4916">
      <w:pPr>
        <w:pStyle w:val="Heading3"/>
      </w:pPr>
      <w:bookmarkStart w:id="4236" w:name="_Toc397896693"/>
      <w:r>
        <w:t>Gr.</w:t>
      </w:r>
      <w:r w:rsidR="009558AD">
        <w:t xml:space="preserve">text.size </w:t>
      </w:r>
      <w:r w:rsidR="00DB0B71">
        <w:t>&lt;nexp&gt;</w:t>
      </w:r>
      <w:bookmarkEnd w:id="4236"/>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237" w:name="_Toc397896694"/>
      <w:r>
        <w:t>Gr.</w:t>
      </w:r>
      <w:r w:rsidR="004118E1" w:rsidRPr="00D173FA">
        <w:t>text.width &lt;nvar&gt;, &lt;sexp&gt;</w:t>
      </w:r>
      <w:bookmarkEnd w:id="4237"/>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4238" w:name="_Toc397896695"/>
      <w:r>
        <w:lastRenderedPageBreak/>
        <w:t>Gr.</w:t>
      </w:r>
      <w:r w:rsidR="00C72B28">
        <w:t>get.textbounds &lt;sexp&gt;, left, top, right, bottom</w:t>
      </w:r>
      <w:bookmarkEnd w:id="4238"/>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4239" w:name="_Toc397896696"/>
      <w:r>
        <w:t>Gr.</w:t>
      </w:r>
      <w:r w:rsidR="00E95069">
        <w:t xml:space="preserve">text.typeface </w:t>
      </w:r>
      <w:r w:rsidR="00DB0B71">
        <w:t>&lt;nexp&gt;</w:t>
      </w:r>
      <w:bookmarkEnd w:id="4239"/>
      <w:r w:rsidR="00520661">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520661">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240" w:name="_Toc397896697"/>
      <w:r>
        <w:t>Gr.</w:t>
      </w:r>
      <w:r w:rsidR="009558AD">
        <w:t xml:space="preserve">text.bold </w:t>
      </w:r>
      <w:r w:rsidR="00634DDF">
        <w:t>&lt;lexp&gt;</w:t>
      </w:r>
      <w:bookmarkEnd w:id="4240"/>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241" w:name="_Toc397896698"/>
      <w:r>
        <w:t>Gr.</w:t>
      </w:r>
      <w:r w:rsidR="00E94276">
        <w:t xml:space="preserve">text.skew </w:t>
      </w:r>
      <w:r w:rsidR="00634DDF">
        <w:t>&lt;nexp&gt;</w:t>
      </w:r>
      <w:bookmarkEnd w:id="4241"/>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242" w:name="_Toc397896699"/>
      <w:r>
        <w:t>Gr.</w:t>
      </w:r>
      <w:r w:rsidR="009558AD">
        <w:t xml:space="preserve">text.underline </w:t>
      </w:r>
      <w:r w:rsidR="00634DDF">
        <w:t>&lt;lexp&gt;</w:t>
      </w:r>
      <w:bookmarkEnd w:id="4242"/>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243" w:name="_Toc397896700"/>
      <w:r>
        <w:t>Gr.</w:t>
      </w:r>
      <w:r w:rsidR="009558AD">
        <w:t xml:space="preserve">text.strike </w:t>
      </w:r>
      <w:r w:rsidR="00634DDF">
        <w:t>&lt;lexp&gt;</w:t>
      </w:r>
      <w:bookmarkEnd w:id="4243"/>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244" w:name="_Toc397896701"/>
      <w:r>
        <w:lastRenderedPageBreak/>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244"/>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245" w:name="_Toc397896702"/>
      <w:r>
        <w:t>Bitmap Commands</w:t>
      </w:r>
      <w:bookmarkEnd w:id="4245"/>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4246" w:name="_Toc397896703"/>
      <w:r>
        <w:t xml:space="preserve">Gr.bitmap.create </w:t>
      </w:r>
      <w:r w:rsidR="00231401">
        <w:t>&lt;</w:t>
      </w:r>
      <w:r>
        <w:t>bitmap_ptr</w:t>
      </w:r>
      <w:r w:rsidR="00231401">
        <w:t>_nvar&gt;</w:t>
      </w:r>
      <w:r>
        <w:t>, width, height</w:t>
      </w:r>
      <w:bookmarkEnd w:id="4246"/>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247" w:name="_Toc397896704"/>
      <w:r>
        <w:t>Gr.</w:t>
      </w:r>
      <w:r w:rsidR="009558AD">
        <w:t xml:space="preserve">bitmap.load </w:t>
      </w:r>
      <w:r w:rsidR="00231401">
        <w:t>&lt;bitmap_ptr_nvar&gt;</w:t>
      </w:r>
      <w:r w:rsidR="009558AD">
        <w:t>, File_name$</w:t>
      </w:r>
      <w:bookmarkEnd w:id="4247"/>
      <w:r w:rsidR="00520661">
        <w:fldChar w:fldCharType="begin"/>
      </w:r>
      <w:r w:rsidR="0078615E">
        <w:instrText xml:space="preserve"> XE "</w:instrText>
      </w:r>
      <w:r w:rsidR="0078615E" w:rsidRPr="002E6C8B">
        <w:instrText>gr.bitmap.load bitmap_ptr, File_name$</w:instrText>
      </w:r>
      <w:r w:rsidR="0078615E">
        <w:instrText xml:space="preserve">" </w:instrText>
      </w:r>
      <w:r w:rsidR="0052066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248" w:name="_Toc397896705"/>
      <w:r>
        <w:lastRenderedPageBreak/>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248"/>
      <w:r w:rsidR="00520661">
        <w:fldChar w:fldCharType="begin"/>
      </w:r>
      <w:r w:rsidR="007D29E2">
        <w:instrText xml:space="preserve"> XE "</w:instrText>
      </w:r>
      <w:r w:rsidR="007D29E2" w:rsidRPr="007853D3">
        <w:instrText>Gr.bitmap.size &lt;bitmap_ptr_nvar&gt;,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249" w:name="_Toc397896706"/>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249"/>
      <w:r w:rsidR="0052066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250" w:name="_Toc397896707"/>
      <w:r>
        <w:t>Gr.</w:t>
      </w:r>
      <w:r w:rsidR="009558AD">
        <w:t xml:space="preserve">bitmap.delete </w:t>
      </w:r>
      <w:r w:rsidR="00231401">
        <w:t>&lt;bitmap_ptr_nvar&gt;</w:t>
      </w:r>
      <w:bookmarkEnd w:id="4250"/>
      <w:r w:rsidR="00520661">
        <w:fldChar w:fldCharType="begin"/>
      </w:r>
      <w:r w:rsidR="007D29E2">
        <w:instrText xml:space="preserve"> XE "</w:instrText>
      </w:r>
      <w:r w:rsidR="007D29E2" w:rsidRPr="00705D87">
        <w:instrText>Gr.bitmap.delete &lt;bitmap_ptr_nvar&gt;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251" w:name="_Toc397896708"/>
      <w:r>
        <w:t>Gr.</w:t>
      </w:r>
      <w:r w:rsidR="00963048">
        <w:t xml:space="preserve">bitmap.crop </w:t>
      </w:r>
      <w:r w:rsidR="000F725A">
        <w:t>&lt;new_bitmap_object_n</w:t>
      </w:r>
      <w:r w:rsidR="0007633F">
        <w:t>var&gt;, &lt;source_bitmap_object_nexp&gt;, &lt;x_nexp&gt;, &lt;y_nexp&gt;, &lt;width_nexp&gt;, &lt;height_nexp&gt;</w:t>
      </w:r>
      <w:bookmarkEnd w:id="4251"/>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61C97A0D" wp14:editId="095C3186">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252" w:name="_Toc397896709"/>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252"/>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lastRenderedPageBreak/>
        <w:t xml:space="preserve">The file will be saved as a PNG file if the filename ends in </w:t>
      </w:r>
      <w:r w:rsidR="004D446C">
        <w:t>anything else (including ".png").</w:t>
      </w:r>
    </w:p>
    <w:p w:rsidR="009558AD" w:rsidRDefault="003A4712" w:rsidP="005F4916">
      <w:pPr>
        <w:pStyle w:val="Heading3"/>
      </w:pPr>
      <w:bookmarkStart w:id="4253" w:name="_Toc397896710"/>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253"/>
      <w:r w:rsidR="0052066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254" w:name="_Toc397896711"/>
      <w:r>
        <w:t>Gr.</w:t>
      </w:r>
      <w:r w:rsidR="005B2415">
        <w:t>get.bm</w:t>
      </w:r>
      <w:r w:rsidR="005B2415" w:rsidRPr="0042524E">
        <w:t>pixel</w:t>
      </w:r>
      <w:r w:rsidR="005B2415">
        <w:t xml:space="preserve"> </w:t>
      </w:r>
      <w:r w:rsidR="00622D55">
        <w:t>&lt;bitmap_ptr_nvar&gt;</w:t>
      </w:r>
      <w:r w:rsidR="005B2415">
        <w:t>, x, y, alpha, red, green, blue</w:t>
      </w:r>
      <w:bookmarkEnd w:id="4254"/>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255" w:name="_Toc397896712"/>
      <w:r>
        <w:t>Gr.</w:t>
      </w:r>
      <w:r w:rsidR="00490D0B">
        <w:t xml:space="preserve">bitmap.drawinto.start </w:t>
      </w:r>
      <w:r w:rsidR="00B37C37">
        <w:t>&lt;bitmap_ptr_nvar&gt;</w:t>
      </w:r>
      <w:bookmarkEnd w:id="4255"/>
      <w:r w:rsidR="00520661">
        <w:fldChar w:fldCharType="begin"/>
      </w:r>
      <w:r w:rsidR="00622D55">
        <w:instrText xml:space="preserve"> XE "</w:instrText>
      </w:r>
      <w:r w:rsidR="00622D55" w:rsidRPr="002F69AC">
        <w:instrText>Gr.bitmap.drawinto.start &lt;bitmap_ptr_nvar&gt;</w:instrText>
      </w:r>
      <w:r w:rsidR="00622D55">
        <w:instrText xml:space="preserve">" </w:instrText>
      </w:r>
      <w:r w:rsidR="00520661">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256" w:name="_Toc397896713"/>
      <w:r>
        <w:t>Gr.</w:t>
      </w:r>
      <w:r w:rsidR="00D05EDD">
        <w:t>bitmap.drawinto.end</w:t>
      </w:r>
      <w:bookmarkEnd w:id="4256"/>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257" w:name="_Toc397896714"/>
      <w:r>
        <w:t>Rotate Commands</w:t>
      </w:r>
      <w:bookmarkEnd w:id="4257"/>
    </w:p>
    <w:p w:rsidR="009558AD" w:rsidRDefault="003A4712" w:rsidP="005F4916">
      <w:pPr>
        <w:pStyle w:val="Heading3"/>
      </w:pPr>
      <w:bookmarkStart w:id="4258" w:name="_Toc397896715"/>
      <w:r>
        <w:t>Gr.</w:t>
      </w:r>
      <w:r w:rsidR="009558AD">
        <w:t>rotate.start angle, x, y</w:t>
      </w:r>
      <w:r w:rsidR="00490E53">
        <w:t>{,&lt;obj_nvar&gt;}</w:t>
      </w:r>
      <w:bookmarkEnd w:id="4258"/>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259" w:name="_Toc397896716"/>
      <w:r>
        <w:lastRenderedPageBreak/>
        <w:t>Gr.</w:t>
      </w:r>
      <w:r w:rsidR="009558AD">
        <w:t>rotate.end</w:t>
      </w:r>
      <w:r w:rsidR="00490E53">
        <w:t xml:space="preserve"> {&lt;obj_nvar&gt;}</w:t>
      </w:r>
      <w:bookmarkEnd w:id="4259"/>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260" w:name="_Toc397896717"/>
      <w:r>
        <w:t>Camera Commands</w:t>
      </w:r>
      <w:bookmarkEnd w:id="4260"/>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106CC9">
      <w:pPr>
        <w:pStyle w:val="ListParagraph"/>
        <w:numPr>
          <w:ilvl w:val="0"/>
          <w:numId w:val="1"/>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261" w:name="_Toc397896718"/>
      <w:r>
        <w:t>Gr.camera.select 1|2</w:t>
      </w:r>
      <w:bookmarkEnd w:id="4261"/>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 xml:space="preserve">If the device does not have any installed camera apps, then there will be a run-time error message, "This device does not have a </w:t>
      </w:r>
      <w:r w:rsidRPr="00175F3D">
        <w:lastRenderedPageBreak/>
        <w:t>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262" w:name="_Toc397896719"/>
      <w:r>
        <w:t>Gr.</w:t>
      </w:r>
      <w:r w:rsidR="00FA6D79">
        <w:t>camera.shoot</w:t>
      </w:r>
      <w:r w:rsidR="000A4E4F">
        <w:t xml:space="preserve"> &lt;</w:t>
      </w:r>
      <w:r w:rsidR="00FA6D79">
        <w:t>bm_ptr</w:t>
      </w:r>
      <w:r w:rsidR="000A4E4F">
        <w:t>_nvar&gt;</w:t>
      </w:r>
      <w:bookmarkEnd w:id="4262"/>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263" w:name="_Toc397896720"/>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4263"/>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264" w:name="_Toc397896721"/>
      <w:r>
        <w:lastRenderedPageBreak/>
        <w:t>Gr.</w:t>
      </w:r>
      <w:r w:rsidR="004373C7">
        <w:t>camera.manualS</w:t>
      </w:r>
      <w:r>
        <w:t>hoot</w:t>
      </w:r>
      <w:r w:rsidR="004373C7">
        <w:t xml:space="preserve"> </w:t>
      </w:r>
      <w:r w:rsidR="000A4E4F">
        <w:t>&lt;bm_ptr_nvar&gt;{, &lt;flash_ mode_nexp&gt;</w:t>
      </w:r>
      <w:r w:rsidR="00345C7F">
        <w:t xml:space="preserve"> {, focus_mode_nexp} </w:t>
      </w:r>
      <w:r w:rsidR="000A4E4F">
        <w:t>}</w:t>
      </w:r>
      <w:bookmarkEnd w:id="4264"/>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265" w:name="_Toc397896722"/>
      <w:r>
        <w:t>Other Graphics</w:t>
      </w:r>
      <w:r w:rsidR="0042524E">
        <w:t xml:space="preserve"> Commands</w:t>
      </w:r>
      <w:bookmarkEnd w:id="4265"/>
    </w:p>
    <w:p w:rsidR="008C4DBB" w:rsidRDefault="003A4712" w:rsidP="005F4916">
      <w:pPr>
        <w:pStyle w:val="Heading3"/>
      </w:pPr>
      <w:bookmarkStart w:id="4266" w:name="_Toc397896723"/>
      <w:r>
        <w:t>Gr.</w:t>
      </w:r>
      <w:r w:rsidR="008C4DBB">
        <w:t>screen.to</w:t>
      </w:r>
      <w:r w:rsidR="005857C7">
        <w:t>_</w:t>
      </w:r>
      <w:r w:rsidR="008C4DBB">
        <w:t xml:space="preserve">bitmap </w:t>
      </w:r>
      <w:r w:rsidR="00FD7CB8">
        <w:t>&lt;bm_ptr_nvar&gt;</w:t>
      </w:r>
      <w:bookmarkEnd w:id="4266"/>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267" w:name="_Toc397896724"/>
      <w:r>
        <w:t>Gr.</w:t>
      </w:r>
      <w:r w:rsidR="0042524E">
        <w:t>get.</w:t>
      </w:r>
      <w:r w:rsidR="0042524E" w:rsidRPr="0042524E">
        <w:t>pixel</w:t>
      </w:r>
      <w:r w:rsidR="0042524E">
        <w:t xml:space="preserve"> x, y, alpha, red, </w:t>
      </w:r>
      <w:r w:rsidR="00A97E8E">
        <w:t>green</w:t>
      </w:r>
      <w:r w:rsidR="0042524E">
        <w:t xml:space="preserve">, </w:t>
      </w:r>
      <w:r w:rsidR="00A97E8E">
        <w:t>blue</w:t>
      </w:r>
      <w:bookmarkEnd w:id="4267"/>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268" w:name="_Toc397896725"/>
      <w:r>
        <w:t>Gr.</w:t>
      </w:r>
      <w:r w:rsidR="0042524E">
        <w:t xml:space="preserve">save </w:t>
      </w:r>
      <w:r w:rsidR="00FD7CB8">
        <w:t>&lt;filename_sexp&gt;</w:t>
      </w:r>
      <w:r w:rsidR="00910535">
        <w:t xml:space="preserve"> {,&lt;quality_nexp&gt;}</w:t>
      </w:r>
      <w:bookmarkEnd w:id="4268"/>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4269" w:name="_Toc397896726"/>
      <w:r>
        <w:t xml:space="preserve">Gr.get.type &lt;object_ptr_nvar&gt;, </w:t>
      </w:r>
      <w:r w:rsidR="007E28D7">
        <w:t>&lt;type_svar&gt;</w:t>
      </w:r>
      <w:bookmarkEnd w:id="4269"/>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4270" w:name="_Toc397896727"/>
      <w:r>
        <w:t>Gr.get.params &lt;object_ptr_nvar&gt;, &lt;param_array$[]&gt;</w:t>
      </w:r>
      <w:bookmarkEnd w:id="4270"/>
      <w:r w:rsidR="0052066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4271" w:name="_Toc397896728"/>
      <w:r>
        <w:t>Gr.</w:t>
      </w:r>
      <w:r w:rsidR="00A4418F">
        <w:t>get</w:t>
      </w:r>
      <w:r w:rsidR="00546410">
        <w:t>.</w:t>
      </w:r>
      <w:r w:rsidR="00A4418F">
        <w:t xml:space="preserve">position </w:t>
      </w:r>
      <w:r w:rsidR="007F0903">
        <w:t>&lt;object_ptr_nvar&gt;</w:t>
      </w:r>
      <w:r w:rsidR="00A4418F">
        <w:t>,  x, y</w:t>
      </w:r>
      <w:bookmarkEnd w:id="4271"/>
      <w:r w:rsidR="00520661">
        <w:fldChar w:fldCharType="begin"/>
      </w:r>
      <w:r w:rsidR="007F0903">
        <w:instrText xml:space="preserve"> XE "</w:instrText>
      </w:r>
      <w:r w:rsidR="007F0903" w:rsidRPr="00CD7324">
        <w:instrText>Gr.get.position &lt;object_ptr_nvar&gt;,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272" w:name="_Toc397896729"/>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272"/>
      <w:r w:rsidR="0052066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273" w:name="_Toc397896730"/>
      <w:r>
        <w:lastRenderedPageBreak/>
        <w:t>Gr.</w:t>
      </w:r>
      <w:r w:rsidR="008C6E0B" w:rsidRPr="008C6E0B">
        <w:t xml:space="preserve">modify </w:t>
      </w:r>
      <w:r w:rsidR="007F0903">
        <w:t>&lt;object_ptr_nvar&gt;</w:t>
      </w:r>
      <w:r w:rsidR="008C6E0B" w:rsidRPr="008C6E0B">
        <w:t xml:space="preserve">, </w:t>
      </w:r>
      <w:del w:id="4274" w:author="Sammartano, Marc (BIC USA)" w:date="2014-08-29T17:48:00Z">
        <w:r w:rsidR="002E10EB" w:rsidDel="00BF7E00">
          <w:delText xml:space="preserve"> </w:delText>
        </w:r>
      </w:del>
      <w:ins w:id="4275" w:author="Sammartano, Marc (BIC USA)" w:date="2014-08-29T17:54:00Z">
        <w:r w:rsidR="00BF3B4F">
          <w:t>{</w:t>
        </w:r>
      </w:ins>
      <w:r w:rsidR="002E10EB">
        <w:t>&lt;tag_sexp</w:t>
      </w:r>
      <w:r w:rsidR="002E10EB" w:rsidRPr="004411C1">
        <w:t>&gt;</w:t>
      </w:r>
      <w:r w:rsidR="002E10EB">
        <w:t xml:space="preserve">, </w:t>
      </w:r>
      <w:del w:id="4276" w:author="Sammartano, Marc (BIC USA)" w:date="2014-08-29T17:53:00Z">
        <w:r w:rsidR="002E10EB" w:rsidRPr="008C6E0B" w:rsidDel="00BF7E00">
          <w:delText>{</w:delText>
        </w:r>
      </w:del>
      <w:r w:rsidR="002E10EB">
        <w:t>&lt;value_nvar | value_svar</w:t>
      </w:r>
      <w:r w:rsidR="002E10EB" w:rsidRPr="004411C1">
        <w:t>&gt;</w:t>
      </w:r>
      <w:r w:rsidR="002E10EB" w:rsidRPr="008C6E0B">
        <w:t>}</w:t>
      </w:r>
      <w:ins w:id="4277" w:author="Sammartano, Marc (BIC USA)" w:date="2014-08-29T17:55:00Z">
        <w:r w:rsidR="00BF3B4F">
          <w:t>, ...</w:t>
        </w:r>
      </w:ins>
      <w:bookmarkEnd w:id="4273"/>
      <w:r w:rsidR="00520661">
        <w:fldChar w:fldCharType="begin"/>
      </w:r>
      <w:r w:rsidR="007D352D">
        <w:instrText xml:space="preserve"> XE "</w:instrText>
      </w:r>
      <w:r w:rsidR="007D352D" w:rsidRPr="00FB3C83">
        <w:instrText xml:space="preserve">Gr.modify &lt;object_ptr_nvar&gt;, </w:instrText>
      </w:r>
      <w:del w:id="4278" w:author="Sammartano, Marc (BIC USA)" w:date="2014-08-29T17:49:00Z">
        <w:r w:rsidR="007D352D" w:rsidRPr="00FB3C83" w:rsidDel="00BF7E00">
          <w:delInstrText xml:space="preserve"> </w:delInstrText>
        </w:r>
      </w:del>
      <w:ins w:id="4279" w:author="Sammartano, Marc (BIC USA)" w:date="2014-08-29T17:54:00Z">
        <w:r w:rsidR="00BF3B4F">
          <w:instrText>{</w:instrText>
        </w:r>
      </w:ins>
      <w:r w:rsidR="007D352D" w:rsidRPr="00FB3C83">
        <w:instrText xml:space="preserve">&lt;tag_sexp&gt;, </w:instrText>
      </w:r>
      <w:del w:id="4280" w:author="Sammartano, Marc (BIC USA)" w:date="2014-08-29T17:54:00Z">
        <w:r w:rsidR="007D352D" w:rsidRPr="00FB3C83" w:rsidDel="00BF3B4F">
          <w:delInstrText>{</w:delInstrText>
        </w:r>
      </w:del>
      <w:r w:rsidR="007D352D" w:rsidRPr="00FB3C83">
        <w:instrText>&lt;value_nvar | value_svar&gt;}</w:instrText>
      </w:r>
      <w:ins w:id="4281" w:author="Sammartano, Marc (BIC USA)" w:date="2014-08-29T17:55:00Z">
        <w:r w:rsidR="00BF3B4F">
          <w:instrText>, ...</w:instrText>
        </w:r>
      </w:ins>
      <w:r w:rsidR="007D352D">
        <w:instrText xml:space="preserve">" </w:instrText>
      </w:r>
      <w:r w:rsidR="00520661">
        <w:fldChar w:fldCharType="end"/>
      </w:r>
    </w:p>
    <w:p w:rsidR="00BF3B4F" w:rsidRDefault="00144076" w:rsidP="00144076">
      <w:pPr>
        <w:rPr>
          <w:ins w:id="4282" w:author="Sammartano, Marc (BIC USA)" w:date="2014-08-29T17:56:00Z"/>
        </w:rPr>
      </w:pPr>
      <w:r>
        <w:t xml:space="preserve">The value of the parameter named &lt;tag_sexp&gt; in the Display List object &lt;object_ptr_nvar&gt; will be changed to &lt;value_nvar&gt; or &lt;value_svar&gt;. </w:t>
      </w:r>
      <w:ins w:id="4283" w:author="Sammartano, Marc (BIC USA)" w:date="2014-08-29T17:58:00Z">
        <w:r w:rsidR="00BF3B4F">
          <w:t>This command can change only one object at a time, but y</w:t>
        </w:r>
      </w:ins>
      <w:ins w:id="4284" w:author="Sammartano, Marc (BIC USA)" w:date="2014-08-29T17:56:00Z">
        <w:r w:rsidR="00D6410D">
          <w:t>ou may list</w:t>
        </w:r>
        <w:r w:rsidR="00BF3B4F">
          <w:t xml:space="preserve"> as many tag/value pairs as you want.</w:t>
        </w:r>
      </w:ins>
    </w:p>
    <w:p w:rsidR="00727BB2" w:rsidRDefault="00144076" w:rsidP="00144076">
      <w:r>
        <w:t xml:space="preserve">With this command, you can change any of the parameters of any object in the Display List. The parameters you can change are given with the descriptions of the commands in this manual. </w:t>
      </w:r>
      <w:del w:id="4285" w:author="Sammartano, Marc (BIC USA)" w:date="2014-08-29T17:54:00Z">
        <w:r w:rsidDel="00BF3B4F">
          <w:delText xml:space="preserve"> </w:delText>
        </w:r>
      </w:del>
      <w:r>
        <w:t>In addition there are two general purpose parameters, "paint" and "alpha" (see below for details).</w:t>
      </w:r>
      <w:del w:id="4286" w:author="Sammartano, Marc (BIC USA)" w:date="2014-09-02T17:57:00Z">
        <w:r w:rsidR="009558AD" w:rsidDel="00007984">
          <w:delText xml:space="preserve"> </w:delText>
        </w:r>
      </w:del>
      <w:ins w:id="4287" w:author="Sammartano, Marc (BIC USA)" w:date="2014-09-02T17:58:00Z">
        <w:r w:rsidR="00007984">
          <w:t>You must provide parameter names that are valid for the specified object.</w:t>
        </w:r>
      </w:ins>
    </w:p>
    <w:p w:rsidR="00007984" w:rsidRDefault="00007984" w:rsidP="00007984">
      <w:moveToRangeStart w:id="4288" w:author="Sammartano, Marc (BIC USA)" w:date="2014-09-02T18:00:00Z" w:name="move397444143"/>
      <w:moveTo w:id="4289" w:author="Sammartano, Marc (BIC USA)" w:date="2014-09-02T18:00:00Z">
        <w:r>
          <w:t>The results of gr.modify commands will not be observed until a gr.render command is given.</w:t>
        </w:r>
      </w:moveTo>
    </w:p>
    <w:moveToRangeEnd w:id="4288"/>
    <w:p w:rsidR="00727BB2" w:rsidRDefault="00546410" w:rsidP="00C32BC5">
      <w:r>
        <w:t>For</w:t>
      </w:r>
      <w:r w:rsidR="009558AD">
        <w:t xml:space="preserve"> example, suppose a bitmap object was created with "gr.bitmap.draw BM_ptr, galaxy_ptr, 400, 120".</w:t>
      </w:r>
    </w:p>
    <w:p w:rsidR="00727BB2" w:rsidRDefault="009558AD" w:rsidP="00C32BC5">
      <w:r>
        <w:t>Executing</w:t>
      </w:r>
      <w:del w:id="4290" w:author="Sammartano, Marc (BIC USA)" w:date="2014-08-29T18:00:00Z">
        <w:r w:rsidDel="00BF3B4F">
          <w:delText> </w:delText>
        </w:r>
      </w:del>
      <w:r>
        <w:t xml:space="preserve">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Executing</w:t>
      </w:r>
      <w:del w:id="4291" w:author="Sammartano, Marc (BIC USA)" w:date="2014-08-29T18:00:00Z">
        <w:r w:rsidDel="00BF3B4F">
          <w:delText> </w:delText>
        </w:r>
      </w:del>
      <w:r>
        <w:t xml:space="preserve">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ins w:id="4292" w:author="Sammartano, Marc (BIC USA)" w:date="2014-08-29T17:45:00Z">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t>
        </w:r>
      </w:ins>
      <w:ins w:id="4293" w:author="Sammartano, Marc (BIC USA)" w:date="2014-08-29T17:46:00Z">
        <w:r w:rsidR="00BF7E00">
          <w:t>would change both x and y at the same time</w:t>
        </w:r>
      </w:ins>
      <w:ins w:id="4294" w:author="Sammartano, Marc (BIC USA)" w:date="2014-08-29T17:45:00Z">
        <w:r w:rsidR="00BF7E00">
          <w:t>.</w:t>
        </w:r>
        <w:r w:rsidR="00BF7E00">
          <w:br/>
        </w:r>
      </w:ins>
      <w:r>
        <w:t>Executing</w:t>
      </w:r>
      <w:del w:id="4295" w:author="Sammartano, Marc (BIC USA)" w:date="2014-08-29T18:00:00Z">
        <w:r w:rsidDel="00BF3B4F">
          <w:delText> </w:delText>
        </w:r>
      </w:del>
      <w:r>
        <w:t xml:space="preserve">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del w:id="4296" w:author="Sammartano, Marc (BIC USA)" w:date="2014-09-02T18:02:00Z">
        <w:r w:rsidRPr="00966102" w:rsidDel="00D32353">
          <w:rPr>
            <w:rFonts w:ascii="Arial Rounded MT Bold" w:hAnsi="Arial Rounded MT Bold"/>
          </w:rPr>
          <w:br/>
        </w:r>
      </w:del>
    </w:p>
    <w:p w:rsidR="00966102" w:rsidDel="00007984" w:rsidRDefault="009558AD" w:rsidP="00C32BC5">
      <w:pPr>
        <w:rPr>
          <w:del w:id="4297" w:author="Sammartano, Marc (BIC USA)" w:date="2014-09-02T17:59:00Z"/>
        </w:rPr>
      </w:pPr>
      <w:del w:id="4298" w:author="Sammartano, Marc (BIC USA)" w:date="2014-09-02T17:59:00Z">
        <w:r w:rsidDel="00007984">
          <w:lastRenderedPageBreak/>
          <w:delText xml:space="preserve">The parameters that you supply for a given object are not verified for correctness for the parameter name spelling. The </w:delText>
        </w:r>
        <w:r w:rsidR="00587132" w:rsidDel="00007984">
          <w:delText>parameter is</w:delText>
        </w:r>
        <w:r w:rsidDel="00007984">
          <w:delText xml:space="preserve"> also not verified for their appropriateness to the specified object. If you are not getting the expected results check the parameter for object appropriateness and spelling. </w:delText>
        </w:r>
        <w:r w:rsidR="00587132" w:rsidDel="00007984">
          <w:delText>Giving an object an incorrect parameter will not have any effect upon that object.</w:delText>
        </w:r>
      </w:del>
    </w:p>
    <w:p w:rsidR="00727BB2" w:rsidDel="00007984" w:rsidRDefault="00966102" w:rsidP="00727BB2">
      <w:moveFromRangeStart w:id="4299" w:author="Sammartano, Marc (BIC USA)" w:date="2014-09-02T18:00:00Z" w:name="move397444143"/>
      <w:moveFrom w:id="4300" w:author="Sammartano, Marc (BIC USA)" w:date="2014-09-02T18:00:00Z">
        <w:r w:rsidDel="00007984">
          <w:t>The results of gr.modify commands will not be observed until a gr.render command is given.</w:t>
        </w:r>
      </w:moveFrom>
    </w:p>
    <w:p w:rsidR="00DA274F" w:rsidRDefault="003A4712" w:rsidP="005F4916">
      <w:pPr>
        <w:pStyle w:val="Heading3"/>
      </w:pPr>
      <w:bookmarkStart w:id="4301" w:name="_Toc397896731"/>
      <w:moveFromRangeEnd w:id="4299"/>
      <w:r>
        <w:t>Gr.</w:t>
      </w:r>
      <w:r w:rsidR="00DA274F">
        <w:t xml:space="preserve">paint.get </w:t>
      </w:r>
      <w:r w:rsidR="007F0903">
        <w:t>&lt;object_ptr_nvar&gt;</w:t>
      </w:r>
      <w:bookmarkEnd w:id="4301"/>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5F4916">
      <w:pPr>
        <w:pStyle w:val="Heading3"/>
      </w:pPr>
      <w:bookmarkStart w:id="4302" w:name="_Toc397896732"/>
      <w:r>
        <w:t>G</w:t>
      </w:r>
      <w:r w:rsidR="003C6050">
        <w:t>r_collision ( &lt;object_1_nvar&gt;, &lt;object_2_n</w:t>
      </w:r>
      <w:r w:rsidR="00FD7CB8">
        <w:t>va</w:t>
      </w:r>
      <w:r w:rsidR="003C6050">
        <w:t>r&gt;)</w:t>
      </w:r>
      <w:bookmarkEnd w:id="4302"/>
      <w:r w:rsidR="00520661">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520661">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object’s rectangular boundary box that will be used for collision testing, not the actual drawn object.</w:t>
      </w:r>
      <w:del w:id="4303" w:author="Sammartano, Marc (BIC USA)" w:date="2014-09-07T23:26:00Z">
        <w:r w:rsidDel="00715E24">
          <w:delText xml:space="preserve"> </w:delText>
        </w:r>
      </w:del>
    </w:p>
    <w:p w:rsidR="005D0400" w:rsidRDefault="003A4712" w:rsidP="005F4916">
      <w:pPr>
        <w:pStyle w:val="Heading3"/>
      </w:pPr>
      <w:bookmarkStart w:id="4304" w:name="_Toc397896733"/>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304"/>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lastRenderedPageBreak/>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DF7C34">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DF7C34">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DF7C34">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DF7C34">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DF7C34">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DF7C34">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30E48B44" wp14:editId="4ABF8246">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FF597B7" wp14:editId="7BCA0A9D">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1061FA6" wp14:editId="32F8EB76">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126DE4A3" wp14:editId="1CE901BB">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1F42579" wp14:editId="7E4E51D2">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DA5CE57" wp14:editId="7CE9AC8E">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2B8DB255" wp14:editId="75FF2C56">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5954C7B1" wp14:editId="247DB33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551C7C9" wp14:editId="2D6A2C55">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4305" w:name="_Toc397896734"/>
      <w:r>
        <w:lastRenderedPageBreak/>
        <w:t>Gr.</w:t>
      </w:r>
      <w:r w:rsidR="00AD03AA">
        <w:t>NewD</w:t>
      </w:r>
      <w:r w:rsidR="006B63C3">
        <w:t>L</w:t>
      </w:r>
      <w:r w:rsidR="00AD03AA">
        <w:t xml:space="preserve"> </w:t>
      </w:r>
      <w:r w:rsidR="008C6F8F">
        <w:t>&lt;dl_a</w:t>
      </w:r>
      <w:r w:rsidR="00AD03AA">
        <w:t>rray[</w:t>
      </w:r>
      <w:r w:rsidR="00CE4035">
        <w:t>{&lt;start&gt;,&lt;length&gt;}</w:t>
      </w:r>
      <w:r w:rsidR="00AD03AA">
        <w:t>]</w:t>
      </w:r>
      <w:r w:rsidR="008C6F8F">
        <w:t>&gt;</w:t>
      </w:r>
      <w:bookmarkEnd w:id="4305"/>
      <w:r w:rsidR="00520661">
        <w:fldChar w:fldCharType="begin"/>
      </w:r>
      <w:r w:rsidR="008C6F8F">
        <w:instrText xml:space="preserve"> XE "</w:instrText>
      </w:r>
      <w:r w:rsidR="008C6F8F" w:rsidRPr="006D4E7F">
        <w:instrText>Gr.NewDL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306" w:name="_Toc397896735"/>
      <w:r>
        <w:t>G</w:t>
      </w:r>
      <w:r w:rsidR="00D43DA8">
        <w:t>r</w:t>
      </w:r>
      <w:r>
        <w:t>.GetDL &lt;dl_array[]&gt; {, &lt;keep_all_objects_lexp&gt; }</w:t>
      </w:r>
      <w:bookmarkEnd w:id="4306"/>
      <w:r w:rsidR="00520661">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307" w:name="_Toc397896736"/>
      <w:r>
        <w:t xml:space="preserve">Audio </w:t>
      </w:r>
      <w:r w:rsidR="0032463A">
        <w:t>Interface</w:t>
      </w:r>
      <w:bookmarkEnd w:id="4307"/>
    </w:p>
    <w:p w:rsidR="005C5D73" w:rsidRPr="005C5D73" w:rsidRDefault="005C5D73" w:rsidP="00EB1F62">
      <w:pPr>
        <w:pStyle w:val="Heading2"/>
      </w:pPr>
      <w:bookmarkStart w:id="4308" w:name="_Toc397896737"/>
      <w:r>
        <w:t>Introduction</w:t>
      </w:r>
      <w:bookmarkEnd w:id="4308"/>
    </w:p>
    <w:p w:rsidR="005C5D73" w:rsidRDefault="005C5D73" w:rsidP="005F4916">
      <w:pPr>
        <w:pStyle w:val="Heading3"/>
      </w:pPr>
      <w:bookmarkStart w:id="4309" w:name="_Toc397896738"/>
      <w:r>
        <w:t>The Audio Interface</w:t>
      </w:r>
      <w:bookmarkEnd w:id="4309"/>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310" w:name="_Toc397896739"/>
      <w:r>
        <w:t xml:space="preserve">Audio </w:t>
      </w:r>
      <w:r w:rsidRPr="005C5D73">
        <w:t>File</w:t>
      </w:r>
      <w:r>
        <w:t xml:space="preserve"> Types</w:t>
      </w:r>
      <w:bookmarkEnd w:id="4310"/>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311" w:name="_Toc397896740"/>
      <w:r>
        <w:t>Commands</w:t>
      </w:r>
      <w:bookmarkEnd w:id="4311"/>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312" w:name="_Toc397896741"/>
      <w:r>
        <w:t>Audio.</w:t>
      </w:r>
      <w:r w:rsidR="005C5D73">
        <w:t xml:space="preserve">load </w:t>
      </w:r>
      <w:r w:rsidR="007B0C51">
        <w:t xml:space="preserve"> &lt;aft_nvar&gt;, &lt;filename_sexp</w:t>
      </w:r>
      <w:r w:rsidR="00DF7D65">
        <w:t>&gt;</w:t>
      </w:r>
      <w:bookmarkEnd w:id="4312"/>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p>
    <w:p w:rsidR="007B0C51" w:rsidRDefault="003A4712" w:rsidP="005F4916">
      <w:pPr>
        <w:pStyle w:val="Heading3"/>
      </w:pPr>
      <w:bookmarkStart w:id="4313" w:name="_Toc397896742"/>
      <w:r>
        <w:lastRenderedPageBreak/>
        <w:t>Audio.</w:t>
      </w:r>
      <w:r w:rsidR="005C5D73">
        <w:t>play</w:t>
      </w:r>
      <w:r w:rsidR="007B0C51">
        <w:t xml:space="preserve"> &lt;aft_nexp&gt;</w:t>
      </w:r>
      <w:bookmarkEnd w:id="4313"/>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314" w:name="_Toc397896743"/>
      <w:r>
        <w:t>Audio.</w:t>
      </w:r>
      <w:r w:rsidR="005C5D73">
        <w:t>stop</w:t>
      </w:r>
      <w:bookmarkEnd w:id="4314"/>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315" w:name="_Toc397896744"/>
      <w:r>
        <w:t>Audio.</w:t>
      </w:r>
      <w:r w:rsidR="0008315F">
        <w:t>pause</w:t>
      </w:r>
      <w:bookmarkEnd w:id="4315"/>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316" w:name="_Toc397896745"/>
      <w:r>
        <w:t>Audio.</w:t>
      </w:r>
      <w:r w:rsidR="007A7A93">
        <w:t>loop</w:t>
      </w:r>
      <w:bookmarkEnd w:id="4316"/>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317" w:name="_Toc397896746"/>
      <w:r>
        <w:t>Audio.</w:t>
      </w:r>
      <w:r w:rsidR="007A7A93">
        <w:t>volume &lt;left_nexp&gt;, &lt;right_nexp&gt;</w:t>
      </w:r>
      <w:bookmarkEnd w:id="4317"/>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4318" w:name="_Toc397896747"/>
      <w:r>
        <w:lastRenderedPageBreak/>
        <w:t>Audio.</w:t>
      </w:r>
      <w:r w:rsidR="00DF5630">
        <w:t>position.current</w:t>
      </w:r>
      <w:r w:rsidR="00994A9D">
        <w:t xml:space="preserve"> </w:t>
      </w:r>
      <w:r w:rsidR="00DF5630">
        <w:t xml:space="preserve"> &lt;nvar&gt;</w:t>
      </w:r>
      <w:bookmarkEnd w:id="4318"/>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319" w:name="_Toc397896748"/>
      <w:r>
        <w:t>Audio.</w:t>
      </w:r>
      <w:r w:rsidR="00DF5630">
        <w:t>position.seek &lt;nexp&gt;</w:t>
      </w:r>
      <w:bookmarkEnd w:id="4319"/>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4320" w:name="_Toc397896749"/>
      <w:r>
        <w:t>Audio.</w:t>
      </w:r>
      <w:r w:rsidR="00DF5630">
        <w:t>length &lt;length_nvar&gt;, &lt;aft_nexp&gt;</w:t>
      </w:r>
      <w:bookmarkEnd w:id="4320"/>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4321" w:name="_Toc397896750"/>
      <w:r>
        <w:t>Audio.</w:t>
      </w:r>
      <w:r w:rsidR="00DF5630">
        <w:t>release &lt;aft_nexp&gt;</w:t>
      </w:r>
      <w:bookmarkEnd w:id="4321"/>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4322" w:name="_Toc397896751"/>
      <w:r>
        <w:t>Audio.</w:t>
      </w:r>
      <w:r w:rsidR="00766AEB">
        <w:t xml:space="preserve">isdone </w:t>
      </w:r>
      <w:r w:rsidR="00792AD4">
        <w:t>&lt;lvar&gt;</w:t>
      </w:r>
      <w:bookmarkEnd w:id="4322"/>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4323" w:name="_Toc397896752"/>
      <w:r>
        <w:t>Audio.</w:t>
      </w:r>
      <w:r w:rsidR="003928AD">
        <w:t>record.start &lt;fn_svar&gt;</w:t>
      </w:r>
      <w:bookmarkEnd w:id="4323"/>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4324" w:name="_Toc397896753"/>
      <w:r>
        <w:t>Audio.</w:t>
      </w:r>
      <w:r w:rsidR="003928AD">
        <w:t>record.stop</w:t>
      </w:r>
      <w:bookmarkEnd w:id="4324"/>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4325" w:name="_Toc397896754"/>
      <w:r>
        <w:t>SoundPool</w:t>
      </w:r>
      <w:bookmarkEnd w:id="4325"/>
    </w:p>
    <w:p w:rsidR="00CD4CCB" w:rsidRDefault="00CD4CCB" w:rsidP="00EB1F62">
      <w:pPr>
        <w:pStyle w:val="Heading2"/>
      </w:pPr>
      <w:bookmarkStart w:id="4326" w:name="_Toc397896755"/>
      <w:r>
        <w:t>Introduction</w:t>
      </w:r>
      <w:bookmarkEnd w:id="4326"/>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lastRenderedPageBreak/>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327" w:name="_Toc397896756"/>
      <w:r>
        <w:t>Commands</w:t>
      </w:r>
      <w:bookmarkEnd w:id="4327"/>
    </w:p>
    <w:p w:rsidR="00DF5A86" w:rsidRDefault="00DF5A86" w:rsidP="005F4916">
      <w:pPr>
        <w:pStyle w:val="Heading3"/>
      </w:pPr>
      <w:bookmarkStart w:id="4328" w:name="_Toc397896757"/>
      <w:r>
        <w:t>Soundpool.open &lt;</w:t>
      </w:r>
      <w:r w:rsidR="000841A9">
        <w:t>MaxStreams_nexp</w:t>
      </w:r>
      <w:r>
        <w:t>&gt;</w:t>
      </w:r>
      <w:bookmarkEnd w:id="4328"/>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4329" w:name="_Toc397896758"/>
      <w:r>
        <w:t>Soundpool.load &lt;soundID_nvar&gt;, &lt;file_path_sexp&gt;</w:t>
      </w:r>
      <w:bookmarkEnd w:id="4329"/>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4330" w:name="_Toc397896759"/>
      <w:r>
        <w:t>Soundpool.unload &lt;soundID_nexp&gt;</w:t>
      </w:r>
      <w:bookmarkEnd w:id="4330"/>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4331" w:name="_Toc397896760"/>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331"/>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lastRenderedPageBreak/>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4332" w:name="_Toc397896761"/>
      <w:r>
        <w:t>Soundpool.setvolume &lt;streamID_nexp&gt;, &lt;leftVolume_nexp&gt;, &lt;rightVolume_nexp&gt;</w:t>
      </w:r>
      <w:bookmarkEnd w:id="4332"/>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4333" w:name="_Toc397896762"/>
      <w:r>
        <w:t>Soundpool.setrate &lt;streamID_nexp&gt;, &lt;rate_nexp&gt;</w:t>
      </w:r>
      <w:bookmarkEnd w:id="4333"/>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4334" w:name="_Toc397896763"/>
      <w:r>
        <w:t>Soundpool.setpriority &lt;streamID_nexp&gt;, &lt;priority_nexp&gt;</w:t>
      </w:r>
      <w:bookmarkEnd w:id="4334"/>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4335" w:name="_Toc397896764"/>
      <w:r>
        <w:t>Soundpool.pause &lt;streamID_nexp&gt;</w:t>
      </w:r>
      <w:bookmarkEnd w:id="4335"/>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4336" w:name="_Toc397896765"/>
      <w:r>
        <w:t>Soundpool.resume &lt;streamID_nexp&gt;</w:t>
      </w:r>
      <w:bookmarkEnd w:id="4336"/>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4337" w:name="_Toc397896766"/>
      <w:r>
        <w:t>Soundpool.stop &lt;streamID_nexp&gt;</w:t>
      </w:r>
      <w:bookmarkEnd w:id="4337"/>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4338" w:name="_Toc397896767"/>
      <w:r>
        <w:t>Soundpool.release</w:t>
      </w:r>
      <w:bookmarkEnd w:id="4338"/>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339" w:name="_Toc397896768"/>
      <w:r>
        <w:t>GPS</w:t>
      </w:r>
      <w:bookmarkEnd w:id="4339"/>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340" w:name="_Toc397896769"/>
      <w:r>
        <w:t>Commands</w:t>
      </w:r>
      <w:bookmarkEnd w:id="4340"/>
    </w:p>
    <w:p w:rsidR="00514CEB" w:rsidRDefault="003A4712" w:rsidP="005F4916">
      <w:pPr>
        <w:pStyle w:val="Heading3"/>
      </w:pPr>
      <w:bookmarkStart w:id="4341" w:name="_Toc397896770"/>
      <w:r>
        <w:t>Gps.</w:t>
      </w:r>
      <w:r w:rsidR="00514CEB">
        <w:t>open</w:t>
      </w:r>
      <w:bookmarkEnd w:id="4341"/>
      <w:r w:rsidR="00520661">
        <w:fldChar w:fldCharType="begin"/>
      </w:r>
      <w:r w:rsidR="00137E1C">
        <w:instrText xml:space="preserve"> XE "</w:instrText>
      </w:r>
      <w:r w:rsidR="00AF3F34">
        <w:instrText>G</w:instrText>
      </w:r>
      <w:r w:rsidR="00137E1C" w:rsidRPr="00B83376">
        <w:instrText>ps.open</w:instrText>
      </w:r>
      <w:r w:rsidR="00137E1C">
        <w:instrText xml:space="preserve">" </w:instrText>
      </w:r>
      <w:r w:rsidR="00520661">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4342" w:name="_Toc397896771"/>
      <w:r>
        <w:lastRenderedPageBreak/>
        <w:t>Gps.</w:t>
      </w:r>
      <w:r w:rsidR="00514CEB">
        <w:t>close</w:t>
      </w:r>
      <w:bookmarkEnd w:id="4342"/>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4343" w:name="_Toc397896772"/>
      <w:r>
        <w:t>Gps.</w:t>
      </w:r>
      <w:r w:rsidR="00514CEB">
        <w:t>provider &lt;svar&gt;</w:t>
      </w:r>
      <w:bookmarkEnd w:id="4343"/>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4344" w:name="_Toc397896773"/>
      <w:r>
        <w:t>Gps.</w:t>
      </w:r>
      <w:r w:rsidR="00514CEB">
        <w:t>accuracy &lt;nvar&gt;</w:t>
      </w:r>
      <w:bookmarkEnd w:id="4344"/>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This is an estimate of the uncertainty in the reported location, measured in meters.</w:t>
      </w:r>
    </w:p>
    <w:p w:rsidR="00514CEB" w:rsidRDefault="003A4712" w:rsidP="005F4916">
      <w:pPr>
        <w:pStyle w:val="Heading3"/>
      </w:pPr>
      <w:bookmarkStart w:id="4345" w:name="_Toc397896774"/>
      <w:r>
        <w:t>Gps.</w:t>
      </w:r>
      <w:r w:rsidR="00514CEB">
        <w:t>latitude &lt;nvar&gt;</w:t>
      </w:r>
      <w:bookmarkEnd w:id="4345"/>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4346" w:name="_Toc397896775"/>
      <w:r>
        <w:t>Gps.</w:t>
      </w:r>
      <w:r w:rsidR="00514CEB">
        <w:t>longitude &lt;nvar&gt;</w:t>
      </w:r>
      <w:bookmarkEnd w:id="4346"/>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4347" w:name="_Toc397896776"/>
      <w:r>
        <w:t>Gps.</w:t>
      </w:r>
      <w:r w:rsidR="00514CEB">
        <w:t>altitude &lt;nvar&gt;</w:t>
      </w:r>
      <w:bookmarkEnd w:id="4347"/>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4348" w:name="_Toc397896777"/>
      <w:r>
        <w:t>Gps.</w:t>
      </w:r>
      <w:r w:rsidR="00514CEB">
        <w:t>bearing &lt;nvar&gt;</w:t>
      </w:r>
      <w:bookmarkEnd w:id="4348"/>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4349" w:name="_Toc397896778"/>
      <w:r>
        <w:t>Gps.</w:t>
      </w:r>
      <w:r w:rsidR="00514CEB">
        <w:t>speed &lt;nvar&gt;</w:t>
      </w:r>
      <w:bookmarkEnd w:id="4349"/>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4350" w:name="_Toc397896779"/>
      <w:r>
        <w:t>Gps.</w:t>
      </w:r>
      <w:r w:rsidR="00514CEB">
        <w:t>time &lt;nvar&gt;</w:t>
      </w:r>
      <w:bookmarkEnd w:id="4350"/>
      <w:r w:rsidR="0052066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520661">
        <w:fldChar w:fldCharType="end"/>
      </w:r>
    </w:p>
    <w:p w:rsidR="00514CEB" w:rsidRPr="00514CEB" w:rsidRDefault="00514CEB" w:rsidP="00514CEB">
      <w:r>
        <w:t>Returns the returns the UTC</w:t>
      </w:r>
      <w:r w:rsidR="00A416A5">
        <w:t xml:space="preserve"> time in milliseconds since </w:t>
      </w:r>
      <w:r>
        <w:t>January 1, 1970.</w:t>
      </w:r>
    </w:p>
    <w:p w:rsidR="004951B6" w:rsidRDefault="004951B6" w:rsidP="00E33967">
      <w:pPr>
        <w:pStyle w:val="Heading1"/>
      </w:pPr>
      <w:bookmarkStart w:id="4351" w:name="_Toc397896780"/>
      <w:r>
        <w:t>Sensors</w:t>
      </w:r>
      <w:bookmarkEnd w:id="4351"/>
    </w:p>
    <w:p w:rsidR="004951B6" w:rsidRDefault="004951B6" w:rsidP="00EB1F62">
      <w:pPr>
        <w:pStyle w:val="Heading2"/>
      </w:pPr>
      <w:bookmarkStart w:id="4352" w:name="_Toc397896781"/>
      <w:r>
        <w:t>Introduction</w:t>
      </w:r>
      <w:bookmarkEnd w:id="4352"/>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lastRenderedPageBreak/>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1" w:history="1">
        <w:r>
          <w:rPr>
            <w:rStyle w:val="Hyperlink"/>
          </w:rPr>
          <w:t>Android's Sensor Event</w:t>
        </w:r>
      </w:hyperlink>
      <w:r>
        <w:t xml:space="preserve"> </w:t>
      </w:r>
      <w:r w:rsidR="00D329AA">
        <w:t>(</w:t>
      </w:r>
      <w:hyperlink r:id="rId6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353" w:name="_Toc397896782"/>
      <w:r>
        <w:t>Sensor Commands</w:t>
      </w:r>
      <w:bookmarkEnd w:id="4353"/>
    </w:p>
    <w:p w:rsidR="004951B6" w:rsidRDefault="003A4712" w:rsidP="00D43DA8">
      <w:pPr>
        <w:pStyle w:val="Heading3"/>
      </w:pPr>
      <w:bookmarkStart w:id="4354" w:name="_Toc397896783"/>
      <w:r>
        <w:t>Sensors.</w:t>
      </w:r>
      <w:r w:rsidR="004951B6">
        <w:t xml:space="preserve">list </w:t>
      </w:r>
      <w:r w:rsidR="003E3561" w:rsidRPr="003E3561">
        <w:t>&lt;sensor_array$[]&gt;</w:t>
      </w:r>
      <w:bookmarkEnd w:id="4354"/>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4355" w:name="_Toc397896784"/>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4355"/>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w:t>
      </w:r>
      <w:r>
        <w:lastRenderedPageBreak/>
        <w:t>you actually want to read. Each sensor opened drains the battery and increases the background CPU usage.</w:t>
      </w:r>
    </w:p>
    <w:p w:rsidR="004951B6" w:rsidRDefault="003A4712" w:rsidP="005F4916">
      <w:pPr>
        <w:pStyle w:val="Heading3"/>
      </w:pPr>
      <w:bookmarkStart w:id="4356" w:name="_Toc397896785"/>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4356"/>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3" w:history="1">
        <w:r>
          <w:rPr>
            <w:rStyle w:val="Hyperlink"/>
          </w:rPr>
          <w:t>Android's Sensor Event</w:t>
        </w:r>
      </w:hyperlink>
      <w:r>
        <w:t xml:space="preserve"> web page for the meaning of these parameters.</w:t>
      </w:r>
    </w:p>
    <w:p w:rsidR="004951B6" w:rsidRDefault="003A4712" w:rsidP="005F4916">
      <w:pPr>
        <w:pStyle w:val="Heading3"/>
      </w:pPr>
      <w:bookmarkStart w:id="4357" w:name="_Toc397896786"/>
      <w:r>
        <w:t>Sensors.</w:t>
      </w:r>
      <w:r w:rsidR="004951B6">
        <w:t>close</w:t>
      </w:r>
      <w:bookmarkEnd w:id="4357"/>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4358" w:name="_Toc397896787"/>
      <w:r>
        <w:t>System</w:t>
      </w:r>
      <w:bookmarkEnd w:id="4358"/>
    </w:p>
    <w:p w:rsidR="005E6325" w:rsidRDefault="005E6325" w:rsidP="005E6325">
      <w:r>
        <w:t xml:space="preserve">These commands provide for the execution of System commands on non-rooted devices. </w:t>
      </w:r>
    </w:p>
    <w:p w:rsidR="005E6325" w:rsidRDefault="005E6325" w:rsidP="005E6325">
      <w:pPr>
        <w:pStyle w:val="Heading2"/>
      </w:pPr>
      <w:bookmarkStart w:id="4359" w:name="_Toc397896788"/>
      <w:r>
        <w:t>Commands</w:t>
      </w:r>
      <w:bookmarkEnd w:id="4359"/>
    </w:p>
    <w:p w:rsidR="005E6325" w:rsidRDefault="005E6325" w:rsidP="005F4916">
      <w:pPr>
        <w:pStyle w:val="Heading3"/>
      </w:pPr>
      <w:bookmarkStart w:id="4360" w:name="_Toc397896789"/>
      <w:r>
        <w:t>System.open</w:t>
      </w:r>
      <w:bookmarkEnd w:id="4360"/>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4361" w:name="_Toc397896790"/>
      <w:r>
        <w:t>System.write &lt;sexp&gt;</w:t>
      </w:r>
      <w:bookmarkEnd w:id="4361"/>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4362" w:name="_Toc397896791"/>
      <w:r>
        <w:t>System.read.ready &lt;nvar&gt;</w:t>
      </w:r>
      <w:bookmarkEnd w:id="4362"/>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4363" w:name="_Toc397896792"/>
      <w:r>
        <w:t>System.read.line &lt;svar&gt;</w:t>
      </w:r>
      <w:bookmarkEnd w:id="4363"/>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4364" w:name="_Toc397896793"/>
      <w:r>
        <w:t>System.close</w:t>
      </w:r>
      <w:bookmarkEnd w:id="4364"/>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4365" w:name="_Toc397896794"/>
      <w:r>
        <w:t>Superuser</w:t>
      </w:r>
      <w:bookmarkEnd w:id="4365"/>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366" w:name="_Toc397896795"/>
      <w:r>
        <w:lastRenderedPageBreak/>
        <w:t>Commands</w:t>
      </w:r>
      <w:bookmarkEnd w:id="4366"/>
    </w:p>
    <w:p w:rsidR="00D94677" w:rsidRDefault="00D94677" w:rsidP="005F4916">
      <w:pPr>
        <w:pStyle w:val="Heading3"/>
      </w:pPr>
      <w:bookmarkStart w:id="4367" w:name="_Toc397896796"/>
      <w:r>
        <w:t>Su.open</w:t>
      </w:r>
      <w:bookmarkEnd w:id="4367"/>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4368" w:name="_Toc397896797"/>
      <w:r>
        <w:t>Su.write &lt;sexp&gt;</w:t>
      </w:r>
      <w:bookmarkEnd w:id="4368"/>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4369" w:name="_Toc397896798"/>
      <w:r>
        <w:t>Su.read.ready &lt;nvar&gt;</w:t>
      </w:r>
      <w:bookmarkEnd w:id="4369"/>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4370" w:name="_Toc397896799"/>
      <w:r>
        <w:t>Su.read.line &lt;svar&gt;</w:t>
      </w:r>
      <w:bookmarkEnd w:id="4370"/>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4371" w:name="_Toc397896800"/>
      <w:r>
        <w:t>Su.close</w:t>
      </w:r>
      <w:bookmarkEnd w:id="4371"/>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4372" w:name="_Toc397896801"/>
      <w:r>
        <w:lastRenderedPageBreak/>
        <w:t xml:space="preserve">Appendix A </w:t>
      </w:r>
      <w:r w:rsidR="00A416A5">
        <w:t>–</w:t>
      </w:r>
      <w:r>
        <w:t xml:space="preserve"> Command List</w:t>
      </w:r>
      <w:bookmarkEnd w:id="4372"/>
    </w:p>
    <w:p w:rsidR="006F6FF7" w:rsidRDefault="00520661">
      <w:pPr>
        <w:rPr>
          <w:noProof/>
        </w:rPr>
        <w:sectPr w:rsidR="006F6FF7" w:rsidSect="006F6FF7">
          <w:footerReference w:type="default" r:id="rId6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6F6FF7" w:rsidRDefault="006F6FF7">
      <w:pPr>
        <w:pStyle w:val="Index1"/>
        <w:rPr>
          <w:noProof/>
        </w:rPr>
      </w:pPr>
      <w:r>
        <w:rPr>
          <w:noProof/>
        </w:rPr>
        <w:lastRenderedPageBreak/>
        <w:t>! - Single Line Comment, 43</w:t>
      </w:r>
    </w:p>
    <w:p w:rsidR="006F6FF7" w:rsidRDefault="006F6FF7">
      <w:pPr>
        <w:pStyle w:val="Index1"/>
        <w:rPr>
          <w:noProof/>
        </w:rPr>
      </w:pPr>
      <w:r>
        <w:rPr>
          <w:noProof/>
        </w:rPr>
        <w:t>!! - Block Comment, 43</w:t>
      </w:r>
    </w:p>
    <w:p w:rsidR="006F6FF7" w:rsidRDefault="006F6FF7">
      <w:pPr>
        <w:pStyle w:val="Index1"/>
        <w:rPr>
          <w:noProof/>
        </w:rPr>
      </w:pPr>
      <w:r>
        <w:rPr>
          <w:noProof/>
        </w:rPr>
        <w:t># - Format Line, 23</w:t>
      </w:r>
    </w:p>
    <w:p w:rsidR="006F6FF7" w:rsidRDefault="006F6FF7">
      <w:pPr>
        <w:pStyle w:val="Index1"/>
        <w:rPr>
          <w:noProof/>
        </w:rPr>
      </w:pPr>
      <w:r>
        <w:rPr>
          <w:noProof/>
        </w:rPr>
        <w:t>% - Middle of Line Comment, 44</w:t>
      </w:r>
    </w:p>
    <w:p w:rsidR="006F6FF7" w:rsidRDefault="006F6FF7">
      <w:pPr>
        <w:pStyle w:val="Index1"/>
        <w:rPr>
          <w:noProof/>
        </w:rPr>
      </w:pPr>
      <w:r>
        <w:rPr>
          <w:noProof/>
        </w:rPr>
        <w:t>ABS(&lt;nexp&gt;), 47</w:t>
      </w:r>
    </w:p>
    <w:p w:rsidR="006F6FF7" w:rsidRDefault="006F6FF7">
      <w:pPr>
        <w:pStyle w:val="Index1"/>
        <w:rPr>
          <w:noProof/>
        </w:rPr>
      </w:pPr>
      <w:r>
        <w:rPr>
          <w:noProof/>
        </w:rPr>
        <w:t>ACOS(&lt;nexp&gt;), 50</w:t>
      </w:r>
    </w:p>
    <w:p w:rsidR="006F6FF7" w:rsidRDefault="006F6FF7">
      <w:pPr>
        <w:pStyle w:val="Index1"/>
        <w:rPr>
          <w:noProof/>
        </w:rPr>
      </w:pPr>
      <w:r>
        <w:rPr>
          <w:noProof/>
        </w:rPr>
        <w:t>Array. reverse Array$[{&lt;start&gt;,&lt;length&gt;}], 35</w:t>
      </w:r>
    </w:p>
    <w:p w:rsidR="006F6FF7" w:rsidRDefault="006F6FF7">
      <w:pPr>
        <w:pStyle w:val="Index1"/>
        <w:rPr>
          <w:noProof/>
        </w:rPr>
      </w:pPr>
      <w:r>
        <w:rPr>
          <w:noProof/>
        </w:rPr>
        <w:t>Array. reverse Array[{&lt;start&gt;,&lt;length&gt;}], 35</w:t>
      </w:r>
    </w:p>
    <w:p w:rsidR="006F6FF7" w:rsidRDefault="006F6FF7">
      <w:pPr>
        <w:pStyle w:val="Index1"/>
        <w:rPr>
          <w:noProof/>
        </w:rPr>
      </w:pPr>
      <w:r>
        <w:rPr>
          <w:noProof/>
        </w:rPr>
        <w:t>Array.average &lt;Average_nvar&gt;, Array[{&lt;start&gt;,&lt;length&gt;}], 34</w:t>
      </w:r>
    </w:p>
    <w:p w:rsidR="006F6FF7" w:rsidRDefault="006F6FF7">
      <w:pPr>
        <w:pStyle w:val="Index1"/>
        <w:rPr>
          <w:noProof/>
        </w:rPr>
      </w:pPr>
      <w:r>
        <w:rPr>
          <w:noProof/>
        </w:rPr>
        <w:t>Array.copy SourceArray$[{&lt;start&gt;,&lt;length&gt;}], DestinationArray$[{{-}&lt;extras&gt;}], 34</w:t>
      </w:r>
    </w:p>
    <w:p w:rsidR="006F6FF7" w:rsidRDefault="006F6FF7">
      <w:pPr>
        <w:pStyle w:val="Index1"/>
        <w:rPr>
          <w:noProof/>
        </w:rPr>
      </w:pPr>
      <w:r>
        <w:rPr>
          <w:noProof/>
        </w:rPr>
        <w:t>Array.copy SourceArray[{&lt;start&gt;,&lt;length&gt;}], DestinationArray[{{-}&lt;extras&gt;}], 34</w:t>
      </w:r>
    </w:p>
    <w:p w:rsidR="006F6FF7" w:rsidRDefault="006F6FF7">
      <w:pPr>
        <w:pStyle w:val="Index1"/>
        <w:rPr>
          <w:noProof/>
        </w:rPr>
      </w:pPr>
      <w:r>
        <w:rPr>
          <w:noProof/>
        </w:rPr>
        <w:t>Array.delete Array[], Array$[] ..., 34</w:t>
      </w:r>
    </w:p>
    <w:p w:rsidR="006F6FF7" w:rsidRDefault="006F6FF7">
      <w:pPr>
        <w:pStyle w:val="Index1"/>
        <w:rPr>
          <w:noProof/>
        </w:rPr>
      </w:pPr>
      <w:r>
        <w:rPr>
          <w:noProof/>
        </w:rPr>
        <w:t>Array.length n, Array$[{&lt;start&gt;,&lt;length&gt;}], 34</w:t>
      </w:r>
    </w:p>
    <w:p w:rsidR="006F6FF7" w:rsidRDefault="006F6FF7">
      <w:pPr>
        <w:pStyle w:val="Index1"/>
        <w:rPr>
          <w:noProof/>
        </w:rPr>
      </w:pPr>
      <w:r>
        <w:rPr>
          <w:noProof/>
        </w:rPr>
        <w:t>Array.length n, Array[{&lt;start&gt;,&lt;length&gt;}], 34</w:t>
      </w:r>
    </w:p>
    <w:p w:rsidR="006F6FF7" w:rsidRDefault="006F6FF7">
      <w:pPr>
        <w:pStyle w:val="Index1"/>
        <w:rPr>
          <w:noProof/>
        </w:rPr>
      </w:pPr>
      <w:r>
        <w:rPr>
          <w:noProof/>
        </w:rPr>
        <w:t>Array.load Array$[], &lt;sexp&gt;, ..., 35</w:t>
      </w:r>
    </w:p>
    <w:p w:rsidR="006F6FF7" w:rsidRDefault="006F6FF7">
      <w:pPr>
        <w:pStyle w:val="Index1"/>
        <w:rPr>
          <w:noProof/>
        </w:rPr>
      </w:pPr>
      <w:r>
        <w:rPr>
          <w:noProof/>
        </w:rPr>
        <w:t>Array.load Array[], &lt;nexp&gt;, ..., 35</w:t>
      </w:r>
    </w:p>
    <w:p w:rsidR="006F6FF7" w:rsidRDefault="006F6FF7">
      <w:pPr>
        <w:pStyle w:val="Index1"/>
        <w:rPr>
          <w:noProof/>
        </w:rPr>
      </w:pPr>
      <w:r>
        <w:rPr>
          <w:noProof/>
        </w:rPr>
        <w:t>Array.max &lt;max_nvar&gt; Array[{&lt;start&gt;,&lt;length&gt;}], 35</w:t>
      </w:r>
    </w:p>
    <w:p w:rsidR="006F6FF7" w:rsidRDefault="006F6FF7">
      <w:pPr>
        <w:pStyle w:val="Index1"/>
        <w:rPr>
          <w:noProof/>
        </w:rPr>
      </w:pPr>
      <w:r>
        <w:rPr>
          <w:noProof/>
        </w:rPr>
        <w:t>Array.min &lt;min_nvar&gt;, Array[{&lt;start&gt;,&lt;length&gt;}], 35</w:t>
      </w:r>
    </w:p>
    <w:p w:rsidR="006F6FF7" w:rsidRDefault="006F6FF7">
      <w:pPr>
        <w:pStyle w:val="Index1"/>
        <w:rPr>
          <w:noProof/>
        </w:rPr>
      </w:pPr>
      <w:r>
        <w:rPr>
          <w:noProof/>
        </w:rPr>
        <w:t>Array.search Array$[{&lt;start&gt;,&lt;length&gt;}], &lt;value_sexp&gt;, &lt;result_nvar&gt;{,&lt;start_nexp&gt;}, 35</w:t>
      </w:r>
    </w:p>
    <w:p w:rsidR="006F6FF7" w:rsidRDefault="006F6FF7">
      <w:pPr>
        <w:pStyle w:val="Index1"/>
        <w:rPr>
          <w:noProof/>
        </w:rPr>
      </w:pPr>
      <w:r>
        <w:rPr>
          <w:noProof/>
        </w:rPr>
        <w:t>Array.search Array[{&lt;start&gt;,&lt;length&gt;}], &lt;value_nexp&gt;, &lt;result_nvar&gt;{,&lt;start_nexp&gt;}, 35</w:t>
      </w:r>
    </w:p>
    <w:p w:rsidR="006F6FF7" w:rsidRDefault="006F6FF7">
      <w:pPr>
        <w:pStyle w:val="Index1"/>
        <w:rPr>
          <w:noProof/>
        </w:rPr>
      </w:pPr>
      <w:r>
        <w:rPr>
          <w:noProof/>
        </w:rPr>
        <w:t>Array.shuffle Array[{&lt;start&gt;,&lt;length&gt;}], 35</w:t>
      </w:r>
    </w:p>
    <w:p w:rsidR="006F6FF7" w:rsidRDefault="006F6FF7">
      <w:pPr>
        <w:pStyle w:val="Index1"/>
        <w:rPr>
          <w:noProof/>
        </w:rPr>
      </w:pPr>
      <w:r>
        <w:rPr>
          <w:noProof/>
        </w:rPr>
        <w:t>Array.sort Array[{&lt;start&gt;,&lt;length&gt;}], 36</w:t>
      </w:r>
    </w:p>
    <w:p w:rsidR="006F6FF7" w:rsidRDefault="006F6FF7">
      <w:pPr>
        <w:pStyle w:val="Index1"/>
        <w:rPr>
          <w:noProof/>
        </w:rPr>
      </w:pPr>
      <w:r>
        <w:rPr>
          <w:noProof/>
        </w:rPr>
        <w:t>Array.std_dev &lt;sd_nvar&gt;, Array[{&lt;start&gt;,&lt;length&gt;}], 36</w:t>
      </w:r>
    </w:p>
    <w:p w:rsidR="006F6FF7" w:rsidRDefault="006F6FF7">
      <w:pPr>
        <w:pStyle w:val="Index1"/>
        <w:rPr>
          <w:noProof/>
        </w:rPr>
      </w:pPr>
      <w:r>
        <w:rPr>
          <w:noProof/>
        </w:rPr>
        <w:t>Array.sum &lt;sum_nvar&gt;, Array[{&lt;start&gt;,&lt;length&gt;}], 36</w:t>
      </w:r>
    </w:p>
    <w:p w:rsidR="006F6FF7" w:rsidRDefault="006F6FF7">
      <w:pPr>
        <w:pStyle w:val="Index1"/>
        <w:rPr>
          <w:noProof/>
        </w:rPr>
      </w:pPr>
      <w:r>
        <w:rPr>
          <w:noProof/>
        </w:rPr>
        <w:t>Array.variance &lt;v_nvar&gt;, Array[{&lt;start&gt;,&lt;length&gt;}], 36</w:t>
      </w:r>
    </w:p>
    <w:p w:rsidR="006F6FF7" w:rsidRDefault="006F6FF7">
      <w:pPr>
        <w:pStyle w:val="Index1"/>
        <w:rPr>
          <w:noProof/>
        </w:rPr>
      </w:pPr>
      <w:r>
        <w:rPr>
          <w:noProof/>
        </w:rPr>
        <w:t>ASCII(&lt;sexp&gt;{, &lt;index_nexp&gt;}), 51</w:t>
      </w:r>
    </w:p>
    <w:p w:rsidR="006F6FF7" w:rsidRDefault="006F6FF7">
      <w:pPr>
        <w:pStyle w:val="Index1"/>
        <w:rPr>
          <w:noProof/>
        </w:rPr>
      </w:pPr>
      <w:r>
        <w:rPr>
          <w:noProof/>
        </w:rPr>
        <w:t>ASIN(&lt;nexp&gt;), 50</w:t>
      </w:r>
    </w:p>
    <w:p w:rsidR="006F6FF7" w:rsidRDefault="006F6FF7">
      <w:pPr>
        <w:pStyle w:val="Index1"/>
        <w:rPr>
          <w:noProof/>
        </w:rPr>
      </w:pPr>
      <w:r>
        <w:rPr>
          <w:noProof/>
        </w:rPr>
        <w:t>ATAN(&lt;nexp&gt;), 50</w:t>
      </w:r>
    </w:p>
    <w:p w:rsidR="006F6FF7" w:rsidRDefault="006F6FF7">
      <w:pPr>
        <w:pStyle w:val="Index1"/>
        <w:rPr>
          <w:noProof/>
        </w:rPr>
      </w:pPr>
      <w:r>
        <w:rPr>
          <w:noProof/>
        </w:rPr>
        <w:t>ATAN2 (&lt;nexp_x&gt;, &lt;nexp_y&gt;), 50</w:t>
      </w:r>
    </w:p>
    <w:p w:rsidR="006F6FF7" w:rsidRDefault="006F6FF7">
      <w:pPr>
        <w:pStyle w:val="Index1"/>
        <w:rPr>
          <w:noProof/>
        </w:rPr>
      </w:pPr>
      <w:r>
        <w:rPr>
          <w:noProof/>
        </w:rPr>
        <w:t>Audio.isdone &lt;lvar&gt;, 136</w:t>
      </w:r>
    </w:p>
    <w:p w:rsidR="006F6FF7" w:rsidRDefault="006F6FF7">
      <w:pPr>
        <w:pStyle w:val="Index1"/>
        <w:rPr>
          <w:noProof/>
        </w:rPr>
      </w:pPr>
      <w:r>
        <w:rPr>
          <w:noProof/>
        </w:rPr>
        <w:t>Audio.length &lt;length_nvar&gt;, &lt;aft_nexp&gt;, 136</w:t>
      </w:r>
    </w:p>
    <w:p w:rsidR="006F6FF7" w:rsidRDefault="006F6FF7">
      <w:pPr>
        <w:pStyle w:val="Index1"/>
        <w:rPr>
          <w:noProof/>
        </w:rPr>
      </w:pPr>
      <w:r>
        <w:rPr>
          <w:noProof/>
        </w:rPr>
        <w:t>Audio.load  &lt;aft_nvar&gt;, &lt;filename_sexp&gt;, 135</w:t>
      </w:r>
    </w:p>
    <w:p w:rsidR="006F6FF7" w:rsidRDefault="006F6FF7">
      <w:pPr>
        <w:pStyle w:val="Index1"/>
        <w:rPr>
          <w:noProof/>
        </w:rPr>
      </w:pPr>
      <w:r>
        <w:rPr>
          <w:noProof/>
        </w:rPr>
        <w:t>Audio.loop, 135</w:t>
      </w:r>
    </w:p>
    <w:p w:rsidR="006F6FF7" w:rsidRDefault="006F6FF7">
      <w:pPr>
        <w:pStyle w:val="Index1"/>
        <w:rPr>
          <w:noProof/>
        </w:rPr>
      </w:pPr>
      <w:r>
        <w:rPr>
          <w:noProof/>
        </w:rPr>
        <w:t>Audio.pause, 135</w:t>
      </w:r>
    </w:p>
    <w:p w:rsidR="006F6FF7" w:rsidRDefault="006F6FF7">
      <w:pPr>
        <w:pStyle w:val="Index1"/>
        <w:rPr>
          <w:noProof/>
        </w:rPr>
      </w:pPr>
      <w:r>
        <w:rPr>
          <w:noProof/>
        </w:rPr>
        <w:t>Audio.play &lt;aft_nexp&gt;, 135</w:t>
      </w:r>
    </w:p>
    <w:p w:rsidR="006F6FF7" w:rsidRDefault="006F6FF7">
      <w:pPr>
        <w:pStyle w:val="Index1"/>
        <w:rPr>
          <w:noProof/>
        </w:rPr>
      </w:pPr>
      <w:r>
        <w:rPr>
          <w:noProof/>
        </w:rPr>
        <w:t>Audio.position.current  &lt;nvar&gt;, 136</w:t>
      </w:r>
    </w:p>
    <w:p w:rsidR="006F6FF7" w:rsidRDefault="006F6FF7">
      <w:pPr>
        <w:pStyle w:val="Index1"/>
        <w:rPr>
          <w:noProof/>
        </w:rPr>
      </w:pPr>
      <w:r>
        <w:rPr>
          <w:noProof/>
        </w:rPr>
        <w:t>Audio.position.seek &lt;nexp&gt;, 136</w:t>
      </w:r>
    </w:p>
    <w:p w:rsidR="006F6FF7" w:rsidRDefault="006F6FF7">
      <w:pPr>
        <w:pStyle w:val="Index1"/>
        <w:rPr>
          <w:noProof/>
        </w:rPr>
      </w:pPr>
      <w:r>
        <w:rPr>
          <w:noProof/>
        </w:rPr>
        <w:t>Audio.record.start &lt;fn_svar&gt;, 136</w:t>
      </w:r>
    </w:p>
    <w:p w:rsidR="006F6FF7" w:rsidRDefault="006F6FF7">
      <w:pPr>
        <w:pStyle w:val="Index1"/>
        <w:rPr>
          <w:noProof/>
        </w:rPr>
      </w:pPr>
      <w:r>
        <w:rPr>
          <w:noProof/>
        </w:rPr>
        <w:t>Audio.record.stop, 137</w:t>
      </w:r>
    </w:p>
    <w:p w:rsidR="006F6FF7" w:rsidRDefault="006F6FF7">
      <w:pPr>
        <w:pStyle w:val="Index1"/>
        <w:rPr>
          <w:noProof/>
        </w:rPr>
      </w:pPr>
      <w:r>
        <w:rPr>
          <w:noProof/>
        </w:rPr>
        <w:t>Audio.release &lt;aft_nexp&gt;, 136</w:t>
      </w:r>
    </w:p>
    <w:p w:rsidR="006F6FF7" w:rsidRDefault="006F6FF7">
      <w:pPr>
        <w:pStyle w:val="Index1"/>
        <w:rPr>
          <w:noProof/>
        </w:rPr>
      </w:pPr>
      <w:r>
        <w:rPr>
          <w:noProof/>
        </w:rPr>
        <w:t>Audio.stop, 135</w:t>
      </w:r>
    </w:p>
    <w:p w:rsidR="006F6FF7" w:rsidRDefault="006F6FF7">
      <w:pPr>
        <w:pStyle w:val="Index1"/>
        <w:rPr>
          <w:noProof/>
        </w:rPr>
      </w:pPr>
      <w:r>
        <w:rPr>
          <w:noProof/>
        </w:rPr>
        <w:t>Audio.volume &lt;left_nexp&gt;, &lt;right_nexp&gt;, 135</w:t>
      </w:r>
    </w:p>
    <w:p w:rsidR="006F6FF7" w:rsidRDefault="006F6FF7">
      <w:pPr>
        <w:pStyle w:val="Index1"/>
        <w:rPr>
          <w:noProof/>
        </w:rPr>
      </w:pPr>
      <w:r>
        <w:rPr>
          <w:noProof/>
        </w:rPr>
        <w:t>Back.resume, 70</w:t>
      </w:r>
    </w:p>
    <w:p w:rsidR="006F6FF7" w:rsidRDefault="006F6FF7">
      <w:pPr>
        <w:pStyle w:val="Index1"/>
        <w:rPr>
          <w:noProof/>
        </w:rPr>
      </w:pPr>
      <w:r>
        <w:rPr>
          <w:noProof/>
        </w:rPr>
        <w:t>Background(), 52</w:t>
      </w:r>
    </w:p>
    <w:p w:rsidR="006F6FF7" w:rsidRDefault="006F6FF7">
      <w:pPr>
        <w:pStyle w:val="Index1"/>
        <w:rPr>
          <w:noProof/>
        </w:rPr>
      </w:pPr>
      <w:r>
        <w:rPr>
          <w:noProof/>
        </w:rPr>
        <w:t>Background.Resume, 112</w:t>
      </w:r>
    </w:p>
    <w:p w:rsidR="006F6FF7" w:rsidRDefault="006F6FF7">
      <w:pPr>
        <w:pStyle w:val="Index1"/>
        <w:rPr>
          <w:noProof/>
        </w:rPr>
      </w:pPr>
      <w:r>
        <w:rPr>
          <w:noProof/>
        </w:rPr>
        <w:t>BAND(&lt;nexp1&gt;, &lt;nexp2&gt;), 46</w:t>
      </w:r>
    </w:p>
    <w:p w:rsidR="006F6FF7" w:rsidRDefault="006F6FF7">
      <w:pPr>
        <w:pStyle w:val="Index1"/>
        <w:rPr>
          <w:noProof/>
        </w:rPr>
      </w:pPr>
      <w:r>
        <w:rPr>
          <w:noProof/>
        </w:rPr>
        <w:lastRenderedPageBreak/>
        <w:t>BIN$(&lt;nexp&gt;), 55</w:t>
      </w:r>
    </w:p>
    <w:p w:rsidR="006F6FF7" w:rsidRDefault="006F6FF7">
      <w:pPr>
        <w:pStyle w:val="Index1"/>
        <w:rPr>
          <w:noProof/>
        </w:rPr>
      </w:pPr>
      <w:r>
        <w:rPr>
          <w:noProof/>
        </w:rPr>
        <w:t>BIN(&lt;sexp&gt;), 51</w:t>
      </w:r>
    </w:p>
    <w:p w:rsidR="006F6FF7" w:rsidRDefault="006F6FF7">
      <w:pPr>
        <w:pStyle w:val="Index1"/>
        <w:rPr>
          <w:noProof/>
        </w:rPr>
      </w:pPr>
      <w:r>
        <w:rPr>
          <w:noProof/>
        </w:rPr>
        <w:t>BOR(&lt;nexp1&gt;, &lt;nexp2&gt;), 46</w:t>
      </w:r>
    </w:p>
    <w:p w:rsidR="006F6FF7" w:rsidRDefault="006F6FF7">
      <w:pPr>
        <w:pStyle w:val="Index1"/>
        <w:rPr>
          <w:noProof/>
        </w:rPr>
      </w:pPr>
      <w:r>
        <w:rPr>
          <w:noProof/>
        </w:rPr>
        <w:t>Browse &lt;url_sexp&gt;, 98</w:t>
      </w:r>
    </w:p>
    <w:p w:rsidR="006F6FF7" w:rsidRDefault="006F6FF7">
      <w:pPr>
        <w:pStyle w:val="Index1"/>
        <w:rPr>
          <w:noProof/>
        </w:rPr>
      </w:pPr>
      <w:r>
        <w:rPr>
          <w:noProof/>
        </w:rPr>
        <w:t>Bt.close, 95</w:t>
      </w:r>
    </w:p>
    <w:p w:rsidR="006F6FF7" w:rsidRDefault="006F6FF7">
      <w:pPr>
        <w:pStyle w:val="Index1"/>
        <w:rPr>
          <w:noProof/>
        </w:rPr>
      </w:pPr>
      <w:r>
        <w:rPr>
          <w:noProof/>
        </w:rPr>
        <w:t>Bt.connect {0|1}, 96</w:t>
      </w:r>
    </w:p>
    <w:p w:rsidR="006F6FF7" w:rsidRDefault="006F6FF7">
      <w:pPr>
        <w:pStyle w:val="Index1"/>
        <w:rPr>
          <w:noProof/>
        </w:rPr>
      </w:pPr>
      <w:r>
        <w:rPr>
          <w:noProof/>
        </w:rPr>
        <w:t>Bt.device.name &lt;svar&gt;, 97</w:t>
      </w:r>
    </w:p>
    <w:p w:rsidR="006F6FF7" w:rsidRDefault="006F6FF7">
      <w:pPr>
        <w:pStyle w:val="Index1"/>
        <w:rPr>
          <w:noProof/>
        </w:rPr>
      </w:pPr>
      <w:r>
        <w:rPr>
          <w:noProof/>
        </w:rPr>
        <w:t>Bt.disconnect, 96</w:t>
      </w:r>
    </w:p>
    <w:p w:rsidR="006F6FF7" w:rsidRDefault="006F6FF7">
      <w:pPr>
        <w:pStyle w:val="Index1"/>
        <w:rPr>
          <w:noProof/>
        </w:rPr>
      </w:pPr>
      <w:r>
        <w:rPr>
          <w:noProof/>
        </w:rPr>
        <w:t>Bt.onReadReady.Resume, 97</w:t>
      </w:r>
    </w:p>
    <w:p w:rsidR="006F6FF7" w:rsidRDefault="006F6FF7">
      <w:pPr>
        <w:pStyle w:val="Index1"/>
        <w:rPr>
          <w:noProof/>
        </w:rPr>
      </w:pPr>
      <w:r>
        <w:rPr>
          <w:noProof/>
        </w:rPr>
        <w:t>Bt.open {0|1}, 95</w:t>
      </w:r>
    </w:p>
    <w:p w:rsidR="006F6FF7" w:rsidRDefault="006F6FF7">
      <w:pPr>
        <w:pStyle w:val="Index1"/>
        <w:rPr>
          <w:noProof/>
        </w:rPr>
      </w:pPr>
      <w:r>
        <w:rPr>
          <w:noProof/>
        </w:rPr>
        <w:t>Bt.read.bytes &lt;svar&gt;, 97</w:t>
      </w:r>
    </w:p>
    <w:p w:rsidR="006F6FF7" w:rsidRDefault="006F6FF7">
      <w:pPr>
        <w:pStyle w:val="Index1"/>
        <w:rPr>
          <w:noProof/>
        </w:rPr>
      </w:pPr>
      <w:r>
        <w:rPr>
          <w:noProof/>
        </w:rPr>
        <w:t>Bt.read.ready &lt;nvar&gt;, 97</w:t>
      </w:r>
    </w:p>
    <w:p w:rsidR="006F6FF7" w:rsidRDefault="006F6FF7">
      <w:pPr>
        <w:pStyle w:val="Index1"/>
        <w:rPr>
          <w:noProof/>
        </w:rPr>
      </w:pPr>
      <w:r>
        <w:rPr>
          <w:noProof/>
        </w:rPr>
        <w:t>Bt.reconnect, 96</w:t>
      </w:r>
    </w:p>
    <w:p w:rsidR="006F6FF7" w:rsidRDefault="006F6FF7">
      <w:pPr>
        <w:pStyle w:val="Index1"/>
        <w:rPr>
          <w:noProof/>
        </w:rPr>
      </w:pPr>
      <w:r>
        <w:rPr>
          <w:noProof/>
        </w:rPr>
        <w:t>Bt.set.uuid &lt;sexp&gt;, 97</w:t>
      </w:r>
    </w:p>
    <w:p w:rsidR="006F6FF7" w:rsidRDefault="006F6FF7">
      <w:pPr>
        <w:pStyle w:val="Index1"/>
        <w:rPr>
          <w:noProof/>
        </w:rPr>
      </w:pPr>
      <w:r>
        <w:rPr>
          <w:noProof/>
        </w:rPr>
        <w:t>Bt.status &lt;nvar&gt;, 96</w:t>
      </w:r>
    </w:p>
    <w:p w:rsidR="006F6FF7" w:rsidRDefault="006F6FF7">
      <w:pPr>
        <w:pStyle w:val="Index1"/>
        <w:rPr>
          <w:noProof/>
        </w:rPr>
      </w:pPr>
      <w:r>
        <w:rPr>
          <w:noProof/>
        </w:rPr>
        <w:t>Bt.write {&lt;exp&gt; {,|;}} ..., 96</w:t>
      </w:r>
    </w:p>
    <w:p w:rsidR="006F6FF7" w:rsidRDefault="006F6FF7">
      <w:pPr>
        <w:pStyle w:val="Index1"/>
        <w:rPr>
          <w:noProof/>
        </w:rPr>
      </w:pPr>
      <w:r>
        <w:rPr>
          <w:noProof/>
        </w:rPr>
        <w:t>Bundle.clear &lt;pointer_nexp&gt;, 41</w:t>
      </w:r>
    </w:p>
    <w:p w:rsidR="006F6FF7" w:rsidRDefault="006F6FF7">
      <w:pPr>
        <w:pStyle w:val="Index1"/>
        <w:rPr>
          <w:noProof/>
        </w:rPr>
      </w:pPr>
      <w:r>
        <w:rPr>
          <w:noProof/>
        </w:rPr>
        <w:t>Bundle.contain  &lt;pointer_nexp&gt;, &lt;key_sexp&gt; , &lt;contains_nvar&gt;, 41</w:t>
      </w:r>
    </w:p>
    <w:p w:rsidR="006F6FF7" w:rsidRDefault="006F6FF7">
      <w:pPr>
        <w:pStyle w:val="Index1"/>
        <w:rPr>
          <w:noProof/>
        </w:rPr>
      </w:pPr>
      <w:r>
        <w:rPr>
          <w:noProof/>
        </w:rPr>
        <w:t>Bundle.create &lt;pointer_nvar&gt;, 40</w:t>
      </w:r>
    </w:p>
    <w:p w:rsidR="006F6FF7" w:rsidRDefault="006F6FF7">
      <w:pPr>
        <w:pStyle w:val="Index1"/>
        <w:rPr>
          <w:noProof/>
        </w:rPr>
      </w:pPr>
      <w:r>
        <w:rPr>
          <w:noProof/>
        </w:rPr>
        <w:t>Bundle.get &lt;pointer_nexp&gt;, &lt;key_sexp&gt;, &lt;nvar&gt;|&lt;svar&gt;, 41</w:t>
      </w:r>
    </w:p>
    <w:p w:rsidR="006F6FF7" w:rsidRDefault="006F6FF7">
      <w:pPr>
        <w:pStyle w:val="Index1"/>
        <w:rPr>
          <w:noProof/>
        </w:rPr>
      </w:pPr>
      <w:r>
        <w:rPr>
          <w:noProof/>
        </w:rPr>
        <w:t>Bundle.keys &lt;pointer_nexp&gt;, &lt;list_nvar&gt;, 41</w:t>
      </w:r>
    </w:p>
    <w:p w:rsidR="006F6FF7" w:rsidRDefault="006F6FF7">
      <w:pPr>
        <w:pStyle w:val="Index1"/>
        <w:rPr>
          <w:noProof/>
        </w:rPr>
      </w:pPr>
      <w:r>
        <w:rPr>
          <w:noProof/>
        </w:rPr>
        <w:t>Bundle.put &lt;pointer_nexp&gt;, &lt;key_sexp&gt;, &lt;value_nexp&gt;|&lt;value_sexp&gt;, 40</w:t>
      </w:r>
    </w:p>
    <w:p w:rsidR="006F6FF7" w:rsidRDefault="006F6FF7">
      <w:pPr>
        <w:pStyle w:val="Index1"/>
        <w:rPr>
          <w:noProof/>
        </w:rPr>
      </w:pPr>
      <w:r>
        <w:rPr>
          <w:noProof/>
        </w:rPr>
        <w:t>Bundle.type &lt;pointer_nexp&gt;, &lt;key_sexp&gt;, &lt;type_svar&gt;, 41</w:t>
      </w:r>
    </w:p>
    <w:p w:rsidR="006F6FF7" w:rsidRDefault="006F6FF7">
      <w:pPr>
        <w:pStyle w:val="Index1"/>
        <w:rPr>
          <w:noProof/>
        </w:rPr>
      </w:pPr>
      <w:r>
        <w:rPr>
          <w:noProof/>
        </w:rPr>
        <w:t>BXOR(&lt;nexp1&gt;, &lt;nexp2&gt;), 47</w:t>
      </w:r>
    </w:p>
    <w:p w:rsidR="006F6FF7" w:rsidRDefault="006F6FF7">
      <w:pPr>
        <w:pStyle w:val="Index1"/>
        <w:rPr>
          <w:noProof/>
        </w:rPr>
      </w:pPr>
      <w:r>
        <w:rPr>
          <w:noProof/>
        </w:rPr>
        <w:t>Byte.close &lt;file_table_nvar&gt;, 85</w:t>
      </w:r>
    </w:p>
    <w:p w:rsidR="006F6FF7" w:rsidRDefault="006F6FF7">
      <w:pPr>
        <w:pStyle w:val="Index1"/>
        <w:rPr>
          <w:noProof/>
        </w:rPr>
      </w:pPr>
      <w:r>
        <w:rPr>
          <w:noProof/>
        </w:rPr>
        <w:t>Byte.copy &lt;file_table_nvar&gt;,&lt;output_file_svar&gt;, 86</w:t>
      </w:r>
    </w:p>
    <w:p w:rsidR="006F6FF7" w:rsidRDefault="006F6FF7">
      <w:pPr>
        <w:pStyle w:val="Index1"/>
        <w:rPr>
          <w:noProof/>
        </w:rPr>
      </w:pPr>
      <w:r>
        <w:rPr>
          <w:noProof/>
        </w:rPr>
        <w:t>Byte.open {r|w|a}, &lt;file_table_nvar&gt;, &lt;path_sexp&gt;, 84</w:t>
      </w:r>
    </w:p>
    <w:p w:rsidR="006F6FF7" w:rsidRDefault="006F6FF7">
      <w:pPr>
        <w:pStyle w:val="Index1"/>
        <w:rPr>
          <w:noProof/>
        </w:rPr>
      </w:pPr>
      <w:r>
        <w:rPr>
          <w:noProof/>
        </w:rPr>
        <w:t>Byte.position.get  &lt;file_table_nvar&gt;, &lt;position_nexp&gt;, 85</w:t>
      </w:r>
    </w:p>
    <w:p w:rsidR="006F6FF7" w:rsidRDefault="006F6FF7">
      <w:pPr>
        <w:pStyle w:val="Index1"/>
        <w:rPr>
          <w:noProof/>
        </w:rPr>
      </w:pPr>
      <w:r>
        <w:rPr>
          <w:noProof/>
        </w:rPr>
        <w:t>Byte.position.set &lt;file_table_nvar&gt;, &lt;position_nexp&gt;, 85</w:t>
      </w:r>
    </w:p>
    <w:p w:rsidR="006F6FF7" w:rsidRDefault="006F6FF7">
      <w:pPr>
        <w:pStyle w:val="Index1"/>
        <w:rPr>
          <w:noProof/>
        </w:rPr>
      </w:pPr>
      <w:r>
        <w:rPr>
          <w:noProof/>
        </w:rPr>
        <w:t>Byte.read.buffer &lt;file_table_nvar&gt;, &lt;count_nexp&gt;, &lt;buffer_svar&gt;, 85</w:t>
      </w:r>
    </w:p>
    <w:p w:rsidR="006F6FF7" w:rsidRDefault="006F6FF7">
      <w:pPr>
        <w:pStyle w:val="Index1"/>
        <w:rPr>
          <w:noProof/>
        </w:rPr>
      </w:pPr>
      <w:r>
        <w:rPr>
          <w:noProof/>
        </w:rPr>
        <w:t>Byte.read.byte &lt;file_table_nvar&gt;, &lt;byte_nvar&gt;, 85</w:t>
      </w:r>
    </w:p>
    <w:p w:rsidR="006F6FF7" w:rsidRDefault="006F6FF7">
      <w:pPr>
        <w:pStyle w:val="Index1"/>
        <w:rPr>
          <w:noProof/>
        </w:rPr>
      </w:pPr>
      <w:r>
        <w:rPr>
          <w:noProof/>
        </w:rPr>
        <w:t>Byte.write.buffer &lt;file_table_nvar&gt;, &lt;sexp&gt;, 85</w:t>
      </w:r>
    </w:p>
    <w:p w:rsidR="006F6FF7" w:rsidRDefault="006F6FF7">
      <w:pPr>
        <w:pStyle w:val="Index1"/>
        <w:rPr>
          <w:noProof/>
        </w:rPr>
      </w:pPr>
      <w:r>
        <w:rPr>
          <w:noProof/>
        </w:rPr>
        <w:t>Byte.write.byte &lt;file_table_nvar&gt;, &lt;byte_nexp&gt;|&lt;sexp&gt;, 85</w:t>
      </w:r>
    </w:p>
    <w:p w:rsidR="006F6FF7" w:rsidRDefault="006F6FF7">
      <w:pPr>
        <w:pStyle w:val="Index1"/>
        <w:rPr>
          <w:noProof/>
        </w:rPr>
      </w:pPr>
      <w:r>
        <w:rPr>
          <w:noProof/>
        </w:rPr>
        <w:t>Call &lt;user_defined_function&gt;, 63</w:t>
      </w:r>
    </w:p>
    <w:p w:rsidR="006F6FF7" w:rsidRDefault="006F6FF7">
      <w:pPr>
        <w:pStyle w:val="Index1"/>
        <w:rPr>
          <w:noProof/>
        </w:rPr>
      </w:pPr>
      <w:r>
        <w:rPr>
          <w:noProof/>
        </w:rPr>
        <w:t>CBRT(&lt;nexp&gt;), 47</w:t>
      </w:r>
    </w:p>
    <w:p w:rsidR="006F6FF7" w:rsidRDefault="006F6FF7">
      <w:pPr>
        <w:pStyle w:val="Index1"/>
        <w:rPr>
          <w:noProof/>
        </w:rPr>
      </w:pPr>
      <w:r>
        <w:rPr>
          <w:noProof/>
        </w:rPr>
        <w:t>CEIL(&lt;nexp&gt;), 48</w:t>
      </w:r>
    </w:p>
    <w:p w:rsidR="006F6FF7" w:rsidRDefault="006F6FF7">
      <w:pPr>
        <w:pStyle w:val="Index1"/>
        <w:rPr>
          <w:noProof/>
        </w:rPr>
      </w:pPr>
      <w:r>
        <w:rPr>
          <w:noProof/>
        </w:rPr>
        <w:t>CHR$ (&lt;nexp&gt;, ...), 53</w:t>
      </w:r>
    </w:p>
    <w:p w:rsidR="006F6FF7" w:rsidRDefault="006F6FF7">
      <w:pPr>
        <w:pStyle w:val="Index1"/>
        <w:rPr>
          <w:noProof/>
        </w:rPr>
      </w:pPr>
      <w:r>
        <w:rPr>
          <w:noProof/>
        </w:rPr>
        <w:t>Clipboard.get &lt;svar&gt;, 98</w:t>
      </w:r>
    </w:p>
    <w:p w:rsidR="006F6FF7" w:rsidRDefault="006F6FF7">
      <w:pPr>
        <w:pStyle w:val="Index1"/>
        <w:rPr>
          <w:noProof/>
        </w:rPr>
      </w:pPr>
      <w:r>
        <w:rPr>
          <w:noProof/>
        </w:rPr>
        <w:t>Clipboard.put &lt;sexp&gt;, 98</w:t>
      </w:r>
    </w:p>
    <w:p w:rsidR="006F6FF7" w:rsidRDefault="006F6FF7">
      <w:pPr>
        <w:pStyle w:val="Index1"/>
        <w:rPr>
          <w:noProof/>
        </w:rPr>
      </w:pPr>
      <w:r>
        <w:rPr>
          <w:noProof/>
        </w:rPr>
        <w:t>Clock(), 53</w:t>
      </w:r>
    </w:p>
    <w:p w:rsidR="006F6FF7" w:rsidRDefault="006F6FF7">
      <w:pPr>
        <w:pStyle w:val="Index1"/>
        <w:rPr>
          <w:noProof/>
        </w:rPr>
      </w:pPr>
      <w:r>
        <w:rPr>
          <w:noProof/>
        </w:rPr>
        <w:t>CLS, 75</w:t>
      </w:r>
    </w:p>
    <w:p w:rsidR="006F6FF7" w:rsidRDefault="006F6FF7">
      <w:pPr>
        <w:pStyle w:val="Index1"/>
        <w:rPr>
          <w:noProof/>
        </w:rPr>
      </w:pPr>
      <w:r>
        <w:rPr>
          <w:noProof/>
        </w:rPr>
        <w:t>Console.line.text &lt;line_nexp&gt;, &lt;text_svar&gt;, 76</w:t>
      </w:r>
    </w:p>
    <w:p w:rsidR="006F6FF7" w:rsidRDefault="006F6FF7">
      <w:pPr>
        <w:pStyle w:val="Index1"/>
        <w:rPr>
          <w:noProof/>
        </w:rPr>
      </w:pPr>
      <w:r>
        <w:rPr>
          <w:noProof/>
        </w:rPr>
        <w:t>Console.line.touched &lt;line_nvar&gt; {, &lt;press_lvar&gt;}, 76</w:t>
      </w:r>
    </w:p>
    <w:p w:rsidR="006F6FF7" w:rsidRDefault="006F6FF7">
      <w:pPr>
        <w:pStyle w:val="Index1"/>
        <w:rPr>
          <w:noProof/>
        </w:rPr>
      </w:pPr>
      <w:r>
        <w:rPr>
          <w:noProof/>
        </w:rPr>
        <w:t>Console.save &lt;filename_sexp&gt;, 77</w:t>
      </w:r>
    </w:p>
    <w:p w:rsidR="006F6FF7" w:rsidRDefault="006F6FF7">
      <w:pPr>
        <w:pStyle w:val="Index1"/>
        <w:rPr>
          <w:noProof/>
        </w:rPr>
      </w:pPr>
      <w:r>
        <w:rPr>
          <w:noProof/>
        </w:rPr>
        <w:t>Console.Title { &lt;title_sexp&gt;}, 75</w:t>
      </w:r>
    </w:p>
    <w:p w:rsidR="006F6FF7" w:rsidRDefault="006F6FF7">
      <w:pPr>
        <w:pStyle w:val="Index1"/>
        <w:rPr>
          <w:noProof/>
        </w:rPr>
      </w:pPr>
      <w:r>
        <w:rPr>
          <w:noProof/>
        </w:rPr>
        <w:t>ConsoleTouch.Resume, 70</w:t>
      </w:r>
    </w:p>
    <w:p w:rsidR="006F6FF7" w:rsidRDefault="006F6FF7">
      <w:pPr>
        <w:pStyle w:val="Index1"/>
        <w:rPr>
          <w:noProof/>
        </w:rPr>
      </w:pPr>
      <w:r>
        <w:rPr>
          <w:noProof/>
        </w:rPr>
        <w:t>COS(&lt;nexp&gt;), 50</w:t>
      </w:r>
    </w:p>
    <w:p w:rsidR="006F6FF7" w:rsidRDefault="006F6FF7">
      <w:pPr>
        <w:pStyle w:val="Index1"/>
        <w:rPr>
          <w:noProof/>
        </w:rPr>
      </w:pPr>
      <w:r>
        <w:rPr>
          <w:noProof/>
        </w:rPr>
        <w:t>COSH(&lt;nexp&gt;), 50</w:t>
      </w:r>
    </w:p>
    <w:p w:rsidR="006F6FF7" w:rsidRDefault="006F6FF7">
      <w:pPr>
        <w:pStyle w:val="Index1"/>
        <w:rPr>
          <w:noProof/>
        </w:rPr>
      </w:pPr>
      <w:r>
        <w:rPr>
          <w:noProof/>
        </w:rPr>
        <w:lastRenderedPageBreak/>
        <w:t>D_U.break, 66</w:t>
      </w:r>
    </w:p>
    <w:p w:rsidR="006F6FF7" w:rsidRDefault="006F6FF7">
      <w:pPr>
        <w:pStyle w:val="Index1"/>
        <w:rPr>
          <w:noProof/>
        </w:rPr>
      </w:pPr>
      <w:r>
        <w:rPr>
          <w:noProof/>
        </w:rPr>
        <w:t>D_U.continue, 66</w:t>
      </w:r>
    </w:p>
    <w:p w:rsidR="006F6FF7" w:rsidRDefault="006F6FF7">
      <w:pPr>
        <w:pStyle w:val="Index1"/>
        <w:rPr>
          <w:noProof/>
        </w:rPr>
      </w:pPr>
      <w:r>
        <w:rPr>
          <w:noProof/>
        </w:rPr>
        <w:t>Debug.dump.array Array[], 73</w:t>
      </w:r>
    </w:p>
    <w:p w:rsidR="006F6FF7" w:rsidRDefault="006F6FF7">
      <w:pPr>
        <w:pStyle w:val="Index1"/>
        <w:rPr>
          <w:noProof/>
        </w:rPr>
      </w:pPr>
      <w:r>
        <w:rPr>
          <w:noProof/>
        </w:rPr>
        <w:t>Debug.dump.bundle  &lt;bundlePtr_nexp&gt;, 73</w:t>
      </w:r>
    </w:p>
    <w:p w:rsidR="006F6FF7" w:rsidRDefault="006F6FF7">
      <w:pPr>
        <w:pStyle w:val="Index1"/>
        <w:rPr>
          <w:noProof/>
        </w:rPr>
      </w:pPr>
      <w:r>
        <w:rPr>
          <w:noProof/>
        </w:rPr>
        <w:t>Debug.dump.list  &lt;listPtr_nexp&gt;, 73</w:t>
      </w:r>
    </w:p>
    <w:p w:rsidR="006F6FF7" w:rsidRDefault="006F6FF7">
      <w:pPr>
        <w:pStyle w:val="Index1"/>
        <w:rPr>
          <w:noProof/>
        </w:rPr>
      </w:pPr>
      <w:r>
        <w:rPr>
          <w:noProof/>
        </w:rPr>
        <w:t>Debug.dump.scalars, 72</w:t>
      </w:r>
    </w:p>
    <w:p w:rsidR="006F6FF7" w:rsidRDefault="006F6FF7">
      <w:pPr>
        <w:pStyle w:val="Index1"/>
        <w:rPr>
          <w:noProof/>
        </w:rPr>
      </w:pPr>
      <w:r>
        <w:rPr>
          <w:noProof/>
        </w:rPr>
        <w:t>Debug.dump.stack  &lt;stackPtr_nexp&gt;, 73</w:t>
      </w:r>
    </w:p>
    <w:p w:rsidR="006F6FF7" w:rsidRDefault="006F6FF7">
      <w:pPr>
        <w:pStyle w:val="Index1"/>
        <w:rPr>
          <w:noProof/>
        </w:rPr>
      </w:pPr>
      <w:r>
        <w:rPr>
          <w:noProof/>
        </w:rPr>
        <w:t>Debug.echo.off, 72</w:t>
      </w:r>
    </w:p>
    <w:p w:rsidR="006F6FF7" w:rsidRDefault="006F6FF7">
      <w:pPr>
        <w:pStyle w:val="Index1"/>
        <w:rPr>
          <w:noProof/>
        </w:rPr>
      </w:pPr>
      <w:r>
        <w:rPr>
          <w:noProof/>
        </w:rPr>
        <w:t>Debug.echo.on, 72</w:t>
      </w:r>
    </w:p>
    <w:p w:rsidR="006F6FF7" w:rsidRDefault="006F6FF7">
      <w:pPr>
        <w:pStyle w:val="Index1"/>
        <w:rPr>
          <w:noProof/>
        </w:rPr>
      </w:pPr>
      <w:r>
        <w:rPr>
          <w:noProof/>
        </w:rPr>
        <w:t>Debug.off, 72</w:t>
      </w:r>
    </w:p>
    <w:p w:rsidR="006F6FF7" w:rsidRDefault="006F6FF7">
      <w:pPr>
        <w:pStyle w:val="Index1"/>
        <w:rPr>
          <w:noProof/>
        </w:rPr>
      </w:pPr>
      <w:r>
        <w:rPr>
          <w:noProof/>
        </w:rPr>
        <w:t>Debug.on, 72</w:t>
      </w:r>
    </w:p>
    <w:p w:rsidR="006F6FF7" w:rsidRDefault="006F6FF7">
      <w:pPr>
        <w:pStyle w:val="Index1"/>
        <w:rPr>
          <w:noProof/>
        </w:rPr>
      </w:pPr>
      <w:r>
        <w:rPr>
          <w:noProof/>
        </w:rPr>
        <w:t>Debug.print, 72</w:t>
      </w:r>
    </w:p>
    <w:p w:rsidR="006F6FF7" w:rsidRDefault="006F6FF7">
      <w:pPr>
        <w:pStyle w:val="Index1"/>
        <w:rPr>
          <w:noProof/>
        </w:rPr>
      </w:pPr>
      <w:r>
        <w:rPr>
          <w:noProof/>
        </w:rPr>
        <w:t>Debug.show, 75</w:t>
      </w:r>
    </w:p>
    <w:p w:rsidR="006F6FF7" w:rsidRDefault="006F6FF7">
      <w:pPr>
        <w:pStyle w:val="Index1"/>
        <w:rPr>
          <w:noProof/>
        </w:rPr>
      </w:pPr>
      <w:r>
        <w:rPr>
          <w:noProof/>
        </w:rPr>
        <w:t>Debug.show.array Array[], 73</w:t>
      </w:r>
    </w:p>
    <w:p w:rsidR="006F6FF7" w:rsidRDefault="006F6FF7">
      <w:pPr>
        <w:pStyle w:val="Index1"/>
        <w:rPr>
          <w:noProof/>
        </w:rPr>
      </w:pPr>
      <w:r>
        <w:rPr>
          <w:noProof/>
        </w:rPr>
        <w:t>Debug.show.bundle &lt;bundlePtr_nexp&gt;, 73</w:t>
      </w:r>
    </w:p>
    <w:p w:rsidR="006F6FF7" w:rsidRDefault="006F6FF7">
      <w:pPr>
        <w:pStyle w:val="Index1"/>
        <w:rPr>
          <w:noProof/>
        </w:rPr>
      </w:pPr>
      <w:r>
        <w:rPr>
          <w:noProof/>
        </w:rPr>
        <w:t>Debug.show.list &lt;listPtr_nexp&gt;, 74</w:t>
      </w:r>
    </w:p>
    <w:p w:rsidR="006F6FF7" w:rsidRDefault="006F6FF7">
      <w:pPr>
        <w:pStyle w:val="Index1"/>
        <w:rPr>
          <w:noProof/>
        </w:rPr>
      </w:pPr>
      <w:r>
        <w:rPr>
          <w:noProof/>
        </w:rPr>
        <w:t>Debug.show.program, 74</w:t>
      </w:r>
    </w:p>
    <w:p w:rsidR="006F6FF7" w:rsidRDefault="006F6FF7">
      <w:pPr>
        <w:pStyle w:val="Index1"/>
        <w:rPr>
          <w:noProof/>
        </w:rPr>
      </w:pPr>
      <w:r>
        <w:rPr>
          <w:noProof/>
        </w:rPr>
        <w:t>Debug.show.scalars, 73</w:t>
      </w:r>
    </w:p>
    <w:p w:rsidR="006F6FF7" w:rsidRDefault="006F6FF7">
      <w:pPr>
        <w:pStyle w:val="Index1"/>
        <w:rPr>
          <w:noProof/>
        </w:rPr>
      </w:pPr>
      <w:r>
        <w:rPr>
          <w:noProof/>
        </w:rPr>
        <w:t>Debug.show.stack &lt;stackPtr_nexp&gt;, 74</w:t>
      </w:r>
    </w:p>
    <w:p w:rsidR="006F6FF7" w:rsidRDefault="006F6FF7">
      <w:pPr>
        <w:pStyle w:val="Index1"/>
        <w:rPr>
          <w:noProof/>
        </w:rPr>
      </w:pPr>
      <w:r>
        <w:rPr>
          <w:noProof/>
        </w:rPr>
        <w:t>Debug.show.watch, 74</w:t>
      </w:r>
    </w:p>
    <w:p w:rsidR="006F6FF7" w:rsidRDefault="006F6FF7">
      <w:pPr>
        <w:pStyle w:val="Index1"/>
        <w:rPr>
          <w:noProof/>
        </w:rPr>
      </w:pPr>
      <w:r>
        <w:rPr>
          <w:noProof/>
        </w:rPr>
        <w:t>Debug.watch var, ..., 74</w:t>
      </w:r>
    </w:p>
    <w:p w:rsidR="006F6FF7" w:rsidRDefault="006F6FF7">
      <w:pPr>
        <w:pStyle w:val="Index1"/>
        <w:rPr>
          <w:noProof/>
        </w:rPr>
      </w:pPr>
      <w:r>
        <w:rPr>
          <w:noProof/>
        </w:rPr>
        <w:t>Decrypt  &lt;pw_sexp&gt;, &lt;encrypted_svar&gt;, &lt;decrypted_svar&gt;, 99</w:t>
      </w:r>
    </w:p>
    <w:p w:rsidR="006F6FF7" w:rsidRDefault="006F6FF7">
      <w:pPr>
        <w:pStyle w:val="Index1"/>
        <w:rPr>
          <w:noProof/>
        </w:rPr>
      </w:pPr>
      <w:r>
        <w:rPr>
          <w:noProof/>
        </w:rPr>
        <w:t>Device &lt;nvar&gt;, 103</w:t>
      </w:r>
    </w:p>
    <w:p w:rsidR="006F6FF7" w:rsidRDefault="006F6FF7">
      <w:pPr>
        <w:pStyle w:val="Index1"/>
        <w:rPr>
          <w:noProof/>
        </w:rPr>
      </w:pPr>
      <w:r>
        <w:rPr>
          <w:noProof/>
        </w:rPr>
        <w:t>Device &lt;svar&gt;, 103</w:t>
      </w:r>
    </w:p>
    <w:p w:rsidR="006F6FF7" w:rsidRDefault="006F6FF7">
      <w:pPr>
        <w:pStyle w:val="Index1"/>
        <w:rPr>
          <w:noProof/>
        </w:rPr>
      </w:pPr>
      <w:r>
        <w:rPr>
          <w:noProof/>
        </w:rPr>
        <w:t>Dim Array [n, n, ...], Array$[n, n, ...] ..., 33</w:t>
      </w:r>
    </w:p>
    <w:p w:rsidR="006F6FF7" w:rsidRDefault="006F6FF7">
      <w:pPr>
        <w:pStyle w:val="Index1"/>
        <w:rPr>
          <w:noProof/>
        </w:rPr>
      </w:pPr>
      <w:r>
        <w:rPr>
          <w:noProof/>
        </w:rPr>
        <w:t>Do / Until &lt;lexp&gt;, 65</w:t>
      </w:r>
    </w:p>
    <w:p w:rsidR="006F6FF7" w:rsidRDefault="006F6FF7">
      <w:pPr>
        <w:pStyle w:val="Index1"/>
        <w:rPr>
          <w:noProof/>
        </w:rPr>
      </w:pPr>
      <w:r>
        <w:rPr>
          <w:noProof/>
        </w:rPr>
        <w:t>Echo.off, 98</w:t>
      </w:r>
    </w:p>
    <w:p w:rsidR="006F6FF7" w:rsidRDefault="006F6FF7">
      <w:pPr>
        <w:pStyle w:val="Index1"/>
        <w:rPr>
          <w:noProof/>
        </w:rPr>
      </w:pPr>
      <w:r>
        <w:rPr>
          <w:noProof/>
        </w:rPr>
        <w:t>Echo.on, 98</w:t>
      </w:r>
    </w:p>
    <w:p w:rsidR="006F6FF7" w:rsidRDefault="006F6FF7">
      <w:pPr>
        <w:pStyle w:val="Index1"/>
        <w:rPr>
          <w:noProof/>
        </w:rPr>
      </w:pPr>
      <w:r>
        <w:rPr>
          <w:noProof/>
        </w:rPr>
        <w:t>Email.send &lt;recipient_sxep&gt;, &lt;subject_sexp&gt;, &lt;body_sexp&gt;, 111</w:t>
      </w:r>
    </w:p>
    <w:p w:rsidR="006F6FF7" w:rsidRDefault="006F6FF7">
      <w:pPr>
        <w:pStyle w:val="Index1"/>
        <w:rPr>
          <w:noProof/>
        </w:rPr>
      </w:pPr>
      <w:r>
        <w:rPr>
          <w:noProof/>
        </w:rPr>
        <w:t>Encrypt &lt;pw_sexp&gt;, &lt;source_sexp&gt;, &lt;encrypted_svar&gt;, 98</w:t>
      </w:r>
    </w:p>
    <w:p w:rsidR="006F6FF7" w:rsidRDefault="006F6FF7">
      <w:pPr>
        <w:pStyle w:val="Index1"/>
        <w:rPr>
          <w:noProof/>
        </w:rPr>
      </w:pPr>
      <w:r>
        <w:rPr>
          <w:noProof/>
        </w:rPr>
        <w:t>End{ &lt;msg_sexp&gt;}, 71</w:t>
      </w:r>
    </w:p>
    <w:p w:rsidR="006F6FF7" w:rsidRDefault="006F6FF7">
      <w:pPr>
        <w:pStyle w:val="Index1"/>
        <w:rPr>
          <w:noProof/>
        </w:rPr>
      </w:pPr>
      <w:r>
        <w:rPr>
          <w:noProof/>
        </w:rPr>
        <w:t>ENDS_WITH( &lt;sub_sexp&gt;, &lt;sub_sexp&gt;), 52</w:t>
      </w:r>
    </w:p>
    <w:p w:rsidR="006F6FF7" w:rsidRDefault="006F6FF7">
      <w:pPr>
        <w:pStyle w:val="Index1"/>
        <w:rPr>
          <w:noProof/>
        </w:rPr>
      </w:pPr>
      <w:r>
        <w:rPr>
          <w:noProof/>
        </w:rPr>
        <w:t>Exit, 71</w:t>
      </w:r>
    </w:p>
    <w:p w:rsidR="006F6FF7" w:rsidRDefault="006F6FF7">
      <w:pPr>
        <w:pStyle w:val="Index1"/>
        <w:rPr>
          <w:noProof/>
        </w:rPr>
      </w:pPr>
      <w:r>
        <w:rPr>
          <w:noProof/>
        </w:rPr>
        <w:t>EXP(&lt;nexp&gt;), 49</w:t>
      </w:r>
    </w:p>
    <w:p w:rsidR="006F6FF7" w:rsidRDefault="006F6FF7">
      <w:pPr>
        <w:pStyle w:val="Index1"/>
        <w:rPr>
          <w:noProof/>
        </w:rPr>
      </w:pPr>
      <w:r>
        <w:rPr>
          <w:noProof/>
        </w:rPr>
        <w:t>F_N.break, 65</w:t>
      </w:r>
    </w:p>
    <w:p w:rsidR="006F6FF7" w:rsidRDefault="006F6FF7">
      <w:pPr>
        <w:pStyle w:val="Index1"/>
        <w:rPr>
          <w:noProof/>
        </w:rPr>
      </w:pPr>
      <w:r>
        <w:rPr>
          <w:noProof/>
        </w:rPr>
        <w:t>F_N.continue, 65</w:t>
      </w:r>
    </w:p>
    <w:p w:rsidR="006F6FF7" w:rsidRDefault="006F6FF7">
      <w:pPr>
        <w:pStyle w:val="Index1"/>
        <w:rPr>
          <w:noProof/>
        </w:rPr>
      </w:pPr>
      <w:r>
        <w:rPr>
          <w:noProof/>
        </w:rPr>
        <w:t>File.delete &lt;lvar&gt;, &lt;path_sexp&gt;, 80</w:t>
      </w:r>
    </w:p>
    <w:p w:rsidR="006F6FF7" w:rsidRDefault="006F6FF7">
      <w:pPr>
        <w:pStyle w:val="Index1"/>
        <w:rPr>
          <w:noProof/>
        </w:rPr>
      </w:pPr>
      <w:r>
        <w:rPr>
          <w:noProof/>
        </w:rPr>
        <w:t>File.dir &lt;path_sexp&gt;, Array[], 80</w:t>
      </w:r>
    </w:p>
    <w:p w:rsidR="006F6FF7" w:rsidRDefault="006F6FF7">
      <w:pPr>
        <w:pStyle w:val="Index1"/>
        <w:rPr>
          <w:noProof/>
        </w:rPr>
      </w:pPr>
      <w:r>
        <w:rPr>
          <w:noProof/>
        </w:rPr>
        <w:t>File.exists &lt;lvar&gt;, &lt;path_sexp&gt;, 81</w:t>
      </w:r>
    </w:p>
    <w:p w:rsidR="006F6FF7" w:rsidRDefault="006F6FF7">
      <w:pPr>
        <w:pStyle w:val="Index1"/>
        <w:rPr>
          <w:noProof/>
        </w:rPr>
      </w:pPr>
      <w:r>
        <w:rPr>
          <w:noProof/>
        </w:rPr>
        <w:t>File.mkdir &lt;path_sexp&gt;, 81</w:t>
      </w:r>
    </w:p>
    <w:p w:rsidR="006F6FF7" w:rsidRDefault="006F6FF7">
      <w:pPr>
        <w:pStyle w:val="Index1"/>
        <w:rPr>
          <w:noProof/>
        </w:rPr>
      </w:pPr>
      <w:r>
        <w:rPr>
          <w:noProof/>
        </w:rPr>
        <w:t>File.rename &lt;Old_Path_sexp&gt;, &lt;New_Path_sexp&gt;, 81</w:t>
      </w:r>
    </w:p>
    <w:p w:rsidR="006F6FF7" w:rsidRDefault="006F6FF7">
      <w:pPr>
        <w:pStyle w:val="Index1"/>
        <w:rPr>
          <w:noProof/>
        </w:rPr>
      </w:pPr>
      <w:r>
        <w:rPr>
          <w:noProof/>
        </w:rPr>
        <w:t>File.root &lt;svar&gt;, 81</w:t>
      </w:r>
    </w:p>
    <w:p w:rsidR="006F6FF7" w:rsidRDefault="006F6FF7">
      <w:pPr>
        <w:pStyle w:val="Index1"/>
        <w:rPr>
          <w:noProof/>
        </w:rPr>
      </w:pPr>
      <w:r>
        <w:rPr>
          <w:noProof/>
        </w:rPr>
        <w:t>File.size &lt;size_nvar&gt;, &lt;path_sexp&gt;, 81</w:t>
      </w:r>
    </w:p>
    <w:p w:rsidR="006F6FF7" w:rsidRDefault="006F6FF7">
      <w:pPr>
        <w:pStyle w:val="Index1"/>
        <w:rPr>
          <w:noProof/>
        </w:rPr>
      </w:pPr>
      <w:r>
        <w:rPr>
          <w:noProof/>
        </w:rPr>
        <w:t>File.type &lt;type_nvar&gt;, &lt;path_sexp&gt;, 82</w:t>
      </w:r>
    </w:p>
    <w:p w:rsidR="006F6FF7" w:rsidRDefault="006F6FF7">
      <w:pPr>
        <w:pStyle w:val="Index1"/>
        <w:rPr>
          <w:noProof/>
        </w:rPr>
      </w:pPr>
      <w:r>
        <w:rPr>
          <w:noProof/>
        </w:rPr>
        <w:t>FLOOR(&lt;nexp&gt;), 48</w:t>
      </w:r>
    </w:p>
    <w:p w:rsidR="006F6FF7" w:rsidRDefault="006F6FF7">
      <w:pPr>
        <w:pStyle w:val="Index1"/>
        <w:rPr>
          <w:noProof/>
        </w:rPr>
      </w:pPr>
      <w:r>
        <w:rPr>
          <w:noProof/>
        </w:rPr>
        <w:t>Fn.def  name|name$( {nvar}|{svar}|Array[]|Array$[], ... {nvar}|{svar}|Array[]|Array$[]), 61</w:t>
      </w:r>
    </w:p>
    <w:p w:rsidR="006F6FF7" w:rsidRDefault="006F6FF7">
      <w:pPr>
        <w:pStyle w:val="Index1"/>
        <w:rPr>
          <w:noProof/>
        </w:rPr>
      </w:pPr>
      <w:r>
        <w:rPr>
          <w:noProof/>
        </w:rPr>
        <w:t>Fn.end, 63</w:t>
      </w:r>
    </w:p>
    <w:p w:rsidR="006F6FF7" w:rsidRDefault="006F6FF7">
      <w:pPr>
        <w:pStyle w:val="Index1"/>
        <w:rPr>
          <w:noProof/>
        </w:rPr>
      </w:pPr>
      <w:r>
        <w:rPr>
          <w:noProof/>
        </w:rPr>
        <w:t>Fn.rtn &lt;sexp&gt;|&lt;nexp&gt;, 63</w:t>
      </w:r>
    </w:p>
    <w:p w:rsidR="006F6FF7" w:rsidRDefault="006F6FF7">
      <w:pPr>
        <w:pStyle w:val="Index1"/>
        <w:rPr>
          <w:noProof/>
        </w:rPr>
      </w:pPr>
      <w:r>
        <w:rPr>
          <w:noProof/>
        </w:rPr>
        <w:lastRenderedPageBreak/>
        <w:t>For - To - Step / Next, 64</w:t>
      </w:r>
    </w:p>
    <w:p w:rsidR="006F6FF7" w:rsidRDefault="006F6FF7">
      <w:pPr>
        <w:pStyle w:val="Index1"/>
        <w:rPr>
          <w:noProof/>
        </w:rPr>
      </w:pPr>
      <w:r w:rsidRPr="00002297">
        <w:rPr>
          <w:rFonts w:eastAsia="Times New Roman"/>
          <w:noProof/>
        </w:rPr>
        <w:t>FORMAT$(</w:t>
      </w:r>
      <w:r>
        <w:rPr>
          <w:noProof/>
        </w:rPr>
        <w:t>&lt;pattern_sexp&gt;</w:t>
      </w:r>
      <w:r w:rsidRPr="00002297">
        <w:rPr>
          <w:rFonts w:eastAsia="Times New Roman"/>
          <w:noProof/>
        </w:rPr>
        <w:t xml:space="preserve">, </w:t>
      </w:r>
      <w:r>
        <w:rPr>
          <w:noProof/>
        </w:rPr>
        <w:t>&lt;nexp&gt;</w:t>
      </w:r>
      <w:r w:rsidRPr="00002297">
        <w:rPr>
          <w:rFonts w:eastAsia="Times New Roman"/>
          <w:noProof/>
        </w:rPr>
        <w:t>)</w:t>
      </w:r>
      <w:r>
        <w:rPr>
          <w:noProof/>
        </w:rPr>
        <w:t>, 60</w:t>
      </w:r>
    </w:p>
    <w:p w:rsidR="006F6FF7" w:rsidRDefault="006F6FF7">
      <w:pPr>
        <w:pStyle w:val="Index1"/>
        <w:rPr>
          <w:noProof/>
        </w:rPr>
      </w:pPr>
      <w:r>
        <w:rPr>
          <w:noProof/>
        </w:rPr>
        <w:t>FORMAT_USING$(&lt;locale_sexp&gt;, &lt;format_sexp&gt; { , &lt;exp&gt;}...), 60</w:t>
      </w:r>
    </w:p>
    <w:p w:rsidR="006F6FF7" w:rsidRDefault="006F6FF7">
      <w:pPr>
        <w:pStyle w:val="Index1"/>
        <w:rPr>
          <w:noProof/>
        </w:rPr>
      </w:pPr>
      <w:r>
        <w:rPr>
          <w:noProof/>
        </w:rPr>
        <w:t>FRAC(&lt;nexp&gt;), 48</w:t>
      </w:r>
    </w:p>
    <w:p w:rsidR="006F6FF7" w:rsidRDefault="006F6FF7">
      <w:pPr>
        <w:pStyle w:val="Index1"/>
        <w:rPr>
          <w:noProof/>
        </w:rPr>
      </w:pPr>
      <w:r>
        <w:rPr>
          <w:noProof/>
        </w:rPr>
        <w:t>Ftp.cd &lt;new_directory_sexp&gt;, 94</w:t>
      </w:r>
    </w:p>
    <w:p w:rsidR="006F6FF7" w:rsidRDefault="006F6FF7">
      <w:pPr>
        <w:pStyle w:val="Index1"/>
        <w:rPr>
          <w:noProof/>
        </w:rPr>
      </w:pPr>
      <w:r>
        <w:rPr>
          <w:noProof/>
        </w:rPr>
        <w:t>Ftp.close, 93</w:t>
      </w:r>
    </w:p>
    <w:p w:rsidR="006F6FF7" w:rsidRDefault="006F6FF7">
      <w:pPr>
        <w:pStyle w:val="Index1"/>
        <w:rPr>
          <w:noProof/>
        </w:rPr>
      </w:pPr>
      <w:r>
        <w:rPr>
          <w:noProof/>
        </w:rPr>
        <w:t>Ftp.delete &lt;filename_sexp&gt;, 94</w:t>
      </w:r>
    </w:p>
    <w:p w:rsidR="006F6FF7" w:rsidRDefault="006F6FF7">
      <w:pPr>
        <w:pStyle w:val="Index1"/>
        <w:rPr>
          <w:noProof/>
        </w:rPr>
      </w:pPr>
      <w:r>
        <w:rPr>
          <w:noProof/>
        </w:rPr>
        <w:t>Ftp.dir &lt;list_nvar&gt;, 94</w:t>
      </w:r>
    </w:p>
    <w:p w:rsidR="006F6FF7" w:rsidRDefault="006F6FF7">
      <w:pPr>
        <w:pStyle w:val="Index1"/>
        <w:rPr>
          <w:noProof/>
        </w:rPr>
      </w:pPr>
      <w:r>
        <w:rPr>
          <w:noProof/>
        </w:rPr>
        <w:t>Ftp.get &lt;source_sexp&gt;, &lt;destination_sexp&gt;, 93</w:t>
      </w:r>
    </w:p>
    <w:p w:rsidR="006F6FF7" w:rsidRDefault="006F6FF7">
      <w:pPr>
        <w:pStyle w:val="Index1"/>
        <w:rPr>
          <w:noProof/>
        </w:rPr>
      </w:pPr>
      <w:r>
        <w:rPr>
          <w:noProof/>
        </w:rPr>
        <w:t>Ftp.mkdir &lt;directory_sexp&gt;, 94</w:t>
      </w:r>
    </w:p>
    <w:p w:rsidR="006F6FF7" w:rsidRDefault="006F6FF7">
      <w:pPr>
        <w:pStyle w:val="Index1"/>
        <w:rPr>
          <w:noProof/>
        </w:rPr>
      </w:pPr>
      <w:r>
        <w:rPr>
          <w:noProof/>
        </w:rPr>
        <w:t>Ftp.open &lt;url_sexp&gt;, &lt;port_nexp&gt;, &lt;user_sexp&gt;, &lt;pw_sexp&gt;, 93</w:t>
      </w:r>
    </w:p>
    <w:p w:rsidR="006F6FF7" w:rsidRDefault="006F6FF7">
      <w:pPr>
        <w:pStyle w:val="Index1"/>
        <w:rPr>
          <w:noProof/>
        </w:rPr>
      </w:pPr>
      <w:r>
        <w:rPr>
          <w:noProof/>
        </w:rPr>
        <w:t>Ftp.put &lt;source_sexp&gt;, &lt;destination_sexp&gt;, 93</w:t>
      </w:r>
    </w:p>
    <w:p w:rsidR="006F6FF7" w:rsidRDefault="006F6FF7">
      <w:pPr>
        <w:pStyle w:val="Index1"/>
        <w:rPr>
          <w:noProof/>
        </w:rPr>
      </w:pPr>
      <w:r>
        <w:rPr>
          <w:noProof/>
        </w:rPr>
        <w:t>Ftp.rename &lt;old_filename_sexp&gt;, &lt;new_filename_sexp&gt;, 94</w:t>
      </w:r>
    </w:p>
    <w:p w:rsidR="006F6FF7" w:rsidRDefault="006F6FF7">
      <w:pPr>
        <w:pStyle w:val="Index1"/>
        <w:rPr>
          <w:noProof/>
        </w:rPr>
      </w:pPr>
      <w:r>
        <w:rPr>
          <w:noProof/>
        </w:rPr>
        <w:t>Ftp.rmdir &lt;directory_sexp&gt;, 94</w:t>
      </w:r>
    </w:p>
    <w:p w:rsidR="006F6FF7" w:rsidRDefault="006F6FF7">
      <w:pPr>
        <w:pStyle w:val="Index1"/>
        <w:rPr>
          <w:noProof/>
        </w:rPr>
      </w:pPr>
      <w:r>
        <w:rPr>
          <w:noProof/>
        </w:rPr>
        <w:t>GETERROR$(), 53</w:t>
      </w:r>
    </w:p>
    <w:p w:rsidR="006F6FF7" w:rsidRDefault="006F6FF7">
      <w:pPr>
        <w:pStyle w:val="Index1"/>
        <w:rPr>
          <w:noProof/>
        </w:rPr>
      </w:pPr>
      <w:r>
        <w:rPr>
          <w:noProof/>
        </w:rPr>
        <w:t>GoSub &lt;index_nexp&gt;, &lt;label&gt;... / Return, 67</w:t>
      </w:r>
    </w:p>
    <w:p w:rsidR="006F6FF7" w:rsidRDefault="006F6FF7">
      <w:pPr>
        <w:pStyle w:val="Index1"/>
        <w:rPr>
          <w:noProof/>
        </w:rPr>
      </w:pPr>
      <w:r>
        <w:rPr>
          <w:noProof/>
        </w:rPr>
        <w:t>GoSub &lt;label&gt; / Return, 67</w:t>
      </w:r>
    </w:p>
    <w:p w:rsidR="006F6FF7" w:rsidRDefault="006F6FF7">
      <w:pPr>
        <w:pStyle w:val="Index1"/>
        <w:rPr>
          <w:noProof/>
        </w:rPr>
      </w:pPr>
      <w:r>
        <w:rPr>
          <w:noProof/>
        </w:rPr>
        <w:t>GoTo &lt;index_nexp&gt;, &lt;label&gt;..., 67</w:t>
      </w:r>
    </w:p>
    <w:p w:rsidR="006F6FF7" w:rsidRDefault="006F6FF7">
      <w:pPr>
        <w:pStyle w:val="Index1"/>
        <w:rPr>
          <w:noProof/>
        </w:rPr>
      </w:pPr>
      <w:r>
        <w:rPr>
          <w:noProof/>
        </w:rPr>
        <w:t>GoTo &lt;label&gt;, 67</w:t>
      </w:r>
    </w:p>
    <w:p w:rsidR="006F6FF7" w:rsidRDefault="006F6FF7">
      <w:pPr>
        <w:pStyle w:val="Index1"/>
        <w:rPr>
          <w:noProof/>
        </w:rPr>
      </w:pPr>
      <w:r>
        <w:rPr>
          <w:noProof/>
        </w:rPr>
        <w:t>Gps.accuracy &lt;nvar&gt;, 139</w:t>
      </w:r>
    </w:p>
    <w:p w:rsidR="006F6FF7" w:rsidRDefault="006F6FF7">
      <w:pPr>
        <w:pStyle w:val="Index1"/>
        <w:rPr>
          <w:noProof/>
        </w:rPr>
      </w:pPr>
      <w:r>
        <w:rPr>
          <w:noProof/>
        </w:rPr>
        <w:t>Gps.altitude &lt;nvar&gt;, 139</w:t>
      </w:r>
    </w:p>
    <w:p w:rsidR="006F6FF7" w:rsidRDefault="006F6FF7">
      <w:pPr>
        <w:pStyle w:val="Index1"/>
        <w:rPr>
          <w:noProof/>
        </w:rPr>
      </w:pPr>
      <w:r>
        <w:rPr>
          <w:noProof/>
        </w:rPr>
        <w:t>Gps.bearing &lt;nvar&gt;, 139</w:t>
      </w:r>
    </w:p>
    <w:p w:rsidR="006F6FF7" w:rsidRDefault="006F6FF7">
      <w:pPr>
        <w:pStyle w:val="Index1"/>
        <w:rPr>
          <w:noProof/>
        </w:rPr>
      </w:pPr>
      <w:r>
        <w:rPr>
          <w:noProof/>
        </w:rPr>
        <w:t>Gps.close, 139</w:t>
      </w:r>
    </w:p>
    <w:p w:rsidR="006F6FF7" w:rsidRDefault="006F6FF7">
      <w:pPr>
        <w:pStyle w:val="Index1"/>
        <w:rPr>
          <w:noProof/>
        </w:rPr>
      </w:pPr>
      <w:r>
        <w:rPr>
          <w:noProof/>
        </w:rPr>
        <w:t>Gps.latitude &lt;nvar&gt;, 139</w:t>
      </w:r>
    </w:p>
    <w:p w:rsidR="006F6FF7" w:rsidRDefault="006F6FF7">
      <w:pPr>
        <w:pStyle w:val="Index1"/>
        <w:rPr>
          <w:noProof/>
        </w:rPr>
      </w:pPr>
      <w:r>
        <w:rPr>
          <w:noProof/>
        </w:rPr>
        <w:t>Gps.longitude &lt;nvar&gt;, 139</w:t>
      </w:r>
    </w:p>
    <w:p w:rsidR="006F6FF7" w:rsidRDefault="006F6FF7">
      <w:pPr>
        <w:pStyle w:val="Index1"/>
        <w:rPr>
          <w:noProof/>
        </w:rPr>
      </w:pPr>
      <w:r>
        <w:rPr>
          <w:noProof/>
        </w:rPr>
        <w:t>Gps.open, 139</w:t>
      </w:r>
    </w:p>
    <w:p w:rsidR="006F6FF7" w:rsidRDefault="006F6FF7">
      <w:pPr>
        <w:pStyle w:val="Index1"/>
        <w:rPr>
          <w:noProof/>
        </w:rPr>
      </w:pPr>
      <w:r>
        <w:rPr>
          <w:noProof/>
        </w:rPr>
        <w:t>Gps.provider &lt;svar&gt;, 139</w:t>
      </w:r>
    </w:p>
    <w:p w:rsidR="006F6FF7" w:rsidRDefault="006F6FF7">
      <w:pPr>
        <w:pStyle w:val="Index1"/>
        <w:rPr>
          <w:noProof/>
        </w:rPr>
      </w:pPr>
      <w:r>
        <w:rPr>
          <w:noProof/>
        </w:rPr>
        <w:t>Gps.speed &lt;nvar&gt;, 139</w:t>
      </w:r>
    </w:p>
    <w:p w:rsidR="006F6FF7" w:rsidRDefault="006F6FF7">
      <w:pPr>
        <w:pStyle w:val="Index1"/>
        <w:rPr>
          <w:noProof/>
        </w:rPr>
      </w:pPr>
      <w:r>
        <w:rPr>
          <w:noProof/>
        </w:rPr>
        <w:t>Gps.time &lt;nvar&gt;, 139</w:t>
      </w:r>
    </w:p>
    <w:p w:rsidR="006F6FF7" w:rsidRDefault="006F6FF7">
      <w:pPr>
        <w:pStyle w:val="Index1"/>
        <w:rPr>
          <w:noProof/>
        </w:rPr>
      </w:pPr>
      <w:r>
        <w:rPr>
          <w:noProof/>
        </w:rPr>
        <w:t>Gr.arc &lt;object_number_nvar&gt;, left, top, right, bottom, start_angle, sweep_angle, fill_mode, 121</w:t>
      </w:r>
    </w:p>
    <w:p w:rsidR="006F6FF7" w:rsidRDefault="006F6FF7">
      <w:pPr>
        <w:pStyle w:val="Index1"/>
        <w:rPr>
          <w:noProof/>
        </w:rPr>
      </w:pPr>
      <w:r>
        <w:rPr>
          <w:noProof/>
        </w:rPr>
        <w:t>Gr.bitmap.create &lt;bitmap_ptr_nvar&gt;, width, height, 126</w:t>
      </w:r>
    </w:p>
    <w:p w:rsidR="006F6FF7" w:rsidRDefault="006F6FF7">
      <w:pPr>
        <w:pStyle w:val="Index1"/>
        <w:rPr>
          <w:noProof/>
        </w:rPr>
      </w:pPr>
      <w:r>
        <w:rPr>
          <w:noProof/>
        </w:rPr>
        <w:t>Gr.bitmap.crop &lt;new_bitmap_object_nvar&gt;, &lt;source_bitmap_object_nexp&gt;, &lt;x_nexp&gt;, &lt;y_nexp&gt;, &lt;width_nexp&gt;, &lt;height_nexp&gt;, 127</w:t>
      </w:r>
    </w:p>
    <w:p w:rsidR="006F6FF7" w:rsidRDefault="006F6FF7">
      <w:pPr>
        <w:pStyle w:val="Index1"/>
        <w:rPr>
          <w:noProof/>
        </w:rPr>
      </w:pPr>
      <w:r>
        <w:rPr>
          <w:noProof/>
        </w:rPr>
        <w:t>Gr.bitmap.delete &lt;bitmap_ptr_nvar&gt;, 126</w:t>
      </w:r>
    </w:p>
    <w:p w:rsidR="006F6FF7" w:rsidRDefault="006F6FF7">
      <w:pPr>
        <w:pStyle w:val="Index1"/>
        <w:rPr>
          <w:noProof/>
        </w:rPr>
      </w:pPr>
      <w:r>
        <w:rPr>
          <w:noProof/>
        </w:rPr>
        <w:t>Gr.bitmap.draw &lt;object_ptr_nvar&gt;, &lt;bitmap_ptr_nvar&gt;, x , y, 127</w:t>
      </w:r>
    </w:p>
    <w:p w:rsidR="006F6FF7" w:rsidRDefault="006F6FF7">
      <w:pPr>
        <w:pStyle w:val="Index1"/>
        <w:rPr>
          <w:noProof/>
        </w:rPr>
      </w:pPr>
      <w:r>
        <w:rPr>
          <w:noProof/>
        </w:rPr>
        <w:t>Gr.bitmap.drawinto.end, 128</w:t>
      </w:r>
    </w:p>
    <w:p w:rsidR="006F6FF7" w:rsidRDefault="006F6FF7">
      <w:pPr>
        <w:pStyle w:val="Index1"/>
        <w:rPr>
          <w:noProof/>
        </w:rPr>
      </w:pPr>
      <w:r>
        <w:rPr>
          <w:noProof/>
        </w:rPr>
        <w:t>Gr.bitmap.drawinto.start &lt;bitmap_ptr_nvar&gt;, 127</w:t>
      </w:r>
    </w:p>
    <w:p w:rsidR="006F6FF7" w:rsidRDefault="006F6FF7">
      <w:pPr>
        <w:pStyle w:val="Index1"/>
        <w:rPr>
          <w:noProof/>
        </w:rPr>
      </w:pPr>
      <w:r>
        <w:rPr>
          <w:noProof/>
        </w:rPr>
        <w:t>gr.bitmap.load bitmap_ptr, File_name$, 126</w:t>
      </w:r>
    </w:p>
    <w:p w:rsidR="006F6FF7" w:rsidRDefault="006F6FF7">
      <w:pPr>
        <w:pStyle w:val="Index1"/>
        <w:rPr>
          <w:noProof/>
        </w:rPr>
      </w:pPr>
      <w:r>
        <w:rPr>
          <w:noProof/>
        </w:rPr>
        <w:t>Gr.bitmap.save &lt;bitmap_ptr_nvar&gt;, &lt;filename_sexp&gt;{, &lt;quality_nexp&gt;}, 127</w:t>
      </w:r>
    </w:p>
    <w:p w:rsidR="006F6FF7" w:rsidRDefault="006F6FF7">
      <w:pPr>
        <w:pStyle w:val="Index1"/>
        <w:rPr>
          <w:noProof/>
        </w:rPr>
      </w:pPr>
      <w:r>
        <w:rPr>
          <w:noProof/>
        </w:rPr>
        <w:t>Gr.bitmap.scale &lt;new_bitmap_ptr_nvar&gt;, &lt;bitmap_ptr_nvar&gt;, width, height {, &lt;smoothing_lvar&gt; }, 126</w:t>
      </w:r>
    </w:p>
    <w:p w:rsidR="006F6FF7" w:rsidRDefault="006F6FF7">
      <w:pPr>
        <w:pStyle w:val="Index1"/>
        <w:rPr>
          <w:noProof/>
        </w:rPr>
      </w:pPr>
      <w:r>
        <w:rPr>
          <w:noProof/>
        </w:rPr>
        <w:t>Gr.bitmap.size &lt;bitmap_ptr_nvar&gt;, width, height, 126</w:t>
      </w:r>
    </w:p>
    <w:p w:rsidR="006F6FF7" w:rsidRDefault="006F6FF7">
      <w:pPr>
        <w:pStyle w:val="Index1"/>
        <w:rPr>
          <w:noProof/>
        </w:rPr>
      </w:pPr>
      <w:r>
        <w:rPr>
          <w:noProof/>
        </w:rPr>
        <w:t>Gr.bounded.touch touched, left, top, right, bottom, 123</w:t>
      </w:r>
    </w:p>
    <w:p w:rsidR="006F6FF7" w:rsidRDefault="006F6FF7">
      <w:pPr>
        <w:pStyle w:val="Index1"/>
        <w:rPr>
          <w:noProof/>
        </w:rPr>
      </w:pPr>
      <w:r>
        <w:rPr>
          <w:noProof/>
        </w:rPr>
        <w:t>Gr.bounded.touch2 touched, left, top, right, bottom, 124</w:t>
      </w:r>
    </w:p>
    <w:p w:rsidR="006F6FF7" w:rsidRDefault="006F6FF7">
      <w:pPr>
        <w:pStyle w:val="Index1"/>
        <w:rPr>
          <w:noProof/>
        </w:rPr>
      </w:pPr>
      <w:r>
        <w:rPr>
          <w:noProof/>
        </w:rPr>
        <w:t>Gr.brightness &lt;nexp&gt;, 120</w:t>
      </w:r>
    </w:p>
    <w:p w:rsidR="006F6FF7" w:rsidRDefault="006F6FF7">
      <w:pPr>
        <w:pStyle w:val="Index1"/>
        <w:rPr>
          <w:noProof/>
        </w:rPr>
      </w:pPr>
      <w:r>
        <w:rPr>
          <w:noProof/>
        </w:rPr>
        <w:t>Gr.camera.autoshoot &lt;bm_ptr_nvar&gt;{, &lt;flash_ mode_nexp&gt; {, focus_mode_nexp} }, 130</w:t>
      </w:r>
    </w:p>
    <w:p w:rsidR="006F6FF7" w:rsidRDefault="006F6FF7">
      <w:pPr>
        <w:pStyle w:val="Index1"/>
        <w:rPr>
          <w:noProof/>
        </w:rPr>
      </w:pPr>
      <w:r>
        <w:rPr>
          <w:noProof/>
        </w:rPr>
        <w:t>Gr.camera.manualShoot &lt;bm_ptr_nvar&gt;{, &lt;flash_ mode_nexp&gt; {, focus_mode_nexp} }, 130</w:t>
      </w:r>
    </w:p>
    <w:p w:rsidR="006F6FF7" w:rsidRDefault="006F6FF7">
      <w:pPr>
        <w:pStyle w:val="Index1"/>
        <w:rPr>
          <w:noProof/>
        </w:rPr>
      </w:pPr>
      <w:r>
        <w:rPr>
          <w:noProof/>
        </w:rPr>
        <w:t>Gr.camera.select 1|2, 129</w:t>
      </w:r>
    </w:p>
    <w:p w:rsidR="006F6FF7" w:rsidRDefault="006F6FF7">
      <w:pPr>
        <w:pStyle w:val="Index1"/>
        <w:rPr>
          <w:noProof/>
        </w:rPr>
      </w:pPr>
      <w:r>
        <w:rPr>
          <w:noProof/>
        </w:rPr>
        <w:t>Gr.camera.shoot &lt;bm_ptr_nvar&gt;, 129</w:t>
      </w:r>
    </w:p>
    <w:p w:rsidR="006F6FF7" w:rsidRDefault="006F6FF7">
      <w:pPr>
        <w:pStyle w:val="Index1"/>
        <w:rPr>
          <w:noProof/>
        </w:rPr>
      </w:pPr>
      <w:r>
        <w:rPr>
          <w:noProof/>
        </w:rPr>
        <w:lastRenderedPageBreak/>
        <w:t>Gr.circle &lt;object_number_nvar&gt;, x, y, radius, 121</w:t>
      </w:r>
    </w:p>
    <w:p w:rsidR="006F6FF7" w:rsidRDefault="006F6FF7">
      <w:pPr>
        <w:pStyle w:val="Index1"/>
        <w:rPr>
          <w:noProof/>
        </w:rPr>
      </w:pPr>
      <w:r>
        <w:rPr>
          <w:noProof/>
        </w:rPr>
        <w:t>Gr.clip &lt;object__ptr_nvar&gt;,  &lt;left_nexp&gt;,&lt;top_nexp&gt;, &lt;right_nexp&gt;, &lt;bottom_nexp&gt;{, &lt;RO_nexp&gt;}, 133</w:t>
      </w:r>
    </w:p>
    <w:p w:rsidR="006F6FF7" w:rsidRDefault="006F6FF7">
      <w:pPr>
        <w:pStyle w:val="Index1"/>
        <w:rPr>
          <w:noProof/>
        </w:rPr>
      </w:pPr>
      <w:r>
        <w:rPr>
          <w:noProof/>
        </w:rPr>
        <w:t>Gr.close, 119</w:t>
      </w:r>
    </w:p>
    <w:p w:rsidR="006F6FF7" w:rsidRDefault="006F6FF7">
      <w:pPr>
        <w:pStyle w:val="Index1"/>
        <w:rPr>
          <w:noProof/>
        </w:rPr>
      </w:pPr>
      <w:r>
        <w:rPr>
          <w:noProof/>
        </w:rPr>
        <w:t>Gr.cls, 119</w:t>
      </w:r>
    </w:p>
    <w:p w:rsidR="006F6FF7" w:rsidRDefault="006F6FF7">
      <w:pPr>
        <w:pStyle w:val="Index1"/>
        <w:rPr>
          <w:noProof/>
        </w:rPr>
      </w:pPr>
      <w:r>
        <w:rPr>
          <w:noProof/>
        </w:rPr>
        <w:t>Gr.color alpha, red, green, blue, &lt;style_nexp&gt;, 117</w:t>
      </w:r>
    </w:p>
    <w:p w:rsidR="006F6FF7" w:rsidRDefault="006F6FF7">
      <w:pPr>
        <w:pStyle w:val="Index1"/>
        <w:rPr>
          <w:noProof/>
        </w:rPr>
      </w:pPr>
      <w:r>
        <w:rPr>
          <w:noProof/>
        </w:rPr>
        <w:t>Gr.front  flag, 119</w:t>
      </w:r>
    </w:p>
    <w:p w:rsidR="006F6FF7" w:rsidRDefault="006F6FF7">
      <w:pPr>
        <w:pStyle w:val="Index1"/>
        <w:rPr>
          <w:noProof/>
        </w:rPr>
      </w:pPr>
      <w:r>
        <w:rPr>
          <w:noProof/>
        </w:rPr>
        <w:t>Gr.get.bmpixel &lt;bitmap_ptr_nvar&gt;, x, y, alpha, red, green, blue, 127</w:t>
      </w:r>
    </w:p>
    <w:p w:rsidR="006F6FF7" w:rsidRDefault="006F6FF7">
      <w:pPr>
        <w:pStyle w:val="Index1"/>
        <w:rPr>
          <w:noProof/>
        </w:rPr>
      </w:pPr>
      <w:r>
        <w:rPr>
          <w:noProof/>
        </w:rPr>
        <w:t>Gr.get.params &lt;object_ptr_nvar&gt;, &lt;param_array$[]&gt;, 131</w:t>
      </w:r>
    </w:p>
    <w:p w:rsidR="006F6FF7" w:rsidRDefault="006F6FF7">
      <w:pPr>
        <w:pStyle w:val="Index1"/>
        <w:rPr>
          <w:noProof/>
        </w:rPr>
      </w:pPr>
      <w:r>
        <w:rPr>
          <w:noProof/>
        </w:rPr>
        <w:t>Gr.get.pixel x, y, alpha, red, green, blue, 130</w:t>
      </w:r>
    </w:p>
    <w:p w:rsidR="006F6FF7" w:rsidRDefault="006F6FF7">
      <w:pPr>
        <w:pStyle w:val="Index1"/>
        <w:rPr>
          <w:noProof/>
        </w:rPr>
      </w:pPr>
      <w:r>
        <w:rPr>
          <w:noProof/>
        </w:rPr>
        <w:t>Gr.get.position &lt;object_ptr_nvar&gt;,  x, y, 131</w:t>
      </w:r>
    </w:p>
    <w:p w:rsidR="006F6FF7" w:rsidRDefault="006F6FF7">
      <w:pPr>
        <w:pStyle w:val="Index1"/>
        <w:rPr>
          <w:noProof/>
        </w:rPr>
      </w:pPr>
      <w:r>
        <w:rPr>
          <w:noProof/>
        </w:rPr>
        <w:t>Gr.get.textbounds &lt;sexp&gt;, left, top, right, bottom, 124</w:t>
      </w:r>
    </w:p>
    <w:p w:rsidR="006F6FF7" w:rsidRDefault="006F6FF7">
      <w:pPr>
        <w:pStyle w:val="Index1"/>
        <w:rPr>
          <w:noProof/>
        </w:rPr>
      </w:pPr>
      <w:r>
        <w:rPr>
          <w:noProof/>
        </w:rPr>
        <w:t>Gr.get.type &lt;object_ptr_nvar&gt;, &lt;type_svar&gt;, 131</w:t>
      </w:r>
    </w:p>
    <w:p w:rsidR="006F6FF7" w:rsidRDefault="006F6FF7">
      <w:pPr>
        <w:pStyle w:val="Index1"/>
        <w:rPr>
          <w:noProof/>
        </w:rPr>
      </w:pPr>
      <w:r>
        <w:rPr>
          <w:noProof/>
        </w:rPr>
        <w:t>Gr.get.value &lt;object_ptr_nvar&gt;, &lt;tag_sexp&gt;, {&lt;value_nvar | value_svar&gt;}, 131</w:t>
      </w:r>
    </w:p>
    <w:p w:rsidR="006F6FF7" w:rsidRDefault="006F6FF7">
      <w:pPr>
        <w:pStyle w:val="Index1"/>
        <w:rPr>
          <w:noProof/>
        </w:rPr>
      </w:pPr>
      <w:r>
        <w:rPr>
          <w:noProof/>
        </w:rPr>
        <w:t>Gr.GetDL &lt;dl_array[]&gt; {, &lt;keep_all_objects_lexp&gt; }, 134</w:t>
      </w:r>
    </w:p>
    <w:p w:rsidR="006F6FF7" w:rsidRDefault="006F6FF7">
      <w:pPr>
        <w:pStyle w:val="Index1"/>
        <w:rPr>
          <w:noProof/>
        </w:rPr>
      </w:pPr>
      <w:r>
        <w:rPr>
          <w:noProof/>
        </w:rPr>
        <w:t>Gr.hide &lt;object_number_nvar&gt;, 122</w:t>
      </w:r>
    </w:p>
    <w:p w:rsidR="006F6FF7" w:rsidRDefault="006F6FF7">
      <w:pPr>
        <w:pStyle w:val="Index1"/>
        <w:rPr>
          <w:noProof/>
        </w:rPr>
      </w:pPr>
      <w:r>
        <w:rPr>
          <w:noProof/>
        </w:rPr>
        <w:t>Gr.line &lt;object_number_nvar&gt;, x1, y1, x2, y2, 120</w:t>
      </w:r>
    </w:p>
    <w:p w:rsidR="006F6FF7" w:rsidRDefault="006F6FF7">
      <w:pPr>
        <w:pStyle w:val="Index1"/>
        <w:rPr>
          <w:noProof/>
        </w:rPr>
      </w:pPr>
      <w:r>
        <w:rPr>
          <w:noProof/>
        </w:rPr>
        <w:t>Gr.modify &lt;object_ptr_nvar&gt;, {&lt;tag_sexp&gt;, &lt;value_nvar | value_svar&gt;}, ..., 131</w:t>
      </w:r>
    </w:p>
    <w:p w:rsidR="006F6FF7" w:rsidRDefault="006F6FF7">
      <w:pPr>
        <w:pStyle w:val="Index1"/>
        <w:rPr>
          <w:noProof/>
        </w:rPr>
      </w:pPr>
      <w:r>
        <w:rPr>
          <w:noProof/>
        </w:rPr>
        <w:t>Gr.NewDL &lt;dl_array[{&lt;start&gt;,&lt;length&gt;}]&gt;, 134</w:t>
      </w:r>
    </w:p>
    <w:p w:rsidR="006F6FF7" w:rsidRDefault="006F6FF7">
      <w:pPr>
        <w:pStyle w:val="Index1"/>
        <w:rPr>
          <w:noProof/>
        </w:rPr>
      </w:pPr>
      <w:r>
        <w:rPr>
          <w:noProof/>
        </w:rPr>
        <w:t>Gr.onGRTouch.resume, 124</w:t>
      </w:r>
    </w:p>
    <w:p w:rsidR="006F6FF7" w:rsidRDefault="006F6FF7">
      <w:pPr>
        <w:pStyle w:val="Index1"/>
        <w:rPr>
          <w:noProof/>
        </w:rPr>
      </w:pPr>
      <w:r>
        <w:rPr>
          <w:noProof/>
        </w:rPr>
        <w:t>Gr.open alpha, red, green, blue {, &lt;ShowStatusBar_lexp&gt; {, &lt;Orientation_nexp&gt;}}, 117</w:t>
      </w:r>
    </w:p>
    <w:p w:rsidR="006F6FF7" w:rsidRDefault="006F6FF7">
      <w:pPr>
        <w:pStyle w:val="Index1"/>
        <w:rPr>
          <w:noProof/>
        </w:rPr>
      </w:pPr>
      <w:r>
        <w:rPr>
          <w:noProof/>
        </w:rPr>
        <w:t>Gr.orientation &lt;nexp&gt;, 118</w:t>
      </w:r>
    </w:p>
    <w:p w:rsidR="006F6FF7" w:rsidRDefault="006F6FF7">
      <w:pPr>
        <w:pStyle w:val="Index1"/>
        <w:rPr>
          <w:noProof/>
        </w:rPr>
      </w:pPr>
      <w:r>
        <w:rPr>
          <w:noProof/>
        </w:rPr>
        <w:t>Gr.oval &lt;object_number_nvar&gt;, left, top, right, bottom, 121</w:t>
      </w:r>
    </w:p>
    <w:p w:rsidR="006F6FF7" w:rsidRDefault="006F6FF7">
      <w:pPr>
        <w:pStyle w:val="Index1"/>
        <w:rPr>
          <w:noProof/>
        </w:rPr>
      </w:pPr>
      <w:r>
        <w:rPr>
          <w:noProof/>
        </w:rPr>
        <w:t>Gr.paint.get &lt;object_ptr_nvar&gt;, 132</w:t>
      </w:r>
    </w:p>
    <w:p w:rsidR="006F6FF7" w:rsidRDefault="006F6FF7">
      <w:pPr>
        <w:pStyle w:val="Index1"/>
        <w:rPr>
          <w:noProof/>
        </w:rPr>
      </w:pPr>
      <w:r>
        <w:rPr>
          <w:noProof/>
        </w:rPr>
        <w:t>Gr.point &lt;object_number_nvar&gt;, x, y, 120</w:t>
      </w:r>
    </w:p>
    <w:p w:rsidR="006F6FF7" w:rsidRDefault="006F6FF7">
      <w:pPr>
        <w:pStyle w:val="Index1"/>
        <w:rPr>
          <w:noProof/>
        </w:rPr>
      </w:pPr>
      <w:r>
        <w:rPr>
          <w:noProof/>
        </w:rPr>
        <w:t>Gr.poly &lt;object_number_nvar&gt;, list_pointer {,x,y}, 122</w:t>
      </w:r>
    </w:p>
    <w:p w:rsidR="006F6FF7" w:rsidRDefault="006F6FF7">
      <w:pPr>
        <w:pStyle w:val="Index1"/>
        <w:rPr>
          <w:noProof/>
        </w:rPr>
      </w:pPr>
      <w:r>
        <w:rPr>
          <w:noProof/>
        </w:rPr>
        <w:t>Gr.rect &lt;object_number_nvar&gt;, left, top, right, bottom, 120</w:t>
      </w:r>
    </w:p>
    <w:p w:rsidR="006F6FF7" w:rsidRDefault="006F6FF7">
      <w:pPr>
        <w:pStyle w:val="Index1"/>
        <w:rPr>
          <w:noProof/>
        </w:rPr>
      </w:pPr>
      <w:r>
        <w:rPr>
          <w:noProof/>
        </w:rPr>
        <w:t>Gr.render, 118</w:t>
      </w:r>
    </w:p>
    <w:p w:rsidR="006F6FF7" w:rsidRDefault="006F6FF7">
      <w:pPr>
        <w:pStyle w:val="Index1"/>
        <w:rPr>
          <w:noProof/>
        </w:rPr>
      </w:pPr>
      <w:r>
        <w:rPr>
          <w:noProof/>
        </w:rPr>
        <w:t>Gr.rotate.end {&lt;obj_nvar&gt;}, 128</w:t>
      </w:r>
    </w:p>
    <w:p w:rsidR="006F6FF7" w:rsidRDefault="006F6FF7">
      <w:pPr>
        <w:pStyle w:val="Index1"/>
        <w:rPr>
          <w:noProof/>
        </w:rPr>
      </w:pPr>
      <w:r>
        <w:rPr>
          <w:noProof/>
        </w:rPr>
        <w:t>Gr.rotate.start angle, x, y{,&lt;obj_nvar&gt;}, 128</w:t>
      </w:r>
    </w:p>
    <w:p w:rsidR="006F6FF7" w:rsidRDefault="006F6FF7">
      <w:pPr>
        <w:pStyle w:val="Index1"/>
        <w:rPr>
          <w:noProof/>
        </w:rPr>
      </w:pPr>
      <w:r>
        <w:rPr>
          <w:noProof/>
        </w:rPr>
        <w:t>Gr.save &lt;filename_sexp&gt; {,&lt;quality_nexp&gt;}, 130</w:t>
      </w:r>
    </w:p>
    <w:p w:rsidR="006F6FF7" w:rsidRDefault="006F6FF7">
      <w:pPr>
        <w:pStyle w:val="Index1"/>
        <w:rPr>
          <w:noProof/>
        </w:rPr>
      </w:pPr>
      <w:r>
        <w:rPr>
          <w:noProof/>
        </w:rPr>
        <w:t>Gr.scale x_factor, y_factor, 119</w:t>
      </w:r>
    </w:p>
    <w:p w:rsidR="006F6FF7" w:rsidRDefault="006F6FF7">
      <w:pPr>
        <w:pStyle w:val="Index1"/>
        <w:rPr>
          <w:noProof/>
        </w:rPr>
      </w:pPr>
      <w:r>
        <w:rPr>
          <w:noProof/>
        </w:rPr>
        <w:t>Gr.screen width, height{, density }, 118</w:t>
      </w:r>
    </w:p>
    <w:p w:rsidR="006F6FF7" w:rsidRDefault="006F6FF7">
      <w:pPr>
        <w:pStyle w:val="Index1"/>
        <w:rPr>
          <w:noProof/>
        </w:rPr>
      </w:pPr>
      <w:r>
        <w:rPr>
          <w:noProof/>
        </w:rPr>
        <w:t>Gr.screen.to_bitmap &lt;bm_ptr_nvar&gt;, 130</w:t>
      </w:r>
    </w:p>
    <w:p w:rsidR="006F6FF7" w:rsidRDefault="006F6FF7">
      <w:pPr>
        <w:pStyle w:val="Index1"/>
        <w:rPr>
          <w:noProof/>
        </w:rPr>
      </w:pPr>
      <w:r>
        <w:rPr>
          <w:noProof/>
        </w:rPr>
        <w:t>Gr.set.AntiAlias &lt;lexp&gt;, 118</w:t>
      </w:r>
    </w:p>
    <w:p w:rsidR="006F6FF7" w:rsidRDefault="006F6FF7">
      <w:pPr>
        <w:pStyle w:val="Index1"/>
        <w:rPr>
          <w:noProof/>
        </w:rPr>
      </w:pPr>
      <w:r>
        <w:rPr>
          <w:noProof/>
        </w:rPr>
        <w:t>Gr.set.pixels &lt;object_number_nvar&gt;, pixels[{&lt;start&gt;,&lt;length&gt;}] {,x,y}, 121</w:t>
      </w:r>
    </w:p>
    <w:p w:rsidR="006F6FF7" w:rsidRDefault="006F6FF7">
      <w:pPr>
        <w:pStyle w:val="Index1"/>
        <w:rPr>
          <w:noProof/>
        </w:rPr>
      </w:pPr>
      <w:r>
        <w:rPr>
          <w:noProof/>
        </w:rPr>
        <w:t>Gr.set.stroke &lt;nexp&gt;, 118</w:t>
      </w:r>
    </w:p>
    <w:p w:rsidR="006F6FF7" w:rsidRDefault="006F6FF7">
      <w:pPr>
        <w:pStyle w:val="Index1"/>
        <w:rPr>
          <w:noProof/>
        </w:rPr>
      </w:pPr>
      <w:r>
        <w:rPr>
          <w:noProof/>
        </w:rPr>
        <w:t>Gr.show &lt;object_number_nvar&gt;, 122</w:t>
      </w:r>
    </w:p>
    <w:p w:rsidR="006F6FF7" w:rsidRDefault="006F6FF7">
      <w:pPr>
        <w:pStyle w:val="Index1"/>
        <w:rPr>
          <w:noProof/>
        </w:rPr>
      </w:pPr>
      <w:r>
        <w:rPr>
          <w:noProof/>
        </w:rPr>
        <w:t>Gr.StatusBar.Show  &lt;nexp&gt;, 118</w:t>
      </w:r>
    </w:p>
    <w:p w:rsidR="006F6FF7" w:rsidRDefault="006F6FF7">
      <w:pPr>
        <w:pStyle w:val="Index1"/>
        <w:rPr>
          <w:noProof/>
        </w:rPr>
      </w:pPr>
      <w:r>
        <w:rPr>
          <w:noProof/>
        </w:rPr>
        <w:t>Gr.text.align type, 124</w:t>
      </w:r>
    </w:p>
    <w:p w:rsidR="006F6FF7" w:rsidRDefault="006F6FF7">
      <w:pPr>
        <w:pStyle w:val="Index1"/>
        <w:rPr>
          <w:noProof/>
        </w:rPr>
      </w:pPr>
      <w:r>
        <w:rPr>
          <w:noProof/>
        </w:rPr>
        <w:t>Gr.text.bold &lt;lexp&gt;, 125</w:t>
      </w:r>
    </w:p>
    <w:p w:rsidR="006F6FF7" w:rsidRDefault="006F6FF7">
      <w:pPr>
        <w:pStyle w:val="Index1"/>
        <w:rPr>
          <w:noProof/>
        </w:rPr>
      </w:pPr>
      <w:r>
        <w:rPr>
          <w:noProof/>
        </w:rPr>
        <w:t>Gr.text.draw &lt;object_number_nvar&gt;, &lt;x_nexp&gt;, &lt;y_nexp&gt;, &lt;text_object_sexp&gt;, 125</w:t>
      </w:r>
    </w:p>
    <w:p w:rsidR="006F6FF7" w:rsidRDefault="006F6FF7">
      <w:pPr>
        <w:pStyle w:val="Index1"/>
        <w:rPr>
          <w:noProof/>
        </w:rPr>
      </w:pPr>
      <w:r>
        <w:rPr>
          <w:noProof/>
        </w:rPr>
        <w:t>Gr.text.size &lt;nexp&gt;, 124</w:t>
      </w:r>
    </w:p>
    <w:p w:rsidR="006F6FF7" w:rsidRDefault="006F6FF7">
      <w:pPr>
        <w:pStyle w:val="Index1"/>
        <w:rPr>
          <w:noProof/>
        </w:rPr>
      </w:pPr>
      <w:r>
        <w:rPr>
          <w:noProof/>
        </w:rPr>
        <w:t>Gr.text.skew &lt;nexp&gt;, 125</w:t>
      </w:r>
    </w:p>
    <w:p w:rsidR="006F6FF7" w:rsidRDefault="006F6FF7">
      <w:pPr>
        <w:pStyle w:val="Index1"/>
        <w:rPr>
          <w:noProof/>
        </w:rPr>
      </w:pPr>
      <w:r>
        <w:rPr>
          <w:noProof/>
        </w:rPr>
        <w:t>Gr.text.strike &lt;lexp&gt;, 125</w:t>
      </w:r>
    </w:p>
    <w:p w:rsidR="006F6FF7" w:rsidRDefault="006F6FF7">
      <w:pPr>
        <w:pStyle w:val="Index1"/>
        <w:rPr>
          <w:noProof/>
        </w:rPr>
      </w:pPr>
      <w:r>
        <w:rPr>
          <w:noProof/>
        </w:rPr>
        <w:t>Gr.text.typeface &lt;nexp&gt;, 125</w:t>
      </w:r>
    </w:p>
    <w:p w:rsidR="006F6FF7" w:rsidRDefault="006F6FF7">
      <w:pPr>
        <w:pStyle w:val="Index1"/>
        <w:rPr>
          <w:noProof/>
        </w:rPr>
      </w:pPr>
      <w:r>
        <w:rPr>
          <w:noProof/>
        </w:rPr>
        <w:t>Gr.text.underline &lt;lexp&gt;, 125</w:t>
      </w:r>
    </w:p>
    <w:p w:rsidR="006F6FF7" w:rsidRDefault="006F6FF7">
      <w:pPr>
        <w:pStyle w:val="Index1"/>
        <w:rPr>
          <w:noProof/>
        </w:rPr>
      </w:pPr>
      <w:r>
        <w:rPr>
          <w:noProof/>
        </w:rPr>
        <w:t>Gr.text.width &lt;nvar&gt;, &lt;sexp&gt;, 124</w:t>
      </w:r>
    </w:p>
    <w:p w:rsidR="006F6FF7" w:rsidRDefault="006F6FF7">
      <w:pPr>
        <w:pStyle w:val="Index1"/>
        <w:rPr>
          <w:noProof/>
        </w:rPr>
      </w:pPr>
      <w:r>
        <w:rPr>
          <w:noProof/>
        </w:rPr>
        <w:t>Gr.touch touched, x, y, 123</w:t>
      </w:r>
    </w:p>
    <w:p w:rsidR="006F6FF7" w:rsidRDefault="006F6FF7">
      <w:pPr>
        <w:pStyle w:val="Index1"/>
        <w:rPr>
          <w:noProof/>
        </w:rPr>
      </w:pPr>
      <w:r>
        <w:rPr>
          <w:noProof/>
        </w:rPr>
        <w:lastRenderedPageBreak/>
        <w:t>Gr.touch2 touched, x, y, 124</w:t>
      </w:r>
    </w:p>
    <w:p w:rsidR="006F6FF7" w:rsidRDefault="006F6FF7">
      <w:pPr>
        <w:pStyle w:val="Index1"/>
        <w:rPr>
          <w:noProof/>
        </w:rPr>
      </w:pPr>
      <w:r>
        <w:rPr>
          <w:noProof/>
        </w:rPr>
        <w:t>Gr_collision ( &lt;object_1_nvar&gt;, &lt;object_2_nvar&gt;), 133</w:t>
      </w:r>
    </w:p>
    <w:p w:rsidR="006F6FF7" w:rsidRDefault="006F6FF7">
      <w:pPr>
        <w:pStyle w:val="Index1"/>
        <w:rPr>
          <w:noProof/>
        </w:rPr>
      </w:pPr>
      <w:r>
        <w:rPr>
          <w:noProof/>
        </w:rPr>
        <w:t>GrabFile &lt;result_svar&gt;, &lt;path_sexp&gt;{, &lt;unicode_flag_lexp&gt;}, 84</w:t>
      </w:r>
    </w:p>
    <w:p w:rsidR="006F6FF7" w:rsidRDefault="006F6FF7">
      <w:pPr>
        <w:pStyle w:val="Index1"/>
        <w:rPr>
          <w:noProof/>
        </w:rPr>
      </w:pPr>
      <w:r>
        <w:rPr>
          <w:noProof/>
        </w:rPr>
        <w:t>GrabURL &lt;result_svar&gt;, &lt;url_sexp&gt;{, &lt;timeout_nexp&gt;}, 84</w:t>
      </w:r>
    </w:p>
    <w:p w:rsidR="006F6FF7" w:rsidRDefault="006F6FF7">
      <w:pPr>
        <w:pStyle w:val="Index1"/>
        <w:rPr>
          <w:noProof/>
        </w:rPr>
      </w:pPr>
      <w:r>
        <w:rPr>
          <w:noProof/>
        </w:rPr>
        <w:t>GR_COLLISION ( &lt;object_1_nvar&gt;, &lt;object_2_nvar&gt;), 52</w:t>
      </w:r>
    </w:p>
    <w:p w:rsidR="006F6FF7" w:rsidRDefault="006F6FF7">
      <w:pPr>
        <w:pStyle w:val="Index1"/>
        <w:rPr>
          <w:noProof/>
        </w:rPr>
      </w:pPr>
      <w:r>
        <w:rPr>
          <w:noProof/>
        </w:rPr>
        <w:t>Headset &lt;state_nvar&gt;, &lt;type_svar&gt;, &lt;mic_nvar&gt;, 111</w:t>
      </w:r>
    </w:p>
    <w:p w:rsidR="006F6FF7" w:rsidRDefault="006F6FF7">
      <w:pPr>
        <w:pStyle w:val="Index1"/>
        <w:rPr>
          <w:noProof/>
        </w:rPr>
      </w:pPr>
      <w:r w:rsidRPr="00002297">
        <w:rPr>
          <w:rFonts w:eastAsia="Times New Roman"/>
          <w:noProof/>
        </w:rPr>
        <w:t>HEX$(&lt;nexp&gt;)</w:t>
      </w:r>
      <w:r>
        <w:rPr>
          <w:noProof/>
        </w:rPr>
        <w:t>, 55</w:t>
      </w:r>
    </w:p>
    <w:p w:rsidR="006F6FF7" w:rsidRDefault="006F6FF7">
      <w:pPr>
        <w:pStyle w:val="Index1"/>
        <w:rPr>
          <w:noProof/>
        </w:rPr>
      </w:pPr>
      <w:r>
        <w:rPr>
          <w:noProof/>
        </w:rPr>
        <w:t>HEX(&lt;sexp&gt;), 51</w:t>
      </w:r>
    </w:p>
    <w:p w:rsidR="006F6FF7" w:rsidRDefault="006F6FF7">
      <w:pPr>
        <w:pStyle w:val="Index1"/>
        <w:rPr>
          <w:noProof/>
        </w:rPr>
      </w:pPr>
      <w:r>
        <w:rPr>
          <w:noProof/>
        </w:rPr>
        <w:t>Home, 112</w:t>
      </w:r>
    </w:p>
    <w:p w:rsidR="006F6FF7" w:rsidRDefault="006F6FF7">
      <w:pPr>
        <w:pStyle w:val="Index1"/>
        <w:rPr>
          <w:noProof/>
        </w:rPr>
      </w:pPr>
      <w:r>
        <w:rPr>
          <w:noProof/>
        </w:rPr>
        <w:t>Html.clear.cache, 89</w:t>
      </w:r>
    </w:p>
    <w:p w:rsidR="006F6FF7" w:rsidRDefault="006F6FF7">
      <w:pPr>
        <w:pStyle w:val="Index1"/>
        <w:rPr>
          <w:noProof/>
        </w:rPr>
      </w:pPr>
      <w:r>
        <w:rPr>
          <w:noProof/>
        </w:rPr>
        <w:t>Html.clear.history, 89</w:t>
      </w:r>
    </w:p>
    <w:p w:rsidR="006F6FF7" w:rsidRDefault="006F6FF7">
      <w:pPr>
        <w:pStyle w:val="Index1"/>
        <w:rPr>
          <w:noProof/>
        </w:rPr>
      </w:pPr>
      <w:r>
        <w:rPr>
          <w:noProof/>
        </w:rPr>
        <w:t>Html.close, 89</w:t>
      </w:r>
    </w:p>
    <w:p w:rsidR="006F6FF7" w:rsidRDefault="006F6FF7">
      <w:pPr>
        <w:pStyle w:val="Index1"/>
        <w:rPr>
          <w:noProof/>
        </w:rPr>
      </w:pPr>
      <w:r>
        <w:rPr>
          <w:noProof/>
        </w:rPr>
        <w:t>Html.get.datalink &lt;data_svar&gt;, 87</w:t>
      </w:r>
    </w:p>
    <w:p w:rsidR="006F6FF7" w:rsidRDefault="006F6FF7">
      <w:pPr>
        <w:pStyle w:val="Index1"/>
        <w:rPr>
          <w:noProof/>
        </w:rPr>
      </w:pPr>
      <w:r>
        <w:rPr>
          <w:noProof/>
        </w:rPr>
        <w:t>Html.go.back, 88</w:t>
      </w:r>
    </w:p>
    <w:p w:rsidR="006F6FF7" w:rsidRDefault="006F6FF7">
      <w:pPr>
        <w:pStyle w:val="Index1"/>
        <w:rPr>
          <w:noProof/>
        </w:rPr>
      </w:pPr>
      <w:r>
        <w:rPr>
          <w:noProof/>
        </w:rPr>
        <w:t>Html.go.forward, 89</w:t>
      </w:r>
    </w:p>
    <w:p w:rsidR="006F6FF7" w:rsidRDefault="006F6FF7">
      <w:pPr>
        <w:pStyle w:val="Index1"/>
        <w:rPr>
          <w:noProof/>
        </w:rPr>
      </w:pPr>
      <w:r>
        <w:rPr>
          <w:noProof/>
        </w:rPr>
        <w:t>Html.load.string &lt;html_sexp&gt;, 87</w:t>
      </w:r>
    </w:p>
    <w:p w:rsidR="006F6FF7" w:rsidRDefault="006F6FF7">
      <w:pPr>
        <w:pStyle w:val="Index1"/>
        <w:rPr>
          <w:noProof/>
        </w:rPr>
      </w:pPr>
      <w:r>
        <w:rPr>
          <w:noProof/>
        </w:rPr>
        <w:t>Html.load.url &lt;file_sexp&gt;, 87</w:t>
      </w:r>
    </w:p>
    <w:p w:rsidR="006F6FF7" w:rsidRDefault="006F6FF7">
      <w:pPr>
        <w:pStyle w:val="Index1"/>
        <w:rPr>
          <w:noProof/>
        </w:rPr>
      </w:pPr>
      <w:r>
        <w:rPr>
          <w:noProof/>
        </w:rPr>
        <w:t>Html.open {&lt;ShowStatusBar_lexp&gt; {, &lt;Orientation_nexp&gt;}}, 86</w:t>
      </w:r>
    </w:p>
    <w:p w:rsidR="006F6FF7" w:rsidRDefault="006F6FF7">
      <w:pPr>
        <w:pStyle w:val="Index1"/>
        <w:rPr>
          <w:noProof/>
        </w:rPr>
      </w:pPr>
      <w:r>
        <w:rPr>
          <w:noProof/>
        </w:rPr>
        <w:t>Html.orientation &lt;nexp&gt;, 87</w:t>
      </w:r>
    </w:p>
    <w:p w:rsidR="006F6FF7" w:rsidRDefault="006F6FF7">
      <w:pPr>
        <w:pStyle w:val="Index1"/>
        <w:rPr>
          <w:noProof/>
        </w:rPr>
      </w:pPr>
      <w:r>
        <w:rPr>
          <w:noProof/>
        </w:rPr>
        <w:t>Html.post &lt;url_sexp&gt;, &lt;list_nexp&gt;, 87</w:t>
      </w:r>
    </w:p>
    <w:p w:rsidR="006F6FF7" w:rsidRDefault="006F6FF7">
      <w:pPr>
        <w:pStyle w:val="Index1"/>
        <w:rPr>
          <w:noProof/>
        </w:rPr>
      </w:pPr>
      <w:r>
        <w:rPr>
          <w:noProof/>
        </w:rPr>
        <w:t>Http.post &lt;url_sexp&gt;, &lt;list_nexp&gt;, &lt;result_svar&gt;, 109</w:t>
      </w:r>
    </w:p>
    <w:p w:rsidR="006F6FF7" w:rsidRDefault="006F6FF7">
      <w:pPr>
        <w:pStyle w:val="Index1"/>
        <w:rPr>
          <w:noProof/>
        </w:rPr>
      </w:pPr>
      <w:r>
        <w:rPr>
          <w:noProof/>
        </w:rPr>
        <w:t>HYPOT(&lt;nexp_x&gt;, &lt;nexp_y), 49</w:t>
      </w:r>
    </w:p>
    <w:p w:rsidR="006F6FF7" w:rsidRDefault="006F6FF7">
      <w:pPr>
        <w:pStyle w:val="Index1"/>
        <w:rPr>
          <w:noProof/>
        </w:rPr>
      </w:pPr>
      <w:r>
        <w:rPr>
          <w:noProof/>
        </w:rPr>
        <w:t>If / Then / Else, 64</w:t>
      </w:r>
    </w:p>
    <w:p w:rsidR="006F6FF7" w:rsidRDefault="006F6FF7">
      <w:pPr>
        <w:pStyle w:val="Index1"/>
        <w:rPr>
          <w:noProof/>
        </w:rPr>
      </w:pPr>
      <w:r>
        <w:rPr>
          <w:noProof/>
        </w:rPr>
        <w:t>If / Then / Else / Elseif / Endif, 63</w:t>
      </w:r>
    </w:p>
    <w:p w:rsidR="006F6FF7" w:rsidRDefault="006F6FF7">
      <w:pPr>
        <w:pStyle w:val="Index1"/>
        <w:rPr>
          <w:noProof/>
        </w:rPr>
      </w:pPr>
      <w:r>
        <w:rPr>
          <w:noProof/>
        </w:rPr>
        <w:t>Include FileNamePath, 104</w:t>
      </w:r>
    </w:p>
    <w:p w:rsidR="006F6FF7" w:rsidRDefault="006F6FF7">
      <w:pPr>
        <w:pStyle w:val="Index1"/>
        <w:rPr>
          <w:noProof/>
        </w:rPr>
      </w:pPr>
      <w:r>
        <w:rPr>
          <w:noProof/>
        </w:rPr>
        <w:t>Inkey$ &lt;svar&gt;, 77</w:t>
      </w:r>
    </w:p>
    <w:p w:rsidR="006F6FF7" w:rsidRDefault="006F6FF7">
      <w:pPr>
        <w:pStyle w:val="Index1"/>
        <w:rPr>
          <w:noProof/>
        </w:rPr>
      </w:pPr>
      <w:r>
        <w:rPr>
          <w:noProof/>
        </w:rPr>
        <w:t>Input {&lt;Prompt_sexp&gt;}, &lt;var&gt;{, &lt;Default_exp&gt;}, 77</w:t>
      </w:r>
    </w:p>
    <w:p w:rsidR="006F6FF7" w:rsidRDefault="006F6FF7">
      <w:pPr>
        <w:pStyle w:val="Index1"/>
        <w:rPr>
          <w:noProof/>
        </w:rPr>
      </w:pPr>
      <w:r w:rsidRPr="00002297">
        <w:rPr>
          <w:rFonts w:eastAsia="Times New Roman"/>
          <w:noProof/>
        </w:rPr>
        <w:t>INT$(&lt;nexp&gt;)</w:t>
      </w:r>
      <w:r>
        <w:rPr>
          <w:noProof/>
        </w:rPr>
        <w:t>, 55</w:t>
      </w:r>
    </w:p>
    <w:p w:rsidR="006F6FF7" w:rsidRDefault="006F6FF7">
      <w:pPr>
        <w:pStyle w:val="Index1"/>
        <w:rPr>
          <w:noProof/>
        </w:rPr>
      </w:pPr>
      <w:r>
        <w:rPr>
          <w:noProof/>
        </w:rPr>
        <w:t>INT(&lt;nexp&gt;), 48</w:t>
      </w:r>
    </w:p>
    <w:p w:rsidR="006F6FF7" w:rsidRDefault="006F6FF7">
      <w:pPr>
        <w:pStyle w:val="Index1"/>
        <w:rPr>
          <w:noProof/>
        </w:rPr>
      </w:pPr>
      <w:r w:rsidRPr="00002297">
        <w:rPr>
          <w:rFonts w:eastAsia="Times New Roman"/>
          <w:noProof/>
        </w:rPr>
        <w:t>IS_IN(&lt;sub</w:t>
      </w:r>
      <w:r>
        <w:rPr>
          <w:noProof/>
        </w:rPr>
        <w:t>_sexp&gt;</w:t>
      </w:r>
      <w:r w:rsidRPr="00002297">
        <w:rPr>
          <w:rFonts w:eastAsia="Times New Roman"/>
          <w:noProof/>
        </w:rPr>
        <w:t>, &lt; base</w:t>
      </w:r>
      <w:r>
        <w:rPr>
          <w:noProof/>
        </w:rPr>
        <w:t>_sexp&gt;{, &lt;start_nexp&gt;}, 51</w:t>
      </w:r>
    </w:p>
    <w:p w:rsidR="006F6FF7" w:rsidRDefault="006F6FF7">
      <w:pPr>
        <w:pStyle w:val="Index1"/>
        <w:rPr>
          <w:noProof/>
        </w:rPr>
      </w:pPr>
      <w:r>
        <w:rPr>
          <w:noProof/>
        </w:rPr>
        <w:t>Kb.hide, 78</w:t>
      </w:r>
    </w:p>
    <w:p w:rsidR="006F6FF7" w:rsidRDefault="006F6FF7">
      <w:pPr>
        <w:pStyle w:val="Index1"/>
        <w:rPr>
          <w:noProof/>
        </w:rPr>
      </w:pPr>
      <w:r>
        <w:rPr>
          <w:noProof/>
        </w:rPr>
        <w:t>Kb.toggle, 78</w:t>
      </w:r>
    </w:p>
    <w:p w:rsidR="006F6FF7" w:rsidRDefault="006F6FF7">
      <w:pPr>
        <w:pStyle w:val="Index1"/>
        <w:rPr>
          <w:noProof/>
        </w:rPr>
      </w:pPr>
      <w:r>
        <w:rPr>
          <w:noProof/>
        </w:rPr>
        <w:t>Key.Resume, 71</w:t>
      </w:r>
    </w:p>
    <w:p w:rsidR="006F6FF7" w:rsidRDefault="006F6FF7">
      <w:pPr>
        <w:pStyle w:val="Index1"/>
        <w:rPr>
          <w:noProof/>
        </w:rPr>
      </w:pPr>
      <w:r w:rsidRPr="00002297">
        <w:rPr>
          <w:rFonts w:eastAsia="Times New Roman"/>
          <w:noProof/>
        </w:rPr>
        <w:t xml:space="preserve">LEFT$ (&lt;sexp&gt;, </w:t>
      </w:r>
      <w:r>
        <w:rPr>
          <w:noProof/>
        </w:rPr>
        <w:t>&lt;nexp&gt;</w:t>
      </w:r>
      <w:r w:rsidRPr="00002297">
        <w:rPr>
          <w:rFonts w:eastAsia="Times New Roman"/>
          <w:noProof/>
        </w:rPr>
        <w:t>)</w:t>
      </w:r>
      <w:r>
        <w:rPr>
          <w:noProof/>
        </w:rPr>
        <w:t>, 54</w:t>
      </w:r>
    </w:p>
    <w:p w:rsidR="006F6FF7" w:rsidRDefault="006F6FF7">
      <w:pPr>
        <w:pStyle w:val="Index1"/>
        <w:rPr>
          <w:noProof/>
        </w:rPr>
      </w:pPr>
      <w:r>
        <w:rPr>
          <w:noProof/>
        </w:rPr>
        <w:t>LEN(&lt;sexp&gt;), 50</w:t>
      </w:r>
    </w:p>
    <w:p w:rsidR="006F6FF7" w:rsidRDefault="006F6FF7">
      <w:pPr>
        <w:pStyle w:val="Index1"/>
        <w:rPr>
          <w:noProof/>
        </w:rPr>
      </w:pPr>
      <w:r>
        <w:rPr>
          <w:noProof/>
        </w:rPr>
        <w:t>LET, 45</w:t>
      </w:r>
    </w:p>
    <w:p w:rsidR="006F6FF7" w:rsidRDefault="006F6FF7">
      <w:pPr>
        <w:pStyle w:val="Index1"/>
        <w:rPr>
          <w:noProof/>
        </w:rPr>
      </w:pPr>
      <w:r>
        <w:rPr>
          <w:noProof/>
        </w:rPr>
        <w:t>List.add &lt;pointer_nexp&gt;, &lt;nexp&gt;{,&lt;nexp&gt;...,&lt;nexp&gt;}, 38</w:t>
      </w:r>
    </w:p>
    <w:p w:rsidR="006F6FF7" w:rsidRDefault="006F6FF7">
      <w:pPr>
        <w:pStyle w:val="Index1"/>
        <w:rPr>
          <w:noProof/>
        </w:rPr>
      </w:pPr>
      <w:r>
        <w:rPr>
          <w:noProof/>
        </w:rPr>
        <w:t>List.add.array numeric_list_pointer, Array[{&lt;start&gt;,&lt;length&gt;}], 38</w:t>
      </w:r>
    </w:p>
    <w:p w:rsidR="006F6FF7" w:rsidRDefault="006F6FF7">
      <w:pPr>
        <w:pStyle w:val="Index1"/>
        <w:rPr>
          <w:noProof/>
        </w:rPr>
      </w:pPr>
      <w:r>
        <w:rPr>
          <w:noProof/>
        </w:rPr>
        <w:t>List.add.array string_list_pointer, Array$[{&lt;start&gt;,&lt;length&gt;}], 38</w:t>
      </w:r>
    </w:p>
    <w:p w:rsidR="006F6FF7" w:rsidRDefault="006F6FF7">
      <w:pPr>
        <w:pStyle w:val="Index1"/>
        <w:rPr>
          <w:noProof/>
        </w:rPr>
      </w:pPr>
      <w:r>
        <w:rPr>
          <w:noProof/>
        </w:rPr>
        <w:t>List.add.list &lt;destination_list_pointer_nexp&gt;, &lt;source_list_pointer_nexp&gt;, 38</w:t>
      </w:r>
    </w:p>
    <w:p w:rsidR="006F6FF7" w:rsidRDefault="006F6FF7">
      <w:pPr>
        <w:pStyle w:val="Index1"/>
        <w:rPr>
          <w:noProof/>
        </w:rPr>
      </w:pPr>
      <w:r>
        <w:rPr>
          <w:noProof/>
        </w:rPr>
        <w:t>List.clear &lt;pointer_nexp&gt;, 39</w:t>
      </w:r>
    </w:p>
    <w:p w:rsidR="006F6FF7" w:rsidRDefault="006F6FF7">
      <w:pPr>
        <w:pStyle w:val="Index1"/>
        <w:rPr>
          <w:noProof/>
        </w:rPr>
      </w:pPr>
      <w:r>
        <w:rPr>
          <w:noProof/>
        </w:rPr>
        <w:t>List.create N|S, &lt;pointer_nvar&gt;, 38</w:t>
      </w:r>
    </w:p>
    <w:p w:rsidR="006F6FF7" w:rsidRDefault="006F6FF7">
      <w:pPr>
        <w:pStyle w:val="Index1"/>
        <w:rPr>
          <w:noProof/>
        </w:rPr>
      </w:pPr>
      <w:r>
        <w:rPr>
          <w:noProof/>
        </w:rPr>
        <w:t>List.get &lt;pointer_nexp&gt;,&lt;index_nexp&gt;, &lt;svar&gt;|&lt;nvar&gt;, 39</w:t>
      </w:r>
    </w:p>
    <w:p w:rsidR="006F6FF7" w:rsidRDefault="006F6FF7">
      <w:pPr>
        <w:pStyle w:val="Index1"/>
        <w:rPr>
          <w:noProof/>
        </w:rPr>
      </w:pPr>
      <w:r>
        <w:rPr>
          <w:noProof/>
        </w:rPr>
        <w:t>List.insert &lt;pointer_nexp&gt;, &lt;index_nexp&gt;, &lt;sexp&gt;|&lt;nexp&gt;, 39</w:t>
      </w:r>
    </w:p>
    <w:p w:rsidR="006F6FF7" w:rsidRDefault="006F6FF7">
      <w:pPr>
        <w:pStyle w:val="Index1"/>
        <w:rPr>
          <w:noProof/>
        </w:rPr>
      </w:pPr>
      <w:r>
        <w:rPr>
          <w:noProof/>
        </w:rPr>
        <w:t>List.remove &lt;pointer_nexp&gt;,&lt;index_nexp&gt;, 39</w:t>
      </w:r>
    </w:p>
    <w:p w:rsidR="006F6FF7" w:rsidRDefault="006F6FF7">
      <w:pPr>
        <w:pStyle w:val="Index1"/>
        <w:rPr>
          <w:noProof/>
        </w:rPr>
      </w:pPr>
      <w:r>
        <w:rPr>
          <w:noProof/>
        </w:rPr>
        <w:t>List.replace &lt;pointer_nexp&gt;,&lt;index_nexp&gt;, &lt;sexp&gt;|&lt;nexp&gt;, 38</w:t>
      </w:r>
    </w:p>
    <w:p w:rsidR="006F6FF7" w:rsidRDefault="006F6FF7">
      <w:pPr>
        <w:pStyle w:val="Index1"/>
        <w:rPr>
          <w:noProof/>
        </w:rPr>
      </w:pPr>
      <w:r>
        <w:rPr>
          <w:noProof/>
        </w:rPr>
        <w:t>List.search &lt;pointer_nexp&gt;, value|value$, &lt;result_nvar&gt;{,&lt;start_nexp&gt;}, 39</w:t>
      </w:r>
    </w:p>
    <w:p w:rsidR="006F6FF7" w:rsidRDefault="006F6FF7">
      <w:pPr>
        <w:pStyle w:val="Index1"/>
        <w:rPr>
          <w:noProof/>
        </w:rPr>
      </w:pPr>
      <w:r>
        <w:rPr>
          <w:noProof/>
        </w:rPr>
        <w:t>List.size &lt;pointer_nexp&gt;, &lt;nvar&gt;, 39</w:t>
      </w:r>
    </w:p>
    <w:p w:rsidR="006F6FF7" w:rsidRDefault="006F6FF7">
      <w:pPr>
        <w:pStyle w:val="Index1"/>
        <w:rPr>
          <w:noProof/>
        </w:rPr>
      </w:pPr>
      <w:r>
        <w:rPr>
          <w:noProof/>
        </w:rPr>
        <w:lastRenderedPageBreak/>
        <w:t>List.ToArray &lt;pointer_nexp&gt;, Array$[] | Array[], 40</w:t>
      </w:r>
    </w:p>
    <w:p w:rsidR="006F6FF7" w:rsidRDefault="006F6FF7">
      <w:pPr>
        <w:pStyle w:val="Index1"/>
        <w:rPr>
          <w:noProof/>
        </w:rPr>
      </w:pPr>
      <w:r>
        <w:rPr>
          <w:noProof/>
        </w:rPr>
        <w:t>List.type &lt;pointer_nexp&gt;, &lt;svar&gt;, 39</w:t>
      </w:r>
    </w:p>
    <w:p w:rsidR="006F6FF7" w:rsidRDefault="006F6FF7">
      <w:pPr>
        <w:pStyle w:val="Index1"/>
        <w:rPr>
          <w:noProof/>
        </w:rPr>
      </w:pPr>
      <w:r>
        <w:rPr>
          <w:noProof/>
        </w:rPr>
        <w:t>LOG(&lt;nexp&gt;), 49</w:t>
      </w:r>
    </w:p>
    <w:p w:rsidR="006F6FF7" w:rsidRDefault="006F6FF7">
      <w:pPr>
        <w:pStyle w:val="Index1"/>
        <w:rPr>
          <w:noProof/>
        </w:rPr>
      </w:pPr>
      <w:r>
        <w:rPr>
          <w:noProof/>
        </w:rPr>
        <w:t>LOG10(&lt;nexp&gt;), 49</w:t>
      </w:r>
    </w:p>
    <w:p w:rsidR="006F6FF7" w:rsidRDefault="006F6FF7">
      <w:pPr>
        <w:pStyle w:val="Index1"/>
        <w:rPr>
          <w:noProof/>
        </w:rPr>
      </w:pPr>
      <w:r w:rsidRPr="00002297">
        <w:rPr>
          <w:rFonts w:eastAsia="Times New Roman"/>
          <w:noProof/>
        </w:rPr>
        <w:t>LOWER$(</w:t>
      </w:r>
      <w:r>
        <w:rPr>
          <w:noProof/>
        </w:rPr>
        <w:t>&lt;sexp&gt;</w:t>
      </w:r>
      <w:r w:rsidRPr="00002297">
        <w:rPr>
          <w:rFonts w:eastAsia="Times New Roman"/>
          <w:noProof/>
        </w:rPr>
        <w:t>)</w:t>
      </w:r>
      <w:r>
        <w:rPr>
          <w:noProof/>
        </w:rPr>
        <w:t>, 55</w:t>
      </w:r>
    </w:p>
    <w:p w:rsidR="006F6FF7" w:rsidRDefault="006F6FF7">
      <w:pPr>
        <w:pStyle w:val="Index1"/>
        <w:rPr>
          <w:noProof/>
        </w:rPr>
      </w:pPr>
      <w:r>
        <w:rPr>
          <w:noProof/>
        </w:rPr>
        <w:t>MAX(&lt;nexp&gt;, &lt;nexp&gt;), 48</w:t>
      </w:r>
    </w:p>
    <w:p w:rsidR="006F6FF7" w:rsidRDefault="006F6FF7">
      <w:pPr>
        <w:pStyle w:val="Index1"/>
        <w:rPr>
          <w:noProof/>
        </w:rPr>
      </w:pPr>
      <w:r>
        <w:rPr>
          <w:noProof/>
        </w:rPr>
        <w:t>MenuKey.resume, 70</w:t>
      </w:r>
    </w:p>
    <w:p w:rsidR="006F6FF7" w:rsidRDefault="006F6FF7">
      <w:pPr>
        <w:pStyle w:val="Index1"/>
        <w:rPr>
          <w:noProof/>
        </w:rPr>
      </w:pPr>
      <w:r w:rsidRPr="00002297">
        <w:rPr>
          <w:rFonts w:eastAsia="Times New Roman"/>
          <w:noProof/>
        </w:rPr>
        <w:t xml:space="preserve">MID$(&lt;sexp&gt;, </w:t>
      </w:r>
      <w:r>
        <w:rPr>
          <w:noProof/>
        </w:rPr>
        <w:t>&lt;start_nexp&gt;{, &lt;count_nexp&gt;}</w:t>
      </w:r>
      <w:r w:rsidRPr="00002297">
        <w:rPr>
          <w:rFonts w:eastAsia="Times New Roman"/>
          <w:noProof/>
        </w:rPr>
        <w:t>)</w:t>
      </w:r>
      <w:r>
        <w:rPr>
          <w:noProof/>
        </w:rPr>
        <w:t>, 54</w:t>
      </w:r>
    </w:p>
    <w:p w:rsidR="006F6FF7" w:rsidRDefault="006F6FF7">
      <w:pPr>
        <w:pStyle w:val="Index1"/>
        <w:rPr>
          <w:noProof/>
        </w:rPr>
      </w:pPr>
      <w:r>
        <w:rPr>
          <w:noProof/>
        </w:rPr>
        <w:t>MIN(&lt;nexp&gt;, &lt;nexp&gt;), 48</w:t>
      </w:r>
    </w:p>
    <w:p w:rsidR="006F6FF7" w:rsidRDefault="006F6FF7">
      <w:pPr>
        <w:pStyle w:val="Index1"/>
        <w:rPr>
          <w:noProof/>
        </w:rPr>
      </w:pPr>
      <w:r>
        <w:rPr>
          <w:noProof/>
        </w:rPr>
        <w:t>MOD(&lt;nexp1&gt;, &lt;nexp2&gt;), 48</w:t>
      </w:r>
    </w:p>
    <w:p w:rsidR="006F6FF7" w:rsidRDefault="006F6FF7">
      <w:pPr>
        <w:pStyle w:val="Index1"/>
        <w:rPr>
          <w:noProof/>
        </w:rPr>
      </w:pPr>
      <w:r>
        <w:rPr>
          <w:noProof/>
        </w:rPr>
        <w:t>MyPhoneNumber &lt;svar&gt;, 110</w:t>
      </w:r>
    </w:p>
    <w:p w:rsidR="006F6FF7" w:rsidRDefault="006F6FF7">
      <w:pPr>
        <w:pStyle w:val="Index1"/>
        <w:rPr>
          <w:noProof/>
        </w:rPr>
      </w:pPr>
      <w:r>
        <w:rPr>
          <w:noProof/>
        </w:rPr>
        <w:t>Notify &lt;title_sexp&gt;, &lt;subtitle_sexp&gt;, &lt;alert_sexp&gt;, &lt;wait_lexp&gt;, 111</w:t>
      </w:r>
    </w:p>
    <w:p w:rsidR="006F6FF7" w:rsidRDefault="006F6FF7">
      <w:pPr>
        <w:pStyle w:val="Index1"/>
        <w:rPr>
          <w:noProof/>
        </w:rPr>
      </w:pPr>
      <w:r>
        <w:rPr>
          <w:noProof/>
        </w:rPr>
        <w:t>OCT$(&lt;nexp&gt;, 55</w:t>
      </w:r>
    </w:p>
    <w:p w:rsidR="006F6FF7" w:rsidRDefault="006F6FF7">
      <w:pPr>
        <w:pStyle w:val="Index1"/>
        <w:rPr>
          <w:noProof/>
        </w:rPr>
      </w:pPr>
      <w:r>
        <w:rPr>
          <w:noProof/>
        </w:rPr>
        <w:t>OCT(&lt;sexp&gt;), 51</w:t>
      </w:r>
    </w:p>
    <w:p w:rsidR="006F6FF7" w:rsidRDefault="006F6FF7">
      <w:pPr>
        <w:pStyle w:val="Index1"/>
        <w:rPr>
          <w:noProof/>
        </w:rPr>
      </w:pPr>
      <w:r>
        <w:rPr>
          <w:noProof/>
        </w:rPr>
        <w:t>OnBackGround:, 112</w:t>
      </w:r>
    </w:p>
    <w:p w:rsidR="006F6FF7" w:rsidRDefault="006F6FF7">
      <w:pPr>
        <w:pStyle w:val="Index1"/>
        <w:rPr>
          <w:noProof/>
        </w:rPr>
      </w:pPr>
      <w:r>
        <w:rPr>
          <w:noProof/>
        </w:rPr>
        <w:t>OnBackKey:, 70</w:t>
      </w:r>
    </w:p>
    <w:p w:rsidR="006F6FF7" w:rsidRDefault="006F6FF7">
      <w:pPr>
        <w:pStyle w:val="Index1"/>
        <w:rPr>
          <w:noProof/>
        </w:rPr>
      </w:pPr>
      <w:r>
        <w:rPr>
          <w:noProof/>
        </w:rPr>
        <w:t>OnBtReadReady:, 97</w:t>
      </w:r>
    </w:p>
    <w:p w:rsidR="006F6FF7" w:rsidRDefault="006F6FF7">
      <w:pPr>
        <w:pStyle w:val="Index1"/>
        <w:rPr>
          <w:noProof/>
        </w:rPr>
      </w:pPr>
      <w:r>
        <w:rPr>
          <w:noProof/>
        </w:rPr>
        <w:t>OnConsoleTouch:, 70</w:t>
      </w:r>
    </w:p>
    <w:p w:rsidR="006F6FF7" w:rsidRDefault="006F6FF7">
      <w:pPr>
        <w:pStyle w:val="Index1"/>
        <w:rPr>
          <w:noProof/>
        </w:rPr>
      </w:pPr>
      <w:r>
        <w:rPr>
          <w:noProof/>
        </w:rPr>
        <w:t>OnError:, 69</w:t>
      </w:r>
    </w:p>
    <w:p w:rsidR="006F6FF7" w:rsidRDefault="006F6FF7">
      <w:pPr>
        <w:pStyle w:val="Index1"/>
        <w:rPr>
          <w:noProof/>
        </w:rPr>
      </w:pPr>
      <w:r>
        <w:rPr>
          <w:noProof/>
        </w:rPr>
        <w:t>OnGRTouch:, 124</w:t>
      </w:r>
    </w:p>
    <w:p w:rsidR="006F6FF7" w:rsidRDefault="006F6FF7">
      <w:pPr>
        <w:pStyle w:val="Index1"/>
        <w:rPr>
          <w:noProof/>
        </w:rPr>
      </w:pPr>
      <w:r>
        <w:rPr>
          <w:noProof/>
        </w:rPr>
        <w:t>OnKeyPress:, 71</w:t>
      </w:r>
    </w:p>
    <w:p w:rsidR="006F6FF7" w:rsidRDefault="006F6FF7">
      <w:pPr>
        <w:pStyle w:val="Index1"/>
        <w:rPr>
          <w:noProof/>
        </w:rPr>
      </w:pPr>
      <w:r>
        <w:rPr>
          <w:noProof/>
        </w:rPr>
        <w:t>OnMenuKey:, 70</w:t>
      </w:r>
    </w:p>
    <w:p w:rsidR="006F6FF7" w:rsidRDefault="006F6FF7">
      <w:pPr>
        <w:pStyle w:val="Index1"/>
        <w:rPr>
          <w:noProof/>
        </w:rPr>
      </w:pPr>
      <w:r>
        <w:rPr>
          <w:noProof/>
        </w:rPr>
        <w:t>OnTimer:, 102</w:t>
      </w:r>
    </w:p>
    <w:p w:rsidR="006F6FF7" w:rsidRDefault="006F6FF7">
      <w:pPr>
        <w:pStyle w:val="Index1"/>
        <w:rPr>
          <w:noProof/>
        </w:rPr>
      </w:pPr>
      <w:r>
        <w:rPr>
          <w:noProof/>
        </w:rPr>
        <w:t>Pause &lt;ticks_nexp&gt;, 105</w:t>
      </w:r>
    </w:p>
    <w:p w:rsidR="006F6FF7" w:rsidRDefault="006F6FF7">
      <w:pPr>
        <w:pStyle w:val="Index1"/>
        <w:rPr>
          <w:noProof/>
        </w:rPr>
      </w:pPr>
      <w:r>
        <w:rPr>
          <w:noProof/>
        </w:rPr>
        <w:t>Phone.call &lt;sexp&gt;, 110</w:t>
      </w:r>
    </w:p>
    <w:p w:rsidR="006F6FF7" w:rsidRDefault="006F6FF7">
      <w:pPr>
        <w:pStyle w:val="Index1"/>
        <w:rPr>
          <w:noProof/>
        </w:rPr>
      </w:pPr>
      <w:r>
        <w:rPr>
          <w:noProof/>
        </w:rPr>
        <w:t>Phone.info &lt;nvar&gt;, 104</w:t>
      </w:r>
    </w:p>
    <w:p w:rsidR="006F6FF7" w:rsidRDefault="006F6FF7">
      <w:pPr>
        <w:pStyle w:val="Index1"/>
        <w:rPr>
          <w:noProof/>
        </w:rPr>
      </w:pPr>
      <w:r>
        <w:rPr>
          <w:noProof/>
        </w:rPr>
        <w:t>Phone.rcv.init, 110</w:t>
      </w:r>
    </w:p>
    <w:p w:rsidR="006F6FF7" w:rsidRDefault="006F6FF7">
      <w:pPr>
        <w:pStyle w:val="Index1"/>
        <w:rPr>
          <w:noProof/>
        </w:rPr>
      </w:pPr>
      <w:r>
        <w:rPr>
          <w:noProof/>
        </w:rPr>
        <w:t>Phone.rcv.next  &lt;state_nvar&gt;, &lt;number_svar&gt;, 110</w:t>
      </w:r>
    </w:p>
    <w:p w:rsidR="006F6FF7" w:rsidRDefault="006F6FF7">
      <w:pPr>
        <w:pStyle w:val="Index1"/>
        <w:rPr>
          <w:noProof/>
        </w:rPr>
      </w:pPr>
      <w:r>
        <w:rPr>
          <w:noProof/>
        </w:rPr>
        <w:t>PI(), 49</w:t>
      </w:r>
    </w:p>
    <w:p w:rsidR="006F6FF7" w:rsidRDefault="006F6FF7">
      <w:pPr>
        <w:pStyle w:val="Index1"/>
        <w:rPr>
          <w:noProof/>
        </w:rPr>
      </w:pPr>
      <w:r>
        <w:rPr>
          <w:noProof/>
        </w:rPr>
        <w:t>Popup &lt;message_sexp&gt;, &lt;x_nexp&gt;, &lt;y_nexp&gt;, &lt;duration_nexp&gt;, 105</w:t>
      </w:r>
    </w:p>
    <w:p w:rsidR="006F6FF7" w:rsidRDefault="006F6FF7">
      <w:pPr>
        <w:pStyle w:val="Index1"/>
        <w:rPr>
          <w:noProof/>
        </w:rPr>
      </w:pPr>
      <w:r>
        <w:rPr>
          <w:noProof/>
        </w:rPr>
        <w:t>POW(&lt;nexp1&gt;, &lt;nexp2&gt;), 49</w:t>
      </w:r>
    </w:p>
    <w:p w:rsidR="006F6FF7" w:rsidRDefault="006F6FF7">
      <w:pPr>
        <w:pStyle w:val="Index1"/>
        <w:rPr>
          <w:noProof/>
        </w:rPr>
      </w:pPr>
      <w:r>
        <w:rPr>
          <w:noProof/>
        </w:rPr>
        <w:t>Print {&lt;exp&gt; {,|;}} ..., 75</w:t>
      </w:r>
    </w:p>
    <w:p w:rsidR="006F6FF7" w:rsidRDefault="006F6FF7">
      <w:pPr>
        <w:pStyle w:val="Index1"/>
        <w:rPr>
          <w:noProof/>
        </w:rPr>
      </w:pPr>
      <w:r>
        <w:rPr>
          <w:noProof/>
        </w:rPr>
        <w:t>RANDOMIZE(&lt;nexp&gt;), 47</w:t>
      </w:r>
    </w:p>
    <w:p w:rsidR="006F6FF7" w:rsidRDefault="006F6FF7">
      <w:pPr>
        <w:pStyle w:val="Index1"/>
        <w:rPr>
          <w:noProof/>
        </w:rPr>
      </w:pPr>
      <w:r>
        <w:rPr>
          <w:noProof/>
        </w:rPr>
        <w:t>Read.data &lt;number&gt;|&lt;string&gt; {,&lt;number&gt;|&lt;string&gt;...,&lt;number&gt;|&lt;string&gt;}, 71</w:t>
      </w:r>
    </w:p>
    <w:p w:rsidR="006F6FF7" w:rsidRDefault="006F6FF7">
      <w:pPr>
        <w:pStyle w:val="Index1"/>
        <w:rPr>
          <w:noProof/>
        </w:rPr>
      </w:pPr>
      <w:r>
        <w:rPr>
          <w:noProof/>
        </w:rPr>
        <w:t>Read.from &lt;nexp&gt;, 72</w:t>
      </w:r>
    </w:p>
    <w:p w:rsidR="006F6FF7" w:rsidRDefault="006F6FF7">
      <w:pPr>
        <w:pStyle w:val="Index1"/>
        <w:rPr>
          <w:noProof/>
        </w:rPr>
      </w:pPr>
      <w:r>
        <w:rPr>
          <w:noProof/>
        </w:rPr>
        <w:t>Read.next &lt;var&gt;, ..., 71</w:t>
      </w:r>
    </w:p>
    <w:p w:rsidR="006F6FF7" w:rsidRDefault="006F6FF7">
      <w:pPr>
        <w:pStyle w:val="Index1"/>
        <w:rPr>
          <w:noProof/>
        </w:rPr>
      </w:pPr>
      <w:r>
        <w:rPr>
          <w:noProof/>
        </w:rPr>
        <w:t>REM, 43</w:t>
      </w:r>
    </w:p>
    <w:p w:rsidR="006F6FF7" w:rsidRDefault="006F6FF7">
      <w:pPr>
        <w:pStyle w:val="Index1"/>
        <w:rPr>
          <w:noProof/>
        </w:rPr>
      </w:pPr>
      <w:r w:rsidRPr="00002297">
        <w:rPr>
          <w:rFonts w:eastAsia="Times New Roman"/>
          <w:noProof/>
        </w:rPr>
        <w:t>REPLACE$( &lt;target_sexp&gt;, &lt;argument_sexp&gt;, &lt;replace_sexp&gt;)</w:t>
      </w:r>
      <w:r>
        <w:rPr>
          <w:noProof/>
        </w:rPr>
        <w:t>, 54</w:t>
      </w:r>
    </w:p>
    <w:p w:rsidR="006F6FF7" w:rsidRDefault="006F6FF7">
      <w:pPr>
        <w:pStyle w:val="Index1"/>
        <w:rPr>
          <w:noProof/>
        </w:rPr>
      </w:pPr>
      <w:r w:rsidRPr="00002297">
        <w:rPr>
          <w:rFonts w:eastAsia="Times New Roman"/>
          <w:noProof/>
        </w:rPr>
        <w:t>RIGHT$(</w:t>
      </w:r>
      <w:r>
        <w:rPr>
          <w:noProof/>
        </w:rPr>
        <w:t>&lt;sexp&gt;, &lt;nexp&gt;</w:t>
      </w:r>
      <w:r w:rsidRPr="00002297">
        <w:rPr>
          <w:rFonts w:eastAsia="Times New Roman"/>
          <w:noProof/>
        </w:rPr>
        <w:t>)</w:t>
      </w:r>
      <w:r>
        <w:rPr>
          <w:noProof/>
        </w:rPr>
        <w:t>, 54</w:t>
      </w:r>
    </w:p>
    <w:p w:rsidR="006F6FF7" w:rsidRDefault="006F6FF7">
      <w:pPr>
        <w:pStyle w:val="Index1"/>
        <w:rPr>
          <w:noProof/>
        </w:rPr>
      </w:pPr>
      <w:r>
        <w:rPr>
          <w:noProof/>
        </w:rPr>
        <w:t>Ringer.get.mode &lt;nvar&gt;, 99</w:t>
      </w:r>
    </w:p>
    <w:p w:rsidR="006F6FF7" w:rsidRDefault="006F6FF7">
      <w:pPr>
        <w:pStyle w:val="Index1"/>
        <w:rPr>
          <w:noProof/>
        </w:rPr>
      </w:pPr>
      <w:r>
        <w:rPr>
          <w:noProof/>
        </w:rPr>
        <w:t>Ringer.get.volume &lt;nvar&gt;, 99</w:t>
      </w:r>
    </w:p>
    <w:p w:rsidR="006F6FF7" w:rsidRDefault="006F6FF7">
      <w:pPr>
        <w:pStyle w:val="Index1"/>
        <w:rPr>
          <w:noProof/>
        </w:rPr>
      </w:pPr>
      <w:r>
        <w:rPr>
          <w:noProof/>
        </w:rPr>
        <w:t>Ringer.get.volume &lt;vol_nvar&gt; { , &lt;max_nvar&gt;, 99</w:t>
      </w:r>
    </w:p>
    <w:p w:rsidR="006F6FF7" w:rsidRDefault="006F6FF7">
      <w:pPr>
        <w:pStyle w:val="Index1"/>
        <w:rPr>
          <w:noProof/>
        </w:rPr>
      </w:pPr>
      <w:r>
        <w:rPr>
          <w:noProof/>
        </w:rPr>
        <w:t>Ringer.set.mode &lt;nexp&gt;, 99</w:t>
      </w:r>
    </w:p>
    <w:p w:rsidR="006F6FF7" w:rsidRDefault="006F6FF7">
      <w:pPr>
        <w:pStyle w:val="Index1"/>
        <w:rPr>
          <w:noProof/>
        </w:rPr>
      </w:pPr>
      <w:r>
        <w:rPr>
          <w:noProof/>
        </w:rPr>
        <w:t>RND(), 47</w:t>
      </w:r>
    </w:p>
    <w:p w:rsidR="006F6FF7" w:rsidRDefault="006F6FF7">
      <w:pPr>
        <w:pStyle w:val="Index1"/>
        <w:rPr>
          <w:noProof/>
        </w:rPr>
      </w:pPr>
      <w:r>
        <w:rPr>
          <w:noProof/>
        </w:rPr>
        <w:t>ROUND(&lt;value_nexp&gt;{, &lt;count_nexp&gt;{, &lt;mode_sexp&gt;}}), 48</w:t>
      </w:r>
    </w:p>
    <w:p w:rsidR="006F6FF7" w:rsidRDefault="006F6FF7">
      <w:pPr>
        <w:pStyle w:val="Index1"/>
        <w:rPr>
          <w:noProof/>
        </w:rPr>
      </w:pPr>
      <w:r>
        <w:rPr>
          <w:noProof/>
        </w:rPr>
        <w:t>Run &lt;filename_sexp&gt; {, &lt;data_sexp&gt;}, 68</w:t>
      </w:r>
    </w:p>
    <w:p w:rsidR="006F6FF7" w:rsidRDefault="006F6FF7">
      <w:pPr>
        <w:pStyle w:val="Index1"/>
        <w:rPr>
          <w:noProof/>
        </w:rPr>
      </w:pPr>
      <w:r>
        <w:rPr>
          <w:noProof/>
        </w:rPr>
        <w:t>Select &lt;selection_nvar&gt;, &lt; Array$[]&gt;|&lt;list_nexp&gt;, {,&lt;title_sexp&gt; {, &lt;message_sexp&gt; } } {,&lt;press_lvar&gt; }, 105</w:t>
      </w:r>
    </w:p>
    <w:p w:rsidR="006F6FF7" w:rsidRDefault="006F6FF7">
      <w:pPr>
        <w:pStyle w:val="Index1"/>
        <w:rPr>
          <w:noProof/>
        </w:rPr>
      </w:pPr>
      <w:r>
        <w:rPr>
          <w:noProof/>
        </w:rPr>
        <w:lastRenderedPageBreak/>
        <w:t>Sensors.close, 141</w:t>
      </w:r>
    </w:p>
    <w:p w:rsidR="006F6FF7" w:rsidRDefault="006F6FF7">
      <w:pPr>
        <w:pStyle w:val="Index1"/>
        <w:rPr>
          <w:noProof/>
        </w:rPr>
      </w:pPr>
      <w:r>
        <w:rPr>
          <w:noProof/>
        </w:rPr>
        <w:t>Sensors.list &lt;sensor_array$[]&gt;, 140</w:t>
      </w:r>
    </w:p>
    <w:p w:rsidR="006F6FF7" w:rsidRDefault="006F6FF7">
      <w:pPr>
        <w:pStyle w:val="Index1"/>
        <w:rPr>
          <w:noProof/>
        </w:rPr>
      </w:pPr>
      <w:r>
        <w:rPr>
          <w:noProof/>
        </w:rPr>
        <w:t>Sensors.open &lt;type_nexp&gt;{:&lt;delay_nexp&gt;}{, &lt;type_nexp&gt;{:&lt;delay_nexp&gt;}, ...}, 141</w:t>
      </w:r>
    </w:p>
    <w:p w:rsidR="006F6FF7" w:rsidRDefault="006F6FF7">
      <w:pPr>
        <w:pStyle w:val="Index1"/>
        <w:rPr>
          <w:noProof/>
        </w:rPr>
      </w:pPr>
      <w:r>
        <w:rPr>
          <w:noProof/>
        </w:rPr>
        <w:t>Sensors.read sensor_type, p1, p2, p3, 141</w:t>
      </w:r>
    </w:p>
    <w:p w:rsidR="006F6FF7" w:rsidRDefault="006F6FF7">
      <w:pPr>
        <w:pStyle w:val="Index1"/>
        <w:rPr>
          <w:noProof/>
        </w:rPr>
      </w:pPr>
      <w:r>
        <w:rPr>
          <w:noProof/>
        </w:rPr>
        <w:t>SGN(&lt;nexp&gt;), 47</w:t>
      </w:r>
    </w:p>
    <w:p w:rsidR="006F6FF7" w:rsidRDefault="006F6FF7">
      <w:pPr>
        <w:pStyle w:val="Index1"/>
        <w:rPr>
          <w:noProof/>
        </w:rPr>
      </w:pPr>
      <w:r>
        <w:rPr>
          <w:noProof/>
        </w:rPr>
        <w:t>SHIFT (&lt;value_nexp&gt;, &lt;bits_nexp&gt;), 51</w:t>
      </w:r>
    </w:p>
    <w:p w:rsidR="006F6FF7" w:rsidRDefault="006F6FF7">
      <w:pPr>
        <w:pStyle w:val="Index1"/>
        <w:rPr>
          <w:noProof/>
        </w:rPr>
      </w:pPr>
      <w:r>
        <w:rPr>
          <w:noProof/>
        </w:rPr>
        <w:t>SIN(&lt;nexp&gt;), 49</w:t>
      </w:r>
    </w:p>
    <w:p w:rsidR="006F6FF7" w:rsidRDefault="006F6FF7">
      <w:pPr>
        <w:pStyle w:val="Index1"/>
        <w:rPr>
          <w:noProof/>
        </w:rPr>
      </w:pPr>
      <w:r>
        <w:rPr>
          <w:noProof/>
        </w:rPr>
        <w:t>SINH(&lt;nexp&gt;), 50</w:t>
      </w:r>
    </w:p>
    <w:p w:rsidR="006F6FF7" w:rsidRDefault="006F6FF7">
      <w:pPr>
        <w:pStyle w:val="Index1"/>
        <w:rPr>
          <w:noProof/>
        </w:rPr>
      </w:pPr>
      <w:r>
        <w:rPr>
          <w:noProof/>
        </w:rPr>
        <w:t>Sms.rcv.init, 110</w:t>
      </w:r>
    </w:p>
    <w:p w:rsidR="006F6FF7" w:rsidRDefault="006F6FF7">
      <w:pPr>
        <w:pStyle w:val="Index1"/>
        <w:rPr>
          <w:noProof/>
        </w:rPr>
      </w:pPr>
      <w:r>
        <w:rPr>
          <w:noProof/>
        </w:rPr>
        <w:t>Sms.rcv.next &lt;svar&gt;, 110</w:t>
      </w:r>
    </w:p>
    <w:p w:rsidR="006F6FF7" w:rsidRDefault="006F6FF7">
      <w:pPr>
        <w:pStyle w:val="Index1"/>
        <w:rPr>
          <w:noProof/>
        </w:rPr>
      </w:pPr>
      <w:r>
        <w:rPr>
          <w:noProof/>
        </w:rPr>
        <w:t>Sms.send &lt;number_sexp&gt;, &lt;message_sexp&gt;, 110</w:t>
      </w:r>
    </w:p>
    <w:p w:rsidR="006F6FF7" w:rsidRDefault="006F6FF7">
      <w:pPr>
        <w:pStyle w:val="Index1"/>
        <w:rPr>
          <w:noProof/>
        </w:rPr>
      </w:pPr>
      <w:r>
        <w:rPr>
          <w:noProof/>
        </w:rPr>
        <w:t>Socket.client.close, 91</w:t>
      </w:r>
    </w:p>
    <w:p w:rsidR="006F6FF7" w:rsidRDefault="006F6FF7">
      <w:pPr>
        <w:pStyle w:val="Index1"/>
        <w:rPr>
          <w:noProof/>
        </w:rPr>
      </w:pPr>
      <w:r>
        <w:rPr>
          <w:noProof/>
        </w:rPr>
        <w:t>Socket.client.connect &lt;server_sexp&gt;, &lt;port_nexp&gt; { , &lt;wait_lexp&gt; }, 90</w:t>
      </w:r>
    </w:p>
    <w:p w:rsidR="006F6FF7" w:rsidRDefault="006F6FF7">
      <w:pPr>
        <w:pStyle w:val="Index1"/>
        <w:rPr>
          <w:noProof/>
        </w:rPr>
      </w:pPr>
      <w:r>
        <w:rPr>
          <w:noProof/>
        </w:rPr>
        <w:t>Socket.client.read.file  &lt;fw_nexp&gt;, 90</w:t>
      </w:r>
    </w:p>
    <w:p w:rsidR="006F6FF7" w:rsidRDefault="006F6FF7">
      <w:pPr>
        <w:pStyle w:val="Index1"/>
        <w:rPr>
          <w:noProof/>
        </w:rPr>
      </w:pPr>
      <w:r>
        <w:rPr>
          <w:noProof/>
        </w:rPr>
        <w:t>Socket.client.read.line &lt;line_svar&gt;, 90</w:t>
      </w:r>
    </w:p>
    <w:p w:rsidR="006F6FF7" w:rsidRDefault="006F6FF7">
      <w:pPr>
        <w:pStyle w:val="Index1"/>
        <w:rPr>
          <w:noProof/>
        </w:rPr>
      </w:pPr>
      <w:r>
        <w:rPr>
          <w:noProof/>
        </w:rPr>
        <w:t>Socket.client.read.ready &lt;nvar&gt;, 90</w:t>
      </w:r>
    </w:p>
    <w:p w:rsidR="006F6FF7" w:rsidRDefault="006F6FF7">
      <w:pPr>
        <w:pStyle w:val="Index1"/>
        <w:rPr>
          <w:noProof/>
        </w:rPr>
      </w:pPr>
      <w:r>
        <w:rPr>
          <w:noProof/>
        </w:rPr>
        <w:t>Socket.client.server.ip &lt;svar&gt;, 90</w:t>
      </w:r>
    </w:p>
    <w:p w:rsidR="006F6FF7" w:rsidRDefault="006F6FF7">
      <w:pPr>
        <w:pStyle w:val="Index1"/>
        <w:rPr>
          <w:noProof/>
        </w:rPr>
      </w:pPr>
      <w:r>
        <w:rPr>
          <w:noProof/>
        </w:rPr>
        <w:t>Socket.client.status &lt;status_nvar&gt;, 90</w:t>
      </w:r>
    </w:p>
    <w:p w:rsidR="006F6FF7" w:rsidRDefault="006F6FF7">
      <w:pPr>
        <w:pStyle w:val="Index1"/>
        <w:rPr>
          <w:noProof/>
        </w:rPr>
      </w:pPr>
      <w:r>
        <w:rPr>
          <w:noProof/>
        </w:rPr>
        <w:t>Socket.client.write.bytes &lt;sexp&gt;, 91</w:t>
      </w:r>
    </w:p>
    <w:p w:rsidR="006F6FF7" w:rsidRDefault="006F6FF7">
      <w:pPr>
        <w:pStyle w:val="Index1"/>
        <w:rPr>
          <w:noProof/>
        </w:rPr>
      </w:pPr>
      <w:r>
        <w:rPr>
          <w:noProof/>
        </w:rPr>
        <w:t>Socket.client.write.file &lt;fr_nexp&gt;, 91</w:t>
      </w:r>
    </w:p>
    <w:p w:rsidR="006F6FF7" w:rsidRDefault="006F6FF7">
      <w:pPr>
        <w:pStyle w:val="Index1"/>
        <w:rPr>
          <w:noProof/>
        </w:rPr>
      </w:pPr>
      <w:r>
        <w:rPr>
          <w:noProof/>
        </w:rPr>
        <w:t>Socket.client.write.line &lt;line_sexp&gt;, 91</w:t>
      </w:r>
    </w:p>
    <w:p w:rsidR="006F6FF7" w:rsidRDefault="006F6FF7">
      <w:pPr>
        <w:pStyle w:val="Index1"/>
        <w:rPr>
          <w:noProof/>
        </w:rPr>
      </w:pPr>
      <w:r>
        <w:rPr>
          <w:noProof/>
        </w:rPr>
        <w:t>Socket.myip &lt;svar&gt;, 91</w:t>
      </w:r>
    </w:p>
    <w:p w:rsidR="006F6FF7" w:rsidRDefault="006F6FF7">
      <w:pPr>
        <w:pStyle w:val="Index1"/>
        <w:rPr>
          <w:noProof/>
        </w:rPr>
      </w:pPr>
      <w:r>
        <w:rPr>
          <w:noProof/>
        </w:rPr>
        <w:t>Socket.server.client.ip &lt;nvar&gt;, 93</w:t>
      </w:r>
    </w:p>
    <w:p w:rsidR="006F6FF7" w:rsidRDefault="006F6FF7">
      <w:pPr>
        <w:pStyle w:val="Index1"/>
        <w:rPr>
          <w:noProof/>
        </w:rPr>
      </w:pPr>
      <w:r>
        <w:rPr>
          <w:noProof/>
        </w:rPr>
        <w:t>Socket.server.close, 93</w:t>
      </w:r>
    </w:p>
    <w:p w:rsidR="006F6FF7" w:rsidRDefault="006F6FF7">
      <w:pPr>
        <w:pStyle w:val="Index1"/>
        <w:rPr>
          <w:noProof/>
        </w:rPr>
      </w:pPr>
      <w:r>
        <w:rPr>
          <w:noProof/>
        </w:rPr>
        <w:t>Socket.server.connect {&lt;wait_lexp&gt;}, 91</w:t>
      </w:r>
    </w:p>
    <w:p w:rsidR="006F6FF7" w:rsidRDefault="006F6FF7">
      <w:pPr>
        <w:pStyle w:val="Index1"/>
        <w:rPr>
          <w:noProof/>
        </w:rPr>
      </w:pPr>
      <w:r>
        <w:rPr>
          <w:noProof/>
        </w:rPr>
        <w:t>Socket.server.create &lt;port_nexp&gt;, 91</w:t>
      </w:r>
    </w:p>
    <w:p w:rsidR="006F6FF7" w:rsidRDefault="006F6FF7">
      <w:pPr>
        <w:pStyle w:val="Index1"/>
        <w:rPr>
          <w:noProof/>
        </w:rPr>
      </w:pPr>
      <w:r>
        <w:rPr>
          <w:noProof/>
        </w:rPr>
        <w:t>Socket.server.disconnect, 93</w:t>
      </w:r>
    </w:p>
    <w:p w:rsidR="006F6FF7" w:rsidRDefault="006F6FF7">
      <w:pPr>
        <w:pStyle w:val="Index1"/>
        <w:rPr>
          <w:noProof/>
        </w:rPr>
      </w:pPr>
      <w:r>
        <w:rPr>
          <w:noProof/>
        </w:rPr>
        <w:t>Socket.server.read.file &lt;fw_nexp&gt;, 93</w:t>
      </w:r>
    </w:p>
    <w:p w:rsidR="006F6FF7" w:rsidRDefault="006F6FF7">
      <w:pPr>
        <w:pStyle w:val="Index1"/>
        <w:rPr>
          <w:noProof/>
        </w:rPr>
      </w:pPr>
      <w:r>
        <w:rPr>
          <w:noProof/>
        </w:rPr>
        <w:t>Socket.server.read.line &lt;svar&gt;, 92</w:t>
      </w:r>
    </w:p>
    <w:p w:rsidR="006F6FF7" w:rsidRDefault="006F6FF7">
      <w:pPr>
        <w:pStyle w:val="Index1"/>
        <w:rPr>
          <w:noProof/>
        </w:rPr>
      </w:pPr>
      <w:r>
        <w:rPr>
          <w:noProof/>
        </w:rPr>
        <w:t>Socket.server.read.ready &lt;nvar&gt;, 92</w:t>
      </w:r>
    </w:p>
    <w:p w:rsidR="006F6FF7" w:rsidRDefault="006F6FF7">
      <w:pPr>
        <w:pStyle w:val="Index1"/>
        <w:rPr>
          <w:noProof/>
        </w:rPr>
      </w:pPr>
      <w:r>
        <w:rPr>
          <w:noProof/>
        </w:rPr>
        <w:t>Socket.server.status &lt;status_nvar&gt;, 92</w:t>
      </w:r>
    </w:p>
    <w:p w:rsidR="006F6FF7" w:rsidRDefault="006F6FF7">
      <w:pPr>
        <w:pStyle w:val="Index1"/>
        <w:rPr>
          <w:noProof/>
        </w:rPr>
      </w:pPr>
      <w:r>
        <w:rPr>
          <w:noProof/>
        </w:rPr>
        <w:t>Socket.server.write.bytes &lt;sexp&gt;, 92</w:t>
      </w:r>
    </w:p>
    <w:p w:rsidR="006F6FF7" w:rsidRDefault="006F6FF7">
      <w:pPr>
        <w:pStyle w:val="Index1"/>
        <w:rPr>
          <w:noProof/>
        </w:rPr>
      </w:pPr>
      <w:r>
        <w:rPr>
          <w:noProof/>
        </w:rPr>
        <w:t>Socket.server.write.file  &lt;fr_nexp&gt;, 92</w:t>
      </w:r>
    </w:p>
    <w:p w:rsidR="006F6FF7" w:rsidRDefault="006F6FF7">
      <w:pPr>
        <w:pStyle w:val="Index1"/>
        <w:rPr>
          <w:noProof/>
        </w:rPr>
      </w:pPr>
      <w:r>
        <w:rPr>
          <w:noProof/>
        </w:rPr>
        <w:t>Socket.server.write.line &lt;sexp&gt;, 92</w:t>
      </w:r>
    </w:p>
    <w:p w:rsidR="006F6FF7" w:rsidRDefault="006F6FF7">
      <w:pPr>
        <w:pStyle w:val="Index1"/>
        <w:rPr>
          <w:noProof/>
        </w:rPr>
      </w:pPr>
      <w:r>
        <w:rPr>
          <w:noProof/>
        </w:rPr>
        <w:t>Soundpool.load &lt;soundID_nvar&gt;, &lt;file_path_sexp&gt;, 137</w:t>
      </w:r>
    </w:p>
    <w:p w:rsidR="006F6FF7" w:rsidRDefault="006F6FF7">
      <w:pPr>
        <w:pStyle w:val="Index1"/>
        <w:rPr>
          <w:noProof/>
        </w:rPr>
      </w:pPr>
      <w:r>
        <w:rPr>
          <w:noProof/>
        </w:rPr>
        <w:t>Soundpool.open &lt;MaxStreams_nexp&gt;, 137</w:t>
      </w:r>
    </w:p>
    <w:p w:rsidR="006F6FF7" w:rsidRDefault="006F6FF7">
      <w:pPr>
        <w:pStyle w:val="Index1"/>
        <w:rPr>
          <w:noProof/>
        </w:rPr>
      </w:pPr>
      <w:r>
        <w:rPr>
          <w:noProof/>
        </w:rPr>
        <w:t>Soundpool.pause &lt;streamID_nexp&gt;, 138</w:t>
      </w:r>
    </w:p>
    <w:p w:rsidR="006F6FF7" w:rsidRDefault="006F6FF7">
      <w:pPr>
        <w:pStyle w:val="Index1"/>
        <w:rPr>
          <w:noProof/>
        </w:rPr>
      </w:pPr>
      <w:r>
        <w:rPr>
          <w:noProof/>
        </w:rPr>
        <w:t>Soundpool.play &lt;streamID_nvar&gt;, &lt;sounded_nexp&gt;, &lt;rightVolume_nexp&gt;, &lt;leftVolume_nexp&gt;, &lt;priority_nexp&gt;, &lt;loop_nexp&gt;, &lt;rate_nexp&gt;, 138</w:t>
      </w:r>
    </w:p>
    <w:p w:rsidR="006F6FF7" w:rsidRDefault="006F6FF7">
      <w:pPr>
        <w:pStyle w:val="Index1"/>
        <w:rPr>
          <w:noProof/>
        </w:rPr>
      </w:pPr>
      <w:r>
        <w:rPr>
          <w:noProof/>
        </w:rPr>
        <w:t>Soundpool.release, 138</w:t>
      </w:r>
    </w:p>
    <w:p w:rsidR="006F6FF7" w:rsidRDefault="006F6FF7">
      <w:pPr>
        <w:pStyle w:val="Index1"/>
        <w:rPr>
          <w:noProof/>
        </w:rPr>
      </w:pPr>
      <w:r>
        <w:rPr>
          <w:noProof/>
        </w:rPr>
        <w:t>Soundpool.resume &lt;streamID_nexp&gt;, 138</w:t>
      </w:r>
    </w:p>
    <w:p w:rsidR="006F6FF7" w:rsidRDefault="006F6FF7">
      <w:pPr>
        <w:pStyle w:val="Index1"/>
        <w:rPr>
          <w:noProof/>
        </w:rPr>
      </w:pPr>
      <w:r>
        <w:rPr>
          <w:noProof/>
        </w:rPr>
        <w:t>Soundpool.setpriority &lt;streamID_nexp&gt;, &lt;priority_nexp&gt;, 138</w:t>
      </w:r>
    </w:p>
    <w:p w:rsidR="006F6FF7" w:rsidRDefault="006F6FF7">
      <w:pPr>
        <w:pStyle w:val="Index1"/>
        <w:rPr>
          <w:noProof/>
        </w:rPr>
      </w:pPr>
      <w:r>
        <w:rPr>
          <w:noProof/>
        </w:rPr>
        <w:t>Soundpool.setrate &lt;streamID_nexp&gt;, &lt;rate_nexp&gt;, 138</w:t>
      </w:r>
    </w:p>
    <w:p w:rsidR="006F6FF7" w:rsidRDefault="006F6FF7">
      <w:pPr>
        <w:pStyle w:val="Index1"/>
        <w:rPr>
          <w:noProof/>
        </w:rPr>
      </w:pPr>
      <w:r>
        <w:rPr>
          <w:noProof/>
        </w:rPr>
        <w:t>Soundpool.setvolume &lt;streamID_nexp&gt;, &lt;leftVolume_nexp&gt;, &lt;rightVolume_nexp&gt;, 138</w:t>
      </w:r>
    </w:p>
    <w:p w:rsidR="006F6FF7" w:rsidRDefault="006F6FF7">
      <w:pPr>
        <w:pStyle w:val="Index1"/>
        <w:rPr>
          <w:noProof/>
        </w:rPr>
      </w:pPr>
      <w:r>
        <w:rPr>
          <w:noProof/>
        </w:rPr>
        <w:t>Soundpool.stop &lt;streamID_nexp&gt;, 138</w:t>
      </w:r>
    </w:p>
    <w:p w:rsidR="006F6FF7" w:rsidRDefault="006F6FF7">
      <w:pPr>
        <w:pStyle w:val="Index1"/>
        <w:rPr>
          <w:noProof/>
        </w:rPr>
      </w:pPr>
      <w:r>
        <w:rPr>
          <w:noProof/>
        </w:rPr>
        <w:t>Soundpool.unload &lt;soundID_nexp&gt;, 137</w:t>
      </w:r>
    </w:p>
    <w:p w:rsidR="006F6FF7" w:rsidRDefault="006F6FF7">
      <w:pPr>
        <w:pStyle w:val="Index1"/>
        <w:rPr>
          <w:noProof/>
        </w:rPr>
      </w:pPr>
      <w:r>
        <w:rPr>
          <w:noProof/>
        </w:rPr>
        <w:t>Split &lt;result_array$[]&gt;, &lt;source_sexp&gt; {, &lt;test_sexp&gt;}, 106</w:t>
      </w:r>
    </w:p>
    <w:p w:rsidR="006F6FF7" w:rsidRDefault="006F6FF7">
      <w:pPr>
        <w:pStyle w:val="Index1"/>
        <w:rPr>
          <w:noProof/>
        </w:rPr>
      </w:pPr>
      <w:r>
        <w:rPr>
          <w:noProof/>
        </w:rPr>
        <w:t>Split.all &lt;result_array$[]&gt;, &lt;source_sexp&gt; {, &lt;test_sexp&gt;}, 106</w:t>
      </w:r>
    </w:p>
    <w:p w:rsidR="006F6FF7" w:rsidRDefault="006F6FF7">
      <w:pPr>
        <w:pStyle w:val="Index1"/>
        <w:rPr>
          <w:noProof/>
        </w:rPr>
      </w:pPr>
      <w:r>
        <w:rPr>
          <w:noProof/>
        </w:rPr>
        <w:lastRenderedPageBreak/>
        <w:t>Sql.close &lt;DB_pointer_nvar&gt;, 113</w:t>
      </w:r>
    </w:p>
    <w:p w:rsidR="006F6FF7" w:rsidRDefault="006F6FF7">
      <w:pPr>
        <w:pStyle w:val="Index1"/>
        <w:rPr>
          <w:noProof/>
        </w:rPr>
      </w:pPr>
      <w:r>
        <w:rPr>
          <w:noProof/>
        </w:rPr>
        <w:t>Sql.delete &lt;DB_pointer_nvar&gt;, &lt;table_name_sexp&gt;{,&lt;where_sexp&gt;{,&lt;count_nvar&gt;} }, 115</w:t>
      </w:r>
    </w:p>
    <w:p w:rsidR="006F6FF7" w:rsidRDefault="006F6FF7">
      <w:pPr>
        <w:pStyle w:val="Index1"/>
        <w:rPr>
          <w:noProof/>
        </w:rPr>
      </w:pPr>
      <w:r>
        <w:rPr>
          <w:noProof/>
        </w:rPr>
        <w:t>Sql.drop_table &lt;DB_pointer_nvar&gt;, &lt;table_name_sexp&gt;, 113</w:t>
      </w:r>
    </w:p>
    <w:p w:rsidR="006F6FF7" w:rsidRDefault="006F6FF7">
      <w:pPr>
        <w:pStyle w:val="Index1"/>
        <w:rPr>
          <w:noProof/>
        </w:rPr>
      </w:pPr>
      <w:r>
        <w:rPr>
          <w:noProof/>
        </w:rPr>
        <w:t>Sql.exec &lt;DB_pointer_nvar&gt;, &lt;command_sexp&gt;, 115</w:t>
      </w:r>
    </w:p>
    <w:p w:rsidR="006F6FF7" w:rsidRDefault="006F6FF7">
      <w:pPr>
        <w:pStyle w:val="Index1"/>
        <w:rPr>
          <w:noProof/>
        </w:rPr>
      </w:pPr>
      <w:r>
        <w:rPr>
          <w:noProof/>
        </w:rPr>
        <w:t>Sql.insert &lt;DB_pointer_nvar&gt;, &lt;table_name_sexp&gt;, C1$, V1$, C2$, V2$, ...,CN$, VN$, 113</w:t>
      </w:r>
    </w:p>
    <w:p w:rsidR="006F6FF7" w:rsidRDefault="006F6FF7">
      <w:pPr>
        <w:pStyle w:val="Index1"/>
        <w:rPr>
          <w:noProof/>
        </w:rPr>
      </w:pPr>
      <w:r>
        <w:rPr>
          <w:noProof/>
        </w:rPr>
        <w:t>Sql.new_table &lt;DB_pointer_nvar&gt;, &lt;table_name_sexp&gt;, C1$, C2$, ...,CN$, 113</w:t>
      </w:r>
    </w:p>
    <w:p w:rsidR="006F6FF7" w:rsidRDefault="006F6FF7">
      <w:pPr>
        <w:pStyle w:val="Index1"/>
        <w:rPr>
          <w:noProof/>
        </w:rPr>
      </w:pPr>
      <w:r>
        <w:rPr>
          <w:noProof/>
        </w:rPr>
        <w:t>Sql.next &lt;done_lvar&gt;, &lt;cursor_nvar&gt;, C1V$, C2V$, .., CNV$, 114</w:t>
      </w:r>
    </w:p>
    <w:p w:rsidR="006F6FF7" w:rsidRDefault="006F6FF7">
      <w:pPr>
        <w:pStyle w:val="Index1"/>
        <w:rPr>
          <w:noProof/>
        </w:rPr>
      </w:pPr>
      <w:r>
        <w:rPr>
          <w:noProof/>
        </w:rPr>
        <w:t>Sql.open &lt;DB_pointer_nvar&gt;, &lt;DB_name_sexp&gt;, 112</w:t>
      </w:r>
    </w:p>
    <w:p w:rsidR="006F6FF7" w:rsidRDefault="006F6FF7">
      <w:pPr>
        <w:pStyle w:val="Index1"/>
        <w:rPr>
          <w:noProof/>
        </w:rPr>
      </w:pPr>
      <w:r>
        <w:rPr>
          <w:noProof/>
        </w:rPr>
        <w:t>Sql.query &lt;cursor_nvar&gt;, &lt;DB_pointer_nvar&gt;, &lt;table_name_sexp&gt;, &lt;columns_sexp&gt; {, &lt;where_sexp&gt;, &lt;order_sexp&gt; } }, 114</w:t>
      </w:r>
    </w:p>
    <w:p w:rsidR="006F6FF7" w:rsidRDefault="006F6FF7">
      <w:pPr>
        <w:pStyle w:val="Index1"/>
        <w:rPr>
          <w:noProof/>
        </w:rPr>
      </w:pPr>
      <w:r>
        <w:rPr>
          <w:noProof/>
        </w:rPr>
        <w:t>Sql.query.length &lt;length_nvar&gt;, &lt;cursor_nvar&gt;, 114</w:t>
      </w:r>
    </w:p>
    <w:p w:rsidR="006F6FF7" w:rsidRDefault="006F6FF7">
      <w:pPr>
        <w:pStyle w:val="Index1"/>
        <w:rPr>
          <w:noProof/>
        </w:rPr>
      </w:pPr>
      <w:r>
        <w:rPr>
          <w:noProof/>
        </w:rPr>
        <w:t>Sql.query.position &lt;position_nvar&gt;, &lt;cursor_nvar&gt;, 114</w:t>
      </w:r>
    </w:p>
    <w:p w:rsidR="006F6FF7" w:rsidRDefault="006F6FF7">
      <w:pPr>
        <w:pStyle w:val="Index1"/>
        <w:rPr>
          <w:noProof/>
        </w:rPr>
      </w:pPr>
      <w:r>
        <w:rPr>
          <w:noProof/>
        </w:rPr>
        <w:t>Sql.raw_query &lt;cursor_nvar&gt;, &lt;DB_pointer_nvar&gt;, &lt;query_sexp&gt;, 115</w:t>
      </w:r>
    </w:p>
    <w:p w:rsidR="006F6FF7" w:rsidRDefault="006F6FF7">
      <w:pPr>
        <w:pStyle w:val="Index1"/>
        <w:rPr>
          <w:noProof/>
        </w:rPr>
      </w:pPr>
      <w:r>
        <w:rPr>
          <w:noProof/>
        </w:rPr>
        <w:t>Sql.update &lt;DB_pointer_nvar&gt;, &lt;table_name_sexp&gt;, C1$, V1$, C2$, V2$,...,CN$, VN$: &lt;where_sexp&gt;, 115</w:t>
      </w:r>
    </w:p>
    <w:p w:rsidR="006F6FF7" w:rsidRDefault="006F6FF7">
      <w:pPr>
        <w:pStyle w:val="Index1"/>
        <w:rPr>
          <w:noProof/>
        </w:rPr>
      </w:pPr>
      <w:r>
        <w:rPr>
          <w:noProof/>
        </w:rPr>
        <w:t>SQR(&lt;nexp&gt;), 47</w:t>
      </w:r>
    </w:p>
    <w:p w:rsidR="006F6FF7" w:rsidRDefault="006F6FF7">
      <w:pPr>
        <w:pStyle w:val="Index1"/>
        <w:rPr>
          <w:noProof/>
        </w:rPr>
      </w:pPr>
      <w:r>
        <w:rPr>
          <w:noProof/>
        </w:rPr>
        <w:t>Stack.clear &lt;ptr_nexp&gt;, 43</w:t>
      </w:r>
    </w:p>
    <w:p w:rsidR="006F6FF7" w:rsidRDefault="006F6FF7">
      <w:pPr>
        <w:pStyle w:val="Index1"/>
        <w:rPr>
          <w:noProof/>
        </w:rPr>
      </w:pPr>
      <w:r>
        <w:rPr>
          <w:noProof/>
        </w:rPr>
        <w:t>Stack.create N|S, &lt;ptr_nvar&gt;, 42</w:t>
      </w:r>
    </w:p>
    <w:p w:rsidR="006F6FF7" w:rsidRDefault="006F6FF7">
      <w:pPr>
        <w:pStyle w:val="Index1"/>
        <w:rPr>
          <w:noProof/>
        </w:rPr>
      </w:pPr>
      <w:r>
        <w:rPr>
          <w:noProof/>
        </w:rPr>
        <w:t>Stack.IsEmpty &lt;ptr_nexp&gt;, &lt;nvar&gt;, 43</w:t>
      </w:r>
    </w:p>
    <w:p w:rsidR="006F6FF7" w:rsidRDefault="006F6FF7">
      <w:pPr>
        <w:pStyle w:val="Index1"/>
        <w:rPr>
          <w:noProof/>
        </w:rPr>
      </w:pPr>
      <w:r>
        <w:rPr>
          <w:noProof/>
        </w:rPr>
        <w:t>Stack.peek &lt;ptr_nexp&gt;, &lt;nvar&gt;|&lt;svar&gt;, 42</w:t>
      </w:r>
    </w:p>
    <w:p w:rsidR="006F6FF7" w:rsidRDefault="006F6FF7">
      <w:pPr>
        <w:pStyle w:val="Index1"/>
        <w:rPr>
          <w:noProof/>
        </w:rPr>
      </w:pPr>
      <w:r>
        <w:rPr>
          <w:noProof/>
        </w:rPr>
        <w:t>Stack.pop &lt;ptr_nexp&gt;, &lt;nvar&gt;|&lt;svar&gt;, 42</w:t>
      </w:r>
    </w:p>
    <w:p w:rsidR="006F6FF7" w:rsidRDefault="006F6FF7">
      <w:pPr>
        <w:pStyle w:val="Index1"/>
        <w:rPr>
          <w:noProof/>
        </w:rPr>
      </w:pPr>
      <w:r>
        <w:rPr>
          <w:noProof/>
        </w:rPr>
        <w:t>Stack.push &lt;ptr_nexp&gt;, &lt;nexp&gt;|&lt;sexp&gt;, 42</w:t>
      </w:r>
    </w:p>
    <w:p w:rsidR="006F6FF7" w:rsidRDefault="006F6FF7">
      <w:pPr>
        <w:pStyle w:val="Index1"/>
        <w:rPr>
          <w:noProof/>
        </w:rPr>
      </w:pPr>
      <w:r>
        <w:rPr>
          <w:noProof/>
        </w:rPr>
        <w:t>Stack.type &lt;ptr_nexp&gt;, &lt;svar&gt;, 42</w:t>
      </w:r>
    </w:p>
    <w:p w:rsidR="006F6FF7" w:rsidRDefault="006F6FF7">
      <w:pPr>
        <w:pStyle w:val="Index1"/>
        <w:rPr>
          <w:noProof/>
        </w:rPr>
      </w:pPr>
      <w:r>
        <w:rPr>
          <w:noProof/>
        </w:rPr>
        <w:t>STARTS_WITH (&lt;sub_sexp&gt;, &lt;base_sexp&gt;{,&lt;start_nexp&gt;}, 52</w:t>
      </w:r>
    </w:p>
    <w:p w:rsidR="006F6FF7" w:rsidRDefault="006F6FF7">
      <w:pPr>
        <w:pStyle w:val="Index1"/>
        <w:rPr>
          <w:noProof/>
        </w:rPr>
      </w:pPr>
      <w:r w:rsidRPr="00002297">
        <w:rPr>
          <w:rFonts w:eastAsia="Times New Roman"/>
          <w:noProof/>
        </w:rPr>
        <w:t>STR$(</w:t>
      </w:r>
      <w:r>
        <w:rPr>
          <w:noProof/>
        </w:rPr>
        <w:t>&lt;nexp&gt;</w:t>
      </w:r>
      <w:r w:rsidRPr="00002297">
        <w:rPr>
          <w:rFonts w:eastAsia="Times New Roman"/>
          <w:noProof/>
        </w:rPr>
        <w:t>)</w:t>
      </w:r>
      <w:r>
        <w:rPr>
          <w:noProof/>
        </w:rPr>
        <w:t>, 55</w:t>
      </w:r>
    </w:p>
    <w:p w:rsidR="006F6FF7" w:rsidRDefault="006F6FF7">
      <w:pPr>
        <w:pStyle w:val="Index1"/>
        <w:rPr>
          <w:noProof/>
        </w:rPr>
      </w:pPr>
      <w:r>
        <w:rPr>
          <w:noProof/>
        </w:rPr>
        <w:t>Stt.listen, 100</w:t>
      </w:r>
    </w:p>
    <w:p w:rsidR="006F6FF7" w:rsidRDefault="006F6FF7">
      <w:pPr>
        <w:pStyle w:val="Index1"/>
        <w:rPr>
          <w:noProof/>
        </w:rPr>
      </w:pPr>
      <w:r>
        <w:rPr>
          <w:noProof/>
        </w:rPr>
        <w:t>Stt.results &lt;string_list_ptr_nvar&gt;, 100</w:t>
      </w:r>
    </w:p>
    <w:p w:rsidR="006F6FF7" w:rsidRDefault="006F6FF7">
      <w:pPr>
        <w:pStyle w:val="Index1"/>
        <w:rPr>
          <w:noProof/>
        </w:rPr>
      </w:pPr>
      <w:r>
        <w:rPr>
          <w:noProof/>
        </w:rPr>
        <w:t>Su.close, 142</w:t>
      </w:r>
    </w:p>
    <w:p w:rsidR="006F6FF7" w:rsidRDefault="006F6FF7">
      <w:pPr>
        <w:pStyle w:val="Index1"/>
        <w:rPr>
          <w:noProof/>
        </w:rPr>
      </w:pPr>
      <w:r>
        <w:rPr>
          <w:noProof/>
        </w:rPr>
        <w:t>Su.open, 142</w:t>
      </w:r>
    </w:p>
    <w:p w:rsidR="006F6FF7" w:rsidRDefault="006F6FF7">
      <w:pPr>
        <w:pStyle w:val="Index1"/>
        <w:rPr>
          <w:noProof/>
        </w:rPr>
      </w:pPr>
      <w:r>
        <w:rPr>
          <w:noProof/>
        </w:rPr>
        <w:t>Su.read.line &lt;svar&gt;, 142</w:t>
      </w:r>
    </w:p>
    <w:p w:rsidR="006F6FF7" w:rsidRDefault="006F6FF7">
      <w:pPr>
        <w:pStyle w:val="Index1"/>
        <w:rPr>
          <w:noProof/>
        </w:rPr>
      </w:pPr>
      <w:r>
        <w:rPr>
          <w:noProof/>
        </w:rPr>
        <w:t>Su.read.ready &lt;nvar&gt;, 142</w:t>
      </w:r>
    </w:p>
    <w:p w:rsidR="006F6FF7" w:rsidRDefault="006F6FF7">
      <w:pPr>
        <w:pStyle w:val="Index1"/>
        <w:rPr>
          <w:noProof/>
        </w:rPr>
      </w:pPr>
      <w:r>
        <w:rPr>
          <w:noProof/>
        </w:rPr>
        <w:t>Su.write &lt;sexp&gt;, 142</w:t>
      </w:r>
    </w:p>
    <w:p w:rsidR="006F6FF7" w:rsidRDefault="006F6FF7">
      <w:pPr>
        <w:pStyle w:val="Index1"/>
        <w:rPr>
          <w:noProof/>
        </w:rPr>
      </w:pPr>
      <w:r>
        <w:rPr>
          <w:noProof/>
        </w:rPr>
        <w:t>Sw.begin &lt;nexp&gt;|&lt;sexp&gt;, 69</w:t>
      </w:r>
    </w:p>
    <w:p w:rsidR="006F6FF7" w:rsidRDefault="006F6FF7">
      <w:pPr>
        <w:pStyle w:val="Index1"/>
        <w:rPr>
          <w:noProof/>
        </w:rPr>
      </w:pPr>
      <w:r>
        <w:rPr>
          <w:noProof/>
        </w:rPr>
        <w:t>Sw.break, 69</w:t>
      </w:r>
    </w:p>
    <w:p w:rsidR="006F6FF7" w:rsidRDefault="006F6FF7">
      <w:pPr>
        <w:pStyle w:val="Index1"/>
        <w:rPr>
          <w:noProof/>
        </w:rPr>
      </w:pPr>
      <w:r>
        <w:rPr>
          <w:noProof/>
        </w:rPr>
        <w:t>Sw.case &lt;nexp &gt;|&lt;sexp&gt;, 69</w:t>
      </w:r>
    </w:p>
    <w:p w:rsidR="006F6FF7" w:rsidRDefault="006F6FF7">
      <w:pPr>
        <w:pStyle w:val="Index1"/>
        <w:rPr>
          <w:noProof/>
        </w:rPr>
      </w:pPr>
      <w:r>
        <w:rPr>
          <w:noProof/>
        </w:rPr>
        <w:t>Sw.default, 69</w:t>
      </w:r>
    </w:p>
    <w:p w:rsidR="006F6FF7" w:rsidRDefault="006F6FF7">
      <w:pPr>
        <w:pStyle w:val="Index1"/>
        <w:rPr>
          <w:noProof/>
        </w:rPr>
      </w:pPr>
      <w:r>
        <w:rPr>
          <w:noProof/>
        </w:rPr>
        <w:t>Sw.end, 69</w:t>
      </w:r>
    </w:p>
    <w:p w:rsidR="006F6FF7" w:rsidRDefault="006F6FF7">
      <w:pPr>
        <w:pStyle w:val="Index1"/>
        <w:rPr>
          <w:noProof/>
        </w:rPr>
      </w:pPr>
      <w:r>
        <w:rPr>
          <w:noProof/>
        </w:rPr>
        <w:t>Swap &lt;nvar_a&gt;|&lt;svar_a&gt;, &lt;nvar_b&gt;|&lt;svar_b&gt;, 98</w:t>
      </w:r>
    </w:p>
    <w:p w:rsidR="006F6FF7" w:rsidRDefault="006F6FF7">
      <w:pPr>
        <w:pStyle w:val="Index1"/>
        <w:rPr>
          <w:noProof/>
        </w:rPr>
      </w:pPr>
      <w:r>
        <w:rPr>
          <w:noProof/>
        </w:rPr>
        <w:t>System.close, 142</w:t>
      </w:r>
    </w:p>
    <w:p w:rsidR="006F6FF7" w:rsidRDefault="006F6FF7">
      <w:pPr>
        <w:pStyle w:val="Index1"/>
        <w:rPr>
          <w:noProof/>
        </w:rPr>
      </w:pPr>
      <w:r>
        <w:rPr>
          <w:noProof/>
        </w:rPr>
        <w:t>System.open, 141</w:t>
      </w:r>
    </w:p>
    <w:p w:rsidR="006F6FF7" w:rsidRDefault="006F6FF7">
      <w:pPr>
        <w:pStyle w:val="Index1"/>
        <w:rPr>
          <w:noProof/>
        </w:rPr>
      </w:pPr>
      <w:r>
        <w:rPr>
          <w:noProof/>
        </w:rPr>
        <w:t>System.read.line &lt;svar&gt;, 142</w:t>
      </w:r>
    </w:p>
    <w:p w:rsidR="006F6FF7" w:rsidRDefault="006F6FF7">
      <w:pPr>
        <w:pStyle w:val="Index1"/>
        <w:rPr>
          <w:noProof/>
        </w:rPr>
      </w:pPr>
      <w:r>
        <w:rPr>
          <w:noProof/>
        </w:rPr>
        <w:t>System.read.ready &lt;nvar&gt;, 141</w:t>
      </w:r>
    </w:p>
    <w:p w:rsidR="006F6FF7" w:rsidRDefault="006F6FF7">
      <w:pPr>
        <w:pStyle w:val="Index1"/>
        <w:rPr>
          <w:noProof/>
        </w:rPr>
      </w:pPr>
      <w:r>
        <w:rPr>
          <w:noProof/>
        </w:rPr>
        <w:t>System.write &lt;sexp&gt;, 141</w:t>
      </w:r>
    </w:p>
    <w:p w:rsidR="006F6FF7" w:rsidRDefault="006F6FF7">
      <w:pPr>
        <w:pStyle w:val="Index1"/>
        <w:rPr>
          <w:noProof/>
        </w:rPr>
      </w:pPr>
      <w:r>
        <w:rPr>
          <w:noProof/>
        </w:rPr>
        <w:t>TAN(&lt;nexp&gt;), 50</w:t>
      </w:r>
    </w:p>
    <w:p w:rsidR="006F6FF7" w:rsidRDefault="006F6FF7">
      <w:pPr>
        <w:pStyle w:val="Index1"/>
        <w:rPr>
          <w:noProof/>
        </w:rPr>
      </w:pPr>
      <w:r>
        <w:rPr>
          <w:noProof/>
        </w:rPr>
        <w:t>Text.close &lt;file_table_nvar&gt;, 82</w:t>
      </w:r>
    </w:p>
    <w:p w:rsidR="006F6FF7" w:rsidRDefault="006F6FF7">
      <w:pPr>
        <w:pStyle w:val="Index1"/>
        <w:rPr>
          <w:noProof/>
        </w:rPr>
      </w:pPr>
      <w:r w:rsidRPr="00002297">
        <w:rPr>
          <w:rFonts w:eastAsia="Times New Roman"/>
          <w:noProof/>
        </w:rPr>
        <w:t>Text.input &lt;svar&gt;{, { &lt;text_sexp&gt;} , &lt;title_sexp&gt; }</w:t>
      </w:r>
      <w:r>
        <w:rPr>
          <w:noProof/>
        </w:rPr>
        <w:t>, 78</w:t>
      </w:r>
    </w:p>
    <w:p w:rsidR="006F6FF7" w:rsidRDefault="006F6FF7">
      <w:pPr>
        <w:pStyle w:val="Index1"/>
        <w:rPr>
          <w:noProof/>
        </w:rPr>
      </w:pPr>
      <w:r>
        <w:rPr>
          <w:noProof/>
        </w:rPr>
        <w:t>Text.open {r|w|a}, &lt;file_table_nvar&gt;, &lt;path_sexp&gt;, 82</w:t>
      </w:r>
    </w:p>
    <w:p w:rsidR="006F6FF7" w:rsidRDefault="006F6FF7">
      <w:pPr>
        <w:pStyle w:val="Index1"/>
        <w:rPr>
          <w:noProof/>
        </w:rPr>
      </w:pPr>
      <w:r>
        <w:rPr>
          <w:noProof/>
        </w:rPr>
        <w:t>Text.position.get  &lt;file_table_nvar&gt;, &lt;position_nvar&gt;, 83</w:t>
      </w:r>
    </w:p>
    <w:p w:rsidR="006F6FF7" w:rsidRDefault="006F6FF7">
      <w:pPr>
        <w:pStyle w:val="Index1"/>
        <w:rPr>
          <w:noProof/>
        </w:rPr>
      </w:pPr>
      <w:r>
        <w:rPr>
          <w:noProof/>
        </w:rPr>
        <w:lastRenderedPageBreak/>
        <w:t>Text.position.set &lt;file_table_nvar&gt;, &lt;position_nexp&gt;, 83</w:t>
      </w:r>
    </w:p>
    <w:p w:rsidR="006F6FF7" w:rsidRDefault="006F6FF7">
      <w:pPr>
        <w:pStyle w:val="Index1"/>
        <w:rPr>
          <w:noProof/>
        </w:rPr>
      </w:pPr>
      <w:r>
        <w:rPr>
          <w:noProof/>
        </w:rPr>
        <w:t>Text.readln &lt;file_table_nvar&gt;, &lt;line_svar&gt;, 82</w:t>
      </w:r>
    </w:p>
    <w:p w:rsidR="006F6FF7" w:rsidRDefault="006F6FF7">
      <w:pPr>
        <w:pStyle w:val="Index1"/>
        <w:rPr>
          <w:noProof/>
        </w:rPr>
      </w:pPr>
      <w:r>
        <w:rPr>
          <w:noProof/>
        </w:rPr>
        <w:t>Text.writeln &lt;file_table_nexp&gt;, {&lt;exp&gt; {,|;}} ..., 83</w:t>
      </w:r>
    </w:p>
    <w:p w:rsidR="006F6FF7" w:rsidRDefault="006F6FF7">
      <w:pPr>
        <w:pStyle w:val="Index1"/>
        <w:rPr>
          <w:noProof/>
        </w:rPr>
      </w:pPr>
      <w:r>
        <w:rPr>
          <w:noProof/>
        </w:rPr>
        <w:t>TGet &lt;result_svar&gt;, &lt;prompt_sexp&gt; {, &lt;title_sexp&gt;}, 78</w:t>
      </w:r>
    </w:p>
    <w:p w:rsidR="006F6FF7" w:rsidRDefault="006F6FF7">
      <w:pPr>
        <w:pStyle w:val="Index1"/>
        <w:rPr>
          <w:noProof/>
        </w:rPr>
      </w:pPr>
      <w:r>
        <w:rPr>
          <w:noProof/>
        </w:rPr>
        <w:t>Time {&lt;time_nexp&gt;,} Year$, Month$, Day$, Hour$, Minute$, Second$, WeekDay, isDST, 106</w:t>
      </w:r>
    </w:p>
    <w:p w:rsidR="006F6FF7" w:rsidRDefault="006F6FF7">
      <w:pPr>
        <w:pStyle w:val="Index1"/>
        <w:rPr>
          <w:noProof/>
        </w:rPr>
      </w:pPr>
      <w:r>
        <w:rPr>
          <w:noProof/>
        </w:rPr>
        <w:t>TIME(), 53</w:t>
      </w:r>
    </w:p>
    <w:p w:rsidR="006F6FF7" w:rsidRDefault="006F6FF7">
      <w:pPr>
        <w:pStyle w:val="Index1"/>
        <w:rPr>
          <w:noProof/>
        </w:rPr>
      </w:pPr>
      <w:r>
        <w:rPr>
          <w:noProof/>
        </w:rPr>
        <w:t>TIME(&lt;year_exp&gt;, &lt;month_exp&gt;, &lt;day_exp&gt;, &lt;hour_exp&gt;, &lt;minute_exp&gt;, &lt;second_exp&gt;), 53</w:t>
      </w:r>
    </w:p>
    <w:p w:rsidR="006F6FF7" w:rsidRDefault="006F6FF7">
      <w:pPr>
        <w:pStyle w:val="Index1"/>
        <w:rPr>
          <w:noProof/>
        </w:rPr>
      </w:pPr>
      <w:r>
        <w:rPr>
          <w:noProof/>
        </w:rPr>
        <w:t>Timer.Clear, 102</w:t>
      </w:r>
    </w:p>
    <w:p w:rsidR="006F6FF7" w:rsidRDefault="006F6FF7">
      <w:pPr>
        <w:pStyle w:val="Index1"/>
        <w:rPr>
          <w:noProof/>
        </w:rPr>
      </w:pPr>
      <w:r>
        <w:rPr>
          <w:noProof/>
        </w:rPr>
        <w:t>Timer.Resume, 102</w:t>
      </w:r>
    </w:p>
    <w:p w:rsidR="006F6FF7" w:rsidRDefault="006F6FF7">
      <w:pPr>
        <w:pStyle w:val="Index1"/>
        <w:rPr>
          <w:noProof/>
        </w:rPr>
      </w:pPr>
      <w:r>
        <w:rPr>
          <w:noProof/>
        </w:rPr>
        <w:t>Timer.set &lt;interval_nexp&gt;, 102</w:t>
      </w:r>
    </w:p>
    <w:p w:rsidR="006F6FF7" w:rsidRDefault="006F6FF7">
      <w:pPr>
        <w:pStyle w:val="Index1"/>
        <w:rPr>
          <w:noProof/>
        </w:rPr>
      </w:pPr>
      <w:r>
        <w:rPr>
          <w:noProof/>
        </w:rPr>
        <w:t>TimeZone.get &lt;tz_svar&gt;, 107</w:t>
      </w:r>
    </w:p>
    <w:p w:rsidR="006F6FF7" w:rsidRDefault="006F6FF7">
      <w:pPr>
        <w:pStyle w:val="Index1"/>
        <w:rPr>
          <w:noProof/>
        </w:rPr>
      </w:pPr>
      <w:r>
        <w:rPr>
          <w:noProof/>
        </w:rPr>
        <w:t>TimeZone.list &lt;tz_list_pointer_nvar&gt;, 108</w:t>
      </w:r>
    </w:p>
    <w:p w:rsidR="006F6FF7" w:rsidRDefault="006F6FF7">
      <w:pPr>
        <w:pStyle w:val="Index1"/>
        <w:rPr>
          <w:noProof/>
        </w:rPr>
      </w:pPr>
      <w:r>
        <w:rPr>
          <w:noProof/>
        </w:rPr>
        <w:t>TimeZone.set { &lt;tz_sexp&gt; }, 107</w:t>
      </w:r>
    </w:p>
    <w:p w:rsidR="006F6FF7" w:rsidRDefault="006F6FF7">
      <w:pPr>
        <w:pStyle w:val="Index1"/>
        <w:rPr>
          <w:noProof/>
        </w:rPr>
      </w:pPr>
      <w:r>
        <w:rPr>
          <w:noProof/>
        </w:rPr>
        <w:t>TODEGREES(&lt;nexp&gt;), 50</w:t>
      </w:r>
    </w:p>
    <w:p w:rsidR="006F6FF7" w:rsidRDefault="006F6FF7">
      <w:pPr>
        <w:pStyle w:val="Index1"/>
        <w:rPr>
          <w:noProof/>
        </w:rPr>
      </w:pPr>
      <w:r>
        <w:rPr>
          <w:noProof/>
        </w:rPr>
        <w:t>Tone &lt;frequency_nexp&gt;, &lt;duration_nexp&gt;, 108</w:t>
      </w:r>
    </w:p>
    <w:p w:rsidR="006F6FF7" w:rsidRDefault="006F6FF7">
      <w:pPr>
        <w:pStyle w:val="Index1"/>
        <w:rPr>
          <w:noProof/>
        </w:rPr>
      </w:pPr>
      <w:r>
        <w:rPr>
          <w:noProof/>
        </w:rPr>
        <w:t>TORADIANS(&lt;nexp&gt;), 50</w:t>
      </w:r>
    </w:p>
    <w:p w:rsidR="006F6FF7" w:rsidRDefault="006F6FF7">
      <w:pPr>
        <w:pStyle w:val="Index1"/>
        <w:rPr>
          <w:noProof/>
        </w:rPr>
      </w:pPr>
      <w:r>
        <w:rPr>
          <w:noProof/>
        </w:rPr>
        <w:t>Tts.init, 100</w:t>
      </w:r>
    </w:p>
    <w:p w:rsidR="006F6FF7" w:rsidRDefault="006F6FF7">
      <w:pPr>
        <w:pStyle w:val="Index1"/>
        <w:rPr>
          <w:noProof/>
        </w:rPr>
      </w:pPr>
      <w:r>
        <w:rPr>
          <w:noProof/>
        </w:rPr>
        <w:t>Tts.speak  &lt;sexp&gt; {, &lt;wait_lexp&gt;}, 100</w:t>
      </w:r>
    </w:p>
    <w:p w:rsidR="006F6FF7" w:rsidRDefault="006F6FF7">
      <w:pPr>
        <w:pStyle w:val="Index1"/>
        <w:rPr>
          <w:noProof/>
        </w:rPr>
      </w:pPr>
      <w:r>
        <w:rPr>
          <w:noProof/>
        </w:rPr>
        <w:t>Tts.speak.toFile &lt;sexp&gt; {, &lt;path_sexp&gt;}, 100</w:t>
      </w:r>
    </w:p>
    <w:p w:rsidR="006F6FF7" w:rsidRDefault="006F6FF7">
      <w:pPr>
        <w:pStyle w:val="Index1"/>
        <w:rPr>
          <w:noProof/>
        </w:rPr>
      </w:pPr>
      <w:r>
        <w:rPr>
          <w:noProof/>
        </w:rPr>
        <w:t>Tts.stop, 100</w:t>
      </w:r>
    </w:p>
    <w:p w:rsidR="006F6FF7" w:rsidRDefault="006F6FF7">
      <w:pPr>
        <w:pStyle w:val="Index1"/>
        <w:rPr>
          <w:noProof/>
        </w:rPr>
      </w:pPr>
      <w:r>
        <w:rPr>
          <w:noProof/>
        </w:rPr>
        <w:t>UCODE(&lt;sexp&gt;{, &lt;index_nexp&gt;}), 51</w:t>
      </w:r>
    </w:p>
    <w:p w:rsidR="006F6FF7" w:rsidRDefault="006F6FF7">
      <w:pPr>
        <w:pStyle w:val="Index1"/>
        <w:rPr>
          <w:noProof/>
        </w:rPr>
      </w:pPr>
      <w:r>
        <w:rPr>
          <w:noProof/>
        </w:rPr>
        <w:t>UnDim Array[], Array$[], ..., 34</w:t>
      </w:r>
    </w:p>
    <w:p w:rsidR="006F6FF7" w:rsidRDefault="006F6FF7">
      <w:pPr>
        <w:pStyle w:val="Index1"/>
        <w:rPr>
          <w:noProof/>
        </w:rPr>
      </w:pPr>
      <w:r w:rsidRPr="00002297">
        <w:rPr>
          <w:rFonts w:eastAsia="Times New Roman"/>
          <w:noProof/>
        </w:rPr>
        <w:t>UPPER$(</w:t>
      </w:r>
      <w:r>
        <w:rPr>
          <w:noProof/>
        </w:rPr>
        <w:t>&lt;sexp&gt;</w:t>
      </w:r>
      <w:r w:rsidRPr="00002297">
        <w:rPr>
          <w:rFonts w:eastAsia="Times New Roman"/>
          <w:noProof/>
        </w:rPr>
        <w:t>)</w:t>
      </w:r>
      <w:r>
        <w:rPr>
          <w:noProof/>
        </w:rPr>
        <w:t>, 55</w:t>
      </w:r>
    </w:p>
    <w:p w:rsidR="006F6FF7" w:rsidRDefault="006F6FF7">
      <w:pPr>
        <w:pStyle w:val="Index1"/>
        <w:rPr>
          <w:noProof/>
        </w:rPr>
      </w:pPr>
      <w:r>
        <w:rPr>
          <w:noProof/>
        </w:rPr>
        <w:t>USING$({&lt;locale_sexp&gt;} , &lt;format_sexp&gt; { , &lt;exp&gt;}...), 55</w:t>
      </w:r>
    </w:p>
    <w:p w:rsidR="006F6FF7" w:rsidRDefault="006F6FF7">
      <w:pPr>
        <w:pStyle w:val="Index1"/>
        <w:rPr>
          <w:noProof/>
        </w:rPr>
      </w:pPr>
      <w:r>
        <w:rPr>
          <w:noProof/>
        </w:rPr>
        <w:t>VAL( &lt;sexp&gt; ), 50</w:t>
      </w:r>
    </w:p>
    <w:p w:rsidR="006F6FF7" w:rsidRDefault="006F6FF7">
      <w:pPr>
        <w:pStyle w:val="Index1"/>
        <w:rPr>
          <w:noProof/>
        </w:rPr>
      </w:pPr>
      <w:r w:rsidRPr="00002297">
        <w:rPr>
          <w:rFonts w:eastAsia="Times New Roman"/>
          <w:noProof/>
        </w:rPr>
        <w:t>VERSION$()</w:t>
      </w:r>
      <w:r>
        <w:rPr>
          <w:noProof/>
        </w:rPr>
        <w:t>, 55</w:t>
      </w:r>
    </w:p>
    <w:p w:rsidR="006F6FF7" w:rsidRDefault="006F6FF7">
      <w:pPr>
        <w:pStyle w:val="Index1"/>
        <w:rPr>
          <w:noProof/>
        </w:rPr>
      </w:pPr>
      <w:r>
        <w:rPr>
          <w:noProof/>
        </w:rPr>
        <w:t>Vibrate &lt;pattern_array[{&lt;start&gt;,&lt;length&gt;}]&gt;,&lt;nexp&gt;, 108</w:t>
      </w:r>
    </w:p>
    <w:p w:rsidR="006F6FF7" w:rsidRDefault="006F6FF7">
      <w:pPr>
        <w:pStyle w:val="Index1"/>
        <w:rPr>
          <w:noProof/>
        </w:rPr>
      </w:pPr>
      <w:r>
        <w:rPr>
          <w:noProof/>
        </w:rPr>
        <w:t>W_R.break, 65</w:t>
      </w:r>
    </w:p>
    <w:p w:rsidR="006F6FF7" w:rsidRDefault="006F6FF7">
      <w:pPr>
        <w:pStyle w:val="Index1"/>
        <w:rPr>
          <w:noProof/>
        </w:rPr>
      </w:pPr>
      <w:r>
        <w:rPr>
          <w:noProof/>
        </w:rPr>
        <w:t>W_R.continue, 65</w:t>
      </w:r>
    </w:p>
    <w:p w:rsidR="006F6FF7" w:rsidRDefault="006F6FF7">
      <w:pPr>
        <w:pStyle w:val="Index1"/>
        <w:rPr>
          <w:noProof/>
        </w:rPr>
      </w:pPr>
      <w:r>
        <w:rPr>
          <w:noProof/>
        </w:rPr>
        <w:t>WakeLock &lt;code_nexp&gt;, 108</w:t>
      </w:r>
    </w:p>
    <w:p w:rsidR="006F6FF7" w:rsidRDefault="006F6FF7">
      <w:pPr>
        <w:pStyle w:val="Index1"/>
        <w:rPr>
          <w:noProof/>
        </w:rPr>
      </w:pPr>
      <w:r>
        <w:rPr>
          <w:noProof/>
        </w:rPr>
        <w:t>While &lt;lexp&gt; / Repeat, 65</w:t>
      </w:r>
    </w:p>
    <w:p w:rsidR="006F6FF7" w:rsidRDefault="006F6FF7">
      <w:pPr>
        <w:pStyle w:val="Index1"/>
        <w:rPr>
          <w:noProof/>
        </w:rPr>
      </w:pPr>
      <w:r>
        <w:rPr>
          <w:noProof/>
        </w:rPr>
        <w:t>WifiLock &lt;code_nexp&gt;, 109</w:t>
      </w:r>
    </w:p>
    <w:p w:rsidR="006F6FF7" w:rsidRDefault="006F6FF7">
      <w:pPr>
        <w:pStyle w:val="Index1"/>
        <w:rPr>
          <w:noProof/>
        </w:rPr>
      </w:pPr>
      <w:r w:rsidRPr="00002297">
        <w:rPr>
          <w:rFonts w:eastAsia="Times New Roman"/>
          <w:noProof/>
        </w:rPr>
        <w:t>WORD$(&lt;source_sexp&gt;, &lt;n_nexp&gt; {, &lt;test_sexp&gt;})</w:t>
      </w:r>
      <w:r>
        <w:rPr>
          <w:noProof/>
        </w:rPr>
        <w:t>, 54</w:t>
      </w:r>
    </w:p>
    <w:p w:rsidR="006F6FF7" w:rsidRDefault="006F6FF7">
      <w:pPr>
        <w:rPr>
          <w:noProof/>
        </w:rPr>
        <w:sectPr w:rsidR="006F6FF7" w:rsidSect="006F6FF7">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4373" w:name="_Toc397896802"/>
      <w:r>
        <w:lastRenderedPageBreak/>
        <w:t xml:space="preserve">Appendix B – </w:t>
      </w:r>
      <w:r w:rsidR="004A1077">
        <w:t>Sample</w:t>
      </w:r>
      <w:r>
        <w:t xml:space="preserve"> Programs</w:t>
      </w:r>
      <w:bookmarkEnd w:id="4373"/>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8F1749" w:rsidRDefault="00AF673E" w:rsidP="00106CC9">
      <w:pPr>
        <w:pStyle w:val="ListParagraph"/>
        <w:numPr>
          <w:ilvl w:val="0"/>
          <w:numId w:val="7"/>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Exit BASIC! using Menu-&gt;More-&gt;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374" w:name="_Toc397896803"/>
      <w:r>
        <w:lastRenderedPageBreak/>
        <w:t>Appendix C – Launcher Short</w:t>
      </w:r>
      <w:r w:rsidR="00F4023C">
        <w:t>c</w:t>
      </w:r>
      <w:r>
        <w:t>ut Tutorial</w:t>
      </w:r>
      <w:bookmarkEnd w:id="4374"/>
    </w:p>
    <w:p w:rsidR="003A734C" w:rsidRDefault="003A734C" w:rsidP="00EB1F62">
      <w:pPr>
        <w:pStyle w:val="Heading2"/>
      </w:pPr>
      <w:bookmarkStart w:id="4375" w:name="_Toc397896804"/>
      <w:r>
        <w:t>Introduction</w:t>
      </w:r>
      <w:bookmarkEnd w:id="4375"/>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See Appendix D.</w:t>
      </w:r>
    </w:p>
    <w:p w:rsidR="003A734C" w:rsidRDefault="00093D70" w:rsidP="00EB1F62">
      <w:pPr>
        <w:pStyle w:val="Heading2"/>
      </w:pPr>
      <w:bookmarkStart w:id="4376" w:name="_Toc397896805"/>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4376"/>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7"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4377" w:name="_Toc397896806"/>
      <w:r>
        <w:t>How to Make</w:t>
      </w:r>
      <w:r w:rsidR="00850B97" w:rsidRPr="00850B97">
        <w:t xml:space="preserve"> a Shortcut Application (newer versions of Android—Android 4.0 and later)</w:t>
      </w:r>
      <w:bookmarkEnd w:id="4377"/>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4378" w:name="_Toc397896807"/>
      <w:r>
        <w:t>What you need to know</w:t>
      </w:r>
      <w:bookmarkEnd w:id="4378"/>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106CC9">
      <w:pPr>
        <w:pStyle w:val="ListParagraph"/>
        <w:numPr>
          <w:ilvl w:val="0"/>
          <w:numId w:val="9"/>
        </w:numPr>
      </w:pPr>
      <w:r>
        <w:t xml:space="preserve">The icon should be a .png file. A Google search for "icon" will reveal thousands for free icons. Just copy your icon into "rfo-basic/data"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4379" w:name="_Toc397896808"/>
      <w:r>
        <w:lastRenderedPageBreak/>
        <w:t>Appendix D – Building a Standalone Application</w:t>
      </w:r>
      <w:bookmarkEnd w:id="4379"/>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A416A5" w:rsidRDefault="008B0429" w:rsidP="00A416A5">
            <w:r>
              <w:t xml:space="preserve">Note: A BASIC! user,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his website</w:t>
            </w:r>
            <w:r w:rsidR="00A416A5">
              <w:t>:</w:t>
            </w:r>
          </w:p>
          <w:p w:rsidR="008B0429" w:rsidRDefault="005F0ACB" w:rsidP="006A646F">
            <w:pPr>
              <w:spacing w:after="200"/>
              <w:ind w:left="720"/>
            </w:pPr>
            <w:hyperlink r:id="rId69" w:history="1">
              <w:r w:rsidR="009F7856">
                <w:rPr>
                  <w:rStyle w:val="Hyperlink"/>
                </w:rPr>
                <w:t>http://mougino.free.fr/rfo-basic/</w:t>
              </w:r>
            </w:hyperlink>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5F0ACB" w:rsidP="00646A5F">
            <w:pPr>
              <w:ind w:left="720"/>
            </w:pPr>
            <w:hyperlink r:id="rId7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4380" w:name="_Toc397896809"/>
      <w:r>
        <w:t>Introduction</w:t>
      </w:r>
      <w:bookmarkEnd w:id="4380"/>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4381" w:name="_Toc397896810"/>
      <w:r>
        <w:t>License Information</w:t>
      </w:r>
      <w:bookmarkEnd w:id="4381"/>
    </w:p>
    <w:p w:rsidR="008B0429" w:rsidRDefault="008B0429" w:rsidP="00646A5F">
      <w:r>
        <w:t xml:space="preserve">BASIC! is distributed under the terms of the </w:t>
      </w:r>
      <w:hyperlink r:id="rId7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4382" w:name="_Toc397896811"/>
      <w:r>
        <w:t>Before You Start</w:t>
      </w:r>
      <w:bookmarkEnd w:id="4382"/>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4383" w:name="_Toc397896812"/>
      <w:r>
        <w:t>Setting Up the Development Environment</w:t>
      </w:r>
      <w:bookmarkEnd w:id="4383"/>
    </w:p>
    <w:p w:rsidR="008B0429" w:rsidRDefault="008B0429" w:rsidP="00106CC9">
      <w:pPr>
        <w:pStyle w:val="ListParagraph"/>
        <w:numPr>
          <w:ilvl w:val="0"/>
          <w:numId w:val="10"/>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DF1FB1" w:rsidP="00106CC9">
      <w:pPr>
        <w:pStyle w:val="ListParagraph"/>
        <w:numPr>
          <w:ilvl w:val="0"/>
          <w:numId w:val="10"/>
        </w:numPr>
      </w:pPr>
      <w:r>
        <w:t>Visit Android’s "</w:t>
      </w:r>
      <w:r w:rsidR="008C2622">
        <w:t>Get the Android SDK</w:t>
      </w:r>
      <w:r>
        <w:t>"</w:t>
      </w:r>
      <w:r w:rsidR="008C2622">
        <w:t xml:space="preserve"> page at </w:t>
      </w:r>
      <w:hyperlink r:id="rId72" w:history="1">
        <w:r w:rsidR="008C2622">
          <w:rPr>
            <w:rStyle w:val="Hyperlink"/>
          </w:rPr>
          <w:t>http://developer.android.com/sdk/index.html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(ADT) Bundle</w:t>
      </w:r>
      <w:r w:rsidR="008B0429">
        <w:t xml:space="preserve">. </w:t>
      </w:r>
      <w:r w:rsidR="00A73C5C">
        <w:t>The ADT Bundle includes both the developer tools and the Eclipse Integrated</w:t>
      </w:r>
      <w:r w:rsidR="00323642">
        <w:t xml:space="preserve"> Development Environment (IDE).</w:t>
      </w:r>
      <w:r w:rsidR="00323642">
        <w:br/>
      </w:r>
      <w:r w:rsidR="00323642">
        <w:lastRenderedPageBreak/>
        <w:t xml:space="preserve">If you do not already have Eclipse installed, we recommend that you download and install the ADT Bundle. </w:t>
      </w:r>
      <w:r w:rsidR="008C2622">
        <w:t>If you already have Eclipse installed, or if you use a different IDE, you can download just the SDK Tools instead. The web page has links for both types of download, f</w:t>
      </w:r>
      <w:r w:rsidR="0019151A">
        <w:t>or Windows, Mac OS X, and Linux, with 32- and 64-bit versions. Choose the link that matches your development computer.</w:t>
      </w:r>
    </w:p>
    <w:p w:rsidR="008B0429" w:rsidRDefault="0019151A" w:rsidP="00106CC9">
      <w:pPr>
        <w:pStyle w:val="ListParagraph"/>
        <w:numPr>
          <w:ilvl w:val="0"/>
          <w:numId w:val="10"/>
        </w:numPr>
      </w:pPr>
      <w:r>
        <w:t xml:space="preserve">The </w:t>
      </w:r>
      <w:r w:rsidR="00DF1FB1">
        <w:t>"</w:t>
      </w:r>
      <w:r>
        <w:t>Get the Android SDK</w:t>
      </w:r>
      <w:r w:rsidR="00DF1FB1">
        <w:t>"</w:t>
      </w:r>
      <w:r>
        <w:t xml:space="preserve"> page has a side bar with links to installation instructions. Choose </w:t>
      </w:r>
      <w:r w:rsidR="00DF1FB1">
        <w:t>"</w:t>
      </w:r>
      <w:r>
        <w:t>Setting Up the ADT Bundle</w:t>
      </w:r>
      <w:r w:rsidR="00DF1FB1">
        <w:t>"</w:t>
      </w:r>
      <w:r>
        <w:t xml:space="preserve"> or </w:t>
      </w:r>
      <w:r w:rsidR="00DF1FB1">
        <w:t>"</w:t>
      </w:r>
      <w:r>
        <w:t>Setting Up an Existing IDE</w:t>
      </w:r>
      <w:r w:rsidR="00DF1FB1">
        <w:t>"</w:t>
      </w:r>
      <w:r>
        <w:t>, depending on what you downloaded, and follow the instructions there.</w:t>
      </w:r>
    </w:p>
    <w:p w:rsidR="00323642" w:rsidRDefault="0019151A" w:rsidP="00323642">
      <w:pPr>
        <w:ind w:left="360"/>
      </w:pPr>
      <w:r>
        <w:t>Eclipse changes periodically, and the ADT changes frequently</w:t>
      </w:r>
      <w:r w:rsidR="008B0429">
        <w:t>.</w:t>
      </w:r>
      <w:r>
        <w:t xml:space="preserve"> </w:t>
      </w:r>
      <w:r w:rsidR="00394858">
        <w:t>The instructions below have been changed</w:t>
      </w:r>
      <w:r w:rsidR="00323642">
        <w:t xml:space="preserve"> over time</w:t>
      </w:r>
      <w:r w:rsidR="00394858">
        <w:t xml:space="preserve"> for different versions</w:t>
      </w:r>
      <w:r w:rsidR="00323642">
        <w:t xml:space="preserve">, most recently for Eclipse 4.2 (Juno) and ADT 22.2, and you may find differences in the version you have installed. Please visit the BASIC! users’ forum at </w:t>
      </w:r>
      <w:hyperlink r:id="rId73"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4384" w:name="_Toc397896813"/>
      <w:r>
        <w:t>Download the BASIC! Source Code from the GitHub Repository</w:t>
      </w:r>
      <w:bookmarkEnd w:id="4384"/>
    </w:p>
    <w:p w:rsidR="00692E70" w:rsidRDefault="00692E70" w:rsidP="00106CC9">
      <w:pPr>
        <w:pStyle w:val="ListParagraph"/>
        <w:numPr>
          <w:ilvl w:val="0"/>
          <w:numId w:val="18"/>
        </w:numPr>
      </w:pPr>
      <w:r>
        <w:t xml:space="preserve">Go to: </w:t>
      </w:r>
      <w:hyperlink r:id="rId74"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4385" w:name="_Toc397896814"/>
      <w:r>
        <w:t>Download the BASIC! Source Code from the Legacy Archive</w:t>
      </w:r>
      <w:bookmarkEnd w:id="4385"/>
    </w:p>
    <w:p w:rsidR="008B0429" w:rsidRDefault="008B0429" w:rsidP="00106CC9">
      <w:pPr>
        <w:pStyle w:val="ListParagraph"/>
        <w:numPr>
          <w:ilvl w:val="0"/>
          <w:numId w:val="11"/>
        </w:numPr>
      </w:pPr>
      <w:r>
        <w:t xml:space="preserve">Go to: </w:t>
      </w:r>
      <w:hyperlink r:id="rId77"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lastRenderedPageBreak/>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4386" w:name="_Toc397896815"/>
      <w:r>
        <w:t>Create a New Project in Eclipse</w:t>
      </w:r>
      <w:bookmarkEnd w:id="4386"/>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4387" w:name="_Toc397896816"/>
      <w:r>
        <w:lastRenderedPageBreak/>
        <w:t>Rename the P</w:t>
      </w:r>
      <w:r w:rsidR="008B0429">
        <w:t>ackage</w:t>
      </w:r>
      <w:bookmarkEnd w:id="4387"/>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xml:space="preserve">, tell Eclipse about the package change. </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106CC9">
      <w:pPr>
        <w:pStyle w:val="ListParagraph"/>
        <w:numPr>
          <w:ilvl w:val="0"/>
          <w:numId w:val="19"/>
        </w:numPr>
      </w:pPr>
      <w:r>
        <w:t xml:space="preserve">In the </w:t>
      </w:r>
      <w:r>
        <w:rPr>
          <w:b/>
        </w:rPr>
        <w:t>New name:</w:t>
      </w:r>
      <w:r>
        <w:t xml:space="preserve"> field, enter </w:t>
      </w:r>
      <w:r w:rsidR="007E28D7">
        <w:t>"</w:t>
      </w:r>
      <w:r>
        <w:t>com.rfo.cats</w:t>
      </w:r>
      <w:r w:rsidR="007E28D7">
        <w:t>"</w:t>
      </w:r>
      <w:r>
        <w:t xml:space="preserve">. </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4388" w:name="_Toc397896817"/>
      <w:r>
        <w:t>Modifications to setup.xml</w:t>
      </w:r>
      <w:bookmarkEnd w:id="4388"/>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4389" w:name="_Toc397896818"/>
      <w:r>
        <w:lastRenderedPageBreak/>
        <w:t>Advanced Customization with setup.xml</w:t>
      </w:r>
      <w:bookmarkEnd w:id="4389"/>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the first time your app runs. This may be the internal Android file system or a file system mounted on an external SD card. After that, your app will access the files from the SD card file system, not from </w:t>
      </w:r>
      <w:r>
        <w:rPr>
          <w:b/>
        </w:rPr>
        <w:t>assets</w:t>
      </w:r>
      <w:r>
        <w:t>. Any changes your program makes to these files will be available the next time the app runs.</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EF3D97" w:rsidRDefault="00EF3D97" w:rsidP="00EF3D97">
      <w:pPr>
        <w:pStyle w:val="Heading2"/>
      </w:pPr>
      <w:bookmarkStart w:id="4390" w:name="_Toc397896819"/>
      <w:r>
        <w:t>Files and Resources</w:t>
      </w:r>
      <w:bookmarkEnd w:id="4390"/>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027274" w:rsidRDefault="00EF3D97" w:rsidP="00EF3D97">
      <w:r>
        <w:lastRenderedPageBreak/>
        <w:t xml:space="preserve">Your application uses the </w:t>
      </w:r>
      <w:r>
        <w:rPr>
          <w:b/>
        </w:rPr>
        <w:t>assets</w:t>
      </w:r>
      <w:r>
        <w:t xml:space="preserve"> folder, too.</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4391" w:name="_Toc397896820"/>
      <w:r>
        <w:t>Testing the APK</w:t>
      </w:r>
      <w:bookmarkEnd w:id="4391"/>
    </w:p>
    <w:p w:rsidR="008B0429" w:rsidRDefault="008B0429" w:rsidP="008B0429">
      <w:r>
        <w:t>We are now ready to test this practice APK.</w:t>
      </w:r>
    </w:p>
    <w:p w:rsidR="008B0429" w:rsidRDefault="008B0429" w:rsidP="008B0429">
      <w:r>
        <w:lastRenderedPageBreak/>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5F0ACB" w:rsidP="000C7BD1">
      <w:pPr>
        <w:ind w:left="720"/>
      </w:pPr>
      <w:hyperlink r:id="rId84"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t>Enter 25 for Validity (Years)</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 </w:t>
      </w:r>
    </w:p>
    <w:p w:rsidR="00EF3D97" w:rsidRDefault="00EF3D97" w:rsidP="00106CC9">
      <w:pPr>
        <w:pStyle w:val="ListParagraph"/>
        <w:numPr>
          <w:ilvl w:val="1"/>
          <w:numId w:val="13"/>
        </w:numPr>
      </w:pPr>
      <w:r>
        <w:t xml:space="preserve">Browse to the folder where you want to put the APK. </w:t>
      </w:r>
    </w:p>
    <w:p w:rsidR="00EF3D97" w:rsidRDefault="00EF3D97" w:rsidP="00106CC9">
      <w:pPr>
        <w:pStyle w:val="ListParagraph"/>
        <w:numPr>
          <w:ilvl w:val="1"/>
          <w:numId w:val="13"/>
        </w:numPr>
      </w:pPr>
      <w:r>
        <w:t>Name the APK "Cats.apk"</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4392" w:name="_Toc397896821"/>
      <w:r>
        <w:t xml:space="preserve">Installing </w:t>
      </w:r>
      <w:r w:rsidR="00EF3D97">
        <w:t>a</w:t>
      </w:r>
      <w:r>
        <w:t xml:space="preserve"> BASIC! Program </w:t>
      </w:r>
      <w:r w:rsidR="00EF3D97">
        <w:t>i</w:t>
      </w:r>
      <w:r>
        <w:t>nto the Application</w:t>
      </w:r>
      <w:bookmarkEnd w:id="4392"/>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lastRenderedPageBreak/>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5"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6"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4393" w:name="_Toc397896822"/>
      <w:r>
        <w:t>Application I</w:t>
      </w:r>
      <w:r w:rsidR="00EF3D97">
        <w:t>con</w:t>
      </w:r>
      <w:r>
        <w:t>s</w:t>
      </w:r>
      <w:bookmarkEnd w:id="4393"/>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lastRenderedPageBreak/>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4394" w:name="_Toc397896823"/>
      <w:r>
        <w:t>Modifications to the AndroidManifest.xml File</w:t>
      </w:r>
      <w:bookmarkEnd w:id="4394"/>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4395" w:name="_Toc397896824"/>
      <w:r>
        <w:t xml:space="preserve">Setting </w:t>
      </w:r>
      <w:r w:rsidR="00EF3D97">
        <w:t>t</w:t>
      </w:r>
      <w:r>
        <w:t>he Version Number and Version Name</w:t>
      </w:r>
      <w:bookmarkEnd w:id="4395"/>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4396" w:name="_Toc397896825"/>
      <w:r>
        <w:t>Permissions</w:t>
      </w:r>
      <w:bookmarkEnd w:id="4396"/>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lastRenderedPageBreak/>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4397" w:name="_Toc397896826"/>
      <w:r>
        <w:t>Disable</w:t>
      </w:r>
      <w:r w:rsidR="00CD7F4F">
        <w:t xml:space="preserve"> the Shortcut Launcher</w:t>
      </w:r>
      <w:bookmarkEnd w:id="4397"/>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lastRenderedPageBreak/>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4398" w:name="_Toc397896827"/>
      <w:r>
        <w:t>Launch at device boot</w:t>
      </w:r>
      <w:bookmarkEnd w:id="4398"/>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E6715F" w:rsidRDefault="00E6715F" w:rsidP="00E6715F">
      <w:pPr>
        <w:pStyle w:val="Heading2"/>
      </w:pPr>
      <w:bookmarkStart w:id="4399" w:name="_Toc397896828"/>
      <w:r>
        <w:t>Preferences</w:t>
      </w:r>
      <w:bookmarkEnd w:id="4399"/>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lastRenderedPageBreak/>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lastRenderedPageBreak/>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4400" w:name="_Toc397896829"/>
      <w:r>
        <w:t>Finished</w:t>
      </w:r>
      <w:bookmarkEnd w:id="4400"/>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4401" w:name="_Toc397896830"/>
      <w:r>
        <w:lastRenderedPageBreak/>
        <w:t xml:space="preserve">Appendix E – </w:t>
      </w:r>
      <w:r w:rsidR="003B2F76">
        <w:t>BASIC! Distribution License</w:t>
      </w:r>
      <w:bookmarkEnd w:id="4401"/>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402" w:name="_Toc397896831"/>
      <w:r>
        <w:rPr>
          <w:rFonts w:eastAsia="Times New Roman"/>
        </w:rPr>
        <w:lastRenderedPageBreak/>
        <w:t>Apache Commons</w:t>
      </w:r>
      <w:bookmarkEnd w:id="4402"/>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6F6FF7">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29E" w:rsidRDefault="00BB729E" w:rsidP="000A0539">
      <w:pPr>
        <w:spacing w:after="0" w:line="240" w:lineRule="auto"/>
      </w:pPr>
      <w:r>
        <w:separator/>
      </w:r>
    </w:p>
  </w:endnote>
  <w:endnote w:type="continuationSeparator" w:id="0">
    <w:p w:rsidR="00BB729E" w:rsidRDefault="00BB729E"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B67" w:rsidRPr="00D14B43" w:rsidRDefault="00374B67">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6F6FF7">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29E" w:rsidRDefault="00BB729E" w:rsidP="000A0539">
      <w:pPr>
        <w:spacing w:after="0" w:line="240" w:lineRule="auto"/>
      </w:pPr>
      <w:r>
        <w:separator/>
      </w:r>
    </w:p>
  </w:footnote>
  <w:footnote w:type="continuationSeparator" w:id="0">
    <w:p w:rsidR="00BB729E" w:rsidRDefault="00BB729E"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6"/>
  </w:num>
  <w:num w:numId="3">
    <w:abstractNumId w:val="2"/>
  </w:num>
  <w:num w:numId="4">
    <w:abstractNumId w:val="15"/>
  </w:num>
  <w:num w:numId="5">
    <w:abstractNumId w:val="22"/>
  </w:num>
  <w:num w:numId="6">
    <w:abstractNumId w:val="19"/>
  </w:num>
  <w:num w:numId="7">
    <w:abstractNumId w:val="10"/>
  </w:num>
  <w:num w:numId="8">
    <w:abstractNumId w:val="23"/>
  </w:num>
  <w:num w:numId="9">
    <w:abstractNumId w:val="1"/>
  </w:num>
  <w:num w:numId="10">
    <w:abstractNumId w:val="20"/>
  </w:num>
  <w:num w:numId="11">
    <w:abstractNumId w:val="3"/>
  </w:num>
  <w:num w:numId="12">
    <w:abstractNumId w:val="0"/>
  </w:num>
  <w:num w:numId="13">
    <w:abstractNumId w:val="5"/>
  </w:num>
  <w:num w:numId="14">
    <w:abstractNumId w:val="13"/>
  </w:num>
  <w:num w:numId="15">
    <w:abstractNumId w:val="14"/>
  </w:num>
  <w:num w:numId="16">
    <w:abstractNumId w:val="12"/>
  </w:num>
  <w:num w:numId="17">
    <w:abstractNumId w:val="21"/>
  </w:num>
  <w:num w:numId="18">
    <w:abstractNumId w:val="18"/>
  </w:num>
  <w:num w:numId="19">
    <w:abstractNumId w:val="6"/>
  </w:num>
  <w:num w:numId="20">
    <w:abstractNumId w:val="7"/>
  </w:num>
  <w:num w:numId="21">
    <w:abstractNumId w:val="17"/>
  </w:num>
  <w:num w:numId="22">
    <w:abstractNumId w:val="4"/>
  </w:num>
  <w:num w:numId="23">
    <w:abstractNumId w:val="11"/>
  </w:num>
  <w:num w:numId="24">
    <w:abstractNumId w:val="9"/>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martano, Marc (BIC USA)">
    <w15:presenceInfo w15:providerId="AD" w15:userId="S-1-5-21-583907252-115176313-725345543-5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4"/>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EFF"/>
    <w:rsid w:val="00003437"/>
    <w:rsid w:val="0000392C"/>
    <w:rsid w:val="000039BC"/>
    <w:rsid w:val="00003B09"/>
    <w:rsid w:val="0000636C"/>
    <w:rsid w:val="00006569"/>
    <w:rsid w:val="00007984"/>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70F3"/>
    <w:rsid w:val="00037A09"/>
    <w:rsid w:val="00040998"/>
    <w:rsid w:val="00041574"/>
    <w:rsid w:val="0004165F"/>
    <w:rsid w:val="000417A3"/>
    <w:rsid w:val="00041888"/>
    <w:rsid w:val="00042F29"/>
    <w:rsid w:val="00042FF1"/>
    <w:rsid w:val="00044824"/>
    <w:rsid w:val="00045CE3"/>
    <w:rsid w:val="0004686C"/>
    <w:rsid w:val="00046AB1"/>
    <w:rsid w:val="0005099A"/>
    <w:rsid w:val="00050E75"/>
    <w:rsid w:val="00052E88"/>
    <w:rsid w:val="00054246"/>
    <w:rsid w:val="00055174"/>
    <w:rsid w:val="00055A1F"/>
    <w:rsid w:val="00056418"/>
    <w:rsid w:val="00056996"/>
    <w:rsid w:val="00060496"/>
    <w:rsid w:val="00060733"/>
    <w:rsid w:val="00061E3E"/>
    <w:rsid w:val="000631F6"/>
    <w:rsid w:val="00063781"/>
    <w:rsid w:val="0006445F"/>
    <w:rsid w:val="00064982"/>
    <w:rsid w:val="0006591D"/>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297C"/>
    <w:rsid w:val="0008315F"/>
    <w:rsid w:val="00083DF0"/>
    <w:rsid w:val="000841A9"/>
    <w:rsid w:val="00084947"/>
    <w:rsid w:val="00087038"/>
    <w:rsid w:val="00087425"/>
    <w:rsid w:val="00087B69"/>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B7AE2"/>
    <w:rsid w:val="000B7F2A"/>
    <w:rsid w:val="000C021A"/>
    <w:rsid w:val="000C029E"/>
    <w:rsid w:val="000C0A8B"/>
    <w:rsid w:val="000C1636"/>
    <w:rsid w:val="000C3162"/>
    <w:rsid w:val="000C367E"/>
    <w:rsid w:val="000C424A"/>
    <w:rsid w:val="000C48E3"/>
    <w:rsid w:val="000C4C59"/>
    <w:rsid w:val="000C53F3"/>
    <w:rsid w:val="000C55A4"/>
    <w:rsid w:val="000C6A13"/>
    <w:rsid w:val="000C6FC0"/>
    <w:rsid w:val="000C7BD1"/>
    <w:rsid w:val="000D0D71"/>
    <w:rsid w:val="000D27B4"/>
    <w:rsid w:val="000D57F3"/>
    <w:rsid w:val="000D5BD6"/>
    <w:rsid w:val="000D697F"/>
    <w:rsid w:val="000E2A8F"/>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8DC"/>
    <w:rsid w:val="0011525C"/>
    <w:rsid w:val="00115372"/>
    <w:rsid w:val="0011754F"/>
    <w:rsid w:val="00117747"/>
    <w:rsid w:val="00120FF8"/>
    <w:rsid w:val="00121950"/>
    <w:rsid w:val="00122555"/>
    <w:rsid w:val="00122F28"/>
    <w:rsid w:val="00123990"/>
    <w:rsid w:val="0012690E"/>
    <w:rsid w:val="00126A55"/>
    <w:rsid w:val="001302D2"/>
    <w:rsid w:val="00131D8C"/>
    <w:rsid w:val="00131E37"/>
    <w:rsid w:val="00132086"/>
    <w:rsid w:val="0013254E"/>
    <w:rsid w:val="001326D6"/>
    <w:rsid w:val="0013618F"/>
    <w:rsid w:val="001370F6"/>
    <w:rsid w:val="00137E1C"/>
    <w:rsid w:val="001415E3"/>
    <w:rsid w:val="00142BB0"/>
    <w:rsid w:val="001433BC"/>
    <w:rsid w:val="00144076"/>
    <w:rsid w:val="00145104"/>
    <w:rsid w:val="0014550A"/>
    <w:rsid w:val="001500C8"/>
    <w:rsid w:val="001505BE"/>
    <w:rsid w:val="00151127"/>
    <w:rsid w:val="001512CC"/>
    <w:rsid w:val="00152B7B"/>
    <w:rsid w:val="00153209"/>
    <w:rsid w:val="00153A52"/>
    <w:rsid w:val="00154AF8"/>
    <w:rsid w:val="00154CAB"/>
    <w:rsid w:val="00155E97"/>
    <w:rsid w:val="00156B67"/>
    <w:rsid w:val="00160660"/>
    <w:rsid w:val="00160DB5"/>
    <w:rsid w:val="00162599"/>
    <w:rsid w:val="00163607"/>
    <w:rsid w:val="001656B8"/>
    <w:rsid w:val="001657AE"/>
    <w:rsid w:val="0016650A"/>
    <w:rsid w:val="001668E5"/>
    <w:rsid w:val="00166B90"/>
    <w:rsid w:val="00166DEE"/>
    <w:rsid w:val="0016732C"/>
    <w:rsid w:val="00167D81"/>
    <w:rsid w:val="00167FDE"/>
    <w:rsid w:val="00174459"/>
    <w:rsid w:val="00174D3E"/>
    <w:rsid w:val="00175F3D"/>
    <w:rsid w:val="0017688C"/>
    <w:rsid w:val="00176F9A"/>
    <w:rsid w:val="001773F3"/>
    <w:rsid w:val="00180804"/>
    <w:rsid w:val="00182D0A"/>
    <w:rsid w:val="00182E34"/>
    <w:rsid w:val="001839EC"/>
    <w:rsid w:val="00184A86"/>
    <w:rsid w:val="00184D19"/>
    <w:rsid w:val="00184DA5"/>
    <w:rsid w:val="0018635D"/>
    <w:rsid w:val="0018644F"/>
    <w:rsid w:val="0018696B"/>
    <w:rsid w:val="00187C33"/>
    <w:rsid w:val="00187DA7"/>
    <w:rsid w:val="0019073E"/>
    <w:rsid w:val="0019086E"/>
    <w:rsid w:val="0019151A"/>
    <w:rsid w:val="00192A15"/>
    <w:rsid w:val="00192BEB"/>
    <w:rsid w:val="00193842"/>
    <w:rsid w:val="00193D9E"/>
    <w:rsid w:val="00194BF8"/>
    <w:rsid w:val="00196683"/>
    <w:rsid w:val="00196AF1"/>
    <w:rsid w:val="00196DD8"/>
    <w:rsid w:val="001A0796"/>
    <w:rsid w:val="001A3D44"/>
    <w:rsid w:val="001A3F83"/>
    <w:rsid w:val="001A520F"/>
    <w:rsid w:val="001A5A66"/>
    <w:rsid w:val="001A7162"/>
    <w:rsid w:val="001A7444"/>
    <w:rsid w:val="001A7E17"/>
    <w:rsid w:val="001B1B38"/>
    <w:rsid w:val="001B2A8C"/>
    <w:rsid w:val="001B2BA9"/>
    <w:rsid w:val="001B3211"/>
    <w:rsid w:val="001B3321"/>
    <w:rsid w:val="001B3A85"/>
    <w:rsid w:val="001B42EC"/>
    <w:rsid w:val="001B5284"/>
    <w:rsid w:val="001B559E"/>
    <w:rsid w:val="001B56B9"/>
    <w:rsid w:val="001B619F"/>
    <w:rsid w:val="001B6537"/>
    <w:rsid w:val="001B7871"/>
    <w:rsid w:val="001B78DE"/>
    <w:rsid w:val="001B7A48"/>
    <w:rsid w:val="001C0D9F"/>
    <w:rsid w:val="001C1278"/>
    <w:rsid w:val="001C40A5"/>
    <w:rsid w:val="001C5330"/>
    <w:rsid w:val="001C58D9"/>
    <w:rsid w:val="001C72B7"/>
    <w:rsid w:val="001D287F"/>
    <w:rsid w:val="001D3E5F"/>
    <w:rsid w:val="001D4752"/>
    <w:rsid w:val="001D5B38"/>
    <w:rsid w:val="001D5C06"/>
    <w:rsid w:val="001D6E52"/>
    <w:rsid w:val="001D70BF"/>
    <w:rsid w:val="001D724B"/>
    <w:rsid w:val="001D7C02"/>
    <w:rsid w:val="001D7F4D"/>
    <w:rsid w:val="001E2549"/>
    <w:rsid w:val="001E31F1"/>
    <w:rsid w:val="001E34A3"/>
    <w:rsid w:val="001E3A07"/>
    <w:rsid w:val="001E42B4"/>
    <w:rsid w:val="001E518D"/>
    <w:rsid w:val="001E7317"/>
    <w:rsid w:val="001E734D"/>
    <w:rsid w:val="001E7DA4"/>
    <w:rsid w:val="001E7F77"/>
    <w:rsid w:val="001F060B"/>
    <w:rsid w:val="001F0D63"/>
    <w:rsid w:val="001F1EBC"/>
    <w:rsid w:val="001F367C"/>
    <w:rsid w:val="001F36BF"/>
    <w:rsid w:val="001F3979"/>
    <w:rsid w:val="001F4026"/>
    <w:rsid w:val="001F51F1"/>
    <w:rsid w:val="001F5237"/>
    <w:rsid w:val="001F59AD"/>
    <w:rsid w:val="001F65EF"/>
    <w:rsid w:val="0020159D"/>
    <w:rsid w:val="002019FC"/>
    <w:rsid w:val="00201E5E"/>
    <w:rsid w:val="0020579D"/>
    <w:rsid w:val="00205BD9"/>
    <w:rsid w:val="002078E2"/>
    <w:rsid w:val="00211229"/>
    <w:rsid w:val="00212B6B"/>
    <w:rsid w:val="00213985"/>
    <w:rsid w:val="00213CC2"/>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6A7"/>
    <w:rsid w:val="002418A0"/>
    <w:rsid w:val="002427E2"/>
    <w:rsid w:val="00242CE3"/>
    <w:rsid w:val="002444B5"/>
    <w:rsid w:val="0024663D"/>
    <w:rsid w:val="0024700D"/>
    <w:rsid w:val="00247480"/>
    <w:rsid w:val="00247CD7"/>
    <w:rsid w:val="002504B4"/>
    <w:rsid w:val="00252493"/>
    <w:rsid w:val="002533F6"/>
    <w:rsid w:val="0025344E"/>
    <w:rsid w:val="00253BBC"/>
    <w:rsid w:val="00254109"/>
    <w:rsid w:val="00254A25"/>
    <w:rsid w:val="0025780A"/>
    <w:rsid w:val="0026077D"/>
    <w:rsid w:val="002608A2"/>
    <w:rsid w:val="00260AC2"/>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8D"/>
    <w:rsid w:val="002A55BC"/>
    <w:rsid w:val="002A5A6E"/>
    <w:rsid w:val="002A5E04"/>
    <w:rsid w:val="002A6170"/>
    <w:rsid w:val="002A6636"/>
    <w:rsid w:val="002A6C21"/>
    <w:rsid w:val="002A7225"/>
    <w:rsid w:val="002B267C"/>
    <w:rsid w:val="002B4842"/>
    <w:rsid w:val="002B560F"/>
    <w:rsid w:val="002C0704"/>
    <w:rsid w:val="002C2065"/>
    <w:rsid w:val="002C20C1"/>
    <w:rsid w:val="002C23DC"/>
    <w:rsid w:val="002C2F4B"/>
    <w:rsid w:val="002C2F6D"/>
    <w:rsid w:val="002C2FB8"/>
    <w:rsid w:val="002D0D5E"/>
    <w:rsid w:val="002D13C1"/>
    <w:rsid w:val="002D1505"/>
    <w:rsid w:val="002D1C48"/>
    <w:rsid w:val="002D399E"/>
    <w:rsid w:val="002D4A72"/>
    <w:rsid w:val="002D53A8"/>
    <w:rsid w:val="002D664A"/>
    <w:rsid w:val="002E0AAF"/>
    <w:rsid w:val="002E10EB"/>
    <w:rsid w:val="002E1B0B"/>
    <w:rsid w:val="002E4DA7"/>
    <w:rsid w:val="002E6013"/>
    <w:rsid w:val="002E7757"/>
    <w:rsid w:val="002E7AFF"/>
    <w:rsid w:val="002F09FA"/>
    <w:rsid w:val="002F23A9"/>
    <w:rsid w:val="002F3423"/>
    <w:rsid w:val="002F63F5"/>
    <w:rsid w:val="00300420"/>
    <w:rsid w:val="00301B2E"/>
    <w:rsid w:val="00303013"/>
    <w:rsid w:val="003039FC"/>
    <w:rsid w:val="00304376"/>
    <w:rsid w:val="003045E0"/>
    <w:rsid w:val="00304A18"/>
    <w:rsid w:val="00304E37"/>
    <w:rsid w:val="00305532"/>
    <w:rsid w:val="0030553D"/>
    <w:rsid w:val="003068B0"/>
    <w:rsid w:val="00307026"/>
    <w:rsid w:val="00310E49"/>
    <w:rsid w:val="00310E71"/>
    <w:rsid w:val="003129B0"/>
    <w:rsid w:val="00312D7E"/>
    <w:rsid w:val="00313354"/>
    <w:rsid w:val="00313FAE"/>
    <w:rsid w:val="00314861"/>
    <w:rsid w:val="0031554D"/>
    <w:rsid w:val="003158FC"/>
    <w:rsid w:val="00316323"/>
    <w:rsid w:val="00316700"/>
    <w:rsid w:val="003170DA"/>
    <w:rsid w:val="00317ABB"/>
    <w:rsid w:val="00320F4A"/>
    <w:rsid w:val="003219BC"/>
    <w:rsid w:val="00322C6F"/>
    <w:rsid w:val="00323642"/>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59C3"/>
    <w:rsid w:val="003364E7"/>
    <w:rsid w:val="00336A33"/>
    <w:rsid w:val="00337950"/>
    <w:rsid w:val="00337EB5"/>
    <w:rsid w:val="003401E0"/>
    <w:rsid w:val="00340EF7"/>
    <w:rsid w:val="00343D5E"/>
    <w:rsid w:val="00344264"/>
    <w:rsid w:val="003445ED"/>
    <w:rsid w:val="0034592D"/>
    <w:rsid w:val="00345956"/>
    <w:rsid w:val="00345C7F"/>
    <w:rsid w:val="00345E49"/>
    <w:rsid w:val="00350CA9"/>
    <w:rsid w:val="00352427"/>
    <w:rsid w:val="00353B2C"/>
    <w:rsid w:val="00361A24"/>
    <w:rsid w:val="00362F15"/>
    <w:rsid w:val="00363649"/>
    <w:rsid w:val="00364E69"/>
    <w:rsid w:val="00367424"/>
    <w:rsid w:val="00372C9D"/>
    <w:rsid w:val="00372F11"/>
    <w:rsid w:val="00374B67"/>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858"/>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C6DB0"/>
    <w:rsid w:val="003D23A1"/>
    <w:rsid w:val="003D3066"/>
    <w:rsid w:val="003D3569"/>
    <w:rsid w:val="003D497F"/>
    <w:rsid w:val="003D4A92"/>
    <w:rsid w:val="003D4F8C"/>
    <w:rsid w:val="003D50AF"/>
    <w:rsid w:val="003D50EC"/>
    <w:rsid w:val="003D72CE"/>
    <w:rsid w:val="003D7A1B"/>
    <w:rsid w:val="003E0916"/>
    <w:rsid w:val="003E1415"/>
    <w:rsid w:val="003E2113"/>
    <w:rsid w:val="003E3561"/>
    <w:rsid w:val="003E3DA5"/>
    <w:rsid w:val="003E605E"/>
    <w:rsid w:val="003F09AE"/>
    <w:rsid w:val="003F0EED"/>
    <w:rsid w:val="003F1F08"/>
    <w:rsid w:val="003F2980"/>
    <w:rsid w:val="003F2D94"/>
    <w:rsid w:val="003F31E1"/>
    <w:rsid w:val="003F5799"/>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5F87"/>
    <w:rsid w:val="00426CB2"/>
    <w:rsid w:val="00430D63"/>
    <w:rsid w:val="00431792"/>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453F"/>
    <w:rsid w:val="004455F2"/>
    <w:rsid w:val="0045172F"/>
    <w:rsid w:val="00451B48"/>
    <w:rsid w:val="004521AA"/>
    <w:rsid w:val="004544DB"/>
    <w:rsid w:val="00457C59"/>
    <w:rsid w:val="00462562"/>
    <w:rsid w:val="00462F30"/>
    <w:rsid w:val="0046334F"/>
    <w:rsid w:val="004644A4"/>
    <w:rsid w:val="004654DD"/>
    <w:rsid w:val="00465F02"/>
    <w:rsid w:val="004673EE"/>
    <w:rsid w:val="00467E50"/>
    <w:rsid w:val="00470A5E"/>
    <w:rsid w:val="00471475"/>
    <w:rsid w:val="00471604"/>
    <w:rsid w:val="00472478"/>
    <w:rsid w:val="00473FA4"/>
    <w:rsid w:val="00474491"/>
    <w:rsid w:val="00474F5E"/>
    <w:rsid w:val="00475C02"/>
    <w:rsid w:val="004776BD"/>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4193"/>
    <w:rsid w:val="00494B7B"/>
    <w:rsid w:val="004951B6"/>
    <w:rsid w:val="004957D3"/>
    <w:rsid w:val="00495BBA"/>
    <w:rsid w:val="00495F1F"/>
    <w:rsid w:val="00497658"/>
    <w:rsid w:val="004A0E75"/>
    <w:rsid w:val="004A0FB5"/>
    <w:rsid w:val="004A1077"/>
    <w:rsid w:val="004A1624"/>
    <w:rsid w:val="004A2BB2"/>
    <w:rsid w:val="004A317E"/>
    <w:rsid w:val="004A40AD"/>
    <w:rsid w:val="004A6C69"/>
    <w:rsid w:val="004A7082"/>
    <w:rsid w:val="004A72DD"/>
    <w:rsid w:val="004A7CF1"/>
    <w:rsid w:val="004B032C"/>
    <w:rsid w:val="004B0A2A"/>
    <w:rsid w:val="004B1042"/>
    <w:rsid w:val="004B1BEA"/>
    <w:rsid w:val="004B2AC6"/>
    <w:rsid w:val="004B38FA"/>
    <w:rsid w:val="004B3B40"/>
    <w:rsid w:val="004B4D0A"/>
    <w:rsid w:val="004B513A"/>
    <w:rsid w:val="004B5465"/>
    <w:rsid w:val="004B62CD"/>
    <w:rsid w:val="004B68E2"/>
    <w:rsid w:val="004B7016"/>
    <w:rsid w:val="004C165B"/>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D75EC"/>
    <w:rsid w:val="004E1D15"/>
    <w:rsid w:val="004E2CF5"/>
    <w:rsid w:val="004E6090"/>
    <w:rsid w:val="004E64AD"/>
    <w:rsid w:val="004E705F"/>
    <w:rsid w:val="004F0685"/>
    <w:rsid w:val="004F0E07"/>
    <w:rsid w:val="004F1BD8"/>
    <w:rsid w:val="004F3582"/>
    <w:rsid w:val="004F37C4"/>
    <w:rsid w:val="004F4051"/>
    <w:rsid w:val="004F6D61"/>
    <w:rsid w:val="004F72AB"/>
    <w:rsid w:val="004F733A"/>
    <w:rsid w:val="00502D48"/>
    <w:rsid w:val="005102B9"/>
    <w:rsid w:val="005110A0"/>
    <w:rsid w:val="005113B0"/>
    <w:rsid w:val="00511AFF"/>
    <w:rsid w:val="0051285E"/>
    <w:rsid w:val="00512AFA"/>
    <w:rsid w:val="00513840"/>
    <w:rsid w:val="005147AE"/>
    <w:rsid w:val="00514A7D"/>
    <w:rsid w:val="00514CEB"/>
    <w:rsid w:val="00515BE0"/>
    <w:rsid w:val="00517158"/>
    <w:rsid w:val="00517C0D"/>
    <w:rsid w:val="00517CAF"/>
    <w:rsid w:val="00517CEF"/>
    <w:rsid w:val="0052009A"/>
    <w:rsid w:val="0052011E"/>
    <w:rsid w:val="00520661"/>
    <w:rsid w:val="0052181A"/>
    <w:rsid w:val="00522617"/>
    <w:rsid w:val="00523EB5"/>
    <w:rsid w:val="005242FC"/>
    <w:rsid w:val="005245D1"/>
    <w:rsid w:val="00526656"/>
    <w:rsid w:val="00526823"/>
    <w:rsid w:val="00526911"/>
    <w:rsid w:val="00526E57"/>
    <w:rsid w:val="005271D1"/>
    <w:rsid w:val="005313DA"/>
    <w:rsid w:val="0053216F"/>
    <w:rsid w:val="005326D0"/>
    <w:rsid w:val="00534ABE"/>
    <w:rsid w:val="00534CA1"/>
    <w:rsid w:val="00535125"/>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2349"/>
    <w:rsid w:val="00554794"/>
    <w:rsid w:val="00554C84"/>
    <w:rsid w:val="00554E83"/>
    <w:rsid w:val="005557BB"/>
    <w:rsid w:val="00557A53"/>
    <w:rsid w:val="00560A05"/>
    <w:rsid w:val="00562314"/>
    <w:rsid w:val="00563D38"/>
    <w:rsid w:val="00564C5B"/>
    <w:rsid w:val="005656C1"/>
    <w:rsid w:val="00565DD3"/>
    <w:rsid w:val="00565F62"/>
    <w:rsid w:val="005705AD"/>
    <w:rsid w:val="00572DB7"/>
    <w:rsid w:val="005735D2"/>
    <w:rsid w:val="005739A2"/>
    <w:rsid w:val="005757F3"/>
    <w:rsid w:val="0058084A"/>
    <w:rsid w:val="00580C51"/>
    <w:rsid w:val="00581E88"/>
    <w:rsid w:val="0058205D"/>
    <w:rsid w:val="00582728"/>
    <w:rsid w:val="00583B62"/>
    <w:rsid w:val="005857C7"/>
    <w:rsid w:val="0058619E"/>
    <w:rsid w:val="00586607"/>
    <w:rsid w:val="005866FB"/>
    <w:rsid w:val="005869ED"/>
    <w:rsid w:val="00587132"/>
    <w:rsid w:val="0059129B"/>
    <w:rsid w:val="0059135D"/>
    <w:rsid w:val="00592018"/>
    <w:rsid w:val="00592CD8"/>
    <w:rsid w:val="00593A5D"/>
    <w:rsid w:val="0059526D"/>
    <w:rsid w:val="00596D62"/>
    <w:rsid w:val="005970BB"/>
    <w:rsid w:val="005A1E89"/>
    <w:rsid w:val="005A5756"/>
    <w:rsid w:val="005A62BE"/>
    <w:rsid w:val="005A67BD"/>
    <w:rsid w:val="005A6DD7"/>
    <w:rsid w:val="005A7D8C"/>
    <w:rsid w:val="005B05E7"/>
    <w:rsid w:val="005B0AD6"/>
    <w:rsid w:val="005B1502"/>
    <w:rsid w:val="005B1807"/>
    <w:rsid w:val="005B2415"/>
    <w:rsid w:val="005B35C6"/>
    <w:rsid w:val="005B3879"/>
    <w:rsid w:val="005B476C"/>
    <w:rsid w:val="005B4C2C"/>
    <w:rsid w:val="005C1E53"/>
    <w:rsid w:val="005C2450"/>
    <w:rsid w:val="005C5D73"/>
    <w:rsid w:val="005C6615"/>
    <w:rsid w:val="005C7965"/>
    <w:rsid w:val="005D0247"/>
    <w:rsid w:val="005D0400"/>
    <w:rsid w:val="005D2191"/>
    <w:rsid w:val="005D2460"/>
    <w:rsid w:val="005D3CFF"/>
    <w:rsid w:val="005D4A6D"/>
    <w:rsid w:val="005D4E16"/>
    <w:rsid w:val="005D50E4"/>
    <w:rsid w:val="005D5CE9"/>
    <w:rsid w:val="005D6243"/>
    <w:rsid w:val="005D645B"/>
    <w:rsid w:val="005E27ED"/>
    <w:rsid w:val="005E3099"/>
    <w:rsid w:val="005E30CF"/>
    <w:rsid w:val="005E44EA"/>
    <w:rsid w:val="005E5E50"/>
    <w:rsid w:val="005E6325"/>
    <w:rsid w:val="005E6CBA"/>
    <w:rsid w:val="005F02D1"/>
    <w:rsid w:val="005F0ACB"/>
    <w:rsid w:val="005F0C14"/>
    <w:rsid w:val="005F1E43"/>
    <w:rsid w:val="005F25C5"/>
    <w:rsid w:val="005F2846"/>
    <w:rsid w:val="005F42A8"/>
    <w:rsid w:val="005F4916"/>
    <w:rsid w:val="005F59F6"/>
    <w:rsid w:val="005F6213"/>
    <w:rsid w:val="005F642A"/>
    <w:rsid w:val="005F7072"/>
    <w:rsid w:val="00600B90"/>
    <w:rsid w:val="00600C80"/>
    <w:rsid w:val="006019DD"/>
    <w:rsid w:val="00602EDE"/>
    <w:rsid w:val="00603393"/>
    <w:rsid w:val="00604FBA"/>
    <w:rsid w:val="00605650"/>
    <w:rsid w:val="006059E4"/>
    <w:rsid w:val="00606152"/>
    <w:rsid w:val="0060647C"/>
    <w:rsid w:val="006112ED"/>
    <w:rsid w:val="00611329"/>
    <w:rsid w:val="006125CA"/>
    <w:rsid w:val="00613176"/>
    <w:rsid w:val="00613B38"/>
    <w:rsid w:val="00615228"/>
    <w:rsid w:val="00615599"/>
    <w:rsid w:val="00615BC9"/>
    <w:rsid w:val="00616C41"/>
    <w:rsid w:val="00617069"/>
    <w:rsid w:val="00617077"/>
    <w:rsid w:val="006208DB"/>
    <w:rsid w:val="00620A76"/>
    <w:rsid w:val="00621494"/>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415E"/>
    <w:rsid w:val="00645A3A"/>
    <w:rsid w:val="00645E12"/>
    <w:rsid w:val="00646A5F"/>
    <w:rsid w:val="00653909"/>
    <w:rsid w:val="00656BF7"/>
    <w:rsid w:val="00657C51"/>
    <w:rsid w:val="006622D5"/>
    <w:rsid w:val="006630C6"/>
    <w:rsid w:val="00664160"/>
    <w:rsid w:val="00665646"/>
    <w:rsid w:val="00665E54"/>
    <w:rsid w:val="006679B1"/>
    <w:rsid w:val="00670A6F"/>
    <w:rsid w:val="00670B1F"/>
    <w:rsid w:val="006719A2"/>
    <w:rsid w:val="00671B31"/>
    <w:rsid w:val="0067252E"/>
    <w:rsid w:val="00672E59"/>
    <w:rsid w:val="006746E9"/>
    <w:rsid w:val="00674A65"/>
    <w:rsid w:val="00675BC6"/>
    <w:rsid w:val="006768ED"/>
    <w:rsid w:val="0068082F"/>
    <w:rsid w:val="00681F3F"/>
    <w:rsid w:val="00682711"/>
    <w:rsid w:val="0068299B"/>
    <w:rsid w:val="00682E19"/>
    <w:rsid w:val="00684A31"/>
    <w:rsid w:val="00684C04"/>
    <w:rsid w:val="006873CE"/>
    <w:rsid w:val="00692E70"/>
    <w:rsid w:val="00693609"/>
    <w:rsid w:val="00693DDE"/>
    <w:rsid w:val="006949E9"/>
    <w:rsid w:val="006970A5"/>
    <w:rsid w:val="006977E6"/>
    <w:rsid w:val="006A59CE"/>
    <w:rsid w:val="006A6394"/>
    <w:rsid w:val="006A646F"/>
    <w:rsid w:val="006A7398"/>
    <w:rsid w:val="006B0595"/>
    <w:rsid w:val="006B145D"/>
    <w:rsid w:val="006B5451"/>
    <w:rsid w:val="006B63C3"/>
    <w:rsid w:val="006B69F2"/>
    <w:rsid w:val="006B78A0"/>
    <w:rsid w:val="006B7DC7"/>
    <w:rsid w:val="006C13D6"/>
    <w:rsid w:val="006C195E"/>
    <w:rsid w:val="006C1FD9"/>
    <w:rsid w:val="006C339A"/>
    <w:rsid w:val="006C3E9E"/>
    <w:rsid w:val="006C4174"/>
    <w:rsid w:val="006C41B2"/>
    <w:rsid w:val="006C53E4"/>
    <w:rsid w:val="006C5B85"/>
    <w:rsid w:val="006C6C99"/>
    <w:rsid w:val="006C745C"/>
    <w:rsid w:val="006D0694"/>
    <w:rsid w:val="006D1B99"/>
    <w:rsid w:val="006D1DC1"/>
    <w:rsid w:val="006D2052"/>
    <w:rsid w:val="006D2F28"/>
    <w:rsid w:val="006D5A04"/>
    <w:rsid w:val="006D5A5D"/>
    <w:rsid w:val="006D5FF3"/>
    <w:rsid w:val="006D6164"/>
    <w:rsid w:val="006D722E"/>
    <w:rsid w:val="006E03F0"/>
    <w:rsid w:val="006E0666"/>
    <w:rsid w:val="006E12C4"/>
    <w:rsid w:val="006E2392"/>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26D"/>
    <w:rsid w:val="0070786A"/>
    <w:rsid w:val="00707F46"/>
    <w:rsid w:val="00713CE6"/>
    <w:rsid w:val="00713DF7"/>
    <w:rsid w:val="007145BC"/>
    <w:rsid w:val="00714C04"/>
    <w:rsid w:val="00714DB8"/>
    <w:rsid w:val="007158B3"/>
    <w:rsid w:val="00715E24"/>
    <w:rsid w:val="00715E35"/>
    <w:rsid w:val="007168AF"/>
    <w:rsid w:val="00716A29"/>
    <w:rsid w:val="00716E6B"/>
    <w:rsid w:val="00717C32"/>
    <w:rsid w:val="007202D6"/>
    <w:rsid w:val="00720670"/>
    <w:rsid w:val="00721C1D"/>
    <w:rsid w:val="00721F90"/>
    <w:rsid w:val="007221F0"/>
    <w:rsid w:val="00722644"/>
    <w:rsid w:val="00722D86"/>
    <w:rsid w:val="00723626"/>
    <w:rsid w:val="0072425E"/>
    <w:rsid w:val="0072429C"/>
    <w:rsid w:val="00724E68"/>
    <w:rsid w:val="00725463"/>
    <w:rsid w:val="0072559B"/>
    <w:rsid w:val="00725691"/>
    <w:rsid w:val="007277D3"/>
    <w:rsid w:val="00727BB2"/>
    <w:rsid w:val="0073212D"/>
    <w:rsid w:val="007335C9"/>
    <w:rsid w:val="00734013"/>
    <w:rsid w:val="0073447D"/>
    <w:rsid w:val="00734745"/>
    <w:rsid w:val="00734963"/>
    <w:rsid w:val="00734B95"/>
    <w:rsid w:val="00736FB7"/>
    <w:rsid w:val="0073725A"/>
    <w:rsid w:val="00737C32"/>
    <w:rsid w:val="00737EB3"/>
    <w:rsid w:val="00740160"/>
    <w:rsid w:val="00740701"/>
    <w:rsid w:val="00740FA6"/>
    <w:rsid w:val="00741611"/>
    <w:rsid w:val="007417B9"/>
    <w:rsid w:val="00742714"/>
    <w:rsid w:val="00743FE0"/>
    <w:rsid w:val="0074412E"/>
    <w:rsid w:val="00745042"/>
    <w:rsid w:val="00746D12"/>
    <w:rsid w:val="0074705C"/>
    <w:rsid w:val="007508DC"/>
    <w:rsid w:val="00753F23"/>
    <w:rsid w:val="00755C2D"/>
    <w:rsid w:val="00755F8C"/>
    <w:rsid w:val="00756431"/>
    <w:rsid w:val="00756452"/>
    <w:rsid w:val="007565D4"/>
    <w:rsid w:val="00756F93"/>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46A2"/>
    <w:rsid w:val="00774F0E"/>
    <w:rsid w:val="007754F4"/>
    <w:rsid w:val="0077554E"/>
    <w:rsid w:val="00777172"/>
    <w:rsid w:val="00777B9E"/>
    <w:rsid w:val="0078043A"/>
    <w:rsid w:val="0078122F"/>
    <w:rsid w:val="00782D28"/>
    <w:rsid w:val="00783C27"/>
    <w:rsid w:val="007850E9"/>
    <w:rsid w:val="0078615E"/>
    <w:rsid w:val="007863E0"/>
    <w:rsid w:val="0078797C"/>
    <w:rsid w:val="007908A5"/>
    <w:rsid w:val="007909BF"/>
    <w:rsid w:val="0079151D"/>
    <w:rsid w:val="00791AD7"/>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152B"/>
    <w:rsid w:val="007B2223"/>
    <w:rsid w:val="007B3937"/>
    <w:rsid w:val="007B41AD"/>
    <w:rsid w:val="007B4804"/>
    <w:rsid w:val="007B5830"/>
    <w:rsid w:val="007B591C"/>
    <w:rsid w:val="007B5B5A"/>
    <w:rsid w:val="007B5DAD"/>
    <w:rsid w:val="007B6272"/>
    <w:rsid w:val="007B6E79"/>
    <w:rsid w:val="007B736D"/>
    <w:rsid w:val="007B78EF"/>
    <w:rsid w:val="007C10FA"/>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48EE"/>
    <w:rsid w:val="008259D5"/>
    <w:rsid w:val="00826573"/>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48F"/>
    <w:rsid w:val="00843FAA"/>
    <w:rsid w:val="00844811"/>
    <w:rsid w:val="00844D75"/>
    <w:rsid w:val="008451C1"/>
    <w:rsid w:val="00850B97"/>
    <w:rsid w:val="00851070"/>
    <w:rsid w:val="00851905"/>
    <w:rsid w:val="008519C6"/>
    <w:rsid w:val="00851F06"/>
    <w:rsid w:val="008523C9"/>
    <w:rsid w:val="0085283C"/>
    <w:rsid w:val="00853D5E"/>
    <w:rsid w:val="00854349"/>
    <w:rsid w:val="00854397"/>
    <w:rsid w:val="008545F3"/>
    <w:rsid w:val="008571B1"/>
    <w:rsid w:val="00863164"/>
    <w:rsid w:val="00864788"/>
    <w:rsid w:val="00864A03"/>
    <w:rsid w:val="00864F38"/>
    <w:rsid w:val="008651CB"/>
    <w:rsid w:val="008669AA"/>
    <w:rsid w:val="008670CB"/>
    <w:rsid w:val="008673E0"/>
    <w:rsid w:val="00872619"/>
    <w:rsid w:val="008731B4"/>
    <w:rsid w:val="00874F49"/>
    <w:rsid w:val="0087549C"/>
    <w:rsid w:val="0087624E"/>
    <w:rsid w:val="00877B00"/>
    <w:rsid w:val="00880906"/>
    <w:rsid w:val="00882237"/>
    <w:rsid w:val="008822FF"/>
    <w:rsid w:val="00882B4C"/>
    <w:rsid w:val="00883645"/>
    <w:rsid w:val="008837AF"/>
    <w:rsid w:val="008852A1"/>
    <w:rsid w:val="0088530E"/>
    <w:rsid w:val="0088609F"/>
    <w:rsid w:val="0088669E"/>
    <w:rsid w:val="00886784"/>
    <w:rsid w:val="00887322"/>
    <w:rsid w:val="0088773C"/>
    <w:rsid w:val="00887CC2"/>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0D8A"/>
    <w:rsid w:val="008C1657"/>
    <w:rsid w:val="008C2622"/>
    <w:rsid w:val="008C376A"/>
    <w:rsid w:val="008C4DBB"/>
    <w:rsid w:val="008C634D"/>
    <w:rsid w:val="008C6887"/>
    <w:rsid w:val="008C68E7"/>
    <w:rsid w:val="008C6CA5"/>
    <w:rsid w:val="008C6E0B"/>
    <w:rsid w:val="008C6F8F"/>
    <w:rsid w:val="008D328D"/>
    <w:rsid w:val="008D34BA"/>
    <w:rsid w:val="008D532B"/>
    <w:rsid w:val="008D568E"/>
    <w:rsid w:val="008D5718"/>
    <w:rsid w:val="008D59B9"/>
    <w:rsid w:val="008D645D"/>
    <w:rsid w:val="008D6F5E"/>
    <w:rsid w:val="008E00AF"/>
    <w:rsid w:val="008E01D4"/>
    <w:rsid w:val="008E2479"/>
    <w:rsid w:val="008E348B"/>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10535"/>
    <w:rsid w:val="009107FC"/>
    <w:rsid w:val="00912161"/>
    <w:rsid w:val="0091283F"/>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0BC7"/>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03FB"/>
    <w:rsid w:val="009513BE"/>
    <w:rsid w:val="00951627"/>
    <w:rsid w:val="0095228F"/>
    <w:rsid w:val="00952C53"/>
    <w:rsid w:val="00953BB6"/>
    <w:rsid w:val="00955453"/>
    <w:rsid w:val="009558AD"/>
    <w:rsid w:val="00955B63"/>
    <w:rsid w:val="00955E8B"/>
    <w:rsid w:val="00960A1D"/>
    <w:rsid w:val="00960E67"/>
    <w:rsid w:val="009611B1"/>
    <w:rsid w:val="00961D93"/>
    <w:rsid w:val="00963048"/>
    <w:rsid w:val="00965677"/>
    <w:rsid w:val="00965800"/>
    <w:rsid w:val="00966102"/>
    <w:rsid w:val="00967730"/>
    <w:rsid w:val="0097081B"/>
    <w:rsid w:val="00970C8A"/>
    <w:rsid w:val="009725B4"/>
    <w:rsid w:val="00972D1A"/>
    <w:rsid w:val="009732B3"/>
    <w:rsid w:val="00974A39"/>
    <w:rsid w:val="00976B2F"/>
    <w:rsid w:val="009773ED"/>
    <w:rsid w:val="00977D9A"/>
    <w:rsid w:val="00980870"/>
    <w:rsid w:val="0098259F"/>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959F5"/>
    <w:rsid w:val="009A086F"/>
    <w:rsid w:val="009A087C"/>
    <w:rsid w:val="009A10E6"/>
    <w:rsid w:val="009A1252"/>
    <w:rsid w:val="009A20FD"/>
    <w:rsid w:val="009A331F"/>
    <w:rsid w:val="009A441D"/>
    <w:rsid w:val="009A4736"/>
    <w:rsid w:val="009A5949"/>
    <w:rsid w:val="009A5DD9"/>
    <w:rsid w:val="009A6267"/>
    <w:rsid w:val="009A6798"/>
    <w:rsid w:val="009A783B"/>
    <w:rsid w:val="009A792E"/>
    <w:rsid w:val="009B2826"/>
    <w:rsid w:val="009B3E32"/>
    <w:rsid w:val="009B47A8"/>
    <w:rsid w:val="009B6ACD"/>
    <w:rsid w:val="009B6F2E"/>
    <w:rsid w:val="009C069D"/>
    <w:rsid w:val="009C1F27"/>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3AED"/>
    <w:rsid w:val="009E51FC"/>
    <w:rsid w:val="009E5397"/>
    <w:rsid w:val="009E6E85"/>
    <w:rsid w:val="009F216C"/>
    <w:rsid w:val="009F2833"/>
    <w:rsid w:val="009F4516"/>
    <w:rsid w:val="009F4DB6"/>
    <w:rsid w:val="009F502C"/>
    <w:rsid w:val="009F52BA"/>
    <w:rsid w:val="009F592B"/>
    <w:rsid w:val="009F6789"/>
    <w:rsid w:val="009F67DA"/>
    <w:rsid w:val="009F6EC7"/>
    <w:rsid w:val="009F7856"/>
    <w:rsid w:val="00A00D1B"/>
    <w:rsid w:val="00A02B75"/>
    <w:rsid w:val="00A02EF2"/>
    <w:rsid w:val="00A0337C"/>
    <w:rsid w:val="00A0434D"/>
    <w:rsid w:val="00A049E1"/>
    <w:rsid w:val="00A05E01"/>
    <w:rsid w:val="00A06668"/>
    <w:rsid w:val="00A079D6"/>
    <w:rsid w:val="00A10646"/>
    <w:rsid w:val="00A10C51"/>
    <w:rsid w:val="00A1178A"/>
    <w:rsid w:val="00A11E66"/>
    <w:rsid w:val="00A1543D"/>
    <w:rsid w:val="00A164CE"/>
    <w:rsid w:val="00A17391"/>
    <w:rsid w:val="00A2081E"/>
    <w:rsid w:val="00A220DD"/>
    <w:rsid w:val="00A227E1"/>
    <w:rsid w:val="00A247F1"/>
    <w:rsid w:val="00A27CAD"/>
    <w:rsid w:val="00A300EC"/>
    <w:rsid w:val="00A31371"/>
    <w:rsid w:val="00A32397"/>
    <w:rsid w:val="00A33ED2"/>
    <w:rsid w:val="00A34D63"/>
    <w:rsid w:val="00A36839"/>
    <w:rsid w:val="00A37013"/>
    <w:rsid w:val="00A3759F"/>
    <w:rsid w:val="00A3777D"/>
    <w:rsid w:val="00A379E3"/>
    <w:rsid w:val="00A37BE6"/>
    <w:rsid w:val="00A403A2"/>
    <w:rsid w:val="00A40F53"/>
    <w:rsid w:val="00A41267"/>
    <w:rsid w:val="00A41334"/>
    <w:rsid w:val="00A416A5"/>
    <w:rsid w:val="00A416A8"/>
    <w:rsid w:val="00A4252B"/>
    <w:rsid w:val="00A42D88"/>
    <w:rsid w:val="00A4418F"/>
    <w:rsid w:val="00A44659"/>
    <w:rsid w:val="00A44728"/>
    <w:rsid w:val="00A458DC"/>
    <w:rsid w:val="00A45912"/>
    <w:rsid w:val="00A46A1D"/>
    <w:rsid w:val="00A46A88"/>
    <w:rsid w:val="00A46E57"/>
    <w:rsid w:val="00A4702C"/>
    <w:rsid w:val="00A50C6A"/>
    <w:rsid w:val="00A51E9C"/>
    <w:rsid w:val="00A530A7"/>
    <w:rsid w:val="00A53E10"/>
    <w:rsid w:val="00A54D46"/>
    <w:rsid w:val="00A5506D"/>
    <w:rsid w:val="00A550EE"/>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1BF3"/>
    <w:rsid w:val="00A72D98"/>
    <w:rsid w:val="00A73C5C"/>
    <w:rsid w:val="00A77216"/>
    <w:rsid w:val="00A77D41"/>
    <w:rsid w:val="00A8039E"/>
    <w:rsid w:val="00A811EB"/>
    <w:rsid w:val="00A8233B"/>
    <w:rsid w:val="00A85C77"/>
    <w:rsid w:val="00A90E2A"/>
    <w:rsid w:val="00A93210"/>
    <w:rsid w:val="00A93A92"/>
    <w:rsid w:val="00A93D94"/>
    <w:rsid w:val="00A949F6"/>
    <w:rsid w:val="00A95D01"/>
    <w:rsid w:val="00A97E8E"/>
    <w:rsid w:val="00AA02A7"/>
    <w:rsid w:val="00AA0684"/>
    <w:rsid w:val="00AA340D"/>
    <w:rsid w:val="00AA48C9"/>
    <w:rsid w:val="00AA4C05"/>
    <w:rsid w:val="00AA613B"/>
    <w:rsid w:val="00AA6933"/>
    <w:rsid w:val="00AA7E21"/>
    <w:rsid w:val="00AB2F8A"/>
    <w:rsid w:val="00AB342F"/>
    <w:rsid w:val="00AB3E12"/>
    <w:rsid w:val="00AB45B0"/>
    <w:rsid w:val="00AB4D97"/>
    <w:rsid w:val="00AB5A1E"/>
    <w:rsid w:val="00AB6136"/>
    <w:rsid w:val="00AB6BA6"/>
    <w:rsid w:val="00AC0CD1"/>
    <w:rsid w:val="00AC4943"/>
    <w:rsid w:val="00AC4E4B"/>
    <w:rsid w:val="00AC545C"/>
    <w:rsid w:val="00AC56F2"/>
    <w:rsid w:val="00AC643D"/>
    <w:rsid w:val="00AC64BE"/>
    <w:rsid w:val="00AD011C"/>
    <w:rsid w:val="00AD03AA"/>
    <w:rsid w:val="00AD0580"/>
    <w:rsid w:val="00AD13B3"/>
    <w:rsid w:val="00AD2B7B"/>
    <w:rsid w:val="00AD2D2D"/>
    <w:rsid w:val="00AD46A1"/>
    <w:rsid w:val="00AD4884"/>
    <w:rsid w:val="00AD4C0E"/>
    <w:rsid w:val="00AD6270"/>
    <w:rsid w:val="00AD7A8B"/>
    <w:rsid w:val="00AE0120"/>
    <w:rsid w:val="00AE1A19"/>
    <w:rsid w:val="00AE277D"/>
    <w:rsid w:val="00AE299A"/>
    <w:rsid w:val="00AE3BB6"/>
    <w:rsid w:val="00AE44F3"/>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E13"/>
    <w:rsid w:val="00B11692"/>
    <w:rsid w:val="00B11CF4"/>
    <w:rsid w:val="00B1329E"/>
    <w:rsid w:val="00B13E03"/>
    <w:rsid w:val="00B1453F"/>
    <w:rsid w:val="00B15941"/>
    <w:rsid w:val="00B15EF3"/>
    <w:rsid w:val="00B166AB"/>
    <w:rsid w:val="00B168FE"/>
    <w:rsid w:val="00B2283F"/>
    <w:rsid w:val="00B23400"/>
    <w:rsid w:val="00B23E47"/>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3991"/>
    <w:rsid w:val="00B4434A"/>
    <w:rsid w:val="00B45092"/>
    <w:rsid w:val="00B45901"/>
    <w:rsid w:val="00B45975"/>
    <w:rsid w:val="00B45C5F"/>
    <w:rsid w:val="00B50555"/>
    <w:rsid w:val="00B51014"/>
    <w:rsid w:val="00B52FB4"/>
    <w:rsid w:val="00B5336A"/>
    <w:rsid w:val="00B53ACE"/>
    <w:rsid w:val="00B54F18"/>
    <w:rsid w:val="00B55199"/>
    <w:rsid w:val="00B562D5"/>
    <w:rsid w:val="00B56620"/>
    <w:rsid w:val="00B624ED"/>
    <w:rsid w:val="00B644BA"/>
    <w:rsid w:val="00B67011"/>
    <w:rsid w:val="00B67D77"/>
    <w:rsid w:val="00B714CE"/>
    <w:rsid w:val="00B72C96"/>
    <w:rsid w:val="00B7498E"/>
    <w:rsid w:val="00B74D81"/>
    <w:rsid w:val="00B75306"/>
    <w:rsid w:val="00B76D14"/>
    <w:rsid w:val="00B77A1C"/>
    <w:rsid w:val="00B80C92"/>
    <w:rsid w:val="00B8105E"/>
    <w:rsid w:val="00B81B2B"/>
    <w:rsid w:val="00B81CDA"/>
    <w:rsid w:val="00B81F40"/>
    <w:rsid w:val="00B825DB"/>
    <w:rsid w:val="00B82BE2"/>
    <w:rsid w:val="00B83163"/>
    <w:rsid w:val="00B8322C"/>
    <w:rsid w:val="00B8416A"/>
    <w:rsid w:val="00B8457B"/>
    <w:rsid w:val="00B8497B"/>
    <w:rsid w:val="00B85D54"/>
    <w:rsid w:val="00B94824"/>
    <w:rsid w:val="00B95D1C"/>
    <w:rsid w:val="00B96275"/>
    <w:rsid w:val="00B967CB"/>
    <w:rsid w:val="00B96B86"/>
    <w:rsid w:val="00B97CA8"/>
    <w:rsid w:val="00B97D25"/>
    <w:rsid w:val="00B97E81"/>
    <w:rsid w:val="00BA0F9C"/>
    <w:rsid w:val="00BA1333"/>
    <w:rsid w:val="00BA17B9"/>
    <w:rsid w:val="00BA3C1B"/>
    <w:rsid w:val="00BA49C4"/>
    <w:rsid w:val="00BA4B48"/>
    <w:rsid w:val="00BA59C7"/>
    <w:rsid w:val="00BA7506"/>
    <w:rsid w:val="00BA7F93"/>
    <w:rsid w:val="00BB0A3C"/>
    <w:rsid w:val="00BB0CD5"/>
    <w:rsid w:val="00BB2216"/>
    <w:rsid w:val="00BB34FB"/>
    <w:rsid w:val="00BB3C12"/>
    <w:rsid w:val="00BB3D0C"/>
    <w:rsid w:val="00BB432D"/>
    <w:rsid w:val="00BB5FF4"/>
    <w:rsid w:val="00BB62FD"/>
    <w:rsid w:val="00BB729E"/>
    <w:rsid w:val="00BB7496"/>
    <w:rsid w:val="00BB7641"/>
    <w:rsid w:val="00BC0092"/>
    <w:rsid w:val="00BC0590"/>
    <w:rsid w:val="00BC0606"/>
    <w:rsid w:val="00BC180C"/>
    <w:rsid w:val="00BC3859"/>
    <w:rsid w:val="00BC4440"/>
    <w:rsid w:val="00BC4783"/>
    <w:rsid w:val="00BC48B2"/>
    <w:rsid w:val="00BC53EF"/>
    <w:rsid w:val="00BC658A"/>
    <w:rsid w:val="00BD0007"/>
    <w:rsid w:val="00BD2420"/>
    <w:rsid w:val="00BD2B9F"/>
    <w:rsid w:val="00BD3D66"/>
    <w:rsid w:val="00BD3E12"/>
    <w:rsid w:val="00BD462A"/>
    <w:rsid w:val="00BD5611"/>
    <w:rsid w:val="00BE1479"/>
    <w:rsid w:val="00BE1E5B"/>
    <w:rsid w:val="00BE2E8D"/>
    <w:rsid w:val="00BE4A2A"/>
    <w:rsid w:val="00BE4AB1"/>
    <w:rsid w:val="00BE6D9B"/>
    <w:rsid w:val="00BE7189"/>
    <w:rsid w:val="00BF09ED"/>
    <w:rsid w:val="00BF1116"/>
    <w:rsid w:val="00BF15ED"/>
    <w:rsid w:val="00BF3B4F"/>
    <w:rsid w:val="00BF62D0"/>
    <w:rsid w:val="00BF6569"/>
    <w:rsid w:val="00BF7E00"/>
    <w:rsid w:val="00C01265"/>
    <w:rsid w:val="00C01BB8"/>
    <w:rsid w:val="00C0427A"/>
    <w:rsid w:val="00C0513E"/>
    <w:rsid w:val="00C067A8"/>
    <w:rsid w:val="00C0707E"/>
    <w:rsid w:val="00C11549"/>
    <w:rsid w:val="00C121F3"/>
    <w:rsid w:val="00C128F2"/>
    <w:rsid w:val="00C130D2"/>
    <w:rsid w:val="00C134F3"/>
    <w:rsid w:val="00C13FC5"/>
    <w:rsid w:val="00C14682"/>
    <w:rsid w:val="00C15DED"/>
    <w:rsid w:val="00C15E9D"/>
    <w:rsid w:val="00C16B63"/>
    <w:rsid w:val="00C16EEC"/>
    <w:rsid w:val="00C20502"/>
    <w:rsid w:val="00C2065D"/>
    <w:rsid w:val="00C21152"/>
    <w:rsid w:val="00C2216F"/>
    <w:rsid w:val="00C224A7"/>
    <w:rsid w:val="00C22987"/>
    <w:rsid w:val="00C230AC"/>
    <w:rsid w:val="00C260E1"/>
    <w:rsid w:val="00C26502"/>
    <w:rsid w:val="00C26A3D"/>
    <w:rsid w:val="00C26CF4"/>
    <w:rsid w:val="00C274EB"/>
    <w:rsid w:val="00C27DD5"/>
    <w:rsid w:val="00C302E7"/>
    <w:rsid w:val="00C30E86"/>
    <w:rsid w:val="00C311E4"/>
    <w:rsid w:val="00C316F4"/>
    <w:rsid w:val="00C3183D"/>
    <w:rsid w:val="00C31970"/>
    <w:rsid w:val="00C32BC5"/>
    <w:rsid w:val="00C33DD7"/>
    <w:rsid w:val="00C3470D"/>
    <w:rsid w:val="00C359F6"/>
    <w:rsid w:val="00C35C1F"/>
    <w:rsid w:val="00C35D71"/>
    <w:rsid w:val="00C40E95"/>
    <w:rsid w:val="00C4195A"/>
    <w:rsid w:val="00C42D82"/>
    <w:rsid w:val="00C43B29"/>
    <w:rsid w:val="00C43EF8"/>
    <w:rsid w:val="00C4477E"/>
    <w:rsid w:val="00C45E35"/>
    <w:rsid w:val="00C46424"/>
    <w:rsid w:val="00C4698B"/>
    <w:rsid w:val="00C46D40"/>
    <w:rsid w:val="00C4704D"/>
    <w:rsid w:val="00C47498"/>
    <w:rsid w:val="00C50032"/>
    <w:rsid w:val="00C50FA4"/>
    <w:rsid w:val="00C5499E"/>
    <w:rsid w:val="00C56F97"/>
    <w:rsid w:val="00C61910"/>
    <w:rsid w:val="00C61C30"/>
    <w:rsid w:val="00C61F10"/>
    <w:rsid w:val="00C62DD1"/>
    <w:rsid w:val="00C62F81"/>
    <w:rsid w:val="00C64D7F"/>
    <w:rsid w:val="00C66D76"/>
    <w:rsid w:val="00C66F8A"/>
    <w:rsid w:val="00C70574"/>
    <w:rsid w:val="00C71019"/>
    <w:rsid w:val="00C724A6"/>
    <w:rsid w:val="00C72B28"/>
    <w:rsid w:val="00C73885"/>
    <w:rsid w:val="00C738B7"/>
    <w:rsid w:val="00C73D6C"/>
    <w:rsid w:val="00C760EB"/>
    <w:rsid w:val="00C84D65"/>
    <w:rsid w:val="00C857C0"/>
    <w:rsid w:val="00C87FFA"/>
    <w:rsid w:val="00C90B2A"/>
    <w:rsid w:val="00C9112E"/>
    <w:rsid w:val="00C91657"/>
    <w:rsid w:val="00C93037"/>
    <w:rsid w:val="00C948A7"/>
    <w:rsid w:val="00C956D0"/>
    <w:rsid w:val="00C964AD"/>
    <w:rsid w:val="00C96B2B"/>
    <w:rsid w:val="00CA03DE"/>
    <w:rsid w:val="00CA0B83"/>
    <w:rsid w:val="00CA12D0"/>
    <w:rsid w:val="00CA2891"/>
    <w:rsid w:val="00CA49F0"/>
    <w:rsid w:val="00CA4A29"/>
    <w:rsid w:val="00CA52C6"/>
    <w:rsid w:val="00CA5393"/>
    <w:rsid w:val="00CA668E"/>
    <w:rsid w:val="00CA6B41"/>
    <w:rsid w:val="00CA704B"/>
    <w:rsid w:val="00CB062B"/>
    <w:rsid w:val="00CB0B57"/>
    <w:rsid w:val="00CB2049"/>
    <w:rsid w:val="00CB38D0"/>
    <w:rsid w:val="00CB3C97"/>
    <w:rsid w:val="00CB4A75"/>
    <w:rsid w:val="00CB6254"/>
    <w:rsid w:val="00CB6C9C"/>
    <w:rsid w:val="00CC0439"/>
    <w:rsid w:val="00CC214D"/>
    <w:rsid w:val="00CC374E"/>
    <w:rsid w:val="00CC430B"/>
    <w:rsid w:val="00CC5DB0"/>
    <w:rsid w:val="00CC6246"/>
    <w:rsid w:val="00CC7B72"/>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68C"/>
    <w:rsid w:val="00CE4EFE"/>
    <w:rsid w:val="00CE663E"/>
    <w:rsid w:val="00CE7D00"/>
    <w:rsid w:val="00CF189D"/>
    <w:rsid w:val="00CF2328"/>
    <w:rsid w:val="00CF31FA"/>
    <w:rsid w:val="00CF3627"/>
    <w:rsid w:val="00CF3DD2"/>
    <w:rsid w:val="00CF525A"/>
    <w:rsid w:val="00D011F5"/>
    <w:rsid w:val="00D04698"/>
    <w:rsid w:val="00D04A62"/>
    <w:rsid w:val="00D04CF3"/>
    <w:rsid w:val="00D05EDD"/>
    <w:rsid w:val="00D06DA9"/>
    <w:rsid w:val="00D108B6"/>
    <w:rsid w:val="00D109B7"/>
    <w:rsid w:val="00D11269"/>
    <w:rsid w:val="00D11363"/>
    <w:rsid w:val="00D12DC2"/>
    <w:rsid w:val="00D135AB"/>
    <w:rsid w:val="00D140CE"/>
    <w:rsid w:val="00D1460F"/>
    <w:rsid w:val="00D14B43"/>
    <w:rsid w:val="00D15AA2"/>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353"/>
    <w:rsid w:val="00D329AA"/>
    <w:rsid w:val="00D331E7"/>
    <w:rsid w:val="00D335ED"/>
    <w:rsid w:val="00D346D6"/>
    <w:rsid w:val="00D34E47"/>
    <w:rsid w:val="00D34F26"/>
    <w:rsid w:val="00D3543D"/>
    <w:rsid w:val="00D3745D"/>
    <w:rsid w:val="00D430CB"/>
    <w:rsid w:val="00D43A31"/>
    <w:rsid w:val="00D43DA8"/>
    <w:rsid w:val="00D44382"/>
    <w:rsid w:val="00D4463D"/>
    <w:rsid w:val="00D44917"/>
    <w:rsid w:val="00D4588D"/>
    <w:rsid w:val="00D46678"/>
    <w:rsid w:val="00D50C63"/>
    <w:rsid w:val="00D50FDC"/>
    <w:rsid w:val="00D51188"/>
    <w:rsid w:val="00D51BD5"/>
    <w:rsid w:val="00D5379A"/>
    <w:rsid w:val="00D53FEF"/>
    <w:rsid w:val="00D54187"/>
    <w:rsid w:val="00D542AF"/>
    <w:rsid w:val="00D54788"/>
    <w:rsid w:val="00D5729C"/>
    <w:rsid w:val="00D572D0"/>
    <w:rsid w:val="00D573D4"/>
    <w:rsid w:val="00D575F9"/>
    <w:rsid w:val="00D57CCE"/>
    <w:rsid w:val="00D60851"/>
    <w:rsid w:val="00D60878"/>
    <w:rsid w:val="00D612BA"/>
    <w:rsid w:val="00D62ADE"/>
    <w:rsid w:val="00D6410D"/>
    <w:rsid w:val="00D64583"/>
    <w:rsid w:val="00D64840"/>
    <w:rsid w:val="00D6500D"/>
    <w:rsid w:val="00D653A8"/>
    <w:rsid w:val="00D65CFB"/>
    <w:rsid w:val="00D65DA8"/>
    <w:rsid w:val="00D663E0"/>
    <w:rsid w:val="00D669A4"/>
    <w:rsid w:val="00D67B9F"/>
    <w:rsid w:val="00D70E1E"/>
    <w:rsid w:val="00D720A5"/>
    <w:rsid w:val="00D72C2F"/>
    <w:rsid w:val="00D73535"/>
    <w:rsid w:val="00D749F4"/>
    <w:rsid w:val="00D753C1"/>
    <w:rsid w:val="00D76563"/>
    <w:rsid w:val="00D769F8"/>
    <w:rsid w:val="00D81E53"/>
    <w:rsid w:val="00D82586"/>
    <w:rsid w:val="00D8463E"/>
    <w:rsid w:val="00D85978"/>
    <w:rsid w:val="00D87AB5"/>
    <w:rsid w:val="00D87F5A"/>
    <w:rsid w:val="00D91984"/>
    <w:rsid w:val="00D91C25"/>
    <w:rsid w:val="00D924F1"/>
    <w:rsid w:val="00D93423"/>
    <w:rsid w:val="00D9387A"/>
    <w:rsid w:val="00D94528"/>
    <w:rsid w:val="00D94677"/>
    <w:rsid w:val="00D966DA"/>
    <w:rsid w:val="00D96D26"/>
    <w:rsid w:val="00D96F1A"/>
    <w:rsid w:val="00D97A25"/>
    <w:rsid w:val="00DA02A4"/>
    <w:rsid w:val="00DA19C6"/>
    <w:rsid w:val="00DA2136"/>
    <w:rsid w:val="00DA2611"/>
    <w:rsid w:val="00DA274F"/>
    <w:rsid w:val="00DA2889"/>
    <w:rsid w:val="00DA3108"/>
    <w:rsid w:val="00DA3688"/>
    <w:rsid w:val="00DA3A3C"/>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089"/>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1FB1"/>
    <w:rsid w:val="00DF30C7"/>
    <w:rsid w:val="00DF33CF"/>
    <w:rsid w:val="00DF3771"/>
    <w:rsid w:val="00DF4A4A"/>
    <w:rsid w:val="00DF4ED6"/>
    <w:rsid w:val="00DF5524"/>
    <w:rsid w:val="00DF5630"/>
    <w:rsid w:val="00DF5A86"/>
    <w:rsid w:val="00DF6D6C"/>
    <w:rsid w:val="00DF6D7A"/>
    <w:rsid w:val="00DF6F83"/>
    <w:rsid w:val="00DF73EB"/>
    <w:rsid w:val="00DF7A4D"/>
    <w:rsid w:val="00DF7C34"/>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3967"/>
    <w:rsid w:val="00E343D8"/>
    <w:rsid w:val="00E348D5"/>
    <w:rsid w:val="00E34BE5"/>
    <w:rsid w:val="00E425DD"/>
    <w:rsid w:val="00E4362C"/>
    <w:rsid w:val="00E43F96"/>
    <w:rsid w:val="00E445E7"/>
    <w:rsid w:val="00E44E0B"/>
    <w:rsid w:val="00E462EF"/>
    <w:rsid w:val="00E46563"/>
    <w:rsid w:val="00E47D4B"/>
    <w:rsid w:val="00E501B3"/>
    <w:rsid w:val="00E55026"/>
    <w:rsid w:val="00E5705E"/>
    <w:rsid w:val="00E5774B"/>
    <w:rsid w:val="00E57979"/>
    <w:rsid w:val="00E602CB"/>
    <w:rsid w:val="00E60B42"/>
    <w:rsid w:val="00E61167"/>
    <w:rsid w:val="00E6193B"/>
    <w:rsid w:val="00E61B17"/>
    <w:rsid w:val="00E61DD6"/>
    <w:rsid w:val="00E623E8"/>
    <w:rsid w:val="00E62B8E"/>
    <w:rsid w:val="00E65154"/>
    <w:rsid w:val="00E6519E"/>
    <w:rsid w:val="00E6715F"/>
    <w:rsid w:val="00E71007"/>
    <w:rsid w:val="00E7166F"/>
    <w:rsid w:val="00E71DB6"/>
    <w:rsid w:val="00E720A8"/>
    <w:rsid w:val="00E721FC"/>
    <w:rsid w:val="00E72B35"/>
    <w:rsid w:val="00E75EEE"/>
    <w:rsid w:val="00E76F75"/>
    <w:rsid w:val="00E80BE0"/>
    <w:rsid w:val="00E8419A"/>
    <w:rsid w:val="00E86944"/>
    <w:rsid w:val="00E87F5A"/>
    <w:rsid w:val="00E91442"/>
    <w:rsid w:val="00E91DD5"/>
    <w:rsid w:val="00E92F3D"/>
    <w:rsid w:val="00E93A29"/>
    <w:rsid w:val="00E93BA0"/>
    <w:rsid w:val="00E94276"/>
    <w:rsid w:val="00E94815"/>
    <w:rsid w:val="00E95069"/>
    <w:rsid w:val="00E95C98"/>
    <w:rsid w:val="00EA12D7"/>
    <w:rsid w:val="00EA1508"/>
    <w:rsid w:val="00EA16FA"/>
    <w:rsid w:val="00EA1DDF"/>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C6312"/>
    <w:rsid w:val="00ED0992"/>
    <w:rsid w:val="00ED0E8A"/>
    <w:rsid w:val="00ED4488"/>
    <w:rsid w:val="00ED51AB"/>
    <w:rsid w:val="00ED57E6"/>
    <w:rsid w:val="00ED67F0"/>
    <w:rsid w:val="00ED7504"/>
    <w:rsid w:val="00EE0F26"/>
    <w:rsid w:val="00EE4100"/>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06471"/>
    <w:rsid w:val="00F1028B"/>
    <w:rsid w:val="00F11606"/>
    <w:rsid w:val="00F1260F"/>
    <w:rsid w:val="00F12943"/>
    <w:rsid w:val="00F14212"/>
    <w:rsid w:val="00F150B3"/>
    <w:rsid w:val="00F158F0"/>
    <w:rsid w:val="00F169C2"/>
    <w:rsid w:val="00F16EA5"/>
    <w:rsid w:val="00F20D81"/>
    <w:rsid w:val="00F20E57"/>
    <w:rsid w:val="00F21AE8"/>
    <w:rsid w:val="00F24019"/>
    <w:rsid w:val="00F24C0B"/>
    <w:rsid w:val="00F250C4"/>
    <w:rsid w:val="00F25D9A"/>
    <w:rsid w:val="00F25E63"/>
    <w:rsid w:val="00F27766"/>
    <w:rsid w:val="00F32843"/>
    <w:rsid w:val="00F32DA3"/>
    <w:rsid w:val="00F33C59"/>
    <w:rsid w:val="00F34946"/>
    <w:rsid w:val="00F37427"/>
    <w:rsid w:val="00F374C1"/>
    <w:rsid w:val="00F378FD"/>
    <w:rsid w:val="00F4023C"/>
    <w:rsid w:val="00F4028D"/>
    <w:rsid w:val="00F40500"/>
    <w:rsid w:val="00F41579"/>
    <w:rsid w:val="00F42665"/>
    <w:rsid w:val="00F4272F"/>
    <w:rsid w:val="00F42897"/>
    <w:rsid w:val="00F4477F"/>
    <w:rsid w:val="00F454BB"/>
    <w:rsid w:val="00F45ACE"/>
    <w:rsid w:val="00F465F4"/>
    <w:rsid w:val="00F472CD"/>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5D9"/>
    <w:rsid w:val="00F73F34"/>
    <w:rsid w:val="00F74684"/>
    <w:rsid w:val="00F74966"/>
    <w:rsid w:val="00F74A02"/>
    <w:rsid w:val="00F80C8B"/>
    <w:rsid w:val="00F81910"/>
    <w:rsid w:val="00F8229D"/>
    <w:rsid w:val="00F8251A"/>
    <w:rsid w:val="00F82A38"/>
    <w:rsid w:val="00F82F76"/>
    <w:rsid w:val="00F84952"/>
    <w:rsid w:val="00F85C12"/>
    <w:rsid w:val="00F8649B"/>
    <w:rsid w:val="00F87A75"/>
    <w:rsid w:val="00F900F8"/>
    <w:rsid w:val="00F91921"/>
    <w:rsid w:val="00F94791"/>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64D6"/>
    <w:rsid w:val="00FB73A0"/>
    <w:rsid w:val="00FB766E"/>
    <w:rsid w:val="00FB7A91"/>
    <w:rsid w:val="00FC07C4"/>
    <w:rsid w:val="00FC097F"/>
    <w:rsid w:val="00FC22BC"/>
    <w:rsid w:val="00FC37E4"/>
    <w:rsid w:val="00FC3C1F"/>
    <w:rsid w:val="00FC3DB0"/>
    <w:rsid w:val="00FC4BA3"/>
    <w:rsid w:val="00FC4E52"/>
    <w:rsid w:val="00FC4F3C"/>
    <w:rsid w:val="00FC55CD"/>
    <w:rsid w:val="00FC5885"/>
    <w:rsid w:val="00FC622D"/>
    <w:rsid w:val="00FD054B"/>
    <w:rsid w:val="00FD44C0"/>
    <w:rsid w:val="00FD6B3C"/>
    <w:rsid w:val="00FD71A8"/>
    <w:rsid w:val="00FD7CB8"/>
    <w:rsid w:val="00FE1E1B"/>
    <w:rsid w:val="00FE31BE"/>
    <w:rsid w:val="00FE31D0"/>
    <w:rsid w:val="00FE50F1"/>
    <w:rsid w:val="00FE5D80"/>
    <w:rsid w:val="00FE702D"/>
    <w:rsid w:val="00FF0AE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27"/>
        <o:r id="V:Rule3" type="connector" idref="#_x0000_s1028"/>
        <o:r id="V:Rule4" type="connector" idref="#_x0000_s1029"/>
        <o:r id="V:Rule5" type="connector" idref="#_x0000_s1030"/>
      </o:rules>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tabs>
        <w:tab w:val="right" w:leader="dot" w:pos="9350"/>
      </w:tabs>
      <w:spacing w:after="0" w:line="240" w:lineRule="auto"/>
      <w:ind w:left="220" w:hanging="220"/>
      <w:pPrChange w:id="0" w:author="Sammartano, Marc (BIC USA)" w:date="2014-09-07T23:28:00Z">
        <w:pPr>
          <w:ind w:left="220" w:hanging="220"/>
        </w:pPr>
      </w:pPrChange>
    </w:pPr>
    <w:rPr>
      <w:rPrChange w:id="0" w:author="Sammartano, Marc (BIC USA)" w:date="2014-09-07T23:28:00Z">
        <w:rPr>
          <w:rFonts w:asciiTheme="minorHAnsi" w:eastAsiaTheme="minorHAnsi" w:hAnsiTheme="minorHAnsi" w:cstheme="minorBidi"/>
          <w:sz w:val="22"/>
          <w:szCs w:val="22"/>
          <w:lang w:val="en-US" w:eastAsia="en-US" w:bidi="ar-SA"/>
        </w:rPr>
      </w:rPrChange>
    </w:r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tp://ftp.cd" TargetMode="External"/><Relationship Id="rId21" Type="http://schemas.openxmlformats.org/officeDocument/2006/relationships/hyperlink" Target="ftp://ftp.open" TargetMode="External"/><Relationship Id="rId34" Type="http://schemas.openxmlformats.org/officeDocument/2006/relationships/hyperlink" Target="http://developer.android.com/reference/android/os/PowerManager.html" TargetMode="External"/><Relationship Id="rId42" Type="http://schemas.openxmlformats.org/officeDocument/2006/relationships/image" Target="media/image4.jpeg"/><Relationship Id="rId47" Type="http://schemas.openxmlformats.org/officeDocument/2006/relationships/hyperlink" Target="http://www.sqlite.org/mostdeployed.html" TargetMode="External"/><Relationship Id="rId50" Type="http://schemas.openxmlformats.org/officeDocument/2006/relationships/hyperlink" Target="http://www.w3schools.com/sql/default.asp" TargetMode="External"/><Relationship Id="rId55" Type="http://schemas.openxmlformats.org/officeDocument/2006/relationships/image" Target="media/image8.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7.png"/><Relationship Id="rId76" Type="http://schemas.openxmlformats.org/officeDocument/2006/relationships/image" Target="media/image19.png"/><Relationship Id="rId84" Type="http://schemas.openxmlformats.org/officeDocument/2006/relationships/hyperlink" Target="http://developer.android.com/tools/publishing/app-signing.html" TargetMode="External"/><Relationship Id="rId89" Type="http://schemas.openxmlformats.org/officeDocument/2006/relationships/image" Target="media/image30.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laughton.com/basic/license.html" TargetMode="External"/><Relationship Id="rId92"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rmdir"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get" TargetMode="External"/><Relationship Id="rId32" Type="http://schemas.openxmlformats.org/officeDocument/2006/relationships/hyperlink" Target="file:///C:\sdcard\"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net/wifi/WifiManager.html" TargetMode="External"/><Relationship Id="rId45" Type="http://schemas.openxmlformats.org/officeDocument/2006/relationships/hyperlink" Target="http://www.sqlite.org/zeroconf.html"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5.png"/><Relationship Id="rId74" Type="http://schemas.openxmlformats.org/officeDocument/2006/relationships/hyperlink" Target="https://github.com/RFO-BASIC/Basic" TargetMode="External"/><Relationship Id="rId79" Type="http://schemas.openxmlformats.org/officeDocument/2006/relationships/image" Target="media/image21.png"/><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yperlink" Target="http://developer.android.com/reference/android/hardware/SensorEvent.html" TargetMode="External"/><Relationship Id="rId82" Type="http://schemas.openxmlformats.org/officeDocument/2006/relationships/image" Target="media/image24.png"/><Relationship Id="rId90" Type="http://schemas.openxmlformats.org/officeDocument/2006/relationships/image" Target="media/image31.png"/><Relationship Id="rId95" Type="http://schemas.openxmlformats.org/officeDocument/2006/relationships/fontTable" Target="fontTable.xml"/><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ftp://ftp.laughton.com" TargetMode="External"/><Relationship Id="rId27" Type="http://schemas.openxmlformats.org/officeDocument/2006/relationships/hyperlink" Target="ftp://ftp.rename" TargetMode="External"/><Relationship Id="rId30" Type="http://schemas.openxmlformats.org/officeDocument/2006/relationships/hyperlink" Target="ftp://ftp.mkdir" TargetMode="External"/><Relationship Id="rId35" Type="http://schemas.openxmlformats.org/officeDocument/2006/relationships/hyperlink" Target="http://developer.android.com/reference/android/os/PowerManager.html" TargetMode="External"/><Relationship Id="rId43" Type="http://schemas.openxmlformats.org/officeDocument/2006/relationships/hyperlink" Target="http://www.sqlite.org/selfcontained.html" TargetMode="External"/><Relationship Id="rId48" Type="http://schemas.openxmlformats.org/officeDocument/2006/relationships/hyperlink" Target="http://www.sqlite.org/" TargetMode="External"/><Relationship Id="rId56" Type="http://schemas.openxmlformats.org/officeDocument/2006/relationships/image" Target="media/image9.png"/><Relationship Id="rId64" Type="http://schemas.openxmlformats.org/officeDocument/2006/relationships/footer" Target="footer1.xml"/><Relationship Id="rId69" Type="http://schemas.openxmlformats.org/officeDocument/2006/relationships/hyperlink" Target="http://mougino.free.fr/rfo-basic/" TargetMode="External"/><Relationship Id="rId77" Type="http://schemas.openxmlformats.org/officeDocument/2006/relationships/hyperlink" Target="http://laughton.com/basic/versions/index.html" TargetMode="External"/><Relationship Id="rId8" Type="http://schemas.openxmlformats.org/officeDocument/2006/relationships/image" Target="media/image1.jpeg"/><Relationship Id="rId51" Type="http://schemas.openxmlformats.org/officeDocument/2006/relationships/hyperlink" Target="http://www.sqlite.org/lang_expr.html" TargetMode="External"/><Relationship Id="rId72" Type="http://schemas.openxmlformats.org/officeDocument/2006/relationships/hyperlink" Target="http://developer.android.com/sdk/index.html" TargetMode="External"/><Relationship Id="rId80" Type="http://schemas.openxmlformats.org/officeDocument/2006/relationships/image" Target="media/image22.png"/><Relationship Id="rId85" Type="http://schemas.openxmlformats.org/officeDocument/2006/relationships/image" Target="media/image26.png"/><Relationship Id="rId93"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dir" TargetMode="External"/><Relationship Id="rId33" Type="http://schemas.openxmlformats.org/officeDocument/2006/relationships/hyperlink" Target="http://developer.android.com/reference/java/util/regex/Pattern.html" TargetMode="External"/><Relationship Id="rId38" Type="http://schemas.openxmlformats.org/officeDocument/2006/relationships/hyperlink" Target="http://developer.android.com/reference/android/net/wifi/WifiManager.html" TargetMode="External"/><Relationship Id="rId46" Type="http://schemas.openxmlformats.org/officeDocument/2006/relationships/hyperlink" Target="http://www.sqlite.org/transactional.html" TargetMode="External"/><Relationship Id="rId59" Type="http://schemas.openxmlformats.org/officeDocument/2006/relationships/image" Target="media/image12.png"/><Relationship Id="rId67" Type="http://schemas.openxmlformats.org/officeDocument/2006/relationships/image" Target="media/image16.png"/><Relationship Id="rId20" Type="http://schemas.openxmlformats.org/officeDocument/2006/relationships/hyperlink" Target="http://automation.whatismyip.com/n09230945.asp" TargetMode="External"/><Relationship Id="rId41" Type="http://schemas.openxmlformats.org/officeDocument/2006/relationships/image" Target="media/image3.png"/><Relationship Id="rId54" Type="http://schemas.openxmlformats.org/officeDocument/2006/relationships/image" Target="media/image7.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rfobasic.freeforums.org/rfo-basic-app-builder-f20.html" TargetMode="External"/><Relationship Id="rId75" Type="http://schemas.openxmlformats.org/officeDocument/2006/relationships/image" Target="media/image18.png"/><Relationship Id="rId83" Type="http://schemas.openxmlformats.org/officeDocument/2006/relationships/image" Target="media/image25.png"/><Relationship Id="rId88" Type="http://schemas.openxmlformats.org/officeDocument/2006/relationships/image" Target="media/image29.jpeg"/><Relationship Id="rId91" Type="http://schemas.openxmlformats.org/officeDocument/2006/relationships/image" Target="media/image32.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put" TargetMode="External"/><Relationship Id="rId28" Type="http://schemas.openxmlformats.org/officeDocument/2006/relationships/hyperlink" Target="ftp://ftp.delete"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sqlite.org/" TargetMode="External"/><Relationship Id="rId57" Type="http://schemas.openxmlformats.org/officeDocument/2006/relationships/image" Target="media/image10.png"/><Relationship Id="rId10" Type="http://schemas.openxmlformats.org/officeDocument/2006/relationships/hyperlink" Target="http://rfobasic.freeforums.org/shared-basic-programs-f6.html" TargetMode="External"/><Relationship Id="rId31" Type="http://schemas.openxmlformats.org/officeDocument/2006/relationships/hyperlink" Target="http://farwestab.wordpress.com/2011/02/05/some-tips-on-android-and-bluetooth/" TargetMode="External"/><Relationship Id="rId44" Type="http://schemas.openxmlformats.org/officeDocument/2006/relationships/hyperlink" Target="http://www.sqlite.org/serverless.html" TargetMode="External"/><Relationship Id="rId52" Type="http://schemas.openxmlformats.org/officeDocument/2006/relationships/image" Target="media/image5.jpeg"/><Relationship Id="rId60" Type="http://schemas.openxmlformats.org/officeDocument/2006/relationships/image" Target="media/image13.png"/><Relationship Id="rId65" Type="http://schemas.openxmlformats.org/officeDocument/2006/relationships/image" Target="media/image14.png"/><Relationship Id="rId73" Type="http://schemas.openxmlformats.org/officeDocument/2006/relationships/hyperlink" Target="http://rfobasic.freeforums.org"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7.png"/><Relationship Id="rId9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developer.android.com/reference/android/net/wifi/WifiManag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DE211-0CA0-42C5-9C1B-30D72B664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56527</TotalTime>
  <Pages>1</Pages>
  <Words>62725</Words>
  <Characters>357534</Characters>
  <Application>Microsoft Office Word</Application>
  <DocSecurity>0</DocSecurity>
  <Lines>2979</Lines>
  <Paragraphs>838</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419421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creator>Paul Laughton</dc:creator>
  <cp:lastModifiedBy>Sammartano, Marc (BIC USA)</cp:lastModifiedBy>
  <cp:revision>331</cp:revision>
  <cp:lastPrinted>2014-07-28T15:40:00Z</cp:lastPrinted>
  <dcterms:created xsi:type="dcterms:W3CDTF">2012-08-24T05:42:00Z</dcterms:created>
  <dcterms:modified xsi:type="dcterms:W3CDTF">2014-09-08T05:40:00Z</dcterms:modified>
</cp:coreProperties>
</file>