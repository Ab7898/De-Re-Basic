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153530">
        <w:rPr>
          <w:sz w:val="36"/>
          <w:szCs w:val="36"/>
        </w:rPr>
        <w:t>9</w:t>
      </w:r>
      <w:ins w:id="1" w:author="Sammartano, Marc (BIC USA)" w:date="2017-03-12T22:16:00Z">
        <w:r w:rsidR="00E23749">
          <w:rPr>
            <w:sz w:val="36"/>
            <w:szCs w:val="36"/>
          </w:rPr>
          <w:t>1</w:t>
        </w:r>
      </w:ins>
      <w:del w:id="2" w:author="Sammartano, Marc (BIC USA)" w:date="2017-03-12T22:16:00Z">
        <w:r w:rsidR="00341624" w:rsidDel="00E23749">
          <w:rPr>
            <w:sz w:val="36"/>
            <w:szCs w:val="36"/>
          </w:rPr>
          <w:delText>0</w:delText>
        </w:r>
      </w:del>
    </w:p>
    <w:p w:rsidR="00C21152" w:rsidRDefault="00315E02" w:rsidP="00935006">
      <w:pPr>
        <w:pStyle w:val="Subtitle"/>
        <w:jc w:val="center"/>
        <w:rPr>
          <w:rStyle w:val="SubtleEmphasis"/>
        </w:rPr>
      </w:pPr>
      <w:r>
        <w:rPr>
          <w:rStyle w:val="SubtleEmphasis"/>
        </w:rPr>
        <w:t>M</w:t>
      </w:r>
      <w:r w:rsidR="00D26379">
        <w:rPr>
          <w:rStyle w:val="SubtleEmphasis"/>
        </w:rPr>
        <w:t>ar</w:t>
      </w:r>
      <w:r>
        <w:rPr>
          <w:rStyle w:val="SubtleEmphasis"/>
        </w:rPr>
        <w:t>ch</w:t>
      </w:r>
      <w:r w:rsidR="005F6753">
        <w:rPr>
          <w:rStyle w:val="SubtleEmphasis"/>
        </w:rPr>
        <w:t xml:space="preserve"> </w:t>
      </w:r>
      <w:ins w:id="3" w:author="Sammartano, Marc (BIC USA)" w:date="2017-03-13T06:36:00Z">
        <w:r w:rsidR="00184230">
          <w:rPr>
            <w:rStyle w:val="SubtleEmphasis"/>
          </w:rPr>
          <w:t>?</w:t>
        </w:r>
      </w:ins>
      <w:del w:id="4" w:author="Sammartano, Marc (BIC USA)" w:date="2017-03-13T06:36:00Z">
        <w:r w:rsidR="002763B0" w:rsidDel="00184230">
          <w:rPr>
            <w:rStyle w:val="SubtleEmphasis"/>
          </w:rPr>
          <w:delText>3</w:delText>
        </w:r>
      </w:del>
      <w:del w:id="5" w:author="Sammartano, Marc (BIC USA)" w:date="2017-03-12T22:16:00Z">
        <w:r w:rsidR="002763B0" w:rsidDel="00E23749">
          <w:rPr>
            <w:rStyle w:val="SubtleEmphasis"/>
          </w:rPr>
          <w:delText>1</w:delText>
        </w:r>
      </w:del>
      <w:r w:rsidR="00FB0FD3">
        <w:rPr>
          <w:rStyle w:val="SubtleEmphasis"/>
        </w:rPr>
        <w:t>,</w:t>
      </w:r>
      <w:r w:rsidR="00A612E9">
        <w:rPr>
          <w:rStyle w:val="SubtleEmphasis"/>
        </w:rPr>
        <w:t xml:space="preserve"> 201</w:t>
      </w:r>
      <w:ins w:id="6" w:author="Sammartano, Marc (BIC USA)" w:date="2017-03-12T22:16:00Z">
        <w:r w:rsidR="00E23749">
          <w:rPr>
            <w:rStyle w:val="SubtleEmphasis"/>
          </w:rPr>
          <w:t>7</w:t>
        </w:r>
      </w:ins>
      <w:del w:id="7" w:author="Sammartano, Marc (BIC USA)" w:date="2017-03-12T22:16:00Z">
        <w:r w:rsidR="00341624" w:rsidDel="00E23749">
          <w:rPr>
            <w:rStyle w:val="SubtleEmphasis"/>
          </w:rPr>
          <w:delText>6</w:delText>
        </w:r>
      </w:del>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752"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184230"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77150518" w:history="1">
            <w:r w:rsidR="00184230" w:rsidRPr="003B5A0F">
              <w:rPr>
                <w:rStyle w:val="Hyperlink"/>
                <w:noProof/>
              </w:rPr>
              <w:t>Changes in this Version</w:t>
            </w:r>
            <w:r w:rsidR="00184230">
              <w:rPr>
                <w:noProof/>
                <w:webHidden/>
              </w:rPr>
              <w:tab/>
            </w:r>
            <w:r w:rsidR="00184230">
              <w:rPr>
                <w:noProof/>
                <w:webHidden/>
              </w:rPr>
              <w:fldChar w:fldCharType="begin"/>
            </w:r>
            <w:r w:rsidR="00184230">
              <w:rPr>
                <w:noProof/>
                <w:webHidden/>
              </w:rPr>
              <w:instrText xml:space="preserve"> PAGEREF _Toc477150518 \h </w:instrText>
            </w:r>
            <w:r w:rsidR="00184230">
              <w:rPr>
                <w:noProof/>
                <w:webHidden/>
              </w:rPr>
            </w:r>
            <w:r w:rsidR="00184230">
              <w:rPr>
                <w:noProof/>
                <w:webHidden/>
              </w:rPr>
              <w:fldChar w:fldCharType="separate"/>
            </w:r>
            <w:r w:rsidR="00184230">
              <w:rPr>
                <w:noProof/>
                <w:webHidden/>
              </w:rPr>
              <w:t>24</w:t>
            </w:r>
            <w:r w:rsidR="00184230">
              <w:rPr>
                <w:noProof/>
                <w:webHidden/>
              </w:rPr>
              <w:fldChar w:fldCharType="end"/>
            </w:r>
          </w:hyperlink>
        </w:p>
        <w:p w:rsidR="00184230" w:rsidRDefault="00184230">
          <w:pPr>
            <w:pStyle w:val="TOC1"/>
            <w:tabs>
              <w:tab w:val="right" w:leader="dot" w:pos="9350"/>
            </w:tabs>
            <w:rPr>
              <w:rFonts w:eastAsiaTheme="minorEastAsia"/>
              <w:noProof/>
            </w:rPr>
          </w:pPr>
          <w:hyperlink w:anchor="_Toc477150519" w:history="1">
            <w:r w:rsidRPr="003B5A0F">
              <w:rPr>
                <w:rStyle w:val="Hyperlink"/>
                <w:noProof/>
              </w:rPr>
              <w:t>About the Title, De Re BASIC!</w:t>
            </w:r>
            <w:r>
              <w:rPr>
                <w:noProof/>
                <w:webHidden/>
              </w:rPr>
              <w:tab/>
            </w:r>
            <w:r>
              <w:rPr>
                <w:noProof/>
                <w:webHidden/>
              </w:rPr>
              <w:fldChar w:fldCharType="begin"/>
            </w:r>
            <w:r>
              <w:rPr>
                <w:noProof/>
                <w:webHidden/>
              </w:rPr>
              <w:instrText xml:space="preserve"> PAGEREF _Toc477150519 \h </w:instrText>
            </w:r>
            <w:r>
              <w:rPr>
                <w:noProof/>
                <w:webHidden/>
              </w:rPr>
            </w:r>
            <w:r>
              <w:rPr>
                <w:noProof/>
                <w:webHidden/>
              </w:rPr>
              <w:fldChar w:fldCharType="separate"/>
            </w:r>
            <w:r>
              <w:rPr>
                <w:noProof/>
                <w:webHidden/>
              </w:rPr>
              <w:t>25</w:t>
            </w:r>
            <w:r>
              <w:rPr>
                <w:noProof/>
                <w:webHidden/>
              </w:rPr>
              <w:fldChar w:fldCharType="end"/>
            </w:r>
          </w:hyperlink>
        </w:p>
        <w:p w:rsidR="00184230" w:rsidRDefault="00184230">
          <w:pPr>
            <w:pStyle w:val="TOC1"/>
            <w:tabs>
              <w:tab w:val="right" w:leader="dot" w:pos="9350"/>
            </w:tabs>
            <w:rPr>
              <w:rFonts w:eastAsiaTheme="minorEastAsia"/>
              <w:noProof/>
            </w:rPr>
          </w:pPr>
          <w:hyperlink w:anchor="_Toc477150520" w:history="1">
            <w:r w:rsidRPr="003B5A0F">
              <w:rPr>
                <w:rStyle w:val="Hyperlink"/>
                <w:noProof/>
              </w:rPr>
              <w:t>About the Cover Art</w:t>
            </w:r>
            <w:r>
              <w:rPr>
                <w:noProof/>
                <w:webHidden/>
              </w:rPr>
              <w:tab/>
            </w:r>
            <w:r>
              <w:rPr>
                <w:noProof/>
                <w:webHidden/>
              </w:rPr>
              <w:fldChar w:fldCharType="begin"/>
            </w:r>
            <w:r>
              <w:rPr>
                <w:noProof/>
                <w:webHidden/>
              </w:rPr>
              <w:instrText xml:space="preserve"> PAGEREF _Toc477150520 \h </w:instrText>
            </w:r>
            <w:r>
              <w:rPr>
                <w:noProof/>
                <w:webHidden/>
              </w:rPr>
            </w:r>
            <w:r>
              <w:rPr>
                <w:noProof/>
                <w:webHidden/>
              </w:rPr>
              <w:fldChar w:fldCharType="separate"/>
            </w:r>
            <w:r>
              <w:rPr>
                <w:noProof/>
                <w:webHidden/>
              </w:rPr>
              <w:t>25</w:t>
            </w:r>
            <w:r>
              <w:rPr>
                <w:noProof/>
                <w:webHidden/>
              </w:rPr>
              <w:fldChar w:fldCharType="end"/>
            </w:r>
          </w:hyperlink>
        </w:p>
        <w:p w:rsidR="00184230" w:rsidRDefault="00184230">
          <w:pPr>
            <w:pStyle w:val="TOC1"/>
            <w:tabs>
              <w:tab w:val="right" w:leader="dot" w:pos="9350"/>
            </w:tabs>
            <w:rPr>
              <w:rFonts w:eastAsiaTheme="minorEastAsia"/>
              <w:noProof/>
            </w:rPr>
          </w:pPr>
          <w:hyperlink w:anchor="_Toc477150521" w:history="1">
            <w:r w:rsidRPr="003B5A0F">
              <w:rPr>
                <w:rStyle w:val="Hyperlink"/>
                <w:noProof/>
              </w:rPr>
              <w:t>Credits</w:t>
            </w:r>
            <w:r>
              <w:rPr>
                <w:noProof/>
                <w:webHidden/>
              </w:rPr>
              <w:tab/>
            </w:r>
            <w:r>
              <w:rPr>
                <w:noProof/>
                <w:webHidden/>
              </w:rPr>
              <w:fldChar w:fldCharType="begin"/>
            </w:r>
            <w:r>
              <w:rPr>
                <w:noProof/>
                <w:webHidden/>
              </w:rPr>
              <w:instrText xml:space="preserve"> PAGEREF _Toc477150521 \h </w:instrText>
            </w:r>
            <w:r>
              <w:rPr>
                <w:noProof/>
                <w:webHidden/>
              </w:rPr>
            </w:r>
            <w:r>
              <w:rPr>
                <w:noProof/>
                <w:webHidden/>
              </w:rPr>
              <w:fldChar w:fldCharType="separate"/>
            </w:r>
            <w:r>
              <w:rPr>
                <w:noProof/>
                <w:webHidden/>
              </w:rPr>
              <w:t>25</w:t>
            </w:r>
            <w:r>
              <w:rPr>
                <w:noProof/>
                <w:webHidden/>
              </w:rPr>
              <w:fldChar w:fldCharType="end"/>
            </w:r>
          </w:hyperlink>
        </w:p>
        <w:p w:rsidR="00184230" w:rsidRDefault="00184230">
          <w:pPr>
            <w:pStyle w:val="TOC1"/>
            <w:tabs>
              <w:tab w:val="right" w:leader="dot" w:pos="9350"/>
            </w:tabs>
            <w:rPr>
              <w:rFonts w:eastAsiaTheme="minorEastAsia"/>
              <w:noProof/>
            </w:rPr>
          </w:pPr>
          <w:hyperlink w:anchor="_Toc477150522" w:history="1">
            <w:r w:rsidRPr="003B5A0F">
              <w:rPr>
                <w:rStyle w:val="Hyperlink"/>
                <w:noProof/>
              </w:rPr>
              <w:t>Technical Editor</w:t>
            </w:r>
            <w:r>
              <w:rPr>
                <w:noProof/>
                <w:webHidden/>
              </w:rPr>
              <w:tab/>
            </w:r>
            <w:r>
              <w:rPr>
                <w:noProof/>
                <w:webHidden/>
              </w:rPr>
              <w:fldChar w:fldCharType="begin"/>
            </w:r>
            <w:r>
              <w:rPr>
                <w:noProof/>
                <w:webHidden/>
              </w:rPr>
              <w:instrText xml:space="preserve"> PAGEREF _Toc477150522 \h </w:instrText>
            </w:r>
            <w:r>
              <w:rPr>
                <w:noProof/>
                <w:webHidden/>
              </w:rPr>
            </w:r>
            <w:r>
              <w:rPr>
                <w:noProof/>
                <w:webHidden/>
              </w:rPr>
              <w:fldChar w:fldCharType="separate"/>
            </w:r>
            <w:r>
              <w:rPr>
                <w:noProof/>
                <w:webHidden/>
              </w:rPr>
              <w:t>25</w:t>
            </w:r>
            <w:r>
              <w:rPr>
                <w:noProof/>
                <w:webHidden/>
              </w:rPr>
              <w:fldChar w:fldCharType="end"/>
            </w:r>
          </w:hyperlink>
        </w:p>
        <w:p w:rsidR="00184230" w:rsidRDefault="00184230">
          <w:pPr>
            <w:pStyle w:val="TOC1"/>
            <w:tabs>
              <w:tab w:val="right" w:leader="dot" w:pos="9350"/>
            </w:tabs>
            <w:rPr>
              <w:rFonts w:eastAsiaTheme="minorEastAsia"/>
              <w:noProof/>
            </w:rPr>
          </w:pPr>
          <w:hyperlink w:anchor="_Toc477150523" w:history="1">
            <w:r w:rsidRPr="003B5A0F">
              <w:rPr>
                <w:rStyle w:val="Hyperlink"/>
                <w:noProof/>
              </w:rPr>
              <w:t>Getting BASIC!</w:t>
            </w:r>
            <w:r>
              <w:rPr>
                <w:noProof/>
                <w:webHidden/>
              </w:rPr>
              <w:tab/>
            </w:r>
            <w:r>
              <w:rPr>
                <w:noProof/>
                <w:webHidden/>
              </w:rPr>
              <w:fldChar w:fldCharType="begin"/>
            </w:r>
            <w:r>
              <w:rPr>
                <w:noProof/>
                <w:webHidden/>
              </w:rPr>
              <w:instrText xml:space="preserve"> PAGEREF _Toc477150523 \h </w:instrText>
            </w:r>
            <w:r>
              <w:rPr>
                <w:noProof/>
                <w:webHidden/>
              </w:rPr>
            </w:r>
            <w:r>
              <w:rPr>
                <w:noProof/>
                <w:webHidden/>
              </w:rPr>
              <w:fldChar w:fldCharType="separate"/>
            </w:r>
            <w:r>
              <w:rPr>
                <w:noProof/>
                <w:webHidden/>
              </w:rPr>
              <w:t>25</w:t>
            </w:r>
            <w:r>
              <w:rPr>
                <w:noProof/>
                <w:webHidden/>
              </w:rPr>
              <w:fldChar w:fldCharType="end"/>
            </w:r>
          </w:hyperlink>
        </w:p>
        <w:p w:rsidR="00184230" w:rsidRDefault="00184230">
          <w:pPr>
            <w:pStyle w:val="TOC1"/>
            <w:tabs>
              <w:tab w:val="right" w:leader="dot" w:pos="9350"/>
            </w:tabs>
            <w:rPr>
              <w:rFonts w:eastAsiaTheme="minorEastAsia"/>
              <w:noProof/>
            </w:rPr>
          </w:pPr>
          <w:hyperlink w:anchor="_Toc477150524" w:history="1">
            <w:r w:rsidRPr="003B5A0F">
              <w:rPr>
                <w:rStyle w:val="Hyperlink"/>
                <w:noProof/>
              </w:rPr>
              <w:t>BASIC! Forum</w:t>
            </w:r>
            <w:r>
              <w:rPr>
                <w:noProof/>
                <w:webHidden/>
              </w:rPr>
              <w:tab/>
            </w:r>
            <w:r>
              <w:rPr>
                <w:noProof/>
                <w:webHidden/>
              </w:rPr>
              <w:fldChar w:fldCharType="begin"/>
            </w:r>
            <w:r>
              <w:rPr>
                <w:noProof/>
                <w:webHidden/>
              </w:rPr>
              <w:instrText xml:space="preserve"> PAGEREF _Toc477150524 \h </w:instrText>
            </w:r>
            <w:r>
              <w:rPr>
                <w:noProof/>
                <w:webHidden/>
              </w:rPr>
            </w:r>
            <w:r>
              <w:rPr>
                <w:noProof/>
                <w:webHidden/>
              </w:rPr>
              <w:fldChar w:fldCharType="separate"/>
            </w:r>
            <w:r>
              <w:rPr>
                <w:noProof/>
                <w:webHidden/>
              </w:rPr>
              <w:t>25</w:t>
            </w:r>
            <w:r>
              <w:rPr>
                <w:noProof/>
                <w:webHidden/>
              </w:rPr>
              <w:fldChar w:fldCharType="end"/>
            </w:r>
          </w:hyperlink>
        </w:p>
        <w:p w:rsidR="00184230" w:rsidRDefault="00184230">
          <w:pPr>
            <w:pStyle w:val="TOC1"/>
            <w:tabs>
              <w:tab w:val="right" w:leader="dot" w:pos="9350"/>
            </w:tabs>
            <w:rPr>
              <w:rFonts w:eastAsiaTheme="minorEastAsia"/>
              <w:noProof/>
            </w:rPr>
          </w:pPr>
          <w:hyperlink w:anchor="_Toc477150525" w:history="1">
            <w:r w:rsidRPr="003B5A0F">
              <w:rPr>
                <w:rStyle w:val="Hyperlink"/>
                <w:noProof/>
              </w:rPr>
              <w:t>BASIC! Tutorial</w:t>
            </w:r>
            <w:r>
              <w:rPr>
                <w:noProof/>
                <w:webHidden/>
              </w:rPr>
              <w:tab/>
            </w:r>
            <w:r>
              <w:rPr>
                <w:noProof/>
                <w:webHidden/>
              </w:rPr>
              <w:fldChar w:fldCharType="begin"/>
            </w:r>
            <w:r>
              <w:rPr>
                <w:noProof/>
                <w:webHidden/>
              </w:rPr>
              <w:instrText xml:space="preserve"> PAGEREF _Toc477150525 \h </w:instrText>
            </w:r>
            <w:r>
              <w:rPr>
                <w:noProof/>
                <w:webHidden/>
              </w:rPr>
            </w:r>
            <w:r>
              <w:rPr>
                <w:noProof/>
                <w:webHidden/>
              </w:rPr>
              <w:fldChar w:fldCharType="separate"/>
            </w:r>
            <w:r>
              <w:rPr>
                <w:noProof/>
                <w:webHidden/>
              </w:rPr>
              <w:t>25</w:t>
            </w:r>
            <w:r>
              <w:rPr>
                <w:noProof/>
                <w:webHidden/>
              </w:rPr>
              <w:fldChar w:fldCharType="end"/>
            </w:r>
          </w:hyperlink>
        </w:p>
        <w:p w:rsidR="00184230" w:rsidRDefault="00184230">
          <w:pPr>
            <w:pStyle w:val="TOC1"/>
            <w:tabs>
              <w:tab w:val="right" w:leader="dot" w:pos="9350"/>
            </w:tabs>
            <w:rPr>
              <w:rFonts w:eastAsiaTheme="minorEastAsia"/>
              <w:noProof/>
            </w:rPr>
          </w:pPr>
          <w:hyperlink w:anchor="_Toc477150526" w:history="1">
            <w:r w:rsidRPr="003B5A0F">
              <w:rPr>
                <w:rStyle w:val="Hyperlink"/>
                <w:noProof/>
              </w:rPr>
              <w:t>BASIC! Operation</w:t>
            </w:r>
            <w:r>
              <w:rPr>
                <w:noProof/>
                <w:webHidden/>
              </w:rPr>
              <w:tab/>
            </w:r>
            <w:r>
              <w:rPr>
                <w:noProof/>
                <w:webHidden/>
              </w:rPr>
              <w:fldChar w:fldCharType="begin"/>
            </w:r>
            <w:r>
              <w:rPr>
                <w:noProof/>
                <w:webHidden/>
              </w:rPr>
              <w:instrText xml:space="preserve"> PAGEREF _Toc477150526 \h </w:instrText>
            </w:r>
            <w:r>
              <w:rPr>
                <w:noProof/>
                <w:webHidden/>
              </w:rPr>
            </w:r>
            <w:r>
              <w:rPr>
                <w:noProof/>
                <w:webHidden/>
              </w:rPr>
              <w:fldChar w:fldCharType="separate"/>
            </w:r>
            <w:r>
              <w:rPr>
                <w:noProof/>
                <w:webHidden/>
              </w:rPr>
              <w:t>26</w:t>
            </w:r>
            <w:r>
              <w:rPr>
                <w:noProof/>
                <w:webHidden/>
              </w:rPr>
              <w:fldChar w:fldCharType="end"/>
            </w:r>
          </w:hyperlink>
        </w:p>
        <w:p w:rsidR="00184230" w:rsidRDefault="00184230">
          <w:pPr>
            <w:pStyle w:val="TOC2"/>
            <w:rPr>
              <w:rFonts w:eastAsiaTheme="minorEastAsia"/>
              <w:noProof/>
            </w:rPr>
          </w:pPr>
          <w:hyperlink w:anchor="_Toc477150527" w:history="1">
            <w:r w:rsidRPr="003B5A0F">
              <w:rPr>
                <w:rStyle w:val="Hyperlink"/>
                <w:noProof/>
              </w:rPr>
              <w:t>Permissions</w:t>
            </w:r>
            <w:r>
              <w:rPr>
                <w:noProof/>
                <w:webHidden/>
              </w:rPr>
              <w:tab/>
            </w:r>
            <w:r>
              <w:rPr>
                <w:noProof/>
                <w:webHidden/>
              </w:rPr>
              <w:fldChar w:fldCharType="begin"/>
            </w:r>
            <w:r>
              <w:rPr>
                <w:noProof/>
                <w:webHidden/>
              </w:rPr>
              <w:instrText xml:space="preserve"> PAGEREF _Toc477150527 \h </w:instrText>
            </w:r>
            <w:r>
              <w:rPr>
                <w:noProof/>
                <w:webHidden/>
              </w:rPr>
            </w:r>
            <w:r>
              <w:rPr>
                <w:noProof/>
                <w:webHidden/>
              </w:rPr>
              <w:fldChar w:fldCharType="separate"/>
            </w:r>
            <w:r>
              <w:rPr>
                <w:noProof/>
                <w:webHidden/>
              </w:rPr>
              <w:t>26</w:t>
            </w:r>
            <w:r>
              <w:rPr>
                <w:noProof/>
                <w:webHidden/>
              </w:rPr>
              <w:fldChar w:fldCharType="end"/>
            </w:r>
          </w:hyperlink>
        </w:p>
        <w:p w:rsidR="00184230" w:rsidRDefault="00184230">
          <w:pPr>
            <w:pStyle w:val="TOC2"/>
            <w:rPr>
              <w:rFonts w:eastAsiaTheme="minorEastAsia"/>
              <w:noProof/>
            </w:rPr>
          </w:pPr>
          <w:hyperlink w:anchor="_Toc477150528" w:history="1">
            <w:r w:rsidRPr="003B5A0F">
              <w:rPr>
                <w:rStyle w:val="Hyperlink"/>
                <w:noProof/>
              </w:rPr>
              <w:t>Editor</w:t>
            </w:r>
            <w:r>
              <w:rPr>
                <w:noProof/>
                <w:webHidden/>
              </w:rPr>
              <w:tab/>
            </w:r>
            <w:r>
              <w:rPr>
                <w:noProof/>
                <w:webHidden/>
              </w:rPr>
              <w:fldChar w:fldCharType="begin"/>
            </w:r>
            <w:r>
              <w:rPr>
                <w:noProof/>
                <w:webHidden/>
              </w:rPr>
              <w:instrText xml:space="preserve"> PAGEREF _Toc477150528 \h </w:instrText>
            </w:r>
            <w:r>
              <w:rPr>
                <w:noProof/>
                <w:webHidden/>
              </w:rPr>
            </w:r>
            <w:r>
              <w:rPr>
                <w:noProof/>
                <w:webHidden/>
              </w:rPr>
              <w:fldChar w:fldCharType="separate"/>
            </w:r>
            <w:r>
              <w:rPr>
                <w:noProof/>
                <w:webHidden/>
              </w:rPr>
              <w:t>26</w:t>
            </w:r>
            <w:r>
              <w:rPr>
                <w:noProof/>
                <w:webHidden/>
              </w:rPr>
              <w:fldChar w:fldCharType="end"/>
            </w:r>
          </w:hyperlink>
        </w:p>
        <w:p w:rsidR="00184230" w:rsidRDefault="00184230">
          <w:pPr>
            <w:pStyle w:val="TOC3"/>
            <w:rPr>
              <w:rFonts w:eastAsiaTheme="minorEastAsia"/>
              <w:noProof/>
            </w:rPr>
          </w:pPr>
          <w:hyperlink w:anchor="_Toc477150529" w:history="1">
            <w:r w:rsidRPr="003B5A0F">
              <w:rPr>
                <w:rStyle w:val="Hyperlink"/>
                <w:noProof/>
              </w:rPr>
              <w:t>Editing the Program</w:t>
            </w:r>
            <w:r>
              <w:rPr>
                <w:noProof/>
                <w:webHidden/>
              </w:rPr>
              <w:tab/>
            </w:r>
            <w:r>
              <w:rPr>
                <w:noProof/>
                <w:webHidden/>
              </w:rPr>
              <w:fldChar w:fldCharType="begin"/>
            </w:r>
            <w:r>
              <w:rPr>
                <w:noProof/>
                <w:webHidden/>
              </w:rPr>
              <w:instrText xml:space="preserve"> PAGEREF _Toc477150529 \h </w:instrText>
            </w:r>
            <w:r>
              <w:rPr>
                <w:noProof/>
                <w:webHidden/>
              </w:rPr>
            </w:r>
            <w:r>
              <w:rPr>
                <w:noProof/>
                <w:webHidden/>
              </w:rPr>
              <w:fldChar w:fldCharType="separate"/>
            </w:r>
            <w:r>
              <w:rPr>
                <w:noProof/>
                <w:webHidden/>
              </w:rPr>
              <w:t>26</w:t>
            </w:r>
            <w:r>
              <w:rPr>
                <w:noProof/>
                <w:webHidden/>
              </w:rPr>
              <w:fldChar w:fldCharType="end"/>
            </w:r>
          </w:hyperlink>
        </w:p>
        <w:p w:rsidR="00184230" w:rsidRDefault="00184230">
          <w:pPr>
            <w:pStyle w:val="TOC3"/>
            <w:rPr>
              <w:rFonts w:eastAsiaTheme="minorEastAsia"/>
              <w:noProof/>
            </w:rPr>
          </w:pPr>
          <w:hyperlink w:anchor="_Toc477150530" w:history="1">
            <w:r w:rsidRPr="003B5A0F">
              <w:rPr>
                <w:rStyle w:val="Hyperlink"/>
                <w:noProof/>
              </w:rPr>
              <w:t>Multiple Commands on a Line</w:t>
            </w:r>
            <w:r>
              <w:rPr>
                <w:noProof/>
                <w:webHidden/>
              </w:rPr>
              <w:tab/>
            </w:r>
            <w:r>
              <w:rPr>
                <w:noProof/>
                <w:webHidden/>
              </w:rPr>
              <w:fldChar w:fldCharType="begin"/>
            </w:r>
            <w:r>
              <w:rPr>
                <w:noProof/>
                <w:webHidden/>
              </w:rPr>
              <w:instrText xml:space="preserve"> PAGEREF _Toc477150530 \h </w:instrText>
            </w:r>
            <w:r>
              <w:rPr>
                <w:noProof/>
                <w:webHidden/>
              </w:rPr>
            </w:r>
            <w:r>
              <w:rPr>
                <w:noProof/>
                <w:webHidden/>
              </w:rPr>
              <w:fldChar w:fldCharType="separate"/>
            </w:r>
            <w:r>
              <w:rPr>
                <w:noProof/>
                <w:webHidden/>
              </w:rPr>
              <w:t>27</w:t>
            </w:r>
            <w:r>
              <w:rPr>
                <w:noProof/>
                <w:webHidden/>
              </w:rPr>
              <w:fldChar w:fldCharType="end"/>
            </w:r>
          </w:hyperlink>
        </w:p>
        <w:p w:rsidR="00184230" w:rsidRDefault="00184230">
          <w:pPr>
            <w:pStyle w:val="TOC3"/>
            <w:rPr>
              <w:rFonts w:eastAsiaTheme="minorEastAsia"/>
              <w:noProof/>
            </w:rPr>
          </w:pPr>
          <w:hyperlink w:anchor="_Toc477150531" w:history="1">
            <w:r w:rsidRPr="003B5A0F">
              <w:rPr>
                <w:rStyle w:val="Hyperlink"/>
                <w:noProof/>
              </w:rPr>
              <w:t>Line Continuation</w:t>
            </w:r>
            <w:r>
              <w:rPr>
                <w:noProof/>
                <w:webHidden/>
              </w:rPr>
              <w:tab/>
            </w:r>
            <w:r>
              <w:rPr>
                <w:noProof/>
                <w:webHidden/>
              </w:rPr>
              <w:fldChar w:fldCharType="begin"/>
            </w:r>
            <w:r>
              <w:rPr>
                <w:noProof/>
                <w:webHidden/>
              </w:rPr>
              <w:instrText xml:space="preserve"> PAGEREF _Toc477150531 \h </w:instrText>
            </w:r>
            <w:r>
              <w:rPr>
                <w:noProof/>
                <w:webHidden/>
              </w:rPr>
            </w:r>
            <w:r>
              <w:rPr>
                <w:noProof/>
                <w:webHidden/>
              </w:rPr>
              <w:fldChar w:fldCharType="separate"/>
            </w:r>
            <w:r>
              <w:rPr>
                <w:noProof/>
                <w:webHidden/>
              </w:rPr>
              <w:t>27</w:t>
            </w:r>
            <w:r>
              <w:rPr>
                <w:noProof/>
                <w:webHidden/>
              </w:rPr>
              <w:fldChar w:fldCharType="end"/>
            </w:r>
          </w:hyperlink>
        </w:p>
        <w:p w:rsidR="00184230" w:rsidRDefault="00184230">
          <w:pPr>
            <w:pStyle w:val="TOC3"/>
            <w:rPr>
              <w:rFonts w:eastAsiaTheme="minorEastAsia"/>
              <w:noProof/>
            </w:rPr>
          </w:pPr>
          <w:hyperlink w:anchor="_Toc477150532" w:history="1">
            <w:r w:rsidRPr="003B5A0F">
              <w:rPr>
                <w:rStyle w:val="Hyperlink"/>
                <w:noProof/>
              </w:rPr>
              <w:t># - Format Line</w:t>
            </w:r>
            <w:r>
              <w:rPr>
                <w:noProof/>
                <w:webHidden/>
              </w:rPr>
              <w:tab/>
            </w:r>
            <w:r>
              <w:rPr>
                <w:noProof/>
                <w:webHidden/>
              </w:rPr>
              <w:fldChar w:fldCharType="begin"/>
            </w:r>
            <w:r>
              <w:rPr>
                <w:noProof/>
                <w:webHidden/>
              </w:rPr>
              <w:instrText xml:space="preserve"> PAGEREF _Toc477150532 \h </w:instrText>
            </w:r>
            <w:r>
              <w:rPr>
                <w:noProof/>
                <w:webHidden/>
              </w:rPr>
            </w:r>
            <w:r>
              <w:rPr>
                <w:noProof/>
                <w:webHidden/>
              </w:rPr>
              <w:fldChar w:fldCharType="separate"/>
            </w:r>
            <w:r>
              <w:rPr>
                <w:noProof/>
                <w:webHidden/>
              </w:rPr>
              <w:t>27</w:t>
            </w:r>
            <w:r>
              <w:rPr>
                <w:noProof/>
                <w:webHidden/>
              </w:rPr>
              <w:fldChar w:fldCharType="end"/>
            </w:r>
          </w:hyperlink>
        </w:p>
        <w:p w:rsidR="00184230" w:rsidRDefault="00184230">
          <w:pPr>
            <w:pStyle w:val="TOC3"/>
            <w:rPr>
              <w:rFonts w:eastAsiaTheme="minorEastAsia"/>
              <w:noProof/>
            </w:rPr>
          </w:pPr>
          <w:hyperlink w:anchor="_Toc477150533" w:history="1">
            <w:r w:rsidRPr="003B5A0F">
              <w:rPr>
                <w:rStyle w:val="Hyperlink"/>
                <w:noProof/>
              </w:rPr>
              <w:t>Menus</w:t>
            </w:r>
            <w:r>
              <w:rPr>
                <w:noProof/>
                <w:webHidden/>
              </w:rPr>
              <w:tab/>
            </w:r>
            <w:r>
              <w:rPr>
                <w:noProof/>
                <w:webHidden/>
              </w:rPr>
              <w:fldChar w:fldCharType="begin"/>
            </w:r>
            <w:r>
              <w:rPr>
                <w:noProof/>
                <w:webHidden/>
              </w:rPr>
              <w:instrText xml:space="preserve"> PAGEREF _Toc477150533 \h </w:instrText>
            </w:r>
            <w:r>
              <w:rPr>
                <w:noProof/>
                <w:webHidden/>
              </w:rPr>
            </w:r>
            <w:r>
              <w:rPr>
                <w:noProof/>
                <w:webHidden/>
              </w:rPr>
              <w:fldChar w:fldCharType="separate"/>
            </w:r>
            <w:r>
              <w:rPr>
                <w:noProof/>
                <w:webHidden/>
              </w:rPr>
              <w:t>28</w:t>
            </w:r>
            <w:r>
              <w:rPr>
                <w:noProof/>
                <w:webHidden/>
              </w:rPr>
              <w:fldChar w:fldCharType="end"/>
            </w:r>
          </w:hyperlink>
        </w:p>
        <w:p w:rsidR="00184230" w:rsidRDefault="00184230">
          <w:pPr>
            <w:pStyle w:val="TOC2"/>
            <w:rPr>
              <w:rFonts w:eastAsiaTheme="minorEastAsia"/>
              <w:noProof/>
            </w:rPr>
          </w:pPr>
          <w:hyperlink w:anchor="_Toc477150534" w:history="1">
            <w:r w:rsidRPr="003B5A0F">
              <w:rPr>
                <w:rStyle w:val="Hyperlink"/>
                <w:noProof/>
              </w:rPr>
              <w:t>Run</w:t>
            </w:r>
            <w:r>
              <w:rPr>
                <w:noProof/>
                <w:webHidden/>
              </w:rPr>
              <w:tab/>
            </w:r>
            <w:r>
              <w:rPr>
                <w:noProof/>
                <w:webHidden/>
              </w:rPr>
              <w:fldChar w:fldCharType="begin"/>
            </w:r>
            <w:r>
              <w:rPr>
                <w:noProof/>
                <w:webHidden/>
              </w:rPr>
              <w:instrText xml:space="preserve"> PAGEREF _Toc477150534 \h </w:instrText>
            </w:r>
            <w:r>
              <w:rPr>
                <w:noProof/>
                <w:webHidden/>
              </w:rPr>
            </w:r>
            <w:r>
              <w:rPr>
                <w:noProof/>
                <w:webHidden/>
              </w:rPr>
              <w:fldChar w:fldCharType="separate"/>
            </w:r>
            <w:r>
              <w:rPr>
                <w:noProof/>
                <w:webHidden/>
              </w:rPr>
              <w:t>34</w:t>
            </w:r>
            <w:r>
              <w:rPr>
                <w:noProof/>
                <w:webHidden/>
              </w:rPr>
              <w:fldChar w:fldCharType="end"/>
            </w:r>
          </w:hyperlink>
        </w:p>
        <w:p w:rsidR="00184230" w:rsidRDefault="00184230">
          <w:pPr>
            <w:pStyle w:val="TOC3"/>
            <w:rPr>
              <w:rFonts w:eastAsiaTheme="minorEastAsia"/>
              <w:noProof/>
            </w:rPr>
          </w:pPr>
          <w:hyperlink w:anchor="_Toc477150535" w:history="1">
            <w:r w:rsidRPr="003B5A0F">
              <w:rPr>
                <w:rStyle w:val="Hyperlink"/>
                <w:noProof/>
              </w:rPr>
              <w:t>Menu</w:t>
            </w:r>
            <w:r>
              <w:rPr>
                <w:noProof/>
                <w:webHidden/>
              </w:rPr>
              <w:tab/>
            </w:r>
            <w:r>
              <w:rPr>
                <w:noProof/>
                <w:webHidden/>
              </w:rPr>
              <w:fldChar w:fldCharType="begin"/>
            </w:r>
            <w:r>
              <w:rPr>
                <w:noProof/>
                <w:webHidden/>
              </w:rPr>
              <w:instrText xml:space="preserve"> PAGEREF _Toc477150535 \h </w:instrText>
            </w:r>
            <w:r>
              <w:rPr>
                <w:noProof/>
                <w:webHidden/>
              </w:rPr>
            </w:r>
            <w:r>
              <w:rPr>
                <w:noProof/>
                <w:webHidden/>
              </w:rPr>
              <w:fldChar w:fldCharType="separate"/>
            </w:r>
            <w:r>
              <w:rPr>
                <w:noProof/>
                <w:webHidden/>
              </w:rPr>
              <w:t>35</w:t>
            </w:r>
            <w:r>
              <w:rPr>
                <w:noProof/>
                <w:webHidden/>
              </w:rPr>
              <w:fldChar w:fldCharType="end"/>
            </w:r>
          </w:hyperlink>
        </w:p>
        <w:p w:rsidR="00184230" w:rsidRDefault="00184230">
          <w:pPr>
            <w:pStyle w:val="TOC2"/>
            <w:rPr>
              <w:rFonts w:eastAsiaTheme="minorEastAsia"/>
              <w:noProof/>
            </w:rPr>
          </w:pPr>
          <w:hyperlink w:anchor="_Toc477150536" w:history="1">
            <w:r w:rsidRPr="003B5A0F">
              <w:rPr>
                <w:rStyle w:val="Hyperlink"/>
                <w:noProof/>
              </w:rPr>
              <w:t>Crashes</w:t>
            </w:r>
            <w:r>
              <w:rPr>
                <w:noProof/>
                <w:webHidden/>
              </w:rPr>
              <w:tab/>
            </w:r>
            <w:r>
              <w:rPr>
                <w:noProof/>
                <w:webHidden/>
              </w:rPr>
              <w:fldChar w:fldCharType="begin"/>
            </w:r>
            <w:r>
              <w:rPr>
                <w:noProof/>
                <w:webHidden/>
              </w:rPr>
              <w:instrText xml:space="preserve"> PAGEREF _Toc477150536 \h </w:instrText>
            </w:r>
            <w:r>
              <w:rPr>
                <w:noProof/>
                <w:webHidden/>
              </w:rPr>
            </w:r>
            <w:r>
              <w:rPr>
                <w:noProof/>
                <w:webHidden/>
              </w:rPr>
              <w:fldChar w:fldCharType="separate"/>
            </w:r>
            <w:r>
              <w:rPr>
                <w:noProof/>
                <w:webHidden/>
              </w:rPr>
              <w:t>35</w:t>
            </w:r>
            <w:r>
              <w:rPr>
                <w:noProof/>
                <w:webHidden/>
              </w:rPr>
              <w:fldChar w:fldCharType="end"/>
            </w:r>
          </w:hyperlink>
        </w:p>
        <w:p w:rsidR="00184230" w:rsidRDefault="00184230">
          <w:pPr>
            <w:pStyle w:val="TOC1"/>
            <w:tabs>
              <w:tab w:val="right" w:leader="dot" w:pos="9350"/>
            </w:tabs>
            <w:rPr>
              <w:rFonts w:eastAsiaTheme="minorEastAsia"/>
              <w:noProof/>
            </w:rPr>
          </w:pPr>
          <w:hyperlink w:anchor="_Toc477150537" w:history="1">
            <w:r w:rsidRPr="003B5A0F">
              <w:rPr>
                <w:rStyle w:val="Hyperlink"/>
                <w:noProof/>
              </w:rPr>
              <w:t>A BASIC! Program</w:t>
            </w:r>
            <w:r>
              <w:rPr>
                <w:noProof/>
                <w:webHidden/>
              </w:rPr>
              <w:tab/>
            </w:r>
            <w:r>
              <w:rPr>
                <w:noProof/>
                <w:webHidden/>
              </w:rPr>
              <w:fldChar w:fldCharType="begin"/>
            </w:r>
            <w:r>
              <w:rPr>
                <w:noProof/>
                <w:webHidden/>
              </w:rPr>
              <w:instrText xml:space="preserve"> PAGEREF _Toc477150537 \h </w:instrText>
            </w:r>
            <w:r>
              <w:rPr>
                <w:noProof/>
                <w:webHidden/>
              </w:rPr>
            </w:r>
            <w:r>
              <w:rPr>
                <w:noProof/>
                <w:webHidden/>
              </w:rPr>
              <w:fldChar w:fldCharType="separate"/>
            </w:r>
            <w:r>
              <w:rPr>
                <w:noProof/>
                <w:webHidden/>
              </w:rPr>
              <w:t>35</w:t>
            </w:r>
            <w:r>
              <w:rPr>
                <w:noProof/>
                <w:webHidden/>
              </w:rPr>
              <w:fldChar w:fldCharType="end"/>
            </w:r>
          </w:hyperlink>
        </w:p>
        <w:p w:rsidR="00184230" w:rsidRDefault="00184230">
          <w:pPr>
            <w:pStyle w:val="TOC1"/>
            <w:tabs>
              <w:tab w:val="right" w:leader="dot" w:pos="9350"/>
            </w:tabs>
            <w:rPr>
              <w:rFonts w:eastAsiaTheme="minorEastAsia"/>
              <w:noProof/>
            </w:rPr>
          </w:pPr>
          <w:hyperlink w:anchor="_Toc477150538" w:history="1">
            <w:r w:rsidRPr="003B5A0F">
              <w:rPr>
                <w:rStyle w:val="Hyperlink"/>
                <w:noProof/>
              </w:rPr>
              <w:t>Command Description Syntax</w:t>
            </w:r>
            <w:r>
              <w:rPr>
                <w:noProof/>
                <w:webHidden/>
              </w:rPr>
              <w:tab/>
            </w:r>
            <w:r>
              <w:rPr>
                <w:noProof/>
                <w:webHidden/>
              </w:rPr>
              <w:fldChar w:fldCharType="begin"/>
            </w:r>
            <w:r>
              <w:rPr>
                <w:noProof/>
                <w:webHidden/>
              </w:rPr>
              <w:instrText xml:space="preserve"> PAGEREF _Toc477150538 \h </w:instrText>
            </w:r>
            <w:r>
              <w:rPr>
                <w:noProof/>
                <w:webHidden/>
              </w:rPr>
            </w:r>
            <w:r>
              <w:rPr>
                <w:noProof/>
                <w:webHidden/>
              </w:rPr>
              <w:fldChar w:fldCharType="separate"/>
            </w:r>
            <w:r>
              <w:rPr>
                <w:noProof/>
                <w:webHidden/>
              </w:rPr>
              <w:t>36</w:t>
            </w:r>
            <w:r>
              <w:rPr>
                <w:noProof/>
                <w:webHidden/>
              </w:rPr>
              <w:fldChar w:fldCharType="end"/>
            </w:r>
          </w:hyperlink>
        </w:p>
        <w:p w:rsidR="00184230" w:rsidRDefault="00184230">
          <w:pPr>
            <w:pStyle w:val="TOC2"/>
            <w:rPr>
              <w:rFonts w:eastAsiaTheme="minorEastAsia"/>
              <w:noProof/>
            </w:rPr>
          </w:pPr>
          <w:hyperlink w:anchor="_Toc477150539" w:history="1">
            <w:r w:rsidRPr="003B5A0F">
              <w:rPr>
                <w:rStyle w:val="Hyperlink"/>
                <w:noProof/>
              </w:rPr>
              <w:t>Upper and Lower Case</w:t>
            </w:r>
            <w:r>
              <w:rPr>
                <w:noProof/>
                <w:webHidden/>
              </w:rPr>
              <w:tab/>
            </w:r>
            <w:r>
              <w:rPr>
                <w:noProof/>
                <w:webHidden/>
              </w:rPr>
              <w:fldChar w:fldCharType="begin"/>
            </w:r>
            <w:r>
              <w:rPr>
                <w:noProof/>
                <w:webHidden/>
              </w:rPr>
              <w:instrText xml:space="preserve"> PAGEREF _Toc477150539 \h </w:instrText>
            </w:r>
            <w:r>
              <w:rPr>
                <w:noProof/>
                <w:webHidden/>
              </w:rPr>
            </w:r>
            <w:r>
              <w:rPr>
                <w:noProof/>
                <w:webHidden/>
              </w:rPr>
              <w:fldChar w:fldCharType="separate"/>
            </w:r>
            <w:r>
              <w:rPr>
                <w:noProof/>
                <w:webHidden/>
              </w:rPr>
              <w:t>36</w:t>
            </w:r>
            <w:r>
              <w:rPr>
                <w:noProof/>
                <w:webHidden/>
              </w:rPr>
              <w:fldChar w:fldCharType="end"/>
            </w:r>
          </w:hyperlink>
        </w:p>
        <w:p w:rsidR="00184230" w:rsidRDefault="00184230">
          <w:pPr>
            <w:pStyle w:val="TOC2"/>
            <w:rPr>
              <w:rFonts w:eastAsiaTheme="minorEastAsia"/>
              <w:noProof/>
            </w:rPr>
          </w:pPr>
          <w:hyperlink w:anchor="_Toc477150540" w:history="1">
            <w:r w:rsidRPr="003B5A0F">
              <w:rPr>
                <w:rStyle w:val="Hyperlink"/>
                <w:noProof/>
              </w:rPr>
              <w:t>&lt;nexp&gt;, &lt;sexp&gt; and &lt;lexp&gt;</w:t>
            </w:r>
            <w:r>
              <w:rPr>
                <w:noProof/>
                <w:webHidden/>
              </w:rPr>
              <w:tab/>
            </w:r>
            <w:r>
              <w:rPr>
                <w:noProof/>
                <w:webHidden/>
              </w:rPr>
              <w:fldChar w:fldCharType="begin"/>
            </w:r>
            <w:r>
              <w:rPr>
                <w:noProof/>
                <w:webHidden/>
              </w:rPr>
              <w:instrText xml:space="preserve"> PAGEREF _Toc477150540 \h </w:instrText>
            </w:r>
            <w:r>
              <w:rPr>
                <w:noProof/>
                <w:webHidden/>
              </w:rPr>
            </w:r>
            <w:r>
              <w:rPr>
                <w:noProof/>
                <w:webHidden/>
              </w:rPr>
              <w:fldChar w:fldCharType="separate"/>
            </w:r>
            <w:r>
              <w:rPr>
                <w:noProof/>
                <w:webHidden/>
              </w:rPr>
              <w:t>36</w:t>
            </w:r>
            <w:r>
              <w:rPr>
                <w:noProof/>
                <w:webHidden/>
              </w:rPr>
              <w:fldChar w:fldCharType="end"/>
            </w:r>
          </w:hyperlink>
        </w:p>
        <w:p w:rsidR="00184230" w:rsidRDefault="00184230">
          <w:pPr>
            <w:pStyle w:val="TOC2"/>
            <w:rPr>
              <w:rFonts w:eastAsiaTheme="minorEastAsia"/>
              <w:noProof/>
            </w:rPr>
          </w:pPr>
          <w:hyperlink w:anchor="_Toc477150541" w:history="1">
            <w:r w:rsidRPr="003B5A0F">
              <w:rPr>
                <w:rStyle w:val="Hyperlink"/>
                <w:noProof/>
              </w:rPr>
              <w:t>&lt;nvar&gt;, &lt;svar&gt; and &lt;lvar&gt;</w:t>
            </w:r>
            <w:r>
              <w:rPr>
                <w:noProof/>
                <w:webHidden/>
              </w:rPr>
              <w:tab/>
            </w:r>
            <w:r>
              <w:rPr>
                <w:noProof/>
                <w:webHidden/>
              </w:rPr>
              <w:fldChar w:fldCharType="begin"/>
            </w:r>
            <w:r>
              <w:rPr>
                <w:noProof/>
                <w:webHidden/>
              </w:rPr>
              <w:instrText xml:space="preserve"> PAGEREF _Toc477150541 \h </w:instrText>
            </w:r>
            <w:r>
              <w:rPr>
                <w:noProof/>
                <w:webHidden/>
              </w:rPr>
            </w:r>
            <w:r>
              <w:rPr>
                <w:noProof/>
                <w:webHidden/>
              </w:rPr>
              <w:fldChar w:fldCharType="separate"/>
            </w:r>
            <w:r>
              <w:rPr>
                <w:noProof/>
                <w:webHidden/>
              </w:rPr>
              <w:t>36</w:t>
            </w:r>
            <w:r>
              <w:rPr>
                <w:noProof/>
                <w:webHidden/>
              </w:rPr>
              <w:fldChar w:fldCharType="end"/>
            </w:r>
          </w:hyperlink>
        </w:p>
        <w:p w:rsidR="00184230" w:rsidRDefault="00184230">
          <w:pPr>
            <w:pStyle w:val="TOC2"/>
            <w:rPr>
              <w:rFonts w:eastAsiaTheme="minorEastAsia"/>
              <w:noProof/>
            </w:rPr>
          </w:pPr>
          <w:hyperlink w:anchor="_Toc477150542" w:history="1">
            <w:r w:rsidRPr="003B5A0F">
              <w:rPr>
                <w:rStyle w:val="Hyperlink"/>
                <w:noProof/>
              </w:rPr>
              <w:t>Array[] and Array$[]</w:t>
            </w:r>
            <w:r>
              <w:rPr>
                <w:noProof/>
                <w:webHidden/>
              </w:rPr>
              <w:tab/>
            </w:r>
            <w:r>
              <w:rPr>
                <w:noProof/>
                <w:webHidden/>
              </w:rPr>
              <w:fldChar w:fldCharType="begin"/>
            </w:r>
            <w:r>
              <w:rPr>
                <w:noProof/>
                <w:webHidden/>
              </w:rPr>
              <w:instrText xml:space="preserve"> PAGEREF _Toc477150542 \h </w:instrText>
            </w:r>
            <w:r>
              <w:rPr>
                <w:noProof/>
                <w:webHidden/>
              </w:rPr>
            </w:r>
            <w:r>
              <w:rPr>
                <w:noProof/>
                <w:webHidden/>
              </w:rPr>
              <w:fldChar w:fldCharType="separate"/>
            </w:r>
            <w:r>
              <w:rPr>
                <w:noProof/>
                <w:webHidden/>
              </w:rPr>
              <w:t>36</w:t>
            </w:r>
            <w:r>
              <w:rPr>
                <w:noProof/>
                <w:webHidden/>
              </w:rPr>
              <w:fldChar w:fldCharType="end"/>
            </w:r>
          </w:hyperlink>
        </w:p>
        <w:p w:rsidR="00184230" w:rsidRDefault="00184230">
          <w:pPr>
            <w:pStyle w:val="TOC2"/>
            <w:rPr>
              <w:rFonts w:eastAsiaTheme="minorEastAsia"/>
              <w:noProof/>
            </w:rPr>
          </w:pPr>
          <w:hyperlink w:anchor="_Toc477150543" w:history="1">
            <w:r w:rsidRPr="003B5A0F">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_Toc477150543 \h </w:instrText>
            </w:r>
            <w:r>
              <w:rPr>
                <w:noProof/>
                <w:webHidden/>
              </w:rPr>
            </w:r>
            <w:r>
              <w:rPr>
                <w:noProof/>
                <w:webHidden/>
              </w:rPr>
              <w:fldChar w:fldCharType="separate"/>
            </w:r>
            <w:r>
              <w:rPr>
                <w:noProof/>
                <w:webHidden/>
              </w:rPr>
              <w:t>36</w:t>
            </w:r>
            <w:r>
              <w:rPr>
                <w:noProof/>
                <w:webHidden/>
              </w:rPr>
              <w:fldChar w:fldCharType="end"/>
            </w:r>
          </w:hyperlink>
        </w:p>
        <w:p w:rsidR="00184230" w:rsidRDefault="00184230">
          <w:pPr>
            <w:pStyle w:val="TOC2"/>
            <w:rPr>
              <w:rFonts w:eastAsiaTheme="minorEastAsia"/>
              <w:noProof/>
            </w:rPr>
          </w:pPr>
          <w:hyperlink w:anchor="_Toc477150544" w:history="1">
            <w:r w:rsidRPr="003B5A0F">
              <w:rPr>
                <w:rStyle w:val="Hyperlink"/>
                <w:noProof/>
              </w:rPr>
              <w:t>{something}</w:t>
            </w:r>
            <w:r>
              <w:rPr>
                <w:noProof/>
                <w:webHidden/>
              </w:rPr>
              <w:tab/>
            </w:r>
            <w:r>
              <w:rPr>
                <w:noProof/>
                <w:webHidden/>
              </w:rPr>
              <w:fldChar w:fldCharType="begin"/>
            </w:r>
            <w:r>
              <w:rPr>
                <w:noProof/>
                <w:webHidden/>
              </w:rPr>
              <w:instrText xml:space="preserve"> PAGEREF _Toc477150544 \h </w:instrText>
            </w:r>
            <w:r>
              <w:rPr>
                <w:noProof/>
                <w:webHidden/>
              </w:rPr>
            </w:r>
            <w:r>
              <w:rPr>
                <w:noProof/>
                <w:webHidden/>
              </w:rPr>
              <w:fldChar w:fldCharType="separate"/>
            </w:r>
            <w:r>
              <w:rPr>
                <w:noProof/>
                <w:webHidden/>
              </w:rPr>
              <w:t>36</w:t>
            </w:r>
            <w:r>
              <w:rPr>
                <w:noProof/>
                <w:webHidden/>
              </w:rPr>
              <w:fldChar w:fldCharType="end"/>
            </w:r>
          </w:hyperlink>
        </w:p>
        <w:p w:rsidR="00184230" w:rsidRDefault="00184230">
          <w:pPr>
            <w:pStyle w:val="TOC2"/>
            <w:rPr>
              <w:rFonts w:eastAsiaTheme="minorEastAsia"/>
              <w:noProof/>
            </w:rPr>
          </w:pPr>
          <w:hyperlink w:anchor="_Toc477150545" w:history="1">
            <w:r w:rsidRPr="003B5A0F">
              <w:rPr>
                <w:rStyle w:val="Hyperlink"/>
                <w:noProof/>
              </w:rPr>
              <w:t>{ A | B |C }</w:t>
            </w:r>
            <w:r>
              <w:rPr>
                <w:noProof/>
                <w:webHidden/>
              </w:rPr>
              <w:tab/>
            </w:r>
            <w:r>
              <w:rPr>
                <w:noProof/>
                <w:webHidden/>
              </w:rPr>
              <w:fldChar w:fldCharType="begin"/>
            </w:r>
            <w:r>
              <w:rPr>
                <w:noProof/>
                <w:webHidden/>
              </w:rPr>
              <w:instrText xml:space="preserve"> PAGEREF _Toc477150545 \h </w:instrText>
            </w:r>
            <w:r>
              <w:rPr>
                <w:noProof/>
                <w:webHidden/>
              </w:rPr>
            </w:r>
            <w:r>
              <w:rPr>
                <w:noProof/>
                <w:webHidden/>
              </w:rPr>
              <w:fldChar w:fldCharType="separate"/>
            </w:r>
            <w:r>
              <w:rPr>
                <w:noProof/>
                <w:webHidden/>
              </w:rPr>
              <w:t>36</w:t>
            </w:r>
            <w:r>
              <w:rPr>
                <w:noProof/>
                <w:webHidden/>
              </w:rPr>
              <w:fldChar w:fldCharType="end"/>
            </w:r>
          </w:hyperlink>
        </w:p>
        <w:p w:rsidR="00184230" w:rsidRDefault="00184230">
          <w:pPr>
            <w:pStyle w:val="TOC2"/>
            <w:rPr>
              <w:rFonts w:eastAsiaTheme="minorEastAsia"/>
              <w:noProof/>
            </w:rPr>
          </w:pPr>
          <w:hyperlink w:anchor="_Toc477150546" w:history="1">
            <w:r w:rsidRPr="003B5A0F">
              <w:rPr>
                <w:rStyle w:val="Hyperlink"/>
                <w:noProof/>
              </w:rPr>
              <w:t>X, ...</w:t>
            </w:r>
            <w:r>
              <w:rPr>
                <w:noProof/>
                <w:webHidden/>
              </w:rPr>
              <w:tab/>
            </w:r>
            <w:r>
              <w:rPr>
                <w:noProof/>
                <w:webHidden/>
              </w:rPr>
              <w:fldChar w:fldCharType="begin"/>
            </w:r>
            <w:r>
              <w:rPr>
                <w:noProof/>
                <w:webHidden/>
              </w:rPr>
              <w:instrText xml:space="preserve"> PAGEREF _Toc477150546 \h </w:instrText>
            </w:r>
            <w:r>
              <w:rPr>
                <w:noProof/>
                <w:webHidden/>
              </w:rPr>
            </w:r>
            <w:r>
              <w:rPr>
                <w:noProof/>
                <w:webHidden/>
              </w:rPr>
              <w:fldChar w:fldCharType="separate"/>
            </w:r>
            <w:r>
              <w:rPr>
                <w:noProof/>
                <w:webHidden/>
              </w:rPr>
              <w:t>37</w:t>
            </w:r>
            <w:r>
              <w:rPr>
                <w:noProof/>
                <w:webHidden/>
              </w:rPr>
              <w:fldChar w:fldCharType="end"/>
            </w:r>
          </w:hyperlink>
        </w:p>
        <w:p w:rsidR="00184230" w:rsidRDefault="00184230">
          <w:pPr>
            <w:pStyle w:val="TOC2"/>
            <w:rPr>
              <w:rFonts w:eastAsiaTheme="minorEastAsia"/>
              <w:noProof/>
            </w:rPr>
          </w:pPr>
          <w:hyperlink w:anchor="_Toc477150547" w:history="1">
            <w:r w:rsidRPr="003B5A0F">
              <w:rPr>
                <w:rStyle w:val="Hyperlink"/>
                <w:noProof/>
              </w:rPr>
              <w:t>{,n} ...</w:t>
            </w:r>
            <w:r>
              <w:rPr>
                <w:noProof/>
                <w:webHidden/>
              </w:rPr>
              <w:tab/>
            </w:r>
            <w:r>
              <w:rPr>
                <w:noProof/>
                <w:webHidden/>
              </w:rPr>
              <w:fldChar w:fldCharType="begin"/>
            </w:r>
            <w:r>
              <w:rPr>
                <w:noProof/>
                <w:webHidden/>
              </w:rPr>
              <w:instrText xml:space="preserve"> PAGEREF _Toc477150547 \h </w:instrText>
            </w:r>
            <w:r>
              <w:rPr>
                <w:noProof/>
                <w:webHidden/>
              </w:rPr>
            </w:r>
            <w:r>
              <w:rPr>
                <w:noProof/>
                <w:webHidden/>
              </w:rPr>
              <w:fldChar w:fldCharType="separate"/>
            </w:r>
            <w:r>
              <w:rPr>
                <w:noProof/>
                <w:webHidden/>
              </w:rPr>
              <w:t>37</w:t>
            </w:r>
            <w:r>
              <w:rPr>
                <w:noProof/>
                <w:webHidden/>
              </w:rPr>
              <w:fldChar w:fldCharType="end"/>
            </w:r>
          </w:hyperlink>
        </w:p>
        <w:p w:rsidR="00184230" w:rsidRDefault="00184230">
          <w:pPr>
            <w:pStyle w:val="TOC2"/>
            <w:rPr>
              <w:rFonts w:eastAsiaTheme="minorEastAsia"/>
              <w:noProof/>
            </w:rPr>
          </w:pPr>
          <w:hyperlink w:anchor="_Toc477150548" w:history="1">
            <w:r w:rsidRPr="003B5A0F">
              <w:rPr>
                <w:rStyle w:val="Hyperlink"/>
                <w:noProof/>
              </w:rPr>
              <w:t>&lt;statement&gt;</w:t>
            </w:r>
            <w:r>
              <w:rPr>
                <w:noProof/>
                <w:webHidden/>
              </w:rPr>
              <w:tab/>
            </w:r>
            <w:r>
              <w:rPr>
                <w:noProof/>
                <w:webHidden/>
              </w:rPr>
              <w:fldChar w:fldCharType="begin"/>
            </w:r>
            <w:r>
              <w:rPr>
                <w:noProof/>
                <w:webHidden/>
              </w:rPr>
              <w:instrText xml:space="preserve"> PAGEREF _Toc477150548 \h </w:instrText>
            </w:r>
            <w:r>
              <w:rPr>
                <w:noProof/>
                <w:webHidden/>
              </w:rPr>
            </w:r>
            <w:r>
              <w:rPr>
                <w:noProof/>
                <w:webHidden/>
              </w:rPr>
              <w:fldChar w:fldCharType="separate"/>
            </w:r>
            <w:r>
              <w:rPr>
                <w:noProof/>
                <w:webHidden/>
              </w:rPr>
              <w:t>37</w:t>
            </w:r>
            <w:r>
              <w:rPr>
                <w:noProof/>
                <w:webHidden/>
              </w:rPr>
              <w:fldChar w:fldCharType="end"/>
            </w:r>
          </w:hyperlink>
        </w:p>
        <w:p w:rsidR="00184230" w:rsidRDefault="00184230">
          <w:pPr>
            <w:pStyle w:val="TOC2"/>
            <w:rPr>
              <w:rFonts w:eastAsiaTheme="minorEastAsia"/>
              <w:noProof/>
            </w:rPr>
          </w:pPr>
          <w:hyperlink w:anchor="_Toc477150549" w:history="1">
            <w:r w:rsidRPr="003B5A0F">
              <w:rPr>
                <w:rStyle w:val="Hyperlink"/>
                <w:noProof/>
              </w:rPr>
              <w:t>Optional Parameters</w:t>
            </w:r>
            <w:r>
              <w:rPr>
                <w:noProof/>
                <w:webHidden/>
              </w:rPr>
              <w:tab/>
            </w:r>
            <w:r>
              <w:rPr>
                <w:noProof/>
                <w:webHidden/>
              </w:rPr>
              <w:fldChar w:fldCharType="begin"/>
            </w:r>
            <w:r>
              <w:rPr>
                <w:noProof/>
                <w:webHidden/>
              </w:rPr>
              <w:instrText xml:space="preserve"> PAGEREF _Toc477150549 \h </w:instrText>
            </w:r>
            <w:r>
              <w:rPr>
                <w:noProof/>
                <w:webHidden/>
              </w:rPr>
            </w:r>
            <w:r>
              <w:rPr>
                <w:noProof/>
                <w:webHidden/>
              </w:rPr>
              <w:fldChar w:fldCharType="separate"/>
            </w:r>
            <w:r>
              <w:rPr>
                <w:noProof/>
                <w:webHidden/>
              </w:rPr>
              <w:t>37</w:t>
            </w:r>
            <w:r>
              <w:rPr>
                <w:noProof/>
                <w:webHidden/>
              </w:rPr>
              <w:fldChar w:fldCharType="end"/>
            </w:r>
          </w:hyperlink>
        </w:p>
        <w:p w:rsidR="00184230" w:rsidRDefault="00184230">
          <w:pPr>
            <w:pStyle w:val="TOC1"/>
            <w:tabs>
              <w:tab w:val="right" w:leader="dot" w:pos="9350"/>
            </w:tabs>
            <w:rPr>
              <w:rFonts w:eastAsiaTheme="minorEastAsia"/>
              <w:noProof/>
            </w:rPr>
          </w:pPr>
          <w:hyperlink w:anchor="_Toc477150550" w:history="1">
            <w:r w:rsidRPr="003B5A0F">
              <w:rPr>
                <w:rStyle w:val="Hyperlink"/>
                <w:noProof/>
              </w:rPr>
              <w:t>Numbers</w:t>
            </w:r>
            <w:r>
              <w:rPr>
                <w:noProof/>
                <w:webHidden/>
              </w:rPr>
              <w:tab/>
            </w:r>
            <w:r>
              <w:rPr>
                <w:noProof/>
                <w:webHidden/>
              </w:rPr>
              <w:fldChar w:fldCharType="begin"/>
            </w:r>
            <w:r>
              <w:rPr>
                <w:noProof/>
                <w:webHidden/>
              </w:rPr>
              <w:instrText xml:space="preserve"> PAGEREF _Toc477150550 \h </w:instrText>
            </w:r>
            <w:r>
              <w:rPr>
                <w:noProof/>
                <w:webHidden/>
              </w:rPr>
            </w:r>
            <w:r>
              <w:rPr>
                <w:noProof/>
                <w:webHidden/>
              </w:rPr>
              <w:fldChar w:fldCharType="separate"/>
            </w:r>
            <w:r>
              <w:rPr>
                <w:noProof/>
                <w:webHidden/>
              </w:rPr>
              <w:t>37</w:t>
            </w:r>
            <w:r>
              <w:rPr>
                <w:noProof/>
                <w:webHidden/>
              </w:rPr>
              <w:fldChar w:fldCharType="end"/>
            </w:r>
          </w:hyperlink>
        </w:p>
        <w:p w:rsidR="00184230" w:rsidRDefault="00184230">
          <w:pPr>
            <w:pStyle w:val="TOC1"/>
            <w:tabs>
              <w:tab w:val="right" w:leader="dot" w:pos="9350"/>
            </w:tabs>
            <w:rPr>
              <w:rFonts w:eastAsiaTheme="minorEastAsia"/>
              <w:noProof/>
            </w:rPr>
          </w:pPr>
          <w:hyperlink w:anchor="_Toc477150551" w:history="1">
            <w:r w:rsidRPr="003B5A0F">
              <w:rPr>
                <w:rStyle w:val="Hyperlink"/>
                <w:noProof/>
              </w:rPr>
              <w:t>Strings</w:t>
            </w:r>
            <w:r>
              <w:rPr>
                <w:noProof/>
                <w:webHidden/>
              </w:rPr>
              <w:tab/>
            </w:r>
            <w:r>
              <w:rPr>
                <w:noProof/>
                <w:webHidden/>
              </w:rPr>
              <w:fldChar w:fldCharType="begin"/>
            </w:r>
            <w:r>
              <w:rPr>
                <w:noProof/>
                <w:webHidden/>
              </w:rPr>
              <w:instrText xml:space="preserve"> PAGEREF _Toc477150551 \h </w:instrText>
            </w:r>
            <w:r>
              <w:rPr>
                <w:noProof/>
                <w:webHidden/>
              </w:rPr>
            </w:r>
            <w:r>
              <w:rPr>
                <w:noProof/>
                <w:webHidden/>
              </w:rPr>
              <w:fldChar w:fldCharType="separate"/>
            </w:r>
            <w:r>
              <w:rPr>
                <w:noProof/>
                <w:webHidden/>
              </w:rPr>
              <w:t>38</w:t>
            </w:r>
            <w:r>
              <w:rPr>
                <w:noProof/>
                <w:webHidden/>
              </w:rPr>
              <w:fldChar w:fldCharType="end"/>
            </w:r>
          </w:hyperlink>
        </w:p>
        <w:p w:rsidR="00184230" w:rsidRDefault="00184230">
          <w:pPr>
            <w:pStyle w:val="TOC1"/>
            <w:tabs>
              <w:tab w:val="right" w:leader="dot" w:pos="9350"/>
            </w:tabs>
            <w:rPr>
              <w:rFonts w:eastAsiaTheme="minorEastAsia"/>
              <w:noProof/>
            </w:rPr>
          </w:pPr>
          <w:hyperlink w:anchor="_Toc477150552" w:history="1">
            <w:r w:rsidRPr="003B5A0F">
              <w:rPr>
                <w:rStyle w:val="Hyperlink"/>
                <w:noProof/>
              </w:rPr>
              <w:t>Variables</w:t>
            </w:r>
            <w:r>
              <w:rPr>
                <w:noProof/>
                <w:webHidden/>
              </w:rPr>
              <w:tab/>
            </w:r>
            <w:r>
              <w:rPr>
                <w:noProof/>
                <w:webHidden/>
              </w:rPr>
              <w:fldChar w:fldCharType="begin"/>
            </w:r>
            <w:r>
              <w:rPr>
                <w:noProof/>
                <w:webHidden/>
              </w:rPr>
              <w:instrText xml:space="preserve"> PAGEREF _Toc477150552 \h </w:instrText>
            </w:r>
            <w:r>
              <w:rPr>
                <w:noProof/>
                <w:webHidden/>
              </w:rPr>
            </w:r>
            <w:r>
              <w:rPr>
                <w:noProof/>
                <w:webHidden/>
              </w:rPr>
              <w:fldChar w:fldCharType="separate"/>
            </w:r>
            <w:r>
              <w:rPr>
                <w:noProof/>
                <w:webHidden/>
              </w:rPr>
              <w:t>38</w:t>
            </w:r>
            <w:r>
              <w:rPr>
                <w:noProof/>
                <w:webHidden/>
              </w:rPr>
              <w:fldChar w:fldCharType="end"/>
            </w:r>
          </w:hyperlink>
        </w:p>
        <w:p w:rsidR="00184230" w:rsidRDefault="00184230">
          <w:pPr>
            <w:pStyle w:val="TOC2"/>
            <w:rPr>
              <w:rFonts w:eastAsiaTheme="minorEastAsia"/>
              <w:noProof/>
            </w:rPr>
          </w:pPr>
          <w:hyperlink w:anchor="_Toc477150553" w:history="1">
            <w:r w:rsidRPr="003B5A0F">
              <w:rPr>
                <w:rStyle w:val="Hyperlink"/>
                <w:noProof/>
              </w:rPr>
              <w:t>Variable Names</w:t>
            </w:r>
            <w:r>
              <w:rPr>
                <w:noProof/>
                <w:webHidden/>
              </w:rPr>
              <w:tab/>
            </w:r>
            <w:r>
              <w:rPr>
                <w:noProof/>
                <w:webHidden/>
              </w:rPr>
              <w:fldChar w:fldCharType="begin"/>
            </w:r>
            <w:r>
              <w:rPr>
                <w:noProof/>
                <w:webHidden/>
              </w:rPr>
              <w:instrText xml:space="preserve"> PAGEREF _Toc477150553 \h </w:instrText>
            </w:r>
            <w:r>
              <w:rPr>
                <w:noProof/>
                <w:webHidden/>
              </w:rPr>
            </w:r>
            <w:r>
              <w:rPr>
                <w:noProof/>
                <w:webHidden/>
              </w:rPr>
              <w:fldChar w:fldCharType="separate"/>
            </w:r>
            <w:r>
              <w:rPr>
                <w:noProof/>
                <w:webHidden/>
              </w:rPr>
              <w:t>38</w:t>
            </w:r>
            <w:r>
              <w:rPr>
                <w:noProof/>
                <w:webHidden/>
              </w:rPr>
              <w:fldChar w:fldCharType="end"/>
            </w:r>
          </w:hyperlink>
        </w:p>
        <w:p w:rsidR="00184230" w:rsidRDefault="00184230">
          <w:pPr>
            <w:pStyle w:val="TOC2"/>
            <w:rPr>
              <w:rFonts w:eastAsiaTheme="minorEastAsia"/>
              <w:noProof/>
            </w:rPr>
          </w:pPr>
          <w:hyperlink w:anchor="_Toc477150554" w:history="1">
            <w:r w:rsidRPr="003B5A0F">
              <w:rPr>
                <w:rStyle w:val="Hyperlink"/>
                <w:noProof/>
              </w:rPr>
              <w:t>Variable Types</w:t>
            </w:r>
            <w:r>
              <w:rPr>
                <w:noProof/>
                <w:webHidden/>
              </w:rPr>
              <w:tab/>
            </w:r>
            <w:r>
              <w:rPr>
                <w:noProof/>
                <w:webHidden/>
              </w:rPr>
              <w:fldChar w:fldCharType="begin"/>
            </w:r>
            <w:r>
              <w:rPr>
                <w:noProof/>
                <w:webHidden/>
              </w:rPr>
              <w:instrText xml:space="preserve"> PAGEREF _Toc477150554 \h </w:instrText>
            </w:r>
            <w:r>
              <w:rPr>
                <w:noProof/>
                <w:webHidden/>
              </w:rPr>
            </w:r>
            <w:r>
              <w:rPr>
                <w:noProof/>
                <w:webHidden/>
              </w:rPr>
              <w:fldChar w:fldCharType="separate"/>
            </w:r>
            <w:r>
              <w:rPr>
                <w:noProof/>
                <w:webHidden/>
              </w:rPr>
              <w:t>39</w:t>
            </w:r>
            <w:r>
              <w:rPr>
                <w:noProof/>
                <w:webHidden/>
              </w:rPr>
              <w:fldChar w:fldCharType="end"/>
            </w:r>
          </w:hyperlink>
        </w:p>
        <w:p w:rsidR="00184230" w:rsidRDefault="00184230">
          <w:pPr>
            <w:pStyle w:val="TOC2"/>
            <w:rPr>
              <w:rFonts w:eastAsiaTheme="minorEastAsia"/>
              <w:noProof/>
            </w:rPr>
          </w:pPr>
          <w:hyperlink w:anchor="_Toc477150555" w:history="1">
            <w:r w:rsidRPr="003B5A0F">
              <w:rPr>
                <w:rStyle w:val="Hyperlink"/>
                <w:noProof/>
              </w:rPr>
              <w:t>Scalar and Array Variables</w:t>
            </w:r>
            <w:r>
              <w:rPr>
                <w:noProof/>
                <w:webHidden/>
              </w:rPr>
              <w:tab/>
            </w:r>
            <w:r>
              <w:rPr>
                <w:noProof/>
                <w:webHidden/>
              </w:rPr>
              <w:fldChar w:fldCharType="begin"/>
            </w:r>
            <w:r>
              <w:rPr>
                <w:noProof/>
                <w:webHidden/>
              </w:rPr>
              <w:instrText xml:space="preserve"> PAGEREF _Toc477150555 \h </w:instrText>
            </w:r>
            <w:r>
              <w:rPr>
                <w:noProof/>
                <w:webHidden/>
              </w:rPr>
            </w:r>
            <w:r>
              <w:rPr>
                <w:noProof/>
                <w:webHidden/>
              </w:rPr>
              <w:fldChar w:fldCharType="separate"/>
            </w:r>
            <w:r>
              <w:rPr>
                <w:noProof/>
                <w:webHidden/>
              </w:rPr>
              <w:t>39</w:t>
            </w:r>
            <w:r>
              <w:rPr>
                <w:noProof/>
                <w:webHidden/>
              </w:rPr>
              <w:fldChar w:fldCharType="end"/>
            </w:r>
          </w:hyperlink>
        </w:p>
        <w:p w:rsidR="00184230" w:rsidRDefault="00184230">
          <w:pPr>
            <w:pStyle w:val="TOC2"/>
            <w:rPr>
              <w:rFonts w:eastAsiaTheme="minorEastAsia"/>
              <w:noProof/>
            </w:rPr>
          </w:pPr>
          <w:hyperlink w:anchor="_Toc477150556" w:history="1">
            <w:r w:rsidRPr="003B5A0F">
              <w:rPr>
                <w:rStyle w:val="Hyperlink"/>
                <w:noProof/>
              </w:rPr>
              <w:t>Scalars</w:t>
            </w:r>
            <w:r>
              <w:rPr>
                <w:noProof/>
                <w:webHidden/>
              </w:rPr>
              <w:tab/>
            </w:r>
            <w:r>
              <w:rPr>
                <w:noProof/>
                <w:webHidden/>
              </w:rPr>
              <w:fldChar w:fldCharType="begin"/>
            </w:r>
            <w:r>
              <w:rPr>
                <w:noProof/>
                <w:webHidden/>
              </w:rPr>
              <w:instrText xml:space="preserve"> PAGEREF _Toc477150556 \h </w:instrText>
            </w:r>
            <w:r>
              <w:rPr>
                <w:noProof/>
                <w:webHidden/>
              </w:rPr>
            </w:r>
            <w:r>
              <w:rPr>
                <w:noProof/>
                <w:webHidden/>
              </w:rPr>
              <w:fldChar w:fldCharType="separate"/>
            </w:r>
            <w:r>
              <w:rPr>
                <w:noProof/>
                <w:webHidden/>
              </w:rPr>
              <w:t>39</w:t>
            </w:r>
            <w:r>
              <w:rPr>
                <w:noProof/>
                <w:webHidden/>
              </w:rPr>
              <w:fldChar w:fldCharType="end"/>
            </w:r>
          </w:hyperlink>
        </w:p>
        <w:p w:rsidR="00184230" w:rsidRDefault="00184230">
          <w:pPr>
            <w:pStyle w:val="TOC2"/>
            <w:rPr>
              <w:rFonts w:eastAsiaTheme="minorEastAsia"/>
              <w:noProof/>
            </w:rPr>
          </w:pPr>
          <w:hyperlink w:anchor="_Toc477150557" w:history="1">
            <w:r w:rsidRPr="003B5A0F">
              <w:rPr>
                <w:rStyle w:val="Hyperlink"/>
                <w:noProof/>
              </w:rPr>
              <w:t>Arrays</w:t>
            </w:r>
            <w:r>
              <w:rPr>
                <w:noProof/>
                <w:webHidden/>
              </w:rPr>
              <w:tab/>
            </w:r>
            <w:r>
              <w:rPr>
                <w:noProof/>
                <w:webHidden/>
              </w:rPr>
              <w:fldChar w:fldCharType="begin"/>
            </w:r>
            <w:r>
              <w:rPr>
                <w:noProof/>
                <w:webHidden/>
              </w:rPr>
              <w:instrText xml:space="preserve"> PAGEREF _Toc477150557 \h </w:instrText>
            </w:r>
            <w:r>
              <w:rPr>
                <w:noProof/>
                <w:webHidden/>
              </w:rPr>
            </w:r>
            <w:r>
              <w:rPr>
                <w:noProof/>
                <w:webHidden/>
              </w:rPr>
              <w:fldChar w:fldCharType="separate"/>
            </w:r>
            <w:r>
              <w:rPr>
                <w:noProof/>
                <w:webHidden/>
              </w:rPr>
              <w:t>39</w:t>
            </w:r>
            <w:r>
              <w:rPr>
                <w:noProof/>
                <w:webHidden/>
              </w:rPr>
              <w:fldChar w:fldCharType="end"/>
            </w:r>
          </w:hyperlink>
        </w:p>
        <w:p w:rsidR="00184230" w:rsidRDefault="00184230">
          <w:pPr>
            <w:pStyle w:val="TOC3"/>
            <w:rPr>
              <w:rFonts w:eastAsiaTheme="minorEastAsia"/>
              <w:noProof/>
            </w:rPr>
          </w:pPr>
          <w:hyperlink w:anchor="_Toc477150558" w:history="1">
            <w:r w:rsidRPr="003B5A0F">
              <w:rPr>
                <w:rStyle w:val="Hyperlink"/>
                <w:noProof/>
              </w:rPr>
              <w:t>Array Segments</w:t>
            </w:r>
            <w:r>
              <w:rPr>
                <w:noProof/>
                <w:webHidden/>
              </w:rPr>
              <w:tab/>
            </w:r>
            <w:r>
              <w:rPr>
                <w:noProof/>
                <w:webHidden/>
              </w:rPr>
              <w:fldChar w:fldCharType="begin"/>
            </w:r>
            <w:r>
              <w:rPr>
                <w:noProof/>
                <w:webHidden/>
              </w:rPr>
              <w:instrText xml:space="preserve"> PAGEREF _Toc477150558 \h </w:instrText>
            </w:r>
            <w:r>
              <w:rPr>
                <w:noProof/>
                <w:webHidden/>
              </w:rPr>
            </w:r>
            <w:r>
              <w:rPr>
                <w:noProof/>
                <w:webHidden/>
              </w:rPr>
              <w:fldChar w:fldCharType="separate"/>
            </w:r>
            <w:r>
              <w:rPr>
                <w:noProof/>
                <w:webHidden/>
              </w:rPr>
              <w:t>40</w:t>
            </w:r>
            <w:r>
              <w:rPr>
                <w:noProof/>
                <w:webHidden/>
              </w:rPr>
              <w:fldChar w:fldCharType="end"/>
            </w:r>
          </w:hyperlink>
        </w:p>
        <w:p w:rsidR="00184230" w:rsidRDefault="00184230">
          <w:pPr>
            <w:pStyle w:val="TOC3"/>
            <w:rPr>
              <w:rFonts w:eastAsiaTheme="minorEastAsia"/>
              <w:noProof/>
            </w:rPr>
          </w:pPr>
          <w:hyperlink w:anchor="_Toc477150559" w:history="1">
            <w:r w:rsidRPr="003B5A0F">
              <w:rPr>
                <w:rStyle w:val="Hyperlink"/>
                <w:noProof/>
              </w:rPr>
              <w:t>Array Commands</w:t>
            </w:r>
            <w:r>
              <w:rPr>
                <w:noProof/>
                <w:webHidden/>
              </w:rPr>
              <w:tab/>
            </w:r>
            <w:r>
              <w:rPr>
                <w:noProof/>
                <w:webHidden/>
              </w:rPr>
              <w:fldChar w:fldCharType="begin"/>
            </w:r>
            <w:r>
              <w:rPr>
                <w:noProof/>
                <w:webHidden/>
              </w:rPr>
              <w:instrText xml:space="preserve"> PAGEREF _Toc477150559 \h </w:instrText>
            </w:r>
            <w:r>
              <w:rPr>
                <w:noProof/>
                <w:webHidden/>
              </w:rPr>
            </w:r>
            <w:r>
              <w:rPr>
                <w:noProof/>
                <w:webHidden/>
              </w:rPr>
              <w:fldChar w:fldCharType="separate"/>
            </w:r>
            <w:r>
              <w:rPr>
                <w:noProof/>
                <w:webHidden/>
              </w:rPr>
              <w:t>40</w:t>
            </w:r>
            <w:r>
              <w:rPr>
                <w:noProof/>
                <w:webHidden/>
              </w:rPr>
              <w:fldChar w:fldCharType="end"/>
            </w:r>
          </w:hyperlink>
        </w:p>
        <w:p w:rsidR="00184230" w:rsidRDefault="00184230">
          <w:pPr>
            <w:pStyle w:val="TOC1"/>
            <w:tabs>
              <w:tab w:val="right" w:leader="dot" w:pos="9350"/>
            </w:tabs>
            <w:rPr>
              <w:rFonts w:eastAsiaTheme="minorEastAsia"/>
              <w:noProof/>
            </w:rPr>
          </w:pPr>
          <w:hyperlink w:anchor="_Toc477150560" w:history="1">
            <w:r w:rsidRPr="003B5A0F">
              <w:rPr>
                <w:rStyle w:val="Hyperlink"/>
                <w:noProof/>
              </w:rPr>
              <w:t>Data Structures and Pointers in BASIC!</w:t>
            </w:r>
            <w:r>
              <w:rPr>
                <w:noProof/>
                <w:webHidden/>
              </w:rPr>
              <w:tab/>
            </w:r>
            <w:r>
              <w:rPr>
                <w:noProof/>
                <w:webHidden/>
              </w:rPr>
              <w:fldChar w:fldCharType="begin"/>
            </w:r>
            <w:r>
              <w:rPr>
                <w:noProof/>
                <w:webHidden/>
              </w:rPr>
              <w:instrText xml:space="preserve"> PAGEREF _Toc477150560 \h </w:instrText>
            </w:r>
            <w:r>
              <w:rPr>
                <w:noProof/>
                <w:webHidden/>
              </w:rPr>
            </w:r>
            <w:r>
              <w:rPr>
                <w:noProof/>
                <w:webHidden/>
              </w:rPr>
              <w:fldChar w:fldCharType="separate"/>
            </w:r>
            <w:r>
              <w:rPr>
                <w:noProof/>
                <w:webHidden/>
              </w:rPr>
              <w:t>43</w:t>
            </w:r>
            <w:r>
              <w:rPr>
                <w:noProof/>
                <w:webHidden/>
              </w:rPr>
              <w:fldChar w:fldCharType="end"/>
            </w:r>
          </w:hyperlink>
        </w:p>
        <w:p w:rsidR="00184230" w:rsidRDefault="00184230">
          <w:pPr>
            <w:pStyle w:val="TOC2"/>
            <w:rPr>
              <w:rFonts w:eastAsiaTheme="minorEastAsia"/>
              <w:noProof/>
            </w:rPr>
          </w:pPr>
          <w:hyperlink w:anchor="_Toc477150561" w:history="1">
            <w:r w:rsidRPr="003B5A0F">
              <w:rPr>
                <w:rStyle w:val="Hyperlink"/>
                <w:noProof/>
              </w:rPr>
              <w:t>What is a Pointer</w:t>
            </w:r>
            <w:r>
              <w:rPr>
                <w:noProof/>
                <w:webHidden/>
              </w:rPr>
              <w:tab/>
            </w:r>
            <w:r>
              <w:rPr>
                <w:noProof/>
                <w:webHidden/>
              </w:rPr>
              <w:fldChar w:fldCharType="begin"/>
            </w:r>
            <w:r>
              <w:rPr>
                <w:noProof/>
                <w:webHidden/>
              </w:rPr>
              <w:instrText xml:space="preserve"> PAGEREF _Toc477150561 \h </w:instrText>
            </w:r>
            <w:r>
              <w:rPr>
                <w:noProof/>
                <w:webHidden/>
              </w:rPr>
            </w:r>
            <w:r>
              <w:rPr>
                <w:noProof/>
                <w:webHidden/>
              </w:rPr>
              <w:fldChar w:fldCharType="separate"/>
            </w:r>
            <w:r>
              <w:rPr>
                <w:noProof/>
                <w:webHidden/>
              </w:rPr>
              <w:t>43</w:t>
            </w:r>
            <w:r>
              <w:rPr>
                <w:noProof/>
                <w:webHidden/>
              </w:rPr>
              <w:fldChar w:fldCharType="end"/>
            </w:r>
          </w:hyperlink>
        </w:p>
        <w:p w:rsidR="00184230" w:rsidRDefault="00184230">
          <w:pPr>
            <w:pStyle w:val="TOC2"/>
            <w:rPr>
              <w:rFonts w:eastAsiaTheme="minorEastAsia"/>
              <w:noProof/>
            </w:rPr>
          </w:pPr>
          <w:hyperlink w:anchor="_Toc477150562" w:history="1">
            <w:r w:rsidRPr="003B5A0F">
              <w:rPr>
                <w:rStyle w:val="Hyperlink"/>
                <w:noProof/>
              </w:rPr>
              <w:t>Lists</w:t>
            </w:r>
            <w:r>
              <w:rPr>
                <w:noProof/>
                <w:webHidden/>
              </w:rPr>
              <w:tab/>
            </w:r>
            <w:r>
              <w:rPr>
                <w:noProof/>
                <w:webHidden/>
              </w:rPr>
              <w:fldChar w:fldCharType="begin"/>
            </w:r>
            <w:r>
              <w:rPr>
                <w:noProof/>
                <w:webHidden/>
              </w:rPr>
              <w:instrText xml:space="preserve"> PAGEREF _Toc477150562 \h </w:instrText>
            </w:r>
            <w:r>
              <w:rPr>
                <w:noProof/>
                <w:webHidden/>
              </w:rPr>
            </w:r>
            <w:r>
              <w:rPr>
                <w:noProof/>
                <w:webHidden/>
              </w:rPr>
              <w:fldChar w:fldCharType="separate"/>
            </w:r>
            <w:r>
              <w:rPr>
                <w:noProof/>
                <w:webHidden/>
              </w:rPr>
              <w:t>45</w:t>
            </w:r>
            <w:r>
              <w:rPr>
                <w:noProof/>
                <w:webHidden/>
              </w:rPr>
              <w:fldChar w:fldCharType="end"/>
            </w:r>
          </w:hyperlink>
        </w:p>
        <w:p w:rsidR="00184230" w:rsidRDefault="00184230">
          <w:pPr>
            <w:pStyle w:val="TOC3"/>
            <w:rPr>
              <w:rFonts w:eastAsiaTheme="minorEastAsia"/>
              <w:noProof/>
            </w:rPr>
          </w:pPr>
          <w:hyperlink w:anchor="_Toc477150563" w:history="1">
            <w:r w:rsidRPr="003B5A0F">
              <w:rPr>
                <w:rStyle w:val="Hyperlink"/>
                <w:noProof/>
              </w:rPr>
              <w:t>List Commands</w:t>
            </w:r>
            <w:r>
              <w:rPr>
                <w:noProof/>
                <w:webHidden/>
              </w:rPr>
              <w:tab/>
            </w:r>
            <w:r>
              <w:rPr>
                <w:noProof/>
                <w:webHidden/>
              </w:rPr>
              <w:fldChar w:fldCharType="begin"/>
            </w:r>
            <w:r>
              <w:rPr>
                <w:noProof/>
                <w:webHidden/>
              </w:rPr>
              <w:instrText xml:space="preserve"> PAGEREF _Toc477150563 \h </w:instrText>
            </w:r>
            <w:r>
              <w:rPr>
                <w:noProof/>
                <w:webHidden/>
              </w:rPr>
            </w:r>
            <w:r>
              <w:rPr>
                <w:noProof/>
                <w:webHidden/>
              </w:rPr>
              <w:fldChar w:fldCharType="separate"/>
            </w:r>
            <w:r>
              <w:rPr>
                <w:noProof/>
                <w:webHidden/>
              </w:rPr>
              <w:t>45</w:t>
            </w:r>
            <w:r>
              <w:rPr>
                <w:noProof/>
                <w:webHidden/>
              </w:rPr>
              <w:fldChar w:fldCharType="end"/>
            </w:r>
          </w:hyperlink>
        </w:p>
        <w:p w:rsidR="00184230" w:rsidRDefault="00184230">
          <w:pPr>
            <w:pStyle w:val="TOC2"/>
            <w:rPr>
              <w:rFonts w:eastAsiaTheme="minorEastAsia"/>
              <w:noProof/>
            </w:rPr>
          </w:pPr>
          <w:hyperlink w:anchor="_Toc477150564" w:history="1">
            <w:r w:rsidRPr="003B5A0F">
              <w:rPr>
                <w:rStyle w:val="Hyperlink"/>
                <w:noProof/>
              </w:rPr>
              <w:t>Bundles</w:t>
            </w:r>
            <w:r>
              <w:rPr>
                <w:noProof/>
                <w:webHidden/>
              </w:rPr>
              <w:tab/>
            </w:r>
            <w:r>
              <w:rPr>
                <w:noProof/>
                <w:webHidden/>
              </w:rPr>
              <w:fldChar w:fldCharType="begin"/>
            </w:r>
            <w:r>
              <w:rPr>
                <w:noProof/>
                <w:webHidden/>
              </w:rPr>
              <w:instrText xml:space="preserve"> PAGEREF _Toc477150564 \h </w:instrText>
            </w:r>
            <w:r>
              <w:rPr>
                <w:noProof/>
                <w:webHidden/>
              </w:rPr>
            </w:r>
            <w:r>
              <w:rPr>
                <w:noProof/>
                <w:webHidden/>
              </w:rPr>
              <w:fldChar w:fldCharType="separate"/>
            </w:r>
            <w:r>
              <w:rPr>
                <w:noProof/>
                <w:webHidden/>
              </w:rPr>
              <w:t>47</w:t>
            </w:r>
            <w:r>
              <w:rPr>
                <w:noProof/>
                <w:webHidden/>
              </w:rPr>
              <w:fldChar w:fldCharType="end"/>
            </w:r>
          </w:hyperlink>
        </w:p>
        <w:p w:rsidR="00184230" w:rsidRDefault="00184230">
          <w:pPr>
            <w:pStyle w:val="TOC3"/>
            <w:rPr>
              <w:rFonts w:eastAsiaTheme="minorEastAsia"/>
              <w:noProof/>
            </w:rPr>
          </w:pPr>
          <w:hyperlink w:anchor="_Toc477150565" w:history="1">
            <w:r w:rsidRPr="003B5A0F">
              <w:rPr>
                <w:rStyle w:val="Hyperlink"/>
                <w:noProof/>
              </w:rPr>
              <w:t>Bundle Auto-Create</w:t>
            </w:r>
            <w:r>
              <w:rPr>
                <w:noProof/>
                <w:webHidden/>
              </w:rPr>
              <w:tab/>
            </w:r>
            <w:r>
              <w:rPr>
                <w:noProof/>
                <w:webHidden/>
              </w:rPr>
              <w:fldChar w:fldCharType="begin"/>
            </w:r>
            <w:r>
              <w:rPr>
                <w:noProof/>
                <w:webHidden/>
              </w:rPr>
              <w:instrText xml:space="preserve"> PAGEREF _Toc477150565 \h </w:instrText>
            </w:r>
            <w:r>
              <w:rPr>
                <w:noProof/>
                <w:webHidden/>
              </w:rPr>
            </w:r>
            <w:r>
              <w:rPr>
                <w:noProof/>
                <w:webHidden/>
              </w:rPr>
              <w:fldChar w:fldCharType="separate"/>
            </w:r>
            <w:r>
              <w:rPr>
                <w:noProof/>
                <w:webHidden/>
              </w:rPr>
              <w:t>48</w:t>
            </w:r>
            <w:r>
              <w:rPr>
                <w:noProof/>
                <w:webHidden/>
              </w:rPr>
              <w:fldChar w:fldCharType="end"/>
            </w:r>
          </w:hyperlink>
        </w:p>
        <w:p w:rsidR="00184230" w:rsidRDefault="00184230">
          <w:pPr>
            <w:pStyle w:val="TOC3"/>
            <w:rPr>
              <w:rFonts w:eastAsiaTheme="minorEastAsia"/>
              <w:noProof/>
            </w:rPr>
          </w:pPr>
          <w:hyperlink w:anchor="_Toc477150566" w:history="1">
            <w:r w:rsidRPr="003B5A0F">
              <w:rPr>
                <w:rStyle w:val="Hyperlink"/>
                <w:noProof/>
              </w:rPr>
              <w:t>Bundle Commands</w:t>
            </w:r>
            <w:r>
              <w:rPr>
                <w:noProof/>
                <w:webHidden/>
              </w:rPr>
              <w:tab/>
            </w:r>
            <w:r>
              <w:rPr>
                <w:noProof/>
                <w:webHidden/>
              </w:rPr>
              <w:fldChar w:fldCharType="begin"/>
            </w:r>
            <w:r>
              <w:rPr>
                <w:noProof/>
                <w:webHidden/>
              </w:rPr>
              <w:instrText xml:space="preserve"> PAGEREF _Toc477150566 \h </w:instrText>
            </w:r>
            <w:r>
              <w:rPr>
                <w:noProof/>
                <w:webHidden/>
              </w:rPr>
            </w:r>
            <w:r>
              <w:rPr>
                <w:noProof/>
                <w:webHidden/>
              </w:rPr>
              <w:fldChar w:fldCharType="separate"/>
            </w:r>
            <w:r>
              <w:rPr>
                <w:noProof/>
                <w:webHidden/>
              </w:rPr>
              <w:t>48</w:t>
            </w:r>
            <w:r>
              <w:rPr>
                <w:noProof/>
                <w:webHidden/>
              </w:rPr>
              <w:fldChar w:fldCharType="end"/>
            </w:r>
          </w:hyperlink>
        </w:p>
        <w:p w:rsidR="00184230" w:rsidRDefault="00184230">
          <w:pPr>
            <w:pStyle w:val="TOC2"/>
            <w:rPr>
              <w:rFonts w:eastAsiaTheme="minorEastAsia"/>
              <w:noProof/>
            </w:rPr>
          </w:pPr>
          <w:hyperlink w:anchor="_Toc477150567" w:history="1">
            <w:r w:rsidRPr="003B5A0F">
              <w:rPr>
                <w:rStyle w:val="Hyperlink"/>
                <w:noProof/>
              </w:rPr>
              <w:t>Stacks</w:t>
            </w:r>
            <w:r>
              <w:rPr>
                <w:noProof/>
                <w:webHidden/>
              </w:rPr>
              <w:tab/>
            </w:r>
            <w:r>
              <w:rPr>
                <w:noProof/>
                <w:webHidden/>
              </w:rPr>
              <w:fldChar w:fldCharType="begin"/>
            </w:r>
            <w:r>
              <w:rPr>
                <w:noProof/>
                <w:webHidden/>
              </w:rPr>
              <w:instrText xml:space="preserve"> PAGEREF _Toc477150567 \h </w:instrText>
            </w:r>
            <w:r>
              <w:rPr>
                <w:noProof/>
                <w:webHidden/>
              </w:rPr>
            </w:r>
            <w:r>
              <w:rPr>
                <w:noProof/>
                <w:webHidden/>
              </w:rPr>
              <w:fldChar w:fldCharType="separate"/>
            </w:r>
            <w:r>
              <w:rPr>
                <w:noProof/>
                <w:webHidden/>
              </w:rPr>
              <w:t>50</w:t>
            </w:r>
            <w:r>
              <w:rPr>
                <w:noProof/>
                <w:webHidden/>
              </w:rPr>
              <w:fldChar w:fldCharType="end"/>
            </w:r>
          </w:hyperlink>
        </w:p>
        <w:p w:rsidR="00184230" w:rsidRDefault="00184230">
          <w:pPr>
            <w:pStyle w:val="TOC3"/>
            <w:rPr>
              <w:rFonts w:eastAsiaTheme="minorEastAsia"/>
              <w:noProof/>
            </w:rPr>
          </w:pPr>
          <w:hyperlink w:anchor="_Toc477150568" w:history="1">
            <w:r w:rsidRPr="003B5A0F">
              <w:rPr>
                <w:rStyle w:val="Hyperlink"/>
                <w:noProof/>
              </w:rPr>
              <w:t>Stack Commands</w:t>
            </w:r>
            <w:r>
              <w:rPr>
                <w:noProof/>
                <w:webHidden/>
              </w:rPr>
              <w:tab/>
            </w:r>
            <w:r>
              <w:rPr>
                <w:noProof/>
                <w:webHidden/>
              </w:rPr>
              <w:fldChar w:fldCharType="begin"/>
            </w:r>
            <w:r>
              <w:rPr>
                <w:noProof/>
                <w:webHidden/>
              </w:rPr>
              <w:instrText xml:space="preserve"> PAGEREF _Toc477150568 \h </w:instrText>
            </w:r>
            <w:r>
              <w:rPr>
                <w:noProof/>
                <w:webHidden/>
              </w:rPr>
            </w:r>
            <w:r>
              <w:rPr>
                <w:noProof/>
                <w:webHidden/>
              </w:rPr>
              <w:fldChar w:fldCharType="separate"/>
            </w:r>
            <w:r>
              <w:rPr>
                <w:noProof/>
                <w:webHidden/>
              </w:rPr>
              <w:t>51</w:t>
            </w:r>
            <w:r>
              <w:rPr>
                <w:noProof/>
                <w:webHidden/>
              </w:rPr>
              <w:fldChar w:fldCharType="end"/>
            </w:r>
          </w:hyperlink>
        </w:p>
        <w:p w:rsidR="00184230" w:rsidRDefault="00184230">
          <w:pPr>
            <w:pStyle w:val="TOC2"/>
            <w:rPr>
              <w:rFonts w:eastAsiaTheme="minorEastAsia"/>
              <w:noProof/>
            </w:rPr>
          </w:pPr>
          <w:hyperlink w:anchor="_Toc477150569" w:history="1">
            <w:r w:rsidRPr="003B5A0F">
              <w:rPr>
                <w:rStyle w:val="Hyperlink"/>
                <w:noProof/>
              </w:rPr>
              <w:t>Queues</w:t>
            </w:r>
            <w:r>
              <w:rPr>
                <w:noProof/>
                <w:webHidden/>
              </w:rPr>
              <w:tab/>
            </w:r>
            <w:r>
              <w:rPr>
                <w:noProof/>
                <w:webHidden/>
              </w:rPr>
              <w:fldChar w:fldCharType="begin"/>
            </w:r>
            <w:r>
              <w:rPr>
                <w:noProof/>
                <w:webHidden/>
              </w:rPr>
              <w:instrText xml:space="preserve"> PAGEREF _Toc477150569 \h </w:instrText>
            </w:r>
            <w:r>
              <w:rPr>
                <w:noProof/>
                <w:webHidden/>
              </w:rPr>
            </w:r>
            <w:r>
              <w:rPr>
                <w:noProof/>
                <w:webHidden/>
              </w:rPr>
              <w:fldChar w:fldCharType="separate"/>
            </w:r>
            <w:r>
              <w:rPr>
                <w:noProof/>
                <w:webHidden/>
              </w:rPr>
              <w:t>51</w:t>
            </w:r>
            <w:r>
              <w:rPr>
                <w:noProof/>
                <w:webHidden/>
              </w:rPr>
              <w:fldChar w:fldCharType="end"/>
            </w:r>
          </w:hyperlink>
        </w:p>
        <w:p w:rsidR="00184230" w:rsidRDefault="00184230">
          <w:pPr>
            <w:pStyle w:val="TOC1"/>
            <w:tabs>
              <w:tab w:val="right" w:leader="dot" w:pos="9350"/>
            </w:tabs>
            <w:rPr>
              <w:rFonts w:eastAsiaTheme="minorEastAsia"/>
              <w:noProof/>
            </w:rPr>
          </w:pPr>
          <w:hyperlink w:anchor="_Toc477150570" w:history="1">
            <w:r w:rsidRPr="003B5A0F">
              <w:rPr>
                <w:rStyle w:val="Hyperlink"/>
                <w:noProof/>
              </w:rPr>
              <w:t>Comments</w:t>
            </w:r>
            <w:r>
              <w:rPr>
                <w:noProof/>
                <w:webHidden/>
              </w:rPr>
              <w:tab/>
            </w:r>
            <w:r>
              <w:rPr>
                <w:noProof/>
                <w:webHidden/>
              </w:rPr>
              <w:fldChar w:fldCharType="begin"/>
            </w:r>
            <w:r>
              <w:rPr>
                <w:noProof/>
                <w:webHidden/>
              </w:rPr>
              <w:instrText xml:space="preserve"> PAGEREF _Toc477150570 \h </w:instrText>
            </w:r>
            <w:r>
              <w:rPr>
                <w:noProof/>
                <w:webHidden/>
              </w:rPr>
            </w:r>
            <w:r>
              <w:rPr>
                <w:noProof/>
                <w:webHidden/>
              </w:rPr>
              <w:fldChar w:fldCharType="separate"/>
            </w:r>
            <w:r>
              <w:rPr>
                <w:noProof/>
                <w:webHidden/>
              </w:rPr>
              <w:t>52</w:t>
            </w:r>
            <w:r>
              <w:rPr>
                <w:noProof/>
                <w:webHidden/>
              </w:rPr>
              <w:fldChar w:fldCharType="end"/>
            </w:r>
          </w:hyperlink>
        </w:p>
        <w:p w:rsidR="00184230" w:rsidRDefault="00184230">
          <w:pPr>
            <w:pStyle w:val="TOC2"/>
            <w:rPr>
              <w:rFonts w:eastAsiaTheme="minorEastAsia"/>
              <w:noProof/>
            </w:rPr>
          </w:pPr>
          <w:hyperlink w:anchor="_Toc477150571" w:history="1">
            <w:r w:rsidRPr="003B5A0F">
              <w:rPr>
                <w:rStyle w:val="Hyperlink"/>
                <w:noProof/>
              </w:rPr>
              <w:t>! - Single Line Comment</w:t>
            </w:r>
            <w:r>
              <w:rPr>
                <w:noProof/>
                <w:webHidden/>
              </w:rPr>
              <w:tab/>
            </w:r>
            <w:r>
              <w:rPr>
                <w:noProof/>
                <w:webHidden/>
              </w:rPr>
              <w:fldChar w:fldCharType="begin"/>
            </w:r>
            <w:r>
              <w:rPr>
                <w:noProof/>
                <w:webHidden/>
              </w:rPr>
              <w:instrText xml:space="preserve"> PAGEREF _Toc477150571 \h </w:instrText>
            </w:r>
            <w:r>
              <w:rPr>
                <w:noProof/>
                <w:webHidden/>
              </w:rPr>
            </w:r>
            <w:r>
              <w:rPr>
                <w:noProof/>
                <w:webHidden/>
              </w:rPr>
              <w:fldChar w:fldCharType="separate"/>
            </w:r>
            <w:r>
              <w:rPr>
                <w:noProof/>
                <w:webHidden/>
              </w:rPr>
              <w:t>52</w:t>
            </w:r>
            <w:r>
              <w:rPr>
                <w:noProof/>
                <w:webHidden/>
              </w:rPr>
              <w:fldChar w:fldCharType="end"/>
            </w:r>
          </w:hyperlink>
        </w:p>
        <w:p w:rsidR="00184230" w:rsidRDefault="00184230">
          <w:pPr>
            <w:pStyle w:val="TOC2"/>
            <w:rPr>
              <w:rFonts w:eastAsiaTheme="minorEastAsia"/>
              <w:noProof/>
            </w:rPr>
          </w:pPr>
          <w:hyperlink w:anchor="_Toc477150572" w:history="1">
            <w:r w:rsidRPr="003B5A0F">
              <w:rPr>
                <w:rStyle w:val="Hyperlink"/>
                <w:noProof/>
              </w:rPr>
              <w:t>Rem - Single Line Comment (legacy)</w:t>
            </w:r>
            <w:r>
              <w:rPr>
                <w:noProof/>
                <w:webHidden/>
              </w:rPr>
              <w:tab/>
            </w:r>
            <w:r>
              <w:rPr>
                <w:noProof/>
                <w:webHidden/>
              </w:rPr>
              <w:fldChar w:fldCharType="begin"/>
            </w:r>
            <w:r>
              <w:rPr>
                <w:noProof/>
                <w:webHidden/>
              </w:rPr>
              <w:instrText xml:space="preserve"> PAGEREF _Toc477150572 \h </w:instrText>
            </w:r>
            <w:r>
              <w:rPr>
                <w:noProof/>
                <w:webHidden/>
              </w:rPr>
            </w:r>
            <w:r>
              <w:rPr>
                <w:noProof/>
                <w:webHidden/>
              </w:rPr>
              <w:fldChar w:fldCharType="separate"/>
            </w:r>
            <w:r>
              <w:rPr>
                <w:noProof/>
                <w:webHidden/>
              </w:rPr>
              <w:t>52</w:t>
            </w:r>
            <w:r>
              <w:rPr>
                <w:noProof/>
                <w:webHidden/>
              </w:rPr>
              <w:fldChar w:fldCharType="end"/>
            </w:r>
          </w:hyperlink>
        </w:p>
        <w:p w:rsidR="00184230" w:rsidRDefault="00184230">
          <w:pPr>
            <w:pStyle w:val="TOC2"/>
            <w:rPr>
              <w:rFonts w:eastAsiaTheme="minorEastAsia"/>
              <w:noProof/>
            </w:rPr>
          </w:pPr>
          <w:hyperlink w:anchor="_Toc477150573" w:history="1">
            <w:r w:rsidRPr="003B5A0F">
              <w:rPr>
                <w:rStyle w:val="Hyperlink"/>
                <w:noProof/>
              </w:rPr>
              <w:t>!! - Block Comment</w:t>
            </w:r>
            <w:r>
              <w:rPr>
                <w:noProof/>
                <w:webHidden/>
              </w:rPr>
              <w:tab/>
            </w:r>
            <w:r>
              <w:rPr>
                <w:noProof/>
                <w:webHidden/>
              </w:rPr>
              <w:fldChar w:fldCharType="begin"/>
            </w:r>
            <w:r>
              <w:rPr>
                <w:noProof/>
                <w:webHidden/>
              </w:rPr>
              <w:instrText xml:space="preserve"> PAGEREF _Toc477150573 \h </w:instrText>
            </w:r>
            <w:r>
              <w:rPr>
                <w:noProof/>
                <w:webHidden/>
              </w:rPr>
            </w:r>
            <w:r>
              <w:rPr>
                <w:noProof/>
                <w:webHidden/>
              </w:rPr>
              <w:fldChar w:fldCharType="separate"/>
            </w:r>
            <w:r>
              <w:rPr>
                <w:noProof/>
                <w:webHidden/>
              </w:rPr>
              <w:t>52</w:t>
            </w:r>
            <w:r>
              <w:rPr>
                <w:noProof/>
                <w:webHidden/>
              </w:rPr>
              <w:fldChar w:fldCharType="end"/>
            </w:r>
          </w:hyperlink>
        </w:p>
        <w:p w:rsidR="00184230" w:rsidRDefault="00184230">
          <w:pPr>
            <w:pStyle w:val="TOC2"/>
            <w:rPr>
              <w:rFonts w:eastAsiaTheme="minorEastAsia"/>
              <w:noProof/>
            </w:rPr>
          </w:pPr>
          <w:hyperlink w:anchor="_Toc477150574" w:history="1">
            <w:r w:rsidRPr="003B5A0F">
              <w:rPr>
                <w:rStyle w:val="Hyperlink"/>
                <w:noProof/>
              </w:rPr>
              <w:t>% - Middle of Line Comment</w:t>
            </w:r>
            <w:r>
              <w:rPr>
                <w:noProof/>
                <w:webHidden/>
              </w:rPr>
              <w:tab/>
            </w:r>
            <w:r>
              <w:rPr>
                <w:noProof/>
                <w:webHidden/>
              </w:rPr>
              <w:fldChar w:fldCharType="begin"/>
            </w:r>
            <w:r>
              <w:rPr>
                <w:noProof/>
                <w:webHidden/>
              </w:rPr>
              <w:instrText xml:space="preserve"> PAGEREF _Toc477150574 \h </w:instrText>
            </w:r>
            <w:r>
              <w:rPr>
                <w:noProof/>
                <w:webHidden/>
              </w:rPr>
            </w:r>
            <w:r>
              <w:rPr>
                <w:noProof/>
                <w:webHidden/>
              </w:rPr>
              <w:fldChar w:fldCharType="separate"/>
            </w:r>
            <w:r>
              <w:rPr>
                <w:noProof/>
                <w:webHidden/>
              </w:rPr>
              <w:t>52</w:t>
            </w:r>
            <w:r>
              <w:rPr>
                <w:noProof/>
                <w:webHidden/>
              </w:rPr>
              <w:fldChar w:fldCharType="end"/>
            </w:r>
          </w:hyperlink>
        </w:p>
        <w:p w:rsidR="00184230" w:rsidRDefault="00184230">
          <w:pPr>
            <w:pStyle w:val="TOC1"/>
            <w:tabs>
              <w:tab w:val="right" w:leader="dot" w:pos="9350"/>
            </w:tabs>
            <w:rPr>
              <w:rFonts w:eastAsiaTheme="minorEastAsia"/>
              <w:noProof/>
            </w:rPr>
          </w:pPr>
          <w:hyperlink w:anchor="_Toc477150575" w:history="1">
            <w:r w:rsidRPr="003B5A0F">
              <w:rPr>
                <w:rStyle w:val="Hyperlink"/>
                <w:noProof/>
              </w:rPr>
              <w:t>Expressions</w:t>
            </w:r>
            <w:r>
              <w:rPr>
                <w:noProof/>
                <w:webHidden/>
              </w:rPr>
              <w:tab/>
            </w:r>
            <w:r>
              <w:rPr>
                <w:noProof/>
                <w:webHidden/>
              </w:rPr>
              <w:fldChar w:fldCharType="begin"/>
            </w:r>
            <w:r>
              <w:rPr>
                <w:noProof/>
                <w:webHidden/>
              </w:rPr>
              <w:instrText xml:space="preserve"> PAGEREF _Toc477150575 \h </w:instrText>
            </w:r>
            <w:r>
              <w:rPr>
                <w:noProof/>
                <w:webHidden/>
              </w:rPr>
            </w:r>
            <w:r>
              <w:rPr>
                <w:noProof/>
                <w:webHidden/>
              </w:rPr>
              <w:fldChar w:fldCharType="separate"/>
            </w:r>
            <w:r>
              <w:rPr>
                <w:noProof/>
                <w:webHidden/>
              </w:rPr>
              <w:t>52</w:t>
            </w:r>
            <w:r>
              <w:rPr>
                <w:noProof/>
                <w:webHidden/>
              </w:rPr>
              <w:fldChar w:fldCharType="end"/>
            </w:r>
          </w:hyperlink>
        </w:p>
        <w:p w:rsidR="00184230" w:rsidRDefault="00184230">
          <w:pPr>
            <w:pStyle w:val="TOC2"/>
            <w:rPr>
              <w:rFonts w:eastAsiaTheme="minorEastAsia"/>
              <w:noProof/>
            </w:rPr>
          </w:pPr>
          <w:hyperlink w:anchor="_Toc477150576" w:history="1">
            <w:r w:rsidRPr="003B5A0F">
              <w:rPr>
                <w:rStyle w:val="Hyperlink"/>
                <w:noProof/>
              </w:rPr>
              <w:t>Numeric Expression &lt;nexp&gt;</w:t>
            </w:r>
            <w:r>
              <w:rPr>
                <w:noProof/>
                <w:webHidden/>
              </w:rPr>
              <w:tab/>
            </w:r>
            <w:r>
              <w:rPr>
                <w:noProof/>
                <w:webHidden/>
              </w:rPr>
              <w:fldChar w:fldCharType="begin"/>
            </w:r>
            <w:r>
              <w:rPr>
                <w:noProof/>
                <w:webHidden/>
              </w:rPr>
              <w:instrText xml:space="preserve"> PAGEREF _Toc477150576 \h </w:instrText>
            </w:r>
            <w:r>
              <w:rPr>
                <w:noProof/>
                <w:webHidden/>
              </w:rPr>
            </w:r>
            <w:r>
              <w:rPr>
                <w:noProof/>
                <w:webHidden/>
              </w:rPr>
              <w:fldChar w:fldCharType="separate"/>
            </w:r>
            <w:r>
              <w:rPr>
                <w:noProof/>
                <w:webHidden/>
              </w:rPr>
              <w:t>52</w:t>
            </w:r>
            <w:r>
              <w:rPr>
                <w:noProof/>
                <w:webHidden/>
              </w:rPr>
              <w:fldChar w:fldCharType="end"/>
            </w:r>
          </w:hyperlink>
        </w:p>
        <w:p w:rsidR="00184230" w:rsidRDefault="00184230">
          <w:pPr>
            <w:pStyle w:val="TOC3"/>
            <w:rPr>
              <w:rFonts w:eastAsiaTheme="minorEastAsia"/>
              <w:noProof/>
            </w:rPr>
          </w:pPr>
          <w:hyperlink w:anchor="_Toc477150577" w:history="1">
            <w:r w:rsidRPr="003B5A0F">
              <w:rPr>
                <w:rStyle w:val="Hyperlink"/>
                <w:noProof/>
              </w:rPr>
              <w:t>Numeric Operators &lt;noperator&gt;</w:t>
            </w:r>
            <w:r>
              <w:rPr>
                <w:noProof/>
                <w:webHidden/>
              </w:rPr>
              <w:tab/>
            </w:r>
            <w:r>
              <w:rPr>
                <w:noProof/>
                <w:webHidden/>
              </w:rPr>
              <w:fldChar w:fldCharType="begin"/>
            </w:r>
            <w:r>
              <w:rPr>
                <w:noProof/>
                <w:webHidden/>
              </w:rPr>
              <w:instrText xml:space="preserve"> PAGEREF _Toc477150577 \h </w:instrText>
            </w:r>
            <w:r>
              <w:rPr>
                <w:noProof/>
                <w:webHidden/>
              </w:rPr>
            </w:r>
            <w:r>
              <w:rPr>
                <w:noProof/>
                <w:webHidden/>
              </w:rPr>
              <w:fldChar w:fldCharType="separate"/>
            </w:r>
            <w:r>
              <w:rPr>
                <w:noProof/>
                <w:webHidden/>
              </w:rPr>
              <w:t>53</w:t>
            </w:r>
            <w:r>
              <w:rPr>
                <w:noProof/>
                <w:webHidden/>
              </w:rPr>
              <w:fldChar w:fldCharType="end"/>
            </w:r>
          </w:hyperlink>
        </w:p>
        <w:p w:rsidR="00184230" w:rsidRDefault="00184230">
          <w:pPr>
            <w:pStyle w:val="TOC3"/>
            <w:rPr>
              <w:rFonts w:eastAsiaTheme="minorEastAsia"/>
              <w:noProof/>
            </w:rPr>
          </w:pPr>
          <w:hyperlink w:anchor="_Toc477150578" w:history="1">
            <w:r w:rsidRPr="003B5A0F">
              <w:rPr>
                <w:rStyle w:val="Hyperlink"/>
                <w:noProof/>
              </w:rPr>
              <w:t>Numeric Expression Examples</w:t>
            </w:r>
            <w:r>
              <w:rPr>
                <w:noProof/>
                <w:webHidden/>
              </w:rPr>
              <w:tab/>
            </w:r>
            <w:r>
              <w:rPr>
                <w:noProof/>
                <w:webHidden/>
              </w:rPr>
              <w:fldChar w:fldCharType="begin"/>
            </w:r>
            <w:r>
              <w:rPr>
                <w:noProof/>
                <w:webHidden/>
              </w:rPr>
              <w:instrText xml:space="preserve"> PAGEREF _Toc477150578 \h </w:instrText>
            </w:r>
            <w:r>
              <w:rPr>
                <w:noProof/>
                <w:webHidden/>
              </w:rPr>
            </w:r>
            <w:r>
              <w:rPr>
                <w:noProof/>
                <w:webHidden/>
              </w:rPr>
              <w:fldChar w:fldCharType="separate"/>
            </w:r>
            <w:r>
              <w:rPr>
                <w:noProof/>
                <w:webHidden/>
              </w:rPr>
              <w:t>53</w:t>
            </w:r>
            <w:r>
              <w:rPr>
                <w:noProof/>
                <w:webHidden/>
              </w:rPr>
              <w:fldChar w:fldCharType="end"/>
            </w:r>
          </w:hyperlink>
        </w:p>
        <w:p w:rsidR="00184230" w:rsidRDefault="00184230">
          <w:pPr>
            <w:pStyle w:val="TOC3"/>
            <w:rPr>
              <w:rFonts w:eastAsiaTheme="minorEastAsia"/>
              <w:noProof/>
            </w:rPr>
          </w:pPr>
          <w:hyperlink w:anchor="_Toc477150579" w:history="1">
            <w:r w:rsidRPr="003B5A0F">
              <w:rPr>
                <w:rStyle w:val="Hyperlink"/>
                <w:noProof/>
              </w:rPr>
              <w:t>Pre- and Post-Increment Operators</w:t>
            </w:r>
            <w:r>
              <w:rPr>
                <w:noProof/>
                <w:webHidden/>
              </w:rPr>
              <w:tab/>
            </w:r>
            <w:r>
              <w:rPr>
                <w:noProof/>
                <w:webHidden/>
              </w:rPr>
              <w:fldChar w:fldCharType="begin"/>
            </w:r>
            <w:r>
              <w:rPr>
                <w:noProof/>
                <w:webHidden/>
              </w:rPr>
              <w:instrText xml:space="preserve"> PAGEREF _Toc477150579 \h </w:instrText>
            </w:r>
            <w:r>
              <w:rPr>
                <w:noProof/>
                <w:webHidden/>
              </w:rPr>
            </w:r>
            <w:r>
              <w:rPr>
                <w:noProof/>
                <w:webHidden/>
              </w:rPr>
              <w:fldChar w:fldCharType="separate"/>
            </w:r>
            <w:r>
              <w:rPr>
                <w:noProof/>
                <w:webHidden/>
              </w:rPr>
              <w:t>53</w:t>
            </w:r>
            <w:r>
              <w:rPr>
                <w:noProof/>
                <w:webHidden/>
              </w:rPr>
              <w:fldChar w:fldCharType="end"/>
            </w:r>
          </w:hyperlink>
        </w:p>
        <w:p w:rsidR="00184230" w:rsidRDefault="00184230">
          <w:pPr>
            <w:pStyle w:val="TOC2"/>
            <w:rPr>
              <w:rFonts w:eastAsiaTheme="minorEastAsia"/>
              <w:noProof/>
            </w:rPr>
          </w:pPr>
          <w:hyperlink w:anchor="_Toc477150580" w:history="1">
            <w:r w:rsidRPr="003B5A0F">
              <w:rPr>
                <w:rStyle w:val="Hyperlink"/>
                <w:noProof/>
              </w:rPr>
              <w:t>String Expression &lt;sexp&gt;</w:t>
            </w:r>
            <w:r>
              <w:rPr>
                <w:noProof/>
                <w:webHidden/>
              </w:rPr>
              <w:tab/>
            </w:r>
            <w:r>
              <w:rPr>
                <w:noProof/>
                <w:webHidden/>
              </w:rPr>
              <w:fldChar w:fldCharType="begin"/>
            </w:r>
            <w:r>
              <w:rPr>
                <w:noProof/>
                <w:webHidden/>
              </w:rPr>
              <w:instrText xml:space="preserve"> PAGEREF _Toc477150580 \h </w:instrText>
            </w:r>
            <w:r>
              <w:rPr>
                <w:noProof/>
                <w:webHidden/>
              </w:rPr>
            </w:r>
            <w:r>
              <w:rPr>
                <w:noProof/>
                <w:webHidden/>
              </w:rPr>
              <w:fldChar w:fldCharType="separate"/>
            </w:r>
            <w:r>
              <w:rPr>
                <w:noProof/>
                <w:webHidden/>
              </w:rPr>
              <w:t>53</w:t>
            </w:r>
            <w:r>
              <w:rPr>
                <w:noProof/>
                <w:webHidden/>
              </w:rPr>
              <w:fldChar w:fldCharType="end"/>
            </w:r>
          </w:hyperlink>
        </w:p>
        <w:p w:rsidR="00184230" w:rsidRDefault="00184230">
          <w:pPr>
            <w:pStyle w:val="TOC2"/>
            <w:rPr>
              <w:rFonts w:eastAsiaTheme="minorEastAsia"/>
              <w:noProof/>
            </w:rPr>
          </w:pPr>
          <w:hyperlink w:anchor="_Toc477150581" w:history="1">
            <w:r w:rsidRPr="003B5A0F">
              <w:rPr>
                <w:rStyle w:val="Hyperlink"/>
                <w:noProof/>
              </w:rPr>
              <w:t>Logical Expression &lt;lexp&gt;</w:t>
            </w:r>
            <w:r>
              <w:rPr>
                <w:noProof/>
                <w:webHidden/>
              </w:rPr>
              <w:tab/>
            </w:r>
            <w:r>
              <w:rPr>
                <w:noProof/>
                <w:webHidden/>
              </w:rPr>
              <w:fldChar w:fldCharType="begin"/>
            </w:r>
            <w:r>
              <w:rPr>
                <w:noProof/>
                <w:webHidden/>
              </w:rPr>
              <w:instrText xml:space="preserve"> PAGEREF _Toc477150581 \h </w:instrText>
            </w:r>
            <w:r>
              <w:rPr>
                <w:noProof/>
                <w:webHidden/>
              </w:rPr>
            </w:r>
            <w:r>
              <w:rPr>
                <w:noProof/>
                <w:webHidden/>
              </w:rPr>
              <w:fldChar w:fldCharType="separate"/>
            </w:r>
            <w:r>
              <w:rPr>
                <w:noProof/>
                <w:webHidden/>
              </w:rPr>
              <w:t>54</w:t>
            </w:r>
            <w:r>
              <w:rPr>
                <w:noProof/>
                <w:webHidden/>
              </w:rPr>
              <w:fldChar w:fldCharType="end"/>
            </w:r>
          </w:hyperlink>
        </w:p>
        <w:p w:rsidR="00184230" w:rsidRDefault="00184230">
          <w:pPr>
            <w:pStyle w:val="TOC3"/>
            <w:rPr>
              <w:rFonts w:eastAsiaTheme="minorEastAsia"/>
              <w:noProof/>
            </w:rPr>
          </w:pPr>
          <w:hyperlink w:anchor="_Toc477150582" w:history="1">
            <w:r w:rsidRPr="003B5A0F">
              <w:rPr>
                <w:rStyle w:val="Hyperlink"/>
                <w:noProof/>
              </w:rPr>
              <w:t>Logical Operators</w:t>
            </w:r>
            <w:r>
              <w:rPr>
                <w:noProof/>
                <w:webHidden/>
              </w:rPr>
              <w:tab/>
            </w:r>
            <w:r>
              <w:rPr>
                <w:noProof/>
                <w:webHidden/>
              </w:rPr>
              <w:fldChar w:fldCharType="begin"/>
            </w:r>
            <w:r>
              <w:rPr>
                <w:noProof/>
                <w:webHidden/>
              </w:rPr>
              <w:instrText xml:space="preserve"> PAGEREF _Toc477150582 \h </w:instrText>
            </w:r>
            <w:r>
              <w:rPr>
                <w:noProof/>
                <w:webHidden/>
              </w:rPr>
            </w:r>
            <w:r>
              <w:rPr>
                <w:noProof/>
                <w:webHidden/>
              </w:rPr>
              <w:fldChar w:fldCharType="separate"/>
            </w:r>
            <w:r>
              <w:rPr>
                <w:noProof/>
                <w:webHidden/>
              </w:rPr>
              <w:t>54</w:t>
            </w:r>
            <w:r>
              <w:rPr>
                <w:noProof/>
                <w:webHidden/>
              </w:rPr>
              <w:fldChar w:fldCharType="end"/>
            </w:r>
          </w:hyperlink>
        </w:p>
        <w:p w:rsidR="00184230" w:rsidRDefault="00184230">
          <w:pPr>
            <w:pStyle w:val="TOC3"/>
            <w:rPr>
              <w:rFonts w:eastAsiaTheme="minorEastAsia"/>
              <w:noProof/>
            </w:rPr>
          </w:pPr>
          <w:hyperlink w:anchor="_Toc477150583" w:history="1">
            <w:r w:rsidRPr="003B5A0F">
              <w:rPr>
                <w:rStyle w:val="Hyperlink"/>
                <w:noProof/>
              </w:rPr>
              <w:t>Examples of Logical Expressions</w:t>
            </w:r>
            <w:r>
              <w:rPr>
                <w:noProof/>
                <w:webHidden/>
              </w:rPr>
              <w:tab/>
            </w:r>
            <w:r>
              <w:rPr>
                <w:noProof/>
                <w:webHidden/>
              </w:rPr>
              <w:fldChar w:fldCharType="begin"/>
            </w:r>
            <w:r>
              <w:rPr>
                <w:noProof/>
                <w:webHidden/>
              </w:rPr>
              <w:instrText xml:space="preserve"> PAGEREF _Toc477150583 \h </w:instrText>
            </w:r>
            <w:r>
              <w:rPr>
                <w:noProof/>
                <w:webHidden/>
              </w:rPr>
            </w:r>
            <w:r>
              <w:rPr>
                <w:noProof/>
                <w:webHidden/>
              </w:rPr>
              <w:fldChar w:fldCharType="separate"/>
            </w:r>
            <w:r>
              <w:rPr>
                <w:noProof/>
                <w:webHidden/>
              </w:rPr>
              <w:t>54</w:t>
            </w:r>
            <w:r>
              <w:rPr>
                <w:noProof/>
                <w:webHidden/>
              </w:rPr>
              <w:fldChar w:fldCharType="end"/>
            </w:r>
          </w:hyperlink>
        </w:p>
        <w:p w:rsidR="00184230" w:rsidRDefault="00184230">
          <w:pPr>
            <w:pStyle w:val="TOC2"/>
            <w:rPr>
              <w:rFonts w:eastAsiaTheme="minorEastAsia"/>
              <w:noProof/>
            </w:rPr>
          </w:pPr>
          <w:hyperlink w:anchor="_Toc477150584" w:history="1">
            <w:r w:rsidRPr="003B5A0F">
              <w:rPr>
                <w:rStyle w:val="Hyperlink"/>
                <w:noProof/>
              </w:rPr>
              <w:t>Parentheses</w:t>
            </w:r>
            <w:r>
              <w:rPr>
                <w:noProof/>
                <w:webHidden/>
              </w:rPr>
              <w:tab/>
            </w:r>
            <w:r>
              <w:rPr>
                <w:noProof/>
                <w:webHidden/>
              </w:rPr>
              <w:fldChar w:fldCharType="begin"/>
            </w:r>
            <w:r>
              <w:rPr>
                <w:noProof/>
                <w:webHidden/>
              </w:rPr>
              <w:instrText xml:space="preserve"> PAGEREF _Toc477150584 \h </w:instrText>
            </w:r>
            <w:r>
              <w:rPr>
                <w:noProof/>
                <w:webHidden/>
              </w:rPr>
            </w:r>
            <w:r>
              <w:rPr>
                <w:noProof/>
                <w:webHidden/>
              </w:rPr>
              <w:fldChar w:fldCharType="separate"/>
            </w:r>
            <w:r>
              <w:rPr>
                <w:noProof/>
                <w:webHidden/>
              </w:rPr>
              <w:t>54</w:t>
            </w:r>
            <w:r>
              <w:rPr>
                <w:noProof/>
                <w:webHidden/>
              </w:rPr>
              <w:fldChar w:fldCharType="end"/>
            </w:r>
          </w:hyperlink>
        </w:p>
        <w:p w:rsidR="00184230" w:rsidRDefault="00184230">
          <w:pPr>
            <w:pStyle w:val="TOC1"/>
            <w:tabs>
              <w:tab w:val="right" w:leader="dot" w:pos="9350"/>
            </w:tabs>
            <w:rPr>
              <w:rFonts w:eastAsiaTheme="minorEastAsia"/>
              <w:noProof/>
            </w:rPr>
          </w:pPr>
          <w:hyperlink w:anchor="_Toc477150585" w:history="1">
            <w:r w:rsidRPr="003B5A0F">
              <w:rPr>
                <w:rStyle w:val="Hyperlink"/>
                <w:noProof/>
              </w:rPr>
              <w:t>Assignment Operations</w:t>
            </w:r>
            <w:r>
              <w:rPr>
                <w:noProof/>
                <w:webHidden/>
              </w:rPr>
              <w:tab/>
            </w:r>
            <w:r>
              <w:rPr>
                <w:noProof/>
                <w:webHidden/>
              </w:rPr>
              <w:fldChar w:fldCharType="begin"/>
            </w:r>
            <w:r>
              <w:rPr>
                <w:noProof/>
                <w:webHidden/>
              </w:rPr>
              <w:instrText xml:space="preserve"> PAGEREF _Toc477150585 \h </w:instrText>
            </w:r>
            <w:r>
              <w:rPr>
                <w:noProof/>
                <w:webHidden/>
              </w:rPr>
            </w:r>
            <w:r>
              <w:rPr>
                <w:noProof/>
                <w:webHidden/>
              </w:rPr>
              <w:fldChar w:fldCharType="separate"/>
            </w:r>
            <w:r>
              <w:rPr>
                <w:noProof/>
                <w:webHidden/>
              </w:rPr>
              <w:t>55</w:t>
            </w:r>
            <w:r>
              <w:rPr>
                <w:noProof/>
                <w:webHidden/>
              </w:rPr>
              <w:fldChar w:fldCharType="end"/>
            </w:r>
          </w:hyperlink>
        </w:p>
        <w:p w:rsidR="00184230" w:rsidRDefault="00184230">
          <w:pPr>
            <w:pStyle w:val="TOC2"/>
            <w:rPr>
              <w:rFonts w:eastAsiaTheme="minorEastAsia"/>
              <w:noProof/>
            </w:rPr>
          </w:pPr>
          <w:hyperlink w:anchor="_Toc477150586" w:history="1">
            <w:r w:rsidRPr="003B5A0F">
              <w:rPr>
                <w:rStyle w:val="Hyperlink"/>
                <w:noProof/>
              </w:rPr>
              <w:t>Let</w:t>
            </w:r>
            <w:r>
              <w:rPr>
                <w:noProof/>
                <w:webHidden/>
              </w:rPr>
              <w:tab/>
            </w:r>
            <w:r>
              <w:rPr>
                <w:noProof/>
                <w:webHidden/>
              </w:rPr>
              <w:fldChar w:fldCharType="begin"/>
            </w:r>
            <w:r>
              <w:rPr>
                <w:noProof/>
                <w:webHidden/>
              </w:rPr>
              <w:instrText xml:space="preserve"> PAGEREF _Toc477150586 \h </w:instrText>
            </w:r>
            <w:r>
              <w:rPr>
                <w:noProof/>
                <w:webHidden/>
              </w:rPr>
            </w:r>
            <w:r>
              <w:rPr>
                <w:noProof/>
                <w:webHidden/>
              </w:rPr>
              <w:fldChar w:fldCharType="separate"/>
            </w:r>
            <w:r>
              <w:rPr>
                <w:noProof/>
                <w:webHidden/>
              </w:rPr>
              <w:t>55</w:t>
            </w:r>
            <w:r>
              <w:rPr>
                <w:noProof/>
                <w:webHidden/>
              </w:rPr>
              <w:fldChar w:fldCharType="end"/>
            </w:r>
          </w:hyperlink>
        </w:p>
        <w:p w:rsidR="00184230" w:rsidRDefault="00184230">
          <w:pPr>
            <w:pStyle w:val="TOC2"/>
            <w:rPr>
              <w:rFonts w:eastAsiaTheme="minorEastAsia"/>
              <w:noProof/>
            </w:rPr>
          </w:pPr>
          <w:hyperlink w:anchor="_Toc477150587" w:history="1">
            <w:r w:rsidRPr="003B5A0F">
              <w:rPr>
                <w:rStyle w:val="Hyperlink"/>
                <w:noProof/>
              </w:rPr>
              <w:t>OpEqual Assignment Operations</w:t>
            </w:r>
            <w:r>
              <w:rPr>
                <w:noProof/>
                <w:webHidden/>
              </w:rPr>
              <w:tab/>
            </w:r>
            <w:r>
              <w:rPr>
                <w:noProof/>
                <w:webHidden/>
              </w:rPr>
              <w:fldChar w:fldCharType="begin"/>
            </w:r>
            <w:r>
              <w:rPr>
                <w:noProof/>
                <w:webHidden/>
              </w:rPr>
              <w:instrText xml:space="preserve"> PAGEREF _Toc477150587 \h </w:instrText>
            </w:r>
            <w:r>
              <w:rPr>
                <w:noProof/>
                <w:webHidden/>
              </w:rPr>
            </w:r>
            <w:r>
              <w:rPr>
                <w:noProof/>
                <w:webHidden/>
              </w:rPr>
              <w:fldChar w:fldCharType="separate"/>
            </w:r>
            <w:r>
              <w:rPr>
                <w:noProof/>
                <w:webHidden/>
              </w:rPr>
              <w:t>55</w:t>
            </w:r>
            <w:r>
              <w:rPr>
                <w:noProof/>
                <w:webHidden/>
              </w:rPr>
              <w:fldChar w:fldCharType="end"/>
            </w:r>
          </w:hyperlink>
        </w:p>
        <w:p w:rsidR="00184230" w:rsidRDefault="00184230">
          <w:pPr>
            <w:pStyle w:val="TOC1"/>
            <w:tabs>
              <w:tab w:val="right" w:leader="dot" w:pos="9350"/>
            </w:tabs>
            <w:rPr>
              <w:rFonts w:eastAsiaTheme="minorEastAsia"/>
              <w:noProof/>
            </w:rPr>
          </w:pPr>
          <w:hyperlink w:anchor="_Toc477150588" w:history="1">
            <w:r w:rsidRPr="003B5A0F">
              <w:rPr>
                <w:rStyle w:val="Hyperlink"/>
                <w:noProof/>
              </w:rPr>
              <w:t>Math Functions</w:t>
            </w:r>
            <w:r>
              <w:rPr>
                <w:noProof/>
                <w:webHidden/>
              </w:rPr>
              <w:tab/>
            </w:r>
            <w:r>
              <w:rPr>
                <w:noProof/>
                <w:webHidden/>
              </w:rPr>
              <w:fldChar w:fldCharType="begin"/>
            </w:r>
            <w:r>
              <w:rPr>
                <w:noProof/>
                <w:webHidden/>
              </w:rPr>
              <w:instrText xml:space="preserve"> PAGEREF _Toc477150588 \h </w:instrText>
            </w:r>
            <w:r>
              <w:rPr>
                <w:noProof/>
                <w:webHidden/>
              </w:rPr>
            </w:r>
            <w:r>
              <w:rPr>
                <w:noProof/>
                <w:webHidden/>
              </w:rPr>
              <w:fldChar w:fldCharType="separate"/>
            </w:r>
            <w:r>
              <w:rPr>
                <w:noProof/>
                <w:webHidden/>
              </w:rPr>
              <w:t>56</w:t>
            </w:r>
            <w:r>
              <w:rPr>
                <w:noProof/>
                <w:webHidden/>
              </w:rPr>
              <w:fldChar w:fldCharType="end"/>
            </w:r>
          </w:hyperlink>
        </w:p>
        <w:p w:rsidR="00184230" w:rsidRDefault="00184230">
          <w:pPr>
            <w:pStyle w:val="TOC2"/>
            <w:rPr>
              <w:rFonts w:eastAsiaTheme="minorEastAsia"/>
              <w:noProof/>
            </w:rPr>
          </w:pPr>
          <w:hyperlink w:anchor="_Toc477150589" w:history="1">
            <w:r w:rsidRPr="003B5A0F">
              <w:rPr>
                <w:rStyle w:val="Hyperlink"/>
                <w:noProof/>
              </w:rPr>
              <w:t>BOR(&lt;nexp1&gt;, &lt;nexp2&gt;)</w:t>
            </w:r>
            <w:r>
              <w:rPr>
                <w:noProof/>
                <w:webHidden/>
              </w:rPr>
              <w:tab/>
            </w:r>
            <w:r>
              <w:rPr>
                <w:noProof/>
                <w:webHidden/>
              </w:rPr>
              <w:fldChar w:fldCharType="begin"/>
            </w:r>
            <w:r>
              <w:rPr>
                <w:noProof/>
                <w:webHidden/>
              </w:rPr>
              <w:instrText xml:space="preserve"> PAGEREF _Toc477150589 \h </w:instrText>
            </w:r>
            <w:r>
              <w:rPr>
                <w:noProof/>
                <w:webHidden/>
              </w:rPr>
            </w:r>
            <w:r>
              <w:rPr>
                <w:noProof/>
                <w:webHidden/>
              </w:rPr>
              <w:fldChar w:fldCharType="separate"/>
            </w:r>
            <w:r>
              <w:rPr>
                <w:noProof/>
                <w:webHidden/>
              </w:rPr>
              <w:t>56</w:t>
            </w:r>
            <w:r>
              <w:rPr>
                <w:noProof/>
                <w:webHidden/>
              </w:rPr>
              <w:fldChar w:fldCharType="end"/>
            </w:r>
          </w:hyperlink>
        </w:p>
        <w:p w:rsidR="00184230" w:rsidRDefault="00184230">
          <w:pPr>
            <w:pStyle w:val="TOC2"/>
            <w:rPr>
              <w:rFonts w:eastAsiaTheme="minorEastAsia"/>
              <w:noProof/>
            </w:rPr>
          </w:pPr>
          <w:hyperlink w:anchor="_Toc477150590" w:history="1">
            <w:r w:rsidRPr="003B5A0F">
              <w:rPr>
                <w:rStyle w:val="Hyperlink"/>
                <w:noProof/>
              </w:rPr>
              <w:t>BAND(&lt;nexp1&gt;, &lt;nexp2&gt;)</w:t>
            </w:r>
            <w:r>
              <w:rPr>
                <w:noProof/>
                <w:webHidden/>
              </w:rPr>
              <w:tab/>
            </w:r>
            <w:r>
              <w:rPr>
                <w:noProof/>
                <w:webHidden/>
              </w:rPr>
              <w:fldChar w:fldCharType="begin"/>
            </w:r>
            <w:r>
              <w:rPr>
                <w:noProof/>
                <w:webHidden/>
              </w:rPr>
              <w:instrText xml:space="preserve"> PAGEREF _Toc477150590 \h </w:instrText>
            </w:r>
            <w:r>
              <w:rPr>
                <w:noProof/>
                <w:webHidden/>
              </w:rPr>
            </w:r>
            <w:r>
              <w:rPr>
                <w:noProof/>
                <w:webHidden/>
              </w:rPr>
              <w:fldChar w:fldCharType="separate"/>
            </w:r>
            <w:r>
              <w:rPr>
                <w:noProof/>
                <w:webHidden/>
              </w:rPr>
              <w:t>56</w:t>
            </w:r>
            <w:r>
              <w:rPr>
                <w:noProof/>
                <w:webHidden/>
              </w:rPr>
              <w:fldChar w:fldCharType="end"/>
            </w:r>
          </w:hyperlink>
        </w:p>
        <w:p w:rsidR="00184230" w:rsidRDefault="00184230">
          <w:pPr>
            <w:pStyle w:val="TOC2"/>
            <w:rPr>
              <w:rFonts w:eastAsiaTheme="minorEastAsia"/>
              <w:noProof/>
            </w:rPr>
          </w:pPr>
          <w:hyperlink w:anchor="_Toc477150591" w:history="1">
            <w:r w:rsidRPr="003B5A0F">
              <w:rPr>
                <w:rStyle w:val="Hyperlink"/>
                <w:noProof/>
              </w:rPr>
              <w:t>BXOR(&lt;nexp1&gt;, &lt;nexp2&gt;)</w:t>
            </w:r>
            <w:r>
              <w:rPr>
                <w:noProof/>
                <w:webHidden/>
              </w:rPr>
              <w:tab/>
            </w:r>
            <w:r>
              <w:rPr>
                <w:noProof/>
                <w:webHidden/>
              </w:rPr>
              <w:fldChar w:fldCharType="begin"/>
            </w:r>
            <w:r>
              <w:rPr>
                <w:noProof/>
                <w:webHidden/>
              </w:rPr>
              <w:instrText xml:space="preserve"> PAGEREF _Toc477150591 \h </w:instrText>
            </w:r>
            <w:r>
              <w:rPr>
                <w:noProof/>
                <w:webHidden/>
              </w:rPr>
            </w:r>
            <w:r>
              <w:rPr>
                <w:noProof/>
                <w:webHidden/>
              </w:rPr>
              <w:fldChar w:fldCharType="separate"/>
            </w:r>
            <w:r>
              <w:rPr>
                <w:noProof/>
                <w:webHidden/>
              </w:rPr>
              <w:t>56</w:t>
            </w:r>
            <w:r>
              <w:rPr>
                <w:noProof/>
                <w:webHidden/>
              </w:rPr>
              <w:fldChar w:fldCharType="end"/>
            </w:r>
          </w:hyperlink>
        </w:p>
        <w:p w:rsidR="00184230" w:rsidRDefault="00184230">
          <w:pPr>
            <w:pStyle w:val="TOC2"/>
            <w:rPr>
              <w:rFonts w:eastAsiaTheme="minorEastAsia"/>
              <w:noProof/>
            </w:rPr>
          </w:pPr>
          <w:hyperlink w:anchor="_Toc477150592" w:history="1">
            <w:r w:rsidRPr="003B5A0F">
              <w:rPr>
                <w:rStyle w:val="Hyperlink"/>
                <w:noProof/>
              </w:rPr>
              <w:t>BNOT(&lt;nexp&gt;)</w:t>
            </w:r>
            <w:r>
              <w:rPr>
                <w:noProof/>
                <w:webHidden/>
              </w:rPr>
              <w:tab/>
            </w:r>
            <w:r>
              <w:rPr>
                <w:noProof/>
                <w:webHidden/>
              </w:rPr>
              <w:fldChar w:fldCharType="begin"/>
            </w:r>
            <w:r>
              <w:rPr>
                <w:noProof/>
                <w:webHidden/>
              </w:rPr>
              <w:instrText xml:space="preserve"> PAGEREF _Toc477150592 \h </w:instrText>
            </w:r>
            <w:r>
              <w:rPr>
                <w:noProof/>
                <w:webHidden/>
              </w:rPr>
            </w:r>
            <w:r>
              <w:rPr>
                <w:noProof/>
                <w:webHidden/>
              </w:rPr>
              <w:fldChar w:fldCharType="separate"/>
            </w:r>
            <w:r>
              <w:rPr>
                <w:noProof/>
                <w:webHidden/>
              </w:rPr>
              <w:t>56</w:t>
            </w:r>
            <w:r>
              <w:rPr>
                <w:noProof/>
                <w:webHidden/>
              </w:rPr>
              <w:fldChar w:fldCharType="end"/>
            </w:r>
          </w:hyperlink>
        </w:p>
        <w:p w:rsidR="00184230" w:rsidRDefault="00184230">
          <w:pPr>
            <w:pStyle w:val="TOC2"/>
            <w:rPr>
              <w:rFonts w:eastAsiaTheme="minorEastAsia"/>
              <w:noProof/>
            </w:rPr>
          </w:pPr>
          <w:hyperlink w:anchor="_Toc477150593" w:history="1">
            <w:r w:rsidRPr="003B5A0F">
              <w:rPr>
                <w:rStyle w:val="Hyperlink"/>
                <w:noProof/>
              </w:rPr>
              <w:t>ABS(&lt;nexp&gt;)</w:t>
            </w:r>
            <w:r>
              <w:rPr>
                <w:noProof/>
                <w:webHidden/>
              </w:rPr>
              <w:tab/>
            </w:r>
            <w:r>
              <w:rPr>
                <w:noProof/>
                <w:webHidden/>
              </w:rPr>
              <w:fldChar w:fldCharType="begin"/>
            </w:r>
            <w:r>
              <w:rPr>
                <w:noProof/>
                <w:webHidden/>
              </w:rPr>
              <w:instrText xml:space="preserve"> PAGEREF _Toc477150593 \h </w:instrText>
            </w:r>
            <w:r>
              <w:rPr>
                <w:noProof/>
                <w:webHidden/>
              </w:rPr>
            </w:r>
            <w:r>
              <w:rPr>
                <w:noProof/>
                <w:webHidden/>
              </w:rPr>
              <w:fldChar w:fldCharType="separate"/>
            </w:r>
            <w:r>
              <w:rPr>
                <w:noProof/>
                <w:webHidden/>
              </w:rPr>
              <w:t>56</w:t>
            </w:r>
            <w:r>
              <w:rPr>
                <w:noProof/>
                <w:webHidden/>
              </w:rPr>
              <w:fldChar w:fldCharType="end"/>
            </w:r>
          </w:hyperlink>
        </w:p>
        <w:p w:rsidR="00184230" w:rsidRDefault="00184230">
          <w:pPr>
            <w:pStyle w:val="TOC2"/>
            <w:rPr>
              <w:rFonts w:eastAsiaTheme="minorEastAsia"/>
              <w:noProof/>
            </w:rPr>
          </w:pPr>
          <w:hyperlink w:anchor="_Toc477150594" w:history="1">
            <w:r w:rsidRPr="003B5A0F">
              <w:rPr>
                <w:rStyle w:val="Hyperlink"/>
                <w:noProof/>
              </w:rPr>
              <w:t>SGN(&lt;nexp&gt;)</w:t>
            </w:r>
            <w:r>
              <w:rPr>
                <w:noProof/>
                <w:webHidden/>
              </w:rPr>
              <w:tab/>
            </w:r>
            <w:r>
              <w:rPr>
                <w:noProof/>
                <w:webHidden/>
              </w:rPr>
              <w:fldChar w:fldCharType="begin"/>
            </w:r>
            <w:r>
              <w:rPr>
                <w:noProof/>
                <w:webHidden/>
              </w:rPr>
              <w:instrText xml:space="preserve"> PAGEREF _Toc477150594 \h </w:instrText>
            </w:r>
            <w:r>
              <w:rPr>
                <w:noProof/>
                <w:webHidden/>
              </w:rPr>
            </w:r>
            <w:r>
              <w:rPr>
                <w:noProof/>
                <w:webHidden/>
              </w:rPr>
              <w:fldChar w:fldCharType="separate"/>
            </w:r>
            <w:r>
              <w:rPr>
                <w:noProof/>
                <w:webHidden/>
              </w:rPr>
              <w:t>56</w:t>
            </w:r>
            <w:r>
              <w:rPr>
                <w:noProof/>
                <w:webHidden/>
              </w:rPr>
              <w:fldChar w:fldCharType="end"/>
            </w:r>
          </w:hyperlink>
        </w:p>
        <w:p w:rsidR="00184230" w:rsidRDefault="00184230">
          <w:pPr>
            <w:pStyle w:val="TOC2"/>
            <w:rPr>
              <w:rFonts w:eastAsiaTheme="minorEastAsia"/>
              <w:noProof/>
            </w:rPr>
          </w:pPr>
          <w:hyperlink w:anchor="_Toc477150595" w:history="1">
            <w:r w:rsidRPr="003B5A0F">
              <w:rPr>
                <w:rStyle w:val="Hyperlink"/>
                <w:noProof/>
              </w:rPr>
              <w:t>RANDOMIZE({&lt;nexp&gt;})</w:t>
            </w:r>
            <w:r>
              <w:rPr>
                <w:noProof/>
                <w:webHidden/>
              </w:rPr>
              <w:tab/>
            </w:r>
            <w:r>
              <w:rPr>
                <w:noProof/>
                <w:webHidden/>
              </w:rPr>
              <w:fldChar w:fldCharType="begin"/>
            </w:r>
            <w:r>
              <w:rPr>
                <w:noProof/>
                <w:webHidden/>
              </w:rPr>
              <w:instrText xml:space="preserve"> PAGEREF _Toc477150595 \h </w:instrText>
            </w:r>
            <w:r>
              <w:rPr>
                <w:noProof/>
                <w:webHidden/>
              </w:rPr>
            </w:r>
            <w:r>
              <w:rPr>
                <w:noProof/>
                <w:webHidden/>
              </w:rPr>
              <w:fldChar w:fldCharType="separate"/>
            </w:r>
            <w:r>
              <w:rPr>
                <w:noProof/>
                <w:webHidden/>
              </w:rPr>
              <w:t>57</w:t>
            </w:r>
            <w:r>
              <w:rPr>
                <w:noProof/>
                <w:webHidden/>
              </w:rPr>
              <w:fldChar w:fldCharType="end"/>
            </w:r>
          </w:hyperlink>
        </w:p>
        <w:p w:rsidR="00184230" w:rsidRDefault="00184230">
          <w:pPr>
            <w:pStyle w:val="TOC2"/>
            <w:rPr>
              <w:rFonts w:eastAsiaTheme="minorEastAsia"/>
              <w:noProof/>
            </w:rPr>
          </w:pPr>
          <w:hyperlink w:anchor="_Toc477150596" w:history="1">
            <w:r w:rsidRPr="003B5A0F">
              <w:rPr>
                <w:rStyle w:val="Hyperlink"/>
                <w:noProof/>
              </w:rPr>
              <w:t>RND()</w:t>
            </w:r>
            <w:r>
              <w:rPr>
                <w:noProof/>
                <w:webHidden/>
              </w:rPr>
              <w:tab/>
            </w:r>
            <w:r>
              <w:rPr>
                <w:noProof/>
                <w:webHidden/>
              </w:rPr>
              <w:fldChar w:fldCharType="begin"/>
            </w:r>
            <w:r>
              <w:rPr>
                <w:noProof/>
                <w:webHidden/>
              </w:rPr>
              <w:instrText xml:space="preserve"> PAGEREF _Toc477150596 \h </w:instrText>
            </w:r>
            <w:r>
              <w:rPr>
                <w:noProof/>
                <w:webHidden/>
              </w:rPr>
            </w:r>
            <w:r>
              <w:rPr>
                <w:noProof/>
                <w:webHidden/>
              </w:rPr>
              <w:fldChar w:fldCharType="separate"/>
            </w:r>
            <w:r>
              <w:rPr>
                <w:noProof/>
                <w:webHidden/>
              </w:rPr>
              <w:t>57</w:t>
            </w:r>
            <w:r>
              <w:rPr>
                <w:noProof/>
                <w:webHidden/>
              </w:rPr>
              <w:fldChar w:fldCharType="end"/>
            </w:r>
          </w:hyperlink>
        </w:p>
        <w:p w:rsidR="00184230" w:rsidRDefault="00184230">
          <w:pPr>
            <w:pStyle w:val="TOC2"/>
            <w:rPr>
              <w:rFonts w:eastAsiaTheme="minorEastAsia"/>
              <w:noProof/>
            </w:rPr>
          </w:pPr>
          <w:hyperlink w:anchor="_Toc477150597" w:history="1">
            <w:r w:rsidRPr="003B5A0F">
              <w:rPr>
                <w:rStyle w:val="Hyperlink"/>
                <w:noProof/>
              </w:rPr>
              <w:t>MAX(&lt;nexp&gt;, &lt;nexp&gt;)</w:t>
            </w:r>
            <w:r>
              <w:rPr>
                <w:noProof/>
                <w:webHidden/>
              </w:rPr>
              <w:tab/>
            </w:r>
            <w:r>
              <w:rPr>
                <w:noProof/>
                <w:webHidden/>
              </w:rPr>
              <w:fldChar w:fldCharType="begin"/>
            </w:r>
            <w:r>
              <w:rPr>
                <w:noProof/>
                <w:webHidden/>
              </w:rPr>
              <w:instrText xml:space="preserve"> PAGEREF _Toc477150597 \h </w:instrText>
            </w:r>
            <w:r>
              <w:rPr>
                <w:noProof/>
                <w:webHidden/>
              </w:rPr>
            </w:r>
            <w:r>
              <w:rPr>
                <w:noProof/>
                <w:webHidden/>
              </w:rPr>
              <w:fldChar w:fldCharType="separate"/>
            </w:r>
            <w:r>
              <w:rPr>
                <w:noProof/>
                <w:webHidden/>
              </w:rPr>
              <w:t>57</w:t>
            </w:r>
            <w:r>
              <w:rPr>
                <w:noProof/>
                <w:webHidden/>
              </w:rPr>
              <w:fldChar w:fldCharType="end"/>
            </w:r>
          </w:hyperlink>
        </w:p>
        <w:p w:rsidR="00184230" w:rsidRDefault="00184230">
          <w:pPr>
            <w:pStyle w:val="TOC2"/>
            <w:rPr>
              <w:rFonts w:eastAsiaTheme="minorEastAsia"/>
              <w:noProof/>
            </w:rPr>
          </w:pPr>
          <w:hyperlink w:anchor="_Toc477150598" w:history="1">
            <w:r w:rsidRPr="003B5A0F">
              <w:rPr>
                <w:rStyle w:val="Hyperlink"/>
                <w:noProof/>
              </w:rPr>
              <w:t>MIN(&lt;nexp&gt;, &lt;nexp&gt;)</w:t>
            </w:r>
            <w:r>
              <w:rPr>
                <w:noProof/>
                <w:webHidden/>
              </w:rPr>
              <w:tab/>
            </w:r>
            <w:r>
              <w:rPr>
                <w:noProof/>
                <w:webHidden/>
              </w:rPr>
              <w:fldChar w:fldCharType="begin"/>
            </w:r>
            <w:r>
              <w:rPr>
                <w:noProof/>
                <w:webHidden/>
              </w:rPr>
              <w:instrText xml:space="preserve"> PAGEREF _Toc477150598 \h </w:instrText>
            </w:r>
            <w:r>
              <w:rPr>
                <w:noProof/>
                <w:webHidden/>
              </w:rPr>
            </w:r>
            <w:r>
              <w:rPr>
                <w:noProof/>
                <w:webHidden/>
              </w:rPr>
              <w:fldChar w:fldCharType="separate"/>
            </w:r>
            <w:r>
              <w:rPr>
                <w:noProof/>
                <w:webHidden/>
              </w:rPr>
              <w:t>57</w:t>
            </w:r>
            <w:r>
              <w:rPr>
                <w:noProof/>
                <w:webHidden/>
              </w:rPr>
              <w:fldChar w:fldCharType="end"/>
            </w:r>
          </w:hyperlink>
        </w:p>
        <w:p w:rsidR="00184230" w:rsidRDefault="00184230">
          <w:pPr>
            <w:pStyle w:val="TOC2"/>
            <w:rPr>
              <w:rFonts w:eastAsiaTheme="minorEastAsia"/>
              <w:noProof/>
            </w:rPr>
          </w:pPr>
          <w:hyperlink w:anchor="_Toc477150599" w:history="1">
            <w:r w:rsidRPr="003B5A0F">
              <w:rPr>
                <w:rStyle w:val="Hyperlink"/>
                <w:noProof/>
              </w:rPr>
              <w:t>CEIL(&lt;nexp&gt;)</w:t>
            </w:r>
            <w:r>
              <w:rPr>
                <w:noProof/>
                <w:webHidden/>
              </w:rPr>
              <w:tab/>
            </w:r>
            <w:r>
              <w:rPr>
                <w:noProof/>
                <w:webHidden/>
              </w:rPr>
              <w:fldChar w:fldCharType="begin"/>
            </w:r>
            <w:r>
              <w:rPr>
                <w:noProof/>
                <w:webHidden/>
              </w:rPr>
              <w:instrText xml:space="preserve"> PAGEREF _Toc477150599 \h </w:instrText>
            </w:r>
            <w:r>
              <w:rPr>
                <w:noProof/>
                <w:webHidden/>
              </w:rPr>
            </w:r>
            <w:r>
              <w:rPr>
                <w:noProof/>
                <w:webHidden/>
              </w:rPr>
              <w:fldChar w:fldCharType="separate"/>
            </w:r>
            <w:r>
              <w:rPr>
                <w:noProof/>
                <w:webHidden/>
              </w:rPr>
              <w:t>57</w:t>
            </w:r>
            <w:r>
              <w:rPr>
                <w:noProof/>
                <w:webHidden/>
              </w:rPr>
              <w:fldChar w:fldCharType="end"/>
            </w:r>
          </w:hyperlink>
        </w:p>
        <w:p w:rsidR="00184230" w:rsidRDefault="00184230">
          <w:pPr>
            <w:pStyle w:val="TOC2"/>
            <w:rPr>
              <w:rFonts w:eastAsiaTheme="minorEastAsia"/>
              <w:noProof/>
            </w:rPr>
          </w:pPr>
          <w:hyperlink w:anchor="_Toc477150600" w:history="1">
            <w:r w:rsidRPr="003B5A0F">
              <w:rPr>
                <w:rStyle w:val="Hyperlink"/>
                <w:noProof/>
              </w:rPr>
              <w:t>FLOOR(&lt;nexp&gt;)</w:t>
            </w:r>
            <w:r>
              <w:rPr>
                <w:noProof/>
                <w:webHidden/>
              </w:rPr>
              <w:tab/>
            </w:r>
            <w:r>
              <w:rPr>
                <w:noProof/>
                <w:webHidden/>
              </w:rPr>
              <w:fldChar w:fldCharType="begin"/>
            </w:r>
            <w:r>
              <w:rPr>
                <w:noProof/>
                <w:webHidden/>
              </w:rPr>
              <w:instrText xml:space="preserve"> PAGEREF _Toc477150600 \h </w:instrText>
            </w:r>
            <w:r>
              <w:rPr>
                <w:noProof/>
                <w:webHidden/>
              </w:rPr>
            </w:r>
            <w:r>
              <w:rPr>
                <w:noProof/>
                <w:webHidden/>
              </w:rPr>
              <w:fldChar w:fldCharType="separate"/>
            </w:r>
            <w:r>
              <w:rPr>
                <w:noProof/>
                <w:webHidden/>
              </w:rPr>
              <w:t>57</w:t>
            </w:r>
            <w:r>
              <w:rPr>
                <w:noProof/>
                <w:webHidden/>
              </w:rPr>
              <w:fldChar w:fldCharType="end"/>
            </w:r>
          </w:hyperlink>
        </w:p>
        <w:p w:rsidR="00184230" w:rsidRDefault="00184230">
          <w:pPr>
            <w:pStyle w:val="TOC2"/>
            <w:rPr>
              <w:rFonts w:eastAsiaTheme="minorEastAsia"/>
              <w:noProof/>
            </w:rPr>
          </w:pPr>
          <w:hyperlink w:anchor="_Toc477150601" w:history="1">
            <w:r w:rsidRPr="003B5A0F">
              <w:rPr>
                <w:rStyle w:val="Hyperlink"/>
                <w:noProof/>
              </w:rPr>
              <w:t>INT(&lt;nexp&gt;)</w:t>
            </w:r>
            <w:r>
              <w:rPr>
                <w:noProof/>
                <w:webHidden/>
              </w:rPr>
              <w:tab/>
            </w:r>
            <w:r>
              <w:rPr>
                <w:noProof/>
                <w:webHidden/>
              </w:rPr>
              <w:fldChar w:fldCharType="begin"/>
            </w:r>
            <w:r>
              <w:rPr>
                <w:noProof/>
                <w:webHidden/>
              </w:rPr>
              <w:instrText xml:space="preserve"> PAGEREF _Toc477150601 \h </w:instrText>
            </w:r>
            <w:r>
              <w:rPr>
                <w:noProof/>
                <w:webHidden/>
              </w:rPr>
            </w:r>
            <w:r>
              <w:rPr>
                <w:noProof/>
                <w:webHidden/>
              </w:rPr>
              <w:fldChar w:fldCharType="separate"/>
            </w:r>
            <w:r>
              <w:rPr>
                <w:noProof/>
                <w:webHidden/>
              </w:rPr>
              <w:t>57</w:t>
            </w:r>
            <w:r>
              <w:rPr>
                <w:noProof/>
                <w:webHidden/>
              </w:rPr>
              <w:fldChar w:fldCharType="end"/>
            </w:r>
          </w:hyperlink>
        </w:p>
        <w:p w:rsidR="00184230" w:rsidRDefault="00184230">
          <w:pPr>
            <w:pStyle w:val="TOC2"/>
            <w:rPr>
              <w:rFonts w:eastAsiaTheme="minorEastAsia"/>
              <w:noProof/>
            </w:rPr>
          </w:pPr>
          <w:hyperlink w:anchor="_Toc477150602" w:history="1">
            <w:r w:rsidRPr="003B5A0F">
              <w:rPr>
                <w:rStyle w:val="Hyperlink"/>
                <w:noProof/>
              </w:rPr>
              <w:t>FRAC(&lt;nexp&gt;)</w:t>
            </w:r>
            <w:r>
              <w:rPr>
                <w:noProof/>
                <w:webHidden/>
              </w:rPr>
              <w:tab/>
            </w:r>
            <w:r>
              <w:rPr>
                <w:noProof/>
                <w:webHidden/>
              </w:rPr>
              <w:fldChar w:fldCharType="begin"/>
            </w:r>
            <w:r>
              <w:rPr>
                <w:noProof/>
                <w:webHidden/>
              </w:rPr>
              <w:instrText xml:space="preserve"> PAGEREF _Toc477150602 \h </w:instrText>
            </w:r>
            <w:r>
              <w:rPr>
                <w:noProof/>
                <w:webHidden/>
              </w:rPr>
            </w:r>
            <w:r>
              <w:rPr>
                <w:noProof/>
                <w:webHidden/>
              </w:rPr>
              <w:fldChar w:fldCharType="separate"/>
            </w:r>
            <w:r>
              <w:rPr>
                <w:noProof/>
                <w:webHidden/>
              </w:rPr>
              <w:t>57</w:t>
            </w:r>
            <w:r>
              <w:rPr>
                <w:noProof/>
                <w:webHidden/>
              </w:rPr>
              <w:fldChar w:fldCharType="end"/>
            </w:r>
          </w:hyperlink>
        </w:p>
        <w:p w:rsidR="00184230" w:rsidRDefault="00184230">
          <w:pPr>
            <w:pStyle w:val="TOC2"/>
            <w:rPr>
              <w:rFonts w:eastAsiaTheme="minorEastAsia"/>
              <w:noProof/>
            </w:rPr>
          </w:pPr>
          <w:hyperlink w:anchor="_Toc477150603" w:history="1">
            <w:r w:rsidRPr="003B5A0F">
              <w:rPr>
                <w:rStyle w:val="Hyperlink"/>
                <w:noProof/>
              </w:rPr>
              <w:t>MOD(&lt;nexp1&gt;, &lt;nexp2&gt;)</w:t>
            </w:r>
            <w:r>
              <w:rPr>
                <w:noProof/>
                <w:webHidden/>
              </w:rPr>
              <w:tab/>
            </w:r>
            <w:r>
              <w:rPr>
                <w:noProof/>
                <w:webHidden/>
              </w:rPr>
              <w:fldChar w:fldCharType="begin"/>
            </w:r>
            <w:r>
              <w:rPr>
                <w:noProof/>
                <w:webHidden/>
              </w:rPr>
              <w:instrText xml:space="preserve"> PAGEREF _Toc477150603 \h </w:instrText>
            </w:r>
            <w:r>
              <w:rPr>
                <w:noProof/>
                <w:webHidden/>
              </w:rPr>
            </w:r>
            <w:r>
              <w:rPr>
                <w:noProof/>
                <w:webHidden/>
              </w:rPr>
              <w:fldChar w:fldCharType="separate"/>
            </w:r>
            <w:r>
              <w:rPr>
                <w:noProof/>
                <w:webHidden/>
              </w:rPr>
              <w:t>58</w:t>
            </w:r>
            <w:r>
              <w:rPr>
                <w:noProof/>
                <w:webHidden/>
              </w:rPr>
              <w:fldChar w:fldCharType="end"/>
            </w:r>
          </w:hyperlink>
        </w:p>
        <w:p w:rsidR="00184230" w:rsidRDefault="00184230">
          <w:pPr>
            <w:pStyle w:val="TOC2"/>
            <w:rPr>
              <w:rFonts w:eastAsiaTheme="minorEastAsia"/>
              <w:noProof/>
            </w:rPr>
          </w:pPr>
          <w:hyperlink w:anchor="_Toc477150604" w:history="1">
            <w:r w:rsidRPr="003B5A0F">
              <w:rPr>
                <w:rStyle w:val="Hyperlink"/>
                <w:noProof/>
              </w:rPr>
              <w:t>ROUND(&lt;value_nexp&gt;{, &lt;count_nexp&gt;{, &lt;mode_sexp&gt;}})</w:t>
            </w:r>
            <w:r>
              <w:rPr>
                <w:noProof/>
                <w:webHidden/>
              </w:rPr>
              <w:tab/>
            </w:r>
            <w:r>
              <w:rPr>
                <w:noProof/>
                <w:webHidden/>
              </w:rPr>
              <w:fldChar w:fldCharType="begin"/>
            </w:r>
            <w:r>
              <w:rPr>
                <w:noProof/>
                <w:webHidden/>
              </w:rPr>
              <w:instrText xml:space="preserve"> PAGEREF _Toc477150604 \h </w:instrText>
            </w:r>
            <w:r>
              <w:rPr>
                <w:noProof/>
                <w:webHidden/>
              </w:rPr>
            </w:r>
            <w:r>
              <w:rPr>
                <w:noProof/>
                <w:webHidden/>
              </w:rPr>
              <w:fldChar w:fldCharType="separate"/>
            </w:r>
            <w:r>
              <w:rPr>
                <w:noProof/>
                <w:webHidden/>
              </w:rPr>
              <w:t>58</w:t>
            </w:r>
            <w:r>
              <w:rPr>
                <w:noProof/>
                <w:webHidden/>
              </w:rPr>
              <w:fldChar w:fldCharType="end"/>
            </w:r>
          </w:hyperlink>
        </w:p>
        <w:p w:rsidR="00184230" w:rsidRDefault="00184230">
          <w:pPr>
            <w:pStyle w:val="TOC2"/>
            <w:rPr>
              <w:rFonts w:eastAsiaTheme="minorEastAsia"/>
              <w:noProof/>
            </w:rPr>
          </w:pPr>
          <w:hyperlink w:anchor="_Toc477150605" w:history="1">
            <w:r w:rsidRPr="003B5A0F">
              <w:rPr>
                <w:rStyle w:val="Hyperlink"/>
                <w:noProof/>
              </w:rPr>
              <w:t>SQR(&lt;nexp&gt;)</w:t>
            </w:r>
            <w:r>
              <w:rPr>
                <w:noProof/>
                <w:webHidden/>
              </w:rPr>
              <w:tab/>
            </w:r>
            <w:r>
              <w:rPr>
                <w:noProof/>
                <w:webHidden/>
              </w:rPr>
              <w:fldChar w:fldCharType="begin"/>
            </w:r>
            <w:r>
              <w:rPr>
                <w:noProof/>
                <w:webHidden/>
              </w:rPr>
              <w:instrText xml:space="preserve"> PAGEREF _Toc477150605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06" w:history="1">
            <w:r w:rsidRPr="003B5A0F">
              <w:rPr>
                <w:rStyle w:val="Hyperlink"/>
                <w:noProof/>
              </w:rPr>
              <w:t>CBRT(&lt;nexp&gt;)</w:t>
            </w:r>
            <w:r>
              <w:rPr>
                <w:noProof/>
                <w:webHidden/>
              </w:rPr>
              <w:tab/>
            </w:r>
            <w:r>
              <w:rPr>
                <w:noProof/>
                <w:webHidden/>
              </w:rPr>
              <w:fldChar w:fldCharType="begin"/>
            </w:r>
            <w:r>
              <w:rPr>
                <w:noProof/>
                <w:webHidden/>
              </w:rPr>
              <w:instrText xml:space="preserve"> PAGEREF _Toc477150606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07" w:history="1">
            <w:r w:rsidRPr="003B5A0F">
              <w:rPr>
                <w:rStyle w:val="Hyperlink"/>
                <w:noProof/>
              </w:rPr>
              <w:t>LOG(&lt;nexp&gt;)</w:t>
            </w:r>
            <w:r>
              <w:rPr>
                <w:noProof/>
                <w:webHidden/>
              </w:rPr>
              <w:tab/>
            </w:r>
            <w:r>
              <w:rPr>
                <w:noProof/>
                <w:webHidden/>
              </w:rPr>
              <w:fldChar w:fldCharType="begin"/>
            </w:r>
            <w:r>
              <w:rPr>
                <w:noProof/>
                <w:webHidden/>
              </w:rPr>
              <w:instrText xml:space="preserve"> PAGEREF _Toc477150607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08" w:history="1">
            <w:r w:rsidRPr="003B5A0F">
              <w:rPr>
                <w:rStyle w:val="Hyperlink"/>
                <w:noProof/>
              </w:rPr>
              <w:t>LOG10(&lt;nexp&gt;)</w:t>
            </w:r>
            <w:r>
              <w:rPr>
                <w:noProof/>
                <w:webHidden/>
              </w:rPr>
              <w:tab/>
            </w:r>
            <w:r>
              <w:rPr>
                <w:noProof/>
                <w:webHidden/>
              </w:rPr>
              <w:fldChar w:fldCharType="begin"/>
            </w:r>
            <w:r>
              <w:rPr>
                <w:noProof/>
                <w:webHidden/>
              </w:rPr>
              <w:instrText xml:space="preserve"> PAGEREF _Toc477150608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09" w:history="1">
            <w:r w:rsidRPr="003B5A0F">
              <w:rPr>
                <w:rStyle w:val="Hyperlink"/>
                <w:noProof/>
              </w:rPr>
              <w:t>EXP(&lt;nexp&gt;)</w:t>
            </w:r>
            <w:r>
              <w:rPr>
                <w:noProof/>
                <w:webHidden/>
              </w:rPr>
              <w:tab/>
            </w:r>
            <w:r>
              <w:rPr>
                <w:noProof/>
                <w:webHidden/>
              </w:rPr>
              <w:fldChar w:fldCharType="begin"/>
            </w:r>
            <w:r>
              <w:rPr>
                <w:noProof/>
                <w:webHidden/>
              </w:rPr>
              <w:instrText xml:space="preserve"> PAGEREF _Toc477150609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10" w:history="1">
            <w:r w:rsidRPr="003B5A0F">
              <w:rPr>
                <w:rStyle w:val="Hyperlink"/>
                <w:noProof/>
              </w:rPr>
              <w:t>POW(&lt;nexp1&gt;, &lt;nexp2&gt;)</w:t>
            </w:r>
            <w:r>
              <w:rPr>
                <w:noProof/>
                <w:webHidden/>
              </w:rPr>
              <w:tab/>
            </w:r>
            <w:r>
              <w:rPr>
                <w:noProof/>
                <w:webHidden/>
              </w:rPr>
              <w:fldChar w:fldCharType="begin"/>
            </w:r>
            <w:r>
              <w:rPr>
                <w:noProof/>
                <w:webHidden/>
              </w:rPr>
              <w:instrText xml:space="preserve"> PAGEREF _Toc477150610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11" w:history="1">
            <w:r w:rsidRPr="003B5A0F">
              <w:rPr>
                <w:rStyle w:val="Hyperlink"/>
                <w:noProof/>
              </w:rPr>
              <w:t>HYPOT(&lt;nexp_x&gt;, &lt;nexp_y)</w:t>
            </w:r>
            <w:r>
              <w:rPr>
                <w:noProof/>
                <w:webHidden/>
              </w:rPr>
              <w:tab/>
            </w:r>
            <w:r>
              <w:rPr>
                <w:noProof/>
                <w:webHidden/>
              </w:rPr>
              <w:fldChar w:fldCharType="begin"/>
            </w:r>
            <w:r>
              <w:rPr>
                <w:noProof/>
                <w:webHidden/>
              </w:rPr>
              <w:instrText xml:space="preserve"> PAGEREF _Toc477150611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12" w:history="1">
            <w:r w:rsidRPr="003B5A0F">
              <w:rPr>
                <w:rStyle w:val="Hyperlink"/>
                <w:noProof/>
              </w:rPr>
              <w:t>PI()</w:t>
            </w:r>
            <w:r>
              <w:rPr>
                <w:noProof/>
                <w:webHidden/>
              </w:rPr>
              <w:tab/>
            </w:r>
            <w:r>
              <w:rPr>
                <w:noProof/>
                <w:webHidden/>
              </w:rPr>
              <w:fldChar w:fldCharType="begin"/>
            </w:r>
            <w:r>
              <w:rPr>
                <w:noProof/>
                <w:webHidden/>
              </w:rPr>
              <w:instrText xml:space="preserve"> PAGEREF _Toc477150612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13" w:history="1">
            <w:r w:rsidRPr="003B5A0F">
              <w:rPr>
                <w:rStyle w:val="Hyperlink"/>
                <w:noProof/>
              </w:rPr>
              <w:t>SIN(&lt;nexp&gt;)</w:t>
            </w:r>
            <w:r>
              <w:rPr>
                <w:noProof/>
                <w:webHidden/>
              </w:rPr>
              <w:tab/>
            </w:r>
            <w:r>
              <w:rPr>
                <w:noProof/>
                <w:webHidden/>
              </w:rPr>
              <w:fldChar w:fldCharType="begin"/>
            </w:r>
            <w:r>
              <w:rPr>
                <w:noProof/>
                <w:webHidden/>
              </w:rPr>
              <w:instrText xml:space="preserve"> PAGEREF _Toc477150613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14" w:history="1">
            <w:r w:rsidRPr="003B5A0F">
              <w:rPr>
                <w:rStyle w:val="Hyperlink"/>
                <w:noProof/>
              </w:rPr>
              <w:t>COS(&lt;nexp&gt;)</w:t>
            </w:r>
            <w:r>
              <w:rPr>
                <w:noProof/>
                <w:webHidden/>
              </w:rPr>
              <w:tab/>
            </w:r>
            <w:r>
              <w:rPr>
                <w:noProof/>
                <w:webHidden/>
              </w:rPr>
              <w:fldChar w:fldCharType="begin"/>
            </w:r>
            <w:r>
              <w:rPr>
                <w:noProof/>
                <w:webHidden/>
              </w:rPr>
              <w:instrText xml:space="preserve"> PAGEREF _Toc477150614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15" w:history="1">
            <w:r w:rsidRPr="003B5A0F">
              <w:rPr>
                <w:rStyle w:val="Hyperlink"/>
                <w:noProof/>
              </w:rPr>
              <w:t>TAN(&lt;nexp&gt;)</w:t>
            </w:r>
            <w:r>
              <w:rPr>
                <w:noProof/>
                <w:webHidden/>
              </w:rPr>
              <w:tab/>
            </w:r>
            <w:r>
              <w:rPr>
                <w:noProof/>
                <w:webHidden/>
              </w:rPr>
              <w:fldChar w:fldCharType="begin"/>
            </w:r>
            <w:r>
              <w:rPr>
                <w:noProof/>
                <w:webHidden/>
              </w:rPr>
              <w:instrText xml:space="preserve"> PAGEREF _Toc477150615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16" w:history="1">
            <w:r w:rsidRPr="003B5A0F">
              <w:rPr>
                <w:rStyle w:val="Hyperlink"/>
                <w:noProof/>
              </w:rPr>
              <w:t>SINH(&lt;nexp&gt;)</w:t>
            </w:r>
            <w:r>
              <w:rPr>
                <w:noProof/>
                <w:webHidden/>
              </w:rPr>
              <w:tab/>
            </w:r>
            <w:r>
              <w:rPr>
                <w:noProof/>
                <w:webHidden/>
              </w:rPr>
              <w:fldChar w:fldCharType="begin"/>
            </w:r>
            <w:r>
              <w:rPr>
                <w:noProof/>
                <w:webHidden/>
              </w:rPr>
              <w:instrText xml:space="preserve"> PAGEREF _Toc477150616 \h </w:instrText>
            </w:r>
            <w:r>
              <w:rPr>
                <w:noProof/>
                <w:webHidden/>
              </w:rPr>
            </w:r>
            <w:r>
              <w:rPr>
                <w:noProof/>
                <w:webHidden/>
              </w:rPr>
              <w:fldChar w:fldCharType="separate"/>
            </w:r>
            <w:r>
              <w:rPr>
                <w:noProof/>
                <w:webHidden/>
              </w:rPr>
              <w:t>59</w:t>
            </w:r>
            <w:r>
              <w:rPr>
                <w:noProof/>
                <w:webHidden/>
              </w:rPr>
              <w:fldChar w:fldCharType="end"/>
            </w:r>
          </w:hyperlink>
        </w:p>
        <w:p w:rsidR="00184230" w:rsidRDefault="00184230">
          <w:pPr>
            <w:pStyle w:val="TOC2"/>
            <w:rPr>
              <w:rFonts w:eastAsiaTheme="minorEastAsia"/>
              <w:noProof/>
            </w:rPr>
          </w:pPr>
          <w:hyperlink w:anchor="_Toc477150617" w:history="1">
            <w:r w:rsidRPr="003B5A0F">
              <w:rPr>
                <w:rStyle w:val="Hyperlink"/>
                <w:noProof/>
              </w:rPr>
              <w:t>COSH(&lt;nexp&gt;)</w:t>
            </w:r>
            <w:r>
              <w:rPr>
                <w:noProof/>
                <w:webHidden/>
              </w:rPr>
              <w:tab/>
            </w:r>
            <w:r>
              <w:rPr>
                <w:noProof/>
                <w:webHidden/>
              </w:rPr>
              <w:fldChar w:fldCharType="begin"/>
            </w:r>
            <w:r>
              <w:rPr>
                <w:noProof/>
                <w:webHidden/>
              </w:rPr>
              <w:instrText xml:space="preserve"> PAGEREF _Toc477150617 \h </w:instrText>
            </w:r>
            <w:r>
              <w:rPr>
                <w:noProof/>
                <w:webHidden/>
              </w:rPr>
            </w:r>
            <w:r>
              <w:rPr>
                <w:noProof/>
                <w:webHidden/>
              </w:rPr>
              <w:fldChar w:fldCharType="separate"/>
            </w:r>
            <w:r>
              <w:rPr>
                <w:noProof/>
                <w:webHidden/>
              </w:rPr>
              <w:t>60</w:t>
            </w:r>
            <w:r>
              <w:rPr>
                <w:noProof/>
                <w:webHidden/>
              </w:rPr>
              <w:fldChar w:fldCharType="end"/>
            </w:r>
          </w:hyperlink>
        </w:p>
        <w:p w:rsidR="00184230" w:rsidRDefault="00184230">
          <w:pPr>
            <w:pStyle w:val="TOC2"/>
            <w:rPr>
              <w:rFonts w:eastAsiaTheme="minorEastAsia"/>
              <w:noProof/>
            </w:rPr>
          </w:pPr>
          <w:hyperlink w:anchor="_Toc477150618" w:history="1">
            <w:r w:rsidRPr="003B5A0F">
              <w:rPr>
                <w:rStyle w:val="Hyperlink"/>
                <w:noProof/>
              </w:rPr>
              <w:t>ASIN(&lt;nexp&gt;)</w:t>
            </w:r>
            <w:r>
              <w:rPr>
                <w:noProof/>
                <w:webHidden/>
              </w:rPr>
              <w:tab/>
            </w:r>
            <w:r>
              <w:rPr>
                <w:noProof/>
                <w:webHidden/>
              </w:rPr>
              <w:fldChar w:fldCharType="begin"/>
            </w:r>
            <w:r>
              <w:rPr>
                <w:noProof/>
                <w:webHidden/>
              </w:rPr>
              <w:instrText xml:space="preserve"> PAGEREF _Toc477150618 \h </w:instrText>
            </w:r>
            <w:r>
              <w:rPr>
                <w:noProof/>
                <w:webHidden/>
              </w:rPr>
            </w:r>
            <w:r>
              <w:rPr>
                <w:noProof/>
                <w:webHidden/>
              </w:rPr>
              <w:fldChar w:fldCharType="separate"/>
            </w:r>
            <w:r>
              <w:rPr>
                <w:noProof/>
                <w:webHidden/>
              </w:rPr>
              <w:t>60</w:t>
            </w:r>
            <w:r>
              <w:rPr>
                <w:noProof/>
                <w:webHidden/>
              </w:rPr>
              <w:fldChar w:fldCharType="end"/>
            </w:r>
          </w:hyperlink>
        </w:p>
        <w:p w:rsidR="00184230" w:rsidRDefault="00184230">
          <w:pPr>
            <w:pStyle w:val="TOC2"/>
            <w:rPr>
              <w:rFonts w:eastAsiaTheme="minorEastAsia"/>
              <w:noProof/>
            </w:rPr>
          </w:pPr>
          <w:hyperlink w:anchor="_Toc477150619" w:history="1">
            <w:r w:rsidRPr="003B5A0F">
              <w:rPr>
                <w:rStyle w:val="Hyperlink"/>
                <w:noProof/>
              </w:rPr>
              <w:t>ACOS(&lt;nexp&gt;)</w:t>
            </w:r>
            <w:r>
              <w:rPr>
                <w:noProof/>
                <w:webHidden/>
              </w:rPr>
              <w:tab/>
            </w:r>
            <w:r>
              <w:rPr>
                <w:noProof/>
                <w:webHidden/>
              </w:rPr>
              <w:fldChar w:fldCharType="begin"/>
            </w:r>
            <w:r>
              <w:rPr>
                <w:noProof/>
                <w:webHidden/>
              </w:rPr>
              <w:instrText xml:space="preserve"> PAGEREF _Toc477150619 \h </w:instrText>
            </w:r>
            <w:r>
              <w:rPr>
                <w:noProof/>
                <w:webHidden/>
              </w:rPr>
            </w:r>
            <w:r>
              <w:rPr>
                <w:noProof/>
                <w:webHidden/>
              </w:rPr>
              <w:fldChar w:fldCharType="separate"/>
            </w:r>
            <w:r>
              <w:rPr>
                <w:noProof/>
                <w:webHidden/>
              </w:rPr>
              <w:t>60</w:t>
            </w:r>
            <w:r>
              <w:rPr>
                <w:noProof/>
                <w:webHidden/>
              </w:rPr>
              <w:fldChar w:fldCharType="end"/>
            </w:r>
          </w:hyperlink>
        </w:p>
        <w:p w:rsidR="00184230" w:rsidRDefault="00184230">
          <w:pPr>
            <w:pStyle w:val="TOC2"/>
            <w:rPr>
              <w:rFonts w:eastAsiaTheme="minorEastAsia"/>
              <w:noProof/>
            </w:rPr>
          </w:pPr>
          <w:hyperlink w:anchor="_Toc477150620" w:history="1">
            <w:r w:rsidRPr="003B5A0F">
              <w:rPr>
                <w:rStyle w:val="Hyperlink"/>
                <w:noProof/>
              </w:rPr>
              <w:t>ATAN(&lt;nexp&gt;)</w:t>
            </w:r>
            <w:r>
              <w:rPr>
                <w:noProof/>
                <w:webHidden/>
              </w:rPr>
              <w:tab/>
            </w:r>
            <w:r>
              <w:rPr>
                <w:noProof/>
                <w:webHidden/>
              </w:rPr>
              <w:fldChar w:fldCharType="begin"/>
            </w:r>
            <w:r>
              <w:rPr>
                <w:noProof/>
                <w:webHidden/>
              </w:rPr>
              <w:instrText xml:space="preserve"> PAGEREF _Toc477150620 \h </w:instrText>
            </w:r>
            <w:r>
              <w:rPr>
                <w:noProof/>
                <w:webHidden/>
              </w:rPr>
            </w:r>
            <w:r>
              <w:rPr>
                <w:noProof/>
                <w:webHidden/>
              </w:rPr>
              <w:fldChar w:fldCharType="separate"/>
            </w:r>
            <w:r>
              <w:rPr>
                <w:noProof/>
                <w:webHidden/>
              </w:rPr>
              <w:t>60</w:t>
            </w:r>
            <w:r>
              <w:rPr>
                <w:noProof/>
                <w:webHidden/>
              </w:rPr>
              <w:fldChar w:fldCharType="end"/>
            </w:r>
          </w:hyperlink>
        </w:p>
        <w:p w:rsidR="00184230" w:rsidRDefault="00184230">
          <w:pPr>
            <w:pStyle w:val="TOC2"/>
            <w:rPr>
              <w:rFonts w:eastAsiaTheme="minorEastAsia"/>
              <w:noProof/>
            </w:rPr>
          </w:pPr>
          <w:hyperlink w:anchor="_Toc477150621" w:history="1">
            <w:r w:rsidRPr="003B5A0F">
              <w:rPr>
                <w:rStyle w:val="Hyperlink"/>
                <w:noProof/>
              </w:rPr>
              <w:t>ATAN2(&lt;nexp_y&gt;, &lt;nexp_x&gt;)</w:t>
            </w:r>
            <w:r>
              <w:rPr>
                <w:noProof/>
                <w:webHidden/>
              </w:rPr>
              <w:tab/>
            </w:r>
            <w:r>
              <w:rPr>
                <w:noProof/>
                <w:webHidden/>
              </w:rPr>
              <w:fldChar w:fldCharType="begin"/>
            </w:r>
            <w:r>
              <w:rPr>
                <w:noProof/>
                <w:webHidden/>
              </w:rPr>
              <w:instrText xml:space="preserve"> PAGEREF _Toc477150621 \h </w:instrText>
            </w:r>
            <w:r>
              <w:rPr>
                <w:noProof/>
                <w:webHidden/>
              </w:rPr>
            </w:r>
            <w:r>
              <w:rPr>
                <w:noProof/>
                <w:webHidden/>
              </w:rPr>
              <w:fldChar w:fldCharType="separate"/>
            </w:r>
            <w:r>
              <w:rPr>
                <w:noProof/>
                <w:webHidden/>
              </w:rPr>
              <w:t>60</w:t>
            </w:r>
            <w:r>
              <w:rPr>
                <w:noProof/>
                <w:webHidden/>
              </w:rPr>
              <w:fldChar w:fldCharType="end"/>
            </w:r>
          </w:hyperlink>
        </w:p>
        <w:p w:rsidR="00184230" w:rsidRDefault="00184230">
          <w:pPr>
            <w:pStyle w:val="TOC2"/>
            <w:rPr>
              <w:rFonts w:eastAsiaTheme="minorEastAsia"/>
              <w:noProof/>
            </w:rPr>
          </w:pPr>
          <w:hyperlink w:anchor="_Toc477150622" w:history="1">
            <w:r w:rsidRPr="003B5A0F">
              <w:rPr>
                <w:rStyle w:val="Hyperlink"/>
                <w:noProof/>
              </w:rPr>
              <w:t>TODEGREES(&lt;nexp&gt;)</w:t>
            </w:r>
            <w:r>
              <w:rPr>
                <w:noProof/>
                <w:webHidden/>
              </w:rPr>
              <w:tab/>
            </w:r>
            <w:r>
              <w:rPr>
                <w:noProof/>
                <w:webHidden/>
              </w:rPr>
              <w:fldChar w:fldCharType="begin"/>
            </w:r>
            <w:r>
              <w:rPr>
                <w:noProof/>
                <w:webHidden/>
              </w:rPr>
              <w:instrText xml:space="preserve"> PAGEREF _Toc477150622 \h </w:instrText>
            </w:r>
            <w:r>
              <w:rPr>
                <w:noProof/>
                <w:webHidden/>
              </w:rPr>
            </w:r>
            <w:r>
              <w:rPr>
                <w:noProof/>
                <w:webHidden/>
              </w:rPr>
              <w:fldChar w:fldCharType="separate"/>
            </w:r>
            <w:r>
              <w:rPr>
                <w:noProof/>
                <w:webHidden/>
              </w:rPr>
              <w:t>60</w:t>
            </w:r>
            <w:r>
              <w:rPr>
                <w:noProof/>
                <w:webHidden/>
              </w:rPr>
              <w:fldChar w:fldCharType="end"/>
            </w:r>
          </w:hyperlink>
        </w:p>
        <w:p w:rsidR="00184230" w:rsidRDefault="00184230">
          <w:pPr>
            <w:pStyle w:val="TOC2"/>
            <w:rPr>
              <w:rFonts w:eastAsiaTheme="minorEastAsia"/>
              <w:noProof/>
            </w:rPr>
          </w:pPr>
          <w:hyperlink w:anchor="_Toc477150623" w:history="1">
            <w:r w:rsidRPr="003B5A0F">
              <w:rPr>
                <w:rStyle w:val="Hyperlink"/>
                <w:noProof/>
              </w:rPr>
              <w:t>TORADIANS(&lt;nexp&gt;)</w:t>
            </w:r>
            <w:r>
              <w:rPr>
                <w:noProof/>
                <w:webHidden/>
              </w:rPr>
              <w:tab/>
            </w:r>
            <w:r>
              <w:rPr>
                <w:noProof/>
                <w:webHidden/>
              </w:rPr>
              <w:fldChar w:fldCharType="begin"/>
            </w:r>
            <w:r>
              <w:rPr>
                <w:noProof/>
                <w:webHidden/>
              </w:rPr>
              <w:instrText xml:space="preserve"> PAGEREF _Toc477150623 \h </w:instrText>
            </w:r>
            <w:r>
              <w:rPr>
                <w:noProof/>
                <w:webHidden/>
              </w:rPr>
            </w:r>
            <w:r>
              <w:rPr>
                <w:noProof/>
                <w:webHidden/>
              </w:rPr>
              <w:fldChar w:fldCharType="separate"/>
            </w:r>
            <w:r>
              <w:rPr>
                <w:noProof/>
                <w:webHidden/>
              </w:rPr>
              <w:t>60</w:t>
            </w:r>
            <w:r>
              <w:rPr>
                <w:noProof/>
                <w:webHidden/>
              </w:rPr>
              <w:fldChar w:fldCharType="end"/>
            </w:r>
          </w:hyperlink>
        </w:p>
        <w:p w:rsidR="00184230" w:rsidRDefault="00184230">
          <w:pPr>
            <w:pStyle w:val="TOC2"/>
            <w:rPr>
              <w:rFonts w:eastAsiaTheme="minorEastAsia"/>
              <w:noProof/>
            </w:rPr>
          </w:pPr>
          <w:hyperlink w:anchor="_Toc477150624" w:history="1">
            <w:r w:rsidRPr="003B5A0F">
              <w:rPr>
                <w:rStyle w:val="Hyperlink"/>
                <w:noProof/>
              </w:rPr>
              <w:t>VAL(&lt;sexp&gt;)</w:t>
            </w:r>
            <w:r>
              <w:rPr>
                <w:noProof/>
                <w:webHidden/>
              </w:rPr>
              <w:tab/>
            </w:r>
            <w:r>
              <w:rPr>
                <w:noProof/>
                <w:webHidden/>
              </w:rPr>
              <w:fldChar w:fldCharType="begin"/>
            </w:r>
            <w:r>
              <w:rPr>
                <w:noProof/>
                <w:webHidden/>
              </w:rPr>
              <w:instrText xml:space="preserve"> PAGEREF _Toc477150624 \h </w:instrText>
            </w:r>
            <w:r>
              <w:rPr>
                <w:noProof/>
                <w:webHidden/>
              </w:rPr>
            </w:r>
            <w:r>
              <w:rPr>
                <w:noProof/>
                <w:webHidden/>
              </w:rPr>
              <w:fldChar w:fldCharType="separate"/>
            </w:r>
            <w:r>
              <w:rPr>
                <w:noProof/>
                <w:webHidden/>
              </w:rPr>
              <w:t>60</w:t>
            </w:r>
            <w:r>
              <w:rPr>
                <w:noProof/>
                <w:webHidden/>
              </w:rPr>
              <w:fldChar w:fldCharType="end"/>
            </w:r>
          </w:hyperlink>
        </w:p>
        <w:p w:rsidR="00184230" w:rsidRDefault="00184230">
          <w:pPr>
            <w:pStyle w:val="TOC2"/>
            <w:rPr>
              <w:rFonts w:eastAsiaTheme="minorEastAsia"/>
              <w:noProof/>
            </w:rPr>
          </w:pPr>
          <w:hyperlink w:anchor="_Toc477150625" w:history="1">
            <w:r w:rsidRPr="003B5A0F">
              <w:rPr>
                <w:rStyle w:val="Hyperlink"/>
                <w:noProof/>
              </w:rPr>
              <w:t>IS_NUMBER(&lt;sexp&gt;)</w:t>
            </w:r>
            <w:r>
              <w:rPr>
                <w:noProof/>
                <w:webHidden/>
              </w:rPr>
              <w:tab/>
            </w:r>
            <w:r>
              <w:rPr>
                <w:noProof/>
                <w:webHidden/>
              </w:rPr>
              <w:fldChar w:fldCharType="begin"/>
            </w:r>
            <w:r>
              <w:rPr>
                <w:noProof/>
                <w:webHidden/>
              </w:rPr>
              <w:instrText xml:space="preserve"> PAGEREF _Toc477150625 \h </w:instrText>
            </w:r>
            <w:r>
              <w:rPr>
                <w:noProof/>
                <w:webHidden/>
              </w:rPr>
            </w:r>
            <w:r>
              <w:rPr>
                <w:noProof/>
                <w:webHidden/>
              </w:rPr>
              <w:fldChar w:fldCharType="separate"/>
            </w:r>
            <w:r>
              <w:rPr>
                <w:noProof/>
                <w:webHidden/>
              </w:rPr>
              <w:t>60</w:t>
            </w:r>
            <w:r>
              <w:rPr>
                <w:noProof/>
                <w:webHidden/>
              </w:rPr>
              <w:fldChar w:fldCharType="end"/>
            </w:r>
          </w:hyperlink>
        </w:p>
        <w:p w:rsidR="00184230" w:rsidRDefault="00184230">
          <w:pPr>
            <w:pStyle w:val="TOC2"/>
            <w:rPr>
              <w:rFonts w:eastAsiaTheme="minorEastAsia"/>
              <w:noProof/>
            </w:rPr>
          </w:pPr>
          <w:hyperlink w:anchor="_Toc477150626" w:history="1">
            <w:r w:rsidRPr="003B5A0F">
              <w:rPr>
                <w:rStyle w:val="Hyperlink"/>
                <w:noProof/>
              </w:rPr>
              <w:t>LEN(&lt;sexp&gt;)</w:t>
            </w:r>
            <w:r>
              <w:rPr>
                <w:noProof/>
                <w:webHidden/>
              </w:rPr>
              <w:tab/>
            </w:r>
            <w:r>
              <w:rPr>
                <w:noProof/>
                <w:webHidden/>
              </w:rPr>
              <w:fldChar w:fldCharType="begin"/>
            </w:r>
            <w:r>
              <w:rPr>
                <w:noProof/>
                <w:webHidden/>
              </w:rPr>
              <w:instrText xml:space="preserve"> PAGEREF _Toc477150626 \h </w:instrText>
            </w:r>
            <w:r>
              <w:rPr>
                <w:noProof/>
                <w:webHidden/>
              </w:rPr>
            </w:r>
            <w:r>
              <w:rPr>
                <w:noProof/>
                <w:webHidden/>
              </w:rPr>
              <w:fldChar w:fldCharType="separate"/>
            </w:r>
            <w:r>
              <w:rPr>
                <w:noProof/>
                <w:webHidden/>
              </w:rPr>
              <w:t>61</w:t>
            </w:r>
            <w:r>
              <w:rPr>
                <w:noProof/>
                <w:webHidden/>
              </w:rPr>
              <w:fldChar w:fldCharType="end"/>
            </w:r>
          </w:hyperlink>
        </w:p>
        <w:p w:rsidR="00184230" w:rsidRDefault="00184230">
          <w:pPr>
            <w:pStyle w:val="TOC2"/>
            <w:rPr>
              <w:rFonts w:eastAsiaTheme="minorEastAsia"/>
              <w:noProof/>
            </w:rPr>
          </w:pPr>
          <w:hyperlink w:anchor="_Toc477150627" w:history="1">
            <w:r w:rsidRPr="003B5A0F">
              <w:rPr>
                <w:rStyle w:val="Hyperlink"/>
                <w:noProof/>
              </w:rPr>
              <w:t>HEX(&lt;sexp&gt;)</w:t>
            </w:r>
            <w:r>
              <w:rPr>
                <w:noProof/>
                <w:webHidden/>
              </w:rPr>
              <w:tab/>
            </w:r>
            <w:r>
              <w:rPr>
                <w:noProof/>
                <w:webHidden/>
              </w:rPr>
              <w:fldChar w:fldCharType="begin"/>
            </w:r>
            <w:r>
              <w:rPr>
                <w:noProof/>
                <w:webHidden/>
              </w:rPr>
              <w:instrText xml:space="preserve"> PAGEREF _Toc477150627 \h </w:instrText>
            </w:r>
            <w:r>
              <w:rPr>
                <w:noProof/>
                <w:webHidden/>
              </w:rPr>
            </w:r>
            <w:r>
              <w:rPr>
                <w:noProof/>
                <w:webHidden/>
              </w:rPr>
              <w:fldChar w:fldCharType="separate"/>
            </w:r>
            <w:r>
              <w:rPr>
                <w:noProof/>
                <w:webHidden/>
              </w:rPr>
              <w:t>61</w:t>
            </w:r>
            <w:r>
              <w:rPr>
                <w:noProof/>
                <w:webHidden/>
              </w:rPr>
              <w:fldChar w:fldCharType="end"/>
            </w:r>
          </w:hyperlink>
        </w:p>
        <w:p w:rsidR="00184230" w:rsidRDefault="00184230">
          <w:pPr>
            <w:pStyle w:val="TOC2"/>
            <w:rPr>
              <w:rFonts w:eastAsiaTheme="minorEastAsia"/>
              <w:noProof/>
            </w:rPr>
          </w:pPr>
          <w:hyperlink w:anchor="_Toc477150628" w:history="1">
            <w:r w:rsidRPr="003B5A0F">
              <w:rPr>
                <w:rStyle w:val="Hyperlink"/>
                <w:noProof/>
              </w:rPr>
              <w:t>OCT(&lt;sexp&gt;)</w:t>
            </w:r>
            <w:r>
              <w:rPr>
                <w:noProof/>
                <w:webHidden/>
              </w:rPr>
              <w:tab/>
            </w:r>
            <w:r>
              <w:rPr>
                <w:noProof/>
                <w:webHidden/>
              </w:rPr>
              <w:fldChar w:fldCharType="begin"/>
            </w:r>
            <w:r>
              <w:rPr>
                <w:noProof/>
                <w:webHidden/>
              </w:rPr>
              <w:instrText xml:space="preserve"> PAGEREF _Toc477150628 \h </w:instrText>
            </w:r>
            <w:r>
              <w:rPr>
                <w:noProof/>
                <w:webHidden/>
              </w:rPr>
            </w:r>
            <w:r>
              <w:rPr>
                <w:noProof/>
                <w:webHidden/>
              </w:rPr>
              <w:fldChar w:fldCharType="separate"/>
            </w:r>
            <w:r>
              <w:rPr>
                <w:noProof/>
                <w:webHidden/>
              </w:rPr>
              <w:t>61</w:t>
            </w:r>
            <w:r>
              <w:rPr>
                <w:noProof/>
                <w:webHidden/>
              </w:rPr>
              <w:fldChar w:fldCharType="end"/>
            </w:r>
          </w:hyperlink>
        </w:p>
        <w:p w:rsidR="00184230" w:rsidRDefault="00184230">
          <w:pPr>
            <w:pStyle w:val="TOC2"/>
            <w:rPr>
              <w:rFonts w:eastAsiaTheme="minorEastAsia"/>
              <w:noProof/>
            </w:rPr>
          </w:pPr>
          <w:hyperlink w:anchor="_Toc477150629" w:history="1">
            <w:r w:rsidRPr="003B5A0F">
              <w:rPr>
                <w:rStyle w:val="Hyperlink"/>
                <w:noProof/>
              </w:rPr>
              <w:t>BIN(&lt;sexp&gt;)</w:t>
            </w:r>
            <w:r>
              <w:rPr>
                <w:noProof/>
                <w:webHidden/>
              </w:rPr>
              <w:tab/>
            </w:r>
            <w:r>
              <w:rPr>
                <w:noProof/>
                <w:webHidden/>
              </w:rPr>
              <w:fldChar w:fldCharType="begin"/>
            </w:r>
            <w:r>
              <w:rPr>
                <w:noProof/>
                <w:webHidden/>
              </w:rPr>
              <w:instrText xml:space="preserve"> PAGEREF _Toc477150629 \h </w:instrText>
            </w:r>
            <w:r>
              <w:rPr>
                <w:noProof/>
                <w:webHidden/>
              </w:rPr>
            </w:r>
            <w:r>
              <w:rPr>
                <w:noProof/>
                <w:webHidden/>
              </w:rPr>
              <w:fldChar w:fldCharType="separate"/>
            </w:r>
            <w:r>
              <w:rPr>
                <w:noProof/>
                <w:webHidden/>
              </w:rPr>
              <w:t>61</w:t>
            </w:r>
            <w:r>
              <w:rPr>
                <w:noProof/>
                <w:webHidden/>
              </w:rPr>
              <w:fldChar w:fldCharType="end"/>
            </w:r>
          </w:hyperlink>
        </w:p>
        <w:p w:rsidR="00184230" w:rsidRDefault="00184230">
          <w:pPr>
            <w:pStyle w:val="TOC2"/>
            <w:rPr>
              <w:rFonts w:eastAsiaTheme="minorEastAsia"/>
              <w:noProof/>
            </w:rPr>
          </w:pPr>
          <w:hyperlink w:anchor="_Toc477150630" w:history="1">
            <w:r w:rsidRPr="003B5A0F">
              <w:rPr>
                <w:rStyle w:val="Hyperlink"/>
                <w:noProof/>
              </w:rPr>
              <w:t>SHIFT(&lt;value_nexp&gt;, &lt;bits_nexp&gt;)</w:t>
            </w:r>
            <w:r>
              <w:rPr>
                <w:noProof/>
                <w:webHidden/>
              </w:rPr>
              <w:tab/>
            </w:r>
            <w:r>
              <w:rPr>
                <w:noProof/>
                <w:webHidden/>
              </w:rPr>
              <w:fldChar w:fldCharType="begin"/>
            </w:r>
            <w:r>
              <w:rPr>
                <w:noProof/>
                <w:webHidden/>
              </w:rPr>
              <w:instrText xml:space="preserve"> PAGEREF _Toc477150630 \h </w:instrText>
            </w:r>
            <w:r>
              <w:rPr>
                <w:noProof/>
                <w:webHidden/>
              </w:rPr>
            </w:r>
            <w:r>
              <w:rPr>
                <w:noProof/>
                <w:webHidden/>
              </w:rPr>
              <w:fldChar w:fldCharType="separate"/>
            </w:r>
            <w:r>
              <w:rPr>
                <w:noProof/>
                <w:webHidden/>
              </w:rPr>
              <w:t>61</w:t>
            </w:r>
            <w:r>
              <w:rPr>
                <w:noProof/>
                <w:webHidden/>
              </w:rPr>
              <w:fldChar w:fldCharType="end"/>
            </w:r>
          </w:hyperlink>
        </w:p>
        <w:p w:rsidR="00184230" w:rsidRDefault="00184230">
          <w:pPr>
            <w:pStyle w:val="TOC2"/>
            <w:rPr>
              <w:rFonts w:eastAsiaTheme="minorEastAsia"/>
              <w:noProof/>
            </w:rPr>
          </w:pPr>
          <w:hyperlink w:anchor="_Toc477150631" w:history="1">
            <w:r w:rsidRPr="003B5A0F">
              <w:rPr>
                <w:rStyle w:val="Hyperlink"/>
                <w:noProof/>
              </w:rPr>
              <w:t>ASCII(&lt;sexp&gt;{, &lt;index_nexp&gt;})</w:t>
            </w:r>
            <w:r>
              <w:rPr>
                <w:noProof/>
                <w:webHidden/>
              </w:rPr>
              <w:tab/>
            </w:r>
            <w:r>
              <w:rPr>
                <w:noProof/>
                <w:webHidden/>
              </w:rPr>
              <w:fldChar w:fldCharType="begin"/>
            </w:r>
            <w:r>
              <w:rPr>
                <w:noProof/>
                <w:webHidden/>
              </w:rPr>
              <w:instrText xml:space="preserve"> PAGEREF _Toc477150631 \h </w:instrText>
            </w:r>
            <w:r>
              <w:rPr>
                <w:noProof/>
                <w:webHidden/>
              </w:rPr>
            </w:r>
            <w:r>
              <w:rPr>
                <w:noProof/>
                <w:webHidden/>
              </w:rPr>
              <w:fldChar w:fldCharType="separate"/>
            </w:r>
            <w:r>
              <w:rPr>
                <w:noProof/>
                <w:webHidden/>
              </w:rPr>
              <w:t>61</w:t>
            </w:r>
            <w:r>
              <w:rPr>
                <w:noProof/>
                <w:webHidden/>
              </w:rPr>
              <w:fldChar w:fldCharType="end"/>
            </w:r>
          </w:hyperlink>
        </w:p>
        <w:p w:rsidR="00184230" w:rsidRDefault="00184230">
          <w:pPr>
            <w:pStyle w:val="TOC2"/>
            <w:rPr>
              <w:rFonts w:eastAsiaTheme="minorEastAsia"/>
              <w:noProof/>
            </w:rPr>
          </w:pPr>
          <w:hyperlink w:anchor="_Toc477150632" w:history="1">
            <w:r w:rsidRPr="003B5A0F">
              <w:rPr>
                <w:rStyle w:val="Hyperlink"/>
                <w:noProof/>
              </w:rPr>
              <w:t>UCODE(&lt;sexp&gt;{, &lt;index_nexp&gt;})</w:t>
            </w:r>
            <w:r>
              <w:rPr>
                <w:noProof/>
                <w:webHidden/>
              </w:rPr>
              <w:tab/>
            </w:r>
            <w:r>
              <w:rPr>
                <w:noProof/>
                <w:webHidden/>
              </w:rPr>
              <w:fldChar w:fldCharType="begin"/>
            </w:r>
            <w:r>
              <w:rPr>
                <w:noProof/>
                <w:webHidden/>
              </w:rPr>
              <w:instrText xml:space="preserve"> PAGEREF _Toc477150632 \h </w:instrText>
            </w:r>
            <w:r>
              <w:rPr>
                <w:noProof/>
                <w:webHidden/>
              </w:rPr>
            </w:r>
            <w:r>
              <w:rPr>
                <w:noProof/>
                <w:webHidden/>
              </w:rPr>
              <w:fldChar w:fldCharType="separate"/>
            </w:r>
            <w:r>
              <w:rPr>
                <w:noProof/>
                <w:webHidden/>
              </w:rPr>
              <w:t>61</w:t>
            </w:r>
            <w:r>
              <w:rPr>
                <w:noProof/>
                <w:webHidden/>
              </w:rPr>
              <w:fldChar w:fldCharType="end"/>
            </w:r>
          </w:hyperlink>
        </w:p>
        <w:p w:rsidR="00184230" w:rsidRDefault="00184230">
          <w:pPr>
            <w:pStyle w:val="TOC2"/>
            <w:rPr>
              <w:rFonts w:eastAsiaTheme="minorEastAsia"/>
              <w:noProof/>
            </w:rPr>
          </w:pPr>
          <w:hyperlink w:anchor="_Toc477150633" w:history="1">
            <w:r w:rsidRPr="003B5A0F">
              <w:rPr>
                <w:rStyle w:val="Hyperlink"/>
                <w:rFonts w:eastAsia="Times New Roman"/>
                <w:noProof/>
              </w:rPr>
              <w:t>IS_IN(&lt;sub</w:t>
            </w:r>
            <w:r w:rsidRPr="003B5A0F">
              <w:rPr>
                <w:rStyle w:val="Hyperlink"/>
                <w:noProof/>
              </w:rPr>
              <w:t>_sexp&gt;</w:t>
            </w:r>
            <w:r w:rsidRPr="003B5A0F">
              <w:rPr>
                <w:rStyle w:val="Hyperlink"/>
                <w:rFonts w:eastAsia="Times New Roman"/>
                <w:noProof/>
              </w:rPr>
              <w:t>, &lt;base</w:t>
            </w:r>
            <w:r w:rsidRPr="003B5A0F">
              <w:rPr>
                <w:rStyle w:val="Hyperlink"/>
                <w:noProof/>
              </w:rPr>
              <w:t>_sexp&gt;{, &lt;start_nexp&gt;})</w:t>
            </w:r>
            <w:r>
              <w:rPr>
                <w:noProof/>
                <w:webHidden/>
              </w:rPr>
              <w:tab/>
            </w:r>
            <w:r>
              <w:rPr>
                <w:noProof/>
                <w:webHidden/>
              </w:rPr>
              <w:fldChar w:fldCharType="begin"/>
            </w:r>
            <w:r>
              <w:rPr>
                <w:noProof/>
                <w:webHidden/>
              </w:rPr>
              <w:instrText xml:space="preserve"> PAGEREF _Toc477150633 \h </w:instrText>
            </w:r>
            <w:r>
              <w:rPr>
                <w:noProof/>
                <w:webHidden/>
              </w:rPr>
            </w:r>
            <w:r>
              <w:rPr>
                <w:noProof/>
                <w:webHidden/>
              </w:rPr>
              <w:fldChar w:fldCharType="separate"/>
            </w:r>
            <w:r>
              <w:rPr>
                <w:noProof/>
                <w:webHidden/>
              </w:rPr>
              <w:t>61</w:t>
            </w:r>
            <w:r>
              <w:rPr>
                <w:noProof/>
                <w:webHidden/>
              </w:rPr>
              <w:fldChar w:fldCharType="end"/>
            </w:r>
          </w:hyperlink>
        </w:p>
        <w:p w:rsidR="00184230" w:rsidRDefault="00184230">
          <w:pPr>
            <w:pStyle w:val="TOC2"/>
            <w:rPr>
              <w:rFonts w:eastAsiaTheme="minorEastAsia"/>
              <w:noProof/>
            </w:rPr>
          </w:pPr>
          <w:hyperlink w:anchor="_Toc477150634" w:history="1">
            <w:r w:rsidRPr="003B5A0F">
              <w:rPr>
                <w:rStyle w:val="Hyperlink"/>
                <w:noProof/>
              </w:rPr>
              <w:t>STARTS_WITH(&lt;sub_sexp&gt;, &lt;base_sexp&gt;{, &lt;start_nexp&gt;})</w:t>
            </w:r>
            <w:r>
              <w:rPr>
                <w:noProof/>
                <w:webHidden/>
              </w:rPr>
              <w:tab/>
            </w:r>
            <w:r>
              <w:rPr>
                <w:noProof/>
                <w:webHidden/>
              </w:rPr>
              <w:fldChar w:fldCharType="begin"/>
            </w:r>
            <w:r>
              <w:rPr>
                <w:noProof/>
                <w:webHidden/>
              </w:rPr>
              <w:instrText xml:space="preserve"> PAGEREF _Toc477150634 \h </w:instrText>
            </w:r>
            <w:r>
              <w:rPr>
                <w:noProof/>
                <w:webHidden/>
              </w:rPr>
            </w:r>
            <w:r>
              <w:rPr>
                <w:noProof/>
                <w:webHidden/>
              </w:rPr>
              <w:fldChar w:fldCharType="separate"/>
            </w:r>
            <w:r>
              <w:rPr>
                <w:noProof/>
                <w:webHidden/>
              </w:rPr>
              <w:t>62</w:t>
            </w:r>
            <w:r>
              <w:rPr>
                <w:noProof/>
                <w:webHidden/>
              </w:rPr>
              <w:fldChar w:fldCharType="end"/>
            </w:r>
          </w:hyperlink>
        </w:p>
        <w:p w:rsidR="00184230" w:rsidRDefault="00184230">
          <w:pPr>
            <w:pStyle w:val="TOC2"/>
            <w:rPr>
              <w:rFonts w:eastAsiaTheme="minorEastAsia"/>
              <w:noProof/>
            </w:rPr>
          </w:pPr>
          <w:hyperlink w:anchor="_Toc477150635" w:history="1">
            <w:r w:rsidRPr="003B5A0F">
              <w:rPr>
                <w:rStyle w:val="Hyperlink"/>
                <w:noProof/>
              </w:rPr>
              <w:t>ENDS_WITH(&lt;sub_sexp&gt;, &lt;base_sexp&gt;)</w:t>
            </w:r>
            <w:r>
              <w:rPr>
                <w:noProof/>
                <w:webHidden/>
              </w:rPr>
              <w:tab/>
            </w:r>
            <w:r>
              <w:rPr>
                <w:noProof/>
                <w:webHidden/>
              </w:rPr>
              <w:fldChar w:fldCharType="begin"/>
            </w:r>
            <w:r>
              <w:rPr>
                <w:noProof/>
                <w:webHidden/>
              </w:rPr>
              <w:instrText xml:space="preserve"> PAGEREF _Toc477150635 \h </w:instrText>
            </w:r>
            <w:r>
              <w:rPr>
                <w:noProof/>
                <w:webHidden/>
              </w:rPr>
            </w:r>
            <w:r>
              <w:rPr>
                <w:noProof/>
                <w:webHidden/>
              </w:rPr>
              <w:fldChar w:fldCharType="separate"/>
            </w:r>
            <w:r>
              <w:rPr>
                <w:noProof/>
                <w:webHidden/>
              </w:rPr>
              <w:t>62</w:t>
            </w:r>
            <w:r>
              <w:rPr>
                <w:noProof/>
                <w:webHidden/>
              </w:rPr>
              <w:fldChar w:fldCharType="end"/>
            </w:r>
          </w:hyperlink>
        </w:p>
        <w:p w:rsidR="00184230" w:rsidRDefault="00184230">
          <w:pPr>
            <w:pStyle w:val="TOC2"/>
            <w:rPr>
              <w:rFonts w:eastAsiaTheme="minorEastAsia"/>
              <w:noProof/>
            </w:rPr>
          </w:pPr>
          <w:hyperlink w:anchor="_Toc477150636" w:history="1">
            <w:r w:rsidRPr="003B5A0F">
              <w:rPr>
                <w:rStyle w:val="Hyperlink"/>
                <w:noProof/>
              </w:rPr>
              <w:t>GR_COLLISION(&lt;object_1_nvar&gt;, &lt;object_2_nvar&gt;)</w:t>
            </w:r>
            <w:r>
              <w:rPr>
                <w:noProof/>
                <w:webHidden/>
              </w:rPr>
              <w:tab/>
            </w:r>
            <w:r>
              <w:rPr>
                <w:noProof/>
                <w:webHidden/>
              </w:rPr>
              <w:fldChar w:fldCharType="begin"/>
            </w:r>
            <w:r>
              <w:rPr>
                <w:noProof/>
                <w:webHidden/>
              </w:rPr>
              <w:instrText xml:space="preserve"> PAGEREF _Toc477150636 \h </w:instrText>
            </w:r>
            <w:r>
              <w:rPr>
                <w:noProof/>
                <w:webHidden/>
              </w:rPr>
            </w:r>
            <w:r>
              <w:rPr>
                <w:noProof/>
                <w:webHidden/>
              </w:rPr>
              <w:fldChar w:fldCharType="separate"/>
            </w:r>
            <w:r>
              <w:rPr>
                <w:noProof/>
                <w:webHidden/>
              </w:rPr>
              <w:t>62</w:t>
            </w:r>
            <w:r>
              <w:rPr>
                <w:noProof/>
                <w:webHidden/>
              </w:rPr>
              <w:fldChar w:fldCharType="end"/>
            </w:r>
          </w:hyperlink>
        </w:p>
        <w:p w:rsidR="00184230" w:rsidRDefault="00184230">
          <w:pPr>
            <w:pStyle w:val="TOC2"/>
            <w:rPr>
              <w:rFonts w:eastAsiaTheme="minorEastAsia"/>
              <w:noProof/>
            </w:rPr>
          </w:pPr>
          <w:hyperlink w:anchor="_Toc477150637" w:history="1">
            <w:r w:rsidRPr="003B5A0F">
              <w:rPr>
                <w:rStyle w:val="Hyperlink"/>
                <w:noProof/>
              </w:rPr>
              <w:t>BACKGROUND()</w:t>
            </w:r>
            <w:r>
              <w:rPr>
                <w:noProof/>
                <w:webHidden/>
              </w:rPr>
              <w:tab/>
            </w:r>
            <w:r>
              <w:rPr>
                <w:noProof/>
                <w:webHidden/>
              </w:rPr>
              <w:fldChar w:fldCharType="begin"/>
            </w:r>
            <w:r>
              <w:rPr>
                <w:noProof/>
                <w:webHidden/>
              </w:rPr>
              <w:instrText xml:space="preserve"> PAGEREF _Toc477150637 \h </w:instrText>
            </w:r>
            <w:r>
              <w:rPr>
                <w:noProof/>
                <w:webHidden/>
              </w:rPr>
            </w:r>
            <w:r>
              <w:rPr>
                <w:noProof/>
                <w:webHidden/>
              </w:rPr>
              <w:fldChar w:fldCharType="separate"/>
            </w:r>
            <w:r>
              <w:rPr>
                <w:noProof/>
                <w:webHidden/>
              </w:rPr>
              <w:t>62</w:t>
            </w:r>
            <w:r>
              <w:rPr>
                <w:noProof/>
                <w:webHidden/>
              </w:rPr>
              <w:fldChar w:fldCharType="end"/>
            </w:r>
          </w:hyperlink>
        </w:p>
        <w:p w:rsidR="00184230" w:rsidRDefault="00184230">
          <w:pPr>
            <w:pStyle w:val="TOC1"/>
            <w:tabs>
              <w:tab w:val="right" w:leader="dot" w:pos="9350"/>
            </w:tabs>
            <w:rPr>
              <w:rFonts w:eastAsiaTheme="minorEastAsia"/>
              <w:noProof/>
            </w:rPr>
          </w:pPr>
          <w:hyperlink w:anchor="_Toc477150638" w:history="1">
            <w:r w:rsidRPr="003B5A0F">
              <w:rPr>
                <w:rStyle w:val="Hyperlink"/>
                <w:noProof/>
              </w:rPr>
              <w:t>Time Functions</w:t>
            </w:r>
            <w:r>
              <w:rPr>
                <w:noProof/>
                <w:webHidden/>
              </w:rPr>
              <w:tab/>
            </w:r>
            <w:r>
              <w:rPr>
                <w:noProof/>
                <w:webHidden/>
              </w:rPr>
              <w:fldChar w:fldCharType="begin"/>
            </w:r>
            <w:r>
              <w:rPr>
                <w:noProof/>
                <w:webHidden/>
              </w:rPr>
              <w:instrText xml:space="preserve"> PAGEREF _Toc477150638 \h </w:instrText>
            </w:r>
            <w:r>
              <w:rPr>
                <w:noProof/>
                <w:webHidden/>
              </w:rPr>
            </w:r>
            <w:r>
              <w:rPr>
                <w:noProof/>
                <w:webHidden/>
              </w:rPr>
              <w:fldChar w:fldCharType="separate"/>
            </w:r>
            <w:r>
              <w:rPr>
                <w:noProof/>
                <w:webHidden/>
              </w:rPr>
              <w:t>63</w:t>
            </w:r>
            <w:r>
              <w:rPr>
                <w:noProof/>
                <w:webHidden/>
              </w:rPr>
              <w:fldChar w:fldCharType="end"/>
            </w:r>
          </w:hyperlink>
        </w:p>
        <w:p w:rsidR="00184230" w:rsidRDefault="00184230">
          <w:pPr>
            <w:pStyle w:val="TOC2"/>
            <w:rPr>
              <w:rFonts w:eastAsiaTheme="minorEastAsia"/>
              <w:noProof/>
            </w:rPr>
          </w:pPr>
          <w:hyperlink w:anchor="_Toc477150639" w:history="1">
            <w:r w:rsidRPr="003B5A0F">
              <w:rPr>
                <w:rStyle w:val="Hyperlink"/>
                <w:noProof/>
              </w:rPr>
              <w:t>CLOCK()</w:t>
            </w:r>
            <w:r>
              <w:rPr>
                <w:noProof/>
                <w:webHidden/>
              </w:rPr>
              <w:tab/>
            </w:r>
            <w:r>
              <w:rPr>
                <w:noProof/>
                <w:webHidden/>
              </w:rPr>
              <w:fldChar w:fldCharType="begin"/>
            </w:r>
            <w:r>
              <w:rPr>
                <w:noProof/>
                <w:webHidden/>
              </w:rPr>
              <w:instrText xml:space="preserve"> PAGEREF _Toc477150639 \h </w:instrText>
            </w:r>
            <w:r>
              <w:rPr>
                <w:noProof/>
                <w:webHidden/>
              </w:rPr>
            </w:r>
            <w:r>
              <w:rPr>
                <w:noProof/>
                <w:webHidden/>
              </w:rPr>
              <w:fldChar w:fldCharType="separate"/>
            </w:r>
            <w:r>
              <w:rPr>
                <w:noProof/>
                <w:webHidden/>
              </w:rPr>
              <w:t>63</w:t>
            </w:r>
            <w:r>
              <w:rPr>
                <w:noProof/>
                <w:webHidden/>
              </w:rPr>
              <w:fldChar w:fldCharType="end"/>
            </w:r>
          </w:hyperlink>
        </w:p>
        <w:p w:rsidR="00184230" w:rsidRDefault="00184230">
          <w:pPr>
            <w:pStyle w:val="TOC2"/>
            <w:rPr>
              <w:rFonts w:eastAsiaTheme="minorEastAsia"/>
              <w:noProof/>
            </w:rPr>
          </w:pPr>
          <w:hyperlink w:anchor="_Toc477150640" w:history="1">
            <w:r w:rsidRPr="003B5A0F">
              <w:rPr>
                <w:rStyle w:val="Hyperlink"/>
                <w:noProof/>
              </w:rPr>
              <w:t>TIME()</w:t>
            </w:r>
            <w:r>
              <w:rPr>
                <w:noProof/>
                <w:webHidden/>
              </w:rPr>
              <w:tab/>
            </w:r>
            <w:r>
              <w:rPr>
                <w:noProof/>
                <w:webHidden/>
              </w:rPr>
              <w:fldChar w:fldCharType="begin"/>
            </w:r>
            <w:r>
              <w:rPr>
                <w:noProof/>
                <w:webHidden/>
              </w:rPr>
              <w:instrText xml:space="preserve"> PAGEREF _Toc477150640 \h </w:instrText>
            </w:r>
            <w:r>
              <w:rPr>
                <w:noProof/>
                <w:webHidden/>
              </w:rPr>
            </w:r>
            <w:r>
              <w:rPr>
                <w:noProof/>
                <w:webHidden/>
              </w:rPr>
              <w:fldChar w:fldCharType="separate"/>
            </w:r>
            <w:r>
              <w:rPr>
                <w:noProof/>
                <w:webHidden/>
              </w:rPr>
              <w:t>63</w:t>
            </w:r>
            <w:r>
              <w:rPr>
                <w:noProof/>
                <w:webHidden/>
              </w:rPr>
              <w:fldChar w:fldCharType="end"/>
            </w:r>
          </w:hyperlink>
        </w:p>
        <w:p w:rsidR="00184230" w:rsidRDefault="00184230">
          <w:pPr>
            <w:pStyle w:val="TOC2"/>
            <w:rPr>
              <w:rFonts w:eastAsiaTheme="minorEastAsia"/>
              <w:noProof/>
            </w:rPr>
          </w:pPr>
          <w:hyperlink w:anchor="_Toc477150641" w:history="1">
            <w:r w:rsidRPr="003B5A0F">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_Toc477150641 \h </w:instrText>
            </w:r>
            <w:r>
              <w:rPr>
                <w:noProof/>
                <w:webHidden/>
              </w:rPr>
            </w:r>
            <w:r>
              <w:rPr>
                <w:noProof/>
                <w:webHidden/>
              </w:rPr>
              <w:fldChar w:fldCharType="separate"/>
            </w:r>
            <w:r>
              <w:rPr>
                <w:noProof/>
                <w:webHidden/>
              </w:rPr>
              <w:t>63</w:t>
            </w:r>
            <w:r>
              <w:rPr>
                <w:noProof/>
                <w:webHidden/>
              </w:rPr>
              <w:fldChar w:fldCharType="end"/>
            </w:r>
          </w:hyperlink>
        </w:p>
        <w:p w:rsidR="00184230" w:rsidRDefault="00184230">
          <w:pPr>
            <w:pStyle w:val="TOC1"/>
            <w:tabs>
              <w:tab w:val="right" w:leader="dot" w:pos="9350"/>
            </w:tabs>
            <w:rPr>
              <w:rFonts w:eastAsiaTheme="minorEastAsia"/>
              <w:noProof/>
            </w:rPr>
          </w:pPr>
          <w:hyperlink w:anchor="_Toc477150642" w:history="1">
            <w:r w:rsidRPr="003B5A0F">
              <w:rPr>
                <w:rStyle w:val="Hyperlink"/>
                <w:noProof/>
              </w:rPr>
              <w:t>String Functions</w:t>
            </w:r>
            <w:r>
              <w:rPr>
                <w:noProof/>
                <w:webHidden/>
              </w:rPr>
              <w:tab/>
            </w:r>
            <w:r>
              <w:rPr>
                <w:noProof/>
                <w:webHidden/>
              </w:rPr>
              <w:fldChar w:fldCharType="begin"/>
            </w:r>
            <w:r>
              <w:rPr>
                <w:noProof/>
                <w:webHidden/>
              </w:rPr>
              <w:instrText xml:space="preserve"> PAGEREF _Toc477150642 \h </w:instrText>
            </w:r>
            <w:r>
              <w:rPr>
                <w:noProof/>
                <w:webHidden/>
              </w:rPr>
            </w:r>
            <w:r>
              <w:rPr>
                <w:noProof/>
                <w:webHidden/>
              </w:rPr>
              <w:fldChar w:fldCharType="separate"/>
            </w:r>
            <w:r>
              <w:rPr>
                <w:noProof/>
                <w:webHidden/>
              </w:rPr>
              <w:t>63</w:t>
            </w:r>
            <w:r>
              <w:rPr>
                <w:noProof/>
                <w:webHidden/>
              </w:rPr>
              <w:fldChar w:fldCharType="end"/>
            </w:r>
          </w:hyperlink>
        </w:p>
        <w:p w:rsidR="00184230" w:rsidRDefault="00184230">
          <w:pPr>
            <w:pStyle w:val="TOC2"/>
            <w:rPr>
              <w:rFonts w:eastAsiaTheme="minorEastAsia"/>
              <w:noProof/>
            </w:rPr>
          </w:pPr>
          <w:hyperlink w:anchor="_Toc477150643" w:history="1">
            <w:r w:rsidRPr="003B5A0F">
              <w:rPr>
                <w:rStyle w:val="Hyperlink"/>
                <w:noProof/>
              </w:rPr>
              <w:t>GETERROR$()</w:t>
            </w:r>
            <w:r>
              <w:rPr>
                <w:noProof/>
                <w:webHidden/>
              </w:rPr>
              <w:tab/>
            </w:r>
            <w:r>
              <w:rPr>
                <w:noProof/>
                <w:webHidden/>
              </w:rPr>
              <w:fldChar w:fldCharType="begin"/>
            </w:r>
            <w:r>
              <w:rPr>
                <w:noProof/>
                <w:webHidden/>
              </w:rPr>
              <w:instrText xml:space="preserve"> PAGEREF _Toc477150643 \h </w:instrText>
            </w:r>
            <w:r>
              <w:rPr>
                <w:noProof/>
                <w:webHidden/>
              </w:rPr>
            </w:r>
            <w:r>
              <w:rPr>
                <w:noProof/>
                <w:webHidden/>
              </w:rPr>
              <w:fldChar w:fldCharType="separate"/>
            </w:r>
            <w:r>
              <w:rPr>
                <w:noProof/>
                <w:webHidden/>
              </w:rPr>
              <w:t>63</w:t>
            </w:r>
            <w:r>
              <w:rPr>
                <w:noProof/>
                <w:webHidden/>
              </w:rPr>
              <w:fldChar w:fldCharType="end"/>
            </w:r>
          </w:hyperlink>
        </w:p>
        <w:p w:rsidR="00184230" w:rsidRDefault="00184230">
          <w:pPr>
            <w:pStyle w:val="TOC2"/>
            <w:rPr>
              <w:rFonts w:eastAsiaTheme="minorEastAsia"/>
              <w:noProof/>
            </w:rPr>
          </w:pPr>
          <w:hyperlink w:anchor="_Toc477150644" w:history="1">
            <w:r w:rsidRPr="003B5A0F">
              <w:rPr>
                <w:rStyle w:val="Hyperlink"/>
                <w:noProof/>
              </w:rPr>
              <w:t>CHR$(&lt;nexp&gt;, ...)</w:t>
            </w:r>
            <w:r>
              <w:rPr>
                <w:noProof/>
                <w:webHidden/>
              </w:rPr>
              <w:tab/>
            </w:r>
            <w:r>
              <w:rPr>
                <w:noProof/>
                <w:webHidden/>
              </w:rPr>
              <w:fldChar w:fldCharType="begin"/>
            </w:r>
            <w:r>
              <w:rPr>
                <w:noProof/>
                <w:webHidden/>
              </w:rPr>
              <w:instrText xml:space="preserve"> PAGEREF _Toc477150644 \h </w:instrText>
            </w:r>
            <w:r>
              <w:rPr>
                <w:noProof/>
                <w:webHidden/>
              </w:rPr>
            </w:r>
            <w:r>
              <w:rPr>
                <w:noProof/>
                <w:webHidden/>
              </w:rPr>
              <w:fldChar w:fldCharType="separate"/>
            </w:r>
            <w:r>
              <w:rPr>
                <w:noProof/>
                <w:webHidden/>
              </w:rPr>
              <w:t>64</w:t>
            </w:r>
            <w:r>
              <w:rPr>
                <w:noProof/>
                <w:webHidden/>
              </w:rPr>
              <w:fldChar w:fldCharType="end"/>
            </w:r>
          </w:hyperlink>
        </w:p>
        <w:p w:rsidR="00184230" w:rsidRDefault="00184230">
          <w:pPr>
            <w:pStyle w:val="TOC2"/>
            <w:rPr>
              <w:rFonts w:eastAsiaTheme="minorEastAsia"/>
              <w:noProof/>
            </w:rPr>
          </w:pPr>
          <w:hyperlink w:anchor="_Toc477150645" w:history="1">
            <w:r w:rsidRPr="003B5A0F">
              <w:rPr>
                <w:rStyle w:val="Hyperlink"/>
                <w:rFonts w:eastAsia="Times New Roman"/>
                <w:noProof/>
              </w:rPr>
              <w:t xml:space="preserve">LEFT$(&lt;sexp&gt;, </w:t>
            </w:r>
            <w:r w:rsidRPr="003B5A0F">
              <w:rPr>
                <w:rStyle w:val="Hyperlink"/>
                <w:noProof/>
              </w:rPr>
              <w:t>&lt;count_nexp&gt;</w:t>
            </w:r>
            <w:r w:rsidRPr="003B5A0F">
              <w:rPr>
                <w:rStyle w:val="Hyperlink"/>
                <w:rFonts w:eastAsia="Times New Roman"/>
                <w:noProof/>
              </w:rPr>
              <w:t>)</w:t>
            </w:r>
            <w:r>
              <w:rPr>
                <w:noProof/>
                <w:webHidden/>
              </w:rPr>
              <w:tab/>
            </w:r>
            <w:r>
              <w:rPr>
                <w:noProof/>
                <w:webHidden/>
              </w:rPr>
              <w:fldChar w:fldCharType="begin"/>
            </w:r>
            <w:r>
              <w:rPr>
                <w:noProof/>
                <w:webHidden/>
              </w:rPr>
              <w:instrText xml:space="preserve"> PAGEREF _Toc477150645 \h </w:instrText>
            </w:r>
            <w:r>
              <w:rPr>
                <w:noProof/>
                <w:webHidden/>
              </w:rPr>
            </w:r>
            <w:r>
              <w:rPr>
                <w:noProof/>
                <w:webHidden/>
              </w:rPr>
              <w:fldChar w:fldCharType="separate"/>
            </w:r>
            <w:r>
              <w:rPr>
                <w:noProof/>
                <w:webHidden/>
              </w:rPr>
              <w:t>64</w:t>
            </w:r>
            <w:r>
              <w:rPr>
                <w:noProof/>
                <w:webHidden/>
              </w:rPr>
              <w:fldChar w:fldCharType="end"/>
            </w:r>
          </w:hyperlink>
        </w:p>
        <w:p w:rsidR="00184230" w:rsidRDefault="00184230">
          <w:pPr>
            <w:pStyle w:val="TOC2"/>
            <w:rPr>
              <w:rFonts w:eastAsiaTheme="minorEastAsia"/>
              <w:noProof/>
            </w:rPr>
          </w:pPr>
          <w:hyperlink w:anchor="_Toc477150646" w:history="1">
            <w:r w:rsidRPr="003B5A0F">
              <w:rPr>
                <w:rStyle w:val="Hyperlink"/>
                <w:rFonts w:eastAsia="Times New Roman"/>
                <w:noProof/>
              </w:rPr>
              <w:t xml:space="preserve">MID$(&lt;sexp&gt;, </w:t>
            </w:r>
            <w:r w:rsidRPr="003B5A0F">
              <w:rPr>
                <w:rStyle w:val="Hyperlink"/>
                <w:noProof/>
              </w:rPr>
              <w:t>&lt;start_nexp&gt;{, &lt;count_nexp&gt;}</w:t>
            </w:r>
            <w:r w:rsidRPr="003B5A0F">
              <w:rPr>
                <w:rStyle w:val="Hyperlink"/>
                <w:rFonts w:eastAsia="Times New Roman"/>
                <w:noProof/>
              </w:rPr>
              <w:t>)</w:t>
            </w:r>
            <w:r>
              <w:rPr>
                <w:noProof/>
                <w:webHidden/>
              </w:rPr>
              <w:tab/>
            </w:r>
            <w:r>
              <w:rPr>
                <w:noProof/>
                <w:webHidden/>
              </w:rPr>
              <w:fldChar w:fldCharType="begin"/>
            </w:r>
            <w:r>
              <w:rPr>
                <w:noProof/>
                <w:webHidden/>
              </w:rPr>
              <w:instrText xml:space="preserve"> PAGEREF _Toc477150646 \h </w:instrText>
            </w:r>
            <w:r>
              <w:rPr>
                <w:noProof/>
                <w:webHidden/>
              </w:rPr>
            </w:r>
            <w:r>
              <w:rPr>
                <w:noProof/>
                <w:webHidden/>
              </w:rPr>
              <w:fldChar w:fldCharType="separate"/>
            </w:r>
            <w:r>
              <w:rPr>
                <w:noProof/>
                <w:webHidden/>
              </w:rPr>
              <w:t>64</w:t>
            </w:r>
            <w:r>
              <w:rPr>
                <w:noProof/>
                <w:webHidden/>
              </w:rPr>
              <w:fldChar w:fldCharType="end"/>
            </w:r>
          </w:hyperlink>
        </w:p>
        <w:p w:rsidR="00184230" w:rsidRDefault="00184230">
          <w:pPr>
            <w:pStyle w:val="TOC2"/>
            <w:rPr>
              <w:rFonts w:eastAsiaTheme="minorEastAsia"/>
              <w:noProof/>
            </w:rPr>
          </w:pPr>
          <w:hyperlink w:anchor="_Toc477150647" w:history="1">
            <w:r w:rsidRPr="003B5A0F">
              <w:rPr>
                <w:rStyle w:val="Hyperlink"/>
                <w:rFonts w:eastAsia="Times New Roman"/>
                <w:noProof/>
              </w:rPr>
              <w:t>RIGHT$(</w:t>
            </w:r>
            <w:r w:rsidRPr="003B5A0F">
              <w:rPr>
                <w:rStyle w:val="Hyperlink"/>
                <w:noProof/>
              </w:rPr>
              <w:t>&lt;sexp&gt;, &lt;count_nexp&gt;</w:t>
            </w:r>
            <w:r w:rsidRPr="003B5A0F">
              <w:rPr>
                <w:rStyle w:val="Hyperlink"/>
                <w:rFonts w:eastAsia="Times New Roman"/>
                <w:noProof/>
              </w:rPr>
              <w:t>)</w:t>
            </w:r>
            <w:r>
              <w:rPr>
                <w:noProof/>
                <w:webHidden/>
              </w:rPr>
              <w:tab/>
            </w:r>
            <w:r>
              <w:rPr>
                <w:noProof/>
                <w:webHidden/>
              </w:rPr>
              <w:fldChar w:fldCharType="begin"/>
            </w:r>
            <w:r>
              <w:rPr>
                <w:noProof/>
                <w:webHidden/>
              </w:rPr>
              <w:instrText xml:space="preserve"> PAGEREF _Toc477150647 \h </w:instrText>
            </w:r>
            <w:r>
              <w:rPr>
                <w:noProof/>
                <w:webHidden/>
              </w:rPr>
            </w:r>
            <w:r>
              <w:rPr>
                <w:noProof/>
                <w:webHidden/>
              </w:rPr>
              <w:fldChar w:fldCharType="separate"/>
            </w:r>
            <w:r>
              <w:rPr>
                <w:noProof/>
                <w:webHidden/>
              </w:rPr>
              <w:t>65</w:t>
            </w:r>
            <w:r>
              <w:rPr>
                <w:noProof/>
                <w:webHidden/>
              </w:rPr>
              <w:fldChar w:fldCharType="end"/>
            </w:r>
          </w:hyperlink>
        </w:p>
        <w:p w:rsidR="00184230" w:rsidRDefault="00184230">
          <w:pPr>
            <w:pStyle w:val="TOC2"/>
            <w:rPr>
              <w:rFonts w:eastAsiaTheme="minorEastAsia"/>
              <w:noProof/>
            </w:rPr>
          </w:pPr>
          <w:hyperlink w:anchor="_Toc477150648" w:history="1">
            <w:r w:rsidRPr="003B5A0F">
              <w:rPr>
                <w:rStyle w:val="Hyperlink"/>
                <w:rFonts w:eastAsia="Times New Roman"/>
                <w:noProof/>
              </w:rPr>
              <w:t>REPLACE$(&lt;sexp&gt;, &lt;argument_sexp&gt;, &lt;replace_sexp&gt;)</w:t>
            </w:r>
            <w:r>
              <w:rPr>
                <w:noProof/>
                <w:webHidden/>
              </w:rPr>
              <w:tab/>
            </w:r>
            <w:r>
              <w:rPr>
                <w:noProof/>
                <w:webHidden/>
              </w:rPr>
              <w:fldChar w:fldCharType="begin"/>
            </w:r>
            <w:r>
              <w:rPr>
                <w:noProof/>
                <w:webHidden/>
              </w:rPr>
              <w:instrText xml:space="preserve"> PAGEREF _Toc477150648 \h </w:instrText>
            </w:r>
            <w:r>
              <w:rPr>
                <w:noProof/>
                <w:webHidden/>
              </w:rPr>
            </w:r>
            <w:r>
              <w:rPr>
                <w:noProof/>
                <w:webHidden/>
              </w:rPr>
              <w:fldChar w:fldCharType="separate"/>
            </w:r>
            <w:r>
              <w:rPr>
                <w:noProof/>
                <w:webHidden/>
              </w:rPr>
              <w:t>65</w:t>
            </w:r>
            <w:r>
              <w:rPr>
                <w:noProof/>
                <w:webHidden/>
              </w:rPr>
              <w:fldChar w:fldCharType="end"/>
            </w:r>
          </w:hyperlink>
        </w:p>
        <w:p w:rsidR="00184230" w:rsidRDefault="00184230">
          <w:pPr>
            <w:pStyle w:val="TOC2"/>
            <w:rPr>
              <w:rFonts w:eastAsiaTheme="minorEastAsia"/>
              <w:noProof/>
            </w:rPr>
          </w:pPr>
          <w:hyperlink w:anchor="_Toc477150649" w:history="1">
            <w:r w:rsidRPr="003B5A0F">
              <w:rPr>
                <w:rStyle w:val="Hyperlink"/>
                <w:noProof/>
              </w:rPr>
              <w:t>TRIM$(&lt;sexp&gt;{, &lt;test_sexp&gt;})</w:t>
            </w:r>
            <w:r>
              <w:rPr>
                <w:noProof/>
                <w:webHidden/>
              </w:rPr>
              <w:tab/>
            </w:r>
            <w:r>
              <w:rPr>
                <w:noProof/>
                <w:webHidden/>
              </w:rPr>
              <w:fldChar w:fldCharType="begin"/>
            </w:r>
            <w:r>
              <w:rPr>
                <w:noProof/>
                <w:webHidden/>
              </w:rPr>
              <w:instrText xml:space="preserve"> PAGEREF _Toc477150649 \h </w:instrText>
            </w:r>
            <w:r>
              <w:rPr>
                <w:noProof/>
                <w:webHidden/>
              </w:rPr>
            </w:r>
            <w:r>
              <w:rPr>
                <w:noProof/>
                <w:webHidden/>
              </w:rPr>
              <w:fldChar w:fldCharType="separate"/>
            </w:r>
            <w:r>
              <w:rPr>
                <w:noProof/>
                <w:webHidden/>
              </w:rPr>
              <w:t>65</w:t>
            </w:r>
            <w:r>
              <w:rPr>
                <w:noProof/>
                <w:webHidden/>
              </w:rPr>
              <w:fldChar w:fldCharType="end"/>
            </w:r>
          </w:hyperlink>
        </w:p>
        <w:p w:rsidR="00184230" w:rsidRDefault="00184230">
          <w:pPr>
            <w:pStyle w:val="TOC2"/>
            <w:rPr>
              <w:rFonts w:eastAsiaTheme="minorEastAsia"/>
              <w:noProof/>
            </w:rPr>
          </w:pPr>
          <w:hyperlink w:anchor="_Toc477150650" w:history="1">
            <w:r w:rsidRPr="003B5A0F">
              <w:rPr>
                <w:rStyle w:val="Hyperlink"/>
                <w:noProof/>
              </w:rPr>
              <w:t>LTRIM$(&lt;sexp&gt;{, &lt;test_sexp&gt;})</w:t>
            </w:r>
            <w:r>
              <w:rPr>
                <w:noProof/>
                <w:webHidden/>
              </w:rPr>
              <w:tab/>
            </w:r>
            <w:r>
              <w:rPr>
                <w:noProof/>
                <w:webHidden/>
              </w:rPr>
              <w:fldChar w:fldCharType="begin"/>
            </w:r>
            <w:r>
              <w:rPr>
                <w:noProof/>
                <w:webHidden/>
              </w:rPr>
              <w:instrText xml:space="preserve"> PAGEREF _Toc477150650 \h </w:instrText>
            </w:r>
            <w:r>
              <w:rPr>
                <w:noProof/>
                <w:webHidden/>
              </w:rPr>
            </w:r>
            <w:r>
              <w:rPr>
                <w:noProof/>
                <w:webHidden/>
              </w:rPr>
              <w:fldChar w:fldCharType="separate"/>
            </w:r>
            <w:r>
              <w:rPr>
                <w:noProof/>
                <w:webHidden/>
              </w:rPr>
              <w:t>65</w:t>
            </w:r>
            <w:r>
              <w:rPr>
                <w:noProof/>
                <w:webHidden/>
              </w:rPr>
              <w:fldChar w:fldCharType="end"/>
            </w:r>
          </w:hyperlink>
        </w:p>
        <w:p w:rsidR="00184230" w:rsidRDefault="00184230">
          <w:pPr>
            <w:pStyle w:val="TOC2"/>
            <w:rPr>
              <w:rFonts w:eastAsiaTheme="minorEastAsia"/>
              <w:noProof/>
            </w:rPr>
          </w:pPr>
          <w:hyperlink w:anchor="_Toc477150651" w:history="1">
            <w:r w:rsidRPr="003B5A0F">
              <w:rPr>
                <w:rStyle w:val="Hyperlink"/>
                <w:noProof/>
              </w:rPr>
              <w:t>RTRIM$(&lt;sexp&gt;{, &lt;test_sexp&gt;})</w:t>
            </w:r>
            <w:r>
              <w:rPr>
                <w:noProof/>
                <w:webHidden/>
              </w:rPr>
              <w:tab/>
            </w:r>
            <w:r>
              <w:rPr>
                <w:noProof/>
                <w:webHidden/>
              </w:rPr>
              <w:fldChar w:fldCharType="begin"/>
            </w:r>
            <w:r>
              <w:rPr>
                <w:noProof/>
                <w:webHidden/>
              </w:rPr>
              <w:instrText xml:space="preserve"> PAGEREF _Toc477150651 \h </w:instrText>
            </w:r>
            <w:r>
              <w:rPr>
                <w:noProof/>
                <w:webHidden/>
              </w:rPr>
            </w:r>
            <w:r>
              <w:rPr>
                <w:noProof/>
                <w:webHidden/>
              </w:rPr>
              <w:fldChar w:fldCharType="separate"/>
            </w:r>
            <w:r>
              <w:rPr>
                <w:noProof/>
                <w:webHidden/>
              </w:rPr>
              <w:t>65</w:t>
            </w:r>
            <w:r>
              <w:rPr>
                <w:noProof/>
                <w:webHidden/>
              </w:rPr>
              <w:fldChar w:fldCharType="end"/>
            </w:r>
          </w:hyperlink>
        </w:p>
        <w:p w:rsidR="00184230" w:rsidRDefault="00184230">
          <w:pPr>
            <w:pStyle w:val="TOC2"/>
            <w:rPr>
              <w:rFonts w:eastAsiaTheme="minorEastAsia"/>
              <w:noProof/>
            </w:rPr>
          </w:pPr>
          <w:hyperlink w:anchor="_Toc477150652" w:history="1">
            <w:r w:rsidRPr="003B5A0F">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_Toc477150652 \h </w:instrText>
            </w:r>
            <w:r>
              <w:rPr>
                <w:noProof/>
                <w:webHidden/>
              </w:rPr>
            </w:r>
            <w:r>
              <w:rPr>
                <w:noProof/>
                <w:webHidden/>
              </w:rPr>
              <w:fldChar w:fldCharType="separate"/>
            </w:r>
            <w:r>
              <w:rPr>
                <w:noProof/>
                <w:webHidden/>
              </w:rPr>
              <w:t>66</w:t>
            </w:r>
            <w:r>
              <w:rPr>
                <w:noProof/>
                <w:webHidden/>
              </w:rPr>
              <w:fldChar w:fldCharType="end"/>
            </w:r>
          </w:hyperlink>
        </w:p>
        <w:p w:rsidR="00184230" w:rsidRDefault="00184230">
          <w:pPr>
            <w:pStyle w:val="TOC2"/>
            <w:rPr>
              <w:rFonts w:eastAsiaTheme="minorEastAsia"/>
              <w:noProof/>
            </w:rPr>
          </w:pPr>
          <w:hyperlink w:anchor="_Toc477150653" w:history="1">
            <w:r w:rsidRPr="003B5A0F">
              <w:rPr>
                <w:rStyle w:val="Hyperlink"/>
                <w:noProof/>
              </w:rPr>
              <w:t>ENCODE$(&lt;type_sexp&gt;, {&lt;qualifier_sexp&gt;}, &lt;source_sexp&gt;)</w:t>
            </w:r>
            <w:r>
              <w:rPr>
                <w:noProof/>
                <w:webHidden/>
              </w:rPr>
              <w:tab/>
            </w:r>
            <w:r>
              <w:rPr>
                <w:noProof/>
                <w:webHidden/>
              </w:rPr>
              <w:fldChar w:fldCharType="begin"/>
            </w:r>
            <w:r>
              <w:rPr>
                <w:noProof/>
                <w:webHidden/>
              </w:rPr>
              <w:instrText xml:space="preserve"> PAGEREF _Toc477150653 \h </w:instrText>
            </w:r>
            <w:r>
              <w:rPr>
                <w:noProof/>
                <w:webHidden/>
              </w:rPr>
            </w:r>
            <w:r>
              <w:rPr>
                <w:noProof/>
                <w:webHidden/>
              </w:rPr>
              <w:fldChar w:fldCharType="separate"/>
            </w:r>
            <w:r>
              <w:rPr>
                <w:noProof/>
                <w:webHidden/>
              </w:rPr>
              <w:t>66</w:t>
            </w:r>
            <w:r>
              <w:rPr>
                <w:noProof/>
                <w:webHidden/>
              </w:rPr>
              <w:fldChar w:fldCharType="end"/>
            </w:r>
          </w:hyperlink>
        </w:p>
        <w:p w:rsidR="00184230" w:rsidRDefault="00184230">
          <w:pPr>
            <w:pStyle w:val="TOC2"/>
            <w:rPr>
              <w:rFonts w:eastAsiaTheme="minorEastAsia"/>
              <w:noProof/>
            </w:rPr>
          </w:pPr>
          <w:hyperlink w:anchor="_Toc477150654" w:history="1">
            <w:r w:rsidRPr="003B5A0F">
              <w:rPr>
                <w:rStyle w:val="Hyperlink"/>
                <w:noProof/>
              </w:rPr>
              <w:t>DECODE$(&lt;type_sexp&gt;, {&lt;qualifier_sexp&gt;}, &lt;source_sexp&gt;)</w:t>
            </w:r>
            <w:r>
              <w:rPr>
                <w:noProof/>
                <w:webHidden/>
              </w:rPr>
              <w:tab/>
            </w:r>
            <w:r>
              <w:rPr>
                <w:noProof/>
                <w:webHidden/>
              </w:rPr>
              <w:fldChar w:fldCharType="begin"/>
            </w:r>
            <w:r>
              <w:rPr>
                <w:noProof/>
                <w:webHidden/>
              </w:rPr>
              <w:instrText xml:space="preserve"> PAGEREF _Toc477150654 \h </w:instrText>
            </w:r>
            <w:r>
              <w:rPr>
                <w:noProof/>
                <w:webHidden/>
              </w:rPr>
            </w:r>
            <w:r>
              <w:rPr>
                <w:noProof/>
                <w:webHidden/>
              </w:rPr>
              <w:fldChar w:fldCharType="separate"/>
            </w:r>
            <w:r>
              <w:rPr>
                <w:noProof/>
                <w:webHidden/>
              </w:rPr>
              <w:t>67</w:t>
            </w:r>
            <w:r>
              <w:rPr>
                <w:noProof/>
                <w:webHidden/>
              </w:rPr>
              <w:fldChar w:fldCharType="end"/>
            </w:r>
          </w:hyperlink>
        </w:p>
        <w:p w:rsidR="00184230" w:rsidRDefault="00184230">
          <w:pPr>
            <w:pStyle w:val="TOC2"/>
            <w:rPr>
              <w:rFonts w:eastAsiaTheme="minorEastAsia"/>
              <w:noProof/>
            </w:rPr>
          </w:pPr>
          <w:hyperlink w:anchor="_Toc477150655" w:history="1">
            <w:r w:rsidRPr="003B5A0F">
              <w:rPr>
                <w:rStyle w:val="Hyperlink"/>
                <w:noProof/>
              </w:rPr>
              <w:t>ENCODE$(&lt;charset_sexp&gt;, &lt;source_sexp&gt;)</w:t>
            </w:r>
            <w:r>
              <w:rPr>
                <w:noProof/>
                <w:webHidden/>
              </w:rPr>
              <w:tab/>
            </w:r>
            <w:r>
              <w:rPr>
                <w:noProof/>
                <w:webHidden/>
              </w:rPr>
              <w:fldChar w:fldCharType="begin"/>
            </w:r>
            <w:r>
              <w:rPr>
                <w:noProof/>
                <w:webHidden/>
              </w:rPr>
              <w:instrText xml:space="preserve"> PAGEREF _Toc477150655 \h </w:instrText>
            </w:r>
            <w:r>
              <w:rPr>
                <w:noProof/>
                <w:webHidden/>
              </w:rPr>
            </w:r>
            <w:r>
              <w:rPr>
                <w:noProof/>
                <w:webHidden/>
              </w:rPr>
              <w:fldChar w:fldCharType="separate"/>
            </w:r>
            <w:r>
              <w:rPr>
                <w:noProof/>
                <w:webHidden/>
              </w:rPr>
              <w:t>68</w:t>
            </w:r>
            <w:r>
              <w:rPr>
                <w:noProof/>
                <w:webHidden/>
              </w:rPr>
              <w:fldChar w:fldCharType="end"/>
            </w:r>
          </w:hyperlink>
        </w:p>
        <w:p w:rsidR="00184230" w:rsidRDefault="00184230">
          <w:pPr>
            <w:pStyle w:val="TOC2"/>
            <w:rPr>
              <w:rFonts w:eastAsiaTheme="minorEastAsia"/>
              <w:noProof/>
            </w:rPr>
          </w:pPr>
          <w:hyperlink w:anchor="_Toc477150656" w:history="1">
            <w:r w:rsidRPr="003B5A0F">
              <w:rPr>
                <w:rStyle w:val="Hyperlink"/>
                <w:noProof/>
              </w:rPr>
              <w:t>DECODE$(&lt;charset_sexp&gt;, &lt;buffer_sexp&gt;)</w:t>
            </w:r>
            <w:r>
              <w:rPr>
                <w:noProof/>
                <w:webHidden/>
              </w:rPr>
              <w:tab/>
            </w:r>
            <w:r>
              <w:rPr>
                <w:noProof/>
                <w:webHidden/>
              </w:rPr>
              <w:fldChar w:fldCharType="begin"/>
            </w:r>
            <w:r>
              <w:rPr>
                <w:noProof/>
                <w:webHidden/>
              </w:rPr>
              <w:instrText xml:space="preserve"> PAGEREF _Toc477150656 \h </w:instrText>
            </w:r>
            <w:r>
              <w:rPr>
                <w:noProof/>
                <w:webHidden/>
              </w:rPr>
            </w:r>
            <w:r>
              <w:rPr>
                <w:noProof/>
                <w:webHidden/>
              </w:rPr>
              <w:fldChar w:fldCharType="separate"/>
            </w:r>
            <w:r>
              <w:rPr>
                <w:noProof/>
                <w:webHidden/>
              </w:rPr>
              <w:t>68</w:t>
            </w:r>
            <w:r>
              <w:rPr>
                <w:noProof/>
                <w:webHidden/>
              </w:rPr>
              <w:fldChar w:fldCharType="end"/>
            </w:r>
          </w:hyperlink>
        </w:p>
        <w:p w:rsidR="00184230" w:rsidRDefault="00184230">
          <w:pPr>
            <w:pStyle w:val="TOC2"/>
            <w:rPr>
              <w:rFonts w:eastAsiaTheme="minorEastAsia"/>
              <w:noProof/>
            </w:rPr>
          </w:pPr>
          <w:hyperlink w:anchor="_Toc477150657" w:history="1">
            <w:r w:rsidRPr="003B5A0F">
              <w:rPr>
                <w:rStyle w:val="Hyperlink"/>
                <w:rFonts w:eastAsia="Times New Roman"/>
                <w:noProof/>
              </w:rPr>
              <w:t>STR$(</w:t>
            </w:r>
            <w:r w:rsidRPr="003B5A0F">
              <w:rPr>
                <w:rStyle w:val="Hyperlink"/>
                <w:noProof/>
              </w:rPr>
              <w:t>&lt;nexp&gt;</w:t>
            </w:r>
            <w:r w:rsidRPr="003B5A0F">
              <w:rPr>
                <w:rStyle w:val="Hyperlink"/>
                <w:rFonts w:eastAsia="Times New Roman"/>
                <w:noProof/>
              </w:rPr>
              <w:t>)</w:t>
            </w:r>
            <w:r>
              <w:rPr>
                <w:noProof/>
                <w:webHidden/>
              </w:rPr>
              <w:tab/>
            </w:r>
            <w:r>
              <w:rPr>
                <w:noProof/>
                <w:webHidden/>
              </w:rPr>
              <w:fldChar w:fldCharType="begin"/>
            </w:r>
            <w:r>
              <w:rPr>
                <w:noProof/>
                <w:webHidden/>
              </w:rPr>
              <w:instrText xml:space="preserve"> PAGEREF _Toc477150657 \h </w:instrText>
            </w:r>
            <w:r>
              <w:rPr>
                <w:noProof/>
                <w:webHidden/>
              </w:rPr>
            </w:r>
            <w:r>
              <w:rPr>
                <w:noProof/>
                <w:webHidden/>
              </w:rPr>
              <w:fldChar w:fldCharType="separate"/>
            </w:r>
            <w:r>
              <w:rPr>
                <w:noProof/>
                <w:webHidden/>
              </w:rPr>
              <w:t>69</w:t>
            </w:r>
            <w:r>
              <w:rPr>
                <w:noProof/>
                <w:webHidden/>
              </w:rPr>
              <w:fldChar w:fldCharType="end"/>
            </w:r>
          </w:hyperlink>
        </w:p>
        <w:p w:rsidR="00184230" w:rsidRDefault="00184230">
          <w:pPr>
            <w:pStyle w:val="TOC2"/>
            <w:rPr>
              <w:rFonts w:eastAsiaTheme="minorEastAsia"/>
              <w:noProof/>
            </w:rPr>
          </w:pPr>
          <w:hyperlink w:anchor="_Toc477150658" w:history="1">
            <w:r w:rsidRPr="003B5A0F">
              <w:rPr>
                <w:rStyle w:val="Hyperlink"/>
                <w:rFonts w:eastAsia="Times New Roman"/>
                <w:noProof/>
              </w:rPr>
              <w:t>LOWER$(</w:t>
            </w:r>
            <w:r w:rsidRPr="003B5A0F">
              <w:rPr>
                <w:rStyle w:val="Hyperlink"/>
                <w:noProof/>
              </w:rPr>
              <w:t>&lt;sexp&gt;</w:t>
            </w:r>
            <w:r w:rsidRPr="003B5A0F">
              <w:rPr>
                <w:rStyle w:val="Hyperlink"/>
                <w:rFonts w:eastAsia="Times New Roman"/>
                <w:noProof/>
              </w:rPr>
              <w:t>)</w:t>
            </w:r>
            <w:r>
              <w:rPr>
                <w:noProof/>
                <w:webHidden/>
              </w:rPr>
              <w:tab/>
            </w:r>
            <w:r>
              <w:rPr>
                <w:noProof/>
                <w:webHidden/>
              </w:rPr>
              <w:fldChar w:fldCharType="begin"/>
            </w:r>
            <w:r>
              <w:rPr>
                <w:noProof/>
                <w:webHidden/>
              </w:rPr>
              <w:instrText xml:space="preserve"> PAGEREF _Toc477150658 \h </w:instrText>
            </w:r>
            <w:r>
              <w:rPr>
                <w:noProof/>
                <w:webHidden/>
              </w:rPr>
            </w:r>
            <w:r>
              <w:rPr>
                <w:noProof/>
                <w:webHidden/>
              </w:rPr>
              <w:fldChar w:fldCharType="separate"/>
            </w:r>
            <w:r>
              <w:rPr>
                <w:noProof/>
                <w:webHidden/>
              </w:rPr>
              <w:t>69</w:t>
            </w:r>
            <w:r>
              <w:rPr>
                <w:noProof/>
                <w:webHidden/>
              </w:rPr>
              <w:fldChar w:fldCharType="end"/>
            </w:r>
          </w:hyperlink>
        </w:p>
        <w:p w:rsidR="00184230" w:rsidRDefault="00184230">
          <w:pPr>
            <w:pStyle w:val="TOC2"/>
            <w:rPr>
              <w:rFonts w:eastAsiaTheme="minorEastAsia"/>
              <w:noProof/>
            </w:rPr>
          </w:pPr>
          <w:hyperlink w:anchor="_Toc477150659" w:history="1">
            <w:r w:rsidRPr="003B5A0F">
              <w:rPr>
                <w:rStyle w:val="Hyperlink"/>
                <w:rFonts w:eastAsia="Times New Roman"/>
                <w:noProof/>
              </w:rPr>
              <w:t>UPPER$(</w:t>
            </w:r>
            <w:r w:rsidRPr="003B5A0F">
              <w:rPr>
                <w:rStyle w:val="Hyperlink"/>
                <w:noProof/>
              </w:rPr>
              <w:t>&lt;sexp&gt;</w:t>
            </w:r>
            <w:r w:rsidRPr="003B5A0F">
              <w:rPr>
                <w:rStyle w:val="Hyperlink"/>
                <w:rFonts w:eastAsia="Times New Roman"/>
                <w:noProof/>
              </w:rPr>
              <w:t>)</w:t>
            </w:r>
            <w:r>
              <w:rPr>
                <w:noProof/>
                <w:webHidden/>
              </w:rPr>
              <w:tab/>
            </w:r>
            <w:r>
              <w:rPr>
                <w:noProof/>
                <w:webHidden/>
              </w:rPr>
              <w:fldChar w:fldCharType="begin"/>
            </w:r>
            <w:r>
              <w:rPr>
                <w:noProof/>
                <w:webHidden/>
              </w:rPr>
              <w:instrText xml:space="preserve"> PAGEREF _Toc477150659 \h </w:instrText>
            </w:r>
            <w:r>
              <w:rPr>
                <w:noProof/>
                <w:webHidden/>
              </w:rPr>
            </w:r>
            <w:r>
              <w:rPr>
                <w:noProof/>
                <w:webHidden/>
              </w:rPr>
              <w:fldChar w:fldCharType="separate"/>
            </w:r>
            <w:r>
              <w:rPr>
                <w:noProof/>
                <w:webHidden/>
              </w:rPr>
              <w:t>69</w:t>
            </w:r>
            <w:r>
              <w:rPr>
                <w:noProof/>
                <w:webHidden/>
              </w:rPr>
              <w:fldChar w:fldCharType="end"/>
            </w:r>
          </w:hyperlink>
        </w:p>
        <w:p w:rsidR="00184230" w:rsidRDefault="00184230">
          <w:pPr>
            <w:pStyle w:val="TOC2"/>
            <w:rPr>
              <w:rFonts w:eastAsiaTheme="minorEastAsia"/>
              <w:noProof/>
            </w:rPr>
          </w:pPr>
          <w:hyperlink w:anchor="_Toc477150660" w:history="1">
            <w:r w:rsidRPr="003B5A0F">
              <w:rPr>
                <w:rStyle w:val="Hyperlink"/>
                <w:rFonts w:eastAsia="Times New Roman"/>
                <w:noProof/>
              </w:rPr>
              <w:t>VERSION$()</w:t>
            </w:r>
            <w:r>
              <w:rPr>
                <w:noProof/>
                <w:webHidden/>
              </w:rPr>
              <w:tab/>
            </w:r>
            <w:r>
              <w:rPr>
                <w:noProof/>
                <w:webHidden/>
              </w:rPr>
              <w:fldChar w:fldCharType="begin"/>
            </w:r>
            <w:r>
              <w:rPr>
                <w:noProof/>
                <w:webHidden/>
              </w:rPr>
              <w:instrText xml:space="preserve"> PAGEREF _Toc477150660 \h </w:instrText>
            </w:r>
            <w:r>
              <w:rPr>
                <w:noProof/>
                <w:webHidden/>
              </w:rPr>
            </w:r>
            <w:r>
              <w:rPr>
                <w:noProof/>
                <w:webHidden/>
              </w:rPr>
              <w:fldChar w:fldCharType="separate"/>
            </w:r>
            <w:r>
              <w:rPr>
                <w:noProof/>
                <w:webHidden/>
              </w:rPr>
              <w:t>69</w:t>
            </w:r>
            <w:r>
              <w:rPr>
                <w:noProof/>
                <w:webHidden/>
              </w:rPr>
              <w:fldChar w:fldCharType="end"/>
            </w:r>
          </w:hyperlink>
        </w:p>
        <w:p w:rsidR="00184230" w:rsidRDefault="00184230">
          <w:pPr>
            <w:pStyle w:val="TOC2"/>
            <w:rPr>
              <w:rFonts w:eastAsiaTheme="minorEastAsia"/>
              <w:noProof/>
            </w:rPr>
          </w:pPr>
          <w:hyperlink w:anchor="_Toc477150661" w:history="1">
            <w:r w:rsidRPr="003B5A0F">
              <w:rPr>
                <w:rStyle w:val="Hyperlink"/>
                <w:rFonts w:eastAsia="Times New Roman"/>
                <w:noProof/>
              </w:rPr>
              <w:t>INT$(&lt;nexp&gt;)</w:t>
            </w:r>
            <w:r>
              <w:rPr>
                <w:noProof/>
                <w:webHidden/>
              </w:rPr>
              <w:tab/>
            </w:r>
            <w:r>
              <w:rPr>
                <w:noProof/>
                <w:webHidden/>
              </w:rPr>
              <w:fldChar w:fldCharType="begin"/>
            </w:r>
            <w:r>
              <w:rPr>
                <w:noProof/>
                <w:webHidden/>
              </w:rPr>
              <w:instrText xml:space="preserve"> PAGEREF _Toc477150661 \h </w:instrText>
            </w:r>
            <w:r>
              <w:rPr>
                <w:noProof/>
                <w:webHidden/>
              </w:rPr>
            </w:r>
            <w:r>
              <w:rPr>
                <w:noProof/>
                <w:webHidden/>
              </w:rPr>
              <w:fldChar w:fldCharType="separate"/>
            </w:r>
            <w:r>
              <w:rPr>
                <w:noProof/>
                <w:webHidden/>
              </w:rPr>
              <w:t>69</w:t>
            </w:r>
            <w:r>
              <w:rPr>
                <w:noProof/>
                <w:webHidden/>
              </w:rPr>
              <w:fldChar w:fldCharType="end"/>
            </w:r>
          </w:hyperlink>
        </w:p>
        <w:p w:rsidR="00184230" w:rsidRDefault="00184230">
          <w:pPr>
            <w:pStyle w:val="TOC2"/>
            <w:rPr>
              <w:rFonts w:eastAsiaTheme="minorEastAsia"/>
              <w:noProof/>
            </w:rPr>
          </w:pPr>
          <w:hyperlink w:anchor="_Toc477150662" w:history="1">
            <w:r w:rsidRPr="003B5A0F">
              <w:rPr>
                <w:rStyle w:val="Hyperlink"/>
                <w:rFonts w:eastAsia="Times New Roman"/>
                <w:noProof/>
              </w:rPr>
              <w:t>HEX$(&lt;nexp&gt;)</w:t>
            </w:r>
            <w:r>
              <w:rPr>
                <w:noProof/>
                <w:webHidden/>
              </w:rPr>
              <w:tab/>
            </w:r>
            <w:r>
              <w:rPr>
                <w:noProof/>
                <w:webHidden/>
              </w:rPr>
              <w:fldChar w:fldCharType="begin"/>
            </w:r>
            <w:r>
              <w:rPr>
                <w:noProof/>
                <w:webHidden/>
              </w:rPr>
              <w:instrText xml:space="preserve"> PAGEREF _Toc477150662 \h </w:instrText>
            </w:r>
            <w:r>
              <w:rPr>
                <w:noProof/>
                <w:webHidden/>
              </w:rPr>
            </w:r>
            <w:r>
              <w:rPr>
                <w:noProof/>
                <w:webHidden/>
              </w:rPr>
              <w:fldChar w:fldCharType="separate"/>
            </w:r>
            <w:r>
              <w:rPr>
                <w:noProof/>
                <w:webHidden/>
              </w:rPr>
              <w:t>69</w:t>
            </w:r>
            <w:r>
              <w:rPr>
                <w:noProof/>
                <w:webHidden/>
              </w:rPr>
              <w:fldChar w:fldCharType="end"/>
            </w:r>
          </w:hyperlink>
        </w:p>
        <w:p w:rsidR="00184230" w:rsidRDefault="00184230">
          <w:pPr>
            <w:pStyle w:val="TOC2"/>
            <w:rPr>
              <w:rFonts w:eastAsiaTheme="minorEastAsia"/>
              <w:noProof/>
            </w:rPr>
          </w:pPr>
          <w:hyperlink w:anchor="_Toc477150663" w:history="1">
            <w:r w:rsidRPr="003B5A0F">
              <w:rPr>
                <w:rStyle w:val="Hyperlink"/>
                <w:noProof/>
              </w:rPr>
              <w:t>OCT$(&lt;nexp&gt;)</w:t>
            </w:r>
            <w:r>
              <w:rPr>
                <w:noProof/>
                <w:webHidden/>
              </w:rPr>
              <w:tab/>
            </w:r>
            <w:r>
              <w:rPr>
                <w:noProof/>
                <w:webHidden/>
              </w:rPr>
              <w:fldChar w:fldCharType="begin"/>
            </w:r>
            <w:r>
              <w:rPr>
                <w:noProof/>
                <w:webHidden/>
              </w:rPr>
              <w:instrText xml:space="preserve"> PAGEREF _Toc477150663 \h </w:instrText>
            </w:r>
            <w:r>
              <w:rPr>
                <w:noProof/>
                <w:webHidden/>
              </w:rPr>
            </w:r>
            <w:r>
              <w:rPr>
                <w:noProof/>
                <w:webHidden/>
              </w:rPr>
              <w:fldChar w:fldCharType="separate"/>
            </w:r>
            <w:r>
              <w:rPr>
                <w:noProof/>
                <w:webHidden/>
              </w:rPr>
              <w:t>69</w:t>
            </w:r>
            <w:r>
              <w:rPr>
                <w:noProof/>
                <w:webHidden/>
              </w:rPr>
              <w:fldChar w:fldCharType="end"/>
            </w:r>
          </w:hyperlink>
        </w:p>
        <w:p w:rsidR="00184230" w:rsidRDefault="00184230">
          <w:pPr>
            <w:pStyle w:val="TOC2"/>
            <w:rPr>
              <w:rFonts w:eastAsiaTheme="minorEastAsia"/>
              <w:noProof/>
            </w:rPr>
          </w:pPr>
          <w:hyperlink w:anchor="_Toc477150664" w:history="1">
            <w:r w:rsidRPr="003B5A0F">
              <w:rPr>
                <w:rStyle w:val="Hyperlink"/>
                <w:noProof/>
              </w:rPr>
              <w:t>BIN$(&lt;nexp&gt;)</w:t>
            </w:r>
            <w:r>
              <w:rPr>
                <w:noProof/>
                <w:webHidden/>
              </w:rPr>
              <w:tab/>
            </w:r>
            <w:r>
              <w:rPr>
                <w:noProof/>
                <w:webHidden/>
              </w:rPr>
              <w:fldChar w:fldCharType="begin"/>
            </w:r>
            <w:r>
              <w:rPr>
                <w:noProof/>
                <w:webHidden/>
              </w:rPr>
              <w:instrText xml:space="preserve"> PAGEREF _Toc477150664 \h </w:instrText>
            </w:r>
            <w:r>
              <w:rPr>
                <w:noProof/>
                <w:webHidden/>
              </w:rPr>
            </w:r>
            <w:r>
              <w:rPr>
                <w:noProof/>
                <w:webHidden/>
              </w:rPr>
              <w:fldChar w:fldCharType="separate"/>
            </w:r>
            <w:r>
              <w:rPr>
                <w:noProof/>
                <w:webHidden/>
              </w:rPr>
              <w:t>69</w:t>
            </w:r>
            <w:r>
              <w:rPr>
                <w:noProof/>
                <w:webHidden/>
              </w:rPr>
              <w:fldChar w:fldCharType="end"/>
            </w:r>
          </w:hyperlink>
        </w:p>
        <w:p w:rsidR="00184230" w:rsidRDefault="00184230">
          <w:pPr>
            <w:pStyle w:val="TOC2"/>
            <w:rPr>
              <w:rFonts w:eastAsiaTheme="minorEastAsia"/>
              <w:noProof/>
            </w:rPr>
          </w:pPr>
          <w:hyperlink w:anchor="_Toc477150665" w:history="1">
            <w:r w:rsidRPr="003B5A0F">
              <w:rPr>
                <w:rStyle w:val="Hyperlink"/>
                <w:noProof/>
              </w:rPr>
              <w:t>USING$({&lt;locale_sexp&gt;} , &lt;format_sexp&gt; { , &lt;exp&gt;}...)</w:t>
            </w:r>
            <w:r>
              <w:rPr>
                <w:noProof/>
                <w:webHidden/>
              </w:rPr>
              <w:tab/>
            </w:r>
            <w:r>
              <w:rPr>
                <w:noProof/>
                <w:webHidden/>
              </w:rPr>
              <w:fldChar w:fldCharType="begin"/>
            </w:r>
            <w:r>
              <w:rPr>
                <w:noProof/>
                <w:webHidden/>
              </w:rPr>
              <w:instrText xml:space="preserve"> PAGEREF _Toc477150665 \h </w:instrText>
            </w:r>
            <w:r>
              <w:rPr>
                <w:noProof/>
                <w:webHidden/>
              </w:rPr>
            </w:r>
            <w:r>
              <w:rPr>
                <w:noProof/>
                <w:webHidden/>
              </w:rPr>
              <w:fldChar w:fldCharType="separate"/>
            </w:r>
            <w:r>
              <w:rPr>
                <w:noProof/>
                <w:webHidden/>
              </w:rPr>
              <w:t>70</w:t>
            </w:r>
            <w:r>
              <w:rPr>
                <w:noProof/>
                <w:webHidden/>
              </w:rPr>
              <w:fldChar w:fldCharType="end"/>
            </w:r>
          </w:hyperlink>
        </w:p>
        <w:p w:rsidR="00184230" w:rsidRDefault="00184230">
          <w:pPr>
            <w:pStyle w:val="TOC3"/>
            <w:rPr>
              <w:rFonts w:eastAsiaTheme="minorEastAsia"/>
              <w:noProof/>
            </w:rPr>
          </w:pPr>
          <w:hyperlink w:anchor="_Toc477150666" w:history="1">
            <w:r w:rsidRPr="003B5A0F">
              <w:rPr>
                <w:rStyle w:val="Hyperlink"/>
                <w:noProof/>
              </w:rPr>
              <w:t>Locale expression</w:t>
            </w:r>
            <w:r>
              <w:rPr>
                <w:noProof/>
                <w:webHidden/>
              </w:rPr>
              <w:tab/>
            </w:r>
            <w:r>
              <w:rPr>
                <w:noProof/>
                <w:webHidden/>
              </w:rPr>
              <w:fldChar w:fldCharType="begin"/>
            </w:r>
            <w:r>
              <w:rPr>
                <w:noProof/>
                <w:webHidden/>
              </w:rPr>
              <w:instrText xml:space="preserve"> PAGEREF _Toc477150666 \h </w:instrText>
            </w:r>
            <w:r>
              <w:rPr>
                <w:noProof/>
                <w:webHidden/>
              </w:rPr>
            </w:r>
            <w:r>
              <w:rPr>
                <w:noProof/>
                <w:webHidden/>
              </w:rPr>
              <w:fldChar w:fldCharType="separate"/>
            </w:r>
            <w:r>
              <w:rPr>
                <w:noProof/>
                <w:webHidden/>
              </w:rPr>
              <w:t>70</w:t>
            </w:r>
            <w:r>
              <w:rPr>
                <w:noProof/>
                <w:webHidden/>
              </w:rPr>
              <w:fldChar w:fldCharType="end"/>
            </w:r>
          </w:hyperlink>
        </w:p>
        <w:p w:rsidR="00184230" w:rsidRDefault="00184230">
          <w:pPr>
            <w:pStyle w:val="TOC3"/>
            <w:rPr>
              <w:rFonts w:eastAsiaTheme="minorEastAsia"/>
              <w:noProof/>
            </w:rPr>
          </w:pPr>
          <w:hyperlink w:anchor="_Toc477150667" w:history="1">
            <w:r w:rsidRPr="003B5A0F">
              <w:rPr>
                <w:rStyle w:val="Hyperlink"/>
                <w:noProof/>
              </w:rPr>
              <w:t>Format expression</w:t>
            </w:r>
            <w:r>
              <w:rPr>
                <w:noProof/>
                <w:webHidden/>
              </w:rPr>
              <w:tab/>
            </w:r>
            <w:r>
              <w:rPr>
                <w:noProof/>
                <w:webHidden/>
              </w:rPr>
              <w:fldChar w:fldCharType="begin"/>
            </w:r>
            <w:r>
              <w:rPr>
                <w:noProof/>
                <w:webHidden/>
              </w:rPr>
              <w:instrText xml:space="preserve"> PAGEREF _Toc477150667 \h </w:instrText>
            </w:r>
            <w:r>
              <w:rPr>
                <w:noProof/>
                <w:webHidden/>
              </w:rPr>
            </w:r>
            <w:r>
              <w:rPr>
                <w:noProof/>
                <w:webHidden/>
              </w:rPr>
              <w:fldChar w:fldCharType="separate"/>
            </w:r>
            <w:r>
              <w:rPr>
                <w:noProof/>
                <w:webHidden/>
              </w:rPr>
              <w:t>70</w:t>
            </w:r>
            <w:r>
              <w:rPr>
                <w:noProof/>
                <w:webHidden/>
              </w:rPr>
              <w:fldChar w:fldCharType="end"/>
            </w:r>
          </w:hyperlink>
        </w:p>
        <w:p w:rsidR="00184230" w:rsidRDefault="00184230">
          <w:pPr>
            <w:pStyle w:val="TOC3"/>
            <w:rPr>
              <w:rFonts w:eastAsiaTheme="minorEastAsia"/>
              <w:noProof/>
            </w:rPr>
          </w:pPr>
          <w:hyperlink w:anchor="_Toc477150668" w:history="1">
            <w:r w:rsidRPr="003B5A0F">
              <w:rPr>
                <w:rStyle w:val="Hyperlink"/>
                <w:noProof/>
              </w:rPr>
              <w:t>Integer values</w:t>
            </w:r>
            <w:r>
              <w:rPr>
                <w:noProof/>
                <w:webHidden/>
              </w:rPr>
              <w:tab/>
            </w:r>
            <w:r>
              <w:rPr>
                <w:noProof/>
                <w:webHidden/>
              </w:rPr>
              <w:fldChar w:fldCharType="begin"/>
            </w:r>
            <w:r>
              <w:rPr>
                <w:noProof/>
                <w:webHidden/>
              </w:rPr>
              <w:instrText xml:space="preserve"> PAGEREF _Toc477150668 \h </w:instrText>
            </w:r>
            <w:r>
              <w:rPr>
                <w:noProof/>
                <w:webHidden/>
              </w:rPr>
            </w:r>
            <w:r>
              <w:rPr>
                <w:noProof/>
                <w:webHidden/>
              </w:rPr>
              <w:fldChar w:fldCharType="separate"/>
            </w:r>
            <w:r>
              <w:rPr>
                <w:noProof/>
                <w:webHidden/>
              </w:rPr>
              <w:t>74</w:t>
            </w:r>
            <w:r>
              <w:rPr>
                <w:noProof/>
                <w:webHidden/>
              </w:rPr>
              <w:fldChar w:fldCharType="end"/>
            </w:r>
          </w:hyperlink>
        </w:p>
        <w:p w:rsidR="00184230" w:rsidRDefault="00184230">
          <w:pPr>
            <w:pStyle w:val="TOC2"/>
            <w:rPr>
              <w:rFonts w:eastAsiaTheme="minorEastAsia"/>
              <w:noProof/>
            </w:rPr>
          </w:pPr>
          <w:hyperlink w:anchor="_Toc477150669" w:history="1">
            <w:r w:rsidRPr="003B5A0F">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_Toc477150669 \h </w:instrText>
            </w:r>
            <w:r>
              <w:rPr>
                <w:noProof/>
                <w:webHidden/>
              </w:rPr>
            </w:r>
            <w:r>
              <w:rPr>
                <w:noProof/>
                <w:webHidden/>
              </w:rPr>
              <w:fldChar w:fldCharType="separate"/>
            </w:r>
            <w:r>
              <w:rPr>
                <w:noProof/>
                <w:webHidden/>
              </w:rPr>
              <w:t>74</w:t>
            </w:r>
            <w:r>
              <w:rPr>
                <w:noProof/>
                <w:webHidden/>
              </w:rPr>
              <w:fldChar w:fldCharType="end"/>
            </w:r>
          </w:hyperlink>
        </w:p>
        <w:p w:rsidR="00184230" w:rsidRDefault="00184230">
          <w:pPr>
            <w:pStyle w:val="TOC2"/>
            <w:rPr>
              <w:rFonts w:eastAsiaTheme="minorEastAsia"/>
              <w:noProof/>
            </w:rPr>
          </w:pPr>
          <w:hyperlink w:anchor="_Toc477150670" w:history="1">
            <w:r w:rsidRPr="003B5A0F">
              <w:rPr>
                <w:rStyle w:val="Hyperlink"/>
                <w:rFonts w:eastAsia="Times New Roman"/>
                <w:noProof/>
              </w:rPr>
              <w:t>FORMAT$(</w:t>
            </w:r>
            <w:r w:rsidRPr="003B5A0F">
              <w:rPr>
                <w:rStyle w:val="Hyperlink"/>
                <w:noProof/>
              </w:rPr>
              <w:t>&lt;pattern_sexp&gt;</w:t>
            </w:r>
            <w:r w:rsidRPr="003B5A0F">
              <w:rPr>
                <w:rStyle w:val="Hyperlink"/>
                <w:rFonts w:eastAsia="Times New Roman"/>
                <w:noProof/>
              </w:rPr>
              <w:t xml:space="preserve">, </w:t>
            </w:r>
            <w:r w:rsidRPr="003B5A0F">
              <w:rPr>
                <w:rStyle w:val="Hyperlink"/>
                <w:noProof/>
              </w:rPr>
              <w:t>&lt;nexp&gt;</w:t>
            </w:r>
            <w:r w:rsidRPr="003B5A0F">
              <w:rPr>
                <w:rStyle w:val="Hyperlink"/>
                <w:rFonts w:eastAsia="Times New Roman"/>
                <w:noProof/>
              </w:rPr>
              <w:t>)</w:t>
            </w:r>
            <w:r>
              <w:rPr>
                <w:noProof/>
                <w:webHidden/>
              </w:rPr>
              <w:tab/>
            </w:r>
            <w:r>
              <w:rPr>
                <w:noProof/>
                <w:webHidden/>
              </w:rPr>
              <w:fldChar w:fldCharType="begin"/>
            </w:r>
            <w:r>
              <w:rPr>
                <w:noProof/>
                <w:webHidden/>
              </w:rPr>
              <w:instrText xml:space="preserve"> PAGEREF _Toc477150670 \h </w:instrText>
            </w:r>
            <w:r>
              <w:rPr>
                <w:noProof/>
                <w:webHidden/>
              </w:rPr>
            </w:r>
            <w:r>
              <w:rPr>
                <w:noProof/>
                <w:webHidden/>
              </w:rPr>
              <w:fldChar w:fldCharType="separate"/>
            </w:r>
            <w:r>
              <w:rPr>
                <w:noProof/>
                <w:webHidden/>
              </w:rPr>
              <w:t>74</w:t>
            </w:r>
            <w:r>
              <w:rPr>
                <w:noProof/>
                <w:webHidden/>
              </w:rPr>
              <w:fldChar w:fldCharType="end"/>
            </w:r>
          </w:hyperlink>
        </w:p>
        <w:p w:rsidR="00184230" w:rsidRDefault="00184230">
          <w:pPr>
            <w:pStyle w:val="TOC3"/>
            <w:rPr>
              <w:rFonts w:eastAsiaTheme="minorEastAsia"/>
              <w:noProof/>
            </w:rPr>
          </w:pPr>
          <w:hyperlink w:anchor="_Toc477150671" w:history="1">
            <w:r w:rsidRPr="003B5A0F">
              <w:rPr>
                <w:rStyle w:val="Hyperlink"/>
                <w:noProof/>
              </w:rPr>
              <w:t>Notes</w:t>
            </w:r>
            <w:r>
              <w:rPr>
                <w:noProof/>
                <w:webHidden/>
              </w:rPr>
              <w:tab/>
            </w:r>
            <w:r>
              <w:rPr>
                <w:noProof/>
                <w:webHidden/>
              </w:rPr>
              <w:fldChar w:fldCharType="begin"/>
            </w:r>
            <w:r>
              <w:rPr>
                <w:noProof/>
                <w:webHidden/>
              </w:rPr>
              <w:instrText xml:space="preserve"> PAGEREF _Toc477150671 \h </w:instrText>
            </w:r>
            <w:r>
              <w:rPr>
                <w:noProof/>
                <w:webHidden/>
              </w:rPr>
            </w:r>
            <w:r>
              <w:rPr>
                <w:noProof/>
                <w:webHidden/>
              </w:rPr>
              <w:fldChar w:fldCharType="separate"/>
            </w:r>
            <w:r>
              <w:rPr>
                <w:noProof/>
                <w:webHidden/>
              </w:rPr>
              <w:t>75</w:t>
            </w:r>
            <w:r>
              <w:rPr>
                <w:noProof/>
                <w:webHidden/>
              </w:rPr>
              <w:fldChar w:fldCharType="end"/>
            </w:r>
          </w:hyperlink>
        </w:p>
        <w:p w:rsidR="00184230" w:rsidRDefault="00184230">
          <w:pPr>
            <w:pStyle w:val="TOC3"/>
            <w:rPr>
              <w:rFonts w:eastAsiaTheme="minorEastAsia"/>
              <w:noProof/>
            </w:rPr>
          </w:pPr>
          <w:hyperlink w:anchor="_Toc477150672" w:history="1">
            <w:r w:rsidRPr="003B5A0F">
              <w:rPr>
                <w:rStyle w:val="Hyperlink"/>
                <w:noProof/>
              </w:rPr>
              <w:t>Examples</w:t>
            </w:r>
            <w:r>
              <w:rPr>
                <w:noProof/>
                <w:webHidden/>
              </w:rPr>
              <w:tab/>
            </w:r>
            <w:r>
              <w:rPr>
                <w:noProof/>
                <w:webHidden/>
              </w:rPr>
              <w:fldChar w:fldCharType="begin"/>
            </w:r>
            <w:r>
              <w:rPr>
                <w:noProof/>
                <w:webHidden/>
              </w:rPr>
              <w:instrText xml:space="preserve"> PAGEREF _Toc477150672 \h </w:instrText>
            </w:r>
            <w:r>
              <w:rPr>
                <w:noProof/>
                <w:webHidden/>
              </w:rPr>
            </w:r>
            <w:r>
              <w:rPr>
                <w:noProof/>
                <w:webHidden/>
              </w:rPr>
              <w:fldChar w:fldCharType="separate"/>
            </w:r>
            <w:r>
              <w:rPr>
                <w:noProof/>
                <w:webHidden/>
              </w:rPr>
              <w:t>75</w:t>
            </w:r>
            <w:r>
              <w:rPr>
                <w:noProof/>
                <w:webHidden/>
              </w:rPr>
              <w:fldChar w:fldCharType="end"/>
            </w:r>
          </w:hyperlink>
        </w:p>
        <w:p w:rsidR="00184230" w:rsidRDefault="00184230">
          <w:pPr>
            <w:pStyle w:val="TOC1"/>
            <w:tabs>
              <w:tab w:val="right" w:leader="dot" w:pos="9350"/>
            </w:tabs>
            <w:rPr>
              <w:rFonts w:eastAsiaTheme="minorEastAsia"/>
              <w:noProof/>
            </w:rPr>
          </w:pPr>
          <w:hyperlink w:anchor="_Toc477150673" w:history="1">
            <w:r w:rsidRPr="003B5A0F">
              <w:rPr>
                <w:rStyle w:val="Hyperlink"/>
                <w:noProof/>
              </w:rPr>
              <w:t>User-Defined Functions</w:t>
            </w:r>
            <w:r>
              <w:rPr>
                <w:noProof/>
                <w:webHidden/>
              </w:rPr>
              <w:tab/>
            </w:r>
            <w:r>
              <w:rPr>
                <w:noProof/>
                <w:webHidden/>
              </w:rPr>
              <w:fldChar w:fldCharType="begin"/>
            </w:r>
            <w:r>
              <w:rPr>
                <w:noProof/>
                <w:webHidden/>
              </w:rPr>
              <w:instrText xml:space="preserve"> PAGEREF _Toc477150673 \h </w:instrText>
            </w:r>
            <w:r>
              <w:rPr>
                <w:noProof/>
                <w:webHidden/>
              </w:rPr>
            </w:r>
            <w:r>
              <w:rPr>
                <w:noProof/>
                <w:webHidden/>
              </w:rPr>
              <w:fldChar w:fldCharType="separate"/>
            </w:r>
            <w:r>
              <w:rPr>
                <w:noProof/>
                <w:webHidden/>
              </w:rPr>
              <w:t>75</w:t>
            </w:r>
            <w:r>
              <w:rPr>
                <w:noProof/>
                <w:webHidden/>
              </w:rPr>
              <w:fldChar w:fldCharType="end"/>
            </w:r>
          </w:hyperlink>
        </w:p>
        <w:p w:rsidR="00184230" w:rsidRDefault="00184230">
          <w:pPr>
            <w:pStyle w:val="TOC2"/>
            <w:rPr>
              <w:rFonts w:eastAsiaTheme="minorEastAsia"/>
              <w:noProof/>
            </w:rPr>
          </w:pPr>
          <w:hyperlink w:anchor="_Toc477150674" w:history="1">
            <w:r w:rsidRPr="003B5A0F">
              <w:rPr>
                <w:rStyle w:val="Hyperlink"/>
                <w:noProof/>
              </w:rPr>
              <w:t>Variable Scope</w:t>
            </w:r>
            <w:r>
              <w:rPr>
                <w:noProof/>
                <w:webHidden/>
              </w:rPr>
              <w:tab/>
            </w:r>
            <w:r>
              <w:rPr>
                <w:noProof/>
                <w:webHidden/>
              </w:rPr>
              <w:fldChar w:fldCharType="begin"/>
            </w:r>
            <w:r>
              <w:rPr>
                <w:noProof/>
                <w:webHidden/>
              </w:rPr>
              <w:instrText xml:space="preserve"> PAGEREF _Toc477150674 \h </w:instrText>
            </w:r>
            <w:r>
              <w:rPr>
                <w:noProof/>
                <w:webHidden/>
              </w:rPr>
            </w:r>
            <w:r>
              <w:rPr>
                <w:noProof/>
                <w:webHidden/>
              </w:rPr>
              <w:fldChar w:fldCharType="separate"/>
            </w:r>
            <w:r>
              <w:rPr>
                <w:noProof/>
                <w:webHidden/>
              </w:rPr>
              <w:t>76</w:t>
            </w:r>
            <w:r>
              <w:rPr>
                <w:noProof/>
                <w:webHidden/>
              </w:rPr>
              <w:fldChar w:fldCharType="end"/>
            </w:r>
          </w:hyperlink>
        </w:p>
        <w:p w:rsidR="00184230" w:rsidRDefault="00184230">
          <w:pPr>
            <w:pStyle w:val="TOC2"/>
            <w:rPr>
              <w:rFonts w:eastAsiaTheme="minorEastAsia"/>
              <w:noProof/>
            </w:rPr>
          </w:pPr>
          <w:hyperlink w:anchor="_Toc477150675" w:history="1">
            <w:r w:rsidRPr="003B5A0F">
              <w:rPr>
                <w:rStyle w:val="Hyperlink"/>
                <w:noProof/>
              </w:rPr>
              <w:t>Data Structures in User-Defined Functions</w:t>
            </w:r>
            <w:r>
              <w:rPr>
                <w:noProof/>
                <w:webHidden/>
              </w:rPr>
              <w:tab/>
            </w:r>
            <w:r>
              <w:rPr>
                <w:noProof/>
                <w:webHidden/>
              </w:rPr>
              <w:fldChar w:fldCharType="begin"/>
            </w:r>
            <w:r>
              <w:rPr>
                <w:noProof/>
                <w:webHidden/>
              </w:rPr>
              <w:instrText xml:space="preserve"> PAGEREF _Toc477150675 \h </w:instrText>
            </w:r>
            <w:r>
              <w:rPr>
                <w:noProof/>
                <w:webHidden/>
              </w:rPr>
            </w:r>
            <w:r>
              <w:rPr>
                <w:noProof/>
                <w:webHidden/>
              </w:rPr>
              <w:fldChar w:fldCharType="separate"/>
            </w:r>
            <w:r>
              <w:rPr>
                <w:noProof/>
                <w:webHidden/>
              </w:rPr>
              <w:t>76</w:t>
            </w:r>
            <w:r>
              <w:rPr>
                <w:noProof/>
                <w:webHidden/>
              </w:rPr>
              <w:fldChar w:fldCharType="end"/>
            </w:r>
          </w:hyperlink>
        </w:p>
        <w:p w:rsidR="00184230" w:rsidRDefault="00184230">
          <w:pPr>
            <w:pStyle w:val="TOC2"/>
            <w:rPr>
              <w:rFonts w:eastAsiaTheme="minorEastAsia"/>
              <w:noProof/>
            </w:rPr>
          </w:pPr>
          <w:hyperlink w:anchor="_Toc477150676" w:history="1">
            <w:r w:rsidRPr="003B5A0F">
              <w:rPr>
                <w:rStyle w:val="Hyperlink"/>
                <w:noProof/>
              </w:rPr>
              <w:t>Commands</w:t>
            </w:r>
            <w:r>
              <w:rPr>
                <w:noProof/>
                <w:webHidden/>
              </w:rPr>
              <w:tab/>
            </w:r>
            <w:r>
              <w:rPr>
                <w:noProof/>
                <w:webHidden/>
              </w:rPr>
              <w:fldChar w:fldCharType="begin"/>
            </w:r>
            <w:r>
              <w:rPr>
                <w:noProof/>
                <w:webHidden/>
              </w:rPr>
              <w:instrText xml:space="preserve"> PAGEREF _Toc477150676 \h </w:instrText>
            </w:r>
            <w:r>
              <w:rPr>
                <w:noProof/>
                <w:webHidden/>
              </w:rPr>
            </w:r>
            <w:r>
              <w:rPr>
                <w:noProof/>
                <w:webHidden/>
              </w:rPr>
              <w:fldChar w:fldCharType="separate"/>
            </w:r>
            <w:r>
              <w:rPr>
                <w:noProof/>
                <w:webHidden/>
              </w:rPr>
              <w:t>76</w:t>
            </w:r>
            <w:r>
              <w:rPr>
                <w:noProof/>
                <w:webHidden/>
              </w:rPr>
              <w:fldChar w:fldCharType="end"/>
            </w:r>
          </w:hyperlink>
        </w:p>
        <w:p w:rsidR="00184230" w:rsidRDefault="00184230">
          <w:pPr>
            <w:pStyle w:val="TOC3"/>
            <w:rPr>
              <w:rFonts w:eastAsiaTheme="minorEastAsia"/>
              <w:noProof/>
            </w:rPr>
          </w:pPr>
          <w:hyperlink w:anchor="_Toc477150677" w:history="1">
            <w:r w:rsidRPr="003B5A0F">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_Toc477150677 \h </w:instrText>
            </w:r>
            <w:r>
              <w:rPr>
                <w:noProof/>
                <w:webHidden/>
              </w:rPr>
            </w:r>
            <w:r>
              <w:rPr>
                <w:noProof/>
                <w:webHidden/>
              </w:rPr>
              <w:fldChar w:fldCharType="separate"/>
            </w:r>
            <w:r>
              <w:rPr>
                <w:noProof/>
                <w:webHidden/>
              </w:rPr>
              <w:t>76</w:t>
            </w:r>
            <w:r>
              <w:rPr>
                <w:noProof/>
                <w:webHidden/>
              </w:rPr>
              <w:fldChar w:fldCharType="end"/>
            </w:r>
          </w:hyperlink>
        </w:p>
        <w:p w:rsidR="00184230" w:rsidRDefault="00184230">
          <w:pPr>
            <w:pStyle w:val="TOC3"/>
            <w:rPr>
              <w:rFonts w:eastAsiaTheme="minorEastAsia"/>
              <w:noProof/>
            </w:rPr>
          </w:pPr>
          <w:hyperlink w:anchor="_Toc477150678" w:history="1">
            <w:r w:rsidRPr="003B5A0F">
              <w:rPr>
                <w:rStyle w:val="Hyperlink"/>
                <w:noProof/>
              </w:rPr>
              <w:t>Fn.rtn &lt;sexp&gt;|&lt;nexp&gt;</w:t>
            </w:r>
            <w:r>
              <w:rPr>
                <w:noProof/>
                <w:webHidden/>
              </w:rPr>
              <w:tab/>
            </w:r>
            <w:r>
              <w:rPr>
                <w:noProof/>
                <w:webHidden/>
              </w:rPr>
              <w:fldChar w:fldCharType="begin"/>
            </w:r>
            <w:r>
              <w:rPr>
                <w:noProof/>
                <w:webHidden/>
              </w:rPr>
              <w:instrText xml:space="preserve"> PAGEREF _Toc477150678 \h </w:instrText>
            </w:r>
            <w:r>
              <w:rPr>
                <w:noProof/>
                <w:webHidden/>
              </w:rPr>
            </w:r>
            <w:r>
              <w:rPr>
                <w:noProof/>
                <w:webHidden/>
              </w:rPr>
              <w:fldChar w:fldCharType="separate"/>
            </w:r>
            <w:r>
              <w:rPr>
                <w:noProof/>
                <w:webHidden/>
              </w:rPr>
              <w:t>77</w:t>
            </w:r>
            <w:r>
              <w:rPr>
                <w:noProof/>
                <w:webHidden/>
              </w:rPr>
              <w:fldChar w:fldCharType="end"/>
            </w:r>
          </w:hyperlink>
        </w:p>
        <w:p w:rsidR="00184230" w:rsidRDefault="00184230">
          <w:pPr>
            <w:pStyle w:val="TOC3"/>
            <w:rPr>
              <w:rFonts w:eastAsiaTheme="minorEastAsia"/>
              <w:noProof/>
            </w:rPr>
          </w:pPr>
          <w:hyperlink w:anchor="_Toc477150679" w:history="1">
            <w:r w:rsidRPr="003B5A0F">
              <w:rPr>
                <w:rStyle w:val="Hyperlink"/>
                <w:noProof/>
              </w:rPr>
              <w:t>Fn.end</w:t>
            </w:r>
            <w:r>
              <w:rPr>
                <w:noProof/>
                <w:webHidden/>
              </w:rPr>
              <w:tab/>
            </w:r>
            <w:r>
              <w:rPr>
                <w:noProof/>
                <w:webHidden/>
              </w:rPr>
              <w:fldChar w:fldCharType="begin"/>
            </w:r>
            <w:r>
              <w:rPr>
                <w:noProof/>
                <w:webHidden/>
              </w:rPr>
              <w:instrText xml:space="preserve"> PAGEREF _Toc477150679 \h </w:instrText>
            </w:r>
            <w:r>
              <w:rPr>
                <w:noProof/>
                <w:webHidden/>
              </w:rPr>
            </w:r>
            <w:r>
              <w:rPr>
                <w:noProof/>
                <w:webHidden/>
              </w:rPr>
              <w:fldChar w:fldCharType="separate"/>
            </w:r>
            <w:r>
              <w:rPr>
                <w:noProof/>
                <w:webHidden/>
              </w:rPr>
              <w:t>78</w:t>
            </w:r>
            <w:r>
              <w:rPr>
                <w:noProof/>
                <w:webHidden/>
              </w:rPr>
              <w:fldChar w:fldCharType="end"/>
            </w:r>
          </w:hyperlink>
        </w:p>
        <w:p w:rsidR="00184230" w:rsidRDefault="00184230">
          <w:pPr>
            <w:pStyle w:val="TOC3"/>
            <w:rPr>
              <w:rFonts w:eastAsiaTheme="minorEastAsia"/>
              <w:noProof/>
            </w:rPr>
          </w:pPr>
          <w:hyperlink w:anchor="_Toc477150680" w:history="1">
            <w:r w:rsidRPr="003B5A0F">
              <w:rPr>
                <w:rStyle w:val="Hyperlink"/>
                <w:noProof/>
              </w:rPr>
              <w:t>Call &lt;user_defined_function&gt;</w:t>
            </w:r>
            <w:r>
              <w:rPr>
                <w:noProof/>
                <w:webHidden/>
              </w:rPr>
              <w:tab/>
            </w:r>
            <w:r>
              <w:rPr>
                <w:noProof/>
                <w:webHidden/>
              </w:rPr>
              <w:fldChar w:fldCharType="begin"/>
            </w:r>
            <w:r>
              <w:rPr>
                <w:noProof/>
                <w:webHidden/>
              </w:rPr>
              <w:instrText xml:space="preserve"> PAGEREF _Toc477150680 \h </w:instrText>
            </w:r>
            <w:r>
              <w:rPr>
                <w:noProof/>
                <w:webHidden/>
              </w:rPr>
            </w:r>
            <w:r>
              <w:rPr>
                <w:noProof/>
                <w:webHidden/>
              </w:rPr>
              <w:fldChar w:fldCharType="separate"/>
            </w:r>
            <w:r>
              <w:rPr>
                <w:noProof/>
                <w:webHidden/>
              </w:rPr>
              <w:t>78</w:t>
            </w:r>
            <w:r>
              <w:rPr>
                <w:noProof/>
                <w:webHidden/>
              </w:rPr>
              <w:fldChar w:fldCharType="end"/>
            </w:r>
          </w:hyperlink>
        </w:p>
        <w:p w:rsidR="00184230" w:rsidRDefault="00184230">
          <w:pPr>
            <w:pStyle w:val="TOC1"/>
            <w:tabs>
              <w:tab w:val="right" w:leader="dot" w:pos="9350"/>
            </w:tabs>
            <w:rPr>
              <w:rFonts w:eastAsiaTheme="minorEastAsia"/>
              <w:noProof/>
            </w:rPr>
          </w:pPr>
          <w:hyperlink w:anchor="_Toc477150681" w:history="1">
            <w:r w:rsidRPr="003B5A0F">
              <w:rPr>
                <w:rStyle w:val="Hyperlink"/>
                <w:noProof/>
              </w:rPr>
              <w:t>Program Control Commands</w:t>
            </w:r>
            <w:r>
              <w:rPr>
                <w:noProof/>
                <w:webHidden/>
              </w:rPr>
              <w:tab/>
            </w:r>
            <w:r>
              <w:rPr>
                <w:noProof/>
                <w:webHidden/>
              </w:rPr>
              <w:fldChar w:fldCharType="begin"/>
            </w:r>
            <w:r>
              <w:rPr>
                <w:noProof/>
                <w:webHidden/>
              </w:rPr>
              <w:instrText xml:space="preserve"> PAGEREF _Toc477150681 \h </w:instrText>
            </w:r>
            <w:r>
              <w:rPr>
                <w:noProof/>
                <w:webHidden/>
              </w:rPr>
            </w:r>
            <w:r>
              <w:rPr>
                <w:noProof/>
                <w:webHidden/>
              </w:rPr>
              <w:fldChar w:fldCharType="separate"/>
            </w:r>
            <w:r>
              <w:rPr>
                <w:noProof/>
                <w:webHidden/>
              </w:rPr>
              <w:t>78</w:t>
            </w:r>
            <w:r>
              <w:rPr>
                <w:noProof/>
                <w:webHidden/>
              </w:rPr>
              <w:fldChar w:fldCharType="end"/>
            </w:r>
          </w:hyperlink>
        </w:p>
        <w:p w:rsidR="00184230" w:rsidRDefault="00184230">
          <w:pPr>
            <w:pStyle w:val="TOC2"/>
            <w:rPr>
              <w:rFonts w:eastAsiaTheme="minorEastAsia"/>
              <w:noProof/>
            </w:rPr>
          </w:pPr>
          <w:hyperlink w:anchor="_Toc477150682" w:history="1">
            <w:r w:rsidRPr="003B5A0F">
              <w:rPr>
                <w:rStyle w:val="Hyperlink"/>
                <w:noProof/>
              </w:rPr>
              <w:t>If / Then / Else / Elseif / Endif</w:t>
            </w:r>
            <w:r>
              <w:rPr>
                <w:noProof/>
                <w:webHidden/>
              </w:rPr>
              <w:tab/>
            </w:r>
            <w:r>
              <w:rPr>
                <w:noProof/>
                <w:webHidden/>
              </w:rPr>
              <w:fldChar w:fldCharType="begin"/>
            </w:r>
            <w:r>
              <w:rPr>
                <w:noProof/>
                <w:webHidden/>
              </w:rPr>
              <w:instrText xml:space="preserve"> PAGEREF _Toc477150682 \h </w:instrText>
            </w:r>
            <w:r>
              <w:rPr>
                <w:noProof/>
                <w:webHidden/>
              </w:rPr>
            </w:r>
            <w:r>
              <w:rPr>
                <w:noProof/>
                <w:webHidden/>
              </w:rPr>
              <w:fldChar w:fldCharType="separate"/>
            </w:r>
            <w:r>
              <w:rPr>
                <w:noProof/>
                <w:webHidden/>
              </w:rPr>
              <w:t>78</w:t>
            </w:r>
            <w:r>
              <w:rPr>
                <w:noProof/>
                <w:webHidden/>
              </w:rPr>
              <w:fldChar w:fldCharType="end"/>
            </w:r>
          </w:hyperlink>
        </w:p>
        <w:p w:rsidR="00184230" w:rsidRDefault="00184230">
          <w:pPr>
            <w:pStyle w:val="TOC2"/>
            <w:rPr>
              <w:rFonts w:eastAsiaTheme="minorEastAsia"/>
              <w:noProof/>
            </w:rPr>
          </w:pPr>
          <w:hyperlink w:anchor="_Toc477150683" w:history="1">
            <w:r w:rsidRPr="003B5A0F">
              <w:rPr>
                <w:rStyle w:val="Hyperlink"/>
                <w:noProof/>
              </w:rPr>
              <w:t>If / Then / Else</w:t>
            </w:r>
            <w:r>
              <w:rPr>
                <w:noProof/>
                <w:webHidden/>
              </w:rPr>
              <w:tab/>
            </w:r>
            <w:r>
              <w:rPr>
                <w:noProof/>
                <w:webHidden/>
              </w:rPr>
              <w:fldChar w:fldCharType="begin"/>
            </w:r>
            <w:r>
              <w:rPr>
                <w:noProof/>
                <w:webHidden/>
              </w:rPr>
              <w:instrText xml:space="preserve"> PAGEREF _Toc477150683 \h </w:instrText>
            </w:r>
            <w:r>
              <w:rPr>
                <w:noProof/>
                <w:webHidden/>
              </w:rPr>
            </w:r>
            <w:r>
              <w:rPr>
                <w:noProof/>
                <w:webHidden/>
              </w:rPr>
              <w:fldChar w:fldCharType="separate"/>
            </w:r>
            <w:r>
              <w:rPr>
                <w:noProof/>
                <w:webHidden/>
              </w:rPr>
              <w:t>79</w:t>
            </w:r>
            <w:r>
              <w:rPr>
                <w:noProof/>
                <w:webHidden/>
              </w:rPr>
              <w:fldChar w:fldCharType="end"/>
            </w:r>
          </w:hyperlink>
        </w:p>
        <w:p w:rsidR="00184230" w:rsidRDefault="00184230">
          <w:pPr>
            <w:pStyle w:val="TOC2"/>
            <w:rPr>
              <w:rFonts w:eastAsiaTheme="minorEastAsia"/>
              <w:noProof/>
            </w:rPr>
          </w:pPr>
          <w:hyperlink w:anchor="_Toc477150684" w:history="1">
            <w:r w:rsidRPr="003B5A0F">
              <w:rPr>
                <w:rStyle w:val="Hyperlink"/>
                <w:noProof/>
              </w:rPr>
              <w:t>For - To - Step / Next</w:t>
            </w:r>
            <w:r>
              <w:rPr>
                <w:noProof/>
                <w:webHidden/>
              </w:rPr>
              <w:tab/>
            </w:r>
            <w:r>
              <w:rPr>
                <w:noProof/>
                <w:webHidden/>
              </w:rPr>
              <w:fldChar w:fldCharType="begin"/>
            </w:r>
            <w:r>
              <w:rPr>
                <w:noProof/>
                <w:webHidden/>
              </w:rPr>
              <w:instrText xml:space="preserve"> PAGEREF _Toc477150684 \h </w:instrText>
            </w:r>
            <w:r>
              <w:rPr>
                <w:noProof/>
                <w:webHidden/>
              </w:rPr>
            </w:r>
            <w:r>
              <w:rPr>
                <w:noProof/>
                <w:webHidden/>
              </w:rPr>
              <w:fldChar w:fldCharType="separate"/>
            </w:r>
            <w:r>
              <w:rPr>
                <w:noProof/>
                <w:webHidden/>
              </w:rPr>
              <w:t>79</w:t>
            </w:r>
            <w:r>
              <w:rPr>
                <w:noProof/>
                <w:webHidden/>
              </w:rPr>
              <w:fldChar w:fldCharType="end"/>
            </w:r>
          </w:hyperlink>
        </w:p>
        <w:p w:rsidR="00184230" w:rsidRDefault="00184230">
          <w:pPr>
            <w:pStyle w:val="TOC2"/>
            <w:rPr>
              <w:rFonts w:eastAsiaTheme="minorEastAsia"/>
              <w:noProof/>
            </w:rPr>
          </w:pPr>
          <w:hyperlink w:anchor="_Toc477150685" w:history="1">
            <w:r w:rsidRPr="003B5A0F">
              <w:rPr>
                <w:rStyle w:val="Hyperlink"/>
                <w:noProof/>
              </w:rPr>
              <w:t>F_N.continue</w:t>
            </w:r>
            <w:r>
              <w:rPr>
                <w:noProof/>
                <w:webHidden/>
              </w:rPr>
              <w:tab/>
            </w:r>
            <w:r>
              <w:rPr>
                <w:noProof/>
                <w:webHidden/>
              </w:rPr>
              <w:fldChar w:fldCharType="begin"/>
            </w:r>
            <w:r>
              <w:rPr>
                <w:noProof/>
                <w:webHidden/>
              </w:rPr>
              <w:instrText xml:space="preserve"> PAGEREF _Toc477150685 \h </w:instrText>
            </w:r>
            <w:r>
              <w:rPr>
                <w:noProof/>
                <w:webHidden/>
              </w:rPr>
            </w:r>
            <w:r>
              <w:rPr>
                <w:noProof/>
                <w:webHidden/>
              </w:rPr>
              <w:fldChar w:fldCharType="separate"/>
            </w:r>
            <w:r>
              <w:rPr>
                <w:noProof/>
                <w:webHidden/>
              </w:rPr>
              <w:t>80</w:t>
            </w:r>
            <w:r>
              <w:rPr>
                <w:noProof/>
                <w:webHidden/>
              </w:rPr>
              <w:fldChar w:fldCharType="end"/>
            </w:r>
          </w:hyperlink>
        </w:p>
        <w:p w:rsidR="00184230" w:rsidRDefault="00184230">
          <w:pPr>
            <w:pStyle w:val="TOC2"/>
            <w:rPr>
              <w:rFonts w:eastAsiaTheme="minorEastAsia"/>
              <w:noProof/>
            </w:rPr>
          </w:pPr>
          <w:hyperlink w:anchor="_Toc477150686" w:history="1">
            <w:r w:rsidRPr="003B5A0F">
              <w:rPr>
                <w:rStyle w:val="Hyperlink"/>
                <w:noProof/>
              </w:rPr>
              <w:t>F_N.break</w:t>
            </w:r>
            <w:r>
              <w:rPr>
                <w:noProof/>
                <w:webHidden/>
              </w:rPr>
              <w:tab/>
            </w:r>
            <w:r>
              <w:rPr>
                <w:noProof/>
                <w:webHidden/>
              </w:rPr>
              <w:fldChar w:fldCharType="begin"/>
            </w:r>
            <w:r>
              <w:rPr>
                <w:noProof/>
                <w:webHidden/>
              </w:rPr>
              <w:instrText xml:space="preserve"> PAGEREF _Toc477150686 \h </w:instrText>
            </w:r>
            <w:r>
              <w:rPr>
                <w:noProof/>
                <w:webHidden/>
              </w:rPr>
            </w:r>
            <w:r>
              <w:rPr>
                <w:noProof/>
                <w:webHidden/>
              </w:rPr>
              <w:fldChar w:fldCharType="separate"/>
            </w:r>
            <w:r>
              <w:rPr>
                <w:noProof/>
                <w:webHidden/>
              </w:rPr>
              <w:t>80</w:t>
            </w:r>
            <w:r>
              <w:rPr>
                <w:noProof/>
                <w:webHidden/>
              </w:rPr>
              <w:fldChar w:fldCharType="end"/>
            </w:r>
          </w:hyperlink>
        </w:p>
        <w:p w:rsidR="00184230" w:rsidRDefault="00184230">
          <w:pPr>
            <w:pStyle w:val="TOC2"/>
            <w:rPr>
              <w:rFonts w:eastAsiaTheme="minorEastAsia"/>
              <w:noProof/>
            </w:rPr>
          </w:pPr>
          <w:hyperlink w:anchor="_Toc477150687" w:history="1">
            <w:r w:rsidRPr="003B5A0F">
              <w:rPr>
                <w:rStyle w:val="Hyperlink"/>
                <w:noProof/>
              </w:rPr>
              <w:t>While &lt;lexp&gt; / Repeat</w:t>
            </w:r>
            <w:r>
              <w:rPr>
                <w:noProof/>
                <w:webHidden/>
              </w:rPr>
              <w:tab/>
            </w:r>
            <w:r>
              <w:rPr>
                <w:noProof/>
                <w:webHidden/>
              </w:rPr>
              <w:fldChar w:fldCharType="begin"/>
            </w:r>
            <w:r>
              <w:rPr>
                <w:noProof/>
                <w:webHidden/>
              </w:rPr>
              <w:instrText xml:space="preserve"> PAGEREF _Toc477150687 \h </w:instrText>
            </w:r>
            <w:r>
              <w:rPr>
                <w:noProof/>
                <w:webHidden/>
              </w:rPr>
            </w:r>
            <w:r>
              <w:rPr>
                <w:noProof/>
                <w:webHidden/>
              </w:rPr>
              <w:fldChar w:fldCharType="separate"/>
            </w:r>
            <w:r>
              <w:rPr>
                <w:noProof/>
                <w:webHidden/>
              </w:rPr>
              <w:t>80</w:t>
            </w:r>
            <w:r>
              <w:rPr>
                <w:noProof/>
                <w:webHidden/>
              </w:rPr>
              <w:fldChar w:fldCharType="end"/>
            </w:r>
          </w:hyperlink>
        </w:p>
        <w:p w:rsidR="00184230" w:rsidRDefault="00184230">
          <w:pPr>
            <w:pStyle w:val="TOC2"/>
            <w:rPr>
              <w:rFonts w:eastAsiaTheme="minorEastAsia"/>
              <w:noProof/>
            </w:rPr>
          </w:pPr>
          <w:hyperlink w:anchor="_Toc477150688" w:history="1">
            <w:r w:rsidRPr="003B5A0F">
              <w:rPr>
                <w:rStyle w:val="Hyperlink"/>
                <w:noProof/>
              </w:rPr>
              <w:t>W_R.continue</w:t>
            </w:r>
            <w:r>
              <w:rPr>
                <w:noProof/>
                <w:webHidden/>
              </w:rPr>
              <w:tab/>
            </w:r>
            <w:r>
              <w:rPr>
                <w:noProof/>
                <w:webHidden/>
              </w:rPr>
              <w:fldChar w:fldCharType="begin"/>
            </w:r>
            <w:r>
              <w:rPr>
                <w:noProof/>
                <w:webHidden/>
              </w:rPr>
              <w:instrText xml:space="preserve"> PAGEREF _Toc477150688 \h </w:instrText>
            </w:r>
            <w:r>
              <w:rPr>
                <w:noProof/>
                <w:webHidden/>
              </w:rPr>
            </w:r>
            <w:r>
              <w:rPr>
                <w:noProof/>
                <w:webHidden/>
              </w:rPr>
              <w:fldChar w:fldCharType="separate"/>
            </w:r>
            <w:r>
              <w:rPr>
                <w:noProof/>
                <w:webHidden/>
              </w:rPr>
              <w:t>81</w:t>
            </w:r>
            <w:r>
              <w:rPr>
                <w:noProof/>
                <w:webHidden/>
              </w:rPr>
              <w:fldChar w:fldCharType="end"/>
            </w:r>
          </w:hyperlink>
        </w:p>
        <w:p w:rsidR="00184230" w:rsidRDefault="00184230">
          <w:pPr>
            <w:pStyle w:val="TOC2"/>
            <w:rPr>
              <w:rFonts w:eastAsiaTheme="minorEastAsia"/>
              <w:noProof/>
            </w:rPr>
          </w:pPr>
          <w:hyperlink w:anchor="_Toc477150689" w:history="1">
            <w:r w:rsidRPr="003B5A0F">
              <w:rPr>
                <w:rStyle w:val="Hyperlink"/>
                <w:noProof/>
              </w:rPr>
              <w:t>W_R.break</w:t>
            </w:r>
            <w:r>
              <w:rPr>
                <w:noProof/>
                <w:webHidden/>
              </w:rPr>
              <w:tab/>
            </w:r>
            <w:r>
              <w:rPr>
                <w:noProof/>
                <w:webHidden/>
              </w:rPr>
              <w:fldChar w:fldCharType="begin"/>
            </w:r>
            <w:r>
              <w:rPr>
                <w:noProof/>
                <w:webHidden/>
              </w:rPr>
              <w:instrText xml:space="preserve"> PAGEREF _Toc477150689 \h </w:instrText>
            </w:r>
            <w:r>
              <w:rPr>
                <w:noProof/>
                <w:webHidden/>
              </w:rPr>
            </w:r>
            <w:r>
              <w:rPr>
                <w:noProof/>
                <w:webHidden/>
              </w:rPr>
              <w:fldChar w:fldCharType="separate"/>
            </w:r>
            <w:r>
              <w:rPr>
                <w:noProof/>
                <w:webHidden/>
              </w:rPr>
              <w:t>81</w:t>
            </w:r>
            <w:r>
              <w:rPr>
                <w:noProof/>
                <w:webHidden/>
              </w:rPr>
              <w:fldChar w:fldCharType="end"/>
            </w:r>
          </w:hyperlink>
        </w:p>
        <w:p w:rsidR="00184230" w:rsidRDefault="00184230">
          <w:pPr>
            <w:pStyle w:val="TOC2"/>
            <w:rPr>
              <w:rFonts w:eastAsiaTheme="minorEastAsia"/>
              <w:noProof/>
            </w:rPr>
          </w:pPr>
          <w:hyperlink w:anchor="_Toc477150690" w:history="1">
            <w:r w:rsidRPr="003B5A0F">
              <w:rPr>
                <w:rStyle w:val="Hyperlink"/>
                <w:noProof/>
              </w:rPr>
              <w:t>Do / Until &lt;lexp&gt;</w:t>
            </w:r>
            <w:r>
              <w:rPr>
                <w:noProof/>
                <w:webHidden/>
              </w:rPr>
              <w:tab/>
            </w:r>
            <w:r>
              <w:rPr>
                <w:noProof/>
                <w:webHidden/>
              </w:rPr>
              <w:fldChar w:fldCharType="begin"/>
            </w:r>
            <w:r>
              <w:rPr>
                <w:noProof/>
                <w:webHidden/>
              </w:rPr>
              <w:instrText xml:space="preserve"> PAGEREF _Toc477150690 \h </w:instrText>
            </w:r>
            <w:r>
              <w:rPr>
                <w:noProof/>
                <w:webHidden/>
              </w:rPr>
            </w:r>
            <w:r>
              <w:rPr>
                <w:noProof/>
                <w:webHidden/>
              </w:rPr>
              <w:fldChar w:fldCharType="separate"/>
            </w:r>
            <w:r>
              <w:rPr>
                <w:noProof/>
                <w:webHidden/>
              </w:rPr>
              <w:t>81</w:t>
            </w:r>
            <w:r>
              <w:rPr>
                <w:noProof/>
                <w:webHidden/>
              </w:rPr>
              <w:fldChar w:fldCharType="end"/>
            </w:r>
          </w:hyperlink>
        </w:p>
        <w:p w:rsidR="00184230" w:rsidRDefault="00184230">
          <w:pPr>
            <w:pStyle w:val="TOC2"/>
            <w:rPr>
              <w:rFonts w:eastAsiaTheme="minorEastAsia"/>
              <w:noProof/>
            </w:rPr>
          </w:pPr>
          <w:hyperlink w:anchor="_Toc477150691" w:history="1">
            <w:r w:rsidRPr="003B5A0F">
              <w:rPr>
                <w:rStyle w:val="Hyperlink"/>
                <w:noProof/>
              </w:rPr>
              <w:t>D_U.continue</w:t>
            </w:r>
            <w:r>
              <w:rPr>
                <w:noProof/>
                <w:webHidden/>
              </w:rPr>
              <w:tab/>
            </w:r>
            <w:r>
              <w:rPr>
                <w:noProof/>
                <w:webHidden/>
              </w:rPr>
              <w:fldChar w:fldCharType="begin"/>
            </w:r>
            <w:r>
              <w:rPr>
                <w:noProof/>
                <w:webHidden/>
              </w:rPr>
              <w:instrText xml:space="preserve"> PAGEREF _Toc477150691 \h </w:instrText>
            </w:r>
            <w:r>
              <w:rPr>
                <w:noProof/>
                <w:webHidden/>
              </w:rPr>
            </w:r>
            <w:r>
              <w:rPr>
                <w:noProof/>
                <w:webHidden/>
              </w:rPr>
              <w:fldChar w:fldCharType="separate"/>
            </w:r>
            <w:r>
              <w:rPr>
                <w:noProof/>
                <w:webHidden/>
              </w:rPr>
              <w:t>81</w:t>
            </w:r>
            <w:r>
              <w:rPr>
                <w:noProof/>
                <w:webHidden/>
              </w:rPr>
              <w:fldChar w:fldCharType="end"/>
            </w:r>
          </w:hyperlink>
        </w:p>
        <w:p w:rsidR="00184230" w:rsidRDefault="00184230">
          <w:pPr>
            <w:pStyle w:val="TOC2"/>
            <w:rPr>
              <w:rFonts w:eastAsiaTheme="minorEastAsia"/>
              <w:noProof/>
            </w:rPr>
          </w:pPr>
          <w:hyperlink w:anchor="_Toc477150692" w:history="1">
            <w:r w:rsidRPr="003B5A0F">
              <w:rPr>
                <w:rStyle w:val="Hyperlink"/>
                <w:noProof/>
              </w:rPr>
              <w:t>D_U.break</w:t>
            </w:r>
            <w:r>
              <w:rPr>
                <w:noProof/>
                <w:webHidden/>
              </w:rPr>
              <w:tab/>
            </w:r>
            <w:r>
              <w:rPr>
                <w:noProof/>
                <w:webHidden/>
              </w:rPr>
              <w:fldChar w:fldCharType="begin"/>
            </w:r>
            <w:r>
              <w:rPr>
                <w:noProof/>
                <w:webHidden/>
              </w:rPr>
              <w:instrText xml:space="preserve"> PAGEREF _Toc477150692 \h </w:instrText>
            </w:r>
            <w:r>
              <w:rPr>
                <w:noProof/>
                <w:webHidden/>
              </w:rPr>
            </w:r>
            <w:r>
              <w:rPr>
                <w:noProof/>
                <w:webHidden/>
              </w:rPr>
              <w:fldChar w:fldCharType="separate"/>
            </w:r>
            <w:r>
              <w:rPr>
                <w:noProof/>
                <w:webHidden/>
              </w:rPr>
              <w:t>82</w:t>
            </w:r>
            <w:r>
              <w:rPr>
                <w:noProof/>
                <w:webHidden/>
              </w:rPr>
              <w:fldChar w:fldCharType="end"/>
            </w:r>
          </w:hyperlink>
        </w:p>
        <w:p w:rsidR="00184230" w:rsidRDefault="00184230">
          <w:pPr>
            <w:pStyle w:val="TOC2"/>
            <w:rPr>
              <w:rFonts w:eastAsiaTheme="minorEastAsia"/>
              <w:noProof/>
            </w:rPr>
          </w:pPr>
          <w:hyperlink w:anchor="_Toc477150693" w:history="1">
            <w:r w:rsidRPr="003B5A0F">
              <w:rPr>
                <w:rStyle w:val="Hyperlink"/>
                <w:noProof/>
              </w:rPr>
              <w:t>Labels, GOTO, GOSUB, and RETURN: Traditional BASIC</w:t>
            </w:r>
            <w:r>
              <w:rPr>
                <w:noProof/>
                <w:webHidden/>
              </w:rPr>
              <w:tab/>
            </w:r>
            <w:r>
              <w:rPr>
                <w:noProof/>
                <w:webHidden/>
              </w:rPr>
              <w:fldChar w:fldCharType="begin"/>
            </w:r>
            <w:r>
              <w:rPr>
                <w:noProof/>
                <w:webHidden/>
              </w:rPr>
              <w:instrText xml:space="preserve"> PAGEREF _Toc477150693 \h </w:instrText>
            </w:r>
            <w:r>
              <w:rPr>
                <w:noProof/>
                <w:webHidden/>
              </w:rPr>
            </w:r>
            <w:r>
              <w:rPr>
                <w:noProof/>
                <w:webHidden/>
              </w:rPr>
              <w:fldChar w:fldCharType="separate"/>
            </w:r>
            <w:r>
              <w:rPr>
                <w:noProof/>
                <w:webHidden/>
              </w:rPr>
              <w:t>82</w:t>
            </w:r>
            <w:r>
              <w:rPr>
                <w:noProof/>
                <w:webHidden/>
              </w:rPr>
              <w:fldChar w:fldCharType="end"/>
            </w:r>
          </w:hyperlink>
        </w:p>
        <w:p w:rsidR="00184230" w:rsidRDefault="00184230">
          <w:pPr>
            <w:pStyle w:val="TOC3"/>
            <w:rPr>
              <w:rFonts w:eastAsiaTheme="minorEastAsia"/>
              <w:noProof/>
            </w:rPr>
          </w:pPr>
          <w:hyperlink w:anchor="_Toc477150694" w:history="1">
            <w:r w:rsidRPr="003B5A0F">
              <w:rPr>
                <w:rStyle w:val="Hyperlink"/>
                <w:noProof/>
              </w:rPr>
              <w:t>Label</w:t>
            </w:r>
            <w:r>
              <w:rPr>
                <w:noProof/>
                <w:webHidden/>
              </w:rPr>
              <w:tab/>
            </w:r>
            <w:r>
              <w:rPr>
                <w:noProof/>
                <w:webHidden/>
              </w:rPr>
              <w:fldChar w:fldCharType="begin"/>
            </w:r>
            <w:r>
              <w:rPr>
                <w:noProof/>
                <w:webHidden/>
              </w:rPr>
              <w:instrText xml:space="preserve"> PAGEREF _Toc477150694 \h </w:instrText>
            </w:r>
            <w:r>
              <w:rPr>
                <w:noProof/>
                <w:webHidden/>
              </w:rPr>
            </w:r>
            <w:r>
              <w:rPr>
                <w:noProof/>
                <w:webHidden/>
              </w:rPr>
              <w:fldChar w:fldCharType="separate"/>
            </w:r>
            <w:r>
              <w:rPr>
                <w:noProof/>
                <w:webHidden/>
              </w:rPr>
              <w:t>82</w:t>
            </w:r>
            <w:r>
              <w:rPr>
                <w:noProof/>
                <w:webHidden/>
              </w:rPr>
              <w:fldChar w:fldCharType="end"/>
            </w:r>
          </w:hyperlink>
        </w:p>
        <w:p w:rsidR="00184230" w:rsidRDefault="00184230">
          <w:pPr>
            <w:pStyle w:val="TOC3"/>
            <w:rPr>
              <w:rFonts w:eastAsiaTheme="minorEastAsia"/>
              <w:noProof/>
            </w:rPr>
          </w:pPr>
          <w:hyperlink w:anchor="_Toc477150695" w:history="1">
            <w:r w:rsidRPr="003B5A0F">
              <w:rPr>
                <w:rStyle w:val="Hyperlink"/>
                <w:noProof/>
              </w:rPr>
              <w:t>GoTo &lt;label&gt;</w:t>
            </w:r>
            <w:r>
              <w:rPr>
                <w:noProof/>
                <w:webHidden/>
              </w:rPr>
              <w:tab/>
            </w:r>
            <w:r>
              <w:rPr>
                <w:noProof/>
                <w:webHidden/>
              </w:rPr>
              <w:fldChar w:fldCharType="begin"/>
            </w:r>
            <w:r>
              <w:rPr>
                <w:noProof/>
                <w:webHidden/>
              </w:rPr>
              <w:instrText xml:space="preserve"> PAGEREF _Toc477150695 \h </w:instrText>
            </w:r>
            <w:r>
              <w:rPr>
                <w:noProof/>
                <w:webHidden/>
              </w:rPr>
            </w:r>
            <w:r>
              <w:rPr>
                <w:noProof/>
                <w:webHidden/>
              </w:rPr>
              <w:fldChar w:fldCharType="separate"/>
            </w:r>
            <w:r>
              <w:rPr>
                <w:noProof/>
                <w:webHidden/>
              </w:rPr>
              <w:t>83</w:t>
            </w:r>
            <w:r>
              <w:rPr>
                <w:noProof/>
                <w:webHidden/>
              </w:rPr>
              <w:fldChar w:fldCharType="end"/>
            </w:r>
          </w:hyperlink>
        </w:p>
        <w:p w:rsidR="00184230" w:rsidRDefault="00184230">
          <w:pPr>
            <w:pStyle w:val="TOC3"/>
            <w:rPr>
              <w:rFonts w:eastAsiaTheme="minorEastAsia"/>
              <w:noProof/>
            </w:rPr>
          </w:pPr>
          <w:hyperlink w:anchor="_Toc477150696" w:history="1">
            <w:r w:rsidRPr="003B5A0F">
              <w:rPr>
                <w:rStyle w:val="Hyperlink"/>
                <w:noProof/>
              </w:rPr>
              <w:t>GoTo &lt;index_nexp&gt;, &lt;label&gt;...</w:t>
            </w:r>
            <w:r>
              <w:rPr>
                <w:noProof/>
                <w:webHidden/>
              </w:rPr>
              <w:tab/>
            </w:r>
            <w:r>
              <w:rPr>
                <w:noProof/>
                <w:webHidden/>
              </w:rPr>
              <w:fldChar w:fldCharType="begin"/>
            </w:r>
            <w:r>
              <w:rPr>
                <w:noProof/>
                <w:webHidden/>
              </w:rPr>
              <w:instrText xml:space="preserve"> PAGEREF _Toc477150696 \h </w:instrText>
            </w:r>
            <w:r>
              <w:rPr>
                <w:noProof/>
                <w:webHidden/>
              </w:rPr>
            </w:r>
            <w:r>
              <w:rPr>
                <w:noProof/>
                <w:webHidden/>
              </w:rPr>
              <w:fldChar w:fldCharType="separate"/>
            </w:r>
            <w:r>
              <w:rPr>
                <w:noProof/>
                <w:webHidden/>
              </w:rPr>
              <w:t>83</w:t>
            </w:r>
            <w:r>
              <w:rPr>
                <w:noProof/>
                <w:webHidden/>
              </w:rPr>
              <w:fldChar w:fldCharType="end"/>
            </w:r>
          </w:hyperlink>
        </w:p>
        <w:p w:rsidR="00184230" w:rsidRDefault="00184230">
          <w:pPr>
            <w:pStyle w:val="TOC3"/>
            <w:rPr>
              <w:rFonts w:eastAsiaTheme="minorEastAsia"/>
              <w:noProof/>
            </w:rPr>
          </w:pPr>
          <w:hyperlink w:anchor="_Toc477150697" w:history="1">
            <w:r w:rsidRPr="003B5A0F">
              <w:rPr>
                <w:rStyle w:val="Hyperlink"/>
                <w:noProof/>
              </w:rPr>
              <w:t>GoSub &lt;label&gt; / Return</w:t>
            </w:r>
            <w:r>
              <w:rPr>
                <w:noProof/>
                <w:webHidden/>
              </w:rPr>
              <w:tab/>
            </w:r>
            <w:r>
              <w:rPr>
                <w:noProof/>
                <w:webHidden/>
              </w:rPr>
              <w:fldChar w:fldCharType="begin"/>
            </w:r>
            <w:r>
              <w:rPr>
                <w:noProof/>
                <w:webHidden/>
              </w:rPr>
              <w:instrText xml:space="preserve"> PAGEREF _Toc477150697 \h </w:instrText>
            </w:r>
            <w:r>
              <w:rPr>
                <w:noProof/>
                <w:webHidden/>
              </w:rPr>
            </w:r>
            <w:r>
              <w:rPr>
                <w:noProof/>
                <w:webHidden/>
              </w:rPr>
              <w:fldChar w:fldCharType="separate"/>
            </w:r>
            <w:r>
              <w:rPr>
                <w:noProof/>
                <w:webHidden/>
              </w:rPr>
              <w:t>83</w:t>
            </w:r>
            <w:r>
              <w:rPr>
                <w:noProof/>
                <w:webHidden/>
              </w:rPr>
              <w:fldChar w:fldCharType="end"/>
            </w:r>
          </w:hyperlink>
        </w:p>
        <w:p w:rsidR="00184230" w:rsidRDefault="00184230">
          <w:pPr>
            <w:pStyle w:val="TOC3"/>
            <w:rPr>
              <w:rFonts w:eastAsiaTheme="minorEastAsia"/>
              <w:noProof/>
            </w:rPr>
          </w:pPr>
          <w:hyperlink w:anchor="_Toc477150698" w:history="1">
            <w:r w:rsidRPr="003B5A0F">
              <w:rPr>
                <w:rStyle w:val="Hyperlink"/>
                <w:noProof/>
              </w:rPr>
              <w:t>GoSub &lt;index_nexp&gt;, &lt;label&gt;... / Return</w:t>
            </w:r>
            <w:r>
              <w:rPr>
                <w:noProof/>
                <w:webHidden/>
              </w:rPr>
              <w:tab/>
            </w:r>
            <w:r>
              <w:rPr>
                <w:noProof/>
                <w:webHidden/>
              </w:rPr>
              <w:fldChar w:fldCharType="begin"/>
            </w:r>
            <w:r>
              <w:rPr>
                <w:noProof/>
                <w:webHidden/>
              </w:rPr>
              <w:instrText xml:space="preserve"> PAGEREF _Toc477150698 \h </w:instrText>
            </w:r>
            <w:r>
              <w:rPr>
                <w:noProof/>
                <w:webHidden/>
              </w:rPr>
            </w:r>
            <w:r>
              <w:rPr>
                <w:noProof/>
                <w:webHidden/>
              </w:rPr>
              <w:fldChar w:fldCharType="separate"/>
            </w:r>
            <w:r>
              <w:rPr>
                <w:noProof/>
                <w:webHidden/>
              </w:rPr>
              <w:t>83</w:t>
            </w:r>
            <w:r>
              <w:rPr>
                <w:noProof/>
                <w:webHidden/>
              </w:rPr>
              <w:fldChar w:fldCharType="end"/>
            </w:r>
          </w:hyperlink>
        </w:p>
        <w:p w:rsidR="00184230" w:rsidRDefault="00184230">
          <w:pPr>
            <w:pStyle w:val="TOC2"/>
            <w:rPr>
              <w:rFonts w:eastAsiaTheme="minorEastAsia"/>
              <w:noProof/>
            </w:rPr>
          </w:pPr>
          <w:hyperlink w:anchor="_Toc477150699" w:history="1">
            <w:r w:rsidRPr="003B5A0F">
              <w:rPr>
                <w:rStyle w:val="Hyperlink"/>
                <w:noProof/>
              </w:rPr>
              <w:t>Using Source Code from Multiple Files</w:t>
            </w:r>
            <w:r>
              <w:rPr>
                <w:noProof/>
                <w:webHidden/>
              </w:rPr>
              <w:tab/>
            </w:r>
            <w:r>
              <w:rPr>
                <w:noProof/>
                <w:webHidden/>
              </w:rPr>
              <w:fldChar w:fldCharType="begin"/>
            </w:r>
            <w:r>
              <w:rPr>
                <w:noProof/>
                <w:webHidden/>
              </w:rPr>
              <w:instrText xml:space="preserve"> PAGEREF _Toc477150699 \h </w:instrText>
            </w:r>
            <w:r>
              <w:rPr>
                <w:noProof/>
                <w:webHidden/>
              </w:rPr>
            </w:r>
            <w:r>
              <w:rPr>
                <w:noProof/>
                <w:webHidden/>
              </w:rPr>
              <w:fldChar w:fldCharType="separate"/>
            </w:r>
            <w:r>
              <w:rPr>
                <w:noProof/>
                <w:webHidden/>
              </w:rPr>
              <w:t>84</w:t>
            </w:r>
            <w:r>
              <w:rPr>
                <w:noProof/>
                <w:webHidden/>
              </w:rPr>
              <w:fldChar w:fldCharType="end"/>
            </w:r>
          </w:hyperlink>
        </w:p>
        <w:p w:rsidR="00184230" w:rsidRDefault="00184230">
          <w:pPr>
            <w:pStyle w:val="TOC3"/>
            <w:rPr>
              <w:rFonts w:eastAsiaTheme="minorEastAsia"/>
              <w:noProof/>
            </w:rPr>
          </w:pPr>
          <w:hyperlink w:anchor="_Toc477150700" w:history="1">
            <w:r w:rsidRPr="003B5A0F">
              <w:rPr>
                <w:rStyle w:val="Hyperlink"/>
                <w:noProof/>
              </w:rPr>
              <w:t>Include FilePath</w:t>
            </w:r>
            <w:r>
              <w:rPr>
                <w:noProof/>
                <w:webHidden/>
              </w:rPr>
              <w:tab/>
            </w:r>
            <w:r>
              <w:rPr>
                <w:noProof/>
                <w:webHidden/>
              </w:rPr>
              <w:fldChar w:fldCharType="begin"/>
            </w:r>
            <w:r>
              <w:rPr>
                <w:noProof/>
                <w:webHidden/>
              </w:rPr>
              <w:instrText xml:space="preserve"> PAGEREF _Toc477150700 \h </w:instrText>
            </w:r>
            <w:r>
              <w:rPr>
                <w:noProof/>
                <w:webHidden/>
              </w:rPr>
            </w:r>
            <w:r>
              <w:rPr>
                <w:noProof/>
                <w:webHidden/>
              </w:rPr>
              <w:fldChar w:fldCharType="separate"/>
            </w:r>
            <w:r>
              <w:rPr>
                <w:noProof/>
                <w:webHidden/>
              </w:rPr>
              <w:t>84</w:t>
            </w:r>
            <w:r>
              <w:rPr>
                <w:noProof/>
                <w:webHidden/>
              </w:rPr>
              <w:fldChar w:fldCharType="end"/>
            </w:r>
          </w:hyperlink>
        </w:p>
        <w:p w:rsidR="00184230" w:rsidRDefault="00184230">
          <w:pPr>
            <w:pStyle w:val="TOC3"/>
            <w:rPr>
              <w:rFonts w:eastAsiaTheme="minorEastAsia"/>
              <w:noProof/>
            </w:rPr>
          </w:pPr>
          <w:hyperlink w:anchor="_Toc477150701" w:history="1">
            <w:r w:rsidRPr="003B5A0F">
              <w:rPr>
                <w:rStyle w:val="Hyperlink"/>
                <w:noProof/>
              </w:rPr>
              <w:t>Run &lt;filename_sexp&gt;{, &lt;data_sexp&gt;}</w:t>
            </w:r>
            <w:r>
              <w:rPr>
                <w:noProof/>
                <w:webHidden/>
              </w:rPr>
              <w:tab/>
            </w:r>
            <w:r>
              <w:rPr>
                <w:noProof/>
                <w:webHidden/>
              </w:rPr>
              <w:fldChar w:fldCharType="begin"/>
            </w:r>
            <w:r>
              <w:rPr>
                <w:noProof/>
                <w:webHidden/>
              </w:rPr>
              <w:instrText xml:space="preserve"> PAGEREF _Toc477150701 \h </w:instrText>
            </w:r>
            <w:r>
              <w:rPr>
                <w:noProof/>
                <w:webHidden/>
              </w:rPr>
            </w:r>
            <w:r>
              <w:rPr>
                <w:noProof/>
                <w:webHidden/>
              </w:rPr>
              <w:fldChar w:fldCharType="separate"/>
            </w:r>
            <w:r>
              <w:rPr>
                <w:noProof/>
                <w:webHidden/>
              </w:rPr>
              <w:t>85</w:t>
            </w:r>
            <w:r>
              <w:rPr>
                <w:noProof/>
                <w:webHidden/>
              </w:rPr>
              <w:fldChar w:fldCharType="end"/>
            </w:r>
          </w:hyperlink>
        </w:p>
        <w:p w:rsidR="00184230" w:rsidRDefault="00184230">
          <w:pPr>
            <w:pStyle w:val="TOC3"/>
            <w:rPr>
              <w:rFonts w:eastAsiaTheme="minorEastAsia"/>
              <w:noProof/>
            </w:rPr>
          </w:pPr>
          <w:hyperlink w:anchor="_Toc477150702" w:history="1">
            <w:r w:rsidRPr="003B5A0F">
              <w:rPr>
                <w:rStyle w:val="Hyperlink"/>
                <w:noProof/>
              </w:rPr>
              <w:t>Program.info &lt;nexp&gt;|&lt;nvar&gt;</w:t>
            </w:r>
            <w:r>
              <w:rPr>
                <w:noProof/>
                <w:webHidden/>
              </w:rPr>
              <w:tab/>
            </w:r>
            <w:r>
              <w:rPr>
                <w:noProof/>
                <w:webHidden/>
              </w:rPr>
              <w:fldChar w:fldCharType="begin"/>
            </w:r>
            <w:r>
              <w:rPr>
                <w:noProof/>
                <w:webHidden/>
              </w:rPr>
              <w:instrText xml:space="preserve"> PAGEREF _Toc477150702 \h </w:instrText>
            </w:r>
            <w:r>
              <w:rPr>
                <w:noProof/>
                <w:webHidden/>
              </w:rPr>
            </w:r>
            <w:r>
              <w:rPr>
                <w:noProof/>
                <w:webHidden/>
              </w:rPr>
              <w:fldChar w:fldCharType="separate"/>
            </w:r>
            <w:r>
              <w:rPr>
                <w:noProof/>
                <w:webHidden/>
              </w:rPr>
              <w:t>85</w:t>
            </w:r>
            <w:r>
              <w:rPr>
                <w:noProof/>
                <w:webHidden/>
              </w:rPr>
              <w:fldChar w:fldCharType="end"/>
            </w:r>
          </w:hyperlink>
        </w:p>
        <w:p w:rsidR="00184230" w:rsidRDefault="00184230">
          <w:pPr>
            <w:pStyle w:val="TOC2"/>
            <w:rPr>
              <w:rFonts w:eastAsiaTheme="minorEastAsia"/>
              <w:noProof/>
            </w:rPr>
          </w:pPr>
          <w:hyperlink w:anchor="_Toc477150703" w:history="1">
            <w:r w:rsidRPr="003B5A0F">
              <w:rPr>
                <w:rStyle w:val="Hyperlink"/>
                <w:noProof/>
              </w:rPr>
              <w:t>Switch Commands</w:t>
            </w:r>
            <w:r>
              <w:rPr>
                <w:noProof/>
                <w:webHidden/>
              </w:rPr>
              <w:tab/>
            </w:r>
            <w:r>
              <w:rPr>
                <w:noProof/>
                <w:webHidden/>
              </w:rPr>
              <w:fldChar w:fldCharType="begin"/>
            </w:r>
            <w:r>
              <w:rPr>
                <w:noProof/>
                <w:webHidden/>
              </w:rPr>
              <w:instrText xml:space="preserve"> PAGEREF _Toc477150703 \h </w:instrText>
            </w:r>
            <w:r>
              <w:rPr>
                <w:noProof/>
                <w:webHidden/>
              </w:rPr>
            </w:r>
            <w:r>
              <w:rPr>
                <w:noProof/>
                <w:webHidden/>
              </w:rPr>
              <w:fldChar w:fldCharType="separate"/>
            </w:r>
            <w:r>
              <w:rPr>
                <w:noProof/>
                <w:webHidden/>
              </w:rPr>
              <w:t>86</w:t>
            </w:r>
            <w:r>
              <w:rPr>
                <w:noProof/>
                <w:webHidden/>
              </w:rPr>
              <w:fldChar w:fldCharType="end"/>
            </w:r>
          </w:hyperlink>
        </w:p>
        <w:p w:rsidR="00184230" w:rsidRDefault="00184230">
          <w:pPr>
            <w:pStyle w:val="TOC3"/>
            <w:rPr>
              <w:rFonts w:eastAsiaTheme="minorEastAsia"/>
              <w:noProof/>
            </w:rPr>
          </w:pPr>
          <w:hyperlink w:anchor="_Toc477150704" w:history="1">
            <w:r w:rsidRPr="003B5A0F">
              <w:rPr>
                <w:rStyle w:val="Hyperlink"/>
                <w:noProof/>
              </w:rPr>
              <w:t>Nesting Switch Operations</w:t>
            </w:r>
            <w:r>
              <w:rPr>
                <w:noProof/>
                <w:webHidden/>
              </w:rPr>
              <w:tab/>
            </w:r>
            <w:r>
              <w:rPr>
                <w:noProof/>
                <w:webHidden/>
              </w:rPr>
              <w:fldChar w:fldCharType="begin"/>
            </w:r>
            <w:r>
              <w:rPr>
                <w:noProof/>
                <w:webHidden/>
              </w:rPr>
              <w:instrText xml:space="preserve"> PAGEREF _Toc477150704 \h </w:instrText>
            </w:r>
            <w:r>
              <w:rPr>
                <w:noProof/>
                <w:webHidden/>
              </w:rPr>
            </w:r>
            <w:r>
              <w:rPr>
                <w:noProof/>
                <w:webHidden/>
              </w:rPr>
              <w:fldChar w:fldCharType="separate"/>
            </w:r>
            <w:r>
              <w:rPr>
                <w:noProof/>
                <w:webHidden/>
              </w:rPr>
              <w:t>87</w:t>
            </w:r>
            <w:r>
              <w:rPr>
                <w:noProof/>
                <w:webHidden/>
              </w:rPr>
              <w:fldChar w:fldCharType="end"/>
            </w:r>
          </w:hyperlink>
        </w:p>
        <w:p w:rsidR="00184230" w:rsidRDefault="00184230">
          <w:pPr>
            <w:pStyle w:val="TOC3"/>
            <w:rPr>
              <w:rFonts w:eastAsiaTheme="minorEastAsia"/>
              <w:noProof/>
            </w:rPr>
          </w:pPr>
          <w:hyperlink w:anchor="_Toc477150705" w:history="1">
            <w:r w:rsidRPr="003B5A0F">
              <w:rPr>
                <w:rStyle w:val="Hyperlink"/>
                <w:noProof/>
              </w:rPr>
              <w:t>Sw.begin &lt;exp&gt;</w:t>
            </w:r>
            <w:r>
              <w:rPr>
                <w:noProof/>
                <w:webHidden/>
              </w:rPr>
              <w:tab/>
            </w:r>
            <w:r>
              <w:rPr>
                <w:noProof/>
                <w:webHidden/>
              </w:rPr>
              <w:fldChar w:fldCharType="begin"/>
            </w:r>
            <w:r>
              <w:rPr>
                <w:noProof/>
                <w:webHidden/>
              </w:rPr>
              <w:instrText xml:space="preserve"> PAGEREF _Toc477150705 \h </w:instrText>
            </w:r>
            <w:r>
              <w:rPr>
                <w:noProof/>
                <w:webHidden/>
              </w:rPr>
            </w:r>
            <w:r>
              <w:rPr>
                <w:noProof/>
                <w:webHidden/>
              </w:rPr>
              <w:fldChar w:fldCharType="separate"/>
            </w:r>
            <w:r>
              <w:rPr>
                <w:noProof/>
                <w:webHidden/>
              </w:rPr>
              <w:t>87</w:t>
            </w:r>
            <w:r>
              <w:rPr>
                <w:noProof/>
                <w:webHidden/>
              </w:rPr>
              <w:fldChar w:fldCharType="end"/>
            </w:r>
          </w:hyperlink>
        </w:p>
        <w:p w:rsidR="00184230" w:rsidRDefault="00184230">
          <w:pPr>
            <w:pStyle w:val="TOC3"/>
            <w:rPr>
              <w:rFonts w:eastAsiaTheme="minorEastAsia"/>
              <w:noProof/>
            </w:rPr>
          </w:pPr>
          <w:hyperlink w:anchor="_Toc477150706" w:history="1">
            <w:r w:rsidRPr="003B5A0F">
              <w:rPr>
                <w:rStyle w:val="Hyperlink"/>
                <w:noProof/>
              </w:rPr>
              <w:t>Sw.case &lt;exp&gt;, ...</w:t>
            </w:r>
            <w:r>
              <w:rPr>
                <w:noProof/>
                <w:webHidden/>
              </w:rPr>
              <w:tab/>
            </w:r>
            <w:r>
              <w:rPr>
                <w:noProof/>
                <w:webHidden/>
              </w:rPr>
              <w:fldChar w:fldCharType="begin"/>
            </w:r>
            <w:r>
              <w:rPr>
                <w:noProof/>
                <w:webHidden/>
              </w:rPr>
              <w:instrText xml:space="preserve"> PAGEREF _Toc477150706 \h </w:instrText>
            </w:r>
            <w:r>
              <w:rPr>
                <w:noProof/>
                <w:webHidden/>
              </w:rPr>
            </w:r>
            <w:r>
              <w:rPr>
                <w:noProof/>
                <w:webHidden/>
              </w:rPr>
              <w:fldChar w:fldCharType="separate"/>
            </w:r>
            <w:r>
              <w:rPr>
                <w:noProof/>
                <w:webHidden/>
              </w:rPr>
              <w:t>88</w:t>
            </w:r>
            <w:r>
              <w:rPr>
                <w:noProof/>
                <w:webHidden/>
              </w:rPr>
              <w:fldChar w:fldCharType="end"/>
            </w:r>
          </w:hyperlink>
        </w:p>
        <w:p w:rsidR="00184230" w:rsidRDefault="00184230">
          <w:pPr>
            <w:pStyle w:val="TOC3"/>
            <w:rPr>
              <w:rFonts w:eastAsiaTheme="minorEastAsia"/>
              <w:noProof/>
            </w:rPr>
          </w:pPr>
          <w:hyperlink w:anchor="_Toc477150707" w:history="1">
            <w:r w:rsidRPr="003B5A0F">
              <w:rPr>
                <w:rStyle w:val="Hyperlink"/>
                <w:noProof/>
              </w:rPr>
              <w:t>Sw.case &lt;op&gt;&lt;exp&gt;</w:t>
            </w:r>
            <w:r>
              <w:rPr>
                <w:noProof/>
                <w:webHidden/>
              </w:rPr>
              <w:tab/>
            </w:r>
            <w:r>
              <w:rPr>
                <w:noProof/>
                <w:webHidden/>
              </w:rPr>
              <w:fldChar w:fldCharType="begin"/>
            </w:r>
            <w:r>
              <w:rPr>
                <w:noProof/>
                <w:webHidden/>
              </w:rPr>
              <w:instrText xml:space="preserve"> PAGEREF _Toc477150707 \h </w:instrText>
            </w:r>
            <w:r>
              <w:rPr>
                <w:noProof/>
                <w:webHidden/>
              </w:rPr>
            </w:r>
            <w:r>
              <w:rPr>
                <w:noProof/>
                <w:webHidden/>
              </w:rPr>
              <w:fldChar w:fldCharType="separate"/>
            </w:r>
            <w:r>
              <w:rPr>
                <w:noProof/>
                <w:webHidden/>
              </w:rPr>
              <w:t>88</w:t>
            </w:r>
            <w:r>
              <w:rPr>
                <w:noProof/>
                <w:webHidden/>
              </w:rPr>
              <w:fldChar w:fldCharType="end"/>
            </w:r>
          </w:hyperlink>
        </w:p>
        <w:p w:rsidR="00184230" w:rsidRDefault="00184230">
          <w:pPr>
            <w:pStyle w:val="TOC3"/>
            <w:rPr>
              <w:rFonts w:eastAsiaTheme="minorEastAsia"/>
              <w:noProof/>
            </w:rPr>
          </w:pPr>
          <w:hyperlink w:anchor="_Toc477150708" w:history="1">
            <w:r w:rsidRPr="003B5A0F">
              <w:rPr>
                <w:rStyle w:val="Hyperlink"/>
                <w:noProof/>
              </w:rPr>
              <w:t>Sw.break</w:t>
            </w:r>
            <w:r>
              <w:rPr>
                <w:noProof/>
                <w:webHidden/>
              </w:rPr>
              <w:tab/>
            </w:r>
            <w:r>
              <w:rPr>
                <w:noProof/>
                <w:webHidden/>
              </w:rPr>
              <w:fldChar w:fldCharType="begin"/>
            </w:r>
            <w:r>
              <w:rPr>
                <w:noProof/>
                <w:webHidden/>
              </w:rPr>
              <w:instrText xml:space="preserve"> PAGEREF _Toc477150708 \h </w:instrText>
            </w:r>
            <w:r>
              <w:rPr>
                <w:noProof/>
                <w:webHidden/>
              </w:rPr>
            </w:r>
            <w:r>
              <w:rPr>
                <w:noProof/>
                <w:webHidden/>
              </w:rPr>
              <w:fldChar w:fldCharType="separate"/>
            </w:r>
            <w:r>
              <w:rPr>
                <w:noProof/>
                <w:webHidden/>
              </w:rPr>
              <w:t>88</w:t>
            </w:r>
            <w:r>
              <w:rPr>
                <w:noProof/>
                <w:webHidden/>
              </w:rPr>
              <w:fldChar w:fldCharType="end"/>
            </w:r>
          </w:hyperlink>
        </w:p>
        <w:p w:rsidR="00184230" w:rsidRDefault="00184230">
          <w:pPr>
            <w:pStyle w:val="TOC3"/>
            <w:rPr>
              <w:rFonts w:eastAsiaTheme="minorEastAsia"/>
              <w:noProof/>
            </w:rPr>
          </w:pPr>
          <w:hyperlink w:anchor="_Toc477150709" w:history="1">
            <w:r w:rsidRPr="003B5A0F">
              <w:rPr>
                <w:rStyle w:val="Hyperlink"/>
                <w:noProof/>
              </w:rPr>
              <w:t>Sw.default</w:t>
            </w:r>
            <w:r>
              <w:rPr>
                <w:noProof/>
                <w:webHidden/>
              </w:rPr>
              <w:tab/>
            </w:r>
            <w:r>
              <w:rPr>
                <w:noProof/>
                <w:webHidden/>
              </w:rPr>
              <w:fldChar w:fldCharType="begin"/>
            </w:r>
            <w:r>
              <w:rPr>
                <w:noProof/>
                <w:webHidden/>
              </w:rPr>
              <w:instrText xml:space="preserve"> PAGEREF _Toc477150709 \h </w:instrText>
            </w:r>
            <w:r>
              <w:rPr>
                <w:noProof/>
                <w:webHidden/>
              </w:rPr>
            </w:r>
            <w:r>
              <w:rPr>
                <w:noProof/>
                <w:webHidden/>
              </w:rPr>
              <w:fldChar w:fldCharType="separate"/>
            </w:r>
            <w:r>
              <w:rPr>
                <w:noProof/>
                <w:webHidden/>
              </w:rPr>
              <w:t>88</w:t>
            </w:r>
            <w:r>
              <w:rPr>
                <w:noProof/>
                <w:webHidden/>
              </w:rPr>
              <w:fldChar w:fldCharType="end"/>
            </w:r>
          </w:hyperlink>
        </w:p>
        <w:p w:rsidR="00184230" w:rsidRDefault="00184230">
          <w:pPr>
            <w:pStyle w:val="TOC3"/>
            <w:rPr>
              <w:rFonts w:eastAsiaTheme="minorEastAsia"/>
              <w:noProof/>
            </w:rPr>
          </w:pPr>
          <w:hyperlink w:anchor="_Toc477150710" w:history="1">
            <w:r w:rsidRPr="003B5A0F">
              <w:rPr>
                <w:rStyle w:val="Hyperlink"/>
                <w:noProof/>
              </w:rPr>
              <w:t>Sw.end</w:t>
            </w:r>
            <w:r>
              <w:rPr>
                <w:noProof/>
                <w:webHidden/>
              </w:rPr>
              <w:tab/>
            </w:r>
            <w:r>
              <w:rPr>
                <w:noProof/>
                <w:webHidden/>
              </w:rPr>
              <w:fldChar w:fldCharType="begin"/>
            </w:r>
            <w:r>
              <w:rPr>
                <w:noProof/>
                <w:webHidden/>
              </w:rPr>
              <w:instrText xml:space="preserve"> PAGEREF _Toc477150710 \h </w:instrText>
            </w:r>
            <w:r>
              <w:rPr>
                <w:noProof/>
                <w:webHidden/>
              </w:rPr>
            </w:r>
            <w:r>
              <w:rPr>
                <w:noProof/>
                <w:webHidden/>
              </w:rPr>
              <w:fldChar w:fldCharType="separate"/>
            </w:r>
            <w:r>
              <w:rPr>
                <w:noProof/>
                <w:webHidden/>
              </w:rPr>
              <w:t>88</w:t>
            </w:r>
            <w:r>
              <w:rPr>
                <w:noProof/>
                <w:webHidden/>
              </w:rPr>
              <w:fldChar w:fldCharType="end"/>
            </w:r>
          </w:hyperlink>
        </w:p>
        <w:p w:rsidR="00184230" w:rsidRDefault="00184230">
          <w:pPr>
            <w:pStyle w:val="TOC2"/>
            <w:rPr>
              <w:rFonts w:eastAsiaTheme="minorEastAsia"/>
              <w:noProof/>
            </w:rPr>
          </w:pPr>
          <w:hyperlink w:anchor="_Toc477150711" w:history="1">
            <w:r w:rsidRPr="003B5A0F">
              <w:rPr>
                <w:rStyle w:val="Hyperlink"/>
                <w:noProof/>
              </w:rPr>
              <w:t>Interrupt Labels (Event Handlers)</w:t>
            </w:r>
            <w:r>
              <w:rPr>
                <w:noProof/>
                <w:webHidden/>
              </w:rPr>
              <w:tab/>
            </w:r>
            <w:r>
              <w:rPr>
                <w:noProof/>
                <w:webHidden/>
              </w:rPr>
              <w:fldChar w:fldCharType="begin"/>
            </w:r>
            <w:r>
              <w:rPr>
                <w:noProof/>
                <w:webHidden/>
              </w:rPr>
              <w:instrText xml:space="preserve"> PAGEREF _Toc477150711 \h </w:instrText>
            </w:r>
            <w:r>
              <w:rPr>
                <w:noProof/>
                <w:webHidden/>
              </w:rPr>
            </w:r>
            <w:r>
              <w:rPr>
                <w:noProof/>
                <w:webHidden/>
              </w:rPr>
              <w:fldChar w:fldCharType="separate"/>
            </w:r>
            <w:r>
              <w:rPr>
                <w:noProof/>
                <w:webHidden/>
              </w:rPr>
              <w:t>88</w:t>
            </w:r>
            <w:r>
              <w:rPr>
                <w:noProof/>
                <w:webHidden/>
              </w:rPr>
              <w:fldChar w:fldCharType="end"/>
            </w:r>
          </w:hyperlink>
        </w:p>
        <w:p w:rsidR="00184230" w:rsidRDefault="00184230">
          <w:pPr>
            <w:pStyle w:val="TOC3"/>
            <w:rPr>
              <w:rFonts w:eastAsiaTheme="minorEastAsia"/>
              <w:noProof/>
            </w:rPr>
          </w:pPr>
          <w:hyperlink w:anchor="_Toc477150712" w:history="1">
            <w:r w:rsidRPr="003B5A0F">
              <w:rPr>
                <w:rStyle w:val="Hyperlink"/>
                <w:noProof/>
              </w:rPr>
              <w:t>All Interrupt Labels</w:t>
            </w:r>
            <w:r>
              <w:rPr>
                <w:noProof/>
                <w:webHidden/>
              </w:rPr>
              <w:tab/>
            </w:r>
            <w:r>
              <w:rPr>
                <w:noProof/>
                <w:webHidden/>
              </w:rPr>
              <w:fldChar w:fldCharType="begin"/>
            </w:r>
            <w:r>
              <w:rPr>
                <w:noProof/>
                <w:webHidden/>
              </w:rPr>
              <w:instrText xml:space="preserve"> PAGEREF _Toc477150712 \h </w:instrText>
            </w:r>
            <w:r>
              <w:rPr>
                <w:noProof/>
                <w:webHidden/>
              </w:rPr>
            </w:r>
            <w:r>
              <w:rPr>
                <w:noProof/>
                <w:webHidden/>
              </w:rPr>
              <w:fldChar w:fldCharType="separate"/>
            </w:r>
            <w:r>
              <w:rPr>
                <w:noProof/>
                <w:webHidden/>
              </w:rPr>
              <w:t>89</w:t>
            </w:r>
            <w:r>
              <w:rPr>
                <w:noProof/>
                <w:webHidden/>
              </w:rPr>
              <w:fldChar w:fldCharType="end"/>
            </w:r>
          </w:hyperlink>
        </w:p>
        <w:p w:rsidR="00184230" w:rsidRDefault="00184230">
          <w:pPr>
            <w:pStyle w:val="TOC3"/>
            <w:rPr>
              <w:rFonts w:eastAsiaTheme="minorEastAsia"/>
              <w:noProof/>
            </w:rPr>
          </w:pPr>
          <w:hyperlink w:anchor="_Toc477150713" w:history="1">
            <w:r w:rsidRPr="003B5A0F">
              <w:rPr>
                <w:rStyle w:val="Hyperlink"/>
                <w:noProof/>
              </w:rPr>
              <w:t>OnError:</w:t>
            </w:r>
            <w:r>
              <w:rPr>
                <w:noProof/>
                <w:webHidden/>
              </w:rPr>
              <w:tab/>
            </w:r>
            <w:r>
              <w:rPr>
                <w:noProof/>
                <w:webHidden/>
              </w:rPr>
              <w:fldChar w:fldCharType="begin"/>
            </w:r>
            <w:r>
              <w:rPr>
                <w:noProof/>
                <w:webHidden/>
              </w:rPr>
              <w:instrText xml:space="preserve"> PAGEREF _Toc477150713 \h </w:instrText>
            </w:r>
            <w:r>
              <w:rPr>
                <w:noProof/>
                <w:webHidden/>
              </w:rPr>
            </w:r>
            <w:r>
              <w:rPr>
                <w:noProof/>
                <w:webHidden/>
              </w:rPr>
              <w:fldChar w:fldCharType="separate"/>
            </w:r>
            <w:r>
              <w:rPr>
                <w:noProof/>
                <w:webHidden/>
              </w:rPr>
              <w:t>89</w:t>
            </w:r>
            <w:r>
              <w:rPr>
                <w:noProof/>
                <w:webHidden/>
              </w:rPr>
              <w:fldChar w:fldCharType="end"/>
            </w:r>
          </w:hyperlink>
        </w:p>
        <w:p w:rsidR="00184230" w:rsidRDefault="00184230">
          <w:pPr>
            <w:pStyle w:val="TOC3"/>
            <w:rPr>
              <w:rFonts w:eastAsiaTheme="minorEastAsia"/>
              <w:noProof/>
            </w:rPr>
          </w:pPr>
          <w:hyperlink w:anchor="_Toc477150714" w:history="1">
            <w:r w:rsidRPr="003B5A0F">
              <w:rPr>
                <w:rStyle w:val="Hyperlink"/>
                <w:noProof/>
              </w:rPr>
              <w:t>OnConsoleTouch:</w:t>
            </w:r>
            <w:r>
              <w:rPr>
                <w:noProof/>
                <w:webHidden/>
              </w:rPr>
              <w:tab/>
            </w:r>
            <w:r>
              <w:rPr>
                <w:noProof/>
                <w:webHidden/>
              </w:rPr>
              <w:fldChar w:fldCharType="begin"/>
            </w:r>
            <w:r>
              <w:rPr>
                <w:noProof/>
                <w:webHidden/>
              </w:rPr>
              <w:instrText xml:space="preserve"> PAGEREF _Toc477150714 \h </w:instrText>
            </w:r>
            <w:r>
              <w:rPr>
                <w:noProof/>
                <w:webHidden/>
              </w:rPr>
            </w:r>
            <w:r>
              <w:rPr>
                <w:noProof/>
                <w:webHidden/>
              </w:rPr>
              <w:fldChar w:fldCharType="separate"/>
            </w:r>
            <w:r>
              <w:rPr>
                <w:noProof/>
                <w:webHidden/>
              </w:rPr>
              <w:t>90</w:t>
            </w:r>
            <w:r>
              <w:rPr>
                <w:noProof/>
                <w:webHidden/>
              </w:rPr>
              <w:fldChar w:fldCharType="end"/>
            </w:r>
          </w:hyperlink>
        </w:p>
        <w:p w:rsidR="00184230" w:rsidRDefault="00184230">
          <w:pPr>
            <w:pStyle w:val="TOC3"/>
            <w:rPr>
              <w:rFonts w:eastAsiaTheme="minorEastAsia"/>
              <w:noProof/>
            </w:rPr>
          </w:pPr>
          <w:hyperlink w:anchor="_Toc477150715" w:history="1">
            <w:r w:rsidRPr="003B5A0F">
              <w:rPr>
                <w:rStyle w:val="Hyperlink"/>
                <w:noProof/>
              </w:rPr>
              <w:t>ConsoleTouch.resume</w:t>
            </w:r>
            <w:r>
              <w:rPr>
                <w:noProof/>
                <w:webHidden/>
              </w:rPr>
              <w:tab/>
            </w:r>
            <w:r>
              <w:rPr>
                <w:noProof/>
                <w:webHidden/>
              </w:rPr>
              <w:fldChar w:fldCharType="begin"/>
            </w:r>
            <w:r>
              <w:rPr>
                <w:noProof/>
                <w:webHidden/>
              </w:rPr>
              <w:instrText xml:space="preserve"> PAGEREF _Toc477150715 \h </w:instrText>
            </w:r>
            <w:r>
              <w:rPr>
                <w:noProof/>
                <w:webHidden/>
              </w:rPr>
            </w:r>
            <w:r>
              <w:rPr>
                <w:noProof/>
                <w:webHidden/>
              </w:rPr>
              <w:fldChar w:fldCharType="separate"/>
            </w:r>
            <w:r>
              <w:rPr>
                <w:noProof/>
                <w:webHidden/>
              </w:rPr>
              <w:t>90</w:t>
            </w:r>
            <w:r>
              <w:rPr>
                <w:noProof/>
                <w:webHidden/>
              </w:rPr>
              <w:fldChar w:fldCharType="end"/>
            </w:r>
          </w:hyperlink>
        </w:p>
        <w:p w:rsidR="00184230" w:rsidRDefault="00184230">
          <w:pPr>
            <w:pStyle w:val="TOC3"/>
            <w:rPr>
              <w:rFonts w:eastAsiaTheme="minorEastAsia"/>
              <w:noProof/>
            </w:rPr>
          </w:pPr>
          <w:hyperlink w:anchor="_Toc477150716" w:history="1">
            <w:r w:rsidRPr="003B5A0F">
              <w:rPr>
                <w:rStyle w:val="Hyperlink"/>
                <w:noProof/>
              </w:rPr>
              <w:t>OnBackKey:</w:t>
            </w:r>
            <w:r>
              <w:rPr>
                <w:noProof/>
                <w:webHidden/>
              </w:rPr>
              <w:tab/>
            </w:r>
            <w:r>
              <w:rPr>
                <w:noProof/>
                <w:webHidden/>
              </w:rPr>
              <w:fldChar w:fldCharType="begin"/>
            </w:r>
            <w:r>
              <w:rPr>
                <w:noProof/>
                <w:webHidden/>
              </w:rPr>
              <w:instrText xml:space="preserve"> PAGEREF _Toc477150716 \h </w:instrText>
            </w:r>
            <w:r>
              <w:rPr>
                <w:noProof/>
                <w:webHidden/>
              </w:rPr>
            </w:r>
            <w:r>
              <w:rPr>
                <w:noProof/>
                <w:webHidden/>
              </w:rPr>
              <w:fldChar w:fldCharType="separate"/>
            </w:r>
            <w:r>
              <w:rPr>
                <w:noProof/>
                <w:webHidden/>
              </w:rPr>
              <w:t>90</w:t>
            </w:r>
            <w:r>
              <w:rPr>
                <w:noProof/>
                <w:webHidden/>
              </w:rPr>
              <w:fldChar w:fldCharType="end"/>
            </w:r>
          </w:hyperlink>
        </w:p>
        <w:p w:rsidR="00184230" w:rsidRDefault="00184230">
          <w:pPr>
            <w:pStyle w:val="TOC3"/>
            <w:rPr>
              <w:rFonts w:eastAsiaTheme="minorEastAsia"/>
              <w:noProof/>
            </w:rPr>
          </w:pPr>
          <w:hyperlink w:anchor="_Toc477150717" w:history="1">
            <w:r w:rsidRPr="003B5A0F">
              <w:rPr>
                <w:rStyle w:val="Hyperlink"/>
                <w:noProof/>
              </w:rPr>
              <w:t>Back.resume</w:t>
            </w:r>
            <w:r>
              <w:rPr>
                <w:noProof/>
                <w:webHidden/>
              </w:rPr>
              <w:tab/>
            </w:r>
            <w:r>
              <w:rPr>
                <w:noProof/>
                <w:webHidden/>
              </w:rPr>
              <w:fldChar w:fldCharType="begin"/>
            </w:r>
            <w:r>
              <w:rPr>
                <w:noProof/>
                <w:webHidden/>
              </w:rPr>
              <w:instrText xml:space="preserve"> PAGEREF _Toc477150717 \h </w:instrText>
            </w:r>
            <w:r>
              <w:rPr>
                <w:noProof/>
                <w:webHidden/>
              </w:rPr>
            </w:r>
            <w:r>
              <w:rPr>
                <w:noProof/>
                <w:webHidden/>
              </w:rPr>
              <w:fldChar w:fldCharType="separate"/>
            </w:r>
            <w:r>
              <w:rPr>
                <w:noProof/>
                <w:webHidden/>
              </w:rPr>
              <w:t>90</w:t>
            </w:r>
            <w:r>
              <w:rPr>
                <w:noProof/>
                <w:webHidden/>
              </w:rPr>
              <w:fldChar w:fldCharType="end"/>
            </w:r>
          </w:hyperlink>
        </w:p>
        <w:p w:rsidR="00184230" w:rsidRDefault="00184230">
          <w:pPr>
            <w:pStyle w:val="TOC3"/>
            <w:rPr>
              <w:rFonts w:eastAsiaTheme="minorEastAsia"/>
              <w:noProof/>
            </w:rPr>
          </w:pPr>
          <w:hyperlink w:anchor="_Toc477150718" w:history="1">
            <w:r w:rsidRPr="003B5A0F">
              <w:rPr>
                <w:rStyle w:val="Hyperlink"/>
                <w:noProof/>
              </w:rPr>
              <w:t>OnMenuKey:</w:t>
            </w:r>
            <w:r>
              <w:rPr>
                <w:noProof/>
                <w:webHidden/>
              </w:rPr>
              <w:tab/>
            </w:r>
            <w:r>
              <w:rPr>
                <w:noProof/>
                <w:webHidden/>
              </w:rPr>
              <w:fldChar w:fldCharType="begin"/>
            </w:r>
            <w:r>
              <w:rPr>
                <w:noProof/>
                <w:webHidden/>
              </w:rPr>
              <w:instrText xml:space="preserve"> PAGEREF _Toc477150718 \h </w:instrText>
            </w:r>
            <w:r>
              <w:rPr>
                <w:noProof/>
                <w:webHidden/>
              </w:rPr>
            </w:r>
            <w:r>
              <w:rPr>
                <w:noProof/>
                <w:webHidden/>
              </w:rPr>
              <w:fldChar w:fldCharType="separate"/>
            </w:r>
            <w:r>
              <w:rPr>
                <w:noProof/>
                <w:webHidden/>
              </w:rPr>
              <w:t>90</w:t>
            </w:r>
            <w:r>
              <w:rPr>
                <w:noProof/>
                <w:webHidden/>
              </w:rPr>
              <w:fldChar w:fldCharType="end"/>
            </w:r>
          </w:hyperlink>
        </w:p>
        <w:p w:rsidR="00184230" w:rsidRDefault="00184230">
          <w:pPr>
            <w:pStyle w:val="TOC3"/>
            <w:rPr>
              <w:rFonts w:eastAsiaTheme="minorEastAsia"/>
              <w:noProof/>
            </w:rPr>
          </w:pPr>
          <w:hyperlink w:anchor="_Toc477150719" w:history="1">
            <w:r w:rsidRPr="003B5A0F">
              <w:rPr>
                <w:rStyle w:val="Hyperlink"/>
                <w:noProof/>
              </w:rPr>
              <w:t>MenuKey.resume</w:t>
            </w:r>
            <w:r>
              <w:rPr>
                <w:noProof/>
                <w:webHidden/>
              </w:rPr>
              <w:tab/>
            </w:r>
            <w:r>
              <w:rPr>
                <w:noProof/>
                <w:webHidden/>
              </w:rPr>
              <w:fldChar w:fldCharType="begin"/>
            </w:r>
            <w:r>
              <w:rPr>
                <w:noProof/>
                <w:webHidden/>
              </w:rPr>
              <w:instrText xml:space="preserve"> PAGEREF _Toc477150719 \h </w:instrText>
            </w:r>
            <w:r>
              <w:rPr>
                <w:noProof/>
                <w:webHidden/>
              </w:rPr>
            </w:r>
            <w:r>
              <w:rPr>
                <w:noProof/>
                <w:webHidden/>
              </w:rPr>
              <w:fldChar w:fldCharType="separate"/>
            </w:r>
            <w:r>
              <w:rPr>
                <w:noProof/>
                <w:webHidden/>
              </w:rPr>
              <w:t>91</w:t>
            </w:r>
            <w:r>
              <w:rPr>
                <w:noProof/>
                <w:webHidden/>
              </w:rPr>
              <w:fldChar w:fldCharType="end"/>
            </w:r>
          </w:hyperlink>
        </w:p>
        <w:p w:rsidR="00184230" w:rsidRDefault="00184230">
          <w:pPr>
            <w:pStyle w:val="TOC3"/>
            <w:rPr>
              <w:rFonts w:eastAsiaTheme="minorEastAsia"/>
              <w:noProof/>
            </w:rPr>
          </w:pPr>
          <w:hyperlink w:anchor="_Toc477150720" w:history="1">
            <w:r w:rsidRPr="003B5A0F">
              <w:rPr>
                <w:rStyle w:val="Hyperlink"/>
                <w:noProof/>
              </w:rPr>
              <w:t>OnKeyPress:</w:t>
            </w:r>
            <w:r>
              <w:rPr>
                <w:noProof/>
                <w:webHidden/>
              </w:rPr>
              <w:tab/>
            </w:r>
            <w:r>
              <w:rPr>
                <w:noProof/>
                <w:webHidden/>
              </w:rPr>
              <w:fldChar w:fldCharType="begin"/>
            </w:r>
            <w:r>
              <w:rPr>
                <w:noProof/>
                <w:webHidden/>
              </w:rPr>
              <w:instrText xml:space="preserve"> PAGEREF _Toc477150720 \h </w:instrText>
            </w:r>
            <w:r>
              <w:rPr>
                <w:noProof/>
                <w:webHidden/>
              </w:rPr>
            </w:r>
            <w:r>
              <w:rPr>
                <w:noProof/>
                <w:webHidden/>
              </w:rPr>
              <w:fldChar w:fldCharType="separate"/>
            </w:r>
            <w:r>
              <w:rPr>
                <w:noProof/>
                <w:webHidden/>
              </w:rPr>
              <w:t>91</w:t>
            </w:r>
            <w:r>
              <w:rPr>
                <w:noProof/>
                <w:webHidden/>
              </w:rPr>
              <w:fldChar w:fldCharType="end"/>
            </w:r>
          </w:hyperlink>
        </w:p>
        <w:p w:rsidR="00184230" w:rsidRDefault="00184230">
          <w:pPr>
            <w:pStyle w:val="TOC3"/>
            <w:rPr>
              <w:rFonts w:eastAsiaTheme="minorEastAsia"/>
              <w:noProof/>
            </w:rPr>
          </w:pPr>
          <w:hyperlink w:anchor="_Toc477150721" w:history="1">
            <w:r w:rsidRPr="003B5A0F">
              <w:rPr>
                <w:rStyle w:val="Hyperlink"/>
                <w:noProof/>
              </w:rPr>
              <w:t>Key.resume</w:t>
            </w:r>
            <w:r>
              <w:rPr>
                <w:noProof/>
                <w:webHidden/>
              </w:rPr>
              <w:tab/>
            </w:r>
            <w:r>
              <w:rPr>
                <w:noProof/>
                <w:webHidden/>
              </w:rPr>
              <w:fldChar w:fldCharType="begin"/>
            </w:r>
            <w:r>
              <w:rPr>
                <w:noProof/>
                <w:webHidden/>
              </w:rPr>
              <w:instrText xml:space="preserve"> PAGEREF _Toc477150721 \h </w:instrText>
            </w:r>
            <w:r>
              <w:rPr>
                <w:noProof/>
                <w:webHidden/>
              </w:rPr>
            </w:r>
            <w:r>
              <w:rPr>
                <w:noProof/>
                <w:webHidden/>
              </w:rPr>
              <w:fldChar w:fldCharType="separate"/>
            </w:r>
            <w:r>
              <w:rPr>
                <w:noProof/>
                <w:webHidden/>
              </w:rPr>
              <w:t>91</w:t>
            </w:r>
            <w:r>
              <w:rPr>
                <w:noProof/>
                <w:webHidden/>
              </w:rPr>
              <w:fldChar w:fldCharType="end"/>
            </w:r>
          </w:hyperlink>
        </w:p>
        <w:p w:rsidR="00184230" w:rsidRDefault="00184230">
          <w:pPr>
            <w:pStyle w:val="TOC3"/>
            <w:rPr>
              <w:rFonts w:eastAsiaTheme="minorEastAsia"/>
              <w:noProof/>
            </w:rPr>
          </w:pPr>
          <w:hyperlink w:anchor="_Toc477150722" w:history="1">
            <w:r w:rsidRPr="003B5A0F">
              <w:rPr>
                <w:rStyle w:val="Hyperlink"/>
                <w:noProof/>
              </w:rPr>
              <w:t>OnLowMemory:</w:t>
            </w:r>
            <w:r>
              <w:rPr>
                <w:noProof/>
                <w:webHidden/>
              </w:rPr>
              <w:tab/>
            </w:r>
            <w:r>
              <w:rPr>
                <w:noProof/>
                <w:webHidden/>
              </w:rPr>
              <w:fldChar w:fldCharType="begin"/>
            </w:r>
            <w:r>
              <w:rPr>
                <w:noProof/>
                <w:webHidden/>
              </w:rPr>
              <w:instrText xml:space="preserve"> PAGEREF _Toc477150722 \h </w:instrText>
            </w:r>
            <w:r>
              <w:rPr>
                <w:noProof/>
                <w:webHidden/>
              </w:rPr>
            </w:r>
            <w:r>
              <w:rPr>
                <w:noProof/>
                <w:webHidden/>
              </w:rPr>
              <w:fldChar w:fldCharType="separate"/>
            </w:r>
            <w:r>
              <w:rPr>
                <w:noProof/>
                <w:webHidden/>
              </w:rPr>
              <w:t>91</w:t>
            </w:r>
            <w:r>
              <w:rPr>
                <w:noProof/>
                <w:webHidden/>
              </w:rPr>
              <w:fldChar w:fldCharType="end"/>
            </w:r>
          </w:hyperlink>
        </w:p>
        <w:p w:rsidR="00184230" w:rsidRDefault="00184230">
          <w:pPr>
            <w:pStyle w:val="TOC3"/>
            <w:rPr>
              <w:rFonts w:eastAsiaTheme="minorEastAsia"/>
              <w:noProof/>
            </w:rPr>
          </w:pPr>
          <w:hyperlink w:anchor="_Toc477150723" w:history="1">
            <w:r w:rsidRPr="003B5A0F">
              <w:rPr>
                <w:rStyle w:val="Hyperlink"/>
                <w:noProof/>
              </w:rPr>
              <w:t>LowMemory.resume</w:t>
            </w:r>
            <w:r>
              <w:rPr>
                <w:noProof/>
                <w:webHidden/>
              </w:rPr>
              <w:tab/>
            </w:r>
            <w:r>
              <w:rPr>
                <w:noProof/>
                <w:webHidden/>
              </w:rPr>
              <w:fldChar w:fldCharType="begin"/>
            </w:r>
            <w:r>
              <w:rPr>
                <w:noProof/>
                <w:webHidden/>
              </w:rPr>
              <w:instrText xml:space="preserve"> PAGEREF _Toc477150723 \h </w:instrText>
            </w:r>
            <w:r>
              <w:rPr>
                <w:noProof/>
                <w:webHidden/>
              </w:rPr>
            </w:r>
            <w:r>
              <w:rPr>
                <w:noProof/>
                <w:webHidden/>
              </w:rPr>
              <w:fldChar w:fldCharType="separate"/>
            </w:r>
            <w:r>
              <w:rPr>
                <w:noProof/>
                <w:webHidden/>
              </w:rPr>
              <w:t>91</w:t>
            </w:r>
            <w:r>
              <w:rPr>
                <w:noProof/>
                <w:webHidden/>
              </w:rPr>
              <w:fldChar w:fldCharType="end"/>
            </w:r>
          </w:hyperlink>
        </w:p>
        <w:p w:rsidR="00184230" w:rsidRDefault="00184230">
          <w:pPr>
            <w:pStyle w:val="TOC2"/>
            <w:rPr>
              <w:rFonts w:eastAsiaTheme="minorEastAsia"/>
              <w:noProof/>
            </w:rPr>
          </w:pPr>
          <w:hyperlink w:anchor="_Toc477150724" w:history="1">
            <w:r w:rsidRPr="003B5A0F">
              <w:rPr>
                <w:rStyle w:val="Hyperlink"/>
                <w:noProof/>
              </w:rPr>
              <w:t>End{ &lt;msg_sexp&gt;}</w:t>
            </w:r>
            <w:r>
              <w:rPr>
                <w:noProof/>
                <w:webHidden/>
              </w:rPr>
              <w:tab/>
            </w:r>
            <w:r>
              <w:rPr>
                <w:noProof/>
                <w:webHidden/>
              </w:rPr>
              <w:fldChar w:fldCharType="begin"/>
            </w:r>
            <w:r>
              <w:rPr>
                <w:noProof/>
                <w:webHidden/>
              </w:rPr>
              <w:instrText xml:space="preserve"> PAGEREF _Toc477150724 \h </w:instrText>
            </w:r>
            <w:r>
              <w:rPr>
                <w:noProof/>
                <w:webHidden/>
              </w:rPr>
            </w:r>
            <w:r>
              <w:rPr>
                <w:noProof/>
                <w:webHidden/>
              </w:rPr>
              <w:fldChar w:fldCharType="separate"/>
            </w:r>
            <w:r>
              <w:rPr>
                <w:noProof/>
                <w:webHidden/>
              </w:rPr>
              <w:t>91</w:t>
            </w:r>
            <w:r>
              <w:rPr>
                <w:noProof/>
                <w:webHidden/>
              </w:rPr>
              <w:fldChar w:fldCharType="end"/>
            </w:r>
          </w:hyperlink>
        </w:p>
        <w:p w:rsidR="00184230" w:rsidRDefault="00184230">
          <w:pPr>
            <w:pStyle w:val="TOC2"/>
            <w:rPr>
              <w:rFonts w:eastAsiaTheme="minorEastAsia"/>
              <w:noProof/>
            </w:rPr>
          </w:pPr>
          <w:hyperlink w:anchor="_Toc477150725" w:history="1">
            <w:r w:rsidRPr="003B5A0F">
              <w:rPr>
                <w:rStyle w:val="Hyperlink"/>
                <w:noProof/>
              </w:rPr>
              <w:t>Exit</w:t>
            </w:r>
            <w:r>
              <w:rPr>
                <w:noProof/>
                <w:webHidden/>
              </w:rPr>
              <w:tab/>
            </w:r>
            <w:r>
              <w:rPr>
                <w:noProof/>
                <w:webHidden/>
              </w:rPr>
              <w:fldChar w:fldCharType="begin"/>
            </w:r>
            <w:r>
              <w:rPr>
                <w:noProof/>
                <w:webHidden/>
              </w:rPr>
              <w:instrText xml:space="preserve"> PAGEREF _Toc477150725 \h </w:instrText>
            </w:r>
            <w:r>
              <w:rPr>
                <w:noProof/>
                <w:webHidden/>
              </w:rPr>
            </w:r>
            <w:r>
              <w:rPr>
                <w:noProof/>
                <w:webHidden/>
              </w:rPr>
              <w:fldChar w:fldCharType="separate"/>
            </w:r>
            <w:r>
              <w:rPr>
                <w:noProof/>
                <w:webHidden/>
              </w:rPr>
              <w:t>91</w:t>
            </w:r>
            <w:r>
              <w:rPr>
                <w:noProof/>
                <w:webHidden/>
              </w:rPr>
              <w:fldChar w:fldCharType="end"/>
            </w:r>
          </w:hyperlink>
        </w:p>
        <w:p w:rsidR="00184230" w:rsidRDefault="00184230">
          <w:pPr>
            <w:pStyle w:val="TOC1"/>
            <w:tabs>
              <w:tab w:val="right" w:leader="dot" w:pos="9350"/>
            </w:tabs>
            <w:rPr>
              <w:rFonts w:eastAsiaTheme="minorEastAsia"/>
              <w:noProof/>
            </w:rPr>
          </w:pPr>
          <w:hyperlink w:anchor="_Toc477150726" w:history="1">
            <w:r w:rsidRPr="003B5A0F">
              <w:rPr>
                <w:rStyle w:val="Hyperlink"/>
                <w:noProof/>
              </w:rPr>
              <w:t>READ – DATA – RESTORE Commands</w:t>
            </w:r>
            <w:r>
              <w:rPr>
                <w:noProof/>
                <w:webHidden/>
              </w:rPr>
              <w:tab/>
            </w:r>
            <w:r>
              <w:rPr>
                <w:noProof/>
                <w:webHidden/>
              </w:rPr>
              <w:fldChar w:fldCharType="begin"/>
            </w:r>
            <w:r>
              <w:rPr>
                <w:noProof/>
                <w:webHidden/>
              </w:rPr>
              <w:instrText xml:space="preserve"> PAGEREF _Toc477150726 \h </w:instrText>
            </w:r>
            <w:r>
              <w:rPr>
                <w:noProof/>
                <w:webHidden/>
              </w:rPr>
            </w:r>
            <w:r>
              <w:rPr>
                <w:noProof/>
                <w:webHidden/>
              </w:rPr>
              <w:fldChar w:fldCharType="separate"/>
            </w:r>
            <w:r>
              <w:rPr>
                <w:noProof/>
                <w:webHidden/>
              </w:rPr>
              <w:t>91</w:t>
            </w:r>
            <w:r>
              <w:rPr>
                <w:noProof/>
                <w:webHidden/>
              </w:rPr>
              <w:fldChar w:fldCharType="end"/>
            </w:r>
          </w:hyperlink>
        </w:p>
        <w:p w:rsidR="00184230" w:rsidRDefault="00184230">
          <w:pPr>
            <w:pStyle w:val="TOC2"/>
            <w:rPr>
              <w:rFonts w:eastAsiaTheme="minorEastAsia"/>
              <w:noProof/>
            </w:rPr>
          </w:pPr>
          <w:hyperlink w:anchor="_Toc477150727" w:history="1">
            <w:r w:rsidRPr="003B5A0F">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_Toc477150727 \h </w:instrText>
            </w:r>
            <w:r>
              <w:rPr>
                <w:noProof/>
                <w:webHidden/>
              </w:rPr>
            </w:r>
            <w:r>
              <w:rPr>
                <w:noProof/>
                <w:webHidden/>
              </w:rPr>
              <w:fldChar w:fldCharType="separate"/>
            </w:r>
            <w:r>
              <w:rPr>
                <w:noProof/>
                <w:webHidden/>
              </w:rPr>
              <w:t>91</w:t>
            </w:r>
            <w:r>
              <w:rPr>
                <w:noProof/>
                <w:webHidden/>
              </w:rPr>
              <w:fldChar w:fldCharType="end"/>
            </w:r>
          </w:hyperlink>
        </w:p>
        <w:p w:rsidR="00184230" w:rsidRDefault="00184230">
          <w:pPr>
            <w:pStyle w:val="TOC2"/>
            <w:rPr>
              <w:rFonts w:eastAsiaTheme="minorEastAsia"/>
              <w:noProof/>
            </w:rPr>
          </w:pPr>
          <w:hyperlink w:anchor="_Toc477150728" w:history="1">
            <w:r w:rsidRPr="003B5A0F">
              <w:rPr>
                <w:rStyle w:val="Hyperlink"/>
                <w:noProof/>
              </w:rPr>
              <w:t>Read.next &lt;var&gt;, ...</w:t>
            </w:r>
            <w:r>
              <w:rPr>
                <w:noProof/>
                <w:webHidden/>
              </w:rPr>
              <w:tab/>
            </w:r>
            <w:r>
              <w:rPr>
                <w:noProof/>
                <w:webHidden/>
              </w:rPr>
              <w:fldChar w:fldCharType="begin"/>
            </w:r>
            <w:r>
              <w:rPr>
                <w:noProof/>
                <w:webHidden/>
              </w:rPr>
              <w:instrText xml:space="preserve"> PAGEREF _Toc477150728 \h </w:instrText>
            </w:r>
            <w:r>
              <w:rPr>
                <w:noProof/>
                <w:webHidden/>
              </w:rPr>
            </w:r>
            <w:r>
              <w:rPr>
                <w:noProof/>
                <w:webHidden/>
              </w:rPr>
              <w:fldChar w:fldCharType="separate"/>
            </w:r>
            <w:r>
              <w:rPr>
                <w:noProof/>
                <w:webHidden/>
              </w:rPr>
              <w:t>92</w:t>
            </w:r>
            <w:r>
              <w:rPr>
                <w:noProof/>
                <w:webHidden/>
              </w:rPr>
              <w:fldChar w:fldCharType="end"/>
            </w:r>
          </w:hyperlink>
        </w:p>
        <w:p w:rsidR="00184230" w:rsidRDefault="00184230">
          <w:pPr>
            <w:pStyle w:val="TOC2"/>
            <w:rPr>
              <w:rFonts w:eastAsiaTheme="minorEastAsia"/>
              <w:noProof/>
            </w:rPr>
          </w:pPr>
          <w:hyperlink w:anchor="_Toc477150729" w:history="1">
            <w:r w:rsidRPr="003B5A0F">
              <w:rPr>
                <w:rStyle w:val="Hyperlink"/>
                <w:noProof/>
              </w:rPr>
              <w:t>Read.from &lt;nexp&gt;</w:t>
            </w:r>
            <w:r>
              <w:rPr>
                <w:noProof/>
                <w:webHidden/>
              </w:rPr>
              <w:tab/>
            </w:r>
            <w:r>
              <w:rPr>
                <w:noProof/>
                <w:webHidden/>
              </w:rPr>
              <w:fldChar w:fldCharType="begin"/>
            </w:r>
            <w:r>
              <w:rPr>
                <w:noProof/>
                <w:webHidden/>
              </w:rPr>
              <w:instrText xml:space="preserve"> PAGEREF _Toc477150729 \h </w:instrText>
            </w:r>
            <w:r>
              <w:rPr>
                <w:noProof/>
                <w:webHidden/>
              </w:rPr>
            </w:r>
            <w:r>
              <w:rPr>
                <w:noProof/>
                <w:webHidden/>
              </w:rPr>
              <w:fldChar w:fldCharType="separate"/>
            </w:r>
            <w:r>
              <w:rPr>
                <w:noProof/>
                <w:webHidden/>
              </w:rPr>
              <w:t>92</w:t>
            </w:r>
            <w:r>
              <w:rPr>
                <w:noProof/>
                <w:webHidden/>
              </w:rPr>
              <w:fldChar w:fldCharType="end"/>
            </w:r>
          </w:hyperlink>
        </w:p>
        <w:p w:rsidR="00184230" w:rsidRDefault="00184230">
          <w:pPr>
            <w:pStyle w:val="TOC1"/>
            <w:tabs>
              <w:tab w:val="right" w:leader="dot" w:pos="9350"/>
            </w:tabs>
            <w:rPr>
              <w:rFonts w:eastAsiaTheme="minorEastAsia"/>
              <w:noProof/>
            </w:rPr>
          </w:pPr>
          <w:hyperlink w:anchor="_Toc477150730" w:history="1">
            <w:r w:rsidRPr="003B5A0F">
              <w:rPr>
                <w:rStyle w:val="Hyperlink"/>
                <w:noProof/>
              </w:rPr>
              <w:t>Debug Commands</w:t>
            </w:r>
            <w:r>
              <w:rPr>
                <w:noProof/>
                <w:webHidden/>
              </w:rPr>
              <w:tab/>
            </w:r>
            <w:r>
              <w:rPr>
                <w:noProof/>
                <w:webHidden/>
              </w:rPr>
              <w:fldChar w:fldCharType="begin"/>
            </w:r>
            <w:r>
              <w:rPr>
                <w:noProof/>
                <w:webHidden/>
              </w:rPr>
              <w:instrText xml:space="preserve"> PAGEREF _Toc477150730 \h </w:instrText>
            </w:r>
            <w:r>
              <w:rPr>
                <w:noProof/>
                <w:webHidden/>
              </w:rPr>
            </w:r>
            <w:r>
              <w:rPr>
                <w:noProof/>
                <w:webHidden/>
              </w:rPr>
              <w:fldChar w:fldCharType="separate"/>
            </w:r>
            <w:r>
              <w:rPr>
                <w:noProof/>
                <w:webHidden/>
              </w:rPr>
              <w:t>92</w:t>
            </w:r>
            <w:r>
              <w:rPr>
                <w:noProof/>
                <w:webHidden/>
              </w:rPr>
              <w:fldChar w:fldCharType="end"/>
            </w:r>
          </w:hyperlink>
        </w:p>
        <w:p w:rsidR="00184230" w:rsidRDefault="00184230">
          <w:pPr>
            <w:pStyle w:val="TOC2"/>
            <w:rPr>
              <w:rFonts w:eastAsiaTheme="minorEastAsia"/>
              <w:noProof/>
            </w:rPr>
          </w:pPr>
          <w:hyperlink w:anchor="_Toc477150731" w:history="1">
            <w:r w:rsidRPr="003B5A0F">
              <w:rPr>
                <w:rStyle w:val="Hyperlink"/>
                <w:noProof/>
              </w:rPr>
              <w:t>Debug.on</w:t>
            </w:r>
            <w:r>
              <w:rPr>
                <w:noProof/>
                <w:webHidden/>
              </w:rPr>
              <w:tab/>
            </w:r>
            <w:r>
              <w:rPr>
                <w:noProof/>
                <w:webHidden/>
              </w:rPr>
              <w:fldChar w:fldCharType="begin"/>
            </w:r>
            <w:r>
              <w:rPr>
                <w:noProof/>
                <w:webHidden/>
              </w:rPr>
              <w:instrText xml:space="preserve"> PAGEREF _Toc477150731 \h </w:instrText>
            </w:r>
            <w:r>
              <w:rPr>
                <w:noProof/>
                <w:webHidden/>
              </w:rPr>
            </w:r>
            <w:r>
              <w:rPr>
                <w:noProof/>
                <w:webHidden/>
              </w:rPr>
              <w:fldChar w:fldCharType="separate"/>
            </w:r>
            <w:r>
              <w:rPr>
                <w:noProof/>
                <w:webHidden/>
              </w:rPr>
              <w:t>92</w:t>
            </w:r>
            <w:r>
              <w:rPr>
                <w:noProof/>
                <w:webHidden/>
              </w:rPr>
              <w:fldChar w:fldCharType="end"/>
            </w:r>
          </w:hyperlink>
        </w:p>
        <w:p w:rsidR="00184230" w:rsidRDefault="00184230">
          <w:pPr>
            <w:pStyle w:val="TOC2"/>
            <w:rPr>
              <w:rFonts w:eastAsiaTheme="minorEastAsia"/>
              <w:noProof/>
            </w:rPr>
          </w:pPr>
          <w:hyperlink w:anchor="_Toc477150732" w:history="1">
            <w:r w:rsidRPr="003B5A0F">
              <w:rPr>
                <w:rStyle w:val="Hyperlink"/>
                <w:noProof/>
              </w:rPr>
              <w:t>Debug.off</w:t>
            </w:r>
            <w:r>
              <w:rPr>
                <w:noProof/>
                <w:webHidden/>
              </w:rPr>
              <w:tab/>
            </w:r>
            <w:r>
              <w:rPr>
                <w:noProof/>
                <w:webHidden/>
              </w:rPr>
              <w:fldChar w:fldCharType="begin"/>
            </w:r>
            <w:r>
              <w:rPr>
                <w:noProof/>
                <w:webHidden/>
              </w:rPr>
              <w:instrText xml:space="preserve"> PAGEREF _Toc477150732 \h </w:instrText>
            </w:r>
            <w:r>
              <w:rPr>
                <w:noProof/>
                <w:webHidden/>
              </w:rPr>
            </w:r>
            <w:r>
              <w:rPr>
                <w:noProof/>
                <w:webHidden/>
              </w:rPr>
              <w:fldChar w:fldCharType="separate"/>
            </w:r>
            <w:r>
              <w:rPr>
                <w:noProof/>
                <w:webHidden/>
              </w:rPr>
              <w:t>92</w:t>
            </w:r>
            <w:r>
              <w:rPr>
                <w:noProof/>
                <w:webHidden/>
              </w:rPr>
              <w:fldChar w:fldCharType="end"/>
            </w:r>
          </w:hyperlink>
        </w:p>
        <w:p w:rsidR="00184230" w:rsidRDefault="00184230">
          <w:pPr>
            <w:pStyle w:val="TOC2"/>
            <w:rPr>
              <w:rFonts w:eastAsiaTheme="minorEastAsia"/>
              <w:noProof/>
            </w:rPr>
          </w:pPr>
          <w:hyperlink w:anchor="_Toc477150733" w:history="1">
            <w:r w:rsidRPr="003B5A0F">
              <w:rPr>
                <w:rStyle w:val="Hyperlink"/>
                <w:noProof/>
              </w:rPr>
              <w:t>Debug.echo.on</w:t>
            </w:r>
            <w:r>
              <w:rPr>
                <w:noProof/>
                <w:webHidden/>
              </w:rPr>
              <w:tab/>
            </w:r>
            <w:r>
              <w:rPr>
                <w:noProof/>
                <w:webHidden/>
              </w:rPr>
              <w:fldChar w:fldCharType="begin"/>
            </w:r>
            <w:r>
              <w:rPr>
                <w:noProof/>
                <w:webHidden/>
              </w:rPr>
              <w:instrText xml:space="preserve"> PAGEREF _Toc477150733 \h </w:instrText>
            </w:r>
            <w:r>
              <w:rPr>
                <w:noProof/>
                <w:webHidden/>
              </w:rPr>
            </w:r>
            <w:r>
              <w:rPr>
                <w:noProof/>
                <w:webHidden/>
              </w:rPr>
              <w:fldChar w:fldCharType="separate"/>
            </w:r>
            <w:r>
              <w:rPr>
                <w:noProof/>
                <w:webHidden/>
              </w:rPr>
              <w:t>92</w:t>
            </w:r>
            <w:r>
              <w:rPr>
                <w:noProof/>
                <w:webHidden/>
              </w:rPr>
              <w:fldChar w:fldCharType="end"/>
            </w:r>
          </w:hyperlink>
        </w:p>
        <w:p w:rsidR="00184230" w:rsidRDefault="00184230">
          <w:pPr>
            <w:pStyle w:val="TOC2"/>
            <w:rPr>
              <w:rFonts w:eastAsiaTheme="minorEastAsia"/>
              <w:noProof/>
            </w:rPr>
          </w:pPr>
          <w:hyperlink w:anchor="_Toc477150734" w:history="1">
            <w:r w:rsidRPr="003B5A0F">
              <w:rPr>
                <w:rStyle w:val="Hyperlink"/>
                <w:noProof/>
              </w:rPr>
              <w:t>Echo.on</w:t>
            </w:r>
            <w:r>
              <w:rPr>
                <w:noProof/>
                <w:webHidden/>
              </w:rPr>
              <w:tab/>
            </w:r>
            <w:r>
              <w:rPr>
                <w:noProof/>
                <w:webHidden/>
              </w:rPr>
              <w:fldChar w:fldCharType="begin"/>
            </w:r>
            <w:r>
              <w:rPr>
                <w:noProof/>
                <w:webHidden/>
              </w:rPr>
              <w:instrText xml:space="preserve"> PAGEREF _Toc477150734 \h </w:instrText>
            </w:r>
            <w:r>
              <w:rPr>
                <w:noProof/>
                <w:webHidden/>
              </w:rPr>
            </w:r>
            <w:r>
              <w:rPr>
                <w:noProof/>
                <w:webHidden/>
              </w:rPr>
              <w:fldChar w:fldCharType="separate"/>
            </w:r>
            <w:r>
              <w:rPr>
                <w:noProof/>
                <w:webHidden/>
              </w:rPr>
              <w:t>93</w:t>
            </w:r>
            <w:r>
              <w:rPr>
                <w:noProof/>
                <w:webHidden/>
              </w:rPr>
              <w:fldChar w:fldCharType="end"/>
            </w:r>
          </w:hyperlink>
        </w:p>
        <w:p w:rsidR="00184230" w:rsidRDefault="00184230">
          <w:pPr>
            <w:pStyle w:val="TOC2"/>
            <w:rPr>
              <w:rFonts w:eastAsiaTheme="minorEastAsia"/>
              <w:noProof/>
            </w:rPr>
          </w:pPr>
          <w:hyperlink w:anchor="_Toc477150735" w:history="1">
            <w:r w:rsidRPr="003B5A0F">
              <w:rPr>
                <w:rStyle w:val="Hyperlink"/>
                <w:noProof/>
              </w:rPr>
              <w:t>Debug.echo.off</w:t>
            </w:r>
            <w:r>
              <w:rPr>
                <w:noProof/>
                <w:webHidden/>
              </w:rPr>
              <w:tab/>
            </w:r>
            <w:r>
              <w:rPr>
                <w:noProof/>
                <w:webHidden/>
              </w:rPr>
              <w:fldChar w:fldCharType="begin"/>
            </w:r>
            <w:r>
              <w:rPr>
                <w:noProof/>
                <w:webHidden/>
              </w:rPr>
              <w:instrText xml:space="preserve"> PAGEREF _Toc477150735 \h </w:instrText>
            </w:r>
            <w:r>
              <w:rPr>
                <w:noProof/>
                <w:webHidden/>
              </w:rPr>
            </w:r>
            <w:r>
              <w:rPr>
                <w:noProof/>
                <w:webHidden/>
              </w:rPr>
              <w:fldChar w:fldCharType="separate"/>
            </w:r>
            <w:r>
              <w:rPr>
                <w:noProof/>
                <w:webHidden/>
              </w:rPr>
              <w:t>93</w:t>
            </w:r>
            <w:r>
              <w:rPr>
                <w:noProof/>
                <w:webHidden/>
              </w:rPr>
              <w:fldChar w:fldCharType="end"/>
            </w:r>
          </w:hyperlink>
        </w:p>
        <w:p w:rsidR="00184230" w:rsidRDefault="00184230">
          <w:pPr>
            <w:pStyle w:val="TOC2"/>
            <w:rPr>
              <w:rFonts w:eastAsiaTheme="minorEastAsia"/>
              <w:noProof/>
            </w:rPr>
          </w:pPr>
          <w:hyperlink w:anchor="_Toc477150736" w:history="1">
            <w:r w:rsidRPr="003B5A0F">
              <w:rPr>
                <w:rStyle w:val="Hyperlink"/>
                <w:noProof/>
              </w:rPr>
              <w:t>Echo.off</w:t>
            </w:r>
            <w:r>
              <w:rPr>
                <w:noProof/>
                <w:webHidden/>
              </w:rPr>
              <w:tab/>
            </w:r>
            <w:r>
              <w:rPr>
                <w:noProof/>
                <w:webHidden/>
              </w:rPr>
              <w:fldChar w:fldCharType="begin"/>
            </w:r>
            <w:r>
              <w:rPr>
                <w:noProof/>
                <w:webHidden/>
              </w:rPr>
              <w:instrText xml:space="preserve"> PAGEREF _Toc477150736 \h </w:instrText>
            </w:r>
            <w:r>
              <w:rPr>
                <w:noProof/>
                <w:webHidden/>
              </w:rPr>
            </w:r>
            <w:r>
              <w:rPr>
                <w:noProof/>
                <w:webHidden/>
              </w:rPr>
              <w:fldChar w:fldCharType="separate"/>
            </w:r>
            <w:r>
              <w:rPr>
                <w:noProof/>
                <w:webHidden/>
              </w:rPr>
              <w:t>93</w:t>
            </w:r>
            <w:r>
              <w:rPr>
                <w:noProof/>
                <w:webHidden/>
              </w:rPr>
              <w:fldChar w:fldCharType="end"/>
            </w:r>
          </w:hyperlink>
        </w:p>
        <w:p w:rsidR="00184230" w:rsidRDefault="00184230">
          <w:pPr>
            <w:pStyle w:val="TOC2"/>
            <w:rPr>
              <w:rFonts w:eastAsiaTheme="minorEastAsia"/>
              <w:noProof/>
            </w:rPr>
          </w:pPr>
          <w:hyperlink w:anchor="_Toc477150737" w:history="1">
            <w:r w:rsidRPr="003B5A0F">
              <w:rPr>
                <w:rStyle w:val="Hyperlink"/>
                <w:noProof/>
              </w:rPr>
              <w:t>Debug.print</w:t>
            </w:r>
            <w:r>
              <w:rPr>
                <w:noProof/>
                <w:webHidden/>
              </w:rPr>
              <w:tab/>
            </w:r>
            <w:r>
              <w:rPr>
                <w:noProof/>
                <w:webHidden/>
              </w:rPr>
              <w:fldChar w:fldCharType="begin"/>
            </w:r>
            <w:r>
              <w:rPr>
                <w:noProof/>
                <w:webHidden/>
              </w:rPr>
              <w:instrText xml:space="preserve"> PAGEREF _Toc477150737 \h </w:instrText>
            </w:r>
            <w:r>
              <w:rPr>
                <w:noProof/>
                <w:webHidden/>
              </w:rPr>
            </w:r>
            <w:r>
              <w:rPr>
                <w:noProof/>
                <w:webHidden/>
              </w:rPr>
              <w:fldChar w:fldCharType="separate"/>
            </w:r>
            <w:r>
              <w:rPr>
                <w:noProof/>
                <w:webHidden/>
              </w:rPr>
              <w:t>93</w:t>
            </w:r>
            <w:r>
              <w:rPr>
                <w:noProof/>
                <w:webHidden/>
              </w:rPr>
              <w:fldChar w:fldCharType="end"/>
            </w:r>
          </w:hyperlink>
        </w:p>
        <w:p w:rsidR="00184230" w:rsidRDefault="00184230">
          <w:pPr>
            <w:pStyle w:val="TOC2"/>
            <w:rPr>
              <w:rFonts w:eastAsiaTheme="minorEastAsia"/>
              <w:noProof/>
            </w:rPr>
          </w:pPr>
          <w:hyperlink w:anchor="_Toc477150738" w:history="1">
            <w:r w:rsidRPr="003B5A0F">
              <w:rPr>
                <w:rStyle w:val="Hyperlink"/>
                <w:noProof/>
              </w:rPr>
              <w:t>Debug.dump.scalars</w:t>
            </w:r>
            <w:r>
              <w:rPr>
                <w:noProof/>
                <w:webHidden/>
              </w:rPr>
              <w:tab/>
            </w:r>
            <w:r>
              <w:rPr>
                <w:noProof/>
                <w:webHidden/>
              </w:rPr>
              <w:fldChar w:fldCharType="begin"/>
            </w:r>
            <w:r>
              <w:rPr>
                <w:noProof/>
                <w:webHidden/>
              </w:rPr>
              <w:instrText xml:space="preserve"> PAGEREF _Toc477150738 \h </w:instrText>
            </w:r>
            <w:r>
              <w:rPr>
                <w:noProof/>
                <w:webHidden/>
              </w:rPr>
            </w:r>
            <w:r>
              <w:rPr>
                <w:noProof/>
                <w:webHidden/>
              </w:rPr>
              <w:fldChar w:fldCharType="separate"/>
            </w:r>
            <w:r>
              <w:rPr>
                <w:noProof/>
                <w:webHidden/>
              </w:rPr>
              <w:t>93</w:t>
            </w:r>
            <w:r>
              <w:rPr>
                <w:noProof/>
                <w:webHidden/>
              </w:rPr>
              <w:fldChar w:fldCharType="end"/>
            </w:r>
          </w:hyperlink>
        </w:p>
        <w:p w:rsidR="00184230" w:rsidRDefault="00184230">
          <w:pPr>
            <w:pStyle w:val="TOC2"/>
            <w:rPr>
              <w:rFonts w:eastAsiaTheme="minorEastAsia"/>
              <w:noProof/>
            </w:rPr>
          </w:pPr>
          <w:hyperlink w:anchor="_Toc477150739" w:history="1">
            <w:r w:rsidRPr="003B5A0F">
              <w:rPr>
                <w:rStyle w:val="Hyperlink"/>
                <w:noProof/>
              </w:rPr>
              <w:t>Debug.dump.array Array[]</w:t>
            </w:r>
            <w:r>
              <w:rPr>
                <w:noProof/>
                <w:webHidden/>
              </w:rPr>
              <w:tab/>
            </w:r>
            <w:r>
              <w:rPr>
                <w:noProof/>
                <w:webHidden/>
              </w:rPr>
              <w:fldChar w:fldCharType="begin"/>
            </w:r>
            <w:r>
              <w:rPr>
                <w:noProof/>
                <w:webHidden/>
              </w:rPr>
              <w:instrText xml:space="preserve"> PAGEREF _Toc477150739 \h </w:instrText>
            </w:r>
            <w:r>
              <w:rPr>
                <w:noProof/>
                <w:webHidden/>
              </w:rPr>
            </w:r>
            <w:r>
              <w:rPr>
                <w:noProof/>
                <w:webHidden/>
              </w:rPr>
              <w:fldChar w:fldCharType="separate"/>
            </w:r>
            <w:r>
              <w:rPr>
                <w:noProof/>
                <w:webHidden/>
              </w:rPr>
              <w:t>93</w:t>
            </w:r>
            <w:r>
              <w:rPr>
                <w:noProof/>
                <w:webHidden/>
              </w:rPr>
              <w:fldChar w:fldCharType="end"/>
            </w:r>
          </w:hyperlink>
        </w:p>
        <w:p w:rsidR="00184230" w:rsidRDefault="00184230">
          <w:pPr>
            <w:pStyle w:val="TOC2"/>
            <w:rPr>
              <w:rFonts w:eastAsiaTheme="minorEastAsia"/>
              <w:noProof/>
            </w:rPr>
          </w:pPr>
          <w:hyperlink w:anchor="_Toc477150740" w:history="1">
            <w:r w:rsidRPr="003B5A0F">
              <w:rPr>
                <w:rStyle w:val="Hyperlink"/>
                <w:noProof/>
              </w:rPr>
              <w:t>Debug.dump.bundle &lt;bundlePtr_nexp&gt;</w:t>
            </w:r>
            <w:r>
              <w:rPr>
                <w:noProof/>
                <w:webHidden/>
              </w:rPr>
              <w:tab/>
            </w:r>
            <w:r>
              <w:rPr>
                <w:noProof/>
                <w:webHidden/>
              </w:rPr>
              <w:fldChar w:fldCharType="begin"/>
            </w:r>
            <w:r>
              <w:rPr>
                <w:noProof/>
                <w:webHidden/>
              </w:rPr>
              <w:instrText xml:space="preserve"> PAGEREF _Toc477150740 \h </w:instrText>
            </w:r>
            <w:r>
              <w:rPr>
                <w:noProof/>
                <w:webHidden/>
              </w:rPr>
            </w:r>
            <w:r>
              <w:rPr>
                <w:noProof/>
                <w:webHidden/>
              </w:rPr>
              <w:fldChar w:fldCharType="separate"/>
            </w:r>
            <w:r>
              <w:rPr>
                <w:noProof/>
                <w:webHidden/>
              </w:rPr>
              <w:t>93</w:t>
            </w:r>
            <w:r>
              <w:rPr>
                <w:noProof/>
                <w:webHidden/>
              </w:rPr>
              <w:fldChar w:fldCharType="end"/>
            </w:r>
          </w:hyperlink>
        </w:p>
        <w:p w:rsidR="00184230" w:rsidRDefault="00184230">
          <w:pPr>
            <w:pStyle w:val="TOC2"/>
            <w:rPr>
              <w:rFonts w:eastAsiaTheme="minorEastAsia"/>
              <w:noProof/>
            </w:rPr>
          </w:pPr>
          <w:hyperlink w:anchor="_Toc477150741" w:history="1">
            <w:r w:rsidRPr="003B5A0F">
              <w:rPr>
                <w:rStyle w:val="Hyperlink"/>
                <w:noProof/>
              </w:rPr>
              <w:t>Debug.dump.list &lt;listPtr_nexp&gt;</w:t>
            </w:r>
            <w:r>
              <w:rPr>
                <w:noProof/>
                <w:webHidden/>
              </w:rPr>
              <w:tab/>
            </w:r>
            <w:r>
              <w:rPr>
                <w:noProof/>
                <w:webHidden/>
              </w:rPr>
              <w:fldChar w:fldCharType="begin"/>
            </w:r>
            <w:r>
              <w:rPr>
                <w:noProof/>
                <w:webHidden/>
              </w:rPr>
              <w:instrText xml:space="preserve"> PAGEREF _Toc477150741 \h </w:instrText>
            </w:r>
            <w:r>
              <w:rPr>
                <w:noProof/>
                <w:webHidden/>
              </w:rPr>
            </w:r>
            <w:r>
              <w:rPr>
                <w:noProof/>
                <w:webHidden/>
              </w:rPr>
              <w:fldChar w:fldCharType="separate"/>
            </w:r>
            <w:r>
              <w:rPr>
                <w:noProof/>
                <w:webHidden/>
              </w:rPr>
              <w:t>93</w:t>
            </w:r>
            <w:r>
              <w:rPr>
                <w:noProof/>
                <w:webHidden/>
              </w:rPr>
              <w:fldChar w:fldCharType="end"/>
            </w:r>
          </w:hyperlink>
        </w:p>
        <w:p w:rsidR="00184230" w:rsidRDefault="00184230">
          <w:pPr>
            <w:pStyle w:val="TOC2"/>
            <w:rPr>
              <w:rFonts w:eastAsiaTheme="minorEastAsia"/>
              <w:noProof/>
            </w:rPr>
          </w:pPr>
          <w:hyperlink w:anchor="_Toc477150742" w:history="1">
            <w:r w:rsidRPr="003B5A0F">
              <w:rPr>
                <w:rStyle w:val="Hyperlink"/>
                <w:noProof/>
              </w:rPr>
              <w:t>Debug.dump.stack &lt;stackPtr_nexp&gt;</w:t>
            </w:r>
            <w:r>
              <w:rPr>
                <w:noProof/>
                <w:webHidden/>
              </w:rPr>
              <w:tab/>
            </w:r>
            <w:r>
              <w:rPr>
                <w:noProof/>
                <w:webHidden/>
              </w:rPr>
              <w:fldChar w:fldCharType="begin"/>
            </w:r>
            <w:r>
              <w:rPr>
                <w:noProof/>
                <w:webHidden/>
              </w:rPr>
              <w:instrText xml:space="preserve"> PAGEREF _Toc477150742 \h </w:instrText>
            </w:r>
            <w:r>
              <w:rPr>
                <w:noProof/>
                <w:webHidden/>
              </w:rPr>
            </w:r>
            <w:r>
              <w:rPr>
                <w:noProof/>
                <w:webHidden/>
              </w:rPr>
              <w:fldChar w:fldCharType="separate"/>
            </w:r>
            <w:r>
              <w:rPr>
                <w:noProof/>
                <w:webHidden/>
              </w:rPr>
              <w:t>93</w:t>
            </w:r>
            <w:r>
              <w:rPr>
                <w:noProof/>
                <w:webHidden/>
              </w:rPr>
              <w:fldChar w:fldCharType="end"/>
            </w:r>
          </w:hyperlink>
        </w:p>
        <w:p w:rsidR="00184230" w:rsidRDefault="00184230">
          <w:pPr>
            <w:pStyle w:val="TOC2"/>
            <w:rPr>
              <w:rFonts w:eastAsiaTheme="minorEastAsia"/>
              <w:noProof/>
            </w:rPr>
          </w:pPr>
          <w:hyperlink w:anchor="_Toc477150743" w:history="1">
            <w:r w:rsidRPr="003B5A0F">
              <w:rPr>
                <w:rStyle w:val="Hyperlink"/>
                <w:noProof/>
              </w:rPr>
              <w:t>Debug.show.scalars</w:t>
            </w:r>
            <w:r>
              <w:rPr>
                <w:noProof/>
                <w:webHidden/>
              </w:rPr>
              <w:tab/>
            </w:r>
            <w:r>
              <w:rPr>
                <w:noProof/>
                <w:webHidden/>
              </w:rPr>
              <w:fldChar w:fldCharType="begin"/>
            </w:r>
            <w:r>
              <w:rPr>
                <w:noProof/>
                <w:webHidden/>
              </w:rPr>
              <w:instrText xml:space="preserve"> PAGEREF _Toc477150743 \h </w:instrText>
            </w:r>
            <w:r>
              <w:rPr>
                <w:noProof/>
                <w:webHidden/>
              </w:rPr>
            </w:r>
            <w:r>
              <w:rPr>
                <w:noProof/>
                <w:webHidden/>
              </w:rPr>
              <w:fldChar w:fldCharType="separate"/>
            </w:r>
            <w:r>
              <w:rPr>
                <w:noProof/>
                <w:webHidden/>
              </w:rPr>
              <w:t>93</w:t>
            </w:r>
            <w:r>
              <w:rPr>
                <w:noProof/>
                <w:webHidden/>
              </w:rPr>
              <w:fldChar w:fldCharType="end"/>
            </w:r>
          </w:hyperlink>
        </w:p>
        <w:p w:rsidR="00184230" w:rsidRDefault="00184230">
          <w:pPr>
            <w:pStyle w:val="TOC2"/>
            <w:rPr>
              <w:rFonts w:eastAsiaTheme="minorEastAsia"/>
              <w:noProof/>
            </w:rPr>
          </w:pPr>
          <w:hyperlink w:anchor="_Toc477150744" w:history="1">
            <w:r w:rsidRPr="003B5A0F">
              <w:rPr>
                <w:rStyle w:val="Hyperlink"/>
                <w:noProof/>
              </w:rPr>
              <w:t>Debug.show.array Array[]</w:t>
            </w:r>
            <w:r>
              <w:rPr>
                <w:noProof/>
                <w:webHidden/>
              </w:rPr>
              <w:tab/>
            </w:r>
            <w:r>
              <w:rPr>
                <w:noProof/>
                <w:webHidden/>
              </w:rPr>
              <w:fldChar w:fldCharType="begin"/>
            </w:r>
            <w:r>
              <w:rPr>
                <w:noProof/>
                <w:webHidden/>
              </w:rPr>
              <w:instrText xml:space="preserve"> PAGEREF _Toc477150744 \h </w:instrText>
            </w:r>
            <w:r>
              <w:rPr>
                <w:noProof/>
                <w:webHidden/>
              </w:rPr>
            </w:r>
            <w:r>
              <w:rPr>
                <w:noProof/>
                <w:webHidden/>
              </w:rPr>
              <w:fldChar w:fldCharType="separate"/>
            </w:r>
            <w:r>
              <w:rPr>
                <w:noProof/>
                <w:webHidden/>
              </w:rPr>
              <w:t>94</w:t>
            </w:r>
            <w:r>
              <w:rPr>
                <w:noProof/>
                <w:webHidden/>
              </w:rPr>
              <w:fldChar w:fldCharType="end"/>
            </w:r>
          </w:hyperlink>
        </w:p>
        <w:p w:rsidR="00184230" w:rsidRDefault="00184230">
          <w:pPr>
            <w:pStyle w:val="TOC2"/>
            <w:rPr>
              <w:rFonts w:eastAsiaTheme="minorEastAsia"/>
              <w:noProof/>
            </w:rPr>
          </w:pPr>
          <w:hyperlink w:anchor="_Toc477150745" w:history="1">
            <w:r w:rsidRPr="003B5A0F">
              <w:rPr>
                <w:rStyle w:val="Hyperlink"/>
                <w:noProof/>
              </w:rPr>
              <w:t>Debug.show.bundle &lt;bundlePtr_nexp&gt;</w:t>
            </w:r>
            <w:r>
              <w:rPr>
                <w:noProof/>
                <w:webHidden/>
              </w:rPr>
              <w:tab/>
            </w:r>
            <w:r>
              <w:rPr>
                <w:noProof/>
                <w:webHidden/>
              </w:rPr>
              <w:fldChar w:fldCharType="begin"/>
            </w:r>
            <w:r>
              <w:rPr>
                <w:noProof/>
                <w:webHidden/>
              </w:rPr>
              <w:instrText xml:space="preserve"> PAGEREF _Toc477150745 \h </w:instrText>
            </w:r>
            <w:r>
              <w:rPr>
                <w:noProof/>
                <w:webHidden/>
              </w:rPr>
            </w:r>
            <w:r>
              <w:rPr>
                <w:noProof/>
                <w:webHidden/>
              </w:rPr>
              <w:fldChar w:fldCharType="separate"/>
            </w:r>
            <w:r>
              <w:rPr>
                <w:noProof/>
                <w:webHidden/>
              </w:rPr>
              <w:t>94</w:t>
            </w:r>
            <w:r>
              <w:rPr>
                <w:noProof/>
                <w:webHidden/>
              </w:rPr>
              <w:fldChar w:fldCharType="end"/>
            </w:r>
          </w:hyperlink>
        </w:p>
        <w:p w:rsidR="00184230" w:rsidRDefault="00184230">
          <w:pPr>
            <w:pStyle w:val="TOC2"/>
            <w:rPr>
              <w:rFonts w:eastAsiaTheme="minorEastAsia"/>
              <w:noProof/>
            </w:rPr>
          </w:pPr>
          <w:hyperlink w:anchor="_Toc477150746" w:history="1">
            <w:r w:rsidRPr="003B5A0F">
              <w:rPr>
                <w:rStyle w:val="Hyperlink"/>
                <w:noProof/>
              </w:rPr>
              <w:t>Debug.show.list &lt;listPtr_nexp&gt;</w:t>
            </w:r>
            <w:r>
              <w:rPr>
                <w:noProof/>
                <w:webHidden/>
              </w:rPr>
              <w:tab/>
            </w:r>
            <w:r>
              <w:rPr>
                <w:noProof/>
                <w:webHidden/>
              </w:rPr>
              <w:fldChar w:fldCharType="begin"/>
            </w:r>
            <w:r>
              <w:rPr>
                <w:noProof/>
                <w:webHidden/>
              </w:rPr>
              <w:instrText xml:space="preserve"> PAGEREF _Toc477150746 \h </w:instrText>
            </w:r>
            <w:r>
              <w:rPr>
                <w:noProof/>
                <w:webHidden/>
              </w:rPr>
            </w:r>
            <w:r>
              <w:rPr>
                <w:noProof/>
                <w:webHidden/>
              </w:rPr>
              <w:fldChar w:fldCharType="separate"/>
            </w:r>
            <w:r>
              <w:rPr>
                <w:noProof/>
                <w:webHidden/>
              </w:rPr>
              <w:t>94</w:t>
            </w:r>
            <w:r>
              <w:rPr>
                <w:noProof/>
                <w:webHidden/>
              </w:rPr>
              <w:fldChar w:fldCharType="end"/>
            </w:r>
          </w:hyperlink>
        </w:p>
        <w:p w:rsidR="00184230" w:rsidRDefault="00184230">
          <w:pPr>
            <w:pStyle w:val="TOC2"/>
            <w:rPr>
              <w:rFonts w:eastAsiaTheme="minorEastAsia"/>
              <w:noProof/>
            </w:rPr>
          </w:pPr>
          <w:hyperlink w:anchor="_Toc477150747" w:history="1">
            <w:r w:rsidRPr="003B5A0F">
              <w:rPr>
                <w:rStyle w:val="Hyperlink"/>
                <w:noProof/>
              </w:rPr>
              <w:t>Debug.show.stack &lt;stackPtr_nexp&gt;</w:t>
            </w:r>
            <w:r>
              <w:rPr>
                <w:noProof/>
                <w:webHidden/>
              </w:rPr>
              <w:tab/>
            </w:r>
            <w:r>
              <w:rPr>
                <w:noProof/>
                <w:webHidden/>
              </w:rPr>
              <w:fldChar w:fldCharType="begin"/>
            </w:r>
            <w:r>
              <w:rPr>
                <w:noProof/>
                <w:webHidden/>
              </w:rPr>
              <w:instrText xml:space="preserve"> PAGEREF _Toc477150747 \h </w:instrText>
            </w:r>
            <w:r>
              <w:rPr>
                <w:noProof/>
                <w:webHidden/>
              </w:rPr>
            </w:r>
            <w:r>
              <w:rPr>
                <w:noProof/>
                <w:webHidden/>
              </w:rPr>
              <w:fldChar w:fldCharType="separate"/>
            </w:r>
            <w:r>
              <w:rPr>
                <w:noProof/>
                <w:webHidden/>
              </w:rPr>
              <w:t>94</w:t>
            </w:r>
            <w:r>
              <w:rPr>
                <w:noProof/>
                <w:webHidden/>
              </w:rPr>
              <w:fldChar w:fldCharType="end"/>
            </w:r>
          </w:hyperlink>
        </w:p>
        <w:p w:rsidR="00184230" w:rsidRDefault="00184230">
          <w:pPr>
            <w:pStyle w:val="TOC2"/>
            <w:rPr>
              <w:rFonts w:eastAsiaTheme="minorEastAsia"/>
              <w:noProof/>
            </w:rPr>
          </w:pPr>
          <w:hyperlink w:anchor="_Toc477150748" w:history="1">
            <w:r w:rsidRPr="003B5A0F">
              <w:rPr>
                <w:rStyle w:val="Hyperlink"/>
                <w:noProof/>
              </w:rPr>
              <w:t>Debug.watch var, ...</w:t>
            </w:r>
            <w:r>
              <w:rPr>
                <w:noProof/>
                <w:webHidden/>
              </w:rPr>
              <w:tab/>
            </w:r>
            <w:r>
              <w:rPr>
                <w:noProof/>
                <w:webHidden/>
              </w:rPr>
              <w:fldChar w:fldCharType="begin"/>
            </w:r>
            <w:r>
              <w:rPr>
                <w:noProof/>
                <w:webHidden/>
              </w:rPr>
              <w:instrText xml:space="preserve"> PAGEREF _Toc477150748 \h </w:instrText>
            </w:r>
            <w:r>
              <w:rPr>
                <w:noProof/>
                <w:webHidden/>
              </w:rPr>
            </w:r>
            <w:r>
              <w:rPr>
                <w:noProof/>
                <w:webHidden/>
              </w:rPr>
              <w:fldChar w:fldCharType="separate"/>
            </w:r>
            <w:r>
              <w:rPr>
                <w:noProof/>
                <w:webHidden/>
              </w:rPr>
              <w:t>94</w:t>
            </w:r>
            <w:r>
              <w:rPr>
                <w:noProof/>
                <w:webHidden/>
              </w:rPr>
              <w:fldChar w:fldCharType="end"/>
            </w:r>
          </w:hyperlink>
        </w:p>
        <w:p w:rsidR="00184230" w:rsidRDefault="00184230">
          <w:pPr>
            <w:pStyle w:val="TOC2"/>
            <w:rPr>
              <w:rFonts w:eastAsiaTheme="minorEastAsia"/>
              <w:noProof/>
            </w:rPr>
          </w:pPr>
          <w:hyperlink w:anchor="_Toc477150749" w:history="1">
            <w:r w:rsidRPr="003B5A0F">
              <w:rPr>
                <w:rStyle w:val="Hyperlink"/>
                <w:noProof/>
              </w:rPr>
              <w:t>Debug.show.watch</w:t>
            </w:r>
            <w:r>
              <w:rPr>
                <w:noProof/>
                <w:webHidden/>
              </w:rPr>
              <w:tab/>
            </w:r>
            <w:r>
              <w:rPr>
                <w:noProof/>
                <w:webHidden/>
              </w:rPr>
              <w:fldChar w:fldCharType="begin"/>
            </w:r>
            <w:r>
              <w:rPr>
                <w:noProof/>
                <w:webHidden/>
              </w:rPr>
              <w:instrText xml:space="preserve"> PAGEREF _Toc477150749 \h </w:instrText>
            </w:r>
            <w:r>
              <w:rPr>
                <w:noProof/>
                <w:webHidden/>
              </w:rPr>
            </w:r>
            <w:r>
              <w:rPr>
                <w:noProof/>
                <w:webHidden/>
              </w:rPr>
              <w:fldChar w:fldCharType="separate"/>
            </w:r>
            <w:r>
              <w:rPr>
                <w:noProof/>
                <w:webHidden/>
              </w:rPr>
              <w:t>94</w:t>
            </w:r>
            <w:r>
              <w:rPr>
                <w:noProof/>
                <w:webHidden/>
              </w:rPr>
              <w:fldChar w:fldCharType="end"/>
            </w:r>
          </w:hyperlink>
        </w:p>
        <w:p w:rsidR="00184230" w:rsidRDefault="00184230">
          <w:pPr>
            <w:pStyle w:val="TOC2"/>
            <w:rPr>
              <w:rFonts w:eastAsiaTheme="minorEastAsia"/>
              <w:noProof/>
            </w:rPr>
          </w:pPr>
          <w:hyperlink w:anchor="_Toc477150750" w:history="1">
            <w:r w:rsidRPr="003B5A0F">
              <w:rPr>
                <w:rStyle w:val="Hyperlink"/>
                <w:noProof/>
              </w:rPr>
              <w:t>Debug.show.program</w:t>
            </w:r>
            <w:r>
              <w:rPr>
                <w:noProof/>
                <w:webHidden/>
              </w:rPr>
              <w:tab/>
            </w:r>
            <w:r>
              <w:rPr>
                <w:noProof/>
                <w:webHidden/>
              </w:rPr>
              <w:fldChar w:fldCharType="begin"/>
            </w:r>
            <w:r>
              <w:rPr>
                <w:noProof/>
                <w:webHidden/>
              </w:rPr>
              <w:instrText xml:space="preserve"> PAGEREF _Toc477150750 \h </w:instrText>
            </w:r>
            <w:r>
              <w:rPr>
                <w:noProof/>
                <w:webHidden/>
              </w:rPr>
            </w:r>
            <w:r>
              <w:rPr>
                <w:noProof/>
                <w:webHidden/>
              </w:rPr>
              <w:fldChar w:fldCharType="separate"/>
            </w:r>
            <w:r>
              <w:rPr>
                <w:noProof/>
                <w:webHidden/>
              </w:rPr>
              <w:t>94</w:t>
            </w:r>
            <w:r>
              <w:rPr>
                <w:noProof/>
                <w:webHidden/>
              </w:rPr>
              <w:fldChar w:fldCharType="end"/>
            </w:r>
          </w:hyperlink>
        </w:p>
        <w:p w:rsidR="00184230" w:rsidRDefault="00184230">
          <w:pPr>
            <w:pStyle w:val="TOC2"/>
            <w:rPr>
              <w:rFonts w:eastAsiaTheme="minorEastAsia"/>
              <w:noProof/>
            </w:rPr>
          </w:pPr>
          <w:hyperlink w:anchor="_Toc477150751" w:history="1">
            <w:r w:rsidRPr="003B5A0F">
              <w:rPr>
                <w:rStyle w:val="Hyperlink"/>
                <w:noProof/>
              </w:rPr>
              <w:t>Debug.show</w:t>
            </w:r>
            <w:r>
              <w:rPr>
                <w:noProof/>
                <w:webHidden/>
              </w:rPr>
              <w:tab/>
            </w:r>
            <w:r>
              <w:rPr>
                <w:noProof/>
                <w:webHidden/>
              </w:rPr>
              <w:fldChar w:fldCharType="begin"/>
            </w:r>
            <w:r>
              <w:rPr>
                <w:noProof/>
                <w:webHidden/>
              </w:rPr>
              <w:instrText xml:space="preserve"> PAGEREF _Toc477150751 \h </w:instrText>
            </w:r>
            <w:r>
              <w:rPr>
                <w:noProof/>
                <w:webHidden/>
              </w:rPr>
            </w:r>
            <w:r>
              <w:rPr>
                <w:noProof/>
                <w:webHidden/>
              </w:rPr>
              <w:fldChar w:fldCharType="separate"/>
            </w:r>
            <w:r>
              <w:rPr>
                <w:noProof/>
                <w:webHidden/>
              </w:rPr>
              <w:t>95</w:t>
            </w:r>
            <w:r>
              <w:rPr>
                <w:noProof/>
                <w:webHidden/>
              </w:rPr>
              <w:fldChar w:fldCharType="end"/>
            </w:r>
          </w:hyperlink>
        </w:p>
        <w:p w:rsidR="00184230" w:rsidRDefault="00184230">
          <w:pPr>
            <w:pStyle w:val="TOC1"/>
            <w:tabs>
              <w:tab w:val="right" w:leader="dot" w:pos="9350"/>
            </w:tabs>
            <w:rPr>
              <w:rFonts w:eastAsiaTheme="minorEastAsia"/>
              <w:noProof/>
            </w:rPr>
          </w:pPr>
          <w:hyperlink w:anchor="_Toc477150752" w:history="1">
            <w:r w:rsidRPr="003B5A0F">
              <w:rPr>
                <w:rStyle w:val="Hyperlink"/>
                <w:noProof/>
              </w:rPr>
              <w:t>Fonts</w:t>
            </w:r>
            <w:r>
              <w:rPr>
                <w:noProof/>
                <w:webHidden/>
              </w:rPr>
              <w:tab/>
            </w:r>
            <w:r>
              <w:rPr>
                <w:noProof/>
                <w:webHidden/>
              </w:rPr>
              <w:fldChar w:fldCharType="begin"/>
            </w:r>
            <w:r>
              <w:rPr>
                <w:noProof/>
                <w:webHidden/>
              </w:rPr>
              <w:instrText xml:space="preserve"> PAGEREF _Toc477150752 \h </w:instrText>
            </w:r>
            <w:r>
              <w:rPr>
                <w:noProof/>
                <w:webHidden/>
              </w:rPr>
            </w:r>
            <w:r>
              <w:rPr>
                <w:noProof/>
                <w:webHidden/>
              </w:rPr>
              <w:fldChar w:fldCharType="separate"/>
            </w:r>
            <w:r>
              <w:rPr>
                <w:noProof/>
                <w:webHidden/>
              </w:rPr>
              <w:t>95</w:t>
            </w:r>
            <w:r>
              <w:rPr>
                <w:noProof/>
                <w:webHidden/>
              </w:rPr>
              <w:fldChar w:fldCharType="end"/>
            </w:r>
          </w:hyperlink>
        </w:p>
        <w:p w:rsidR="00184230" w:rsidRDefault="00184230">
          <w:pPr>
            <w:pStyle w:val="TOC2"/>
            <w:rPr>
              <w:rFonts w:eastAsiaTheme="minorEastAsia"/>
              <w:noProof/>
            </w:rPr>
          </w:pPr>
          <w:hyperlink w:anchor="_Toc477150753" w:history="1">
            <w:r w:rsidRPr="003B5A0F">
              <w:rPr>
                <w:rStyle w:val="Hyperlink"/>
                <w:noProof/>
              </w:rPr>
              <w:t>Font.load &lt;font_ptr_nvar&gt;, &lt;filename_sexp&gt;</w:t>
            </w:r>
            <w:r>
              <w:rPr>
                <w:noProof/>
                <w:webHidden/>
              </w:rPr>
              <w:tab/>
            </w:r>
            <w:r>
              <w:rPr>
                <w:noProof/>
                <w:webHidden/>
              </w:rPr>
              <w:fldChar w:fldCharType="begin"/>
            </w:r>
            <w:r>
              <w:rPr>
                <w:noProof/>
                <w:webHidden/>
              </w:rPr>
              <w:instrText xml:space="preserve"> PAGEREF _Toc477150753 \h </w:instrText>
            </w:r>
            <w:r>
              <w:rPr>
                <w:noProof/>
                <w:webHidden/>
              </w:rPr>
            </w:r>
            <w:r>
              <w:rPr>
                <w:noProof/>
                <w:webHidden/>
              </w:rPr>
              <w:fldChar w:fldCharType="separate"/>
            </w:r>
            <w:r>
              <w:rPr>
                <w:noProof/>
                <w:webHidden/>
              </w:rPr>
              <w:t>95</w:t>
            </w:r>
            <w:r>
              <w:rPr>
                <w:noProof/>
                <w:webHidden/>
              </w:rPr>
              <w:fldChar w:fldCharType="end"/>
            </w:r>
          </w:hyperlink>
        </w:p>
        <w:p w:rsidR="00184230" w:rsidRDefault="00184230">
          <w:pPr>
            <w:pStyle w:val="TOC2"/>
            <w:rPr>
              <w:rFonts w:eastAsiaTheme="minorEastAsia"/>
              <w:noProof/>
            </w:rPr>
          </w:pPr>
          <w:hyperlink w:anchor="_Toc477150754" w:history="1">
            <w:r w:rsidRPr="003B5A0F">
              <w:rPr>
                <w:rStyle w:val="Hyperlink"/>
                <w:noProof/>
              </w:rPr>
              <w:t>Font.delete {&lt;font_ptr_nexp&gt;}</w:t>
            </w:r>
            <w:r>
              <w:rPr>
                <w:noProof/>
                <w:webHidden/>
              </w:rPr>
              <w:tab/>
            </w:r>
            <w:r>
              <w:rPr>
                <w:noProof/>
                <w:webHidden/>
              </w:rPr>
              <w:fldChar w:fldCharType="begin"/>
            </w:r>
            <w:r>
              <w:rPr>
                <w:noProof/>
                <w:webHidden/>
              </w:rPr>
              <w:instrText xml:space="preserve"> PAGEREF _Toc477150754 \h </w:instrText>
            </w:r>
            <w:r>
              <w:rPr>
                <w:noProof/>
                <w:webHidden/>
              </w:rPr>
            </w:r>
            <w:r>
              <w:rPr>
                <w:noProof/>
                <w:webHidden/>
              </w:rPr>
              <w:fldChar w:fldCharType="separate"/>
            </w:r>
            <w:r>
              <w:rPr>
                <w:noProof/>
                <w:webHidden/>
              </w:rPr>
              <w:t>95</w:t>
            </w:r>
            <w:r>
              <w:rPr>
                <w:noProof/>
                <w:webHidden/>
              </w:rPr>
              <w:fldChar w:fldCharType="end"/>
            </w:r>
          </w:hyperlink>
        </w:p>
        <w:p w:rsidR="00184230" w:rsidRDefault="00184230">
          <w:pPr>
            <w:pStyle w:val="TOC2"/>
            <w:rPr>
              <w:rFonts w:eastAsiaTheme="minorEastAsia"/>
              <w:noProof/>
            </w:rPr>
          </w:pPr>
          <w:hyperlink w:anchor="_Toc477150755" w:history="1">
            <w:r w:rsidRPr="003B5A0F">
              <w:rPr>
                <w:rStyle w:val="Hyperlink"/>
                <w:noProof/>
              </w:rPr>
              <w:t>Font.clear</w:t>
            </w:r>
            <w:r>
              <w:rPr>
                <w:noProof/>
                <w:webHidden/>
              </w:rPr>
              <w:tab/>
            </w:r>
            <w:r>
              <w:rPr>
                <w:noProof/>
                <w:webHidden/>
              </w:rPr>
              <w:fldChar w:fldCharType="begin"/>
            </w:r>
            <w:r>
              <w:rPr>
                <w:noProof/>
                <w:webHidden/>
              </w:rPr>
              <w:instrText xml:space="preserve"> PAGEREF _Toc477150755 \h </w:instrText>
            </w:r>
            <w:r>
              <w:rPr>
                <w:noProof/>
                <w:webHidden/>
              </w:rPr>
            </w:r>
            <w:r>
              <w:rPr>
                <w:noProof/>
                <w:webHidden/>
              </w:rPr>
              <w:fldChar w:fldCharType="separate"/>
            </w:r>
            <w:r>
              <w:rPr>
                <w:noProof/>
                <w:webHidden/>
              </w:rPr>
              <w:t>95</w:t>
            </w:r>
            <w:r>
              <w:rPr>
                <w:noProof/>
                <w:webHidden/>
              </w:rPr>
              <w:fldChar w:fldCharType="end"/>
            </w:r>
          </w:hyperlink>
        </w:p>
        <w:p w:rsidR="00184230" w:rsidRDefault="00184230">
          <w:pPr>
            <w:pStyle w:val="TOC1"/>
            <w:tabs>
              <w:tab w:val="right" w:leader="dot" w:pos="9350"/>
            </w:tabs>
            <w:rPr>
              <w:rFonts w:eastAsiaTheme="minorEastAsia"/>
              <w:noProof/>
            </w:rPr>
          </w:pPr>
          <w:hyperlink w:anchor="_Toc477150756" w:history="1">
            <w:r w:rsidRPr="003B5A0F">
              <w:rPr>
                <w:rStyle w:val="Hyperlink"/>
                <w:noProof/>
              </w:rPr>
              <w:t>Console I/O</w:t>
            </w:r>
            <w:r>
              <w:rPr>
                <w:noProof/>
                <w:webHidden/>
              </w:rPr>
              <w:tab/>
            </w:r>
            <w:r>
              <w:rPr>
                <w:noProof/>
                <w:webHidden/>
              </w:rPr>
              <w:fldChar w:fldCharType="begin"/>
            </w:r>
            <w:r>
              <w:rPr>
                <w:noProof/>
                <w:webHidden/>
              </w:rPr>
              <w:instrText xml:space="preserve"> PAGEREF _Toc477150756 \h </w:instrText>
            </w:r>
            <w:r>
              <w:rPr>
                <w:noProof/>
                <w:webHidden/>
              </w:rPr>
            </w:r>
            <w:r>
              <w:rPr>
                <w:noProof/>
                <w:webHidden/>
              </w:rPr>
              <w:fldChar w:fldCharType="separate"/>
            </w:r>
            <w:r>
              <w:rPr>
                <w:noProof/>
                <w:webHidden/>
              </w:rPr>
              <w:t>96</w:t>
            </w:r>
            <w:r>
              <w:rPr>
                <w:noProof/>
                <w:webHidden/>
              </w:rPr>
              <w:fldChar w:fldCharType="end"/>
            </w:r>
          </w:hyperlink>
        </w:p>
        <w:p w:rsidR="00184230" w:rsidRDefault="00184230">
          <w:pPr>
            <w:pStyle w:val="TOC2"/>
            <w:rPr>
              <w:rFonts w:eastAsiaTheme="minorEastAsia"/>
              <w:noProof/>
            </w:rPr>
          </w:pPr>
          <w:hyperlink w:anchor="_Toc477150757" w:history="1">
            <w:r w:rsidRPr="003B5A0F">
              <w:rPr>
                <w:rStyle w:val="Hyperlink"/>
                <w:noProof/>
              </w:rPr>
              <w:t>Output Console</w:t>
            </w:r>
            <w:r>
              <w:rPr>
                <w:noProof/>
                <w:webHidden/>
              </w:rPr>
              <w:tab/>
            </w:r>
            <w:r>
              <w:rPr>
                <w:noProof/>
                <w:webHidden/>
              </w:rPr>
              <w:fldChar w:fldCharType="begin"/>
            </w:r>
            <w:r>
              <w:rPr>
                <w:noProof/>
                <w:webHidden/>
              </w:rPr>
              <w:instrText xml:space="preserve"> PAGEREF _Toc477150757 \h </w:instrText>
            </w:r>
            <w:r>
              <w:rPr>
                <w:noProof/>
                <w:webHidden/>
              </w:rPr>
            </w:r>
            <w:r>
              <w:rPr>
                <w:noProof/>
                <w:webHidden/>
              </w:rPr>
              <w:fldChar w:fldCharType="separate"/>
            </w:r>
            <w:r>
              <w:rPr>
                <w:noProof/>
                <w:webHidden/>
              </w:rPr>
              <w:t>96</w:t>
            </w:r>
            <w:r>
              <w:rPr>
                <w:noProof/>
                <w:webHidden/>
              </w:rPr>
              <w:fldChar w:fldCharType="end"/>
            </w:r>
          </w:hyperlink>
        </w:p>
        <w:p w:rsidR="00184230" w:rsidRDefault="00184230">
          <w:pPr>
            <w:pStyle w:val="TOC3"/>
            <w:rPr>
              <w:rFonts w:eastAsiaTheme="minorEastAsia"/>
              <w:noProof/>
            </w:rPr>
          </w:pPr>
          <w:hyperlink w:anchor="_Toc477150758" w:history="1">
            <w:r w:rsidRPr="003B5A0F">
              <w:rPr>
                <w:rStyle w:val="Hyperlink"/>
                <w:noProof/>
              </w:rPr>
              <w:t>Print {&lt;exp&gt; {,|;}} ...</w:t>
            </w:r>
            <w:r>
              <w:rPr>
                <w:noProof/>
                <w:webHidden/>
              </w:rPr>
              <w:tab/>
            </w:r>
            <w:r>
              <w:rPr>
                <w:noProof/>
                <w:webHidden/>
              </w:rPr>
              <w:fldChar w:fldCharType="begin"/>
            </w:r>
            <w:r>
              <w:rPr>
                <w:noProof/>
                <w:webHidden/>
              </w:rPr>
              <w:instrText xml:space="preserve"> PAGEREF _Toc477150758 \h </w:instrText>
            </w:r>
            <w:r>
              <w:rPr>
                <w:noProof/>
                <w:webHidden/>
              </w:rPr>
            </w:r>
            <w:r>
              <w:rPr>
                <w:noProof/>
                <w:webHidden/>
              </w:rPr>
              <w:fldChar w:fldCharType="separate"/>
            </w:r>
            <w:r>
              <w:rPr>
                <w:noProof/>
                <w:webHidden/>
              </w:rPr>
              <w:t>96</w:t>
            </w:r>
            <w:r>
              <w:rPr>
                <w:noProof/>
                <w:webHidden/>
              </w:rPr>
              <w:fldChar w:fldCharType="end"/>
            </w:r>
          </w:hyperlink>
        </w:p>
        <w:p w:rsidR="00184230" w:rsidRDefault="00184230">
          <w:pPr>
            <w:pStyle w:val="TOC3"/>
            <w:rPr>
              <w:rFonts w:eastAsiaTheme="minorEastAsia"/>
              <w:noProof/>
            </w:rPr>
          </w:pPr>
          <w:hyperlink w:anchor="_Toc477150759" w:history="1">
            <w:r w:rsidRPr="003B5A0F">
              <w:rPr>
                <w:rStyle w:val="Hyperlink"/>
                <w:noProof/>
              </w:rPr>
              <w:t>? {&lt;exp&gt; {,|;}} ...</w:t>
            </w:r>
            <w:r>
              <w:rPr>
                <w:noProof/>
                <w:webHidden/>
              </w:rPr>
              <w:tab/>
            </w:r>
            <w:r>
              <w:rPr>
                <w:noProof/>
                <w:webHidden/>
              </w:rPr>
              <w:fldChar w:fldCharType="begin"/>
            </w:r>
            <w:r>
              <w:rPr>
                <w:noProof/>
                <w:webHidden/>
              </w:rPr>
              <w:instrText xml:space="preserve"> PAGEREF _Toc477150759 \h </w:instrText>
            </w:r>
            <w:r>
              <w:rPr>
                <w:noProof/>
                <w:webHidden/>
              </w:rPr>
            </w:r>
            <w:r>
              <w:rPr>
                <w:noProof/>
                <w:webHidden/>
              </w:rPr>
              <w:fldChar w:fldCharType="separate"/>
            </w:r>
            <w:r>
              <w:rPr>
                <w:noProof/>
                <w:webHidden/>
              </w:rPr>
              <w:t>96</w:t>
            </w:r>
            <w:r>
              <w:rPr>
                <w:noProof/>
                <w:webHidden/>
              </w:rPr>
              <w:fldChar w:fldCharType="end"/>
            </w:r>
          </w:hyperlink>
        </w:p>
        <w:p w:rsidR="00184230" w:rsidRDefault="00184230">
          <w:pPr>
            <w:pStyle w:val="TOC3"/>
            <w:rPr>
              <w:rFonts w:eastAsiaTheme="minorEastAsia"/>
              <w:noProof/>
            </w:rPr>
          </w:pPr>
          <w:hyperlink w:anchor="_Toc477150760" w:history="1">
            <w:r w:rsidRPr="003B5A0F">
              <w:rPr>
                <w:rStyle w:val="Hyperlink"/>
                <w:noProof/>
              </w:rPr>
              <w:t>Print with User-Defined Functions</w:t>
            </w:r>
            <w:r>
              <w:rPr>
                <w:noProof/>
                <w:webHidden/>
              </w:rPr>
              <w:tab/>
            </w:r>
            <w:r>
              <w:rPr>
                <w:noProof/>
                <w:webHidden/>
              </w:rPr>
              <w:fldChar w:fldCharType="begin"/>
            </w:r>
            <w:r>
              <w:rPr>
                <w:noProof/>
                <w:webHidden/>
              </w:rPr>
              <w:instrText xml:space="preserve"> PAGEREF _Toc477150760 \h </w:instrText>
            </w:r>
            <w:r>
              <w:rPr>
                <w:noProof/>
                <w:webHidden/>
              </w:rPr>
            </w:r>
            <w:r>
              <w:rPr>
                <w:noProof/>
                <w:webHidden/>
              </w:rPr>
              <w:fldChar w:fldCharType="separate"/>
            </w:r>
            <w:r>
              <w:rPr>
                <w:noProof/>
                <w:webHidden/>
              </w:rPr>
              <w:t>97</w:t>
            </w:r>
            <w:r>
              <w:rPr>
                <w:noProof/>
                <w:webHidden/>
              </w:rPr>
              <w:fldChar w:fldCharType="end"/>
            </w:r>
          </w:hyperlink>
        </w:p>
        <w:p w:rsidR="00184230" w:rsidRDefault="00184230">
          <w:pPr>
            <w:pStyle w:val="TOC3"/>
            <w:rPr>
              <w:rFonts w:eastAsiaTheme="minorEastAsia"/>
              <w:noProof/>
            </w:rPr>
          </w:pPr>
          <w:hyperlink w:anchor="_Toc477150761" w:history="1">
            <w:r w:rsidRPr="003B5A0F">
              <w:rPr>
                <w:rStyle w:val="Hyperlink"/>
                <w:noProof/>
              </w:rPr>
              <w:t>Cls</w:t>
            </w:r>
            <w:r>
              <w:rPr>
                <w:noProof/>
                <w:webHidden/>
              </w:rPr>
              <w:tab/>
            </w:r>
            <w:r>
              <w:rPr>
                <w:noProof/>
                <w:webHidden/>
              </w:rPr>
              <w:fldChar w:fldCharType="begin"/>
            </w:r>
            <w:r>
              <w:rPr>
                <w:noProof/>
                <w:webHidden/>
              </w:rPr>
              <w:instrText xml:space="preserve"> PAGEREF _Toc477150761 \h </w:instrText>
            </w:r>
            <w:r>
              <w:rPr>
                <w:noProof/>
                <w:webHidden/>
              </w:rPr>
            </w:r>
            <w:r>
              <w:rPr>
                <w:noProof/>
                <w:webHidden/>
              </w:rPr>
              <w:fldChar w:fldCharType="separate"/>
            </w:r>
            <w:r>
              <w:rPr>
                <w:noProof/>
                <w:webHidden/>
              </w:rPr>
              <w:t>97</w:t>
            </w:r>
            <w:r>
              <w:rPr>
                <w:noProof/>
                <w:webHidden/>
              </w:rPr>
              <w:fldChar w:fldCharType="end"/>
            </w:r>
          </w:hyperlink>
        </w:p>
        <w:p w:rsidR="00184230" w:rsidRDefault="00184230">
          <w:pPr>
            <w:pStyle w:val="TOC3"/>
            <w:rPr>
              <w:rFonts w:eastAsiaTheme="minorEastAsia"/>
              <w:noProof/>
            </w:rPr>
          </w:pPr>
          <w:hyperlink w:anchor="_Toc477150762" w:history="1">
            <w:r w:rsidRPr="003B5A0F">
              <w:rPr>
                <w:rStyle w:val="Hyperlink"/>
                <w:noProof/>
              </w:rPr>
              <w:t>Console.front</w:t>
            </w:r>
            <w:r>
              <w:rPr>
                <w:noProof/>
                <w:webHidden/>
              </w:rPr>
              <w:tab/>
            </w:r>
            <w:r>
              <w:rPr>
                <w:noProof/>
                <w:webHidden/>
              </w:rPr>
              <w:fldChar w:fldCharType="begin"/>
            </w:r>
            <w:r>
              <w:rPr>
                <w:noProof/>
                <w:webHidden/>
              </w:rPr>
              <w:instrText xml:space="preserve"> PAGEREF _Toc477150762 \h </w:instrText>
            </w:r>
            <w:r>
              <w:rPr>
                <w:noProof/>
                <w:webHidden/>
              </w:rPr>
            </w:r>
            <w:r>
              <w:rPr>
                <w:noProof/>
                <w:webHidden/>
              </w:rPr>
              <w:fldChar w:fldCharType="separate"/>
            </w:r>
            <w:r>
              <w:rPr>
                <w:noProof/>
                <w:webHidden/>
              </w:rPr>
              <w:t>97</w:t>
            </w:r>
            <w:r>
              <w:rPr>
                <w:noProof/>
                <w:webHidden/>
              </w:rPr>
              <w:fldChar w:fldCharType="end"/>
            </w:r>
          </w:hyperlink>
        </w:p>
        <w:p w:rsidR="00184230" w:rsidRDefault="00184230">
          <w:pPr>
            <w:pStyle w:val="TOC3"/>
            <w:rPr>
              <w:rFonts w:eastAsiaTheme="minorEastAsia"/>
              <w:noProof/>
            </w:rPr>
          </w:pPr>
          <w:hyperlink w:anchor="_Toc477150763" w:history="1">
            <w:r w:rsidRPr="003B5A0F">
              <w:rPr>
                <w:rStyle w:val="Hyperlink"/>
                <w:noProof/>
              </w:rPr>
              <w:t>Console.line.count &lt;count_nvar&gt;</w:t>
            </w:r>
            <w:r>
              <w:rPr>
                <w:noProof/>
                <w:webHidden/>
              </w:rPr>
              <w:tab/>
            </w:r>
            <w:r>
              <w:rPr>
                <w:noProof/>
                <w:webHidden/>
              </w:rPr>
              <w:fldChar w:fldCharType="begin"/>
            </w:r>
            <w:r>
              <w:rPr>
                <w:noProof/>
                <w:webHidden/>
              </w:rPr>
              <w:instrText xml:space="preserve"> PAGEREF _Toc477150763 \h </w:instrText>
            </w:r>
            <w:r>
              <w:rPr>
                <w:noProof/>
                <w:webHidden/>
              </w:rPr>
            </w:r>
            <w:r>
              <w:rPr>
                <w:noProof/>
                <w:webHidden/>
              </w:rPr>
              <w:fldChar w:fldCharType="separate"/>
            </w:r>
            <w:r>
              <w:rPr>
                <w:noProof/>
                <w:webHidden/>
              </w:rPr>
              <w:t>97</w:t>
            </w:r>
            <w:r>
              <w:rPr>
                <w:noProof/>
                <w:webHidden/>
              </w:rPr>
              <w:fldChar w:fldCharType="end"/>
            </w:r>
          </w:hyperlink>
        </w:p>
        <w:p w:rsidR="00184230" w:rsidRDefault="00184230">
          <w:pPr>
            <w:pStyle w:val="TOC3"/>
            <w:rPr>
              <w:rFonts w:eastAsiaTheme="minorEastAsia"/>
              <w:noProof/>
            </w:rPr>
          </w:pPr>
          <w:hyperlink w:anchor="_Toc477150764" w:history="1">
            <w:r w:rsidRPr="003B5A0F">
              <w:rPr>
                <w:rStyle w:val="Hyperlink"/>
                <w:noProof/>
              </w:rPr>
              <w:t>Console.line.text &lt;line_nexp&gt;, &lt;text_svar&gt;</w:t>
            </w:r>
            <w:r>
              <w:rPr>
                <w:noProof/>
                <w:webHidden/>
              </w:rPr>
              <w:tab/>
            </w:r>
            <w:r>
              <w:rPr>
                <w:noProof/>
                <w:webHidden/>
              </w:rPr>
              <w:fldChar w:fldCharType="begin"/>
            </w:r>
            <w:r>
              <w:rPr>
                <w:noProof/>
                <w:webHidden/>
              </w:rPr>
              <w:instrText xml:space="preserve"> PAGEREF _Toc477150764 \h </w:instrText>
            </w:r>
            <w:r>
              <w:rPr>
                <w:noProof/>
                <w:webHidden/>
              </w:rPr>
            </w:r>
            <w:r>
              <w:rPr>
                <w:noProof/>
                <w:webHidden/>
              </w:rPr>
              <w:fldChar w:fldCharType="separate"/>
            </w:r>
            <w:r>
              <w:rPr>
                <w:noProof/>
                <w:webHidden/>
              </w:rPr>
              <w:t>97</w:t>
            </w:r>
            <w:r>
              <w:rPr>
                <w:noProof/>
                <w:webHidden/>
              </w:rPr>
              <w:fldChar w:fldCharType="end"/>
            </w:r>
          </w:hyperlink>
        </w:p>
        <w:p w:rsidR="00184230" w:rsidRDefault="00184230">
          <w:pPr>
            <w:pStyle w:val="TOC3"/>
            <w:rPr>
              <w:rFonts w:eastAsiaTheme="minorEastAsia"/>
              <w:noProof/>
            </w:rPr>
          </w:pPr>
          <w:hyperlink w:anchor="_Toc477150765" w:history="1">
            <w:r w:rsidRPr="003B5A0F">
              <w:rPr>
                <w:rStyle w:val="Hyperlink"/>
                <w:noProof/>
              </w:rPr>
              <w:t>Console.line.touched &lt;line_nvar&gt; {, &lt;press_lvar&gt;}</w:t>
            </w:r>
            <w:r>
              <w:rPr>
                <w:noProof/>
                <w:webHidden/>
              </w:rPr>
              <w:tab/>
            </w:r>
            <w:r>
              <w:rPr>
                <w:noProof/>
                <w:webHidden/>
              </w:rPr>
              <w:fldChar w:fldCharType="begin"/>
            </w:r>
            <w:r>
              <w:rPr>
                <w:noProof/>
                <w:webHidden/>
              </w:rPr>
              <w:instrText xml:space="preserve"> PAGEREF _Toc477150765 \h </w:instrText>
            </w:r>
            <w:r>
              <w:rPr>
                <w:noProof/>
                <w:webHidden/>
              </w:rPr>
            </w:r>
            <w:r>
              <w:rPr>
                <w:noProof/>
                <w:webHidden/>
              </w:rPr>
              <w:fldChar w:fldCharType="separate"/>
            </w:r>
            <w:r>
              <w:rPr>
                <w:noProof/>
                <w:webHidden/>
              </w:rPr>
              <w:t>98</w:t>
            </w:r>
            <w:r>
              <w:rPr>
                <w:noProof/>
                <w:webHidden/>
              </w:rPr>
              <w:fldChar w:fldCharType="end"/>
            </w:r>
          </w:hyperlink>
        </w:p>
        <w:p w:rsidR="00184230" w:rsidRDefault="00184230">
          <w:pPr>
            <w:pStyle w:val="TOC3"/>
            <w:rPr>
              <w:rFonts w:eastAsiaTheme="minorEastAsia"/>
              <w:noProof/>
            </w:rPr>
          </w:pPr>
          <w:hyperlink w:anchor="_Toc477150766" w:history="1">
            <w:r w:rsidRPr="003B5A0F">
              <w:rPr>
                <w:rStyle w:val="Hyperlink"/>
                <w:noProof/>
              </w:rPr>
              <w:t>Console.save &lt;filename_sexp&gt;</w:t>
            </w:r>
            <w:r>
              <w:rPr>
                <w:noProof/>
                <w:webHidden/>
              </w:rPr>
              <w:tab/>
            </w:r>
            <w:r>
              <w:rPr>
                <w:noProof/>
                <w:webHidden/>
              </w:rPr>
              <w:fldChar w:fldCharType="begin"/>
            </w:r>
            <w:r>
              <w:rPr>
                <w:noProof/>
                <w:webHidden/>
              </w:rPr>
              <w:instrText xml:space="preserve"> PAGEREF _Toc477150766 \h </w:instrText>
            </w:r>
            <w:r>
              <w:rPr>
                <w:noProof/>
                <w:webHidden/>
              </w:rPr>
            </w:r>
            <w:r>
              <w:rPr>
                <w:noProof/>
                <w:webHidden/>
              </w:rPr>
              <w:fldChar w:fldCharType="separate"/>
            </w:r>
            <w:r>
              <w:rPr>
                <w:noProof/>
                <w:webHidden/>
              </w:rPr>
              <w:t>98</w:t>
            </w:r>
            <w:r>
              <w:rPr>
                <w:noProof/>
                <w:webHidden/>
              </w:rPr>
              <w:fldChar w:fldCharType="end"/>
            </w:r>
          </w:hyperlink>
        </w:p>
        <w:p w:rsidR="00184230" w:rsidRDefault="00184230">
          <w:pPr>
            <w:pStyle w:val="TOC3"/>
            <w:rPr>
              <w:rFonts w:eastAsiaTheme="minorEastAsia"/>
              <w:noProof/>
            </w:rPr>
          </w:pPr>
          <w:hyperlink w:anchor="_Toc477150767" w:history="1">
            <w:r w:rsidRPr="003B5A0F">
              <w:rPr>
                <w:rStyle w:val="Hyperlink"/>
                <w:noProof/>
              </w:rPr>
              <w:t>Console.title { &lt;title_sexp&gt;}</w:t>
            </w:r>
            <w:r>
              <w:rPr>
                <w:noProof/>
                <w:webHidden/>
              </w:rPr>
              <w:tab/>
            </w:r>
            <w:r>
              <w:rPr>
                <w:noProof/>
                <w:webHidden/>
              </w:rPr>
              <w:fldChar w:fldCharType="begin"/>
            </w:r>
            <w:r>
              <w:rPr>
                <w:noProof/>
                <w:webHidden/>
              </w:rPr>
              <w:instrText xml:space="preserve"> PAGEREF _Toc477150767 \h </w:instrText>
            </w:r>
            <w:r>
              <w:rPr>
                <w:noProof/>
                <w:webHidden/>
              </w:rPr>
            </w:r>
            <w:r>
              <w:rPr>
                <w:noProof/>
                <w:webHidden/>
              </w:rPr>
              <w:fldChar w:fldCharType="separate"/>
            </w:r>
            <w:r>
              <w:rPr>
                <w:noProof/>
                <w:webHidden/>
              </w:rPr>
              <w:t>98</w:t>
            </w:r>
            <w:r>
              <w:rPr>
                <w:noProof/>
                <w:webHidden/>
              </w:rPr>
              <w:fldChar w:fldCharType="end"/>
            </w:r>
          </w:hyperlink>
        </w:p>
        <w:p w:rsidR="00184230" w:rsidRDefault="00184230">
          <w:pPr>
            <w:pStyle w:val="TOC2"/>
            <w:rPr>
              <w:rFonts w:eastAsiaTheme="minorEastAsia"/>
              <w:noProof/>
            </w:rPr>
          </w:pPr>
          <w:hyperlink w:anchor="_Toc477150768" w:history="1">
            <w:r w:rsidRPr="003B5A0F">
              <w:rPr>
                <w:rStyle w:val="Hyperlink"/>
                <w:noProof/>
              </w:rPr>
              <w:t>User Input and Interaction</w:t>
            </w:r>
            <w:r>
              <w:rPr>
                <w:noProof/>
                <w:webHidden/>
              </w:rPr>
              <w:tab/>
            </w:r>
            <w:r>
              <w:rPr>
                <w:noProof/>
                <w:webHidden/>
              </w:rPr>
              <w:fldChar w:fldCharType="begin"/>
            </w:r>
            <w:r>
              <w:rPr>
                <w:noProof/>
                <w:webHidden/>
              </w:rPr>
              <w:instrText xml:space="preserve"> PAGEREF _Toc477150768 \h </w:instrText>
            </w:r>
            <w:r>
              <w:rPr>
                <w:noProof/>
                <w:webHidden/>
              </w:rPr>
            </w:r>
            <w:r>
              <w:rPr>
                <w:noProof/>
                <w:webHidden/>
              </w:rPr>
              <w:fldChar w:fldCharType="separate"/>
            </w:r>
            <w:r>
              <w:rPr>
                <w:noProof/>
                <w:webHidden/>
              </w:rPr>
              <w:t>98</w:t>
            </w:r>
            <w:r>
              <w:rPr>
                <w:noProof/>
                <w:webHidden/>
              </w:rPr>
              <w:fldChar w:fldCharType="end"/>
            </w:r>
          </w:hyperlink>
        </w:p>
        <w:p w:rsidR="00184230" w:rsidRDefault="00184230">
          <w:pPr>
            <w:pStyle w:val="TOC3"/>
            <w:rPr>
              <w:rFonts w:eastAsiaTheme="minorEastAsia"/>
              <w:noProof/>
            </w:rPr>
          </w:pPr>
          <w:hyperlink w:anchor="_Toc477150769" w:history="1">
            <w:r w:rsidRPr="003B5A0F">
              <w:rPr>
                <w:rStyle w:val="Hyperlink"/>
                <w:noProof/>
              </w:rPr>
              <w:t>Dialog.message {&lt;title_sexp&gt;}, {&lt;message_sexp&gt;}, &lt;sel_nvar&gt; {, &lt;button1_sexp&gt;{, &lt;button2_sexp&gt;{, &lt;button3_sexp&gt;}}}</w:t>
            </w:r>
            <w:r>
              <w:rPr>
                <w:noProof/>
                <w:webHidden/>
              </w:rPr>
              <w:tab/>
            </w:r>
            <w:r>
              <w:rPr>
                <w:noProof/>
                <w:webHidden/>
              </w:rPr>
              <w:fldChar w:fldCharType="begin"/>
            </w:r>
            <w:r>
              <w:rPr>
                <w:noProof/>
                <w:webHidden/>
              </w:rPr>
              <w:instrText xml:space="preserve"> PAGEREF _Toc477150769 \h </w:instrText>
            </w:r>
            <w:r>
              <w:rPr>
                <w:noProof/>
                <w:webHidden/>
              </w:rPr>
            </w:r>
            <w:r>
              <w:rPr>
                <w:noProof/>
                <w:webHidden/>
              </w:rPr>
              <w:fldChar w:fldCharType="separate"/>
            </w:r>
            <w:r>
              <w:rPr>
                <w:noProof/>
                <w:webHidden/>
              </w:rPr>
              <w:t>98</w:t>
            </w:r>
            <w:r>
              <w:rPr>
                <w:noProof/>
                <w:webHidden/>
              </w:rPr>
              <w:fldChar w:fldCharType="end"/>
            </w:r>
          </w:hyperlink>
        </w:p>
        <w:p w:rsidR="00184230" w:rsidRDefault="00184230">
          <w:pPr>
            <w:pStyle w:val="TOC3"/>
            <w:rPr>
              <w:rFonts w:eastAsiaTheme="minorEastAsia"/>
              <w:noProof/>
            </w:rPr>
          </w:pPr>
          <w:hyperlink w:anchor="_Toc477150770" w:history="1">
            <w:r w:rsidRPr="003B5A0F">
              <w:rPr>
                <w:rStyle w:val="Hyperlink"/>
                <w:noProof/>
              </w:rPr>
              <w:t>Dialog.select &lt;sel_nvar&gt;, &lt;Array$[]&gt;|&lt;list_nexp&gt; {,&lt;title_sexp&gt;}</w:t>
            </w:r>
            <w:r>
              <w:rPr>
                <w:noProof/>
                <w:webHidden/>
              </w:rPr>
              <w:tab/>
            </w:r>
            <w:r>
              <w:rPr>
                <w:noProof/>
                <w:webHidden/>
              </w:rPr>
              <w:fldChar w:fldCharType="begin"/>
            </w:r>
            <w:r>
              <w:rPr>
                <w:noProof/>
                <w:webHidden/>
              </w:rPr>
              <w:instrText xml:space="preserve"> PAGEREF _Toc477150770 \h </w:instrText>
            </w:r>
            <w:r>
              <w:rPr>
                <w:noProof/>
                <w:webHidden/>
              </w:rPr>
            </w:r>
            <w:r>
              <w:rPr>
                <w:noProof/>
                <w:webHidden/>
              </w:rPr>
              <w:fldChar w:fldCharType="separate"/>
            </w:r>
            <w:r>
              <w:rPr>
                <w:noProof/>
                <w:webHidden/>
              </w:rPr>
              <w:t>99</w:t>
            </w:r>
            <w:r>
              <w:rPr>
                <w:noProof/>
                <w:webHidden/>
              </w:rPr>
              <w:fldChar w:fldCharType="end"/>
            </w:r>
          </w:hyperlink>
        </w:p>
        <w:p w:rsidR="00184230" w:rsidRDefault="00184230">
          <w:pPr>
            <w:pStyle w:val="TOC3"/>
            <w:rPr>
              <w:rFonts w:eastAsiaTheme="minorEastAsia"/>
              <w:noProof/>
            </w:rPr>
          </w:pPr>
          <w:hyperlink w:anchor="_Toc477150771" w:history="1">
            <w:r w:rsidRPr="003B5A0F">
              <w:rPr>
                <w:rStyle w:val="Hyperlink"/>
                <w:noProof/>
              </w:rPr>
              <w:t>Input {&lt;prompt_sexp&gt;}, &lt;result_var&gt;{, {&lt;default_exp&gt;}{, &lt;canceled_nvar&gt;}}</w:t>
            </w:r>
            <w:r>
              <w:rPr>
                <w:noProof/>
                <w:webHidden/>
              </w:rPr>
              <w:tab/>
            </w:r>
            <w:r>
              <w:rPr>
                <w:noProof/>
                <w:webHidden/>
              </w:rPr>
              <w:fldChar w:fldCharType="begin"/>
            </w:r>
            <w:r>
              <w:rPr>
                <w:noProof/>
                <w:webHidden/>
              </w:rPr>
              <w:instrText xml:space="preserve"> PAGEREF _Toc477150771 \h </w:instrText>
            </w:r>
            <w:r>
              <w:rPr>
                <w:noProof/>
                <w:webHidden/>
              </w:rPr>
            </w:r>
            <w:r>
              <w:rPr>
                <w:noProof/>
                <w:webHidden/>
              </w:rPr>
              <w:fldChar w:fldCharType="separate"/>
            </w:r>
            <w:r>
              <w:rPr>
                <w:noProof/>
                <w:webHidden/>
              </w:rPr>
              <w:t>100</w:t>
            </w:r>
            <w:r>
              <w:rPr>
                <w:noProof/>
                <w:webHidden/>
              </w:rPr>
              <w:fldChar w:fldCharType="end"/>
            </w:r>
          </w:hyperlink>
        </w:p>
        <w:p w:rsidR="00184230" w:rsidRDefault="00184230">
          <w:pPr>
            <w:pStyle w:val="TOC3"/>
            <w:rPr>
              <w:rFonts w:eastAsiaTheme="minorEastAsia"/>
              <w:noProof/>
            </w:rPr>
          </w:pPr>
          <w:hyperlink w:anchor="_Toc477150772" w:history="1">
            <w:r w:rsidRPr="003B5A0F">
              <w:rPr>
                <w:rStyle w:val="Hyperlink"/>
                <w:noProof/>
              </w:rPr>
              <w:t>Inkey$ &lt;svar&gt;</w:t>
            </w:r>
            <w:r>
              <w:rPr>
                <w:noProof/>
                <w:webHidden/>
              </w:rPr>
              <w:tab/>
            </w:r>
            <w:r>
              <w:rPr>
                <w:noProof/>
                <w:webHidden/>
              </w:rPr>
              <w:fldChar w:fldCharType="begin"/>
            </w:r>
            <w:r>
              <w:rPr>
                <w:noProof/>
                <w:webHidden/>
              </w:rPr>
              <w:instrText xml:space="preserve"> PAGEREF _Toc477150772 \h </w:instrText>
            </w:r>
            <w:r>
              <w:rPr>
                <w:noProof/>
                <w:webHidden/>
              </w:rPr>
            </w:r>
            <w:r>
              <w:rPr>
                <w:noProof/>
                <w:webHidden/>
              </w:rPr>
              <w:fldChar w:fldCharType="separate"/>
            </w:r>
            <w:r>
              <w:rPr>
                <w:noProof/>
                <w:webHidden/>
              </w:rPr>
              <w:t>100</w:t>
            </w:r>
            <w:r>
              <w:rPr>
                <w:noProof/>
                <w:webHidden/>
              </w:rPr>
              <w:fldChar w:fldCharType="end"/>
            </w:r>
          </w:hyperlink>
        </w:p>
        <w:p w:rsidR="00184230" w:rsidRDefault="00184230">
          <w:pPr>
            <w:pStyle w:val="TOC3"/>
            <w:rPr>
              <w:rFonts w:eastAsiaTheme="minorEastAsia"/>
              <w:noProof/>
            </w:rPr>
          </w:pPr>
          <w:hyperlink w:anchor="_Toc477150773" w:history="1">
            <w:r w:rsidRPr="003B5A0F">
              <w:rPr>
                <w:rStyle w:val="Hyperlink"/>
                <w:noProof/>
              </w:rPr>
              <w:t>Popup &lt;message_sexp&gt; {{, &lt;x_nexp&gt;}{, &lt;y_nexp&gt;}{, &lt;duration_lexp&gt;}}</w:t>
            </w:r>
            <w:r>
              <w:rPr>
                <w:noProof/>
                <w:webHidden/>
              </w:rPr>
              <w:tab/>
            </w:r>
            <w:r>
              <w:rPr>
                <w:noProof/>
                <w:webHidden/>
              </w:rPr>
              <w:fldChar w:fldCharType="begin"/>
            </w:r>
            <w:r>
              <w:rPr>
                <w:noProof/>
                <w:webHidden/>
              </w:rPr>
              <w:instrText xml:space="preserve"> PAGEREF _Toc477150773 \h </w:instrText>
            </w:r>
            <w:r>
              <w:rPr>
                <w:noProof/>
                <w:webHidden/>
              </w:rPr>
            </w:r>
            <w:r>
              <w:rPr>
                <w:noProof/>
                <w:webHidden/>
              </w:rPr>
              <w:fldChar w:fldCharType="separate"/>
            </w:r>
            <w:r>
              <w:rPr>
                <w:noProof/>
                <w:webHidden/>
              </w:rPr>
              <w:t>101</w:t>
            </w:r>
            <w:r>
              <w:rPr>
                <w:noProof/>
                <w:webHidden/>
              </w:rPr>
              <w:fldChar w:fldCharType="end"/>
            </w:r>
          </w:hyperlink>
        </w:p>
        <w:p w:rsidR="00184230" w:rsidRDefault="00184230">
          <w:pPr>
            <w:pStyle w:val="TOC3"/>
            <w:rPr>
              <w:rFonts w:eastAsiaTheme="minorEastAsia"/>
              <w:noProof/>
            </w:rPr>
          </w:pPr>
          <w:hyperlink w:anchor="_Toc477150774" w:history="1">
            <w:r w:rsidRPr="003B5A0F">
              <w:rPr>
                <w:rStyle w:val="Hyperlink"/>
                <w:noProof/>
              </w:rPr>
              <w:t>Select &lt;sel_nvar&gt;, &lt;Array$[]&gt;|&lt;list_nexp&gt; {,&lt;title_sexp&gt; {, &lt;message_sexp&gt; } } {,&lt;press_lvar&gt; }</w:t>
            </w:r>
            <w:r>
              <w:rPr>
                <w:noProof/>
                <w:webHidden/>
              </w:rPr>
              <w:tab/>
            </w:r>
            <w:r>
              <w:rPr>
                <w:noProof/>
                <w:webHidden/>
              </w:rPr>
              <w:fldChar w:fldCharType="begin"/>
            </w:r>
            <w:r>
              <w:rPr>
                <w:noProof/>
                <w:webHidden/>
              </w:rPr>
              <w:instrText xml:space="preserve"> PAGEREF _Toc477150774 \h </w:instrText>
            </w:r>
            <w:r>
              <w:rPr>
                <w:noProof/>
                <w:webHidden/>
              </w:rPr>
            </w:r>
            <w:r>
              <w:rPr>
                <w:noProof/>
                <w:webHidden/>
              </w:rPr>
              <w:fldChar w:fldCharType="separate"/>
            </w:r>
            <w:r>
              <w:rPr>
                <w:noProof/>
                <w:webHidden/>
              </w:rPr>
              <w:t>101</w:t>
            </w:r>
            <w:r>
              <w:rPr>
                <w:noProof/>
                <w:webHidden/>
              </w:rPr>
              <w:fldChar w:fldCharType="end"/>
            </w:r>
          </w:hyperlink>
        </w:p>
        <w:p w:rsidR="00184230" w:rsidRDefault="00184230">
          <w:pPr>
            <w:pStyle w:val="TOC3"/>
            <w:rPr>
              <w:rFonts w:eastAsiaTheme="minorEastAsia"/>
              <w:noProof/>
            </w:rPr>
          </w:pPr>
          <w:hyperlink w:anchor="_Toc477150775" w:history="1">
            <w:r w:rsidRPr="003B5A0F">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_Toc477150775 \h </w:instrText>
            </w:r>
            <w:r>
              <w:rPr>
                <w:noProof/>
                <w:webHidden/>
              </w:rPr>
            </w:r>
            <w:r>
              <w:rPr>
                <w:noProof/>
                <w:webHidden/>
              </w:rPr>
              <w:fldChar w:fldCharType="separate"/>
            </w:r>
            <w:r>
              <w:rPr>
                <w:noProof/>
                <w:webHidden/>
              </w:rPr>
              <w:t>101</w:t>
            </w:r>
            <w:r>
              <w:rPr>
                <w:noProof/>
                <w:webHidden/>
              </w:rPr>
              <w:fldChar w:fldCharType="end"/>
            </w:r>
          </w:hyperlink>
        </w:p>
        <w:p w:rsidR="00184230" w:rsidRDefault="00184230">
          <w:pPr>
            <w:pStyle w:val="TOC3"/>
            <w:rPr>
              <w:rFonts w:eastAsiaTheme="minorEastAsia"/>
              <w:noProof/>
            </w:rPr>
          </w:pPr>
          <w:hyperlink w:anchor="_Toc477150776" w:history="1">
            <w:r w:rsidRPr="003B5A0F">
              <w:rPr>
                <w:rStyle w:val="Hyperlink"/>
                <w:noProof/>
              </w:rPr>
              <w:t>TGet &lt;result_svar&gt;, &lt;prompt_sexp&gt; {, &lt;title_sexp&gt;}</w:t>
            </w:r>
            <w:r>
              <w:rPr>
                <w:noProof/>
                <w:webHidden/>
              </w:rPr>
              <w:tab/>
            </w:r>
            <w:r>
              <w:rPr>
                <w:noProof/>
                <w:webHidden/>
              </w:rPr>
              <w:fldChar w:fldCharType="begin"/>
            </w:r>
            <w:r>
              <w:rPr>
                <w:noProof/>
                <w:webHidden/>
              </w:rPr>
              <w:instrText xml:space="preserve"> PAGEREF _Toc477150776 \h </w:instrText>
            </w:r>
            <w:r>
              <w:rPr>
                <w:noProof/>
                <w:webHidden/>
              </w:rPr>
            </w:r>
            <w:r>
              <w:rPr>
                <w:noProof/>
                <w:webHidden/>
              </w:rPr>
              <w:fldChar w:fldCharType="separate"/>
            </w:r>
            <w:r>
              <w:rPr>
                <w:noProof/>
                <w:webHidden/>
              </w:rPr>
              <w:t>102</w:t>
            </w:r>
            <w:r>
              <w:rPr>
                <w:noProof/>
                <w:webHidden/>
              </w:rPr>
              <w:fldChar w:fldCharType="end"/>
            </w:r>
          </w:hyperlink>
        </w:p>
        <w:p w:rsidR="00184230" w:rsidRDefault="00184230">
          <w:pPr>
            <w:pStyle w:val="TOC3"/>
            <w:rPr>
              <w:rFonts w:eastAsiaTheme="minorEastAsia"/>
              <w:noProof/>
            </w:rPr>
          </w:pPr>
          <w:hyperlink w:anchor="_Toc477150777" w:history="1">
            <w:r w:rsidRPr="003B5A0F">
              <w:rPr>
                <w:rStyle w:val="Hyperlink"/>
                <w:noProof/>
              </w:rPr>
              <w:t>Kb.hide</w:t>
            </w:r>
            <w:r>
              <w:rPr>
                <w:noProof/>
                <w:webHidden/>
              </w:rPr>
              <w:tab/>
            </w:r>
            <w:r>
              <w:rPr>
                <w:noProof/>
                <w:webHidden/>
              </w:rPr>
              <w:fldChar w:fldCharType="begin"/>
            </w:r>
            <w:r>
              <w:rPr>
                <w:noProof/>
                <w:webHidden/>
              </w:rPr>
              <w:instrText xml:space="preserve"> PAGEREF _Toc477150777 \h </w:instrText>
            </w:r>
            <w:r>
              <w:rPr>
                <w:noProof/>
                <w:webHidden/>
              </w:rPr>
            </w:r>
            <w:r>
              <w:rPr>
                <w:noProof/>
                <w:webHidden/>
              </w:rPr>
              <w:fldChar w:fldCharType="separate"/>
            </w:r>
            <w:r>
              <w:rPr>
                <w:noProof/>
                <w:webHidden/>
              </w:rPr>
              <w:t>102</w:t>
            </w:r>
            <w:r>
              <w:rPr>
                <w:noProof/>
                <w:webHidden/>
              </w:rPr>
              <w:fldChar w:fldCharType="end"/>
            </w:r>
          </w:hyperlink>
        </w:p>
        <w:p w:rsidR="00184230" w:rsidRDefault="00184230">
          <w:pPr>
            <w:pStyle w:val="TOC3"/>
            <w:rPr>
              <w:rFonts w:eastAsiaTheme="minorEastAsia"/>
              <w:noProof/>
            </w:rPr>
          </w:pPr>
          <w:hyperlink w:anchor="_Toc477150778" w:history="1">
            <w:r w:rsidRPr="003B5A0F">
              <w:rPr>
                <w:rStyle w:val="Hyperlink"/>
                <w:noProof/>
              </w:rPr>
              <w:t>Kb.show</w:t>
            </w:r>
            <w:r>
              <w:rPr>
                <w:noProof/>
                <w:webHidden/>
              </w:rPr>
              <w:tab/>
            </w:r>
            <w:r>
              <w:rPr>
                <w:noProof/>
                <w:webHidden/>
              </w:rPr>
              <w:fldChar w:fldCharType="begin"/>
            </w:r>
            <w:r>
              <w:rPr>
                <w:noProof/>
                <w:webHidden/>
              </w:rPr>
              <w:instrText xml:space="preserve"> PAGEREF _Toc477150778 \h </w:instrText>
            </w:r>
            <w:r>
              <w:rPr>
                <w:noProof/>
                <w:webHidden/>
              </w:rPr>
            </w:r>
            <w:r>
              <w:rPr>
                <w:noProof/>
                <w:webHidden/>
              </w:rPr>
              <w:fldChar w:fldCharType="separate"/>
            </w:r>
            <w:r>
              <w:rPr>
                <w:noProof/>
                <w:webHidden/>
              </w:rPr>
              <w:t>102</w:t>
            </w:r>
            <w:r>
              <w:rPr>
                <w:noProof/>
                <w:webHidden/>
              </w:rPr>
              <w:fldChar w:fldCharType="end"/>
            </w:r>
          </w:hyperlink>
        </w:p>
        <w:p w:rsidR="00184230" w:rsidRDefault="00184230">
          <w:pPr>
            <w:pStyle w:val="TOC3"/>
            <w:rPr>
              <w:rFonts w:eastAsiaTheme="minorEastAsia"/>
              <w:noProof/>
            </w:rPr>
          </w:pPr>
          <w:hyperlink w:anchor="_Toc477150779" w:history="1">
            <w:r w:rsidRPr="003B5A0F">
              <w:rPr>
                <w:rStyle w:val="Hyperlink"/>
                <w:noProof/>
              </w:rPr>
              <w:t>Kb.toggle</w:t>
            </w:r>
            <w:r>
              <w:rPr>
                <w:noProof/>
                <w:webHidden/>
              </w:rPr>
              <w:tab/>
            </w:r>
            <w:r>
              <w:rPr>
                <w:noProof/>
                <w:webHidden/>
              </w:rPr>
              <w:fldChar w:fldCharType="begin"/>
            </w:r>
            <w:r>
              <w:rPr>
                <w:noProof/>
                <w:webHidden/>
              </w:rPr>
              <w:instrText xml:space="preserve"> PAGEREF _Toc477150779 \h </w:instrText>
            </w:r>
            <w:r>
              <w:rPr>
                <w:noProof/>
                <w:webHidden/>
              </w:rPr>
            </w:r>
            <w:r>
              <w:rPr>
                <w:noProof/>
                <w:webHidden/>
              </w:rPr>
              <w:fldChar w:fldCharType="separate"/>
            </w:r>
            <w:r>
              <w:rPr>
                <w:noProof/>
                <w:webHidden/>
              </w:rPr>
              <w:t>103</w:t>
            </w:r>
            <w:r>
              <w:rPr>
                <w:noProof/>
                <w:webHidden/>
              </w:rPr>
              <w:fldChar w:fldCharType="end"/>
            </w:r>
          </w:hyperlink>
        </w:p>
        <w:p w:rsidR="00184230" w:rsidRDefault="00184230">
          <w:pPr>
            <w:pStyle w:val="TOC3"/>
            <w:rPr>
              <w:rFonts w:eastAsiaTheme="minorEastAsia"/>
              <w:noProof/>
            </w:rPr>
          </w:pPr>
          <w:hyperlink w:anchor="_Toc477150780" w:history="1">
            <w:r w:rsidRPr="003B5A0F">
              <w:rPr>
                <w:rStyle w:val="Hyperlink"/>
                <w:noProof/>
              </w:rPr>
              <w:t>Kb.showing &lt;lvar&gt;</w:t>
            </w:r>
            <w:r>
              <w:rPr>
                <w:noProof/>
                <w:webHidden/>
              </w:rPr>
              <w:tab/>
            </w:r>
            <w:r>
              <w:rPr>
                <w:noProof/>
                <w:webHidden/>
              </w:rPr>
              <w:fldChar w:fldCharType="begin"/>
            </w:r>
            <w:r>
              <w:rPr>
                <w:noProof/>
                <w:webHidden/>
              </w:rPr>
              <w:instrText xml:space="preserve"> PAGEREF _Toc477150780 \h </w:instrText>
            </w:r>
            <w:r>
              <w:rPr>
                <w:noProof/>
                <w:webHidden/>
              </w:rPr>
            </w:r>
            <w:r>
              <w:rPr>
                <w:noProof/>
                <w:webHidden/>
              </w:rPr>
              <w:fldChar w:fldCharType="separate"/>
            </w:r>
            <w:r>
              <w:rPr>
                <w:noProof/>
                <w:webHidden/>
              </w:rPr>
              <w:t>103</w:t>
            </w:r>
            <w:r>
              <w:rPr>
                <w:noProof/>
                <w:webHidden/>
              </w:rPr>
              <w:fldChar w:fldCharType="end"/>
            </w:r>
          </w:hyperlink>
        </w:p>
        <w:p w:rsidR="00184230" w:rsidRDefault="00184230">
          <w:pPr>
            <w:pStyle w:val="TOC3"/>
            <w:rPr>
              <w:rFonts w:eastAsiaTheme="minorEastAsia"/>
              <w:noProof/>
            </w:rPr>
          </w:pPr>
          <w:hyperlink w:anchor="_Toc477150781" w:history="1">
            <w:r w:rsidRPr="003B5A0F">
              <w:rPr>
                <w:rStyle w:val="Hyperlink"/>
                <w:noProof/>
              </w:rPr>
              <w:t>OnKbChange:</w:t>
            </w:r>
            <w:r>
              <w:rPr>
                <w:noProof/>
                <w:webHidden/>
              </w:rPr>
              <w:tab/>
            </w:r>
            <w:r>
              <w:rPr>
                <w:noProof/>
                <w:webHidden/>
              </w:rPr>
              <w:fldChar w:fldCharType="begin"/>
            </w:r>
            <w:r>
              <w:rPr>
                <w:noProof/>
                <w:webHidden/>
              </w:rPr>
              <w:instrText xml:space="preserve"> PAGEREF _Toc477150781 \h </w:instrText>
            </w:r>
            <w:r>
              <w:rPr>
                <w:noProof/>
                <w:webHidden/>
              </w:rPr>
            </w:r>
            <w:r>
              <w:rPr>
                <w:noProof/>
                <w:webHidden/>
              </w:rPr>
              <w:fldChar w:fldCharType="separate"/>
            </w:r>
            <w:r>
              <w:rPr>
                <w:noProof/>
                <w:webHidden/>
              </w:rPr>
              <w:t>103</w:t>
            </w:r>
            <w:r>
              <w:rPr>
                <w:noProof/>
                <w:webHidden/>
              </w:rPr>
              <w:fldChar w:fldCharType="end"/>
            </w:r>
          </w:hyperlink>
        </w:p>
        <w:p w:rsidR="00184230" w:rsidRDefault="00184230">
          <w:pPr>
            <w:pStyle w:val="TOC3"/>
            <w:rPr>
              <w:rFonts w:eastAsiaTheme="minorEastAsia"/>
              <w:noProof/>
            </w:rPr>
          </w:pPr>
          <w:hyperlink w:anchor="_Toc477150782" w:history="1">
            <w:r w:rsidRPr="003B5A0F">
              <w:rPr>
                <w:rStyle w:val="Hyperlink"/>
                <w:noProof/>
              </w:rPr>
              <w:t>Kb.resume</w:t>
            </w:r>
            <w:r>
              <w:rPr>
                <w:noProof/>
                <w:webHidden/>
              </w:rPr>
              <w:tab/>
            </w:r>
            <w:r>
              <w:rPr>
                <w:noProof/>
                <w:webHidden/>
              </w:rPr>
              <w:fldChar w:fldCharType="begin"/>
            </w:r>
            <w:r>
              <w:rPr>
                <w:noProof/>
                <w:webHidden/>
              </w:rPr>
              <w:instrText xml:space="preserve"> PAGEREF _Toc477150782 \h </w:instrText>
            </w:r>
            <w:r>
              <w:rPr>
                <w:noProof/>
                <w:webHidden/>
              </w:rPr>
            </w:r>
            <w:r>
              <w:rPr>
                <w:noProof/>
                <w:webHidden/>
              </w:rPr>
              <w:fldChar w:fldCharType="separate"/>
            </w:r>
            <w:r>
              <w:rPr>
                <w:noProof/>
                <w:webHidden/>
              </w:rPr>
              <w:t>103</w:t>
            </w:r>
            <w:r>
              <w:rPr>
                <w:noProof/>
                <w:webHidden/>
              </w:rPr>
              <w:fldChar w:fldCharType="end"/>
            </w:r>
          </w:hyperlink>
        </w:p>
        <w:p w:rsidR="00184230" w:rsidRDefault="00184230">
          <w:pPr>
            <w:pStyle w:val="TOC3"/>
            <w:rPr>
              <w:rFonts w:eastAsiaTheme="minorEastAsia"/>
              <w:noProof/>
            </w:rPr>
          </w:pPr>
          <w:hyperlink w:anchor="_Toc477150783" w:history="1">
            <w:r w:rsidRPr="003B5A0F">
              <w:rPr>
                <w:rStyle w:val="Hyperlink"/>
                <w:noProof/>
              </w:rPr>
              <w:t>The Soft Keyboard and the BACK Key</w:t>
            </w:r>
            <w:r>
              <w:rPr>
                <w:noProof/>
                <w:webHidden/>
              </w:rPr>
              <w:tab/>
            </w:r>
            <w:r>
              <w:rPr>
                <w:noProof/>
                <w:webHidden/>
              </w:rPr>
              <w:fldChar w:fldCharType="begin"/>
            </w:r>
            <w:r>
              <w:rPr>
                <w:noProof/>
                <w:webHidden/>
              </w:rPr>
              <w:instrText xml:space="preserve"> PAGEREF _Toc477150783 \h </w:instrText>
            </w:r>
            <w:r>
              <w:rPr>
                <w:noProof/>
                <w:webHidden/>
              </w:rPr>
            </w:r>
            <w:r>
              <w:rPr>
                <w:noProof/>
                <w:webHidden/>
              </w:rPr>
              <w:fldChar w:fldCharType="separate"/>
            </w:r>
            <w:r>
              <w:rPr>
                <w:noProof/>
                <w:webHidden/>
              </w:rPr>
              <w:t>103</w:t>
            </w:r>
            <w:r>
              <w:rPr>
                <w:noProof/>
                <w:webHidden/>
              </w:rPr>
              <w:fldChar w:fldCharType="end"/>
            </w:r>
          </w:hyperlink>
        </w:p>
        <w:p w:rsidR="00184230" w:rsidRDefault="00184230">
          <w:pPr>
            <w:pStyle w:val="TOC1"/>
            <w:tabs>
              <w:tab w:val="right" w:leader="dot" w:pos="9350"/>
            </w:tabs>
            <w:rPr>
              <w:rFonts w:eastAsiaTheme="minorEastAsia"/>
              <w:noProof/>
            </w:rPr>
          </w:pPr>
          <w:hyperlink w:anchor="_Toc477150784" w:history="1">
            <w:r w:rsidRPr="003B5A0F">
              <w:rPr>
                <w:rStyle w:val="Hyperlink"/>
                <w:noProof/>
              </w:rPr>
              <w:t>Working with Files</w:t>
            </w:r>
            <w:r>
              <w:rPr>
                <w:noProof/>
                <w:webHidden/>
              </w:rPr>
              <w:tab/>
            </w:r>
            <w:r>
              <w:rPr>
                <w:noProof/>
                <w:webHidden/>
              </w:rPr>
              <w:fldChar w:fldCharType="begin"/>
            </w:r>
            <w:r>
              <w:rPr>
                <w:noProof/>
                <w:webHidden/>
              </w:rPr>
              <w:instrText xml:space="preserve"> PAGEREF _Toc477150784 \h </w:instrText>
            </w:r>
            <w:r>
              <w:rPr>
                <w:noProof/>
                <w:webHidden/>
              </w:rPr>
            </w:r>
            <w:r>
              <w:rPr>
                <w:noProof/>
                <w:webHidden/>
              </w:rPr>
              <w:fldChar w:fldCharType="separate"/>
            </w:r>
            <w:r>
              <w:rPr>
                <w:noProof/>
                <w:webHidden/>
              </w:rPr>
              <w:t>104</w:t>
            </w:r>
            <w:r>
              <w:rPr>
                <w:noProof/>
                <w:webHidden/>
              </w:rPr>
              <w:fldChar w:fldCharType="end"/>
            </w:r>
          </w:hyperlink>
        </w:p>
        <w:p w:rsidR="00184230" w:rsidRDefault="00184230">
          <w:pPr>
            <w:pStyle w:val="TOC2"/>
            <w:rPr>
              <w:rFonts w:eastAsiaTheme="minorEastAsia"/>
              <w:noProof/>
            </w:rPr>
          </w:pPr>
          <w:hyperlink w:anchor="_Toc477150785" w:history="1">
            <w:r w:rsidRPr="003B5A0F">
              <w:rPr>
                <w:rStyle w:val="Hyperlink"/>
                <w:noProof/>
              </w:rPr>
              <w:t>Paths Explained – a beginner’s guide</w:t>
            </w:r>
            <w:r>
              <w:rPr>
                <w:noProof/>
                <w:webHidden/>
              </w:rPr>
              <w:tab/>
            </w:r>
            <w:r>
              <w:rPr>
                <w:noProof/>
                <w:webHidden/>
              </w:rPr>
              <w:fldChar w:fldCharType="begin"/>
            </w:r>
            <w:r>
              <w:rPr>
                <w:noProof/>
                <w:webHidden/>
              </w:rPr>
              <w:instrText xml:space="preserve"> PAGEREF _Toc477150785 \h </w:instrText>
            </w:r>
            <w:r>
              <w:rPr>
                <w:noProof/>
                <w:webHidden/>
              </w:rPr>
            </w:r>
            <w:r>
              <w:rPr>
                <w:noProof/>
                <w:webHidden/>
              </w:rPr>
              <w:fldChar w:fldCharType="separate"/>
            </w:r>
            <w:r>
              <w:rPr>
                <w:noProof/>
                <w:webHidden/>
              </w:rPr>
              <w:t>104</w:t>
            </w:r>
            <w:r>
              <w:rPr>
                <w:noProof/>
                <w:webHidden/>
              </w:rPr>
              <w:fldChar w:fldCharType="end"/>
            </w:r>
          </w:hyperlink>
        </w:p>
        <w:p w:rsidR="00184230" w:rsidRDefault="00184230">
          <w:pPr>
            <w:pStyle w:val="TOC2"/>
            <w:rPr>
              <w:rFonts w:eastAsiaTheme="minorEastAsia"/>
              <w:noProof/>
            </w:rPr>
          </w:pPr>
          <w:hyperlink w:anchor="_Toc477150786" w:history="1">
            <w:r w:rsidRPr="003B5A0F">
              <w:rPr>
                <w:rStyle w:val="Hyperlink"/>
                <w:noProof/>
              </w:rPr>
              <w:t>Paths in BASIC!</w:t>
            </w:r>
            <w:r>
              <w:rPr>
                <w:noProof/>
                <w:webHidden/>
              </w:rPr>
              <w:tab/>
            </w:r>
            <w:r>
              <w:rPr>
                <w:noProof/>
                <w:webHidden/>
              </w:rPr>
              <w:fldChar w:fldCharType="begin"/>
            </w:r>
            <w:r>
              <w:rPr>
                <w:noProof/>
                <w:webHidden/>
              </w:rPr>
              <w:instrText xml:space="preserve"> PAGEREF _Toc477150786 \h </w:instrText>
            </w:r>
            <w:r>
              <w:rPr>
                <w:noProof/>
                <w:webHidden/>
              </w:rPr>
            </w:r>
            <w:r>
              <w:rPr>
                <w:noProof/>
                <w:webHidden/>
              </w:rPr>
              <w:fldChar w:fldCharType="separate"/>
            </w:r>
            <w:r>
              <w:rPr>
                <w:noProof/>
                <w:webHidden/>
              </w:rPr>
              <w:t>104</w:t>
            </w:r>
            <w:r>
              <w:rPr>
                <w:noProof/>
                <w:webHidden/>
              </w:rPr>
              <w:fldChar w:fldCharType="end"/>
            </w:r>
          </w:hyperlink>
        </w:p>
        <w:p w:rsidR="00184230" w:rsidRDefault="00184230">
          <w:pPr>
            <w:pStyle w:val="TOC2"/>
            <w:rPr>
              <w:rFonts w:eastAsiaTheme="minorEastAsia"/>
              <w:noProof/>
            </w:rPr>
          </w:pPr>
          <w:hyperlink w:anchor="_Toc477150787" w:history="1">
            <w:r w:rsidRPr="003B5A0F">
              <w:rPr>
                <w:rStyle w:val="Hyperlink"/>
                <w:noProof/>
              </w:rPr>
              <w:t>Paths Outside of BASIC!</w:t>
            </w:r>
            <w:r>
              <w:rPr>
                <w:noProof/>
                <w:webHidden/>
              </w:rPr>
              <w:tab/>
            </w:r>
            <w:r>
              <w:rPr>
                <w:noProof/>
                <w:webHidden/>
              </w:rPr>
              <w:fldChar w:fldCharType="begin"/>
            </w:r>
            <w:r>
              <w:rPr>
                <w:noProof/>
                <w:webHidden/>
              </w:rPr>
              <w:instrText xml:space="preserve"> PAGEREF _Toc477150787 \h </w:instrText>
            </w:r>
            <w:r>
              <w:rPr>
                <w:noProof/>
                <w:webHidden/>
              </w:rPr>
            </w:r>
            <w:r>
              <w:rPr>
                <w:noProof/>
                <w:webHidden/>
              </w:rPr>
              <w:fldChar w:fldCharType="separate"/>
            </w:r>
            <w:r>
              <w:rPr>
                <w:noProof/>
                <w:webHidden/>
              </w:rPr>
              <w:t>105</w:t>
            </w:r>
            <w:r>
              <w:rPr>
                <w:noProof/>
                <w:webHidden/>
              </w:rPr>
              <w:fldChar w:fldCharType="end"/>
            </w:r>
          </w:hyperlink>
        </w:p>
        <w:p w:rsidR="00184230" w:rsidRDefault="00184230">
          <w:pPr>
            <w:pStyle w:val="TOC2"/>
            <w:rPr>
              <w:rFonts w:eastAsiaTheme="minorEastAsia"/>
              <w:noProof/>
            </w:rPr>
          </w:pPr>
          <w:hyperlink w:anchor="_Toc477150788" w:history="1">
            <w:r w:rsidRPr="003B5A0F">
              <w:rPr>
                <w:rStyle w:val="Hyperlink"/>
                <w:noProof/>
              </w:rPr>
              <w:t>Paths and Case-sensitivity</w:t>
            </w:r>
            <w:r>
              <w:rPr>
                <w:noProof/>
                <w:webHidden/>
              </w:rPr>
              <w:tab/>
            </w:r>
            <w:r>
              <w:rPr>
                <w:noProof/>
                <w:webHidden/>
              </w:rPr>
              <w:fldChar w:fldCharType="begin"/>
            </w:r>
            <w:r>
              <w:rPr>
                <w:noProof/>
                <w:webHidden/>
              </w:rPr>
              <w:instrText xml:space="preserve"> PAGEREF _Toc477150788 \h </w:instrText>
            </w:r>
            <w:r>
              <w:rPr>
                <w:noProof/>
                <w:webHidden/>
              </w:rPr>
            </w:r>
            <w:r>
              <w:rPr>
                <w:noProof/>
                <w:webHidden/>
              </w:rPr>
              <w:fldChar w:fldCharType="separate"/>
            </w:r>
            <w:r>
              <w:rPr>
                <w:noProof/>
                <w:webHidden/>
              </w:rPr>
              <w:t>105</w:t>
            </w:r>
            <w:r>
              <w:rPr>
                <w:noProof/>
                <w:webHidden/>
              </w:rPr>
              <w:fldChar w:fldCharType="end"/>
            </w:r>
          </w:hyperlink>
        </w:p>
        <w:p w:rsidR="00184230" w:rsidRDefault="00184230">
          <w:pPr>
            <w:pStyle w:val="TOC2"/>
            <w:rPr>
              <w:rFonts w:eastAsiaTheme="minorEastAsia"/>
              <w:noProof/>
            </w:rPr>
          </w:pPr>
          <w:hyperlink w:anchor="_Toc477150789" w:history="1">
            <w:r w:rsidRPr="003B5A0F">
              <w:rPr>
                <w:rStyle w:val="Hyperlink"/>
                <w:noProof/>
              </w:rPr>
              <w:t>Mark and Mark Limit</w:t>
            </w:r>
            <w:r>
              <w:rPr>
                <w:noProof/>
                <w:webHidden/>
              </w:rPr>
              <w:tab/>
            </w:r>
            <w:r>
              <w:rPr>
                <w:noProof/>
                <w:webHidden/>
              </w:rPr>
              <w:fldChar w:fldCharType="begin"/>
            </w:r>
            <w:r>
              <w:rPr>
                <w:noProof/>
                <w:webHidden/>
              </w:rPr>
              <w:instrText xml:space="preserve"> PAGEREF _Toc477150789 \h </w:instrText>
            </w:r>
            <w:r>
              <w:rPr>
                <w:noProof/>
                <w:webHidden/>
              </w:rPr>
            </w:r>
            <w:r>
              <w:rPr>
                <w:noProof/>
                <w:webHidden/>
              </w:rPr>
              <w:fldChar w:fldCharType="separate"/>
            </w:r>
            <w:r>
              <w:rPr>
                <w:noProof/>
                <w:webHidden/>
              </w:rPr>
              <w:t>106</w:t>
            </w:r>
            <w:r>
              <w:rPr>
                <w:noProof/>
                <w:webHidden/>
              </w:rPr>
              <w:fldChar w:fldCharType="end"/>
            </w:r>
          </w:hyperlink>
        </w:p>
        <w:p w:rsidR="00184230" w:rsidRDefault="00184230">
          <w:pPr>
            <w:pStyle w:val="TOC1"/>
            <w:tabs>
              <w:tab w:val="right" w:leader="dot" w:pos="9350"/>
            </w:tabs>
            <w:rPr>
              <w:rFonts w:eastAsiaTheme="minorEastAsia"/>
              <w:noProof/>
            </w:rPr>
          </w:pPr>
          <w:hyperlink w:anchor="_Toc477150790" w:history="1">
            <w:r w:rsidRPr="003B5A0F">
              <w:rPr>
                <w:rStyle w:val="Hyperlink"/>
                <w:noProof/>
              </w:rPr>
              <w:t>File Commands</w:t>
            </w:r>
            <w:r>
              <w:rPr>
                <w:noProof/>
                <w:webHidden/>
              </w:rPr>
              <w:tab/>
            </w:r>
            <w:r>
              <w:rPr>
                <w:noProof/>
                <w:webHidden/>
              </w:rPr>
              <w:fldChar w:fldCharType="begin"/>
            </w:r>
            <w:r>
              <w:rPr>
                <w:noProof/>
                <w:webHidden/>
              </w:rPr>
              <w:instrText xml:space="preserve"> PAGEREF _Toc477150790 \h </w:instrText>
            </w:r>
            <w:r>
              <w:rPr>
                <w:noProof/>
                <w:webHidden/>
              </w:rPr>
            </w:r>
            <w:r>
              <w:rPr>
                <w:noProof/>
                <w:webHidden/>
              </w:rPr>
              <w:fldChar w:fldCharType="separate"/>
            </w:r>
            <w:r>
              <w:rPr>
                <w:noProof/>
                <w:webHidden/>
              </w:rPr>
              <w:t>106</w:t>
            </w:r>
            <w:r>
              <w:rPr>
                <w:noProof/>
                <w:webHidden/>
              </w:rPr>
              <w:fldChar w:fldCharType="end"/>
            </w:r>
          </w:hyperlink>
        </w:p>
        <w:p w:rsidR="00184230" w:rsidRDefault="00184230">
          <w:pPr>
            <w:pStyle w:val="TOC2"/>
            <w:rPr>
              <w:rFonts w:eastAsiaTheme="minorEastAsia"/>
              <w:noProof/>
            </w:rPr>
          </w:pPr>
          <w:hyperlink w:anchor="_Toc477150791" w:history="1">
            <w:r w:rsidRPr="003B5A0F">
              <w:rPr>
                <w:rStyle w:val="Hyperlink"/>
                <w:noProof/>
              </w:rPr>
              <w:t>File.delete &lt;lvar&gt;, &lt;path_sexp&gt;</w:t>
            </w:r>
            <w:r>
              <w:rPr>
                <w:noProof/>
                <w:webHidden/>
              </w:rPr>
              <w:tab/>
            </w:r>
            <w:r>
              <w:rPr>
                <w:noProof/>
                <w:webHidden/>
              </w:rPr>
              <w:fldChar w:fldCharType="begin"/>
            </w:r>
            <w:r>
              <w:rPr>
                <w:noProof/>
                <w:webHidden/>
              </w:rPr>
              <w:instrText xml:space="preserve"> PAGEREF _Toc477150791 \h </w:instrText>
            </w:r>
            <w:r>
              <w:rPr>
                <w:noProof/>
                <w:webHidden/>
              </w:rPr>
            </w:r>
            <w:r>
              <w:rPr>
                <w:noProof/>
                <w:webHidden/>
              </w:rPr>
              <w:fldChar w:fldCharType="separate"/>
            </w:r>
            <w:r>
              <w:rPr>
                <w:noProof/>
                <w:webHidden/>
              </w:rPr>
              <w:t>106</w:t>
            </w:r>
            <w:r>
              <w:rPr>
                <w:noProof/>
                <w:webHidden/>
              </w:rPr>
              <w:fldChar w:fldCharType="end"/>
            </w:r>
          </w:hyperlink>
        </w:p>
        <w:p w:rsidR="00184230" w:rsidRDefault="00184230">
          <w:pPr>
            <w:pStyle w:val="TOC2"/>
            <w:rPr>
              <w:rFonts w:eastAsiaTheme="minorEastAsia"/>
              <w:noProof/>
            </w:rPr>
          </w:pPr>
          <w:hyperlink w:anchor="_Toc477150792" w:history="1">
            <w:r w:rsidRPr="003B5A0F">
              <w:rPr>
                <w:rStyle w:val="Hyperlink"/>
                <w:noProof/>
              </w:rPr>
              <w:t>File.dir &lt;path_sexp&gt;, Array$[] {,&lt;dirmark_sexp&gt;}</w:t>
            </w:r>
            <w:r>
              <w:rPr>
                <w:noProof/>
                <w:webHidden/>
              </w:rPr>
              <w:tab/>
            </w:r>
            <w:r>
              <w:rPr>
                <w:noProof/>
                <w:webHidden/>
              </w:rPr>
              <w:fldChar w:fldCharType="begin"/>
            </w:r>
            <w:r>
              <w:rPr>
                <w:noProof/>
                <w:webHidden/>
              </w:rPr>
              <w:instrText xml:space="preserve"> PAGEREF _Toc477150792 \h </w:instrText>
            </w:r>
            <w:r>
              <w:rPr>
                <w:noProof/>
                <w:webHidden/>
              </w:rPr>
            </w:r>
            <w:r>
              <w:rPr>
                <w:noProof/>
                <w:webHidden/>
              </w:rPr>
              <w:fldChar w:fldCharType="separate"/>
            </w:r>
            <w:r>
              <w:rPr>
                <w:noProof/>
                <w:webHidden/>
              </w:rPr>
              <w:t>107</w:t>
            </w:r>
            <w:r>
              <w:rPr>
                <w:noProof/>
                <w:webHidden/>
              </w:rPr>
              <w:fldChar w:fldCharType="end"/>
            </w:r>
          </w:hyperlink>
        </w:p>
        <w:p w:rsidR="00184230" w:rsidRDefault="00184230">
          <w:pPr>
            <w:pStyle w:val="TOC2"/>
            <w:rPr>
              <w:rFonts w:eastAsiaTheme="minorEastAsia"/>
              <w:noProof/>
            </w:rPr>
          </w:pPr>
          <w:hyperlink w:anchor="_Toc477150793" w:history="1">
            <w:r w:rsidRPr="003B5A0F">
              <w:rPr>
                <w:rStyle w:val="Hyperlink"/>
                <w:noProof/>
              </w:rPr>
              <w:t>File.exists &lt;lvar&gt;, &lt;path_sexp&gt;</w:t>
            </w:r>
            <w:r>
              <w:rPr>
                <w:noProof/>
                <w:webHidden/>
              </w:rPr>
              <w:tab/>
            </w:r>
            <w:r>
              <w:rPr>
                <w:noProof/>
                <w:webHidden/>
              </w:rPr>
              <w:fldChar w:fldCharType="begin"/>
            </w:r>
            <w:r>
              <w:rPr>
                <w:noProof/>
                <w:webHidden/>
              </w:rPr>
              <w:instrText xml:space="preserve"> PAGEREF _Toc477150793 \h </w:instrText>
            </w:r>
            <w:r>
              <w:rPr>
                <w:noProof/>
                <w:webHidden/>
              </w:rPr>
            </w:r>
            <w:r>
              <w:rPr>
                <w:noProof/>
                <w:webHidden/>
              </w:rPr>
              <w:fldChar w:fldCharType="separate"/>
            </w:r>
            <w:r>
              <w:rPr>
                <w:noProof/>
                <w:webHidden/>
              </w:rPr>
              <w:t>107</w:t>
            </w:r>
            <w:r>
              <w:rPr>
                <w:noProof/>
                <w:webHidden/>
              </w:rPr>
              <w:fldChar w:fldCharType="end"/>
            </w:r>
          </w:hyperlink>
        </w:p>
        <w:p w:rsidR="00184230" w:rsidRDefault="00184230">
          <w:pPr>
            <w:pStyle w:val="TOC2"/>
            <w:rPr>
              <w:rFonts w:eastAsiaTheme="minorEastAsia"/>
              <w:noProof/>
            </w:rPr>
          </w:pPr>
          <w:hyperlink w:anchor="_Toc477150794" w:history="1">
            <w:r w:rsidRPr="003B5A0F">
              <w:rPr>
                <w:rStyle w:val="Hyperlink"/>
                <w:noProof/>
              </w:rPr>
              <w:t>File.mkdir &lt;path_sexp&gt;</w:t>
            </w:r>
            <w:r>
              <w:rPr>
                <w:noProof/>
                <w:webHidden/>
              </w:rPr>
              <w:tab/>
            </w:r>
            <w:r>
              <w:rPr>
                <w:noProof/>
                <w:webHidden/>
              </w:rPr>
              <w:fldChar w:fldCharType="begin"/>
            </w:r>
            <w:r>
              <w:rPr>
                <w:noProof/>
                <w:webHidden/>
              </w:rPr>
              <w:instrText xml:space="preserve"> PAGEREF _Toc477150794 \h </w:instrText>
            </w:r>
            <w:r>
              <w:rPr>
                <w:noProof/>
                <w:webHidden/>
              </w:rPr>
            </w:r>
            <w:r>
              <w:rPr>
                <w:noProof/>
                <w:webHidden/>
              </w:rPr>
              <w:fldChar w:fldCharType="separate"/>
            </w:r>
            <w:r>
              <w:rPr>
                <w:noProof/>
                <w:webHidden/>
              </w:rPr>
              <w:t>107</w:t>
            </w:r>
            <w:r>
              <w:rPr>
                <w:noProof/>
                <w:webHidden/>
              </w:rPr>
              <w:fldChar w:fldCharType="end"/>
            </w:r>
          </w:hyperlink>
        </w:p>
        <w:p w:rsidR="00184230" w:rsidRDefault="00184230">
          <w:pPr>
            <w:pStyle w:val="TOC2"/>
            <w:rPr>
              <w:rFonts w:eastAsiaTheme="minorEastAsia"/>
              <w:noProof/>
            </w:rPr>
          </w:pPr>
          <w:hyperlink w:anchor="_Toc477150795" w:history="1">
            <w:r w:rsidRPr="003B5A0F">
              <w:rPr>
                <w:rStyle w:val="Hyperlink"/>
                <w:noProof/>
              </w:rPr>
              <w:t>File.rename &lt;old_path_sexp&gt;, &lt;new_path_sexp&gt;</w:t>
            </w:r>
            <w:r>
              <w:rPr>
                <w:noProof/>
                <w:webHidden/>
              </w:rPr>
              <w:tab/>
            </w:r>
            <w:r>
              <w:rPr>
                <w:noProof/>
                <w:webHidden/>
              </w:rPr>
              <w:fldChar w:fldCharType="begin"/>
            </w:r>
            <w:r>
              <w:rPr>
                <w:noProof/>
                <w:webHidden/>
              </w:rPr>
              <w:instrText xml:space="preserve"> PAGEREF _Toc477150795 \h </w:instrText>
            </w:r>
            <w:r>
              <w:rPr>
                <w:noProof/>
                <w:webHidden/>
              </w:rPr>
            </w:r>
            <w:r>
              <w:rPr>
                <w:noProof/>
                <w:webHidden/>
              </w:rPr>
              <w:fldChar w:fldCharType="separate"/>
            </w:r>
            <w:r>
              <w:rPr>
                <w:noProof/>
                <w:webHidden/>
              </w:rPr>
              <w:t>107</w:t>
            </w:r>
            <w:r>
              <w:rPr>
                <w:noProof/>
                <w:webHidden/>
              </w:rPr>
              <w:fldChar w:fldCharType="end"/>
            </w:r>
          </w:hyperlink>
        </w:p>
        <w:p w:rsidR="00184230" w:rsidRDefault="00184230">
          <w:pPr>
            <w:pStyle w:val="TOC2"/>
            <w:rPr>
              <w:rFonts w:eastAsiaTheme="minorEastAsia"/>
              <w:noProof/>
            </w:rPr>
          </w:pPr>
          <w:hyperlink w:anchor="_Toc477150796" w:history="1">
            <w:r w:rsidRPr="003B5A0F">
              <w:rPr>
                <w:rStyle w:val="Hyperlink"/>
                <w:noProof/>
              </w:rPr>
              <w:t>File.root &lt;svar&gt;</w:t>
            </w:r>
            <w:r>
              <w:rPr>
                <w:noProof/>
                <w:webHidden/>
              </w:rPr>
              <w:tab/>
            </w:r>
            <w:r>
              <w:rPr>
                <w:noProof/>
                <w:webHidden/>
              </w:rPr>
              <w:fldChar w:fldCharType="begin"/>
            </w:r>
            <w:r>
              <w:rPr>
                <w:noProof/>
                <w:webHidden/>
              </w:rPr>
              <w:instrText xml:space="preserve"> PAGEREF _Toc477150796 \h </w:instrText>
            </w:r>
            <w:r>
              <w:rPr>
                <w:noProof/>
                <w:webHidden/>
              </w:rPr>
            </w:r>
            <w:r>
              <w:rPr>
                <w:noProof/>
                <w:webHidden/>
              </w:rPr>
              <w:fldChar w:fldCharType="separate"/>
            </w:r>
            <w:r>
              <w:rPr>
                <w:noProof/>
                <w:webHidden/>
              </w:rPr>
              <w:t>108</w:t>
            </w:r>
            <w:r>
              <w:rPr>
                <w:noProof/>
                <w:webHidden/>
              </w:rPr>
              <w:fldChar w:fldCharType="end"/>
            </w:r>
          </w:hyperlink>
        </w:p>
        <w:p w:rsidR="00184230" w:rsidRDefault="00184230">
          <w:pPr>
            <w:pStyle w:val="TOC2"/>
            <w:rPr>
              <w:rFonts w:eastAsiaTheme="minorEastAsia"/>
              <w:noProof/>
            </w:rPr>
          </w:pPr>
          <w:hyperlink w:anchor="_Toc477150797" w:history="1">
            <w:r w:rsidRPr="003B5A0F">
              <w:rPr>
                <w:rStyle w:val="Hyperlink"/>
                <w:noProof/>
              </w:rPr>
              <w:t>File.size &lt;size_nvar&gt;, &lt;path_sexp&gt;</w:t>
            </w:r>
            <w:r>
              <w:rPr>
                <w:noProof/>
                <w:webHidden/>
              </w:rPr>
              <w:tab/>
            </w:r>
            <w:r>
              <w:rPr>
                <w:noProof/>
                <w:webHidden/>
              </w:rPr>
              <w:fldChar w:fldCharType="begin"/>
            </w:r>
            <w:r>
              <w:rPr>
                <w:noProof/>
                <w:webHidden/>
              </w:rPr>
              <w:instrText xml:space="preserve"> PAGEREF _Toc477150797 \h </w:instrText>
            </w:r>
            <w:r>
              <w:rPr>
                <w:noProof/>
                <w:webHidden/>
              </w:rPr>
            </w:r>
            <w:r>
              <w:rPr>
                <w:noProof/>
                <w:webHidden/>
              </w:rPr>
              <w:fldChar w:fldCharType="separate"/>
            </w:r>
            <w:r>
              <w:rPr>
                <w:noProof/>
                <w:webHidden/>
              </w:rPr>
              <w:t>108</w:t>
            </w:r>
            <w:r>
              <w:rPr>
                <w:noProof/>
                <w:webHidden/>
              </w:rPr>
              <w:fldChar w:fldCharType="end"/>
            </w:r>
          </w:hyperlink>
        </w:p>
        <w:p w:rsidR="00184230" w:rsidRDefault="00184230">
          <w:pPr>
            <w:pStyle w:val="TOC2"/>
            <w:rPr>
              <w:rFonts w:eastAsiaTheme="minorEastAsia"/>
              <w:noProof/>
            </w:rPr>
          </w:pPr>
          <w:hyperlink w:anchor="_Toc477150798" w:history="1">
            <w:r w:rsidRPr="003B5A0F">
              <w:rPr>
                <w:rStyle w:val="Hyperlink"/>
                <w:noProof/>
              </w:rPr>
              <w:t>File.type &lt;type_svar&gt;, &lt;path_sexp&gt;</w:t>
            </w:r>
            <w:r>
              <w:rPr>
                <w:noProof/>
                <w:webHidden/>
              </w:rPr>
              <w:tab/>
            </w:r>
            <w:r>
              <w:rPr>
                <w:noProof/>
                <w:webHidden/>
              </w:rPr>
              <w:fldChar w:fldCharType="begin"/>
            </w:r>
            <w:r>
              <w:rPr>
                <w:noProof/>
                <w:webHidden/>
              </w:rPr>
              <w:instrText xml:space="preserve"> PAGEREF _Toc477150798 \h </w:instrText>
            </w:r>
            <w:r>
              <w:rPr>
                <w:noProof/>
                <w:webHidden/>
              </w:rPr>
            </w:r>
            <w:r>
              <w:rPr>
                <w:noProof/>
                <w:webHidden/>
              </w:rPr>
              <w:fldChar w:fldCharType="separate"/>
            </w:r>
            <w:r>
              <w:rPr>
                <w:noProof/>
                <w:webHidden/>
              </w:rPr>
              <w:t>108</w:t>
            </w:r>
            <w:r>
              <w:rPr>
                <w:noProof/>
                <w:webHidden/>
              </w:rPr>
              <w:fldChar w:fldCharType="end"/>
            </w:r>
          </w:hyperlink>
        </w:p>
        <w:p w:rsidR="00184230" w:rsidRDefault="00184230">
          <w:pPr>
            <w:pStyle w:val="TOC1"/>
            <w:tabs>
              <w:tab w:val="right" w:leader="dot" w:pos="9350"/>
            </w:tabs>
            <w:rPr>
              <w:rFonts w:eastAsiaTheme="minorEastAsia"/>
              <w:noProof/>
            </w:rPr>
          </w:pPr>
          <w:hyperlink w:anchor="_Toc477150799" w:history="1">
            <w:r w:rsidRPr="003B5A0F">
              <w:rPr>
                <w:rStyle w:val="Hyperlink"/>
                <w:noProof/>
              </w:rPr>
              <w:t>Text File I/O</w:t>
            </w:r>
            <w:r>
              <w:rPr>
                <w:noProof/>
                <w:webHidden/>
              </w:rPr>
              <w:tab/>
            </w:r>
            <w:r>
              <w:rPr>
                <w:noProof/>
                <w:webHidden/>
              </w:rPr>
              <w:fldChar w:fldCharType="begin"/>
            </w:r>
            <w:r>
              <w:rPr>
                <w:noProof/>
                <w:webHidden/>
              </w:rPr>
              <w:instrText xml:space="preserve"> PAGEREF _Toc477150799 \h </w:instrText>
            </w:r>
            <w:r>
              <w:rPr>
                <w:noProof/>
                <w:webHidden/>
              </w:rPr>
            </w:r>
            <w:r>
              <w:rPr>
                <w:noProof/>
                <w:webHidden/>
              </w:rPr>
              <w:fldChar w:fldCharType="separate"/>
            </w:r>
            <w:r>
              <w:rPr>
                <w:noProof/>
                <w:webHidden/>
              </w:rPr>
              <w:t>108</w:t>
            </w:r>
            <w:r>
              <w:rPr>
                <w:noProof/>
                <w:webHidden/>
              </w:rPr>
              <w:fldChar w:fldCharType="end"/>
            </w:r>
          </w:hyperlink>
        </w:p>
        <w:p w:rsidR="00184230" w:rsidRDefault="00184230">
          <w:pPr>
            <w:pStyle w:val="TOC2"/>
            <w:rPr>
              <w:rFonts w:eastAsiaTheme="minorEastAsia"/>
              <w:noProof/>
            </w:rPr>
          </w:pPr>
          <w:hyperlink w:anchor="_Toc477150800" w:history="1">
            <w:r w:rsidRPr="003B5A0F">
              <w:rPr>
                <w:rStyle w:val="Hyperlink"/>
                <w:noProof/>
              </w:rPr>
              <w:t>Text.open {r|w|a}, &lt;file_table_nvar&gt;, &lt;path_sexp&gt;</w:t>
            </w:r>
            <w:r>
              <w:rPr>
                <w:noProof/>
                <w:webHidden/>
              </w:rPr>
              <w:tab/>
            </w:r>
            <w:r>
              <w:rPr>
                <w:noProof/>
                <w:webHidden/>
              </w:rPr>
              <w:fldChar w:fldCharType="begin"/>
            </w:r>
            <w:r>
              <w:rPr>
                <w:noProof/>
                <w:webHidden/>
              </w:rPr>
              <w:instrText xml:space="preserve"> PAGEREF _Toc477150800 \h </w:instrText>
            </w:r>
            <w:r>
              <w:rPr>
                <w:noProof/>
                <w:webHidden/>
              </w:rPr>
            </w:r>
            <w:r>
              <w:rPr>
                <w:noProof/>
                <w:webHidden/>
              </w:rPr>
              <w:fldChar w:fldCharType="separate"/>
            </w:r>
            <w:r>
              <w:rPr>
                <w:noProof/>
                <w:webHidden/>
              </w:rPr>
              <w:t>108</w:t>
            </w:r>
            <w:r>
              <w:rPr>
                <w:noProof/>
                <w:webHidden/>
              </w:rPr>
              <w:fldChar w:fldCharType="end"/>
            </w:r>
          </w:hyperlink>
        </w:p>
        <w:p w:rsidR="00184230" w:rsidRDefault="00184230">
          <w:pPr>
            <w:pStyle w:val="TOC2"/>
            <w:rPr>
              <w:rFonts w:eastAsiaTheme="minorEastAsia"/>
              <w:noProof/>
            </w:rPr>
          </w:pPr>
          <w:hyperlink w:anchor="_Toc477150801" w:history="1">
            <w:r w:rsidRPr="003B5A0F">
              <w:rPr>
                <w:rStyle w:val="Hyperlink"/>
                <w:noProof/>
              </w:rPr>
              <w:t>Text.close &lt;file_table_nexp&gt;</w:t>
            </w:r>
            <w:r>
              <w:rPr>
                <w:noProof/>
                <w:webHidden/>
              </w:rPr>
              <w:tab/>
            </w:r>
            <w:r>
              <w:rPr>
                <w:noProof/>
                <w:webHidden/>
              </w:rPr>
              <w:fldChar w:fldCharType="begin"/>
            </w:r>
            <w:r>
              <w:rPr>
                <w:noProof/>
                <w:webHidden/>
              </w:rPr>
              <w:instrText xml:space="preserve"> PAGEREF _Toc477150801 \h </w:instrText>
            </w:r>
            <w:r>
              <w:rPr>
                <w:noProof/>
                <w:webHidden/>
              </w:rPr>
            </w:r>
            <w:r>
              <w:rPr>
                <w:noProof/>
                <w:webHidden/>
              </w:rPr>
              <w:fldChar w:fldCharType="separate"/>
            </w:r>
            <w:r>
              <w:rPr>
                <w:noProof/>
                <w:webHidden/>
              </w:rPr>
              <w:t>109</w:t>
            </w:r>
            <w:r>
              <w:rPr>
                <w:noProof/>
                <w:webHidden/>
              </w:rPr>
              <w:fldChar w:fldCharType="end"/>
            </w:r>
          </w:hyperlink>
        </w:p>
        <w:p w:rsidR="00184230" w:rsidRDefault="00184230">
          <w:pPr>
            <w:pStyle w:val="TOC2"/>
            <w:rPr>
              <w:rFonts w:eastAsiaTheme="minorEastAsia"/>
              <w:noProof/>
            </w:rPr>
          </w:pPr>
          <w:hyperlink w:anchor="_Toc477150802" w:history="1">
            <w:r w:rsidRPr="003B5A0F">
              <w:rPr>
                <w:rStyle w:val="Hyperlink"/>
                <w:noProof/>
              </w:rPr>
              <w:t>Text.readln &lt;file_table_nexp&gt; {,&lt;svar&gt;}...</w:t>
            </w:r>
            <w:r>
              <w:rPr>
                <w:noProof/>
                <w:webHidden/>
              </w:rPr>
              <w:tab/>
            </w:r>
            <w:r>
              <w:rPr>
                <w:noProof/>
                <w:webHidden/>
              </w:rPr>
              <w:fldChar w:fldCharType="begin"/>
            </w:r>
            <w:r>
              <w:rPr>
                <w:noProof/>
                <w:webHidden/>
              </w:rPr>
              <w:instrText xml:space="preserve"> PAGEREF _Toc477150802 \h </w:instrText>
            </w:r>
            <w:r>
              <w:rPr>
                <w:noProof/>
                <w:webHidden/>
              </w:rPr>
            </w:r>
            <w:r>
              <w:rPr>
                <w:noProof/>
                <w:webHidden/>
              </w:rPr>
              <w:fldChar w:fldCharType="separate"/>
            </w:r>
            <w:r>
              <w:rPr>
                <w:noProof/>
                <w:webHidden/>
              </w:rPr>
              <w:t>109</w:t>
            </w:r>
            <w:r>
              <w:rPr>
                <w:noProof/>
                <w:webHidden/>
              </w:rPr>
              <w:fldChar w:fldCharType="end"/>
            </w:r>
          </w:hyperlink>
        </w:p>
        <w:p w:rsidR="00184230" w:rsidRDefault="00184230">
          <w:pPr>
            <w:pStyle w:val="TOC2"/>
            <w:rPr>
              <w:rFonts w:eastAsiaTheme="minorEastAsia"/>
              <w:noProof/>
            </w:rPr>
          </w:pPr>
          <w:hyperlink w:anchor="_Toc477150803" w:history="1">
            <w:r w:rsidRPr="003B5A0F">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_Toc477150803 \h </w:instrText>
            </w:r>
            <w:r>
              <w:rPr>
                <w:noProof/>
                <w:webHidden/>
              </w:rPr>
            </w:r>
            <w:r>
              <w:rPr>
                <w:noProof/>
                <w:webHidden/>
              </w:rPr>
              <w:fldChar w:fldCharType="separate"/>
            </w:r>
            <w:r>
              <w:rPr>
                <w:noProof/>
                <w:webHidden/>
              </w:rPr>
              <w:t>110</w:t>
            </w:r>
            <w:r>
              <w:rPr>
                <w:noProof/>
                <w:webHidden/>
              </w:rPr>
              <w:fldChar w:fldCharType="end"/>
            </w:r>
          </w:hyperlink>
        </w:p>
        <w:p w:rsidR="00184230" w:rsidRDefault="00184230">
          <w:pPr>
            <w:pStyle w:val="TOC2"/>
            <w:rPr>
              <w:rFonts w:eastAsiaTheme="minorEastAsia"/>
              <w:noProof/>
            </w:rPr>
          </w:pPr>
          <w:hyperlink w:anchor="_Toc477150804" w:history="1">
            <w:r w:rsidRPr="003B5A0F">
              <w:rPr>
                <w:rStyle w:val="Hyperlink"/>
                <w:noProof/>
              </w:rPr>
              <w:t>Text.eof &lt;file_table_nexp&gt;, &lt;lvar&gt;</w:t>
            </w:r>
            <w:r>
              <w:rPr>
                <w:noProof/>
                <w:webHidden/>
              </w:rPr>
              <w:tab/>
            </w:r>
            <w:r>
              <w:rPr>
                <w:noProof/>
                <w:webHidden/>
              </w:rPr>
              <w:fldChar w:fldCharType="begin"/>
            </w:r>
            <w:r>
              <w:rPr>
                <w:noProof/>
                <w:webHidden/>
              </w:rPr>
              <w:instrText xml:space="preserve"> PAGEREF _Toc477150804 \h </w:instrText>
            </w:r>
            <w:r>
              <w:rPr>
                <w:noProof/>
                <w:webHidden/>
              </w:rPr>
            </w:r>
            <w:r>
              <w:rPr>
                <w:noProof/>
                <w:webHidden/>
              </w:rPr>
              <w:fldChar w:fldCharType="separate"/>
            </w:r>
            <w:r>
              <w:rPr>
                <w:noProof/>
                <w:webHidden/>
              </w:rPr>
              <w:t>110</w:t>
            </w:r>
            <w:r>
              <w:rPr>
                <w:noProof/>
                <w:webHidden/>
              </w:rPr>
              <w:fldChar w:fldCharType="end"/>
            </w:r>
          </w:hyperlink>
        </w:p>
        <w:p w:rsidR="00184230" w:rsidRDefault="00184230">
          <w:pPr>
            <w:pStyle w:val="TOC2"/>
            <w:rPr>
              <w:rFonts w:eastAsiaTheme="minorEastAsia"/>
              <w:noProof/>
            </w:rPr>
          </w:pPr>
          <w:hyperlink w:anchor="_Toc477150805" w:history="1">
            <w:r w:rsidRPr="003B5A0F">
              <w:rPr>
                <w:rStyle w:val="Hyperlink"/>
                <w:noProof/>
              </w:rPr>
              <w:t>Text.position.get &lt;file_table_nexp&gt;, &lt;position_nvar&gt;</w:t>
            </w:r>
            <w:r>
              <w:rPr>
                <w:noProof/>
                <w:webHidden/>
              </w:rPr>
              <w:tab/>
            </w:r>
            <w:r>
              <w:rPr>
                <w:noProof/>
                <w:webHidden/>
              </w:rPr>
              <w:fldChar w:fldCharType="begin"/>
            </w:r>
            <w:r>
              <w:rPr>
                <w:noProof/>
                <w:webHidden/>
              </w:rPr>
              <w:instrText xml:space="preserve"> PAGEREF _Toc477150805 \h </w:instrText>
            </w:r>
            <w:r>
              <w:rPr>
                <w:noProof/>
                <w:webHidden/>
              </w:rPr>
            </w:r>
            <w:r>
              <w:rPr>
                <w:noProof/>
                <w:webHidden/>
              </w:rPr>
              <w:fldChar w:fldCharType="separate"/>
            </w:r>
            <w:r>
              <w:rPr>
                <w:noProof/>
                <w:webHidden/>
              </w:rPr>
              <w:t>110</w:t>
            </w:r>
            <w:r>
              <w:rPr>
                <w:noProof/>
                <w:webHidden/>
              </w:rPr>
              <w:fldChar w:fldCharType="end"/>
            </w:r>
          </w:hyperlink>
        </w:p>
        <w:p w:rsidR="00184230" w:rsidRDefault="00184230">
          <w:pPr>
            <w:pStyle w:val="TOC2"/>
            <w:rPr>
              <w:rFonts w:eastAsiaTheme="minorEastAsia"/>
              <w:noProof/>
            </w:rPr>
          </w:pPr>
          <w:hyperlink w:anchor="_Toc477150806" w:history="1">
            <w:r w:rsidRPr="003B5A0F">
              <w:rPr>
                <w:rStyle w:val="Hyperlink"/>
                <w:noProof/>
              </w:rPr>
              <w:t>Text.position.set &lt;file_table_nexp&gt;, &lt;position_nexp&gt;</w:t>
            </w:r>
            <w:r>
              <w:rPr>
                <w:noProof/>
                <w:webHidden/>
              </w:rPr>
              <w:tab/>
            </w:r>
            <w:r>
              <w:rPr>
                <w:noProof/>
                <w:webHidden/>
              </w:rPr>
              <w:fldChar w:fldCharType="begin"/>
            </w:r>
            <w:r>
              <w:rPr>
                <w:noProof/>
                <w:webHidden/>
              </w:rPr>
              <w:instrText xml:space="preserve"> PAGEREF _Toc477150806 \h </w:instrText>
            </w:r>
            <w:r>
              <w:rPr>
                <w:noProof/>
                <w:webHidden/>
              </w:rPr>
            </w:r>
            <w:r>
              <w:rPr>
                <w:noProof/>
                <w:webHidden/>
              </w:rPr>
              <w:fldChar w:fldCharType="separate"/>
            </w:r>
            <w:r>
              <w:rPr>
                <w:noProof/>
                <w:webHidden/>
              </w:rPr>
              <w:t>110</w:t>
            </w:r>
            <w:r>
              <w:rPr>
                <w:noProof/>
                <w:webHidden/>
              </w:rPr>
              <w:fldChar w:fldCharType="end"/>
            </w:r>
          </w:hyperlink>
        </w:p>
        <w:p w:rsidR="00184230" w:rsidRDefault="00184230">
          <w:pPr>
            <w:pStyle w:val="TOC2"/>
            <w:rPr>
              <w:rFonts w:eastAsiaTheme="minorEastAsia"/>
              <w:noProof/>
            </w:rPr>
          </w:pPr>
          <w:hyperlink w:anchor="_Toc477150807" w:history="1">
            <w:r w:rsidRPr="003B5A0F">
              <w:rPr>
                <w:rStyle w:val="Hyperlink"/>
                <w:noProof/>
              </w:rPr>
              <w:t>Text.position.mark {{&lt;file_table_nexp&gt;}{, &lt;marklimit_nexp&gt;}}</w:t>
            </w:r>
            <w:r>
              <w:rPr>
                <w:noProof/>
                <w:webHidden/>
              </w:rPr>
              <w:tab/>
            </w:r>
            <w:r>
              <w:rPr>
                <w:noProof/>
                <w:webHidden/>
              </w:rPr>
              <w:fldChar w:fldCharType="begin"/>
            </w:r>
            <w:r>
              <w:rPr>
                <w:noProof/>
                <w:webHidden/>
              </w:rPr>
              <w:instrText xml:space="preserve"> PAGEREF _Toc477150807 \h </w:instrText>
            </w:r>
            <w:r>
              <w:rPr>
                <w:noProof/>
                <w:webHidden/>
              </w:rPr>
            </w:r>
            <w:r>
              <w:rPr>
                <w:noProof/>
                <w:webHidden/>
              </w:rPr>
              <w:fldChar w:fldCharType="separate"/>
            </w:r>
            <w:r>
              <w:rPr>
                <w:noProof/>
                <w:webHidden/>
              </w:rPr>
              <w:t>111</w:t>
            </w:r>
            <w:r>
              <w:rPr>
                <w:noProof/>
                <w:webHidden/>
              </w:rPr>
              <w:fldChar w:fldCharType="end"/>
            </w:r>
          </w:hyperlink>
        </w:p>
        <w:p w:rsidR="00184230" w:rsidRDefault="00184230">
          <w:pPr>
            <w:pStyle w:val="TOC2"/>
            <w:rPr>
              <w:rFonts w:eastAsiaTheme="minorEastAsia"/>
              <w:noProof/>
            </w:rPr>
          </w:pPr>
          <w:hyperlink w:anchor="_Toc477150808" w:history="1">
            <w:r w:rsidRPr="003B5A0F">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_Toc477150808 \h </w:instrText>
            </w:r>
            <w:r>
              <w:rPr>
                <w:noProof/>
                <w:webHidden/>
              </w:rPr>
            </w:r>
            <w:r>
              <w:rPr>
                <w:noProof/>
                <w:webHidden/>
              </w:rPr>
              <w:fldChar w:fldCharType="separate"/>
            </w:r>
            <w:r>
              <w:rPr>
                <w:noProof/>
                <w:webHidden/>
              </w:rPr>
              <w:t>111</w:t>
            </w:r>
            <w:r>
              <w:rPr>
                <w:noProof/>
                <w:webHidden/>
              </w:rPr>
              <w:fldChar w:fldCharType="end"/>
            </w:r>
          </w:hyperlink>
        </w:p>
        <w:p w:rsidR="00184230" w:rsidRDefault="00184230">
          <w:pPr>
            <w:pStyle w:val="TOC2"/>
            <w:rPr>
              <w:rFonts w:eastAsiaTheme="minorEastAsia"/>
              <w:noProof/>
            </w:rPr>
          </w:pPr>
          <w:hyperlink w:anchor="_Toc477150809" w:history="1">
            <w:r w:rsidRPr="003B5A0F">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_Toc477150809 \h </w:instrText>
            </w:r>
            <w:r>
              <w:rPr>
                <w:noProof/>
                <w:webHidden/>
              </w:rPr>
            </w:r>
            <w:r>
              <w:rPr>
                <w:noProof/>
                <w:webHidden/>
              </w:rPr>
              <w:fldChar w:fldCharType="separate"/>
            </w:r>
            <w:r>
              <w:rPr>
                <w:noProof/>
                <w:webHidden/>
              </w:rPr>
              <w:t>111</w:t>
            </w:r>
            <w:r>
              <w:rPr>
                <w:noProof/>
                <w:webHidden/>
              </w:rPr>
              <w:fldChar w:fldCharType="end"/>
            </w:r>
          </w:hyperlink>
        </w:p>
        <w:p w:rsidR="00184230" w:rsidRDefault="00184230">
          <w:pPr>
            <w:pStyle w:val="TOC1"/>
            <w:tabs>
              <w:tab w:val="right" w:leader="dot" w:pos="9350"/>
            </w:tabs>
            <w:rPr>
              <w:rFonts w:eastAsiaTheme="minorEastAsia"/>
              <w:noProof/>
            </w:rPr>
          </w:pPr>
          <w:hyperlink w:anchor="_Toc477150810" w:history="1">
            <w:r w:rsidRPr="003B5A0F">
              <w:rPr>
                <w:rStyle w:val="Hyperlink"/>
                <w:noProof/>
              </w:rPr>
              <w:t>Byte File I/O</w:t>
            </w:r>
            <w:r>
              <w:rPr>
                <w:noProof/>
                <w:webHidden/>
              </w:rPr>
              <w:tab/>
            </w:r>
            <w:r>
              <w:rPr>
                <w:noProof/>
                <w:webHidden/>
              </w:rPr>
              <w:fldChar w:fldCharType="begin"/>
            </w:r>
            <w:r>
              <w:rPr>
                <w:noProof/>
                <w:webHidden/>
              </w:rPr>
              <w:instrText xml:space="preserve"> PAGEREF _Toc477150810 \h </w:instrText>
            </w:r>
            <w:r>
              <w:rPr>
                <w:noProof/>
                <w:webHidden/>
              </w:rPr>
            </w:r>
            <w:r>
              <w:rPr>
                <w:noProof/>
                <w:webHidden/>
              </w:rPr>
              <w:fldChar w:fldCharType="separate"/>
            </w:r>
            <w:r>
              <w:rPr>
                <w:noProof/>
                <w:webHidden/>
              </w:rPr>
              <w:t>112</w:t>
            </w:r>
            <w:r>
              <w:rPr>
                <w:noProof/>
                <w:webHidden/>
              </w:rPr>
              <w:fldChar w:fldCharType="end"/>
            </w:r>
          </w:hyperlink>
        </w:p>
        <w:p w:rsidR="00184230" w:rsidRDefault="00184230">
          <w:pPr>
            <w:pStyle w:val="TOC2"/>
            <w:rPr>
              <w:rFonts w:eastAsiaTheme="minorEastAsia"/>
              <w:noProof/>
            </w:rPr>
          </w:pPr>
          <w:hyperlink w:anchor="_Toc477150811" w:history="1">
            <w:r w:rsidRPr="003B5A0F">
              <w:rPr>
                <w:rStyle w:val="Hyperlink"/>
                <w:noProof/>
              </w:rPr>
              <w:t>Byte.open {r|w|a}, &lt;file_table_nvar&gt;, &lt;path_sexp&gt;</w:t>
            </w:r>
            <w:r>
              <w:rPr>
                <w:noProof/>
                <w:webHidden/>
              </w:rPr>
              <w:tab/>
            </w:r>
            <w:r>
              <w:rPr>
                <w:noProof/>
                <w:webHidden/>
              </w:rPr>
              <w:fldChar w:fldCharType="begin"/>
            </w:r>
            <w:r>
              <w:rPr>
                <w:noProof/>
                <w:webHidden/>
              </w:rPr>
              <w:instrText xml:space="preserve"> PAGEREF _Toc477150811 \h </w:instrText>
            </w:r>
            <w:r>
              <w:rPr>
                <w:noProof/>
                <w:webHidden/>
              </w:rPr>
            </w:r>
            <w:r>
              <w:rPr>
                <w:noProof/>
                <w:webHidden/>
              </w:rPr>
              <w:fldChar w:fldCharType="separate"/>
            </w:r>
            <w:r>
              <w:rPr>
                <w:noProof/>
                <w:webHidden/>
              </w:rPr>
              <w:t>112</w:t>
            </w:r>
            <w:r>
              <w:rPr>
                <w:noProof/>
                <w:webHidden/>
              </w:rPr>
              <w:fldChar w:fldCharType="end"/>
            </w:r>
          </w:hyperlink>
        </w:p>
        <w:p w:rsidR="00184230" w:rsidRDefault="00184230">
          <w:pPr>
            <w:pStyle w:val="TOC2"/>
            <w:rPr>
              <w:rFonts w:eastAsiaTheme="minorEastAsia"/>
              <w:noProof/>
            </w:rPr>
          </w:pPr>
          <w:hyperlink w:anchor="_Toc477150812" w:history="1">
            <w:r w:rsidRPr="003B5A0F">
              <w:rPr>
                <w:rStyle w:val="Hyperlink"/>
                <w:noProof/>
              </w:rPr>
              <w:t>Byte.close &lt;file_table_nexp&gt;</w:t>
            </w:r>
            <w:r>
              <w:rPr>
                <w:noProof/>
                <w:webHidden/>
              </w:rPr>
              <w:tab/>
            </w:r>
            <w:r>
              <w:rPr>
                <w:noProof/>
                <w:webHidden/>
              </w:rPr>
              <w:fldChar w:fldCharType="begin"/>
            </w:r>
            <w:r>
              <w:rPr>
                <w:noProof/>
                <w:webHidden/>
              </w:rPr>
              <w:instrText xml:space="preserve"> PAGEREF _Toc477150812 \h </w:instrText>
            </w:r>
            <w:r>
              <w:rPr>
                <w:noProof/>
                <w:webHidden/>
              </w:rPr>
            </w:r>
            <w:r>
              <w:rPr>
                <w:noProof/>
                <w:webHidden/>
              </w:rPr>
              <w:fldChar w:fldCharType="separate"/>
            </w:r>
            <w:r>
              <w:rPr>
                <w:noProof/>
                <w:webHidden/>
              </w:rPr>
              <w:t>112</w:t>
            </w:r>
            <w:r>
              <w:rPr>
                <w:noProof/>
                <w:webHidden/>
              </w:rPr>
              <w:fldChar w:fldCharType="end"/>
            </w:r>
          </w:hyperlink>
        </w:p>
        <w:p w:rsidR="00184230" w:rsidRDefault="00184230">
          <w:pPr>
            <w:pStyle w:val="TOC2"/>
            <w:rPr>
              <w:rFonts w:eastAsiaTheme="minorEastAsia"/>
              <w:noProof/>
            </w:rPr>
          </w:pPr>
          <w:hyperlink w:anchor="_Toc477150813" w:history="1">
            <w:r w:rsidRPr="003B5A0F">
              <w:rPr>
                <w:rStyle w:val="Hyperlink"/>
                <w:noProof/>
              </w:rPr>
              <w:t>Byte.read.byte &lt;file_table_nexp&gt; {,&lt;nvar&gt;}...</w:t>
            </w:r>
            <w:r>
              <w:rPr>
                <w:noProof/>
                <w:webHidden/>
              </w:rPr>
              <w:tab/>
            </w:r>
            <w:r>
              <w:rPr>
                <w:noProof/>
                <w:webHidden/>
              </w:rPr>
              <w:fldChar w:fldCharType="begin"/>
            </w:r>
            <w:r>
              <w:rPr>
                <w:noProof/>
                <w:webHidden/>
              </w:rPr>
              <w:instrText xml:space="preserve"> PAGEREF _Toc477150813 \h </w:instrText>
            </w:r>
            <w:r>
              <w:rPr>
                <w:noProof/>
                <w:webHidden/>
              </w:rPr>
            </w:r>
            <w:r>
              <w:rPr>
                <w:noProof/>
                <w:webHidden/>
              </w:rPr>
              <w:fldChar w:fldCharType="separate"/>
            </w:r>
            <w:r>
              <w:rPr>
                <w:noProof/>
                <w:webHidden/>
              </w:rPr>
              <w:t>112</w:t>
            </w:r>
            <w:r>
              <w:rPr>
                <w:noProof/>
                <w:webHidden/>
              </w:rPr>
              <w:fldChar w:fldCharType="end"/>
            </w:r>
          </w:hyperlink>
        </w:p>
        <w:p w:rsidR="00184230" w:rsidRDefault="00184230">
          <w:pPr>
            <w:pStyle w:val="TOC2"/>
            <w:rPr>
              <w:rFonts w:eastAsiaTheme="minorEastAsia"/>
              <w:noProof/>
            </w:rPr>
          </w:pPr>
          <w:hyperlink w:anchor="_Toc477150814" w:history="1">
            <w:r w:rsidRPr="003B5A0F">
              <w:rPr>
                <w:rStyle w:val="Hyperlink"/>
                <w:noProof/>
              </w:rPr>
              <w:t>Byte.write.byte &lt;file_table_nexp&gt; {{,&lt;nexp&gt;}...{,&lt;sexp&gt;}}</w:t>
            </w:r>
            <w:r>
              <w:rPr>
                <w:noProof/>
                <w:webHidden/>
              </w:rPr>
              <w:tab/>
            </w:r>
            <w:r>
              <w:rPr>
                <w:noProof/>
                <w:webHidden/>
              </w:rPr>
              <w:fldChar w:fldCharType="begin"/>
            </w:r>
            <w:r>
              <w:rPr>
                <w:noProof/>
                <w:webHidden/>
              </w:rPr>
              <w:instrText xml:space="preserve"> PAGEREF _Toc477150814 \h </w:instrText>
            </w:r>
            <w:r>
              <w:rPr>
                <w:noProof/>
                <w:webHidden/>
              </w:rPr>
            </w:r>
            <w:r>
              <w:rPr>
                <w:noProof/>
                <w:webHidden/>
              </w:rPr>
              <w:fldChar w:fldCharType="separate"/>
            </w:r>
            <w:r>
              <w:rPr>
                <w:noProof/>
                <w:webHidden/>
              </w:rPr>
              <w:t>113</w:t>
            </w:r>
            <w:r>
              <w:rPr>
                <w:noProof/>
                <w:webHidden/>
              </w:rPr>
              <w:fldChar w:fldCharType="end"/>
            </w:r>
          </w:hyperlink>
        </w:p>
        <w:p w:rsidR="00184230" w:rsidRDefault="00184230">
          <w:pPr>
            <w:pStyle w:val="TOC2"/>
            <w:rPr>
              <w:rFonts w:eastAsiaTheme="minorEastAsia"/>
              <w:noProof/>
            </w:rPr>
          </w:pPr>
          <w:hyperlink w:anchor="_Toc477150815" w:history="1">
            <w:r w:rsidRPr="003B5A0F">
              <w:rPr>
                <w:rStyle w:val="Hyperlink"/>
                <w:noProof/>
              </w:rPr>
              <w:t>Byte.read.number &lt;file_table_nexp&gt; {,&lt;nvar&gt;...}</w:t>
            </w:r>
            <w:r>
              <w:rPr>
                <w:noProof/>
                <w:webHidden/>
              </w:rPr>
              <w:tab/>
            </w:r>
            <w:r>
              <w:rPr>
                <w:noProof/>
                <w:webHidden/>
              </w:rPr>
              <w:fldChar w:fldCharType="begin"/>
            </w:r>
            <w:r>
              <w:rPr>
                <w:noProof/>
                <w:webHidden/>
              </w:rPr>
              <w:instrText xml:space="preserve"> PAGEREF _Toc477150815 \h </w:instrText>
            </w:r>
            <w:r>
              <w:rPr>
                <w:noProof/>
                <w:webHidden/>
              </w:rPr>
            </w:r>
            <w:r>
              <w:rPr>
                <w:noProof/>
                <w:webHidden/>
              </w:rPr>
              <w:fldChar w:fldCharType="separate"/>
            </w:r>
            <w:r>
              <w:rPr>
                <w:noProof/>
                <w:webHidden/>
              </w:rPr>
              <w:t>113</w:t>
            </w:r>
            <w:r>
              <w:rPr>
                <w:noProof/>
                <w:webHidden/>
              </w:rPr>
              <w:fldChar w:fldCharType="end"/>
            </w:r>
          </w:hyperlink>
        </w:p>
        <w:p w:rsidR="00184230" w:rsidRDefault="00184230">
          <w:pPr>
            <w:pStyle w:val="TOC2"/>
            <w:rPr>
              <w:rFonts w:eastAsiaTheme="minorEastAsia"/>
              <w:noProof/>
            </w:rPr>
          </w:pPr>
          <w:hyperlink w:anchor="_Toc477150816" w:history="1">
            <w:r w:rsidRPr="003B5A0F">
              <w:rPr>
                <w:rStyle w:val="Hyperlink"/>
                <w:noProof/>
              </w:rPr>
              <w:t>Byte.write.number &lt;file_table_nexp&gt; {,&lt;nexp&gt;}...</w:t>
            </w:r>
            <w:r>
              <w:rPr>
                <w:noProof/>
                <w:webHidden/>
              </w:rPr>
              <w:tab/>
            </w:r>
            <w:r>
              <w:rPr>
                <w:noProof/>
                <w:webHidden/>
              </w:rPr>
              <w:fldChar w:fldCharType="begin"/>
            </w:r>
            <w:r>
              <w:rPr>
                <w:noProof/>
                <w:webHidden/>
              </w:rPr>
              <w:instrText xml:space="preserve"> PAGEREF _Toc477150816 \h </w:instrText>
            </w:r>
            <w:r>
              <w:rPr>
                <w:noProof/>
                <w:webHidden/>
              </w:rPr>
            </w:r>
            <w:r>
              <w:rPr>
                <w:noProof/>
                <w:webHidden/>
              </w:rPr>
              <w:fldChar w:fldCharType="separate"/>
            </w:r>
            <w:r>
              <w:rPr>
                <w:noProof/>
                <w:webHidden/>
              </w:rPr>
              <w:t>113</w:t>
            </w:r>
            <w:r>
              <w:rPr>
                <w:noProof/>
                <w:webHidden/>
              </w:rPr>
              <w:fldChar w:fldCharType="end"/>
            </w:r>
          </w:hyperlink>
        </w:p>
        <w:p w:rsidR="00184230" w:rsidRDefault="00184230">
          <w:pPr>
            <w:pStyle w:val="TOC2"/>
            <w:rPr>
              <w:rFonts w:eastAsiaTheme="minorEastAsia"/>
              <w:noProof/>
            </w:rPr>
          </w:pPr>
          <w:hyperlink w:anchor="_Toc477150817" w:history="1">
            <w:r w:rsidRPr="003B5A0F">
              <w:rPr>
                <w:rStyle w:val="Hyperlink"/>
                <w:noProof/>
              </w:rPr>
              <w:t>Byte.read.buffer &lt;file_table_nexp&gt;, &lt;count_nexp&gt;, &lt;buffer_svar&gt;</w:t>
            </w:r>
            <w:r>
              <w:rPr>
                <w:noProof/>
                <w:webHidden/>
              </w:rPr>
              <w:tab/>
            </w:r>
            <w:r>
              <w:rPr>
                <w:noProof/>
                <w:webHidden/>
              </w:rPr>
              <w:fldChar w:fldCharType="begin"/>
            </w:r>
            <w:r>
              <w:rPr>
                <w:noProof/>
                <w:webHidden/>
              </w:rPr>
              <w:instrText xml:space="preserve"> PAGEREF _Toc477150817 \h </w:instrText>
            </w:r>
            <w:r>
              <w:rPr>
                <w:noProof/>
                <w:webHidden/>
              </w:rPr>
            </w:r>
            <w:r>
              <w:rPr>
                <w:noProof/>
                <w:webHidden/>
              </w:rPr>
              <w:fldChar w:fldCharType="separate"/>
            </w:r>
            <w:r>
              <w:rPr>
                <w:noProof/>
                <w:webHidden/>
              </w:rPr>
              <w:t>114</w:t>
            </w:r>
            <w:r>
              <w:rPr>
                <w:noProof/>
                <w:webHidden/>
              </w:rPr>
              <w:fldChar w:fldCharType="end"/>
            </w:r>
          </w:hyperlink>
        </w:p>
        <w:p w:rsidR="00184230" w:rsidRDefault="00184230">
          <w:pPr>
            <w:pStyle w:val="TOC2"/>
            <w:rPr>
              <w:rFonts w:eastAsiaTheme="minorEastAsia"/>
              <w:noProof/>
            </w:rPr>
          </w:pPr>
          <w:hyperlink w:anchor="_Toc477150818" w:history="1">
            <w:r w:rsidRPr="003B5A0F">
              <w:rPr>
                <w:rStyle w:val="Hyperlink"/>
                <w:noProof/>
              </w:rPr>
              <w:t>Byte.write.buffer &lt;file_table_nexp&gt;, &lt;buffer_sexp&gt;</w:t>
            </w:r>
            <w:r>
              <w:rPr>
                <w:noProof/>
                <w:webHidden/>
              </w:rPr>
              <w:tab/>
            </w:r>
            <w:r>
              <w:rPr>
                <w:noProof/>
                <w:webHidden/>
              </w:rPr>
              <w:fldChar w:fldCharType="begin"/>
            </w:r>
            <w:r>
              <w:rPr>
                <w:noProof/>
                <w:webHidden/>
              </w:rPr>
              <w:instrText xml:space="preserve"> PAGEREF _Toc477150818 \h </w:instrText>
            </w:r>
            <w:r>
              <w:rPr>
                <w:noProof/>
                <w:webHidden/>
              </w:rPr>
            </w:r>
            <w:r>
              <w:rPr>
                <w:noProof/>
                <w:webHidden/>
              </w:rPr>
              <w:fldChar w:fldCharType="separate"/>
            </w:r>
            <w:r>
              <w:rPr>
                <w:noProof/>
                <w:webHidden/>
              </w:rPr>
              <w:t>114</w:t>
            </w:r>
            <w:r>
              <w:rPr>
                <w:noProof/>
                <w:webHidden/>
              </w:rPr>
              <w:fldChar w:fldCharType="end"/>
            </w:r>
          </w:hyperlink>
        </w:p>
        <w:p w:rsidR="00184230" w:rsidRDefault="00184230">
          <w:pPr>
            <w:pStyle w:val="TOC2"/>
            <w:rPr>
              <w:rFonts w:eastAsiaTheme="minorEastAsia"/>
              <w:noProof/>
            </w:rPr>
          </w:pPr>
          <w:hyperlink w:anchor="_Toc477150819" w:history="1">
            <w:r w:rsidRPr="003B5A0F">
              <w:rPr>
                <w:rStyle w:val="Hyperlink"/>
                <w:noProof/>
              </w:rPr>
              <w:t>Byte.eof &lt;file_table_nexp&gt;, &lt;lvar&gt;</w:t>
            </w:r>
            <w:r>
              <w:rPr>
                <w:noProof/>
                <w:webHidden/>
              </w:rPr>
              <w:tab/>
            </w:r>
            <w:r>
              <w:rPr>
                <w:noProof/>
                <w:webHidden/>
              </w:rPr>
              <w:fldChar w:fldCharType="begin"/>
            </w:r>
            <w:r>
              <w:rPr>
                <w:noProof/>
                <w:webHidden/>
              </w:rPr>
              <w:instrText xml:space="preserve"> PAGEREF _Toc477150819 \h </w:instrText>
            </w:r>
            <w:r>
              <w:rPr>
                <w:noProof/>
                <w:webHidden/>
              </w:rPr>
            </w:r>
            <w:r>
              <w:rPr>
                <w:noProof/>
                <w:webHidden/>
              </w:rPr>
              <w:fldChar w:fldCharType="separate"/>
            </w:r>
            <w:r>
              <w:rPr>
                <w:noProof/>
                <w:webHidden/>
              </w:rPr>
              <w:t>114</w:t>
            </w:r>
            <w:r>
              <w:rPr>
                <w:noProof/>
                <w:webHidden/>
              </w:rPr>
              <w:fldChar w:fldCharType="end"/>
            </w:r>
          </w:hyperlink>
        </w:p>
        <w:p w:rsidR="00184230" w:rsidRDefault="00184230">
          <w:pPr>
            <w:pStyle w:val="TOC2"/>
            <w:rPr>
              <w:rFonts w:eastAsiaTheme="minorEastAsia"/>
              <w:noProof/>
            </w:rPr>
          </w:pPr>
          <w:hyperlink w:anchor="_Toc477150820" w:history="1">
            <w:r w:rsidRPr="003B5A0F">
              <w:rPr>
                <w:rStyle w:val="Hyperlink"/>
                <w:noProof/>
              </w:rPr>
              <w:t>Byte.position.get &lt;file_table_nexp&gt;, &lt;position_nvar&gt;</w:t>
            </w:r>
            <w:r>
              <w:rPr>
                <w:noProof/>
                <w:webHidden/>
              </w:rPr>
              <w:tab/>
            </w:r>
            <w:r>
              <w:rPr>
                <w:noProof/>
                <w:webHidden/>
              </w:rPr>
              <w:fldChar w:fldCharType="begin"/>
            </w:r>
            <w:r>
              <w:rPr>
                <w:noProof/>
                <w:webHidden/>
              </w:rPr>
              <w:instrText xml:space="preserve"> PAGEREF _Toc477150820 \h </w:instrText>
            </w:r>
            <w:r>
              <w:rPr>
                <w:noProof/>
                <w:webHidden/>
              </w:rPr>
            </w:r>
            <w:r>
              <w:rPr>
                <w:noProof/>
                <w:webHidden/>
              </w:rPr>
              <w:fldChar w:fldCharType="separate"/>
            </w:r>
            <w:r>
              <w:rPr>
                <w:noProof/>
                <w:webHidden/>
              </w:rPr>
              <w:t>114</w:t>
            </w:r>
            <w:r>
              <w:rPr>
                <w:noProof/>
                <w:webHidden/>
              </w:rPr>
              <w:fldChar w:fldCharType="end"/>
            </w:r>
          </w:hyperlink>
        </w:p>
        <w:p w:rsidR="00184230" w:rsidRDefault="00184230">
          <w:pPr>
            <w:pStyle w:val="TOC2"/>
            <w:rPr>
              <w:rFonts w:eastAsiaTheme="minorEastAsia"/>
              <w:noProof/>
            </w:rPr>
          </w:pPr>
          <w:hyperlink w:anchor="_Toc477150821" w:history="1">
            <w:r w:rsidRPr="003B5A0F">
              <w:rPr>
                <w:rStyle w:val="Hyperlink"/>
                <w:noProof/>
              </w:rPr>
              <w:t>Byte.position.set &lt;file_table_nexp&gt;, &lt;position_nexp&gt;</w:t>
            </w:r>
            <w:r>
              <w:rPr>
                <w:noProof/>
                <w:webHidden/>
              </w:rPr>
              <w:tab/>
            </w:r>
            <w:r>
              <w:rPr>
                <w:noProof/>
                <w:webHidden/>
              </w:rPr>
              <w:fldChar w:fldCharType="begin"/>
            </w:r>
            <w:r>
              <w:rPr>
                <w:noProof/>
                <w:webHidden/>
              </w:rPr>
              <w:instrText xml:space="preserve"> PAGEREF _Toc477150821 \h </w:instrText>
            </w:r>
            <w:r>
              <w:rPr>
                <w:noProof/>
                <w:webHidden/>
              </w:rPr>
            </w:r>
            <w:r>
              <w:rPr>
                <w:noProof/>
                <w:webHidden/>
              </w:rPr>
              <w:fldChar w:fldCharType="separate"/>
            </w:r>
            <w:r>
              <w:rPr>
                <w:noProof/>
                <w:webHidden/>
              </w:rPr>
              <w:t>114</w:t>
            </w:r>
            <w:r>
              <w:rPr>
                <w:noProof/>
                <w:webHidden/>
              </w:rPr>
              <w:fldChar w:fldCharType="end"/>
            </w:r>
          </w:hyperlink>
        </w:p>
        <w:p w:rsidR="00184230" w:rsidRDefault="00184230">
          <w:pPr>
            <w:pStyle w:val="TOC2"/>
            <w:rPr>
              <w:rFonts w:eastAsiaTheme="minorEastAsia"/>
              <w:noProof/>
            </w:rPr>
          </w:pPr>
          <w:hyperlink w:anchor="_Toc477150822" w:history="1">
            <w:r w:rsidRPr="003B5A0F">
              <w:rPr>
                <w:rStyle w:val="Hyperlink"/>
                <w:noProof/>
              </w:rPr>
              <w:t>Byte.position.mark {{&lt;file_table_nexp&gt;}{, &lt;marklimit_nexp&gt;}}</w:t>
            </w:r>
            <w:r>
              <w:rPr>
                <w:noProof/>
                <w:webHidden/>
              </w:rPr>
              <w:tab/>
            </w:r>
            <w:r>
              <w:rPr>
                <w:noProof/>
                <w:webHidden/>
              </w:rPr>
              <w:fldChar w:fldCharType="begin"/>
            </w:r>
            <w:r>
              <w:rPr>
                <w:noProof/>
                <w:webHidden/>
              </w:rPr>
              <w:instrText xml:space="preserve"> PAGEREF _Toc477150822 \h </w:instrText>
            </w:r>
            <w:r>
              <w:rPr>
                <w:noProof/>
                <w:webHidden/>
              </w:rPr>
            </w:r>
            <w:r>
              <w:rPr>
                <w:noProof/>
                <w:webHidden/>
              </w:rPr>
              <w:fldChar w:fldCharType="separate"/>
            </w:r>
            <w:r>
              <w:rPr>
                <w:noProof/>
                <w:webHidden/>
              </w:rPr>
              <w:t>115</w:t>
            </w:r>
            <w:r>
              <w:rPr>
                <w:noProof/>
                <w:webHidden/>
              </w:rPr>
              <w:fldChar w:fldCharType="end"/>
            </w:r>
          </w:hyperlink>
        </w:p>
        <w:p w:rsidR="00184230" w:rsidRDefault="00184230">
          <w:pPr>
            <w:pStyle w:val="TOC2"/>
            <w:rPr>
              <w:rFonts w:eastAsiaTheme="minorEastAsia"/>
              <w:noProof/>
            </w:rPr>
          </w:pPr>
          <w:hyperlink w:anchor="_Toc477150823" w:history="1">
            <w:r w:rsidRPr="003B5A0F">
              <w:rPr>
                <w:rStyle w:val="Hyperlink"/>
                <w:noProof/>
              </w:rPr>
              <w:t>Byte.truncate &lt;file_table_nexp&gt;,&lt;length_nexp&gt;</w:t>
            </w:r>
            <w:r>
              <w:rPr>
                <w:noProof/>
                <w:webHidden/>
              </w:rPr>
              <w:tab/>
            </w:r>
            <w:r>
              <w:rPr>
                <w:noProof/>
                <w:webHidden/>
              </w:rPr>
              <w:fldChar w:fldCharType="begin"/>
            </w:r>
            <w:r>
              <w:rPr>
                <w:noProof/>
                <w:webHidden/>
              </w:rPr>
              <w:instrText xml:space="preserve"> PAGEREF _Toc477150823 \h </w:instrText>
            </w:r>
            <w:r>
              <w:rPr>
                <w:noProof/>
                <w:webHidden/>
              </w:rPr>
            </w:r>
            <w:r>
              <w:rPr>
                <w:noProof/>
                <w:webHidden/>
              </w:rPr>
              <w:fldChar w:fldCharType="separate"/>
            </w:r>
            <w:r>
              <w:rPr>
                <w:noProof/>
                <w:webHidden/>
              </w:rPr>
              <w:t>115</w:t>
            </w:r>
            <w:r>
              <w:rPr>
                <w:noProof/>
                <w:webHidden/>
              </w:rPr>
              <w:fldChar w:fldCharType="end"/>
            </w:r>
          </w:hyperlink>
        </w:p>
        <w:p w:rsidR="00184230" w:rsidRDefault="00184230">
          <w:pPr>
            <w:pStyle w:val="TOC2"/>
            <w:rPr>
              <w:rFonts w:eastAsiaTheme="minorEastAsia"/>
              <w:noProof/>
            </w:rPr>
          </w:pPr>
          <w:hyperlink w:anchor="_Toc477150824" w:history="1">
            <w:r w:rsidRPr="003B5A0F">
              <w:rPr>
                <w:rStyle w:val="Hyperlink"/>
                <w:noProof/>
              </w:rPr>
              <w:t>Byte.copy &lt;file_table_nexp&gt;,&lt;output_file_sexp&gt;</w:t>
            </w:r>
            <w:r>
              <w:rPr>
                <w:noProof/>
                <w:webHidden/>
              </w:rPr>
              <w:tab/>
            </w:r>
            <w:r>
              <w:rPr>
                <w:noProof/>
                <w:webHidden/>
              </w:rPr>
              <w:fldChar w:fldCharType="begin"/>
            </w:r>
            <w:r>
              <w:rPr>
                <w:noProof/>
                <w:webHidden/>
              </w:rPr>
              <w:instrText xml:space="preserve"> PAGEREF _Toc477150824 \h </w:instrText>
            </w:r>
            <w:r>
              <w:rPr>
                <w:noProof/>
                <w:webHidden/>
              </w:rPr>
            </w:r>
            <w:r>
              <w:rPr>
                <w:noProof/>
                <w:webHidden/>
              </w:rPr>
              <w:fldChar w:fldCharType="separate"/>
            </w:r>
            <w:r>
              <w:rPr>
                <w:noProof/>
                <w:webHidden/>
              </w:rPr>
              <w:t>115</w:t>
            </w:r>
            <w:r>
              <w:rPr>
                <w:noProof/>
                <w:webHidden/>
              </w:rPr>
              <w:fldChar w:fldCharType="end"/>
            </w:r>
          </w:hyperlink>
        </w:p>
        <w:p w:rsidR="00184230" w:rsidRDefault="00184230">
          <w:pPr>
            <w:pStyle w:val="TOC1"/>
            <w:tabs>
              <w:tab w:val="right" w:leader="dot" w:pos="9350"/>
            </w:tabs>
            <w:rPr>
              <w:rFonts w:eastAsiaTheme="minorEastAsia"/>
              <w:noProof/>
            </w:rPr>
          </w:pPr>
          <w:hyperlink w:anchor="_Toc477150825" w:history="1">
            <w:r w:rsidRPr="003B5A0F">
              <w:rPr>
                <w:rStyle w:val="Hyperlink"/>
                <w:noProof/>
              </w:rPr>
              <w:t>ZIP File I/O</w:t>
            </w:r>
            <w:r>
              <w:rPr>
                <w:noProof/>
                <w:webHidden/>
              </w:rPr>
              <w:tab/>
            </w:r>
            <w:r>
              <w:rPr>
                <w:noProof/>
                <w:webHidden/>
              </w:rPr>
              <w:fldChar w:fldCharType="begin"/>
            </w:r>
            <w:r>
              <w:rPr>
                <w:noProof/>
                <w:webHidden/>
              </w:rPr>
              <w:instrText xml:space="preserve"> PAGEREF _Toc477150825 \h </w:instrText>
            </w:r>
            <w:r>
              <w:rPr>
                <w:noProof/>
                <w:webHidden/>
              </w:rPr>
            </w:r>
            <w:r>
              <w:rPr>
                <w:noProof/>
                <w:webHidden/>
              </w:rPr>
              <w:fldChar w:fldCharType="separate"/>
            </w:r>
            <w:r>
              <w:rPr>
                <w:noProof/>
                <w:webHidden/>
              </w:rPr>
              <w:t>115</w:t>
            </w:r>
            <w:r>
              <w:rPr>
                <w:noProof/>
                <w:webHidden/>
              </w:rPr>
              <w:fldChar w:fldCharType="end"/>
            </w:r>
          </w:hyperlink>
        </w:p>
        <w:p w:rsidR="00184230" w:rsidRDefault="00184230">
          <w:pPr>
            <w:pStyle w:val="TOC2"/>
            <w:rPr>
              <w:rFonts w:eastAsiaTheme="minorEastAsia"/>
              <w:noProof/>
            </w:rPr>
          </w:pPr>
          <w:hyperlink w:anchor="_Toc477150826" w:history="1">
            <w:r w:rsidRPr="003B5A0F">
              <w:rPr>
                <w:rStyle w:val="Hyperlink"/>
                <w:noProof/>
              </w:rPr>
              <w:t>Zip.count &lt;path_sexp&gt;, &lt;nvar&gt;</w:t>
            </w:r>
            <w:r>
              <w:rPr>
                <w:noProof/>
                <w:webHidden/>
              </w:rPr>
              <w:tab/>
            </w:r>
            <w:r>
              <w:rPr>
                <w:noProof/>
                <w:webHidden/>
              </w:rPr>
              <w:fldChar w:fldCharType="begin"/>
            </w:r>
            <w:r>
              <w:rPr>
                <w:noProof/>
                <w:webHidden/>
              </w:rPr>
              <w:instrText xml:space="preserve"> PAGEREF _Toc477150826 \h </w:instrText>
            </w:r>
            <w:r>
              <w:rPr>
                <w:noProof/>
                <w:webHidden/>
              </w:rPr>
            </w:r>
            <w:r>
              <w:rPr>
                <w:noProof/>
                <w:webHidden/>
              </w:rPr>
              <w:fldChar w:fldCharType="separate"/>
            </w:r>
            <w:r>
              <w:rPr>
                <w:noProof/>
                <w:webHidden/>
              </w:rPr>
              <w:t>116</w:t>
            </w:r>
            <w:r>
              <w:rPr>
                <w:noProof/>
                <w:webHidden/>
              </w:rPr>
              <w:fldChar w:fldCharType="end"/>
            </w:r>
          </w:hyperlink>
        </w:p>
        <w:p w:rsidR="00184230" w:rsidRDefault="00184230">
          <w:pPr>
            <w:pStyle w:val="TOC2"/>
            <w:rPr>
              <w:rFonts w:eastAsiaTheme="minorEastAsia"/>
              <w:noProof/>
            </w:rPr>
          </w:pPr>
          <w:hyperlink w:anchor="_Toc477150827" w:history="1">
            <w:r w:rsidRPr="003B5A0F">
              <w:rPr>
                <w:rStyle w:val="Hyperlink"/>
                <w:noProof/>
              </w:rPr>
              <w:t>Zip.dir &lt;path_sexp&gt;, Array$[] {,&lt;dirmark_sexp&gt;}</w:t>
            </w:r>
            <w:r>
              <w:rPr>
                <w:noProof/>
                <w:webHidden/>
              </w:rPr>
              <w:tab/>
            </w:r>
            <w:r>
              <w:rPr>
                <w:noProof/>
                <w:webHidden/>
              </w:rPr>
              <w:fldChar w:fldCharType="begin"/>
            </w:r>
            <w:r>
              <w:rPr>
                <w:noProof/>
                <w:webHidden/>
              </w:rPr>
              <w:instrText xml:space="preserve"> PAGEREF _Toc477150827 \h </w:instrText>
            </w:r>
            <w:r>
              <w:rPr>
                <w:noProof/>
                <w:webHidden/>
              </w:rPr>
            </w:r>
            <w:r>
              <w:rPr>
                <w:noProof/>
                <w:webHidden/>
              </w:rPr>
              <w:fldChar w:fldCharType="separate"/>
            </w:r>
            <w:r>
              <w:rPr>
                <w:noProof/>
                <w:webHidden/>
              </w:rPr>
              <w:t>116</w:t>
            </w:r>
            <w:r>
              <w:rPr>
                <w:noProof/>
                <w:webHidden/>
              </w:rPr>
              <w:fldChar w:fldCharType="end"/>
            </w:r>
          </w:hyperlink>
        </w:p>
        <w:p w:rsidR="00184230" w:rsidRDefault="00184230">
          <w:pPr>
            <w:pStyle w:val="TOC2"/>
            <w:rPr>
              <w:rFonts w:eastAsiaTheme="minorEastAsia"/>
              <w:noProof/>
            </w:rPr>
          </w:pPr>
          <w:hyperlink w:anchor="_Toc477150828" w:history="1">
            <w:r w:rsidRPr="003B5A0F">
              <w:rPr>
                <w:rStyle w:val="Hyperlink"/>
                <w:noProof/>
              </w:rPr>
              <w:t>Zip.open {r|w|a}, &lt;file_table_nvar&gt;, &lt;path_sexp&gt;</w:t>
            </w:r>
            <w:r>
              <w:rPr>
                <w:noProof/>
                <w:webHidden/>
              </w:rPr>
              <w:tab/>
            </w:r>
            <w:r>
              <w:rPr>
                <w:noProof/>
                <w:webHidden/>
              </w:rPr>
              <w:fldChar w:fldCharType="begin"/>
            </w:r>
            <w:r>
              <w:rPr>
                <w:noProof/>
                <w:webHidden/>
              </w:rPr>
              <w:instrText xml:space="preserve"> PAGEREF _Toc477150828 \h </w:instrText>
            </w:r>
            <w:r>
              <w:rPr>
                <w:noProof/>
                <w:webHidden/>
              </w:rPr>
            </w:r>
            <w:r>
              <w:rPr>
                <w:noProof/>
                <w:webHidden/>
              </w:rPr>
              <w:fldChar w:fldCharType="separate"/>
            </w:r>
            <w:r>
              <w:rPr>
                <w:noProof/>
                <w:webHidden/>
              </w:rPr>
              <w:t>116</w:t>
            </w:r>
            <w:r>
              <w:rPr>
                <w:noProof/>
                <w:webHidden/>
              </w:rPr>
              <w:fldChar w:fldCharType="end"/>
            </w:r>
          </w:hyperlink>
        </w:p>
        <w:p w:rsidR="00184230" w:rsidRDefault="00184230">
          <w:pPr>
            <w:pStyle w:val="TOC2"/>
            <w:rPr>
              <w:rFonts w:eastAsiaTheme="minorEastAsia"/>
              <w:noProof/>
            </w:rPr>
          </w:pPr>
          <w:hyperlink w:anchor="_Toc477150829" w:history="1">
            <w:r w:rsidRPr="003B5A0F">
              <w:rPr>
                <w:rStyle w:val="Hyperlink"/>
                <w:noProof/>
              </w:rPr>
              <w:t>Zip.close &lt;file_table_nexp&gt;</w:t>
            </w:r>
            <w:r>
              <w:rPr>
                <w:noProof/>
                <w:webHidden/>
              </w:rPr>
              <w:tab/>
            </w:r>
            <w:r>
              <w:rPr>
                <w:noProof/>
                <w:webHidden/>
              </w:rPr>
              <w:fldChar w:fldCharType="begin"/>
            </w:r>
            <w:r>
              <w:rPr>
                <w:noProof/>
                <w:webHidden/>
              </w:rPr>
              <w:instrText xml:space="preserve"> PAGEREF _Toc477150829 \h </w:instrText>
            </w:r>
            <w:r>
              <w:rPr>
                <w:noProof/>
                <w:webHidden/>
              </w:rPr>
            </w:r>
            <w:r>
              <w:rPr>
                <w:noProof/>
                <w:webHidden/>
              </w:rPr>
              <w:fldChar w:fldCharType="separate"/>
            </w:r>
            <w:r>
              <w:rPr>
                <w:noProof/>
                <w:webHidden/>
              </w:rPr>
              <w:t>116</w:t>
            </w:r>
            <w:r>
              <w:rPr>
                <w:noProof/>
                <w:webHidden/>
              </w:rPr>
              <w:fldChar w:fldCharType="end"/>
            </w:r>
          </w:hyperlink>
        </w:p>
        <w:p w:rsidR="00184230" w:rsidRDefault="00184230">
          <w:pPr>
            <w:pStyle w:val="TOC2"/>
            <w:rPr>
              <w:rFonts w:eastAsiaTheme="minorEastAsia"/>
              <w:noProof/>
            </w:rPr>
          </w:pPr>
          <w:hyperlink w:anchor="_Toc477150830" w:history="1">
            <w:r w:rsidRPr="003B5A0F">
              <w:rPr>
                <w:rStyle w:val="Hyperlink"/>
                <w:noProof/>
              </w:rPr>
              <w:t>Zip.read &lt;file_table_nexp&gt; ,&lt;buffer_svar&gt;, &lt;file_name_sexp&gt;</w:t>
            </w:r>
            <w:r>
              <w:rPr>
                <w:noProof/>
                <w:webHidden/>
              </w:rPr>
              <w:tab/>
            </w:r>
            <w:r>
              <w:rPr>
                <w:noProof/>
                <w:webHidden/>
              </w:rPr>
              <w:fldChar w:fldCharType="begin"/>
            </w:r>
            <w:r>
              <w:rPr>
                <w:noProof/>
                <w:webHidden/>
              </w:rPr>
              <w:instrText xml:space="preserve"> PAGEREF _Toc477150830 \h </w:instrText>
            </w:r>
            <w:r>
              <w:rPr>
                <w:noProof/>
                <w:webHidden/>
              </w:rPr>
            </w:r>
            <w:r>
              <w:rPr>
                <w:noProof/>
                <w:webHidden/>
              </w:rPr>
              <w:fldChar w:fldCharType="separate"/>
            </w:r>
            <w:r>
              <w:rPr>
                <w:noProof/>
                <w:webHidden/>
              </w:rPr>
              <w:t>116</w:t>
            </w:r>
            <w:r>
              <w:rPr>
                <w:noProof/>
                <w:webHidden/>
              </w:rPr>
              <w:fldChar w:fldCharType="end"/>
            </w:r>
          </w:hyperlink>
        </w:p>
        <w:p w:rsidR="00184230" w:rsidRDefault="00184230">
          <w:pPr>
            <w:pStyle w:val="TOC2"/>
            <w:rPr>
              <w:rFonts w:eastAsiaTheme="minorEastAsia"/>
              <w:noProof/>
            </w:rPr>
          </w:pPr>
          <w:hyperlink w:anchor="_Toc477150831" w:history="1">
            <w:r w:rsidRPr="003B5A0F">
              <w:rPr>
                <w:rStyle w:val="Hyperlink"/>
                <w:noProof/>
              </w:rPr>
              <w:t>Zip.write &lt;file_table_nexp&gt; ,&lt;buffer_sexp&gt;, &lt;file_name_sexp&gt;</w:t>
            </w:r>
            <w:r>
              <w:rPr>
                <w:noProof/>
                <w:webHidden/>
              </w:rPr>
              <w:tab/>
            </w:r>
            <w:r>
              <w:rPr>
                <w:noProof/>
                <w:webHidden/>
              </w:rPr>
              <w:fldChar w:fldCharType="begin"/>
            </w:r>
            <w:r>
              <w:rPr>
                <w:noProof/>
                <w:webHidden/>
              </w:rPr>
              <w:instrText xml:space="preserve"> PAGEREF _Toc477150831 \h </w:instrText>
            </w:r>
            <w:r>
              <w:rPr>
                <w:noProof/>
                <w:webHidden/>
              </w:rPr>
            </w:r>
            <w:r>
              <w:rPr>
                <w:noProof/>
                <w:webHidden/>
              </w:rPr>
              <w:fldChar w:fldCharType="separate"/>
            </w:r>
            <w:r>
              <w:rPr>
                <w:noProof/>
                <w:webHidden/>
              </w:rPr>
              <w:t>117</w:t>
            </w:r>
            <w:r>
              <w:rPr>
                <w:noProof/>
                <w:webHidden/>
              </w:rPr>
              <w:fldChar w:fldCharType="end"/>
            </w:r>
          </w:hyperlink>
        </w:p>
        <w:p w:rsidR="00184230" w:rsidRDefault="00184230">
          <w:pPr>
            <w:pStyle w:val="TOC1"/>
            <w:tabs>
              <w:tab w:val="right" w:leader="dot" w:pos="9350"/>
            </w:tabs>
            <w:rPr>
              <w:rFonts w:eastAsiaTheme="minorEastAsia"/>
              <w:noProof/>
            </w:rPr>
          </w:pPr>
          <w:hyperlink w:anchor="_Toc477150832" w:history="1">
            <w:r w:rsidRPr="003B5A0F">
              <w:rPr>
                <w:rStyle w:val="Hyperlink"/>
                <w:noProof/>
              </w:rPr>
              <w:t>HTML</w:t>
            </w:r>
            <w:r>
              <w:rPr>
                <w:noProof/>
                <w:webHidden/>
              </w:rPr>
              <w:tab/>
            </w:r>
            <w:r>
              <w:rPr>
                <w:noProof/>
                <w:webHidden/>
              </w:rPr>
              <w:fldChar w:fldCharType="begin"/>
            </w:r>
            <w:r>
              <w:rPr>
                <w:noProof/>
                <w:webHidden/>
              </w:rPr>
              <w:instrText xml:space="preserve"> PAGEREF _Toc477150832 \h </w:instrText>
            </w:r>
            <w:r>
              <w:rPr>
                <w:noProof/>
                <w:webHidden/>
              </w:rPr>
            </w:r>
            <w:r>
              <w:rPr>
                <w:noProof/>
                <w:webHidden/>
              </w:rPr>
              <w:fldChar w:fldCharType="separate"/>
            </w:r>
            <w:r>
              <w:rPr>
                <w:noProof/>
                <w:webHidden/>
              </w:rPr>
              <w:t>117</w:t>
            </w:r>
            <w:r>
              <w:rPr>
                <w:noProof/>
                <w:webHidden/>
              </w:rPr>
              <w:fldChar w:fldCharType="end"/>
            </w:r>
          </w:hyperlink>
        </w:p>
        <w:p w:rsidR="00184230" w:rsidRDefault="00184230">
          <w:pPr>
            <w:pStyle w:val="TOC2"/>
            <w:rPr>
              <w:rFonts w:eastAsiaTheme="minorEastAsia"/>
              <w:noProof/>
            </w:rPr>
          </w:pPr>
          <w:hyperlink w:anchor="_Toc477150833" w:history="1">
            <w:r w:rsidRPr="003B5A0F">
              <w:rPr>
                <w:rStyle w:val="Hyperlink"/>
                <w:noProof/>
              </w:rPr>
              <w:t>Introduction</w:t>
            </w:r>
            <w:r>
              <w:rPr>
                <w:noProof/>
                <w:webHidden/>
              </w:rPr>
              <w:tab/>
            </w:r>
            <w:r>
              <w:rPr>
                <w:noProof/>
                <w:webHidden/>
              </w:rPr>
              <w:fldChar w:fldCharType="begin"/>
            </w:r>
            <w:r>
              <w:rPr>
                <w:noProof/>
                <w:webHidden/>
              </w:rPr>
              <w:instrText xml:space="preserve"> PAGEREF _Toc477150833 \h </w:instrText>
            </w:r>
            <w:r>
              <w:rPr>
                <w:noProof/>
                <w:webHidden/>
              </w:rPr>
            </w:r>
            <w:r>
              <w:rPr>
                <w:noProof/>
                <w:webHidden/>
              </w:rPr>
              <w:fldChar w:fldCharType="separate"/>
            </w:r>
            <w:r>
              <w:rPr>
                <w:noProof/>
                <w:webHidden/>
              </w:rPr>
              <w:t>117</w:t>
            </w:r>
            <w:r>
              <w:rPr>
                <w:noProof/>
                <w:webHidden/>
              </w:rPr>
              <w:fldChar w:fldCharType="end"/>
            </w:r>
          </w:hyperlink>
        </w:p>
        <w:p w:rsidR="00184230" w:rsidRDefault="00184230">
          <w:pPr>
            <w:pStyle w:val="TOC2"/>
            <w:rPr>
              <w:rFonts w:eastAsiaTheme="minorEastAsia"/>
              <w:noProof/>
            </w:rPr>
          </w:pPr>
          <w:hyperlink w:anchor="_Toc477150834" w:history="1">
            <w:r w:rsidRPr="003B5A0F">
              <w:rPr>
                <w:rStyle w:val="Hyperlink"/>
                <w:noProof/>
              </w:rPr>
              <w:t>HTML Commands</w:t>
            </w:r>
            <w:r>
              <w:rPr>
                <w:noProof/>
                <w:webHidden/>
              </w:rPr>
              <w:tab/>
            </w:r>
            <w:r>
              <w:rPr>
                <w:noProof/>
                <w:webHidden/>
              </w:rPr>
              <w:fldChar w:fldCharType="begin"/>
            </w:r>
            <w:r>
              <w:rPr>
                <w:noProof/>
                <w:webHidden/>
              </w:rPr>
              <w:instrText xml:space="preserve"> PAGEREF _Toc477150834 \h </w:instrText>
            </w:r>
            <w:r>
              <w:rPr>
                <w:noProof/>
                <w:webHidden/>
              </w:rPr>
            </w:r>
            <w:r>
              <w:rPr>
                <w:noProof/>
                <w:webHidden/>
              </w:rPr>
              <w:fldChar w:fldCharType="separate"/>
            </w:r>
            <w:r>
              <w:rPr>
                <w:noProof/>
                <w:webHidden/>
              </w:rPr>
              <w:t>117</w:t>
            </w:r>
            <w:r>
              <w:rPr>
                <w:noProof/>
                <w:webHidden/>
              </w:rPr>
              <w:fldChar w:fldCharType="end"/>
            </w:r>
          </w:hyperlink>
        </w:p>
        <w:p w:rsidR="00184230" w:rsidRDefault="00184230">
          <w:pPr>
            <w:pStyle w:val="TOC3"/>
            <w:rPr>
              <w:rFonts w:eastAsiaTheme="minorEastAsia"/>
              <w:noProof/>
            </w:rPr>
          </w:pPr>
          <w:hyperlink w:anchor="_Toc477150835" w:history="1">
            <w:r w:rsidRPr="003B5A0F">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_Toc477150835 \h </w:instrText>
            </w:r>
            <w:r>
              <w:rPr>
                <w:noProof/>
                <w:webHidden/>
              </w:rPr>
            </w:r>
            <w:r>
              <w:rPr>
                <w:noProof/>
                <w:webHidden/>
              </w:rPr>
              <w:fldChar w:fldCharType="separate"/>
            </w:r>
            <w:r>
              <w:rPr>
                <w:noProof/>
                <w:webHidden/>
              </w:rPr>
              <w:t>117</w:t>
            </w:r>
            <w:r>
              <w:rPr>
                <w:noProof/>
                <w:webHidden/>
              </w:rPr>
              <w:fldChar w:fldCharType="end"/>
            </w:r>
          </w:hyperlink>
        </w:p>
        <w:p w:rsidR="00184230" w:rsidRDefault="00184230">
          <w:pPr>
            <w:pStyle w:val="TOC3"/>
            <w:rPr>
              <w:rFonts w:eastAsiaTheme="minorEastAsia"/>
              <w:noProof/>
            </w:rPr>
          </w:pPr>
          <w:hyperlink w:anchor="_Toc477150836" w:history="1">
            <w:r w:rsidRPr="003B5A0F">
              <w:rPr>
                <w:rStyle w:val="Hyperlink"/>
                <w:noProof/>
              </w:rPr>
              <w:t>Html.orientation &lt;nexp&gt;</w:t>
            </w:r>
            <w:r>
              <w:rPr>
                <w:noProof/>
                <w:webHidden/>
              </w:rPr>
              <w:tab/>
            </w:r>
            <w:r>
              <w:rPr>
                <w:noProof/>
                <w:webHidden/>
              </w:rPr>
              <w:fldChar w:fldCharType="begin"/>
            </w:r>
            <w:r>
              <w:rPr>
                <w:noProof/>
                <w:webHidden/>
              </w:rPr>
              <w:instrText xml:space="preserve"> PAGEREF _Toc477150836 \h </w:instrText>
            </w:r>
            <w:r>
              <w:rPr>
                <w:noProof/>
                <w:webHidden/>
              </w:rPr>
            </w:r>
            <w:r>
              <w:rPr>
                <w:noProof/>
                <w:webHidden/>
              </w:rPr>
              <w:fldChar w:fldCharType="separate"/>
            </w:r>
            <w:r>
              <w:rPr>
                <w:noProof/>
                <w:webHidden/>
              </w:rPr>
              <w:t>118</w:t>
            </w:r>
            <w:r>
              <w:rPr>
                <w:noProof/>
                <w:webHidden/>
              </w:rPr>
              <w:fldChar w:fldCharType="end"/>
            </w:r>
          </w:hyperlink>
        </w:p>
        <w:p w:rsidR="00184230" w:rsidRDefault="00184230">
          <w:pPr>
            <w:pStyle w:val="TOC3"/>
            <w:rPr>
              <w:rFonts w:eastAsiaTheme="minorEastAsia"/>
              <w:noProof/>
            </w:rPr>
          </w:pPr>
          <w:hyperlink w:anchor="_Toc477150837" w:history="1">
            <w:r w:rsidRPr="003B5A0F">
              <w:rPr>
                <w:rStyle w:val="Hyperlink"/>
                <w:noProof/>
              </w:rPr>
              <w:t>Html.load.url &lt;file_sexp&gt;</w:t>
            </w:r>
            <w:r>
              <w:rPr>
                <w:noProof/>
                <w:webHidden/>
              </w:rPr>
              <w:tab/>
            </w:r>
            <w:r>
              <w:rPr>
                <w:noProof/>
                <w:webHidden/>
              </w:rPr>
              <w:fldChar w:fldCharType="begin"/>
            </w:r>
            <w:r>
              <w:rPr>
                <w:noProof/>
                <w:webHidden/>
              </w:rPr>
              <w:instrText xml:space="preserve"> PAGEREF _Toc477150837 \h </w:instrText>
            </w:r>
            <w:r>
              <w:rPr>
                <w:noProof/>
                <w:webHidden/>
              </w:rPr>
            </w:r>
            <w:r>
              <w:rPr>
                <w:noProof/>
                <w:webHidden/>
              </w:rPr>
              <w:fldChar w:fldCharType="separate"/>
            </w:r>
            <w:r>
              <w:rPr>
                <w:noProof/>
                <w:webHidden/>
              </w:rPr>
              <w:t>118</w:t>
            </w:r>
            <w:r>
              <w:rPr>
                <w:noProof/>
                <w:webHidden/>
              </w:rPr>
              <w:fldChar w:fldCharType="end"/>
            </w:r>
          </w:hyperlink>
        </w:p>
        <w:p w:rsidR="00184230" w:rsidRDefault="00184230">
          <w:pPr>
            <w:pStyle w:val="TOC3"/>
            <w:rPr>
              <w:rFonts w:eastAsiaTheme="minorEastAsia"/>
              <w:noProof/>
            </w:rPr>
          </w:pPr>
          <w:hyperlink w:anchor="_Toc477150838" w:history="1">
            <w:r w:rsidRPr="003B5A0F">
              <w:rPr>
                <w:rStyle w:val="Hyperlink"/>
                <w:noProof/>
              </w:rPr>
              <w:t>Html.load.string &lt;html_sexp&gt;</w:t>
            </w:r>
            <w:r>
              <w:rPr>
                <w:noProof/>
                <w:webHidden/>
              </w:rPr>
              <w:tab/>
            </w:r>
            <w:r>
              <w:rPr>
                <w:noProof/>
                <w:webHidden/>
              </w:rPr>
              <w:fldChar w:fldCharType="begin"/>
            </w:r>
            <w:r>
              <w:rPr>
                <w:noProof/>
                <w:webHidden/>
              </w:rPr>
              <w:instrText xml:space="preserve"> PAGEREF _Toc477150838 \h </w:instrText>
            </w:r>
            <w:r>
              <w:rPr>
                <w:noProof/>
                <w:webHidden/>
              </w:rPr>
            </w:r>
            <w:r>
              <w:rPr>
                <w:noProof/>
                <w:webHidden/>
              </w:rPr>
              <w:fldChar w:fldCharType="separate"/>
            </w:r>
            <w:r>
              <w:rPr>
                <w:noProof/>
                <w:webHidden/>
              </w:rPr>
              <w:t>118</w:t>
            </w:r>
            <w:r>
              <w:rPr>
                <w:noProof/>
                <w:webHidden/>
              </w:rPr>
              <w:fldChar w:fldCharType="end"/>
            </w:r>
          </w:hyperlink>
        </w:p>
        <w:p w:rsidR="00184230" w:rsidRDefault="00184230">
          <w:pPr>
            <w:pStyle w:val="TOC3"/>
            <w:rPr>
              <w:rFonts w:eastAsiaTheme="minorEastAsia"/>
              <w:noProof/>
            </w:rPr>
          </w:pPr>
          <w:hyperlink w:anchor="_Toc477150839" w:history="1">
            <w:r w:rsidRPr="003B5A0F">
              <w:rPr>
                <w:rStyle w:val="Hyperlink"/>
                <w:noProof/>
              </w:rPr>
              <w:t>Html.post &lt;url_sexp&gt;, &lt;list_nexp&gt;</w:t>
            </w:r>
            <w:r>
              <w:rPr>
                <w:noProof/>
                <w:webHidden/>
              </w:rPr>
              <w:tab/>
            </w:r>
            <w:r>
              <w:rPr>
                <w:noProof/>
                <w:webHidden/>
              </w:rPr>
              <w:fldChar w:fldCharType="begin"/>
            </w:r>
            <w:r>
              <w:rPr>
                <w:noProof/>
                <w:webHidden/>
              </w:rPr>
              <w:instrText xml:space="preserve"> PAGEREF _Toc477150839 \h </w:instrText>
            </w:r>
            <w:r>
              <w:rPr>
                <w:noProof/>
                <w:webHidden/>
              </w:rPr>
            </w:r>
            <w:r>
              <w:rPr>
                <w:noProof/>
                <w:webHidden/>
              </w:rPr>
              <w:fldChar w:fldCharType="separate"/>
            </w:r>
            <w:r>
              <w:rPr>
                <w:noProof/>
                <w:webHidden/>
              </w:rPr>
              <w:t>119</w:t>
            </w:r>
            <w:r>
              <w:rPr>
                <w:noProof/>
                <w:webHidden/>
              </w:rPr>
              <w:fldChar w:fldCharType="end"/>
            </w:r>
          </w:hyperlink>
        </w:p>
        <w:p w:rsidR="00184230" w:rsidRDefault="00184230">
          <w:pPr>
            <w:pStyle w:val="TOC3"/>
            <w:rPr>
              <w:rFonts w:eastAsiaTheme="minorEastAsia"/>
              <w:noProof/>
            </w:rPr>
          </w:pPr>
          <w:hyperlink w:anchor="_Toc477150840" w:history="1">
            <w:r w:rsidRPr="003B5A0F">
              <w:rPr>
                <w:rStyle w:val="Hyperlink"/>
                <w:noProof/>
              </w:rPr>
              <w:t>Html.get.datalink &lt;data_svar&gt;</w:t>
            </w:r>
            <w:r>
              <w:rPr>
                <w:noProof/>
                <w:webHidden/>
              </w:rPr>
              <w:tab/>
            </w:r>
            <w:r>
              <w:rPr>
                <w:noProof/>
                <w:webHidden/>
              </w:rPr>
              <w:fldChar w:fldCharType="begin"/>
            </w:r>
            <w:r>
              <w:rPr>
                <w:noProof/>
                <w:webHidden/>
              </w:rPr>
              <w:instrText xml:space="preserve"> PAGEREF _Toc477150840 \h </w:instrText>
            </w:r>
            <w:r>
              <w:rPr>
                <w:noProof/>
                <w:webHidden/>
              </w:rPr>
            </w:r>
            <w:r>
              <w:rPr>
                <w:noProof/>
                <w:webHidden/>
              </w:rPr>
              <w:fldChar w:fldCharType="separate"/>
            </w:r>
            <w:r>
              <w:rPr>
                <w:noProof/>
                <w:webHidden/>
              </w:rPr>
              <w:t>119</w:t>
            </w:r>
            <w:r>
              <w:rPr>
                <w:noProof/>
                <w:webHidden/>
              </w:rPr>
              <w:fldChar w:fldCharType="end"/>
            </w:r>
          </w:hyperlink>
        </w:p>
        <w:p w:rsidR="00184230" w:rsidRDefault="00184230">
          <w:pPr>
            <w:pStyle w:val="TOC3"/>
            <w:rPr>
              <w:rFonts w:eastAsiaTheme="minorEastAsia"/>
              <w:noProof/>
            </w:rPr>
          </w:pPr>
          <w:hyperlink w:anchor="_Toc477150841" w:history="1">
            <w:r w:rsidRPr="003B5A0F">
              <w:rPr>
                <w:rStyle w:val="Hyperlink"/>
                <w:noProof/>
              </w:rPr>
              <w:t>Html.go.back</w:t>
            </w:r>
            <w:r>
              <w:rPr>
                <w:noProof/>
                <w:webHidden/>
              </w:rPr>
              <w:tab/>
            </w:r>
            <w:r>
              <w:rPr>
                <w:noProof/>
                <w:webHidden/>
              </w:rPr>
              <w:fldChar w:fldCharType="begin"/>
            </w:r>
            <w:r>
              <w:rPr>
                <w:noProof/>
                <w:webHidden/>
              </w:rPr>
              <w:instrText xml:space="preserve"> PAGEREF _Toc477150841 \h </w:instrText>
            </w:r>
            <w:r>
              <w:rPr>
                <w:noProof/>
                <w:webHidden/>
              </w:rPr>
            </w:r>
            <w:r>
              <w:rPr>
                <w:noProof/>
                <w:webHidden/>
              </w:rPr>
              <w:fldChar w:fldCharType="separate"/>
            </w:r>
            <w:r>
              <w:rPr>
                <w:noProof/>
                <w:webHidden/>
              </w:rPr>
              <w:t>120</w:t>
            </w:r>
            <w:r>
              <w:rPr>
                <w:noProof/>
                <w:webHidden/>
              </w:rPr>
              <w:fldChar w:fldCharType="end"/>
            </w:r>
          </w:hyperlink>
        </w:p>
        <w:p w:rsidR="00184230" w:rsidRDefault="00184230">
          <w:pPr>
            <w:pStyle w:val="TOC3"/>
            <w:rPr>
              <w:rFonts w:eastAsiaTheme="minorEastAsia"/>
              <w:noProof/>
            </w:rPr>
          </w:pPr>
          <w:hyperlink w:anchor="_Toc477150842" w:history="1">
            <w:r w:rsidRPr="003B5A0F">
              <w:rPr>
                <w:rStyle w:val="Hyperlink"/>
                <w:noProof/>
              </w:rPr>
              <w:t>Html.go.forward</w:t>
            </w:r>
            <w:r>
              <w:rPr>
                <w:noProof/>
                <w:webHidden/>
              </w:rPr>
              <w:tab/>
            </w:r>
            <w:r>
              <w:rPr>
                <w:noProof/>
                <w:webHidden/>
              </w:rPr>
              <w:fldChar w:fldCharType="begin"/>
            </w:r>
            <w:r>
              <w:rPr>
                <w:noProof/>
                <w:webHidden/>
              </w:rPr>
              <w:instrText xml:space="preserve"> PAGEREF _Toc477150842 \h </w:instrText>
            </w:r>
            <w:r>
              <w:rPr>
                <w:noProof/>
                <w:webHidden/>
              </w:rPr>
            </w:r>
            <w:r>
              <w:rPr>
                <w:noProof/>
                <w:webHidden/>
              </w:rPr>
              <w:fldChar w:fldCharType="separate"/>
            </w:r>
            <w:r>
              <w:rPr>
                <w:noProof/>
                <w:webHidden/>
              </w:rPr>
              <w:t>120</w:t>
            </w:r>
            <w:r>
              <w:rPr>
                <w:noProof/>
                <w:webHidden/>
              </w:rPr>
              <w:fldChar w:fldCharType="end"/>
            </w:r>
          </w:hyperlink>
        </w:p>
        <w:p w:rsidR="00184230" w:rsidRDefault="00184230">
          <w:pPr>
            <w:pStyle w:val="TOC3"/>
            <w:rPr>
              <w:rFonts w:eastAsiaTheme="minorEastAsia"/>
              <w:noProof/>
            </w:rPr>
          </w:pPr>
          <w:hyperlink w:anchor="_Toc477150843" w:history="1">
            <w:r w:rsidRPr="003B5A0F">
              <w:rPr>
                <w:rStyle w:val="Hyperlink"/>
                <w:noProof/>
              </w:rPr>
              <w:t>Html.close</w:t>
            </w:r>
            <w:r>
              <w:rPr>
                <w:noProof/>
                <w:webHidden/>
              </w:rPr>
              <w:tab/>
            </w:r>
            <w:r>
              <w:rPr>
                <w:noProof/>
                <w:webHidden/>
              </w:rPr>
              <w:fldChar w:fldCharType="begin"/>
            </w:r>
            <w:r>
              <w:rPr>
                <w:noProof/>
                <w:webHidden/>
              </w:rPr>
              <w:instrText xml:space="preserve"> PAGEREF _Toc477150843 \h </w:instrText>
            </w:r>
            <w:r>
              <w:rPr>
                <w:noProof/>
                <w:webHidden/>
              </w:rPr>
            </w:r>
            <w:r>
              <w:rPr>
                <w:noProof/>
                <w:webHidden/>
              </w:rPr>
              <w:fldChar w:fldCharType="separate"/>
            </w:r>
            <w:r>
              <w:rPr>
                <w:noProof/>
                <w:webHidden/>
              </w:rPr>
              <w:t>120</w:t>
            </w:r>
            <w:r>
              <w:rPr>
                <w:noProof/>
                <w:webHidden/>
              </w:rPr>
              <w:fldChar w:fldCharType="end"/>
            </w:r>
          </w:hyperlink>
        </w:p>
        <w:p w:rsidR="00184230" w:rsidRDefault="00184230">
          <w:pPr>
            <w:pStyle w:val="TOC3"/>
            <w:rPr>
              <w:rFonts w:eastAsiaTheme="minorEastAsia"/>
              <w:noProof/>
            </w:rPr>
          </w:pPr>
          <w:hyperlink w:anchor="_Toc477150844" w:history="1">
            <w:r w:rsidRPr="003B5A0F">
              <w:rPr>
                <w:rStyle w:val="Hyperlink"/>
                <w:noProof/>
              </w:rPr>
              <w:t>Html.clear.cache</w:t>
            </w:r>
            <w:r>
              <w:rPr>
                <w:noProof/>
                <w:webHidden/>
              </w:rPr>
              <w:tab/>
            </w:r>
            <w:r>
              <w:rPr>
                <w:noProof/>
                <w:webHidden/>
              </w:rPr>
              <w:fldChar w:fldCharType="begin"/>
            </w:r>
            <w:r>
              <w:rPr>
                <w:noProof/>
                <w:webHidden/>
              </w:rPr>
              <w:instrText xml:space="preserve"> PAGEREF _Toc477150844 \h </w:instrText>
            </w:r>
            <w:r>
              <w:rPr>
                <w:noProof/>
                <w:webHidden/>
              </w:rPr>
            </w:r>
            <w:r>
              <w:rPr>
                <w:noProof/>
                <w:webHidden/>
              </w:rPr>
              <w:fldChar w:fldCharType="separate"/>
            </w:r>
            <w:r>
              <w:rPr>
                <w:noProof/>
                <w:webHidden/>
              </w:rPr>
              <w:t>120</w:t>
            </w:r>
            <w:r>
              <w:rPr>
                <w:noProof/>
                <w:webHidden/>
              </w:rPr>
              <w:fldChar w:fldCharType="end"/>
            </w:r>
          </w:hyperlink>
        </w:p>
        <w:p w:rsidR="00184230" w:rsidRDefault="00184230">
          <w:pPr>
            <w:pStyle w:val="TOC3"/>
            <w:rPr>
              <w:rFonts w:eastAsiaTheme="minorEastAsia"/>
              <w:noProof/>
            </w:rPr>
          </w:pPr>
          <w:hyperlink w:anchor="_Toc477150845" w:history="1">
            <w:r w:rsidRPr="003B5A0F">
              <w:rPr>
                <w:rStyle w:val="Hyperlink"/>
                <w:noProof/>
              </w:rPr>
              <w:t>Html.clear.history</w:t>
            </w:r>
            <w:r>
              <w:rPr>
                <w:noProof/>
                <w:webHidden/>
              </w:rPr>
              <w:tab/>
            </w:r>
            <w:r>
              <w:rPr>
                <w:noProof/>
                <w:webHidden/>
              </w:rPr>
              <w:fldChar w:fldCharType="begin"/>
            </w:r>
            <w:r>
              <w:rPr>
                <w:noProof/>
                <w:webHidden/>
              </w:rPr>
              <w:instrText xml:space="preserve"> PAGEREF _Toc477150845 \h </w:instrText>
            </w:r>
            <w:r>
              <w:rPr>
                <w:noProof/>
                <w:webHidden/>
              </w:rPr>
            </w:r>
            <w:r>
              <w:rPr>
                <w:noProof/>
                <w:webHidden/>
              </w:rPr>
              <w:fldChar w:fldCharType="separate"/>
            </w:r>
            <w:r>
              <w:rPr>
                <w:noProof/>
                <w:webHidden/>
              </w:rPr>
              <w:t>120</w:t>
            </w:r>
            <w:r>
              <w:rPr>
                <w:noProof/>
                <w:webHidden/>
              </w:rPr>
              <w:fldChar w:fldCharType="end"/>
            </w:r>
          </w:hyperlink>
        </w:p>
        <w:p w:rsidR="00184230" w:rsidRDefault="00184230">
          <w:pPr>
            <w:pStyle w:val="TOC2"/>
            <w:rPr>
              <w:rFonts w:eastAsiaTheme="minorEastAsia"/>
              <w:noProof/>
            </w:rPr>
          </w:pPr>
          <w:hyperlink w:anchor="_Toc477150846" w:history="1">
            <w:r w:rsidRPr="003B5A0F">
              <w:rPr>
                <w:rStyle w:val="Hyperlink"/>
                <w:noProof/>
              </w:rPr>
              <w:t>Related Commands</w:t>
            </w:r>
            <w:r>
              <w:rPr>
                <w:noProof/>
                <w:webHidden/>
              </w:rPr>
              <w:tab/>
            </w:r>
            <w:r>
              <w:rPr>
                <w:noProof/>
                <w:webHidden/>
              </w:rPr>
              <w:fldChar w:fldCharType="begin"/>
            </w:r>
            <w:r>
              <w:rPr>
                <w:noProof/>
                <w:webHidden/>
              </w:rPr>
              <w:instrText xml:space="preserve"> PAGEREF _Toc477150846 \h </w:instrText>
            </w:r>
            <w:r>
              <w:rPr>
                <w:noProof/>
                <w:webHidden/>
              </w:rPr>
            </w:r>
            <w:r>
              <w:rPr>
                <w:noProof/>
                <w:webHidden/>
              </w:rPr>
              <w:fldChar w:fldCharType="separate"/>
            </w:r>
            <w:r>
              <w:rPr>
                <w:noProof/>
                <w:webHidden/>
              </w:rPr>
              <w:t>120</w:t>
            </w:r>
            <w:r>
              <w:rPr>
                <w:noProof/>
                <w:webHidden/>
              </w:rPr>
              <w:fldChar w:fldCharType="end"/>
            </w:r>
          </w:hyperlink>
        </w:p>
        <w:p w:rsidR="00184230" w:rsidRDefault="00184230">
          <w:pPr>
            <w:pStyle w:val="TOC3"/>
            <w:rPr>
              <w:rFonts w:eastAsiaTheme="minorEastAsia"/>
              <w:noProof/>
            </w:rPr>
          </w:pPr>
          <w:hyperlink w:anchor="_Toc477150847" w:history="1">
            <w:r w:rsidRPr="003B5A0F">
              <w:rPr>
                <w:rStyle w:val="Hyperlink"/>
                <w:noProof/>
              </w:rPr>
              <w:t>Browse &lt;url_sexp&gt;</w:t>
            </w:r>
            <w:r>
              <w:rPr>
                <w:noProof/>
                <w:webHidden/>
              </w:rPr>
              <w:tab/>
            </w:r>
            <w:r>
              <w:rPr>
                <w:noProof/>
                <w:webHidden/>
              </w:rPr>
              <w:fldChar w:fldCharType="begin"/>
            </w:r>
            <w:r>
              <w:rPr>
                <w:noProof/>
                <w:webHidden/>
              </w:rPr>
              <w:instrText xml:space="preserve"> PAGEREF _Toc477150847 \h </w:instrText>
            </w:r>
            <w:r>
              <w:rPr>
                <w:noProof/>
                <w:webHidden/>
              </w:rPr>
            </w:r>
            <w:r>
              <w:rPr>
                <w:noProof/>
                <w:webHidden/>
              </w:rPr>
              <w:fldChar w:fldCharType="separate"/>
            </w:r>
            <w:r>
              <w:rPr>
                <w:noProof/>
                <w:webHidden/>
              </w:rPr>
              <w:t>120</w:t>
            </w:r>
            <w:r>
              <w:rPr>
                <w:noProof/>
                <w:webHidden/>
              </w:rPr>
              <w:fldChar w:fldCharType="end"/>
            </w:r>
          </w:hyperlink>
        </w:p>
        <w:p w:rsidR="00184230" w:rsidRDefault="00184230">
          <w:pPr>
            <w:pStyle w:val="TOC3"/>
            <w:rPr>
              <w:rFonts w:eastAsiaTheme="minorEastAsia"/>
              <w:noProof/>
            </w:rPr>
          </w:pPr>
          <w:hyperlink w:anchor="_Toc477150848" w:history="1">
            <w:r w:rsidRPr="003B5A0F">
              <w:rPr>
                <w:rStyle w:val="Hyperlink"/>
                <w:noProof/>
              </w:rPr>
              <w:t>Http.post &lt;url_sexp&gt;, &lt;list_nexp&gt;, &lt;result_svar&gt;</w:t>
            </w:r>
            <w:r>
              <w:rPr>
                <w:noProof/>
                <w:webHidden/>
              </w:rPr>
              <w:tab/>
            </w:r>
            <w:r>
              <w:rPr>
                <w:noProof/>
                <w:webHidden/>
              </w:rPr>
              <w:fldChar w:fldCharType="begin"/>
            </w:r>
            <w:r>
              <w:rPr>
                <w:noProof/>
                <w:webHidden/>
              </w:rPr>
              <w:instrText xml:space="preserve"> PAGEREF _Toc477150848 \h </w:instrText>
            </w:r>
            <w:r>
              <w:rPr>
                <w:noProof/>
                <w:webHidden/>
              </w:rPr>
            </w:r>
            <w:r>
              <w:rPr>
                <w:noProof/>
                <w:webHidden/>
              </w:rPr>
              <w:fldChar w:fldCharType="separate"/>
            </w:r>
            <w:r>
              <w:rPr>
                <w:noProof/>
                <w:webHidden/>
              </w:rPr>
              <w:t>120</w:t>
            </w:r>
            <w:r>
              <w:rPr>
                <w:noProof/>
                <w:webHidden/>
              </w:rPr>
              <w:fldChar w:fldCharType="end"/>
            </w:r>
          </w:hyperlink>
        </w:p>
        <w:p w:rsidR="00184230" w:rsidRDefault="00184230">
          <w:pPr>
            <w:pStyle w:val="TOC1"/>
            <w:tabs>
              <w:tab w:val="right" w:leader="dot" w:pos="9350"/>
            </w:tabs>
            <w:rPr>
              <w:rFonts w:eastAsiaTheme="minorEastAsia"/>
              <w:noProof/>
            </w:rPr>
          </w:pPr>
          <w:hyperlink w:anchor="_Toc477150849" w:history="1">
            <w:r w:rsidRPr="003B5A0F">
              <w:rPr>
                <w:rStyle w:val="Hyperlink"/>
                <w:noProof/>
              </w:rPr>
              <w:t>TCP/IP Sockets</w:t>
            </w:r>
            <w:r>
              <w:rPr>
                <w:noProof/>
                <w:webHidden/>
              </w:rPr>
              <w:tab/>
            </w:r>
            <w:r>
              <w:rPr>
                <w:noProof/>
                <w:webHidden/>
              </w:rPr>
              <w:fldChar w:fldCharType="begin"/>
            </w:r>
            <w:r>
              <w:rPr>
                <w:noProof/>
                <w:webHidden/>
              </w:rPr>
              <w:instrText xml:space="preserve"> PAGEREF _Toc477150849 \h </w:instrText>
            </w:r>
            <w:r>
              <w:rPr>
                <w:noProof/>
                <w:webHidden/>
              </w:rPr>
            </w:r>
            <w:r>
              <w:rPr>
                <w:noProof/>
                <w:webHidden/>
              </w:rPr>
              <w:fldChar w:fldCharType="separate"/>
            </w:r>
            <w:r>
              <w:rPr>
                <w:noProof/>
                <w:webHidden/>
              </w:rPr>
              <w:t>121</w:t>
            </w:r>
            <w:r>
              <w:rPr>
                <w:noProof/>
                <w:webHidden/>
              </w:rPr>
              <w:fldChar w:fldCharType="end"/>
            </w:r>
          </w:hyperlink>
        </w:p>
        <w:p w:rsidR="00184230" w:rsidRDefault="00184230">
          <w:pPr>
            <w:pStyle w:val="TOC2"/>
            <w:rPr>
              <w:rFonts w:eastAsiaTheme="minorEastAsia"/>
              <w:noProof/>
            </w:rPr>
          </w:pPr>
          <w:hyperlink w:anchor="_Toc477150850" w:history="1">
            <w:r w:rsidRPr="003B5A0F">
              <w:rPr>
                <w:rStyle w:val="Hyperlink"/>
                <w:noProof/>
              </w:rPr>
              <w:t>TCP/IP Client Socket Commands</w:t>
            </w:r>
            <w:r>
              <w:rPr>
                <w:noProof/>
                <w:webHidden/>
              </w:rPr>
              <w:tab/>
            </w:r>
            <w:r>
              <w:rPr>
                <w:noProof/>
                <w:webHidden/>
              </w:rPr>
              <w:fldChar w:fldCharType="begin"/>
            </w:r>
            <w:r>
              <w:rPr>
                <w:noProof/>
                <w:webHidden/>
              </w:rPr>
              <w:instrText xml:space="preserve"> PAGEREF _Toc477150850 \h </w:instrText>
            </w:r>
            <w:r>
              <w:rPr>
                <w:noProof/>
                <w:webHidden/>
              </w:rPr>
            </w:r>
            <w:r>
              <w:rPr>
                <w:noProof/>
                <w:webHidden/>
              </w:rPr>
              <w:fldChar w:fldCharType="separate"/>
            </w:r>
            <w:r>
              <w:rPr>
                <w:noProof/>
                <w:webHidden/>
              </w:rPr>
              <w:t>121</w:t>
            </w:r>
            <w:r>
              <w:rPr>
                <w:noProof/>
                <w:webHidden/>
              </w:rPr>
              <w:fldChar w:fldCharType="end"/>
            </w:r>
          </w:hyperlink>
        </w:p>
        <w:p w:rsidR="00184230" w:rsidRDefault="00184230">
          <w:pPr>
            <w:pStyle w:val="TOC3"/>
            <w:rPr>
              <w:rFonts w:eastAsiaTheme="minorEastAsia"/>
              <w:noProof/>
            </w:rPr>
          </w:pPr>
          <w:hyperlink w:anchor="_Toc477150851" w:history="1">
            <w:r w:rsidRPr="003B5A0F">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_Toc477150851 \h </w:instrText>
            </w:r>
            <w:r>
              <w:rPr>
                <w:noProof/>
                <w:webHidden/>
              </w:rPr>
            </w:r>
            <w:r>
              <w:rPr>
                <w:noProof/>
                <w:webHidden/>
              </w:rPr>
              <w:fldChar w:fldCharType="separate"/>
            </w:r>
            <w:r>
              <w:rPr>
                <w:noProof/>
                <w:webHidden/>
              </w:rPr>
              <w:t>121</w:t>
            </w:r>
            <w:r>
              <w:rPr>
                <w:noProof/>
                <w:webHidden/>
              </w:rPr>
              <w:fldChar w:fldCharType="end"/>
            </w:r>
          </w:hyperlink>
        </w:p>
        <w:p w:rsidR="00184230" w:rsidRDefault="00184230">
          <w:pPr>
            <w:pStyle w:val="TOC3"/>
            <w:rPr>
              <w:rFonts w:eastAsiaTheme="minorEastAsia"/>
              <w:noProof/>
            </w:rPr>
          </w:pPr>
          <w:hyperlink w:anchor="_Toc477150852" w:history="1">
            <w:r w:rsidRPr="003B5A0F">
              <w:rPr>
                <w:rStyle w:val="Hyperlink"/>
                <w:noProof/>
              </w:rPr>
              <w:t>Socket.client.status &lt;status_nvar&gt;</w:t>
            </w:r>
            <w:r>
              <w:rPr>
                <w:noProof/>
                <w:webHidden/>
              </w:rPr>
              <w:tab/>
            </w:r>
            <w:r>
              <w:rPr>
                <w:noProof/>
                <w:webHidden/>
              </w:rPr>
              <w:fldChar w:fldCharType="begin"/>
            </w:r>
            <w:r>
              <w:rPr>
                <w:noProof/>
                <w:webHidden/>
              </w:rPr>
              <w:instrText xml:space="preserve"> PAGEREF _Toc477150852 \h </w:instrText>
            </w:r>
            <w:r>
              <w:rPr>
                <w:noProof/>
                <w:webHidden/>
              </w:rPr>
            </w:r>
            <w:r>
              <w:rPr>
                <w:noProof/>
                <w:webHidden/>
              </w:rPr>
              <w:fldChar w:fldCharType="separate"/>
            </w:r>
            <w:r>
              <w:rPr>
                <w:noProof/>
                <w:webHidden/>
              </w:rPr>
              <w:t>122</w:t>
            </w:r>
            <w:r>
              <w:rPr>
                <w:noProof/>
                <w:webHidden/>
              </w:rPr>
              <w:fldChar w:fldCharType="end"/>
            </w:r>
          </w:hyperlink>
        </w:p>
        <w:p w:rsidR="00184230" w:rsidRDefault="00184230">
          <w:pPr>
            <w:pStyle w:val="TOC3"/>
            <w:rPr>
              <w:rFonts w:eastAsiaTheme="minorEastAsia"/>
              <w:noProof/>
            </w:rPr>
          </w:pPr>
          <w:hyperlink w:anchor="_Toc477150853" w:history="1">
            <w:r w:rsidRPr="003B5A0F">
              <w:rPr>
                <w:rStyle w:val="Hyperlink"/>
                <w:noProof/>
              </w:rPr>
              <w:t>Socket.client.server.ip &lt;svar&gt;</w:t>
            </w:r>
            <w:r>
              <w:rPr>
                <w:noProof/>
                <w:webHidden/>
              </w:rPr>
              <w:tab/>
            </w:r>
            <w:r>
              <w:rPr>
                <w:noProof/>
                <w:webHidden/>
              </w:rPr>
              <w:fldChar w:fldCharType="begin"/>
            </w:r>
            <w:r>
              <w:rPr>
                <w:noProof/>
                <w:webHidden/>
              </w:rPr>
              <w:instrText xml:space="preserve"> PAGEREF _Toc477150853 \h </w:instrText>
            </w:r>
            <w:r>
              <w:rPr>
                <w:noProof/>
                <w:webHidden/>
              </w:rPr>
            </w:r>
            <w:r>
              <w:rPr>
                <w:noProof/>
                <w:webHidden/>
              </w:rPr>
              <w:fldChar w:fldCharType="separate"/>
            </w:r>
            <w:r>
              <w:rPr>
                <w:noProof/>
                <w:webHidden/>
              </w:rPr>
              <w:t>122</w:t>
            </w:r>
            <w:r>
              <w:rPr>
                <w:noProof/>
                <w:webHidden/>
              </w:rPr>
              <w:fldChar w:fldCharType="end"/>
            </w:r>
          </w:hyperlink>
        </w:p>
        <w:p w:rsidR="00184230" w:rsidRDefault="00184230">
          <w:pPr>
            <w:pStyle w:val="TOC3"/>
            <w:rPr>
              <w:rFonts w:eastAsiaTheme="minorEastAsia"/>
              <w:noProof/>
            </w:rPr>
          </w:pPr>
          <w:hyperlink w:anchor="_Toc477150854" w:history="1">
            <w:r w:rsidRPr="003B5A0F">
              <w:rPr>
                <w:rStyle w:val="Hyperlink"/>
                <w:noProof/>
              </w:rPr>
              <w:t>Socket.client.read.line &lt;line_svar&gt;</w:t>
            </w:r>
            <w:r>
              <w:rPr>
                <w:noProof/>
                <w:webHidden/>
              </w:rPr>
              <w:tab/>
            </w:r>
            <w:r>
              <w:rPr>
                <w:noProof/>
                <w:webHidden/>
              </w:rPr>
              <w:fldChar w:fldCharType="begin"/>
            </w:r>
            <w:r>
              <w:rPr>
                <w:noProof/>
                <w:webHidden/>
              </w:rPr>
              <w:instrText xml:space="preserve"> PAGEREF _Toc477150854 \h </w:instrText>
            </w:r>
            <w:r>
              <w:rPr>
                <w:noProof/>
                <w:webHidden/>
              </w:rPr>
            </w:r>
            <w:r>
              <w:rPr>
                <w:noProof/>
                <w:webHidden/>
              </w:rPr>
              <w:fldChar w:fldCharType="separate"/>
            </w:r>
            <w:r>
              <w:rPr>
                <w:noProof/>
                <w:webHidden/>
              </w:rPr>
              <w:t>122</w:t>
            </w:r>
            <w:r>
              <w:rPr>
                <w:noProof/>
                <w:webHidden/>
              </w:rPr>
              <w:fldChar w:fldCharType="end"/>
            </w:r>
          </w:hyperlink>
        </w:p>
        <w:p w:rsidR="00184230" w:rsidRDefault="00184230">
          <w:pPr>
            <w:pStyle w:val="TOC3"/>
            <w:rPr>
              <w:rFonts w:eastAsiaTheme="minorEastAsia"/>
              <w:noProof/>
            </w:rPr>
          </w:pPr>
          <w:hyperlink w:anchor="_Toc477150855" w:history="1">
            <w:r w:rsidRPr="003B5A0F">
              <w:rPr>
                <w:rStyle w:val="Hyperlink"/>
                <w:noProof/>
              </w:rPr>
              <w:t>Socket.client.read.ready &lt;nvar&gt;</w:t>
            </w:r>
            <w:r>
              <w:rPr>
                <w:noProof/>
                <w:webHidden/>
              </w:rPr>
              <w:tab/>
            </w:r>
            <w:r>
              <w:rPr>
                <w:noProof/>
                <w:webHidden/>
              </w:rPr>
              <w:fldChar w:fldCharType="begin"/>
            </w:r>
            <w:r>
              <w:rPr>
                <w:noProof/>
                <w:webHidden/>
              </w:rPr>
              <w:instrText xml:space="preserve"> PAGEREF _Toc477150855 \h </w:instrText>
            </w:r>
            <w:r>
              <w:rPr>
                <w:noProof/>
                <w:webHidden/>
              </w:rPr>
            </w:r>
            <w:r>
              <w:rPr>
                <w:noProof/>
                <w:webHidden/>
              </w:rPr>
              <w:fldChar w:fldCharType="separate"/>
            </w:r>
            <w:r>
              <w:rPr>
                <w:noProof/>
                <w:webHidden/>
              </w:rPr>
              <w:t>122</w:t>
            </w:r>
            <w:r>
              <w:rPr>
                <w:noProof/>
                <w:webHidden/>
              </w:rPr>
              <w:fldChar w:fldCharType="end"/>
            </w:r>
          </w:hyperlink>
        </w:p>
        <w:p w:rsidR="00184230" w:rsidRDefault="00184230">
          <w:pPr>
            <w:pStyle w:val="TOC3"/>
            <w:rPr>
              <w:rFonts w:eastAsiaTheme="minorEastAsia"/>
              <w:noProof/>
            </w:rPr>
          </w:pPr>
          <w:hyperlink w:anchor="_Toc477150856" w:history="1">
            <w:r w:rsidRPr="003B5A0F">
              <w:rPr>
                <w:rStyle w:val="Hyperlink"/>
                <w:noProof/>
              </w:rPr>
              <w:t>Socket.client.read.file &lt;file_nexp&gt;</w:t>
            </w:r>
            <w:r>
              <w:rPr>
                <w:noProof/>
                <w:webHidden/>
              </w:rPr>
              <w:tab/>
            </w:r>
            <w:r>
              <w:rPr>
                <w:noProof/>
                <w:webHidden/>
              </w:rPr>
              <w:fldChar w:fldCharType="begin"/>
            </w:r>
            <w:r>
              <w:rPr>
                <w:noProof/>
                <w:webHidden/>
              </w:rPr>
              <w:instrText xml:space="preserve"> PAGEREF _Toc477150856 \h </w:instrText>
            </w:r>
            <w:r>
              <w:rPr>
                <w:noProof/>
                <w:webHidden/>
              </w:rPr>
            </w:r>
            <w:r>
              <w:rPr>
                <w:noProof/>
                <w:webHidden/>
              </w:rPr>
              <w:fldChar w:fldCharType="separate"/>
            </w:r>
            <w:r>
              <w:rPr>
                <w:noProof/>
                <w:webHidden/>
              </w:rPr>
              <w:t>122</w:t>
            </w:r>
            <w:r>
              <w:rPr>
                <w:noProof/>
                <w:webHidden/>
              </w:rPr>
              <w:fldChar w:fldCharType="end"/>
            </w:r>
          </w:hyperlink>
        </w:p>
        <w:p w:rsidR="00184230" w:rsidRDefault="00184230">
          <w:pPr>
            <w:pStyle w:val="TOC3"/>
            <w:rPr>
              <w:rFonts w:eastAsiaTheme="minorEastAsia"/>
              <w:noProof/>
            </w:rPr>
          </w:pPr>
          <w:hyperlink w:anchor="_Toc477150857" w:history="1">
            <w:r w:rsidRPr="003B5A0F">
              <w:rPr>
                <w:rStyle w:val="Hyperlink"/>
                <w:noProof/>
              </w:rPr>
              <w:t>Socket.client.write.line &lt;line_sexp&gt;</w:t>
            </w:r>
            <w:r>
              <w:rPr>
                <w:noProof/>
                <w:webHidden/>
              </w:rPr>
              <w:tab/>
            </w:r>
            <w:r>
              <w:rPr>
                <w:noProof/>
                <w:webHidden/>
              </w:rPr>
              <w:fldChar w:fldCharType="begin"/>
            </w:r>
            <w:r>
              <w:rPr>
                <w:noProof/>
                <w:webHidden/>
              </w:rPr>
              <w:instrText xml:space="preserve"> PAGEREF _Toc477150857 \h </w:instrText>
            </w:r>
            <w:r>
              <w:rPr>
                <w:noProof/>
                <w:webHidden/>
              </w:rPr>
            </w:r>
            <w:r>
              <w:rPr>
                <w:noProof/>
                <w:webHidden/>
              </w:rPr>
              <w:fldChar w:fldCharType="separate"/>
            </w:r>
            <w:r>
              <w:rPr>
                <w:noProof/>
                <w:webHidden/>
              </w:rPr>
              <w:t>122</w:t>
            </w:r>
            <w:r>
              <w:rPr>
                <w:noProof/>
                <w:webHidden/>
              </w:rPr>
              <w:fldChar w:fldCharType="end"/>
            </w:r>
          </w:hyperlink>
        </w:p>
        <w:p w:rsidR="00184230" w:rsidRDefault="00184230">
          <w:pPr>
            <w:pStyle w:val="TOC3"/>
            <w:rPr>
              <w:rFonts w:eastAsiaTheme="minorEastAsia"/>
              <w:noProof/>
            </w:rPr>
          </w:pPr>
          <w:hyperlink w:anchor="_Toc477150858" w:history="1">
            <w:r w:rsidRPr="003B5A0F">
              <w:rPr>
                <w:rStyle w:val="Hyperlink"/>
                <w:noProof/>
              </w:rPr>
              <w:t>Socket.client.write.bytes &lt;sexp&gt;</w:t>
            </w:r>
            <w:r>
              <w:rPr>
                <w:noProof/>
                <w:webHidden/>
              </w:rPr>
              <w:tab/>
            </w:r>
            <w:r>
              <w:rPr>
                <w:noProof/>
                <w:webHidden/>
              </w:rPr>
              <w:fldChar w:fldCharType="begin"/>
            </w:r>
            <w:r>
              <w:rPr>
                <w:noProof/>
                <w:webHidden/>
              </w:rPr>
              <w:instrText xml:space="preserve"> PAGEREF _Toc477150858 \h </w:instrText>
            </w:r>
            <w:r>
              <w:rPr>
                <w:noProof/>
                <w:webHidden/>
              </w:rPr>
            </w:r>
            <w:r>
              <w:rPr>
                <w:noProof/>
                <w:webHidden/>
              </w:rPr>
              <w:fldChar w:fldCharType="separate"/>
            </w:r>
            <w:r>
              <w:rPr>
                <w:noProof/>
                <w:webHidden/>
              </w:rPr>
              <w:t>123</w:t>
            </w:r>
            <w:r>
              <w:rPr>
                <w:noProof/>
                <w:webHidden/>
              </w:rPr>
              <w:fldChar w:fldCharType="end"/>
            </w:r>
          </w:hyperlink>
        </w:p>
        <w:p w:rsidR="00184230" w:rsidRDefault="00184230">
          <w:pPr>
            <w:pStyle w:val="TOC3"/>
            <w:rPr>
              <w:rFonts w:eastAsiaTheme="minorEastAsia"/>
              <w:noProof/>
            </w:rPr>
          </w:pPr>
          <w:hyperlink w:anchor="_Toc477150859" w:history="1">
            <w:r w:rsidRPr="003B5A0F">
              <w:rPr>
                <w:rStyle w:val="Hyperlink"/>
                <w:noProof/>
              </w:rPr>
              <w:t>Socket.client.write.file &lt;file_nexp&gt;</w:t>
            </w:r>
            <w:r>
              <w:rPr>
                <w:noProof/>
                <w:webHidden/>
              </w:rPr>
              <w:tab/>
            </w:r>
            <w:r>
              <w:rPr>
                <w:noProof/>
                <w:webHidden/>
              </w:rPr>
              <w:fldChar w:fldCharType="begin"/>
            </w:r>
            <w:r>
              <w:rPr>
                <w:noProof/>
                <w:webHidden/>
              </w:rPr>
              <w:instrText xml:space="preserve"> PAGEREF _Toc477150859 \h </w:instrText>
            </w:r>
            <w:r>
              <w:rPr>
                <w:noProof/>
                <w:webHidden/>
              </w:rPr>
            </w:r>
            <w:r>
              <w:rPr>
                <w:noProof/>
                <w:webHidden/>
              </w:rPr>
              <w:fldChar w:fldCharType="separate"/>
            </w:r>
            <w:r>
              <w:rPr>
                <w:noProof/>
                <w:webHidden/>
              </w:rPr>
              <w:t>123</w:t>
            </w:r>
            <w:r>
              <w:rPr>
                <w:noProof/>
                <w:webHidden/>
              </w:rPr>
              <w:fldChar w:fldCharType="end"/>
            </w:r>
          </w:hyperlink>
        </w:p>
        <w:p w:rsidR="00184230" w:rsidRDefault="00184230">
          <w:pPr>
            <w:pStyle w:val="TOC3"/>
            <w:rPr>
              <w:rFonts w:eastAsiaTheme="minorEastAsia"/>
              <w:noProof/>
            </w:rPr>
          </w:pPr>
          <w:hyperlink w:anchor="_Toc477150860" w:history="1">
            <w:r w:rsidRPr="003B5A0F">
              <w:rPr>
                <w:rStyle w:val="Hyperlink"/>
                <w:noProof/>
              </w:rPr>
              <w:t>Socket.client.close</w:t>
            </w:r>
            <w:r>
              <w:rPr>
                <w:noProof/>
                <w:webHidden/>
              </w:rPr>
              <w:tab/>
            </w:r>
            <w:r>
              <w:rPr>
                <w:noProof/>
                <w:webHidden/>
              </w:rPr>
              <w:fldChar w:fldCharType="begin"/>
            </w:r>
            <w:r>
              <w:rPr>
                <w:noProof/>
                <w:webHidden/>
              </w:rPr>
              <w:instrText xml:space="preserve"> PAGEREF _Toc477150860 \h </w:instrText>
            </w:r>
            <w:r>
              <w:rPr>
                <w:noProof/>
                <w:webHidden/>
              </w:rPr>
            </w:r>
            <w:r>
              <w:rPr>
                <w:noProof/>
                <w:webHidden/>
              </w:rPr>
              <w:fldChar w:fldCharType="separate"/>
            </w:r>
            <w:r>
              <w:rPr>
                <w:noProof/>
                <w:webHidden/>
              </w:rPr>
              <w:t>123</w:t>
            </w:r>
            <w:r>
              <w:rPr>
                <w:noProof/>
                <w:webHidden/>
              </w:rPr>
              <w:fldChar w:fldCharType="end"/>
            </w:r>
          </w:hyperlink>
        </w:p>
        <w:p w:rsidR="00184230" w:rsidRDefault="00184230">
          <w:pPr>
            <w:pStyle w:val="TOC2"/>
            <w:rPr>
              <w:rFonts w:eastAsiaTheme="minorEastAsia"/>
              <w:noProof/>
            </w:rPr>
          </w:pPr>
          <w:hyperlink w:anchor="_Toc477150861" w:history="1">
            <w:r w:rsidRPr="003B5A0F">
              <w:rPr>
                <w:rStyle w:val="Hyperlink"/>
                <w:noProof/>
              </w:rPr>
              <w:t>TCP/IP Server Socket Commands</w:t>
            </w:r>
            <w:r>
              <w:rPr>
                <w:noProof/>
                <w:webHidden/>
              </w:rPr>
              <w:tab/>
            </w:r>
            <w:r>
              <w:rPr>
                <w:noProof/>
                <w:webHidden/>
              </w:rPr>
              <w:fldChar w:fldCharType="begin"/>
            </w:r>
            <w:r>
              <w:rPr>
                <w:noProof/>
                <w:webHidden/>
              </w:rPr>
              <w:instrText xml:space="preserve"> PAGEREF _Toc477150861 \h </w:instrText>
            </w:r>
            <w:r>
              <w:rPr>
                <w:noProof/>
                <w:webHidden/>
              </w:rPr>
            </w:r>
            <w:r>
              <w:rPr>
                <w:noProof/>
                <w:webHidden/>
              </w:rPr>
              <w:fldChar w:fldCharType="separate"/>
            </w:r>
            <w:r>
              <w:rPr>
                <w:noProof/>
                <w:webHidden/>
              </w:rPr>
              <w:t>123</w:t>
            </w:r>
            <w:r>
              <w:rPr>
                <w:noProof/>
                <w:webHidden/>
              </w:rPr>
              <w:fldChar w:fldCharType="end"/>
            </w:r>
          </w:hyperlink>
        </w:p>
        <w:p w:rsidR="00184230" w:rsidRDefault="00184230">
          <w:pPr>
            <w:pStyle w:val="TOC3"/>
            <w:rPr>
              <w:rFonts w:eastAsiaTheme="minorEastAsia"/>
              <w:noProof/>
            </w:rPr>
          </w:pPr>
          <w:hyperlink w:anchor="_Toc477150862" w:history="1">
            <w:r w:rsidRPr="003B5A0F">
              <w:rPr>
                <w:rStyle w:val="Hyperlink"/>
                <w:noProof/>
              </w:rPr>
              <w:t>Socket.myIP &lt;svar&gt;</w:t>
            </w:r>
            <w:r>
              <w:rPr>
                <w:noProof/>
                <w:webHidden/>
              </w:rPr>
              <w:tab/>
            </w:r>
            <w:r>
              <w:rPr>
                <w:noProof/>
                <w:webHidden/>
              </w:rPr>
              <w:fldChar w:fldCharType="begin"/>
            </w:r>
            <w:r>
              <w:rPr>
                <w:noProof/>
                <w:webHidden/>
              </w:rPr>
              <w:instrText xml:space="preserve"> PAGEREF _Toc477150862 \h </w:instrText>
            </w:r>
            <w:r>
              <w:rPr>
                <w:noProof/>
                <w:webHidden/>
              </w:rPr>
            </w:r>
            <w:r>
              <w:rPr>
                <w:noProof/>
                <w:webHidden/>
              </w:rPr>
              <w:fldChar w:fldCharType="separate"/>
            </w:r>
            <w:r>
              <w:rPr>
                <w:noProof/>
                <w:webHidden/>
              </w:rPr>
              <w:t>123</w:t>
            </w:r>
            <w:r>
              <w:rPr>
                <w:noProof/>
                <w:webHidden/>
              </w:rPr>
              <w:fldChar w:fldCharType="end"/>
            </w:r>
          </w:hyperlink>
        </w:p>
        <w:p w:rsidR="00184230" w:rsidRDefault="00184230">
          <w:pPr>
            <w:pStyle w:val="TOC3"/>
            <w:rPr>
              <w:rFonts w:eastAsiaTheme="minorEastAsia"/>
              <w:noProof/>
            </w:rPr>
          </w:pPr>
          <w:hyperlink w:anchor="_Toc477150863" w:history="1">
            <w:r w:rsidRPr="003B5A0F">
              <w:rPr>
                <w:rStyle w:val="Hyperlink"/>
                <w:noProof/>
              </w:rPr>
              <w:t>Socket.myIP &lt;array$[]&gt;{, &lt;nvar&gt;}</w:t>
            </w:r>
            <w:r>
              <w:rPr>
                <w:noProof/>
                <w:webHidden/>
              </w:rPr>
              <w:tab/>
            </w:r>
            <w:r>
              <w:rPr>
                <w:noProof/>
                <w:webHidden/>
              </w:rPr>
              <w:fldChar w:fldCharType="begin"/>
            </w:r>
            <w:r>
              <w:rPr>
                <w:noProof/>
                <w:webHidden/>
              </w:rPr>
              <w:instrText xml:space="preserve"> PAGEREF _Toc477150863 \h </w:instrText>
            </w:r>
            <w:r>
              <w:rPr>
                <w:noProof/>
                <w:webHidden/>
              </w:rPr>
            </w:r>
            <w:r>
              <w:rPr>
                <w:noProof/>
                <w:webHidden/>
              </w:rPr>
              <w:fldChar w:fldCharType="separate"/>
            </w:r>
            <w:r>
              <w:rPr>
                <w:noProof/>
                <w:webHidden/>
              </w:rPr>
              <w:t>123</w:t>
            </w:r>
            <w:r>
              <w:rPr>
                <w:noProof/>
                <w:webHidden/>
              </w:rPr>
              <w:fldChar w:fldCharType="end"/>
            </w:r>
          </w:hyperlink>
        </w:p>
        <w:p w:rsidR="00184230" w:rsidRDefault="00184230">
          <w:pPr>
            <w:pStyle w:val="TOC3"/>
            <w:rPr>
              <w:rFonts w:eastAsiaTheme="minorEastAsia"/>
              <w:noProof/>
            </w:rPr>
          </w:pPr>
          <w:hyperlink w:anchor="_Toc477150864" w:history="1">
            <w:r w:rsidRPr="003B5A0F">
              <w:rPr>
                <w:rStyle w:val="Hyperlink"/>
                <w:noProof/>
              </w:rPr>
              <w:t>Socket.server.create &lt;port_nexp&gt;</w:t>
            </w:r>
            <w:r>
              <w:rPr>
                <w:noProof/>
                <w:webHidden/>
              </w:rPr>
              <w:tab/>
            </w:r>
            <w:r>
              <w:rPr>
                <w:noProof/>
                <w:webHidden/>
              </w:rPr>
              <w:fldChar w:fldCharType="begin"/>
            </w:r>
            <w:r>
              <w:rPr>
                <w:noProof/>
                <w:webHidden/>
              </w:rPr>
              <w:instrText xml:space="preserve"> PAGEREF _Toc477150864 \h </w:instrText>
            </w:r>
            <w:r>
              <w:rPr>
                <w:noProof/>
                <w:webHidden/>
              </w:rPr>
            </w:r>
            <w:r>
              <w:rPr>
                <w:noProof/>
                <w:webHidden/>
              </w:rPr>
              <w:fldChar w:fldCharType="separate"/>
            </w:r>
            <w:r>
              <w:rPr>
                <w:noProof/>
                <w:webHidden/>
              </w:rPr>
              <w:t>123</w:t>
            </w:r>
            <w:r>
              <w:rPr>
                <w:noProof/>
                <w:webHidden/>
              </w:rPr>
              <w:fldChar w:fldCharType="end"/>
            </w:r>
          </w:hyperlink>
        </w:p>
        <w:p w:rsidR="00184230" w:rsidRDefault="00184230">
          <w:pPr>
            <w:pStyle w:val="TOC3"/>
            <w:rPr>
              <w:rFonts w:eastAsiaTheme="minorEastAsia"/>
              <w:noProof/>
            </w:rPr>
          </w:pPr>
          <w:hyperlink w:anchor="_Toc477150865" w:history="1">
            <w:r w:rsidRPr="003B5A0F">
              <w:rPr>
                <w:rStyle w:val="Hyperlink"/>
                <w:noProof/>
              </w:rPr>
              <w:t>Socket.server.connect {&lt;wait_lexp&gt;}</w:t>
            </w:r>
            <w:r>
              <w:rPr>
                <w:noProof/>
                <w:webHidden/>
              </w:rPr>
              <w:tab/>
            </w:r>
            <w:r>
              <w:rPr>
                <w:noProof/>
                <w:webHidden/>
              </w:rPr>
              <w:fldChar w:fldCharType="begin"/>
            </w:r>
            <w:r>
              <w:rPr>
                <w:noProof/>
                <w:webHidden/>
              </w:rPr>
              <w:instrText xml:space="preserve"> PAGEREF _Toc477150865 \h </w:instrText>
            </w:r>
            <w:r>
              <w:rPr>
                <w:noProof/>
                <w:webHidden/>
              </w:rPr>
            </w:r>
            <w:r>
              <w:rPr>
                <w:noProof/>
                <w:webHidden/>
              </w:rPr>
              <w:fldChar w:fldCharType="separate"/>
            </w:r>
            <w:r>
              <w:rPr>
                <w:noProof/>
                <w:webHidden/>
              </w:rPr>
              <w:t>123</w:t>
            </w:r>
            <w:r>
              <w:rPr>
                <w:noProof/>
                <w:webHidden/>
              </w:rPr>
              <w:fldChar w:fldCharType="end"/>
            </w:r>
          </w:hyperlink>
        </w:p>
        <w:p w:rsidR="00184230" w:rsidRDefault="00184230">
          <w:pPr>
            <w:pStyle w:val="TOC3"/>
            <w:rPr>
              <w:rFonts w:eastAsiaTheme="minorEastAsia"/>
              <w:noProof/>
            </w:rPr>
          </w:pPr>
          <w:hyperlink w:anchor="_Toc477150866" w:history="1">
            <w:r w:rsidRPr="003B5A0F">
              <w:rPr>
                <w:rStyle w:val="Hyperlink"/>
                <w:noProof/>
              </w:rPr>
              <w:t>Socket.server.status &lt;status_nvar&gt;</w:t>
            </w:r>
            <w:r>
              <w:rPr>
                <w:noProof/>
                <w:webHidden/>
              </w:rPr>
              <w:tab/>
            </w:r>
            <w:r>
              <w:rPr>
                <w:noProof/>
                <w:webHidden/>
              </w:rPr>
              <w:fldChar w:fldCharType="begin"/>
            </w:r>
            <w:r>
              <w:rPr>
                <w:noProof/>
                <w:webHidden/>
              </w:rPr>
              <w:instrText xml:space="preserve"> PAGEREF _Toc477150866 \h </w:instrText>
            </w:r>
            <w:r>
              <w:rPr>
                <w:noProof/>
                <w:webHidden/>
              </w:rPr>
            </w:r>
            <w:r>
              <w:rPr>
                <w:noProof/>
                <w:webHidden/>
              </w:rPr>
              <w:fldChar w:fldCharType="separate"/>
            </w:r>
            <w:r>
              <w:rPr>
                <w:noProof/>
                <w:webHidden/>
              </w:rPr>
              <w:t>124</w:t>
            </w:r>
            <w:r>
              <w:rPr>
                <w:noProof/>
                <w:webHidden/>
              </w:rPr>
              <w:fldChar w:fldCharType="end"/>
            </w:r>
          </w:hyperlink>
        </w:p>
        <w:p w:rsidR="00184230" w:rsidRDefault="00184230">
          <w:pPr>
            <w:pStyle w:val="TOC3"/>
            <w:rPr>
              <w:rFonts w:eastAsiaTheme="minorEastAsia"/>
              <w:noProof/>
            </w:rPr>
          </w:pPr>
          <w:hyperlink w:anchor="_Toc477150867" w:history="1">
            <w:r w:rsidRPr="003B5A0F">
              <w:rPr>
                <w:rStyle w:val="Hyperlink"/>
                <w:noProof/>
              </w:rPr>
              <w:t>Socket.server.read.line &lt;svar&gt;</w:t>
            </w:r>
            <w:r>
              <w:rPr>
                <w:noProof/>
                <w:webHidden/>
              </w:rPr>
              <w:tab/>
            </w:r>
            <w:r>
              <w:rPr>
                <w:noProof/>
                <w:webHidden/>
              </w:rPr>
              <w:fldChar w:fldCharType="begin"/>
            </w:r>
            <w:r>
              <w:rPr>
                <w:noProof/>
                <w:webHidden/>
              </w:rPr>
              <w:instrText xml:space="preserve"> PAGEREF _Toc477150867 \h </w:instrText>
            </w:r>
            <w:r>
              <w:rPr>
                <w:noProof/>
                <w:webHidden/>
              </w:rPr>
            </w:r>
            <w:r>
              <w:rPr>
                <w:noProof/>
                <w:webHidden/>
              </w:rPr>
              <w:fldChar w:fldCharType="separate"/>
            </w:r>
            <w:r>
              <w:rPr>
                <w:noProof/>
                <w:webHidden/>
              </w:rPr>
              <w:t>124</w:t>
            </w:r>
            <w:r>
              <w:rPr>
                <w:noProof/>
                <w:webHidden/>
              </w:rPr>
              <w:fldChar w:fldCharType="end"/>
            </w:r>
          </w:hyperlink>
        </w:p>
        <w:p w:rsidR="00184230" w:rsidRDefault="00184230">
          <w:pPr>
            <w:pStyle w:val="TOC3"/>
            <w:rPr>
              <w:rFonts w:eastAsiaTheme="minorEastAsia"/>
              <w:noProof/>
            </w:rPr>
          </w:pPr>
          <w:hyperlink w:anchor="_Toc477150868" w:history="1">
            <w:r w:rsidRPr="003B5A0F">
              <w:rPr>
                <w:rStyle w:val="Hyperlink"/>
                <w:noProof/>
              </w:rPr>
              <w:t>Socket.server.read.ready &lt;nvar&gt;</w:t>
            </w:r>
            <w:r>
              <w:rPr>
                <w:noProof/>
                <w:webHidden/>
              </w:rPr>
              <w:tab/>
            </w:r>
            <w:r>
              <w:rPr>
                <w:noProof/>
                <w:webHidden/>
              </w:rPr>
              <w:fldChar w:fldCharType="begin"/>
            </w:r>
            <w:r>
              <w:rPr>
                <w:noProof/>
                <w:webHidden/>
              </w:rPr>
              <w:instrText xml:space="preserve"> PAGEREF _Toc477150868 \h </w:instrText>
            </w:r>
            <w:r>
              <w:rPr>
                <w:noProof/>
                <w:webHidden/>
              </w:rPr>
            </w:r>
            <w:r>
              <w:rPr>
                <w:noProof/>
                <w:webHidden/>
              </w:rPr>
              <w:fldChar w:fldCharType="separate"/>
            </w:r>
            <w:r>
              <w:rPr>
                <w:noProof/>
                <w:webHidden/>
              </w:rPr>
              <w:t>124</w:t>
            </w:r>
            <w:r>
              <w:rPr>
                <w:noProof/>
                <w:webHidden/>
              </w:rPr>
              <w:fldChar w:fldCharType="end"/>
            </w:r>
          </w:hyperlink>
        </w:p>
        <w:p w:rsidR="00184230" w:rsidRDefault="00184230">
          <w:pPr>
            <w:pStyle w:val="TOC3"/>
            <w:rPr>
              <w:rFonts w:eastAsiaTheme="minorEastAsia"/>
              <w:noProof/>
            </w:rPr>
          </w:pPr>
          <w:hyperlink w:anchor="_Toc477150869" w:history="1">
            <w:r w:rsidRPr="003B5A0F">
              <w:rPr>
                <w:rStyle w:val="Hyperlink"/>
                <w:noProof/>
              </w:rPr>
              <w:t>Socket.server.write.line &lt;line_sexp&gt;</w:t>
            </w:r>
            <w:r>
              <w:rPr>
                <w:noProof/>
                <w:webHidden/>
              </w:rPr>
              <w:tab/>
            </w:r>
            <w:r>
              <w:rPr>
                <w:noProof/>
                <w:webHidden/>
              </w:rPr>
              <w:fldChar w:fldCharType="begin"/>
            </w:r>
            <w:r>
              <w:rPr>
                <w:noProof/>
                <w:webHidden/>
              </w:rPr>
              <w:instrText xml:space="preserve"> PAGEREF _Toc477150869 \h </w:instrText>
            </w:r>
            <w:r>
              <w:rPr>
                <w:noProof/>
                <w:webHidden/>
              </w:rPr>
            </w:r>
            <w:r>
              <w:rPr>
                <w:noProof/>
                <w:webHidden/>
              </w:rPr>
              <w:fldChar w:fldCharType="separate"/>
            </w:r>
            <w:r>
              <w:rPr>
                <w:noProof/>
                <w:webHidden/>
              </w:rPr>
              <w:t>124</w:t>
            </w:r>
            <w:r>
              <w:rPr>
                <w:noProof/>
                <w:webHidden/>
              </w:rPr>
              <w:fldChar w:fldCharType="end"/>
            </w:r>
          </w:hyperlink>
        </w:p>
        <w:p w:rsidR="00184230" w:rsidRDefault="00184230">
          <w:pPr>
            <w:pStyle w:val="TOC3"/>
            <w:rPr>
              <w:rFonts w:eastAsiaTheme="minorEastAsia"/>
              <w:noProof/>
            </w:rPr>
          </w:pPr>
          <w:hyperlink w:anchor="_Toc477150870" w:history="1">
            <w:r w:rsidRPr="003B5A0F">
              <w:rPr>
                <w:rStyle w:val="Hyperlink"/>
                <w:noProof/>
              </w:rPr>
              <w:t>Socket.server.write.bytes &lt;sexp&gt;</w:t>
            </w:r>
            <w:r>
              <w:rPr>
                <w:noProof/>
                <w:webHidden/>
              </w:rPr>
              <w:tab/>
            </w:r>
            <w:r>
              <w:rPr>
                <w:noProof/>
                <w:webHidden/>
              </w:rPr>
              <w:fldChar w:fldCharType="begin"/>
            </w:r>
            <w:r>
              <w:rPr>
                <w:noProof/>
                <w:webHidden/>
              </w:rPr>
              <w:instrText xml:space="preserve"> PAGEREF _Toc477150870 \h </w:instrText>
            </w:r>
            <w:r>
              <w:rPr>
                <w:noProof/>
                <w:webHidden/>
              </w:rPr>
            </w:r>
            <w:r>
              <w:rPr>
                <w:noProof/>
                <w:webHidden/>
              </w:rPr>
              <w:fldChar w:fldCharType="separate"/>
            </w:r>
            <w:r>
              <w:rPr>
                <w:noProof/>
                <w:webHidden/>
              </w:rPr>
              <w:t>124</w:t>
            </w:r>
            <w:r>
              <w:rPr>
                <w:noProof/>
                <w:webHidden/>
              </w:rPr>
              <w:fldChar w:fldCharType="end"/>
            </w:r>
          </w:hyperlink>
        </w:p>
        <w:p w:rsidR="00184230" w:rsidRDefault="00184230">
          <w:pPr>
            <w:pStyle w:val="TOC3"/>
            <w:rPr>
              <w:rFonts w:eastAsiaTheme="minorEastAsia"/>
              <w:noProof/>
            </w:rPr>
          </w:pPr>
          <w:hyperlink w:anchor="_Toc477150871" w:history="1">
            <w:r w:rsidRPr="003B5A0F">
              <w:rPr>
                <w:rStyle w:val="Hyperlink"/>
                <w:noProof/>
              </w:rPr>
              <w:t>Socket.server.write.file &lt;file_nexp&gt;</w:t>
            </w:r>
            <w:r>
              <w:rPr>
                <w:noProof/>
                <w:webHidden/>
              </w:rPr>
              <w:tab/>
            </w:r>
            <w:r>
              <w:rPr>
                <w:noProof/>
                <w:webHidden/>
              </w:rPr>
              <w:fldChar w:fldCharType="begin"/>
            </w:r>
            <w:r>
              <w:rPr>
                <w:noProof/>
                <w:webHidden/>
              </w:rPr>
              <w:instrText xml:space="preserve"> PAGEREF _Toc477150871 \h </w:instrText>
            </w:r>
            <w:r>
              <w:rPr>
                <w:noProof/>
                <w:webHidden/>
              </w:rPr>
            </w:r>
            <w:r>
              <w:rPr>
                <w:noProof/>
                <w:webHidden/>
              </w:rPr>
              <w:fldChar w:fldCharType="separate"/>
            </w:r>
            <w:r>
              <w:rPr>
                <w:noProof/>
                <w:webHidden/>
              </w:rPr>
              <w:t>125</w:t>
            </w:r>
            <w:r>
              <w:rPr>
                <w:noProof/>
                <w:webHidden/>
              </w:rPr>
              <w:fldChar w:fldCharType="end"/>
            </w:r>
          </w:hyperlink>
        </w:p>
        <w:p w:rsidR="00184230" w:rsidRDefault="00184230">
          <w:pPr>
            <w:pStyle w:val="TOC3"/>
            <w:rPr>
              <w:rFonts w:eastAsiaTheme="minorEastAsia"/>
              <w:noProof/>
            </w:rPr>
          </w:pPr>
          <w:hyperlink w:anchor="_Toc477150872" w:history="1">
            <w:r w:rsidRPr="003B5A0F">
              <w:rPr>
                <w:rStyle w:val="Hyperlink"/>
                <w:noProof/>
              </w:rPr>
              <w:t>Socket.server.read.file &lt;file_nexp&gt;</w:t>
            </w:r>
            <w:r>
              <w:rPr>
                <w:noProof/>
                <w:webHidden/>
              </w:rPr>
              <w:tab/>
            </w:r>
            <w:r>
              <w:rPr>
                <w:noProof/>
                <w:webHidden/>
              </w:rPr>
              <w:fldChar w:fldCharType="begin"/>
            </w:r>
            <w:r>
              <w:rPr>
                <w:noProof/>
                <w:webHidden/>
              </w:rPr>
              <w:instrText xml:space="preserve"> PAGEREF _Toc477150872 \h </w:instrText>
            </w:r>
            <w:r>
              <w:rPr>
                <w:noProof/>
                <w:webHidden/>
              </w:rPr>
            </w:r>
            <w:r>
              <w:rPr>
                <w:noProof/>
                <w:webHidden/>
              </w:rPr>
              <w:fldChar w:fldCharType="separate"/>
            </w:r>
            <w:r>
              <w:rPr>
                <w:noProof/>
                <w:webHidden/>
              </w:rPr>
              <w:t>125</w:t>
            </w:r>
            <w:r>
              <w:rPr>
                <w:noProof/>
                <w:webHidden/>
              </w:rPr>
              <w:fldChar w:fldCharType="end"/>
            </w:r>
          </w:hyperlink>
        </w:p>
        <w:p w:rsidR="00184230" w:rsidRDefault="00184230">
          <w:pPr>
            <w:pStyle w:val="TOC3"/>
            <w:rPr>
              <w:rFonts w:eastAsiaTheme="minorEastAsia"/>
              <w:noProof/>
            </w:rPr>
          </w:pPr>
          <w:hyperlink w:anchor="_Toc477150873" w:history="1">
            <w:r w:rsidRPr="003B5A0F">
              <w:rPr>
                <w:rStyle w:val="Hyperlink"/>
                <w:noProof/>
              </w:rPr>
              <w:t>Socket.server.disconnect</w:t>
            </w:r>
            <w:r>
              <w:rPr>
                <w:noProof/>
                <w:webHidden/>
              </w:rPr>
              <w:tab/>
            </w:r>
            <w:r>
              <w:rPr>
                <w:noProof/>
                <w:webHidden/>
              </w:rPr>
              <w:fldChar w:fldCharType="begin"/>
            </w:r>
            <w:r>
              <w:rPr>
                <w:noProof/>
                <w:webHidden/>
              </w:rPr>
              <w:instrText xml:space="preserve"> PAGEREF _Toc477150873 \h </w:instrText>
            </w:r>
            <w:r>
              <w:rPr>
                <w:noProof/>
                <w:webHidden/>
              </w:rPr>
            </w:r>
            <w:r>
              <w:rPr>
                <w:noProof/>
                <w:webHidden/>
              </w:rPr>
              <w:fldChar w:fldCharType="separate"/>
            </w:r>
            <w:r>
              <w:rPr>
                <w:noProof/>
                <w:webHidden/>
              </w:rPr>
              <w:t>125</w:t>
            </w:r>
            <w:r>
              <w:rPr>
                <w:noProof/>
                <w:webHidden/>
              </w:rPr>
              <w:fldChar w:fldCharType="end"/>
            </w:r>
          </w:hyperlink>
        </w:p>
        <w:p w:rsidR="00184230" w:rsidRDefault="00184230">
          <w:pPr>
            <w:pStyle w:val="TOC3"/>
            <w:rPr>
              <w:rFonts w:eastAsiaTheme="minorEastAsia"/>
              <w:noProof/>
            </w:rPr>
          </w:pPr>
          <w:hyperlink w:anchor="_Toc477150874" w:history="1">
            <w:r w:rsidRPr="003B5A0F">
              <w:rPr>
                <w:rStyle w:val="Hyperlink"/>
                <w:noProof/>
              </w:rPr>
              <w:t>Socket.server.close</w:t>
            </w:r>
            <w:r>
              <w:rPr>
                <w:noProof/>
                <w:webHidden/>
              </w:rPr>
              <w:tab/>
            </w:r>
            <w:r>
              <w:rPr>
                <w:noProof/>
                <w:webHidden/>
              </w:rPr>
              <w:fldChar w:fldCharType="begin"/>
            </w:r>
            <w:r>
              <w:rPr>
                <w:noProof/>
                <w:webHidden/>
              </w:rPr>
              <w:instrText xml:space="preserve"> PAGEREF _Toc477150874 \h </w:instrText>
            </w:r>
            <w:r>
              <w:rPr>
                <w:noProof/>
                <w:webHidden/>
              </w:rPr>
            </w:r>
            <w:r>
              <w:rPr>
                <w:noProof/>
                <w:webHidden/>
              </w:rPr>
              <w:fldChar w:fldCharType="separate"/>
            </w:r>
            <w:r>
              <w:rPr>
                <w:noProof/>
                <w:webHidden/>
              </w:rPr>
              <w:t>125</w:t>
            </w:r>
            <w:r>
              <w:rPr>
                <w:noProof/>
                <w:webHidden/>
              </w:rPr>
              <w:fldChar w:fldCharType="end"/>
            </w:r>
          </w:hyperlink>
        </w:p>
        <w:p w:rsidR="00184230" w:rsidRDefault="00184230">
          <w:pPr>
            <w:pStyle w:val="TOC3"/>
            <w:rPr>
              <w:rFonts w:eastAsiaTheme="minorEastAsia"/>
              <w:noProof/>
            </w:rPr>
          </w:pPr>
          <w:hyperlink w:anchor="_Toc477150875" w:history="1">
            <w:r w:rsidRPr="003B5A0F">
              <w:rPr>
                <w:rStyle w:val="Hyperlink"/>
                <w:noProof/>
              </w:rPr>
              <w:t>Socket.server.client.ip &lt;nvar&gt;</w:t>
            </w:r>
            <w:r>
              <w:rPr>
                <w:noProof/>
                <w:webHidden/>
              </w:rPr>
              <w:tab/>
            </w:r>
            <w:r>
              <w:rPr>
                <w:noProof/>
                <w:webHidden/>
              </w:rPr>
              <w:fldChar w:fldCharType="begin"/>
            </w:r>
            <w:r>
              <w:rPr>
                <w:noProof/>
                <w:webHidden/>
              </w:rPr>
              <w:instrText xml:space="preserve"> PAGEREF _Toc477150875 \h </w:instrText>
            </w:r>
            <w:r>
              <w:rPr>
                <w:noProof/>
                <w:webHidden/>
              </w:rPr>
            </w:r>
            <w:r>
              <w:rPr>
                <w:noProof/>
                <w:webHidden/>
              </w:rPr>
              <w:fldChar w:fldCharType="separate"/>
            </w:r>
            <w:r>
              <w:rPr>
                <w:noProof/>
                <w:webHidden/>
              </w:rPr>
              <w:t>125</w:t>
            </w:r>
            <w:r>
              <w:rPr>
                <w:noProof/>
                <w:webHidden/>
              </w:rPr>
              <w:fldChar w:fldCharType="end"/>
            </w:r>
          </w:hyperlink>
        </w:p>
        <w:p w:rsidR="00184230" w:rsidRDefault="00184230">
          <w:pPr>
            <w:pStyle w:val="TOC1"/>
            <w:tabs>
              <w:tab w:val="right" w:leader="dot" w:pos="9350"/>
            </w:tabs>
            <w:rPr>
              <w:rFonts w:eastAsiaTheme="minorEastAsia"/>
              <w:noProof/>
            </w:rPr>
          </w:pPr>
          <w:hyperlink w:anchor="_Toc477150876" w:history="1">
            <w:r w:rsidRPr="003B5A0F">
              <w:rPr>
                <w:rStyle w:val="Hyperlink"/>
                <w:noProof/>
              </w:rPr>
              <w:t>FTP Client</w:t>
            </w:r>
            <w:r>
              <w:rPr>
                <w:noProof/>
                <w:webHidden/>
              </w:rPr>
              <w:tab/>
            </w:r>
            <w:r>
              <w:rPr>
                <w:noProof/>
                <w:webHidden/>
              </w:rPr>
              <w:fldChar w:fldCharType="begin"/>
            </w:r>
            <w:r>
              <w:rPr>
                <w:noProof/>
                <w:webHidden/>
              </w:rPr>
              <w:instrText xml:space="preserve"> PAGEREF _Toc477150876 \h </w:instrText>
            </w:r>
            <w:r>
              <w:rPr>
                <w:noProof/>
                <w:webHidden/>
              </w:rPr>
            </w:r>
            <w:r>
              <w:rPr>
                <w:noProof/>
                <w:webHidden/>
              </w:rPr>
              <w:fldChar w:fldCharType="separate"/>
            </w:r>
            <w:r>
              <w:rPr>
                <w:noProof/>
                <w:webHidden/>
              </w:rPr>
              <w:t>125</w:t>
            </w:r>
            <w:r>
              <w:rPr>
                <w:noProof/>
                <w:webHidden/>
              </w:rPr>
              <w:fldChar w:fldCharType="end"/>
            </w:r>
          </w:hyperlink>
        </w:p>
        <w:p w:rsidR="00184230" w:rsidRDefault="00184230">
          <w:pPr>
            <w:pStyle w:val="TOC2"/>
            <w:rPr>
              <w:rFonts w:eastAsiaTheme="minorEastAsia"/>
              <w:noProof/>
            </w:rPr>
          </w:pPr>
          <w:hyperlink w:anchor="_Toc477150877" w:history="1">
            <w:r w:rsidRPr="003B5A0F">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_Toc477150877 \h </w:instrText>
            </w:r>
            <w:r>
              <w:rPr>
                <w:noProof/>
                <w:webHidden/>
              </w:rPr>
            </w:r>
            <w:r>
              <w:rPr>
                <w:noProof/>
                <w:webHidden/>
              </w:rPr>
              <w:fldChar w:fldCharType="separate"/>
            </w:r>
            <w:r>
              <w:rPr>
                <w:noProof/>
                <w:webHidden/>
              </w:rPr>
              <w:t>125</w:t>
            </w:r>
            <w:r>
              <w:rPr>
                <w:noProof/>
                <w:webHidden/>
              </w:rPr>
              <w:fldChar w:fldCharType="end"/>
            </w:r>
          </w:hyperlink>
        </w:p>
        <w:p w:rsidR="00184230" w:rsidRDefault="00184230">
          <w:pPr>
            <w:pStyle w:val="TOC2"/>
            <w:rPr>
              <w:rFonts w:eastAsiaTheme="minorEastAsia"/>
              <w:noProof/>
            </w:rPr>
          </w:pPr>
          <w:hyperlink w:anchor="_Toc477150878" w:history="1">
            <w:r w:rsidRPr="003B5A0F">
              <w:rPr>
                <w:rStyle w:val="Hyperlink"/>
                <w:noProof/>
              </w:rPr>
              <w:t>Ftp.close</w:t>
            </w:r>
            <w:r>
              <w:rPr>
                <w:noProof/>
                <w:webHidden/>
              </w:rPr>
              <w:tab/>
            </w:r>
            <w:r>
              <w:rPr>
                <w:noProof/>
                <w:webHidden/>
              </w:rPr>
              <w:fldChar w:fldCharType="begin"/>
            </w:r>
            <w:r>
              <w:rPr>
                <w:noProof/>
                <w:webHidden/>
              </w:rPr>
              <w:instrText xml:space="preserve"> PAGEREF _Toc477150878 \h </w:instrText>
            </w:r>
            <w:r>
              <w:rPr>
                <w:noProof/>
                <w:webHidden/>
              </w:rPr>
            </w:r>
            <w:r>
              <w:rPr>
                <w:noProof/>
                <w:webHidden/>
              </w:rPr>
              <w:fldChar w:fldCharType="separate"/>
            </w:r>
            <w:r>
              <w:rPr>
                <w:noProof/>
                <w:webHidden/>
              </w:rPr>
              <w:t>125</w:t>
            </w:r>
            <w:r>
              <w:rPr>
                <w:noProof/>
                <w:webHidden/>
              </w:rPr>
              <w:fldChar w:fldCharType="end"/>
            </w:r>
          </w:hyperlink>
        </w:p>
        <w:p w:rsidR="00184230" w:rsidRDefault="00184230">
          <w:pPr>
            <w:pStyle w:val="TOC2"/>
            <w:rPr>
              <w:rFonts w:eastAsiaTheme="minorEastAsia"/>
              <w:noProof/>
            </w:rPr>
          </w:pPr>
          <w:hyperlink w:anchor="_Toc477150879" w:history="1">
            <w:r w:rsidRPr="003B5A0F">
              <w:rPr>
                <w:rStyle w:val="Hyperlink"/>
                <w:noProof/>
              </w:rPr>
              <w:t>Ftp.put &lt;source_sexp&gt;, &lt;destination_sexp&gt;</w:t>
            </w:r>
            <w:r>
              <w:rPr>
                <w:noProof/>
                <w:webHidden/>
              </w:rPr>
              <w:tab/>
            </w:r>
            <w:r>
              <w:rPr>
                <w:noProof/>
                <w:webHidden/>
              </w:rPr>
              <w:fldChar w:fldCharType="begin"/>
            </w:r>
            <w:r>
              <w:rPr>
                <w:noProof/>
                <w:webHidden/>
              </w:rPr>
              <w:instrText xml:space="preserve"> PAGEREF _Toc477150879 \h </w:instrText>
            </w:r>
            <w:r>
              <w:rPr>
                <w:noProof/>
                <w:webHidden/>
              </w:rPr>
            </w:r>
            <w:r>
              <w:rPr>
                <w:noProof/>
                <w:webHidden/>
              </w:rPr>
              <w:fldChar w:fldCharType="separate"/>
            </w:r>
            <w:r>
              <w:rPr>
                <w:noProof/>
                <w:webHidden/>
              </w:rPr>
              <w:t>125</w:t>
            </w:r>
            <w:r>
              <w:rPr>
                <w:noProof/>
                <w:webHidden/>
              </w:rPr>
              <w:fldChar w:fldCharType="end"/>
            </w:r>
          </w:hyperlink>
        </w:p>
        <w:p w:rsidR="00184230" w:rsidRDefault="00184230">
          <w:pPr>
            <w:pStyle w:val="TOC2"/>
            <w:rPr>
              <w:rFonts w:eastAsiaTheme="minorEastAsia"/>
              <w:noProof/>
            </w:rPr>
          </w:pPr>
          <w:hyperlink w:anchor="_Toc477150880" w:history="1">
            <w:r w:rsidRPr="003B5A0F">
              <w:rPr>
                <w:rStyle w:val="Hyperlink"/>
                <w:noProof/>
              </w:rPr>
              <w:t>Ftp.get &lt;source_sexp&gt;, &lt;destination_sexp&gt;</w:t>
            </w:r>
            <w:r>
              <w:rPr>
                <w:noProof/>
                <w:webHidden/>
              </w:rPr>
              <w:tab/>
            </w:r>
            <w:r>
              <w:rPr>
                <w:noProof/>
                <w:webHidden/>
              </w:rPr>
              <w:fldChar w:fldCharType="begin"/>
            </w:r>
            <w:r>
              <w:rPr>
                <w:noProof/>
                <w:webHidden/>
              </w:rPr>
              <w:instrText xml:space="preserve"> PAGEREF _Toc477150880 \h </w:instrText>
            </w:r>
            <w:r>
              <w:rPr>
                <w:noProof/>
                <w:webHidden/>
              </w:rPr>
            </w:r>
            <w:r>
              <w:rPr>
                <w:noProof/>
                <w:webHidden/>
              </w:rPr>
              <w:fldChar w:fldCharType="separate"/>
            </w:r>
            <w:r>
              <w:rPr>
                <w:noProof/>
                <w:webHidden/>
              </w:rPr>
              <w:t>126</w:t>
            </w:r>
            <w:r>
              <w:rPr>
                <w:noProof/>
                <w:webHidden/>
              </w:rPr>
              <w:fldChar w:fldCharType="end"/>
            </w:r>
          </w:hyperlink>
        </w:p>
        <w:p w:rsidR="00184230" w:rsidRDefault="00184230">
          <w:pPr>
            <w:pStyle w:val="TOC2"/>
            <w:rPr>
              <w:rFonts w:eastAsiaTheme="minorEastAsia"/>
              <w:noProof/>
            </w:rPr>
          </w:pPr>
          <w:hyperlink w:anchor="_Toc477150881" w:history="1">
            <w:r w:rsidRPr="003B5A0F">
              <w:rPr>
                <w:rStyle w:val="Hyperlink"/>
                <w:noProof/>
              </w:rPr>
              <w:t>Ftp.dir &lt;list_nvar&gt; {,&lt;dirmark_sexp&gt;}</w:t>
            </w:r>
            <w:r>
              <w:rPr>
                <w:noProof/>
                <w:webHidden/>
              </w:rPr>
              <w:tab/>
            </w:r>
            <w:r>
              <w:rPr>
                <w:noProof/>
                <w:webHidden/>
              </w:rPr>
              <w:fldChar w:fldCharType="begin"/>
            </w:r>
            <w:r>
              <w:rPr>
                <w:noProof/>
                <w:webHidden/>
              </w:rPr>
              <w:instrText xml:space="preserve"> PAGEREF _Toc477150881 \h </w:instrText>
            </w:r>
            <w:r>
              <w:rPr>
                <w:noProof/>
                <w:webHidden/>
              </w:rPr>
            </w:r>
            <w:r>
              <w:rPr>
                <w:noProof/>
                <w:webHidden/>
              </w:rPr>
              <w:fldChar w:fldCharType="separate"/>
            </w:r>
            <w:r>
              <w:rPr>
                <w:noProof/>
                <w:webHidden/>
              </w:rPr>
              <w:t>126</w:t>
            </w:r>
            <w:r>
              <w:rPr>
                <w:noProof/>
                <w:webHidden/>
              </w:rPr>
              <w:fldChar w:fldCharType="end"/>
            </w:r>
          </w:hyperlink>
        </w:p>
        <w:p w:rsidR="00184230" w:rsidRDefault="00184230">
          <w:pPr>
            <w:pStyle w:val="TOC2"/>
            <w:rPr>
              <w:rFonts w:eastAsiaTheme="minorEastAsia"/>
              <w:noProof/>
            </w:rPr>
          </w:pPr>
          <w:hyperlink w:anchor="_Toc477150882" w:history="1">
            <w:r w:rsidRPr="003B5A0F">
              <w:rPr>
                <w:rStyle w:val="Hyperlink"/>
                <w:noProof/>
              </w:rPr>
              <w:t>Ftp.cd &lt;new_directory_sexp&gt;</w:t>
            </w:r>
            <w:r>
              <w:rPr>
                <w:noProof/>
                <w:webHidden/>
              </w:rPr>
              <w:tab/>
            </w:r>
            <w:r>
              <w:rPr>
                <w:noProof/>
                <w:webHidden/>
              </w:rPr>
              <w:fldChar w:fldCharType="begin"/>
            </w:r>
            <w:r>
              <w:rPr>
                <w:noProof/>
                <w:webHidden/>
              </w:rPr>
              <w:instrText xml:space="preserve"> PAGEREF _Toc477150882 \h </w:instrText>
            </w:r>
            <w:r>
              <w:rPr>
                <w:noProof/>
                <w:webHidden/>
              </w:rPr>
            </w:r>
            <w:r>
              <w:rPr>
                <w:noProof/>
                <w:webHidden/>
              </w:rPr>
              <w:fldChar w:fldCharType="separate"/>
            </w:r>
            <w:r>
              <w:rPr>
                <w:noProof/>
                <w:webHidden/>
              </w:rPr>
              <w:t>126</w:t>
            </w:r>
            <w:r>
              <w:rPr>
                <w:noProof/>
                <w:webHidden/>
              </w:rPr>
              <w:fldChar w:fldCharType="end"/>
            </w:r>
          </w:hyperlink>
        </w:p>
        <w:p w:rsidR="00184230" w:rsidRDefault="00184230">
          <w:pPr>
            <w:pStyle w:val="TOC2"/>
            <w:rPr>
              <w:rFonts w:eastAsiaTheme="minorEastAsia"/>
              <w:noProof/>
            </w:rPr>
          </w:pPr>
          <w:hyperlink w:anchor="_Toc477150883" w:history="1">
            <w:r w:rsidRPr="003B5A0F">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_Toc477150883 \h </w:instrText>
            </w:r>
            <w:r>
              <w:rPr>
                <w:noProof/>
                <w:webHidden/>
              </w:rPr>
            </w:r>
            <w:r>
              <w:rPr>
                <w:noProof/>
                <w:webHidden/>
              </w:rPr>
              <w:fldChar w:fldCharType="separate"/>
            </w:r>
            <w:r>
              <w:rPr>
                <w:noProof/>
                <w:webHidden/>
              </w:rPr>
              <w:t>126</w:t>
            </w:r>
            <w:r>
              <w:rPr>
                <w:noProof/>
                <w:webHidden/>
              </w:rPr>
              <w:fldChar w:fldCharType="end"/>
            </w:r>
          </w:hyperlink>
        </w:p>
        <w:p w:rsidR="00184230" w:rsidRDefault="00184230">
          <w:pPr>
            <w:pStyle w:val="TOC2"/>
            <w:rPr>
              <w:rFonts w:eastAsiaTheme="minorEastAsia"/>
              <w:noProof/>
            </w:rPr>
          </w:pPr>
          <w:hyperlink w:anchor="_Toc477150884" w:history="1">
            <w:r w:rsidRPr="003B5A0F">
              <w:rPr>
                <w:rStyle w:val="Hyperlink"/>
                <w:noProof/>
              </w:rPr>
              <w:t>Ftp.delete &lt;filename_sexp&gt;</w:t>
            </w:r>
            <w:r>
              <w:rPr>
                <w:noProof/>
                <w:webHidden/>
              </w:rPr>
              <w:tab/>
            </w:r>
            <w:r>
              <w:rPr>
                <w:noProof/>
                <w:webHidden/>
              </w:rPr>
              <w:fldChar w:fldCharType="begin"/>
            </w:r>
            <w:r>
              <w:rPr>
                <w:noProof/>
                <w:webHidden/>
              </w:rPr>
              <w:instrText xml:space="preserve"> PAGEREF _Toc477150884 \h </w:instrText>
            </w:r>
            <w:r>
              <w:rPr>
                <w:noProof/>
                <w:webHidden/>
              </w:rPr>
            </w:r>
            <w:r>
              <w:rPr>
                <w:noProof/>
                <w:webHidden/>
              </w:rPr>
              <w:fldChar w:fldCharType="separate"/>
            </w:r>
            <w:r>
              <w:rPr>
                <w:noProof/>
                <w:webHidden/>
              </w:rPr>
              <w:t>126</w:t>
            </w:r>
            <w:r>
              <w:rPr>
                <w:noProof/>
                <w:webHidden/>
              </w:rPr>
              <w:fldChar w:fldCharType="end"/>
            </w:r>
          </w:hyperlink>
        </w:p>
        <w:p w:rsidR="00184230" w:rsidRDefault="00184230">
          <w:pPr>
            <w:pStyle w:val="TOC2"/>
            <w:rPr>
              <w:rFonts w:eastAsiaTheme="minorEastAsia"/>
              <w:noProof/>
            </w:rPr>
          </w:pPr>
          <w:hyperlink w:anchor="_Toc477150885" w:history="1">
            <w:r w:rsidRPr="003B5A0F">
              <w:rPr>
                <w:rStyle w:val="Hyperlink"/>
                <w:noProof/>
              </w:rPr>
              <w:t>Ftp.rmdir &lt;directory_sexp&gt;</w:t>
            </w:r>
            <w:r>
              <w:rPr>
                <w:noProof/>
                <w:webHidden/>
              </w:rPr>
              <w:tab/>
            </w:r>
            <w:r>
              <w:rPr>
                <w:noProof/>
                <w:webHidden/>
              </w:rPr>
              <w:fldChar w:fldCharType="begin"/>
            </w:r>
            <w:r>
              <w:rPr>
                <w:noProof/>
                <w:webHidden/>
              </w:rPr>
              <w:instrText xml:space="preserve"> PAGEREF _Toc477150885 \h </w:instrText>
            </w:r>
            <w:r>
              <w:rPr>
                <w:noProof/>
                <w:webHidden/>
              </w:rPr>
            </w:r>
            <w:r>
              <w:rPr>
                <w:noProof/>
                <w:webHidden/>
              </w:rPr>
              <w:fldChar w:fldCharType="separate"/>
            </w:r>
            <w:r>
              <w:rPr>
                <w:noProof/>
                <w:webHidden/>
              </w:rPr>
              <w:t>126</w:t>
            </w:r>
            <w:r>
              <w:rPr>
                <w:noProof/>
                <w:webHidden/>
              </w:rPr>
              <w:fldChar w:fldCharType="end"/>
            </w:r>
          </w:hyperlink>
        </w:p>
        <w:p w:rsidR="00184230" w:rsidRDefault="00184230">
          <w:pPr>
            <w:pStyle w:val="TOC2"/>
            <w:rPr>
              <w:rFonts w:eastAsiaTheme="minorEastAsia"/>
              <w:noProof/>
            </w:rPr>
          </w:pPr>
          <w:hyperlink w:anchor="_Toc477150886" w:history="1">
            <w:r w:rsidRPr="003B5A0F">
              <w:rPr>
                <w:rStyle w:val="Hyperlink"/>
                <w:noProof/>
              </w:rPr>
              <w:t>Ftp.mkdir &lt;directory_sexp&gt;</w:t>
            </w:r>
            <w:r>
              <w:rPr>
                <w:noProof/>
                <w:webHidden/>
              </w:rPr>
              <w:tab/>
            </w:r>
            <w:r>
              <w:rPr>
                <w:noProof/>
                <w:webHidden/>
              </w:rPr>
              <w:fldChar w:fldCharType="begin"/>
            </w:r>
            <w:r>
              <w:rPr>
                <w:noProof/>
                <w:webHidden/>
              </w:rPr>
              <w:instrText xml:space="preserve"> PAGEREF _Toc477150886 \h </w:instrText>
            </w:r>
            <w:r>
              <w:rPr>
                <w:noProof/>
                <w:webHidden/>
              </w:rPr>
            </w:r>
            <w:r>
              <w:rPr>
                <w:noProof/>
                <w:webHidden/>
              </w:rPr>
              <w:fldChar w:fldCharType="separate"/>
            </w:r>
            <w:r>
              <w:rPr>
                <w:noProof/>
                <w:webHidden/>
              </w:rPr>
              <w:t>127</w:t>
            </w:r>
            <w:r>
              <w:rPr>
                <w:noProof/>
                <w:webHidden/>
              </w:rPr>
              <w:fldChar w:fldCharType="end"/>
            </w:r>
          </w:hyperlink>
        </w:p>
        <w:p w:rsidR="00184230" w:rsidRDefault="00184230">
          <w:pPr>
            <w:pStyle w:val="TOC1"/>
            <w:tabs>
              <w:tab w:val="right" w:leader="dot" w:pos="9350"/>
            </w:tabs>
            <w:rPr>
              <w:rFonts w:eastAsiaTheme="minorEastAsia"/>
              <w:noProof/>
            </w:rPr>
          </w:pPr>
          <w:hyperlink w:anchor="_Toc477150887" w:history="1">
            <w:r w:rsidRPr="003B5A0F">
              <w:rPr>
                <w:rStyle w:val="Hyperlink"/>
                <w:noProof/>
              </w:rPr>
              <w:t>Bluetooth</w:t>
            </w:r>
            <w:r>
              <w:rPr>
                <w:noProof/>
                <w:webHidden/>
              </w:rPr>
              <w:tab/>
            </w:r>
            <w:r>
              <w:rPr>
                <w:noProof/>
                <w:webHidden/>
              </w:rPr>
              <w:fldChar w:fldCharType="begin"/>
            </w:r>
            <w:r>
              <w:rPr>
                <w:noProof/>
                <w:webHidden/>
              </w:rPr>
              <w:instrText xml:space="preserve"> PAGEREF _Toc477150887 \h </w:instrText>
            </w:r>
            <w:r>
              <w:rPr>
                <w:noProof/>
                <w:webHidden/>
              </w:rPr>
            </w:r>
            <w:r>
              <w:rPr>
                <w:noProof/>
                <w:webHidden/>
              </w:rPr>
              <w:fldChar w:fldCharType="separate"/>
            </w:r>
            <w:r>
              <w:rPr>
                <w:noProof/>
                <w:webHidden/>
              </w:rPr>
              <w:t>127</w:t>
            </w:r>
            <w:r>
              <w:rPr>
                <w:noProof/>
                <w:webHidden/>
              </w:rPr>
              <w:fldChar w:fldCharType="end"/>
            </w:r>
          </w:hyperlink>
        </w:p>
        <w:p w:rsidR="00184230" w:rsidRDefault="00184230">
          <w:pPr>
            <w:pStyle w:val="TOC2"/>
            <w:rPr>
              <w:rFonts w:eastAsiaTheme="minorEastAsia"/>
              <w:noProof/>
            </w:rPr>
          </w:pPr>
          <w:hyperlink w:anchor="_Toc477150888" w:history="1">
            <w:r w:rsidRPr="003B5A0F">
              <w:rPr>
                <w:rStyle w:val="Hyperlink"/>
                <w:noProof/>
              </w:rPr>
              <w:t>Bt.open {0|1}</w:t>
            </w:r>
            <w:r>
              <w:rPr>
                <w:noProof/>
                <w:webHidden/>
              </w:rPr>
              <w:tab/>
            </w:r>
            <w:r>
              <w:rPr>
                <w:noProof/>
                <w:webHidden/>
              </w:rPr>
              <w:fldChar w:fldCharType="begin"/>
            </w:r>
            <w:r>
              <w:rPr>
                <w:noProof/>
                <w:webHidden/>
              </w:rPr>
              <w:instrText xml:space="preserve"> PAGEREF _Toc477150888 \h </w:instrText>
            </w:r>
            <w:r>
              <w:rPr>
                <w:noProof/>
                <w:webHidden/>
              </w:rPr>
            </w:r>
            <w:r>
              <w:rPr>
                <w:noProof/>
                <w:webHidden/>
              </w:rPr>
              <w:fldChar w:fldCharType="separate"/>
            </w:r>
            <w:r>
              <w:rPr>
                <w:noProof/>
                <w:webHidden/>
              </w:rPr>
              <w:t>127</w:t>
            </w:r>
            <w:r>
              <w:rPr>
                <w:noProof/>
                <w:webHidden/>
              </w:rPr>
              <w:fldChar w:fldCharType="end"/>
            </w:r>
          </w:hyperlink>
        </w:p>
        <w:p w:rsidR="00184230" w:rsidRDefault="00184230">
          <w:pPr>
            <w:pStyle w:val="TOC2"/>
            <w:rPr>
              <w:rFonts w:eastAsiaTheme="minorEastAsia"/>
              <w:noProof/>
            </w:rPr>
          </w:pPr>
          <w:hyperlink w:anchor="_Toc477150889" w:history="1">
            <w:r w:rsidRPr="003B5A0F">
              <w:rPr>
                <w:rStyle w:val="Hyperlink"/>
                <w:noProof/>
              </w:rPr>
              <w:t>Bt.close</w:t>
            </w:r>
            <w:r>
              <w:rPr>
                <w:noProof/>
                <w:webHidden/>
              </w:rPr>
              <w:tab/>
            </w:r>
            <w:r>
              <w:rPr>
                <w:noProof/>
                <w:webHidden/>
              </w:rPr>
              <w:fldChar w:fldCharType="begin"/>
            </w:r>
            <w:r>
              <w:rPr>
                <w:noProof/>
                <w:webHidden/>
              </w:rPr>
              <w:instrText xml:space="preserve"> PAGEREF _Toc477150889 \h </w:instrText>
            </w:r>
            <w:r>
              <w:rPr>
                <w:noProof/>
                <w:webHidden/>
              </w:rPr>
            </w:r>
            <w:r>
              <w:rPr>
                <w:noProof/>
                <w:webHidden/>
              </w:rPr>
              <w:fldChar w:fldCharType="separate"/>
            </w:r>
            <w:r>
              <w:rPr>
                <w:noProof/>
                <w:webHidden/>
              </w:rPr>
              <w:t>128</w:t>
            </w:r>
            <w:r>
              <w:rPr>
                <w:noProof/>
                <w:webHidden/>
              </w:rPr>
              <w:fldChar w:fldCharType="end"/>
            </w:r>
          </w:hyperlink>
        </w:p>
        <w:p w:rsidR="00184230" w:rsidRDefault="00184230">
          <w:pPr>
            <w:pStyle w:val="TOC2"/>
            <w:rPr>
              <w:rFonts w:eastAsiaTheme="minorEastAsia"/>
              <w:noProof/>
            </w:rPr>
          </w:pPr>
          <w:hyperlink w:anchor="_Toc477150890" w:history="1">
            <w:r w:rsidRPr="003B5A0F">
              <w:rPr>
                <w:rStyle w:val="Hyperlink"/>
                <w:noProof/>
              </w:rPr>
              <w:t>Bt.connect {0|1}</w:t>
            </w:r>
            <w:r>
              <w:rPr>
                <w:noProof/>
                <w:webHidden/>
              </w:rPr>
              <w:tab/>
            </w:r>
            <w:r>
              <w:rPr>
                <w:noProof/>
                <w:webHidden/>
              </w:rPr>
              <w:fldChar w:fldCharType="begin"/>
            </w:r>
            <w:r>
              <w:rPr>
                <w:noProof/>
                <w:webHidden/>
              </w:rPr>
              <w:instrText xml:space="preserve"> PAGEREF _Toc477150890 \h </w:instrText>
            </w:r>
            <w:r>
              <w:rPr>
                <w:noProof/>
                <w:webHidden/>
              </w:rPr>
            </w:r>
            <w:r>
              <w:rPr>
                <w:noProof/>
                <w:webHidden/>
              </w:rPr>
              <w:fldChar w:fldCharType="separate"/>
            </w:r>
            <w:r>
              <w:rPr>
                <w:noProof/>
                <w:webHidden/>
              </w:rPr>
              <w:t>128</w:t>
            </w:r>
            <w:r>
              <w:rPr>
                <w:noProof/>
                <w:webHidden/>
              </w:rPr>
              <w:fldChar w:fldCharType="end"/>
            </w:r>
          </w:hyperlink>
        </w:p>
        <w:p w:rsidR="00184230" w:rsidRDefault="00184230">
          <w:pPr>
            <w:pStyle w:val="TOC2"/>
            <w:rPr>
              <w:rFonts w:eastAsiaTheme="minorEastAsia"/>
              <w:noProof/>
            </w:rPr>
          </w:pPr>
          <w:hyperlink w:anchor="_Toc477150891" w:history="1">
            <w:r w:rsidRPr="003B5A0F">
              <w:rPr>
                <w:rStyle w:val="Hyperlink"/>
                <w:noProof/>
              </w:rPr>
              <w:t>Bt.disconnect</w:t>
            </w:r>
            <w:r>
              <w:rPr>
                <w:noProof/>
                <w:webHidden/>
              </w:rPr>
              <w:tab/>
            </w:r>
            <w:r>
              <w:rPr>
                <w:noProof/>
                <w:webHidden/>
              </w:rPr>
              <w:fldChar w:fldCharType="begin"/>
            </w:r>
            <w:r>
              <w:rPr>
                <w:noProof/>
                <w:webHidden/>
              </w:rPr>
              <w:instrText xml:space="preserve"> PAGEREF _Toc477150891 \h </w:instrText>
            </w:r>
            <w:r>
              <w:rPr>
                <w:noProof/>
                <w:webHidden/>
              </w:rPr>
            </w:r>
            <w:r>
              <w:rPr>
                <w:noProof/>
                <w:webHidden/>
              </w:rPr>
              <w:fldChar w:fldCharType="separate"/>
            </w:r>
            <w:r>
              <w:rPr>
                <w:noProof/>
                <w:webHidden/>
              </w:rPr>
              <w:t>128</w:t>
            </w:r>
            <w:r>
              <w:rPr>
                <w:noProof/>
                <w:webHidden/>
              </w:rPr>
              <w:fldChar w:fldCharType="end"/>
            </w:r>
          </w:hyperlink>
        </w:p>
        <w:p w:rsidR="00184230" w:rsidRDefault="00184230">
          <w:pPr>
            <w:pStyle w:val="TOC2"/>
            <w:rPr>
              <w:rFonts w:eastAsiaTheme="minorEastAsia"/>
              <w:noProof/>
            </w:rPr>
          </w:pPr>
          <w:hyperlink w:anchor="_Toc477150892" w:history="1">
            <w:r w:rsidRPr="003B5A0F">
              <w:rPr>
                <w:rStyle w:val="Hyperlink"/>
                <w:noProof/>
              </w:rPr>
              <w:t>Bt.reconnect</w:t>
            </w:r>
            <w:r>
              <w:rPr>
                <w:noProof/>
                <w:webHidden/>
              </w:rPr>
              <w:tab/>
            </w:r>
            <w:r>
              <w:rPr>
                <w:noProof/>
                <w:webHidden/>
              </w:rPr>
              <w:fldChar w:fldCharType="begin"/>
            </w:r>
            <w:r>
              <w:rPr>
                <w:noProof/>
                <w:webHidden/>
              </w:rPr>
              <w:instrText xml:space="preserve"> PAGEREF _Toc477150892 \h </w:instrText>
            </w:r>
            <w:r>
              <w:rPr>
                <w:noProof/>
                <w:webHidden/>
              </w:rPr>
            </w:r>
            <w:r>
              <w:rPr>
                <w:noProof/>
                <w:webHidden/>
              </w:rPr>
              <w:fldChar w:fldCharType="separate"/>
            </w:r>
            <w:r>
              <w:rPr>
                <w:noProof/>
                <w:webHidden/>
              </w:rPr>
              <w:t>128</w:t>
            </w:r>
            <w:r>
              <w:rPr>
                <w:noProof/>
                <w:webHidden/>
              </w:rPr>
              <w:fldChar w:fldCharType="end"/>
            </w:r>
          </w:hyperlink>
        </w:p>
        <w:p w:rsidR="00184230" w:rsidRDefault="00184230">
          <w:pPr>
            <w:pStyle w:val="TOC2"/>
            <w:rPr>
              <w:rFonts w:eastAsiaTheme="minorEastAsia"/>
              <w:noProof/>
            </w:rPr>
          </w:pPr>
          <w:hyperlink w:anchor="_Toc477150893" w:history="1">
            <w:r w:rsidRPr="003B5A0F">
              <w:rPr>
                <w:rStyle w:val="Hyperlink"/>
                <w:noProof/>
              </w:rPr>
              <w:t>Bt.status {{&lt;connect_var&gt;}{, &lt;name_svar&gt;}{, &lt;address_svar&gt;}}</w:t>
            </w:r>
            <w:r>
              <w:rPr>
                <w:noProof/>
                <w:webHidden/>
              </w:rPr>
              <w:tab/>
            </w:r>
            <w:r>
              <w:rPr>
                <w:noProof/>
                <w:webHidden/>
              </w:rPr>
              <w:fldChar w:fldCharType="begin"/>
            </w:r>
            <w:r>
              <w:rPr>
                <w:noProof/>
                <w:webHidden/>
              </w:rPr>
              <w:instrText xml:space="preserve"> PAGEREF _Toc477150893 \h </w:instrText>
            </w:r>
            <w:r>
              <w:rPr>
                <w:noProof/>
                <w:webHidden/>
              </w:rPr>
            </w:r>
            <w:r>
              <w:rPr>
                <w:noProof/>
                <w:webHidden/>
              </w:rPr>
              <w:fldChar w:fldCharType="separate"/>
            </w:r>
            <w:r>
              <w:rPr>
                <w:noProof/>
                <w:webHidden/>
              </w:rPr>
              <w:t>128</w:t>
            </w:r>
            <w:r>
              <w:rPr>
                <w:noProof/>
                <w:webHidden/>
              </w:rPr>
              <w:fldChar w:fldCharType="end"/>
            </w:r>
          </w:hyperlink>
        </w:p>
        <w:p w:rsidR="00184230" w:rsidRDefault="00184230">
          <w:pPr>
            <w:pStyle w:val="TOC2"/>
            <w:rPr>
              <w:rFonts w:eastAsiaTheme="minorEastAsia"/>
              <w:noProof/>
            </w:rPr>
          </w:pPr>
          <w:hyperlink w:anchor="_Toc477150894" w:history="1">
            <w:r w:rsidRPr="003B5A0F">
              <w:rPr>
                <w:rStyle w:val="Hyperlink"/>
                <w:noProof/>
              </w:rPr>
              <w:t>Bt.write {&lt;exp&gt; {,|;}} ...</w:t>
            </w:r>
            <w:r>
              <w:rPr>
                <w:noProof/>
                <w:webHidden/>
              </w:rPr>
              <w:tab/>
            </w:r>
            <w:r>
              <w:rPr>
                <w:noProof/>
                <w:webHidden/>
              </w:rPr>
              <w:fldChar w:fldCharType="begin"/>
            </w:r>
            <w:r>
              <w:rPr>
                <w:noProof/>
                <w:webHidden/>
              </w:rPr>
              <w:instrText xml:space="preserve"> PAGEREF _Toc477150894 \h </w:instrText>
            </w:r>
            <w:r>
              <w:rPr>
                <w:noProof/>
                <w:webHidden/>
              </w:rPr>
            </w:r>
            <w:r>
              <w:rPr>
                <w:noProof/>
                <w:webHidden/>
              </w:rPr>
              <w:fldChar w:fldCharType="separate"/>
            </w:r>
            <w:r>
              <w:rPr>
                <w:noProof/>
                <w:webHidden/>
              </w:rPr>
              <w:t>129</w:t>
            </w:r>
            <w:r>
              <w:rPr>
                <w:noProof/>
                <w:webHidden/>
              </w:rPr>
              <w:fldChar w:fldCharType="end"/>
            </w:r>
          </w:hyperlink>
        </w:p>
        <w:p w:rsidR="00184230" w:rsidRDefault="00184230">
          <w:pPr>
            <w:pStyle w:val="TOC2"/>
            <w:rPr>
              <w:rFonts w:eastAsiaTheme="minorEastAsia"/>
              <w:noProof/>
            </w:rPr>
          </w:pPr>
          <w:hyperlink w:anchor="_Toc477150895" w:history="1">
            <w:r w:rsidRPr="003B5A0F">
              <w:rPr>
                <w:rStyle w:val="Hyperlink"/>
                <w:noProof/>
              </w:rPr>
              <w:t>Bt.read.ready &lt;nvar&gt;</w:t>
            </w:r>
            <w:r>
              <w:rPr>
                <w:noProof/>
                <w:webHidden/>
              </w:rPr>
              <w:tab/>
            </w:r>
            <w:r>
              <w:rPr>
                <w:noProof/>
                <w:webHidden/>
              </w:rPr>
              <w:fldChar w:fldCharType="begin"/>
            </w:r>
            <w:r>
              <w:rPr>
                <w:noProof/>
                <w:webHidden/>
              </w:rPr>
              <w:instrText xml:space="preserve"> PAGEREF _Toc477150895 \h </w:instrText>
            </w:r>
            <w:r>
              <w:rPr>
                <w:noProof/>
                <w:webHidden/>
              </w:rPr>
            </w:r>
            <w:r>
              <w:rPr>
                <w:noProof/>
                <w:webHidden/>
              </w:rPr>
              <w:fldChar w:fldCharType="separate"/>
            </w:r>
            <w:r>
              <w:rPr>
                <w:noProof/>
                <w:webHidden/>
              </w:rPr>
              <w:t>129</w:t>
            </w:r>
            <w:r>
              <w:rPr>
                <w:noProof/>
                <w:webHidden/>
              </w:rPr>
              <w:fldChar w:fldCharType="end"/>
            </w:r>
          </w:hyperlink>
        </w:p>
        <w:p w:rsidR="00184230" w:rsidRDefault="00184230">
          <w:pPr>
            <w:pStyle w:val="TOC2"/>
            <w:rPr>
              <w:rFonts w:eastAsiaTheme="minorEastAsia"/>
              <w:noProof/>
            </w:rPr>
          </w:pPr>
          <w:hyperlink w:anchor="_Toc477150896" w:history="1">
            <w:r w:rsidRPr="003B5A0F">
              <w:rPr>
                <w:rStyle w:val="Hyperlink"/>
                <w:noProof/>
              </w:rPr>
              <w:t>OnBtReadReady:</w:t>
            </w:r>
            <w:r>
              <w:rPr>
                <w:noProof/>
                <w:webHidden/>
              </w:rPr>
              <w:tab/>
            </w:r>
            <w:r>
              <w:rPr>
                <w:noProof/>
                <w:webHidden/>
              </w:rPr>
              <w:fldChar w:fldCharType="begin"/>
            </w:r>
            <w:r>
              <w:rPr>
                <w:noProof/>
                <w:webHidden/>
              </w:rPr>
              <w:instrText xml:space="preserve"> PAGEREF _Toc477150896 \h </w:instrText>
            </w:r>
            <w:r>
              <w:rPr>
                <w:noProof/>
                <w:webHidden/>
              </w:rPr>
            </w:r>
            <w:r>
              <w:rPr>
                <w:noProof/>
                <w:webHidden/>
              </w:rPr>
              <w:fldChar w:fldCharType="separate"/>
            </w:r>
            <w:r>
              <w:rPr>
                <w:noProof/>
                <w:webHidden/>
              </w:rPr>
              <w:t>129</w:t>
            </w:r>
            <w:r>
              <w:rPr>
                <w:noProof/>
                <w:webHidden/>
              </w:rPr>
              <w:fldChar w:fldCharType="end"/>
            </w:r>
          </w:hyperlink>
        </w:p>
        <w:p w:rsidR="00184230" w:rsidRDefault="00184230">
          <w:pPr>
            <w:pStyle w:val="TOC3"/>
            <w:rPr>
              <w:rFonts w:eastAsiaTheme="minorEastAsia"/>
              <w:noProof/>
            </w:rPr>
          </w:pPr>
          <w:hyperlink w:anchor="_Toc477150897" w:history="1">
            <w:r w:rsidRPr="003B5A0F">
              <w:rPr>
                <w:rStyle w:val="Hyperlink"/>
                <w:noProof/>
              </w:rPr>
              <w:t>Bt.onReadReady.resume</w:t>
            </w:r>
            <w:r>
              <w:rPr>
                <w:noProof/>
                <w:webHidden/>
              </w:rPr>
              <w:tab/>
            </w:r>
            <w:r>
              <w:rPr>
                <w:noProof/>
                <w:webHidden/>
              </w:rPr>
              <w:fldChar w:fldCharType="begin"/>
            </w:r>
            <w:r>
              <w:rPr>
                <w:noProof/>
                <w:webHidden/>
              </w:rPr>
              <w:instrText xml:space="preserve"> PAGEREF _Toc477150897 \h </w:instrText>
            </w:r>
            <w:r>
              <w:rPr>
                <w:noProof/>
                <w:webHidden/>
              </w:rPr>
            </w:r>
            <w:r>
              <w:rPr>
                <w:noProof/>
                <w:webHidden/>
              </w:rPr>
              <w:fldChar w:fldCharType="separate"/>
            </w:r>
            <w:r>
              <w:rPr>
                <w:noProof/>
                <w:webHidden/>
              </w:rPr>
              <w:t>129</w:t>
            </w:r>
            <w:r>
              <w:rPr>
                <w:noProof/>
                <w:webHidden/>
              </w:rPr>
              <w:fldChar w:fldCharType="end"/>
            </w:r>
          </w:hyperlink>
        </w:p>
        <w:p w:rsidR="00184230" w:rsidRDefault="00184230">
          <w:pPr>
            <w:pStyle w:val="TOC2"/>
            <w:rPr>
              <w:rFonts w:eastAsiaTheme="minorEastAsia"/>
              <w:noProof/>
            </w:rPr>
          </w:pPr>
          <w:hyperlink w:anchor="_Toc477150898" w:history="1">
            <w:r w:rsidRPr="003B5A0F">
              <w:rPr>
                <w:rStyle w:val="Hyperlink"/>
                <w:noProof/>
              </w:rPr>
              <w:t>Bt.read.bytes &lt;svar&gt;</w:t>
            </w:r>
            <w:r>
              <w:rPr>
                <w:noProof/>
                <w:webHidden/>
              </w:rPr>
              <w:tab/>
            </w:r>
            <w:r>
              <w:rPr>
                <w:noProof/>
                <w:webHidden/>
              </w:rPr>
              <w:fldChar w:fldCharType="begin"/>
            </w:r>
            <w:r>
              <w:rPr>
                <w:noProof/>
                <w:webHidden/>
              </w:rPr>
              <w:instrText xml:space="preserve"> PAGEREF _Toc477150898 \h </w:instrText>
            </w:r>
            <w:r>
              <w:rPr>
                <w:noProof/>
                <w:webHidden/>
              </w:rPr>
            </w:r>
            <w:r>
              <w:rPr>
                <w:noProof/>
                <w:webHidden/>
              </w:rPr>
              <w:fldChar w:fldCharType="separate"/>
            </w:r>
            <w:r>
              <w:rPr>
                <w:noProof/>
                <w:webHidden/>
              </w:rPr>
              <w:t>130</w:t>
            </w:r>
            <w:r>
              <w:rPr>
                <w:noProof/>
                <w:webHidden/>
              </w:rPr>
              <w:fldChar w:fldCharType="end"/>
            </w:r>
          </w:hyperlink>
        </w:p>
        <w:p w:rsidR="00184230" w:rsidRDefault="00184230">
          <w:pPr>
            <w:pStyle w:val="TOC2"/>
            <w:rPr>
              <w:rFonts w:eastAsiaTheme="minorEastAsia"/>
              <w:noProof/>
            </w:rPr>
          </w:pPr>
          <w:hyperlink w:anchor="_Toc477150899" w:history="1">
            <w:r w:rsidRPr="003B5A0F">
              <w:rPr>
                <w:rStyle w:val="Hyperlink"/>
                <w:noProof/>
              </w:rPr>
              <w:t>Bt.device.name &lt;svar&gt;</w:t>
            </w:r>
            <w:r>
              <w:rPr>
                <w:noProof/>
                <w:webHidden/>
              </w:rPr>
              <w:tab/>
            </w:r>
            <w:r>
              <w:rPr>
                <w:noProof/>
                <w:webHidden/>
              </w:rPr>
              <w:fldChar w:fldCharType="begin"/>
            </w:r>
            <w:r>
              <w:rPr>
                <w:noProof/>
                <w:webHidden/>
              </w:rPr>
              <w:instrText xml:space="preserve"> PAGEREF _Toc477150899 \h </w:instrText>
            </w:r>
            <w:r>
              <w:rPr>
                <w:noProof/>
                <w:webHidden/>
              </w:rPr>
            </w:r>
            <w:r>
              <w:rPr>
                <w:noProof/>
                <w:webHidden/>
              </w:rPr>
              <w:fldChar w:fldCharType="separate"/>
            </w:r>
            <w:r>
              <w:rPr>
                <w:noProof/>
                <w:webHidden/>
              </w:rPr>
              <w:t>130</w:t>
            </w:r>
            <w:r>
              <w:rPr>
                <w:noProof/>
                <w:webHidden/>
              </w:rPr>
              <w:fldChar w:fldCharType="end"/>
            </w:r>
          </w:hyperlink>
        </w:p>
        <w:p w:rsidR="00184230" w:rsidRDefault="00184230">
          <w:pPr>
            <w:pStyle w:val="TOC2"/>
            <w:rPr>
              <w:rFonts w:eastAsiaTheme="minorEastAsia"/>
              <w:noProof/>
            </w:rPr>
          </w:pPr>
          <w:hyperlink w:anchor="_Toc477150900" w:history="1">
            <w:r w:rsidRPr="003B5A0F">
              <w:rPr>
                <w:rStyle w:val="Hyperlink"/>
                <w:noProof/>
              </w:rPr>
              <w:t>Bt.set.UUID &lt;sexp&gt;</w:t>
            </w:r>
            <w:r>
              <w:rPr>
                <w:noProof/>
                <w:webHidden/>
              </w:rPr>
              <w:tab/>
            </w:r>
            <w:r>
              <w:rPr>
                <w:noProof/>
                <w:webHidden/>
              </w:rPr>
              <w:fldChar w:fldCharType="begin"/>
            </w:r>
            <w:r>
              <w:rPr>
                <w:noProof/>
                <w:webHidden/>
              </w:rPr>
              <w:instrText xml:space="preserve"> PAGEREF _Toc477150900 \h </w:instrText>
            </w:r>
            <w:r>
              <w:rPr>
                <w:noProof/>
                <w:webHidden/>
              </w:rPr>
            </w:r>
            <w:r>
              <w:rPr>
                <w:noProof/>
                <w:webHidden/>
              </w:rPr>
              <w:fldChar w:fldCharType="separate"/>
            </w:r>
            <w:r>
              <w:rPr>
                <w:noProof/>
                <w:webHidden/>
              </w:rPr>
              <w:t>130</w:t>
            </w:r>
            <w:r>
              <w:rPr>
                <w:noProof/>
                <w:webHidden/>
              </w:rPr>
              <w:fldChar w:fldCharType="end"/>
            </w:r>
          </w:hyperlink>
        </w:p>
        <w:p w:rsidR="00184230" w:rsidRDefault="00184230">
          <w:pPr>
            <w:pStyle w:val="TOC1"/>
            <w:tabs>
              <w:tab w:val="right" w:leader="dot" w:pos="9350"/>
            </w:tabs>
            <w:rPr>
              <w:rFonts w:eastAsiaTheme="minorEastAsia"/>
              <w:noProof/>
            </w:rPr>
          </w:pPr>
          <w:hyperlink w:anchor="_Toc477150901" w:history="1">
            <w:r w:rsidRPr="003B5A0F">
              <w:rPr>
                <w:rStyle w:val="Hyperlink"/>
                <w:noProof/>
              </w:rPr>
              <w:t>Communication: Phone and Text</w:t>
            </w:r>
            <w:r>
              <w:rPr>
                <w:noProof/>
                <w:webHidden/>
              </w:rPr>
              <w:tab/>
            </w:r>
            <w:r>
              <w:rPr>
                <w:noProof/>
                <w:webHidden/>
              </w:rPr>
              <w:fldChar w:fldCharType="begin"/>
            </w:r>
            <w:r>
              <w:rPr>
                <w:noProof/>
                <w:webHidden/>
              </w:rPr>
              <w:instrText xml:space="preserve"> PAGEREF _Toc477150901 \h </w:instrText>
            </w:r>
            <w:r>
              <w:rPr>
                <w:noProof/>
                <w:webHidden/>
              </w:rPr>
            </w:r>
            <w:r>
              <w:rPr>
                <w:noProof/>
                <w:webHidden/>
              </w:rPr>
              <w:fldChar w:fldCharType="separate"/>
            </w:r>
            <w:r>
              <w:rPr>
                <w:noProof/>
                <w:webHidden/>
              </w:rPr>
              <w:t>130</w:t>
            </w:r>
            <w:r>
              <w:rPr>
                <w:noProof/>
                <w:webHidden/>
              </w:rPr>
              <w:fldChar w:fldCharType="end"/>
            </w:r>
          </w:hyperlink>
        </w:p>
        <w:p w:rsidR="00184230" w:rsidRDefault="00184230">
          <w:pPr>
            <w:pStyle w:val="TOC2"/>
            <w:rPr>
              <w:rFonts w:eastAsiaTheme="minorEastAsia"/>
              <w:noProof/>
            </w:rPr>
          </w:pPr>
          <w:hyperlink w:anchor="_Toc477150902" w:history="1">
            <w:r w:rsidRPr="003B5A0F">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_Toc477150902 \h </w:instrText>
            </w:r>
            <w:r>
              <w:rPr>
                <w:noProof/>
                <w:webHidden/>
              </w:rPr>
            </w:r>
            <w:r>
              <w:rPr>
                <w:noProof/>
                <w:webHidden/>
              </w:rPr>
              <w:fldChar w:fldCharType="separate"/>
            </w:r>
            <w:r>
              <w:rPr>
                <w:noProof/>
                <w:webHidden/>
              </w:rPr>
              <w:t>130</w:t>
            </w:r>
            <w:r>
              <w:rPr>
                <w:noProof/>
                <w:webHidden/>
              </w:rPr>
              <w:fldChar w:fldCharType="end"/>
            </w:r>
          </w:hyperlink>
        </w:p>
        <w:p w:rsidR="00184230" w:rsidRDefault="00184230">
          <w:pPr>
            <w:pStyle w:val="TOC2"/>
            <w:rPr>
              <w:rFonts w:eastAsiaTheme="minorEastAsia"/>
              <w:noProof/>
            </w:rPr>
          </w:pPr>
          <w:hyperlink w:anchor="_Toc477150903" w:history="1">
            <w:r w:rsidRPr="003B5A0F">
              <w:rPr>
                <w:rStyle w:val="Hyperlink"/>
                <w:noProof/>
              </w:rPr>
              <w:t>MyPhoneNumber &lt;svar&gt;</w:t>
            </w:r>
            <w:r>
              <w:rPr>
                <w:noProof/>
                <w:webHidden/>
              </w:rPr>
              <w:tab/>
            </w:r>
            <w:r>
              <w:rPr>
                <w:noProof/>
                <w:webHidden/>
              </w:rPr>
              <w:fldChar w:fldCharType="begin"/>
            </w:r>
            <w:r>
              <w:rPr>
                <w:noProof/>
                <w:webHidden/>
              </w:rPr>
              <w:instrText xml:space="preserve"> PAGEREF _Toc477150903 \h </w:instrText>
            </w:r>
            <w:r>
              <w:rPr>
                <w:noProof/>
                <w:webHidden/>
              </w:rPr>
            </w:r>
            <w:r>
              <w:rPr>
                <w:noProof/>
                <w:webHidden/>
              </w:rPr>
              <w:fldChar w:fldCharType="separate"/>
            </w:r>
            <w:r>
              <w:rPr>
                <w:noProof/>
                <w:webHidden/>
              </w:rPr>
              <w:t>130</w:t>
            </w:r>
            <w:r>
              <w:rPr>
                <w:noProof/>
                <w:webHidden/>
              </w:rPr>
              <w:fldChar w:fldCharType="end"/>
            </w:r>
          </w:hyperlink>
        </w:p>
        <w:p w:rsidR="00184230" w:rsidRDefault="00184230">
          <w:pPr>
            <w:pStyle w:val="TOC2"/>
            <w:rPr>
              <w:rFonts w:eastAsiaTheme="minorEastAsia"/>
              <w:noProof/>
            </w:rPr>
          </w:pPr>
          <w:hyperlink w:anchor="_Toc477150904" w:history="1">
            <w:r w:rsidRPr="003B5A0F">
              <w:rPr>
                <w:rStyle w:val="Hyperlink"/>
                <w:noProof/>
              </w:rPr>
              <w:t>Phone.call &lt;sexp&gt;</w:t>
            </w:r>
            <w:r>
              <w:rPr>
                <w:noProof/>
                <w:webHidden/>
              </w:rPr>
              <w:tab/>
            </w:r>
            <w:r>
              <w:rPr>
                <w:noProof/>
                <w:webHidden/>
              </w:rPr>
              <w:fldChar w:fldCharType="begin"/>
            </w:r>
            <w:r>
              <w:rPr>
                <w:noProof/>
                <w:webHidden/>
              </w:rPr>
              <w:instrText xml:space="preserve"> PAGEREF _Toc477150904 \h </w:instrText>
            </w:r>
            <w:r>
              <w:rPr>
                <w:noProof/>
                <w:webHidden/>
              </w:rPr>
            </w:r>
            <w:r>
              <w:rPr>
                <w:noProof/>
                <w:webHidden/>
              </w:rPr>
              <w:fldChar w:fldCharType="separate"/>
            </w:r>
            <w:r>
              <w:rPr>
                <w:noProof/>
                <w:webHidden/>
              </w:rPr>
              <w:t>130</w:t>
            </w:r>
            <w:r>
              <w:rPr>
                <w:noProof/>
                <w:webHidden/>
              </w:rPr>
              <w:fldChar w:fldCharType="end"/>
            </w:r>
          </w:hyperlink>
        </w:p>
        <w:p w:rsidR="00184230" w:rsidRDefault="00184230">
          <w:pPr>
            <w:pStyle w:val="TOC2"/>
            <w:rPr>
              <w:rFonts w:eastAsiaTheme="minorEastAsia"/>
              <w:noProof/>
            </w:rPr>
          </w:pPr>
          <w:hyperlink w:anchor="_Toc477150905" w:history="1">
            <w:r w:rsidRPr="003B5A0F">
              <w:rPr>
                <w:rStyle w:val="Hyperlink"/>
                <w:noProof/>
              </w:rPr>
              <w:t>Phone.dial &lt;sexp&gt;</w:t>
            </w:r>
            <w:r>
              <w:rPr>
                <w:noProof/>
                <w:webHidden/>
              </w:rPr>
              <w:tab/>
            </w:r>
            <w:r>
              <w:rPr>
                <w:noProof/>
                <w:webHidden/>
              </w:rPr>
              <w:fldChar w:fldCharType="begin"/>
            </w:r>
            <w:r>
              <w:rPr>
                <w:noProof/>
                <w:webHidden/>
              </w:rPr>
              <w:instrText xml:space="preserve"> PAGEREF _Toc477150905 \h </w:instrText>
            </w:r>
            <w:r>
              <w:rPr>
                <w:noProof/>
                <w:webHidden/>
              </w:rPr>
            </w:r>
            <w:r>
              <w:rPr>
                <w:noProof/>
                <w:webHidden/>
              </w:rPr>
              <w:fldChar w:fldCharType="separate"/>
            </w:r>
            <w:r>
              <w:rPr>
                <w:noProof/>
                <w:webHidden/>
              </w:rPr>
              <w:t>131</w:t>
            </w:r>
            <w:r>
              <w:rPr>
                <w:noProof/>
                <w:webHidden/>
              </w:rPr>
              <w:fldChar w:fldCharType="end"/>
            </w:r>
          </w:hyperlink>
        </w:p>
        <w:p w:rsidR="00184230" w:rsidRDefault="00184230">
          <w:pPr>
            <w:pStyle w:val="TOC2"/>
            <w:rPr>
              <w:rFonts w:eastAsiaTheme="minorEastAsia"/>
              <w:noProof/>
            </w:rPr>
          </w:pPr>
          <w:hyperlink w:anchor="_Toc477150906" w:history="1">
            <w:r w:rsidRPr="003B5A0F">
              <w:rPr>
                <w:rStyle w:val="Hyperlink"/>
                <w:noProof/>
              </w:rPr>
              <w:t>Phone.rcv.init</w:t>
            </w:r>
            <w:r>
              <w:rPr>
                <w:noProof/>
                <w:webHidden/>
              </w:rPr>
              <w:tab/>
            </w:r>
            <w:r>
              <w:rPr>
                <w:noProof/>
                <w:webHidden/>
              </w:rPr>
              <w:fldChar w:fldCharType="begin"/>
            </w:r>
            <w:r>
              <w:rPr>
                <w:noProof/>
                <w:webHidden/>
              </w:rPr>
              <w:instrText xml:space="preserve"> PAGEREF _Toc477150906 \h </w:instrText>
            </w:r>
            <w:r>
              <w:rPr>
                <w:noProof/>
                <w:webHidden/>
              </w:rPr>
            </w:r>
            <w:r>
              <w:rPr>
                <w:noProof/>
                <w:webHidden/>
              </w:rPr>
              <w:fldChar w:fldCharType="separate"/>
            </w:r>
            <w:r>
              <w:rPr>
                <w:noProof/>
                <w:webHidden/>
              </w:rPr>
              <w:t>131</w:t>
            </w:r>
            <w:r>
              <w:rPr>
                <w:noProof/>
                <w:webHidden/>
              </w:rPr>
              <w:fldChar w:fldCharType="end"/>
            </w:r>
          </w:hyperlink>
        </w:p>
        <w:p w:rsidR="00184230" w:rsidRDefault="00184230">
          <w:pPr>
            <w:pStyle w:val="TOC2"/>
            <w:rPr>
              <w:rFonts w:eastAsiaTheme="minorEastAsia"/>
              <w:noProof/>
            </w:rPr>
          </w:pPr>
          <w:hyperlink w:anchor="_Toc477150907" w:history="1">
            <w:r w:rsidRPr="003B5A0F">
              <w:rPr>
                <w:rStyle w:val="Hyperlink"/>
                <w:noProof/>
              </w:rPr>
              <w:t>Phone.rcv.next &lt;state_nvar&gt;, &lt;number_svar&gt;</w:t>
            </w:r>
            <w:r>
              <w:rPr>
                <w:noProof/>
                <w:webHidden/>
              </w:rPr>
              <w:tab/>
            </w:r>
            <w:r>
              <w:rPr>
                <w:noProof/>
                <w:webHidden/>
              </w:rPr>
              <w:fldChar w:fldCharType="begin"/>
            </w:r>
            <w:r>
              <w:rPr>
                <w:noProof/>
                <w:webHidden/>
              </w:rPr>
              <w:instrText xml:space="preserve"> PAGEREF _Toc477150907 \h </w:instrText>
            </w:r>
            <w:r>
              <w:rPr>
                <w:noProof/>
                <w:webHidden/>
              </w:rPr>
            </w:r>
            <w:r>
              <w:rPr>
                <w:noProof/>
                <w:webHidden/>
              </w:rPr>
              <w:fldChar w:fldCharType="separate"/>
            </w:r>
            <w:r>
              <w:rPr>
                <w:noProof/>
                <w:webHidden/>
              </w:rPr>
              <w:t>131</w:t>
            </w:r>
            <w:r>
              <w:rPr>
                <w:noProof/>
                <w:webHidden/>
              </w:rPr>
              <w:fldChar w:fldCharType="end"/>
            </w:r>
          </w:hyperlink>
        </w:p>
        <w:p w:rsidR="00184230" w:rsidRDefault="00184230">
          <w:pPr>
            <w:pStyle w:val="TOC2"/>
            <w:rPr>
              <w:rFonts w:eastAsiaTheme="minorEastAsia"/>
              <w:noProof/>
            </w:rPr>
          </w:pPr>
          <w:hyperlink w:anchor="_Toc477150908" w:history="1">
            <w:r w:rsidRPr="003B5A0F">
              <w:rPr>
                <w:rStyle w:val="Hyperlink"/>
                <w:noProof/>
              </w:rPr>
              <w:t>Sms.send &lt;number_sexp&gt;, &lt;message_sexp&gt;</w:t>
            </w:r>
            <w:r>
              <w:rPr>
                <w:noProof/>
                <w:webHidden/>
              </w:rPr>
              <w:tab/>
            </w:r>
            <w:r>
              <w:rPr>
                <w:noProof/>
                <w:webHidden/>
              </w:rPr>
              <w:fldChar w:fldCharType="begin"/>
            </w:r>
            <w:r>
              <w:rPr>
                <w:noProof/>
                <w:webHidden/>
              </w:rPr>
              <w:instrText xml:space="preserve"> PAGEREF _Toc477150908 \h </w:instrText>
            </w:r>
            <w:r>
              <w:rPr>
                <w:noProof/>
                <w:webHidden/>
              </w:rPr>
            </w:r>
            <w:r>
              <w:rPr>
                <w:noProof/>
                <w:webHidden/>
              </w:rPr>
              <w:fldChar w:fldCharType="separate"/>
            </w:r>
            <w:r>
              <w:rPr>
                <w:noProof/>
                <w:webHidden/>
              </w:rPr>
              <w:t>131</w:t>
            </w:r>
            <w:r>
              <w:rPr>
                <w:noProof/>
                <w:webHidden/>
              </w:rPr>
              <w:fldChar w:fldCharType="end"/>
            </w:r>
          </w:hyperlink>
        </w:p>
        <w:p w:rsidR="00184230" w:rsidRDefault="00184230">
          <w:pPr>
            <w:pStyle w:val="TOC2"/>
            <w:rPr>
              <w:rFonts w:eastAsiaTheme="minorEastAsia"/>
              <w:noProof/>
            </w:rPr>
          </w:pPr>
          <w:hyperlink w:anchor="_Toc477150909" w:history="1">
            <w:r w:rsidRPr="003B5A0F">
              <w:rPr>
                <w:rStyle w:val="Hyperlink"/>
                <w:noProof/>
              </w:rPr>
              <w:t>Sms.rcv.init</w:t>
            </w:r>
            <w:r>
              <w:rPr>
                <w:noProof/>
                <w:webHidden/>
              </w:rPr>
              <w:tab/>
            </w:r>
            <w:r>
              <w:rPr>
                <w:noProof/>
                <w:webHidden/>
              </w:rPr>
              <w:fldChar w:fldCharType="begin"/>
            </w:r>
            <w:r>
              <w:rPr>
                <w:noProof/>
                <w:webHidden/>
              </w:rPr>
              <w:instrText xml:space="preserve"> PAGEREF _Toc477150909 \h </w:instrText>
            </w:r>
            <w:r>
              <w:rPr>
                <w:noProof/>
                <w:webHidden/>
              </w:rPr>
            </w:r>
            <w:r>
              <w:rPr>
                <w:noProof/>
                <w:webHidden/>
              </w:rPr>
              <w:fldChar w:fldCharType="separate"/>
            </w:r>
            <w:r>
              <w:rPr>
                <w:noProof/>
                <w:webHidden/>
              </w:rPr>
              <w:t>131</w:t>
            </w:r>
            <w:r>
              <w:rPr>
                <w:noProof/>
                <w:webHidden/>
              </w:rPr>
              <w:fldChar w:fldCharType="end"/>
            </w:r>
          </w:hyperlink>
        </w:p>
        <w:p w:rsidR="00184230" w:rsidRDefault="00184230">
          <w:pPr>
            <w:pStyle w:val="TOC2"/>
            <w:rPr>
              <w:rFonts w:eastAsiaTheme="minorEastAsia"/>
              <w:noProof/>
            </w:rPr>
          </w:pPr>
          <w:hyperlink w:anchor="_Toc477150910" w:history="1">
            <w:r w:rsidRPr="003B5A0F">
              <w:rPr>
                <w:rStyle w:val="Hyperlink"/>
                <w:noProof/>
              </w:rPr>
              <w:t>Sms.rcv.next &lt;svar&gt;</w:t>
            </w:r>
            <w:r>
              <w:rPr>
                <w:noProof/>
                <w:webHidden/>
              </w:rPr>
              <w:tab/>
            </w:r>
            <w:r>
              <w:rPr>
                <w:noProof/>
                <w:webHidden/>
              </w:rPr>
              <w:fldChar w:fldCharType="begin"/>
            </w:r>
            <w:r>
              <w:rPr>
                <w:noProof/>
                <w:webHidden/>
              </w:rPr>
              <w:instrText xml:space="preserve"> PAGEREF _Toc477150910 \h </w:instrText>
            </w:r>
            <w:r>
              <w:rPr>
                <w:noProof/>
                <w:webHidden/>
              </w:rPr>
            </w:r>
            <w:r>
              <w:rPr>
                <w:noProof/>
                <w:webHidden/>
              </w:rPr>
              <w:fldChar w:fldCharType="separate"/>
            </w:r>
            <w:r>
              <w:rPr>
                <w:noProof/>
                <w:webHidden/>
              </w:rPr>
              <w:t>131</w:t>
            </w:r>
            <w:r>
              <w:rPr>
                <w:noProof/>
                <w:webHidden/>
              </w:rPr>
              <w:fldChar w:fldCharType="end"/>
            </w:r>
          </w:hyperlink>
        </w:p>
        <w:p w:rsidR="00184230" w:rsidRDefault="00184230">
          <w:pPr>
            <w:pStyle w:val="TOC1"/>
            <w:tabs>
              <w:tab w:val="right" w:leader="dot" w:pos="9350"/>
            </w:tabs>
            <w:rPr>
              <w:rFonts w:eastAsiaTheme="minorEastAsia"/>
              <w:noProof/>
            </w:rPr>
          </w:pPr>
          <w:hyperlink w:anchor="_Toc477150911" w:history="1">
            <w:r w:rsidRPr="003B5A0F">
              <w:rPr>
                <w:rStyle w:val="Hyperlink"/>
                <w:noProof/>
              </w:rPr>
              <w:t>Time and Timers</w:t>
            </w:r>
            <w:r>
              <w:rPr>
                <w:noProof/>
                <w:webHidden/>
              </w:rPr>
              <w:tab/>
            </w:r>
            <w:r>
              <w:rPr>
                <w:noProof/>
                <w:webHidden/>
              </w:rPr>
              <w:fldChar w:fldCharType="begin"/>
            </w:r>
            <w:r>
              <w:rPr>
                <w:noProof/>
                <w:webHidden/>
              </w:rPr>
              <w:instrText xml:space="preserve"> PAGEREF _Toc477150911 \h </w:instrText>
            </w:r>
            <w:r>
              <w:rPr>
                <w:noProof/>
                <w:webHidden/>
              </w:rPr>
            </w:r>
            <w:r>
              <w:rPr>
                <w:noProof/>
                <w:webHidden/>
              </w:rPr>
              <w:fldChar w:fldCharType="separate"/>
            </w:r>
            <w:r>
              <w:rPr>
                <w:noProof/>
                <w:webHidden/>
              </w:rPr>
              <w:t>132</w:t>
            </w:r>
            <w:r>
              <w:rPr>
                <w:noProof/>
                <w:webHidden/>
              </w:rPr>
              <w:fldChar w:fldCharType="end"/>
            </w:r>
          </w:hyperlink>
        </w:p>
        <w:p w:rsidR="00184230" w:rsidRDefault="00184230">
          <w:pPr>
            <w:pStyle w:val="TOC2"/>
            <w:rPr>
              <w:rFonts w:eastAsiaTheme="minorEastAsia"/>
              <w:noProof/>
            </w:rPr>
          </w:pPr>
          <w:hyperlink w:anchor="_Toc477150912" w:history="1">
            <w:r w:rsidRPr="003B5A0F">
              <w:rPr>
                <w:rStyle w:val="Hyperlink"/>
                <w:noProof/>
              </w:rPr>
              <w:t>Time and TimeZone Commands</w:t>
            </w:r>
            <w:r>
              <w:rPr>
                <w:noProof/>
                <w:webHidden/>
              </w:rPr>
              <w:tab/>
            </w:r>
            <w:r>
              <w:rPr>
                <w:noProof/>
                <w:webHidden/>
              </w:rPr>
              <w:fldChar w:fldCharType="begin"/>
            </w:r>
            <w:r>
              <w:rPr>
                <w:noProof/>
                <w:webHidden/>
              </w:rPr>
              <w:instrText xml:space="preserve"> PAGEREF _Toc477150912 \h </w:instrText>
            </w:r>
            <w:r>
              <w:rPr>
                <w:noProof/>
                <w:webHidden/>
              </w:rPr>
            </w:r>
            <w:r>
              <w:rPr>
                <w:noProof/>
                <w:webHidden/>
              </w:rPr>
              <w:fldChar w:fldCharType="separate"/>
            </w:r>
            <w:r>
              <w:rPr>
                <w:noProof/>
                <w:webHidden/>
              </w:rPr>
              <w:t>132</w:t>
            </w:r>
            <w:r>
              <w:rPr>
                <w:noProof/>
                <w:webHidden/>
              </w:rPr>
              <w:fldChar w:fldCharType="end"/>
            </w:r>
          </w:hyperlink>
        </w:p>
        <w:p w:rsidR="00184230" w:rsidRDefault="00184230">
          <w:pPr>
            <w:pStyle w:val="TOC3"/>
            <w:rPr>
              <w:rFonts w:eastAsiaTheme="minorEastAsia"/>
              <w:noProof/>
            </w:rPr>
          </w:pPr>
          <w:hyperlink w:anchor="_Toc477150913" w:history="1">
            <w:r w:rsidRPr="003B5A0F">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_Toc477150913 \h </w:instrText>
            </w:r>
            <w:r>
              <w:rPr>
                <w:noProof/>
                <w:webHidden/>
              </w:rPr>
            </w:r>
            <w:r>
              <w:rPr>
                <w:noProof/>
                <w:webHidden/>
              </w:rPr>
              <w:fldChar w:fldCharType="separate"/>
            </w:r>
            <w:r>
              <w:rPr>
                <w:noProof/>
                <w:webHidden/>
              </w:rPr>
              <w:t>132</w:t>
            </w:r>
            <w:r>
              <w:rPr>
                <w:noProof/>
                <w:webHidden/>
              </w:rPr>
              <w:fldChar w:fldCharType="end"/>
            </w:r>
          </w:hyperlink>
        </w:p>
        <w:p w:rsidR="00184230" w:rsidRDefault="00184230">
          <w:pPr>
            <w:pStyle w:val="TOC3"/>
            <w:rPr>
              <w:rFonts w:eastAsiaTheme="minorEastAsia"/>
              <w:noProof/>
            </w:rPr>
          </w:pPr>
          <w:hyperlink w:anchor="_Toc477150914" w:history="1">
            <w:r w:rsidRPr="003B5A0F">
              <w:rPr>
                <w:rStyle w:val="Hyperlink"/>
                <w:noProof/>
              </w:rPr>
              <w:t>TimeZone.set { &lt;tz_sexp&gt; }</w:t>
            </w:r>
            <w:r>
              <w:rPr>
                <w:noProof/>
                <w:webHidden/>
              </w:rPr>
              <w:tab/>
            </w:r>
            <w:r>
              <w:rPr>
                <w:noProof/>
                <w:webHidden/>
              </w:rPr>
              <w:fldChar w:fldCharType="begin"/>
            </w:r>
            <w:r>
              <w:rPr>
                <w:noProof/>
                <w:webHidden/>
              </w:rPr>
              <w:instrText xml:space="preserve"> PAGEREF _Toc477150914 \h </w:instrText>
            </w:r>
            <w:r>
              <w:rPr>
                <w:noProof/>
                <w:webHidden/>
              </w:rPr>
            </w:r>
            <w:r>
              <w:rPr>
                <w:noProof/>
                <w:webHidden/>
              </w:rPr>
              <w:fldChar w:fldCharType="separate"/>
            </w:r>
            <w:r>
              <w:rPr>
                <w:noProof/>
                <w:webHidden/>
              </w:rPr>
              <w:t>133</w:t>
            </w:r>
            <w:r>
              <w:rPr>
                <w:noProof/>
                <w:webHidden/>
              </w:rPr>
              <w:fldChar w:fldCharType="end"/>
            </w:r>
          </w:hyperlink>
        </w:p>
        <w:p w:rsidR="00184230" w:rsidRDefault="00184230">
          <w:pPr>
            <w:pStyle w:val="TOC3"/>
            <w:rPr>
              <w:rFonts w:eastAsiaTheme="minorEastAsia"/>
              <w:noProof/>
            </w:rPr>
          </w:pPr>
          <w:hyperlink w:anchor="_Toc477150915" w:history="1">
            <w:r w:rsidRPr="003B5A0F">
              <w:rPr>
                <w:rStyle w:val="Hyperlink"/>
                <w:noProof/>
              </w:rPr>
              <w:t>TimeZone.get &lt;tz_svar&gt;</w:t>
            </w:r>
            <w:r>
              <w:rPr>
                <w:noProof/>
                <w:webHidden/>
              </w:rPr>
              <w:tab/>
            </w:r>
            <w:r>
              <w:rPr>
                <w:noProof/>
                <w:webHidden/>
              </w:rPr>
              <w:fldChar w:fldCharType="begin"/>
            </w:r>
            <w:r>
              <w:rPr>
                <w:noProof/>
                <w:webHidden/>
              </w:rPr>
              <w:instrText xml:space="preserve"> PAGEREF _Toc477150915 \h </w:instrText>
            </w:r>
            <w:r>
              <w:rPr>
                <w:noProof/>
                <w:webHidden/>
              </w:rPr>
            </w:r>
            <w:r>
              <w:rPr>
                <w:noProof/>
                <w:webHidden/>
              </w:rPr>
              <w:fldChar w:fldCharType="separate"/>
            </w:r>
            <w:r>
              <w:rPr>
                <w:noProof/>
                <w:webHidden/>
              </w:rPr>
              <w:t>133</w:t>
            </w:r>
            <w:r>
              <w:rPr>
                <w:noProof/>
                <w:webHidden/>
              </w:rPr>
              <w:fldChar w:fldCharType="end"/>
            </w:r>
          </w:hyperlink>
        </w:p>
        <w:p w:rsidR="00184230" w:rsidRDefault="00184230">
          <w:pPr>
            <w:pStyle w:val="TOC3"/>
            <w:rPr>
              <w:rFonts w:eastAsiaTheme="minorEastAsia"/>
              <w:noProof/>
            </w:rPr>
          </w:pPr>
          <w:hyperlink w:anchor="_Toc477150916" w:history="1">
            <w:r w:rsidRPr="003B5A0F">
              <w:rPr>
                <w:rStyle w:val="Hyperlink"/>
                <w:noProof/>
              </w:rPr>
              <w:t>TimeZone.list &lt;tz_list_pointer_nexp&gt;</w:t>
            </w:r>
            <w:r>
              <w:rPr>
                <w:noProof/>
                <w:webHidden/>
              </w:rPr>
              <w:tab/>
            </w:r>
            <w:r>
              <w:rPr>
                <w:noProof/>
                <w:webHidden/>
              </w:rPr>
              <w:fldChar w:fldCharType="begin"/>
            </w:r>
            <w:r>
              <w:rPr>
                <w:noProof/>
                <w:webHidden/>
              </w:rPr>
              <w:instrText xml:space="preserve"> PAGEREF _Toc477150916 \h </w:instrText>
            </w:r>
            <w:r>
              <w:rPr>
                <w:noProof/>
                <w:webHidden/>
              </w:rPr>
            </w:r>
            <w:r>
              <w:rPr>
                <w:noProof/>
                <w:webHidden/>
              </w:rPr>
              <w:fldChar w:fldCharType="separate"/>
            </w:r>
            <w:r>
              <w:rPr>
                <w:noProof/>
                <w:webHidden/>
              </w:rPr>
              <w:t>133</w:t>
            </w:r>
            <w:r>
              <w:rPr>
                <w:noProof/>
                <w:webHidden/>
              </w:rPr>
              <w:fldChar w:fldCharType="end"/>
            </w:r>
          </w:hyperlink>
        </w:p>
        <w:p w:rsidR="00184230" w:rsidRDefault="00184230">
          <w:pPr>
            <w:pStyle w:val="TOC2"/>
            <w:rPr>
              <w:rFonts w:eastAsiaTheme="minorEastAsia"/>
              <w:noProof/>
            </w:rPr>
          </w:pPr>
          <w:hyperlink w:anchor="_Toc477150917" w:history="1">
            <w:r w:rsidRPr="003B5A0F">
              <w:rPr>
                <w:rStyle w:val="Hyperlink"/>
                <w:noProof/>
              </w:rPr>
              <w:t>Timer Interrupt and Commands</w:t>
            </w:r>
            <w:r>
              <w:rPr>
                <w:noProof/>
                <w:webHidden/>
              </w:rPr>
              <w:tab/>
            </w:r>
            <w:r>
              <w:rPr>
                <w:noProof/>
                <w:webHidden/>
              </w:rPr>
              <w:fldChar w:fldCharType="begin"/>
            </w:r>
            <w:r>
              <w:rPr>
                <w:noProof/>
                <w:webHidden/>
              </w:rPr>
              <w:instrText xml:space="preserve"> PAGEREF _Toc477150917 \h </w:instrText>
            </w:r>
            <w:r>
              <w:rPr>
                <w:noProof/>
                <w:webHidden/>
              </w:rPr>
            </w:r>
            <w:r>
              <w:rPr>
                <w:noProof/>
                <w:webHidden/>
              </w:rPr>
              <w:fldChar w:fldCharType="separate"/>
            </w:r>
            <w:r>
              <w:rPr>
                <w:noProof/>
                <w:webHidden/>
              </w:rPr>
              <w:t>133</w:t>
            </w:r>
            <w:r>
              <w:rPr>
                <w:noProof/>
                <w:webHidden/>
              </w:rPr>
              <w:fldChar w:fldCharType="end"/>
            </w:r>
          </w:hyperlink>
        </w:p>
        <w:p w:rsidR="00184230" w:rsidRDefault="00184230">
          <w:pPr>
            <w:pStyle w:val="TOC3"/>
            <w:rPr>
              <w:rFonts w:eastAsiaTheme="minorEastAsia"/>
              <w:noProof/>
            </w:rPr>
          </w:pPr>
          <w:hyperlink w:anchor="_Toc477150918" w:history="1">
            <w:r w:rsidRPr="003B5A0F">
              <w:rPr>
                <w:rStyle w:val="Hyperlink"/>
                <w:noProof/>
              </w:rPr>
              <w:t>Timer.set &lt;interval_nexp&gt;</w:t>
            </w:r>
            <w:r>
              <w:rPr>
                <w:noProof/>
                <w:webHidden/>
              </w:rPr>
              <w:tab/>
            </w:r>
            <w:r>
              <w:rPr>
                <w:noProof/>
                <w:webHidden/>
              </w:rPr>
              <w:fldChar w:fldCharType="begin"/>
            </w:r>
            <w:r>
              <w:rPr>
                <w:noProof/>
                <w:webHidden/>
              </w:rPr>
              <w:instrText xml:space="preserve"> PAGEREF _Toc477150918 \h </w:instrText>
            </w:r>
            <w:r>
              <w:rPr>
                <w:noProof/>
                <w:webHidden/>
              </w:rPr>
            </w:r>
            <w:r>
              <w:rPr>
                <w:noProof/>
                <w:webHidden/>
              </w:rPr>
              <w:fldChar w:fldCharType="separate"/>
            </w:r>
            <w:r>
              <w:rPr>
                <w:noProof/>
                <w:webHidden/>
              </w:rPr>
              <w:t>133</w:t>
            </w:r>
            <w:r>
              <w:rPr>
                <w:noProof/>
                <w:webHidden/>
              </w:rPr>
              <w:fldChar w:fldCharType="end"/>
            </w:r>
          </w:hyperlink>
        </w:p>
        <w:p w:rsidR="00184230" w:rsidRDefault="00184230">
          <w:pPr>
            <w:pStyle w:val="TOC3"/>
            <w:rPr>
              <w:rFonts w:eastAsiaTheme="minorEastAsia"/>
              <w:noProof/>
            </w:rPr>
          </w:pPr>
          <w:hyperlink w:anchor="_Toc477150919" w:history="1">
            <w:r w:rsidRPr="003B5A0F">
              <w:rPr>
                <w:rStyle w:val="Hyperlink"/>
                <w:noProof/>
              </w:rPr>
              <w:t>OnTimer:</w:t>
            </w:r>
            <w:r>
              <w:rPr>
                <w:noProof/>
                <w:webHidden/>
              </w:rPr>
              <w:tab/>
            </w:r>
            <w:r>
              <w:rPr>
                <w:noProof/>
                <w:webHidden/>
              </w:rPr>
              <w:fldChar w:fldCharType="begin"/>
            </w:r>
            <w:r>
              <w:rPr>
                <w:noProof/>
                <w:webHidden/>
              </w:rPr>
              <w:instrText xml:space="preserve"> PAGEREF _Toc477150919 \h </w:instrText>
            </w:r>
            <w:r>
              <w:rPr>
                <w:noProof/>
                <w:webHidden/>
              </w:rPr>
            </w:r>
            <w:r>
              <w:rPr>
                <w:noProof/>
                <w:webHidden/>
              </w:rPr>
              <w:fldChar w:fldCharType="separate"/>
            </w:r>
            <w:r>
              <w:rPr>
                <w:noProof/>
                <w:webHidden/>
              </w:rPr>
              <w:t>133</w:t>
            </w:r>
            <w:r>
              <w:rPr>
                <w:noProof/>
                <w:webHidden/>
              </w:rPr>
              <w:fldChar w:fldCharType="end"/>
            </w:r>
          </w:hyperlink>
        </w:p>
        <w:p w:rsidR="00184230" w:rsidRDefault="00184230">
          <w:pPr>
            <w:pStyle w:val="TOC3"/>
            <w:rPr>
              <w:rFonts w:eastAsiaTheme="minorEastAsia"/>
              <w:noProof/>
            </w:rPr>
          </w:pPr>
          <w:hyperlink w:anchor="_Toc477150920" w:history="1">
            <w:r w:rsidRPr="003B5A0F">
              <w:rPr>
                <w:rStyle w:val="Hyperlink"/>
                <w:noProof/>
              </w:rPr>
              <w:t>Timer.resume</w:t>
            </w:r>
            <w:r>
              <w:rPr>
                <w:noProof/>
                <w:webHidden/>
              </w:rPr>
              <w:tab/>
            </w:r>
            <w:r>
              <w:rPr>
                <w:noProof/>
                <w:webHidden/>
              </w:rPr>
              <w:fldChar w:fldCharType="begin"/>
            </w:r>
            <w:r>
              <w:rPr>
                <w:noProof/>
                <w:webHidden/>
              </w:rPr>
              <w:instrText xml:space="preserve"> PAGEREF _Toc477150920 \h </w:instrText>
            </w:r>
            <w:r>
              <w:rPr>
                <w:noProof/>
                <w:webHidden/>
              </w:rPr>
            </w:r>
            <w:r>
              <w:rPr>
                <w:noProof/>
                <w:webHidden/>
              </w:rPr>
              <w:fldChar w:fldCharType="separate"/>
            </w:r>
            <w:r>
              <w:rPr>
                <w:noProof/>
                <w:webHidden/>
              </w:rPr>
              <w:t>133</w:t>
            </w:r>
            <w:r>
              <w:rPr>
                <w:noProof/>
                <w:webHidden/>
              </w:rPr>
              <w:fldChar w:fldCharType="end"/>
            </w:r>
          </w:hyperlink>
        </w:p>
        <w:p w:rsidR="00184230" w:rsidRDefault="00184230">
          <w:pPr>
            <w:pStyle w:val="TOC3"/>
            <w:rPr>
              <w:rFonts w:eastAsiaTheme="minorEastAsia"/>
              <w:noProof/>
            </w:rPr>
          </w:pPr>
          <w:hyperlink w:anchor="_Toc477150921" w:history="1">
            <w:r w:rsidRPr="003B5A0F">
              <w:rPr>
                <w:rStyle w:val="Hyperlink"/>
                <w:noProof/>
              </w:rPr>
              <w:t>Timer.clear</w:t>
            </w:r>
            <w:r>
              <w:rPr>
                <w:noProof/>
                <w:webHidden/>
              </w:rPr>
              <w:tab/>
            </w:r>
            <w:r>
              <w:rPr>
                <w:noProof/>
                <w:webHidden/>
              </w:rPr>
              <w:fldChar w:fldCharType="begin"/>
            </w:r>
            <w:r>
              <w:rPr>
                <w:noProof/>
                <w:webHidden/>
              </w:rPr>
              <w:instrText xml:space="preserve"> PAGEREF _Toc477150921 \h </w:instrText>
            </w:r>
            <w:r>
              <w:rPr>
                <w:noProof/>
                <w:webHidden/>
              </w:rPr>
            </w:r>
            <w:r>
              <w:rPr>
                <w:noProof/>
                <w:webHidden/>
              </w:rPr>
              <w:fldChar w:fldCharType="separate"/>
            </w:r>
            <w:r>
              <w:rPr>
                <w:noProof/>
                <w:webHidden/>
              </w:rPr>
              <w:t>134</w:t>
            </w:r>
            <w:r>
              <w:rPr>
                <w:noProof/>
                <w:webHidden/>
              </w:rPr>
              <w:fldChar w:fldCharType="end"/>
            </w:r>
          </w:hyperlink>
        </w:p>
        <w:p w:rsidR="00184230" w:rsidRDefault="00184230">
          <w:pPr>
            <w:pStyle w:val="TOC3"/>
            <w:rPr>
              <w:rFonts w:eastAsiaTheme="minorEastAsia"/>
              <w:noProof/>
            </w:rPr>
          </w:pPr>
          <w:hyperlink w:anchor="_Toc477150922" w:history="1">
            <w:r w:rsidRPr="003B5A0F">
              <w:rPr>
                <w:rStyle w:val="Hyperlink"/>
                <w:noProof/>
              </w:rPr>
              <w:t>Sample Code</w:t>
            </w:r>
            <w:r>
              <w:rPr>
                <w:noProof/>
                <w:webHidden/>
              </w:rPr>
              <w:tab/>
            </w:r>
            <w:r>
              <w:rPr>
                <w:noProof/>
                <w:webHidden/>
              </w:rPr>
              <w:fldChar w:fldCharType="begin"/>
            </w:r>
            <w:r>
              <w:rPr>
                <w:noProof/>
                <w:webHidden/>
              </w:rPr>
              <w:instrText xml:space="preserve"> PAGEREF _Toc477150922 \h </w:instrText>
            </w:r>
            <w:r>
              <w:rPr>
                <w:noProof/>
                <w:webHidden/>
              </w:rPr>
            </w:r>
            <w:r>
              <w:rPr>
                <w:noProof/>
                <w:webHidden/>
              </w:rPr>
              <w:fldChar w:fldCharType="separate"/>
            </w:r>
            <w:r>
              <w:rPr>
                <w:noProof/>
                <w:webHidden/>
              </w:rPr>
              <w:t>134</w:t>
            </w:r>
            <w:r>
              <w:rPr>
                <w:noProof/>
                <w:webHidden/>
              </w:rPr>
              <w:fldChar w:fldCharType="end"/>
            </w:r>
          </w:hyperlink>
        </w:p>
        <w:p w:rsidR="00184230" w:rsidRDefault="00184230">
          <w:pPr>
            <w:pStyle w:val="TOC1"/>
            <w:tabs>
              <w:tab w:val="right" w:leader="dot" w:pos="9350"/>
            </w:tabs>
            <w:rPr>
              <w:rFonts w:eastAsiaTheme="minorEastAsia"/>
              <w:noProof/>
            </w:rPr>
          </w:pPr>
          <w:hyperlink w:anchor="_Toc477150923" w:history="1">
            <w:r w:rsidRPr="003B5A0F">
              <w:rPr>
                <w:rStyle w:val="Hyperlink"/>
                <w:noProof/>
              </w:rPr>
              <w:t>Clipboard</w:t>
            </w:r>
            <w:r>
              <w:rPr>
                <w:noProof/>
                <w:webHidden/>
              </w:rPr>
              <w:tab/>
            </w:r>
            <w:r>
              <w:rPr>
                <w:noProof/>
                <w:webHidden/>
              </w:rPr>
              <w:fldChar w:fldCharType="begin"/>
            </w:r>
            <w:r>
              <w:rPr>
                <w:noProof/>
                <w:webHidden/>
              </w:rPr>
              <w:instrText xml:space="preserve"> PAGEREF _Toc477150923 \h </w:instrText>
            </w:r>
            <w:r>
              <w:rPr>
                <w:noProof/>
                <w:webHidden/>
              </w:rPr>
            </w:r>
            <w:r>
              <w:rPr>
                <w:noProof/>
                <w:webHidden/>
              </w:rPr>
              <w:fldChar w:fldCharType="separate"/>
            </w:r>
            <w:r>
              <w:rPr>
                <w:noProof/>
                <w:webHidden/>
              </w:rPr>
              <w:t>134</w:t>
            </w:r>
            <w:r>
              <w:rPr>
                <w:noProof/>
                <w:webHidden/>
              </w:rPr>
              <w:fldChar w:fldCharType="end"/>
            </w:r>
          </w:hyperlink>
        </w:p>
        <w:p w:rsidR="00184230" w:rsidRDefault="00184230">
          <w:pPr>
            <w:pStyle w:val="TOC2"/>
            <w:rPr>
              <w:rFonts w:eastAsiaTheme="minorEastAsia"/>
              <w:noProof/>
            </w:rPr>
          </w:pPr>
          <w:hyperlink w:anchor="_Toc477150924" w:history="1">
            <w:r w:rsidRPr="003B5A0F">
              <w:rPr>
                <w:rStyle w:val="Hyperlink"/>
                <w:noProof/>
              </w:rPr>
              <w:t>Clipboard.get &lt;svar&gt;</w:t>
            </w:r>
            <w:r>
              <w:rPr>
                <w:noProof/>
                <w:webHidden/>
              </w:rPr>
              <w:tab/>
            </w:r>
            <w:r>
              <w:rPr>
                <w:noProof/>
                <w:webHidden/>
              </w:rPr>
              <w:fldChar w:fldCharType="begin"/>
            </w:r>
            <w:r>
              <w:rPr>
                <w:noProof/>
                <w:webHidden/>
              </w:rPr>
              <w:instrText xml:space="preserve"> PAGEREF _Toc477150924 \h </w:instrText>
            </w:r>
            <w:r>
              <w:rPr>
                <w:noProof/>
                <w:webHidden/>
              </w:rPr>
            </w:r>
            <w:r>
              <w:rPr>
                <w:noProof/>
                <w:webHidden/>
              </w:rPr>
              <w:fldChar w:fldCharType="separate"/>
            </w:r>
            <w:r>
              <w:rPr>
                <w:noProof/>
                <w:webHidden/>
              </w:rPr>
              <w:t>134</w:t>
            </w:r>
            <w:r>
              <w:rPr>
                <w:noProof/>
                <w:webHidden/>
              </w:rPr>
              <w:fldChar w:fldCharType="end"/>
            </w:r>
          </w:hyperlink>
        </w:p>
        <w:p w:rsidR="00184230" w:rsidRDefault="00184230">
          <w:pPr>
            <w:pStyle w:val="TOC2"/>
            <w:rPr>
              <w:rFonts w:eastAsiaTheme="minorEastAsia"/>
              <w:noProof/>
            </w:rPr>
          </w:pPr>
          <w:hyperlink w:anchor="_Toc477150925" w:history="1">
            <w:r w:rsidRPr="003B5A0F">
              <w:rPr>
                <w:rStyle w:val="Hyperlink"/>
                <w:noProof/>
              </w:rPr>
              <w:t>Clipboard.put &lt;sexp&gt;</w:t>
            </w:r>
            <w:r>
              <w:rPr>
                <w:noProof/>
                <w:webHidden/>
              </w:rPr>
              <w:tab/>
            </w:r>
            <w:r>
              <w:rPr>
                <w:noProof/>
                <w:webHidden/>
              </w:rPr>
              <w:fldChar w:fldCharType="begin"/>
            </w:r>
            <w:r>
              <w:rPr>
                <w:noProof/>
                <w:webHidden/>
              </w:rPr>
              <w:instrText xml:space="preserve"> PAGEREF _Toc477150925 \h </w:instrText>
            </w:r>
            <w:r>
              <w:rPr>
                <w:noProof/>
                <w:webHidden/>
              </w:rPr>
            </w:r>
            <w:r>
              <w:rPr>
                <w:noProof/>
                <w:webHidden/>
              </w:rPr>
              <w:fldChar w:fldCharType="separate"/>
            </w:r>
            <w:r>
              <w:rPr>
                <w:noProof/>
                <w:webHidden/>
              </w:rPr>
              <w:t>134</w:t>
            </w:r>
            <w:r>
              <w:rPr>
                <w:noProof/>
                <w:webHidden/>
              </w:rPr>
              <w:fldChar w:fldCharType="end"/>
            </w:r>
          </w:hyperlink>
        </w:p>
        <w:p w:rsidR="00184230" w:rsidRDefault="00184230">
          <w:pPr>
            <w:pStyle w:val="TOC1"/>
            <w:tabs>
              <w:tab w:val="right" w:leader="dot" w:pos="9350"/>
            </w:tabs>
            <w:rPr>
              <w:rFonts w:eastAsiaTheme="minorEastAsia"/>
              <w:noProof/>
            </w:rPr>
          </w:pPr>
          <w:hyperlink w:anchor="_Toc477150926" w:history="1">
            <w:r w:rsidRPr="003B5A0F">
              <w:rPr>
                <w:rStyle w:val="Hyperlink"/>
                <w:noProof/>
              </w:rPr>
              <w:t>Encryption</w:t>
            </w:r>
            <w:r>
              <w:rPr>
                <w:noProof/>
                <w:webHidden/>
              </w:rPr>
              <w:tab/>
            </w:r>
            <w:r>
              <w:rPr>
                <w:noProof/>
                <w:webHidden/>
              </w:rPr>
              <w:fldChar w:fldCharType="begin"/>
            </w:r>
            <w:r>
              <w:rPr>
                <w:noProof/>
                <w:webHidden/>
              </w:rPr>
              <w:instrText xml:space="preserve"> PAGEREF _Toc477150926 \h </w:instrText>
            </w:r>
            <w:r>
              <w:rPr>
                <w:noProof/>
                <w:webHidden/>
              </w:rPr>
            </w:r>
            <w:r>
              <w:rPr>
                <w:noProof/>
                <w:webHidden/>
              </w:rPr>
              <w:fldChar w:fldCharType="separate"/>
            </w:r>
            <w:r>
              <w:rPr>
                <w:noProof/>
                <w:webHidden/>
              </w:rPr>
              <w:t>134</w:t>
            </w:r>
            <w:r>
              <w:rPr>
                <w:noProof/>
                <w:webHidden/>
              </w:rPr>
              <w:fldChar w:fldCharType="end"/>
            </w:r>
          </w:hyperlink>
        </w:p>
        <w:p w:rsidR="00184230" w:rsidRDefault="00184230">
          <w:pPr>
            <w:pStyle w:val="TOC2"/>
            <w:rPr>
              <w:rFonts w:eastAsiaTheme="minorEastAsia"/>
              <w:noProof/>
            </w:rPr>
          </w:pPr>
          <w:hyperlink w:anchor="_Toc477150927" w:history="1">
            <w:r w:rsidRPr="003B5A0F">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_Toc477150927 \h </w:instrText>
            </w:r>
            <w:r>
              <w:rPr>
                <w:noProof/>
                <w:webHidden/>
              </w:rPr>
            </w:r>
            <w:r>
              <w:rPr>
                <w:noProof/>
                <w:webHidden/>
              </w:rPr>
              <w:fldChar w:fldCharType="separate"/>
            </w:r>
            <w:r>
              <w:rPr>
                <w:noProof/>
                <w:webHidden/>
              </w:rPr>
              <w:t>134</w:t>
            </w:r>
            <w:r>
              <w:rPr>
                <w:noProof/>
                <w:webHidden/>
              </w:rPr>
              <w:fldChar w:fldCharType="end"/>
            </w:r>
          </w:hyperlink>
        </w:p>
        <w:p w:rsidR="00184230" w:rsidRDefault="00184230">
          <w:pPr>
            <w:pStyle w:val="TOC2"/>
            <w:rPr>
              <w:rFonts w:eastAsiaTheme="minorEastAsia"/>
              <w:noProof/>
            </w:rPr>
          </w:pPr>
          <w:hyperlink w:anchor="_Toc477150928" w:history="1">
            <w:r w:rsidRPr="003B5A0F">
              <w:rPr>
                <w:rStyle w:val="Hyperlink"/>
                <w:noProof/>
              </w:rPr>
              <w:t>Decrypt &lt;pw_sexp&gt;, &lt;encrypted_sexp&gt;, &lt;decrypted_svar&gt;</w:t>
            </w:r>
            <w:r>
              <w:rPr>
                <w:noProof/>
                <w:webHidden/>
              </w:rPr>
              <w:tab/>
            </w:r>
            <w:r>
              <w:rPr>
                <w:noProof/>
                <w:webHidden/>
              </w:rPr>
              <w:fldChar w:fldCharType="begin"/>
            </w:r>
            <w:r>
              <w:rPr>
                <w:noProof/>
                <w:webHidden/>
              </w:rPr>
              <w:instrText xml:space="preserve"> PAGEREF _Toc477150928 \h </w:instrText>
            </w:r>
            <w:r>
              <w:rPr>
                <w:noProof/>
                <w:webHidden/>
              </w:rPr>
            </w:r>
            <w:r>
              <w:rPr>
                <w:noProof/>
                <w:webHidden/>
              </w:rPr>
              <w:fldChar w:fldCharType="separate"/>
            </w:r>
            <w:r>
              <w:rPr>
                <w:noProof/>
                <w:webHidden/>
              </w:rPr>
              <w:t>135</w:t>
            </w:r>
            <w:r>
              <w:rPr>
                <w:noProof/>
                <w:webHidden/>
              </w:rPr>
              <w:fldChar w:fldCharType="end"/>
            </w:r>
          </w:hyperlink>
        </w:p>
        <w:p w:rsidR="00184230" w:rsidRDefault="00184230">
          <w:pPr>
            <w:pStyle w:val="TOC1"/>
            <w:tabs>
              <w:tab w:val="right" w:leader="dot" w:pos="9350"/>
            </w:tabs>
            <w:rPr>
              <w:rFonts w:eastAsiaTheme="minorEastAsia"/>
              <w:noProof/>
            </w:rPr>
          </w:pPr>
          <w:hyperlink w:anchor="_Toc477150929" w:history="1">
            <w:r w:rsidRPr="003B5A0F">
              <w:rPr>
                <w:rStyle w:val="Hyperlink"/>
                <w:noProof/>
              </w:rPr>
              <w:t>Ringer</w:t>
            </w:r>
            <w:r>
              <w:rPr>
                <w:noProof/>
                <w:webHidden/>
              </w:rPr>
              <w:tab/>
            </w:r>
            <w:r>
              <w:rPr>
                <w:noProof/>
                <w:webHidden/>
              </w:rPr>
              <w:fldChar w:fldCharType="begin"/>
            </w:r>
            <w:r>
              <w:rPr>
                <w:noProof/>
                <w:webHidden/>
              </w:rPr>
              <w:instrText xml:space="preserve"> PAGEREF _Toc477150929 \h </w:instrText>
            </w:r>
            <w:r>
              <w:rPr>
                <w:noProof/>
                <w:webHidden/>
              </w:rPr>
            </w:r>
            <w:r>
              <w:rPr>
                <w:noProof/>
                <w:webHidden/>
              </w:rPr>
              <w:fldChar w:fldCharType="separate"/>
            </w:r>
            <w:r>
              <w:rPr>
                <w:noProof/>
                <w:webHidden/>
              </w:rPr>
              <w:t>135</w:t>
            </w:r>
            <w:r>
              <w:rPr>
                <w:noProof/>
                <w:webHidden/>
              </w:rPr>
              <w:fldChar w:fldCharType="end"/>
            </w:r>
          </w:hyperlink>
        </w:p>
        <w:p w:rsidR="00184230" w:rsidRDefault="00184230">
          <w:pPr>
            <w:pStyle w:val="TOC2"/>
            <w:rPr>
              <w:rFonts w:eastAsiaTheme="minorEastAsia"/>
              <w:noProof/>
            </w:rPr>
          </w:pPr>
          <w:hyperlink w:anchor="_Toc477150930" w:history="1">
            <w:r w:rsidRPr="003B5A0F">
              <w:rPr>
                <w:rStyle w:val="Hyperlink"/>
                <w:noProof/>
              </w:rPr>
              <w:t>Ringer.get.mode &lt;nvar&gt;</w:t>
            </w:r>
            <w:r>
              <w:rPr>
                <w:noProof/>
                <w:webHidden/>
              </w:rPr>
              <w:tab/>
            </w:r>
            <w:r>
              <w:rPr>
                <w:noProof/>
                <w:webHidden/>
              </w:rPr>
              <w:fldChar w:fldCharType="begin"/>
            </w:r>
            <w:r>
              <w:rPr>
                <w:noProof/>
                <w:webHidden/>
              </w:rPr>
              <w:instrText xml:space="preserve"> PAGEREF _Toc477150930 \h </w:instrText>
            </w:r>
            <w:r>
              <w:rPr>
                <w:noProof/>
                <w:webHidden/>
              </w:rPr>
            </w:r>
            <w:r>
              <w:rPr>
                <w:noProof/>
                <w:webHidden/>
              </w:rPr>
              <w:fldChar w:fldCharType="separate"/>
            </w:r>
            <w:r>
              <w:rPr>
                <w:noProof/>
                <w:webHidden/>
              </w:rPr>
              <w:t>135</w:t>
            </w:r>
            <w:r>
              <w:rPr>
                <w:noProof/>
                <w:webHidden/>
              </w:rPr>
              <w:fldChar w:fldCharType="end"/>
            </w:r>
          </w:hyperlink>
        </w:p>
        <w:p w:rsidR="00184230" w:rsidRDefault="00184230">
          <w:pPr>
            <w:pStyle w:val="TOC2"/>
            <w:rPr>
              <w:rFonts w:eastAsiaTheme="minorEastAsia"/>
              <w:noProof/>
            </w:rPr>
          </w:pPr>
          <w:hyperlink w:anchor="_Toc477150931" w:history="1">
            <w:r w:rsidRPr="003B5A0F">
              <w:rPr>
                <w:rStyle w:val="Hyperlink"/>
                <w:noProof/>
              </w:rPr>
              <w:t>Ringer.set.mode &lt;nexp&gt;</w:t>
            </w:r>
            <w:r>
              <w:rPr>
                <w:noProof/>
                <w:webHidden/>
              </w:rPr>
              <w:tab/>
            </w:r>
            <w:r>
              <w:rPr>
                <w:noProof/>
                <w:webHidden/>
              </w:rPr>
              <w:fldChar w:fldCharType="begin"/>
            </w:r>
            <w:r>
              <w:rPr>
                <w:noProof/>
                <w:webHidden/>
              </w:rPr>
              <w:instrText xml:space="preserve"> PAGEREF _Toc477150931 \h </w:instrText>
            </w:r>
            <w:r>
              <w:rPr>
                <w:noProof/>
                <w:webHidden/>
              </w:rPr>
            </w:r>
            <w:r>
              <w:rPr>
                <w:noProof/>
                <w:webHidden/>
              </w:rPr>
              <w:fldChar w:fldCharType="separate"/>
            </w:r>
            <w:r>
              <w:rPr>
                <w:noProof/>
                <w:webHidden/>
              </w:rPr>
              <w:t>135</w:t>
            </w:r>
            <w:r>
              <w:rPr>
                <w:noProof/>
                <w:webHidden/>
              </w:rPr>
              <w:fldChar w:fldCharType="end"/>
            </w:r>
          </w:hyperlink>
        </w:p>
        <w:p w:rsidR="00184230" w:rsidRDefault="00184230">
          <w:pPr>
            <w:pStyle w:val="TOC2"/>
            <w:rPr>
              <w:rFonts w:eastAsiaTheme="minorEastAsia"/>
              <w:noProof/>
            </w:rPr>
          </w:pPr>
          <w:hyperlink w:anchor="_Toc477150932" w:history="1">
            <w:r w:rsidRPr="003B5A0F">
              <w:rPr>
                <w:rStyle w:val="Hyperlink"/>
                <w:noProof/>
              </w:rPr>
              <w:t>Ringer.get.volume &lt;vol_nvar&gt; { , &lt;max_nvar&gt; }</w:t>
            </w:r>
            <w:r>
              <w:rPr>
                <w:noProof/>
                <w:webHidden/>
              </w:rPr>
              <w:tab/>
            </w:r>
            <w:r>
              <w:rPr>
                <w:noProof/>
                <w:webHidden/>
              </w:rPr>
              <w:fldChar w:fldCharType="begin"/>
            </w:r>
            <w:r>
              <w:rPr>
                <w:noProof/>
                <w:webHidden/>
              </w:rPr>
              <w:instrText xml:space="preserve"> PAGEREF _Toc477150932 \h </w:instrText>
            </w:r>
            <w:r>
              <w:rPr>
                <w:noProof/>
                <w:webHidden/>
              </w:rPr>
            </w:r>
            <w:r>
              <w:rPr>
                <w:noProof/>
                <w:webHidden/>
              </w:rPr>
              <w:fldChar w:fldCharType="separate"/>
            </w:r>
            <w:r>
              <w:rPr>
                <w:noProof/>
                <w:webHidden/>
              </w:rPr>
              <w:t>135</w:t>
            </w:r>
            <w:r>
              <w:rPr>
                <w:noProof/>
                <w:webHidden/>
              </w:rPr>
              <w:fldChar w:fldCharType="end"/>
            </w:r>
          </w:hyperlink>
        </w:p>
        <w:p w:rsidR="00184230" w:rsidRDefault="00184230">
          <w:pPr>
            <w:pStyle w:val="TOC2"/>
            <w:rPr>
              <w:rFonts w:eastAsiaTheme="minorEastAsia"/>
              <w:noProof/>
            </w:rPr>
          </w:pPr>
          <w:hyperlink w:anchor="_Toc477150933" w:history="1">
            <w:r w:rsidRPr="003B5A0F">
              <w:rPr>
                <w:rStyle w:val="Hyperlink"/>
                <w:noProof/>
              </w:rPr>
              <w:t>Ringer.set.volume &lt;nexp&gt;</w:t>
            </w:r>
            <w:r>
              <w:rPr>
                <w:noProof/>
                <w:webHidden/>
              </w:rPr>
              <w:tab/>
            </w:r>
            <w:r>
              <w:rPr>
                <w:noProof/>
                <w:webHidden/>
              </w:rPr>
              <w:fldChar w:fldCharType="begin"/>
            </w:r>
            <w:r>
              <w:rPr>
                <w:noProof/>
                <w:webHidden/>
              </w:rPr>
              <w:instrText xml:space="preserve"> PAGEREF _Toc477150933 \h </w:instrText>
            </w:r>
            <w:r>
              <w:rPr>
                <w:noProof/>
                <w:webHidden/>
              </w:rPr>
            </w:r>
            <w:r>
              <w:rPr>
                <w:noProof/>
                <w:webHidden/>
              </w:rPr>
              <w:fldChar w:fldCharType="separate"/>
            </w:r>
            <w:r>
              <w:rPr>
                <w:noProof/>
                <w:webHidden/>
              </w:rPr>
              <w:t>135</w:t>
            </w:r>
            <w:r>
              <w:rPr>
                <w:noProof/>
                <w:webHidden/>
              </w:rPr>
              <w:fldChar w:fldCharType="end"/>
            </w:r>
          </w:hyperlink>
        </w:p>
        <w:p w:rsidR="00184230" w:rsidRDefault="00184230">
          <w:pPr>
            <w:pStyle w:val="TOC1"/>
            <w:tabs>
              <w:tab w:val="right" w:leader="dot" w:pos="9350"/>
            </w:tabs>
            <w:rPr>
              <w:rFonts w:eastAsiaTheme="minorEastAsia"/>
              <w:noProof/>
            </w:rPr>
          </w:pPr>
          <w:hyperlink w:anchor="_Toc477150934" w:history="1">
            <w:r w:rsidRPr="003B5A0F">
              <w:rPr>
                <w:rStyle w:val="Hyperlink"/>
                <w:noProof/>
              </w:rPr>
              <w:t>String Operations</w:t>
            </w:r>
            <w:r>
              <w:rPr>
                <w:noProof/>
                <w:webHidden/>
              </w:rPr>
              <w:tab/>
            </w:r>
            <w:r>
              <w:rPr>
                <w:noProof/>
                <w:webHidden/>
              </w:rPr>
              <w:fldChar w:fldCharType="begin"/>
            </w:r>
            <w:r>
              <w:rPr>
                <w:noProof/>
                <w:webHidden/>
              </w:rPr>
              <w:instrText xml:space="preserve"> PAGEREF _Toc477150934 \h </w:instrText>
            </w:r>
            <w:r>
              <w:rPr>
                <w:noProof/>
                <w:webHidden/>
              </w:rPr>
            </w:r>
            <w:r>
              <w:rPr>
                <w:noProof/>
                <w:webHidden/>
              </w:rPr>
              <w:fldChar w:fldCharType="separate"/>
            </w:r>
            <w:r>
              <w:rPr>
                <w:noProof/>
                <w:webHidden/>
              </w:rPr>
              <w:t>136</w:t>
            </w:r>
            <w:r>
              <w:rPr>
                <w:noProof/>
                <w:webHidden/>
              </w:rPr>
              <w:fldChar w:fldCharType="end"/>
            </w:r>
          </w:hyperlink>
        </w:p>
        <w:p w:rsidR="00184230" w:rsidRDefault="00184230">
          <w:pPr>
            <w:pStyle w:val="TOC2"/>
            <w:rPr>
              <w:rFonts w:eastAsiaTheme="minorEastAsia"/>
              <w:noProof/>
            </w:rPr>
          </w:pPr>
          <w:hyperlink w:anchor="_Toc477150935" w:history="1">
            <w:r w:rsidRPr="003B5A0F">
              <w:rPr>
                <w:rStyle w:val="Hyperlink"/>
                <w:noProof/>
              </w:rPr>
              <w:t>Join &lt;source_array$[]&gt;, &lt;result_svar&gt; {, &lt;separator_sexp&gt;{, &lt;wrapper_sexp}}</w:t>
            </w:r>
            <w:r>
              <w:rPr>
                <w:noProof/>
                <w:webHidden/>
              </w:rPr>
              <w:tab/>
            </w:r>
            <w:r>
              <w:rPr>
                <w:noProof/>
                <w:webHidden/>
              </w:rPr>
              <w:fldChar w:fldCharType="begin"/>
            </w:r>
            <w:r>
              <w:rPr>
                <w:noProof/>
                <w:webHidden/>
              </w:rPr>
              <w:instrText xml:space="preserve"> PAGEREF _Toc477150935 \h </w:instrText>
            </w:r>
            <w:r>
              <w:rPr>
                <w:noProof/>
                <w:webHidden/>
              </w:rPr>
            </w:r>
            <w:r>
              <w:rPr>
                <w:noProof/>
                <w:webHidden/>
              </w:rPr>
              <w:fldChar w:fldCharType="separate"/>
            </w:r>
            <w:r>
              <w:rPr>
                <w:noProof/>
                <w:webHidden/>
              </w:rPr>
              <w:t>136</w:t>
            </w:r>
            <w:r>
              <w:rPr>
                <w:noProof/>
                <w:webHidden/>
              </w:rPr>
              <w:fldChar w:fldCharType="end"/>
            </w:r>
          </w:hyperlink>
        </w:p>
        <w:p w:rsidR="00184230" w:rsidRDefault="00184230">
          <w:pPr>
            <w:pStyle w:val="TOC2"/>
            <w:rPr>
              <w:rFonts w:eastAsiaTheme="minorEastAsia"/>
              <w:noProof/>
            </w:rPr>
          </w:pPr>
          <w:hyperlink w:anchor="_Toc477150936" w:history="1">
            <w:r w:rsidRPr="003B5A0F">
              <w:rPr>
                <w:rStyle w:val="Hyperlink"/>
                <w:noProof/>
              </w:rPr>
              <w:t>Join.all &lt;source_array$[]&gt;, &lt;result_svar&gt; {, &lt;separator_sexp&gt;{, &lt;wrapper_sexp}}</w:t>
            </w:r>
            <w:r>
              <w:rPr>
                <w:noProof/>
                <w:webHidden/>
              </w:rPr>
              <w:tab/>
            </w:r>
            <w:r>
              <w:rPr>
                <w:noProof/>
                <w:webHidden/>
              </w:rPr>
              <w:fldChar w:fldCharType="begin"/>
            </w:r>
            <w:r>
              <w:rPr>
                <w:noProof/>
                <w:webHidden/>
              </w:rPr>
              <w:instrText xml:space="preserve"> PAGEREF _Toc477150936 \h </w:instrText>
            </w:r>
            <w:r>
              <w:rPr>
                <w:noProof/>
                <w:webHidden/>
              </w:rPr>
            </w:r>
            <w:r>
              <w:rPr>
                <w:noProof/>
                <w:webHidden/>
              </w:rPr>
              <w:fldChar w:fldCharType="separate"/>
            </w:r>
            <w:r>
              <w:rPr>
                <w:noProof/>
                <w:webHidden/>
              </w:rPr>
              <w:t>136</w:t>
            </w:r>
            <w:r>
              <w:rPr>
                <w:noProof/>
                <w:webHidden/>
              </w:rPr>
              <w:fldChar w:fldCharType="end"/>
            </w:r>
          </w:hyperlink>
        </w:p>
        <w:p w:rsidR="00184230" w:rsidRDefault="00184230">
          <w:pPr>
            <w:pStyle w:val="TOC2"/>
            <w:rPr>
              <w:rFonts w:eastAsiaTheme="minorEastAsia"/>
              <w:noProof/>
            </w:rPr>
          </w:pPr>
          <w:hyperlink w:anchor="_Toc477150937" w:history="1">
            <w:r w:rsidRPr="003B5A0F">
              <w:rPr>
                <w:rStyle w:val="Hyperlink"/>
                <w:noProof/>
              </w:rPr>
              <w:t>Split &lt;result_array$[]&gt;, &lt;sexp&gt; {, &lt;test_sexp&gt;}</w:t>
            </w:r>
            <w:r>
              <w:rPr>
                <w:noProof/>
                <w:webHidden/>
              </w:rPr>
              <w:tab/>
            </w:r>
            <w:r>
              <w:rPr>
                <w:noProof/>
                <w:webHidden/>
              </w:rPr>
              <w:fldChar w:fldCharType="begin"/>
            </w:r>
            <w:r>
              <w:rPr>
                <w:noProof/>
                <w:webHidden/>
              </w:rPr>
              <w:instrText xml:space="preserve"> PAGEREF _Toc477150937 \h </w:instrText>
            </w:r>
            <w:r>
              <w:rPr>
                <w:noProof/>
                <w:webHidden/>
              </w:rPr>
            </w:r>
            <w:r>
              <w:rPr>
                <w:noProof/>
                <w:webHidden/>
              </w:rPr>
              <w:fldChar w:fldCharType="separate"/>
            </w:r>
            <w:r>
              <w:rPr>
                <w:noProof/>
                <w:webHidden/>
              </w:rPr>
              <w:t>136</w:t>
            </w:r>
            <w:r>
              <w:rPr>
                <w:noProof/>
                <w:webHidden/>
              </w:rPr>
              <w:fldChar w:fldCharType="end"/>
            </w:r>
          </w:hyperlink>
        </w:p>
        <w:p w:rsidR="00184230" w:rsidRDefault="00184230">
          <w:pPr>
            <w:pStyle w:val="TOC2"/>
            <w:rPr>
              <w:rFonts w:eastAsiaTheme="minorEastAsia"/>
              <w:noProof/>
            </w:rPr>
          </w:pPr>
          <w:hyperlink w:anchor="_Toc477150938" w:history="1">
            <w:r w:rsidRPr="003B5A0F">
              <w:rPr>
                <w:rStyle w:val="Hyperlink"/>
                <w:noProof/>
              </w:rPr>
              <w:t>Split.all &lt;result_array$[]&gt;, &lt;sexp&gt; {, &lt;test_sexp&gt;}</w:t>
            </w:r>
            <w:r>
              <w:rPr>
                <w:noProof/>
                <w:webHidden/>
              </w:rPr>
              <w:tab/>
            </w:r>
            <w:r>
              <w:rPr>
                <w:noProof/>
                <w:webHidden/>
              </w:rPr>
              <w:fldChar w:fldCharType="begin"/>
            </w:r>
            <w:r>
              <w:rPr>
                <w:noProof/>
                <w:webHidden/>
              </w:rPr>
              <w:instrText xml:space="preserve"> PAGEREF _Toc477150938 \h </w:instrText>
            </w:r>
            <w:r>
              <w:rPr>
                <w:noProof/>
                <w:webHidden/>
              </w:rPr>
            </w:r>
            <w:r>
              <w:rPr>
                <w:noProof/>
                <w:webHidden/>
              </w:rPr>
              <w:fldChar w:fldCharType="separate"/>
            </w:r>
            <w:r>
              <w:rPr>
                <w:noProof/>
                <w:webHidden/>
              </w:rPr>
              <w:t>136</w:t>
            </w:r>
            <w:r>
              <w:rPr>
                <w:noProof/>
                <w:webHidden/>
              </w:rPr>
              <w:fldChar w:fldCharType="end"/>
            </w:r>
          </w:hyperlink>
        </w:p>
        <w:p w:rsidR="00184230" w:rsidRDefault="00184230">
          <w:pPr>
            <w:pStyle w:val="TOC1"/>
            <w:tabs>
              <w:tab w:val="right" w:leader="dot" w:pos="9350"/>
            </w:tabs>
            <w:rPr>
              <w:rFonts w:eastAsiaTheme="minorEastAsia"/>
              <w:noProof/>
            </w:rPr>
          </w:pPr>
          <w:hyperlink w:anchor="_Toc477150939" w:history="1">
            <w:r w:rsidRPr="003B5A0F">
              <w:rPr>
                <w:rStyle w:val="Hyperlink"/>
                <w:noProof/>
              </w:rPr>
              <w:t>Speech Conversion</w:t>
            </w:r>
            <w:r>
              <w:rPr>
                <w:noProof/>
                <w:webHidden/>
              </w:rPr>
              <w:tab/>
            </w:r>
            <w:r>
              <w:rPr>
                <w:noProof/>
                <w:webHidden/>
              </w:rPr>
              <w:fldChar w:fldCharType="begin"/>
            </w:r>
            <w:r>
              <w:rPr>
                <w:noProof/>
                <w:webHidden/>
              </w:rPr>
              <w:instrText xml:space="preserve"> PAGEREF _Toc477150939 \h </w:instrText>
            </w:r>
            <w:r>
              <w:rPr>
                <w:noProof/>
                <w:webHidden/>
              </w:rPr>
            </w:r>
            <w:r>
              <w:rPr>
                <w:noProof/>
                <w:webHidden/>
              </w:rPr>
              <w:fldChar w:fldCharType="separate"/>
            </w:r>
            <w:r>
              <w:rPr>
                <w:noProof/>
                <w:webHidden/>
              </w:rPr>
              <w:t>137</w:t>
            </w:r>
            <w:r>
              <w:rPr>
                <w:noProof/>
                <w:webHidden/>
              </w:rPr>
              <w:fldChar w:fldCharType="end"/>
            </w:r>
          </w:hyperlink>
        </w:p>
        <w:p w:rsidR="00184230" w:rsidRDefault="00184230">
          <w:pPr>
            <w:pStyle w:val="TOC2"/>
            <w:rPr>
              <w:rFonts w:eastAsiaTheme="minorEastAsia"/>
              <w:noProof/>
            </w:rPr>
          </w:pPr>
          <w:hyperlink w:anchor="_Toc477150940" w:history="1">
            <w:r w:rsidRPr="003B5A0F">
              <w:rPr>
                <w:rStyle w:val="Hyperlink"/>
                <w:noProof/>
              </w:rPr>
              <w:t>Text To Speech</w:t>
            </w:r>
            <w:r>
              <w:rPr>
                <w:noProof/>
                <w:webHidden/>
              </w:rPr>
              <w:tab/>
            </w:r>
            <w:r>
              <w:rPr>
                <w:noProof/>
                <w:webHidden/>
              </w:rPr>
              <w:fldChar w:fldCharType="begin"/>
            </w:r>
            <w:r>
              <w:rPr>
                <w:noProof/>
                <w:webHidden/>
              </w:rPr>
              <w:instrText xml:space="preserve"> PAGEREF _Toc477150940 \h </w:instrText>
            </w:r>
            <w:r>
              <w:rPr>
                <w:noProof/>
                <w:webHidden/>
              </w:rPr>
            </w:r>
            <w:r>
              <w:rPr>
                <w:noProof/>
                <w:webHidden/>
              </w:rPr>
              <w:fldChar w:fldCharType="separate"/>
            </w:r>
            <w:r>
              <w:rPr>
                <w:noProof/>
                <w:webHidden/>
              </w:rPr>
              <w:t>137</w:t>
            </w:r>
            <w:r>
              <w:rPr>
                <w:noProof/>
                <w:webHidden/>
              </w:rPr>
              <w:fldChar w:fldCharType="end"/>
            </w:r>
          </w:hyperlink>
        </w:p>
        <w:p w:rsidR="00184230" w:rsidRDefault="00184230">
          <w:pPr>
            <w:pStyle w:val="TOC3"/>
            <w:rPr>
              <w:rFonts w:eastAsiaTheme="minorEastAsia"/>
              <w:noProof/>
            </w:rPr>
          </w:pPr>
          <w:hyperlink w:anchor="_Toc477150941" w:history="1">
            <w:r w:rsidRPr="003B5A0F">
              <w:rPr>
                <w:rStyle w:val="Hyperlink"/>
                <w:noProof/>
              </w:rPr>
              <w:t>TTS.init</w:t>
            </w:r>
            <w:r>
              <w:rPr>
                <w:noProof/>
                <w:webHidden/>
              </w:rPr>
              <w:tab/>
            </w:r>
            <w:r>
              <w:rPr>
                <w:noProof/>
                <w:webHidden/>
              </w:rPr>
              <w:fldChar w:fldCharType="begin"/>
            </w:r>
            <w:r>
              <w:rPr>
                <w:noProof/>
                <w:webHidden/>
              </w:rPr>
              <w:instrText xml:space="preserve"> PAGEREF _Toc477150941 \h </w:instrText>
            </w:r>
            <w:r>
              <w:rPr>
                <w:noProof/>
                <w:webHidden/>
              </w:rPr>
            </w:r>
            <w:r>
              <w:rPr>
                <w:noProof/>
                <w:webHidden/>
              </w:rPr>
              <w:fldChar w:fldCharType="separate"/>
            </w:r>
            <w:r>
              <w:rPr>
                <w:noProof/>
                <w:webHidden/>
              </w:rPr>
              <w:t>138</w:t>
            </w:r>
            <w:r>
              <w:rPr>
                <w:noProof/>
                <w:webHidden/>
              </w:rPr>
              <w:fldChar w:fldCharType="end"/>
            </w:r>
          </w:hyperlink>
        </w:p>
        <w:p w:rsidR="00184230" w:rsidRDefault="00184230">
          <w:pPr>
            <w:pStyle w:val="TOC3"/>
            <w:rPr>
              <w:rFonts w:eastAsiaTheme="minorEastAsia"/>
              <w:noProof/>
            </w:rPr>
          </w:pPr>
          <w:hyperlink w:anchor="_Toc477150942" w:history="1">
            <w:r w:rsidRPr="003B5A0F">
              <w:rPr>
                <w:rStyle w:val="Hyperlink"/>
                <w:noProof/>
              </w:rPr>
              <w:t>TTS.speak &lt;sexp&gt; {, &lt;wait_lexp&gt;}</w:t>
            </w:r>
            <w:r>
              <w:rPr>
                <w:noProof/>
                <w:webHidden/>
              </w:rPr>
              <w:tab/>
            </w:r>
            <w:r>
              <w:rPr>
                <w:noProof/>
                <w:webHidden/>
              </w:rPr>
              <w:fldChar w:fldCharType="begin"/>
            </w:r>
            <w:r>
              <w:rPr>
                <w:noProof/>
                <w:webHidden/>
              </w:rPr>
              <w:instrText xml:space="preserve"> PAGEREF _Toc477150942 \h </w:instrText>
            </w:r>
            <w:r>
              <w:rPr>
                <w:noProof/>
                <w:webHidden/>
              </w:rPr>
            </w:r>
            <w:r>
              <w:rPr>
                <w:noProof/>
                <w:webHidden/>
              </w:rPr>
              <w:fldChar w:fldCharType="separate"/>
            </w:r>
            <w:r>
              <w:rPr>
                <w:noProof/>
                <w:webHidden/>
              </w:rPr>
              <w:t>138</w:t>
            </w:r>
            <w:r>
              <w:rPr>
                <w:noProof/>
                <w:webHidden/>
              </w:rPr>
              <w:fldChar w:fldCharType="end"/>
            </w:r>
          </w:hyperlink>
        </w:p>
        <w:p w:rsidR="00184230" w:rsidRDefault="00184230">
          <w:pPr>
            <w:pStyle w:val="TOC3"/>
            <w:rPr>
              <w:rFonts w:eastAsiaTheme="minorEastAsia"/>
              <w:noProof/>
            </w:rPr>
          </w:pPr>
          <w:hyperlink w:anchor="_Toc477150943" w:history="1">
            <w:r w:rsidRPr="003B5A0F">
              <w:rPr>
                <w:rStyle w:val="Hyperlink"/>
                <w:noProof/>
              </w:rPr>
              <w:t>TTS.speak.toFile &lt;sexp&gt; {, &lt;path_sexp&gt;}</w:t>
            </w:r>
            <w:r>
              <w:rPr>
                <w:noProof/>
                <w:webHidden/>
              </w:rPr>
              <w:tab/>
            </w:r>
            <w:r>
              <w:rPr>
                <w:noProof/>
                <w:webHidden/>
              </w:rPr>
              <w:fldChar w:fldCharType="begin"/>
            </w:r>
            <w:r>
              <w:rPr>
                <w:noProof/>
                <w:webHidden/>
              </w:rPr>
              <w:instrText xml:space="preserve"> PAGEREF _Toc477150943 \h </w:instrText>
            </w:r>
            <w:r>
              <w:rPr>
                <w:noProof/>
                <w:webHidden/>
              </w:rPr>
            </w:r>
            <w:r>
              <w:rPr>
                <w:noProof/>
                <w:webHidden/>
              </w:rPr>
              <w:fldChar w:fldCharType="separate"/>
            </w:r>
            <w:r>
              <w:rPr>
                <w:noProof/>
                <w:webHidden/>
              </w:rPr>
              <w:t>138</w:t>
            </w:r>
            <w:r>
              <w:rPr>
                <w:noProof/>
                <w:webHidden/>
              </w:rPr>
              <w:fldChar w:fldCharType="end"/>
            </w:r>
          </w:hyperlink>
        </w:p>
        <w:p w:rsidR="00184230" w:rsidRDefault="00184230">
          <w:pPr>
            <w:pStyle w:val="TOC3"/>
            <w:rPr>
              <w:rFonts w:eastAsiaTheme="minorEastAsia"/>
              <w:noProof/>
            </w:rPr>
          </w:pPr>
          <w:hyperlink w:anchor="_Toc477150944" w:history="1">
            <w:r w:rsidRPr="003B5A0F">
              <w:rPr>
                <w:rStyle w:val="Hyperlink"/>
                <w:noProof/>
              </w:rPr>
              <w:t>TTS.stop</w:t>
            </w:r>
            <w:r>
              <w:rPr>
                <w:noProof/>
                <w:webHidden/>
              </w:rPr>
              <w:tab/>
            </w:r>
            <w:r>
              <w:rPr>
                <w:noProof/>
                <w:webHidden/>
              </w:rPr>
              <w:fldChar w:fldCharType="begin"/>
            </w:r>
            <w:r>
              <w:rPr>
                <w:noProof/>
                <w:webHidden/>
              </w:rPr>
              <w:instrText xml:space="preserve"> PAGEREF _Toc477150944 \h </w:instrText>
            </w:r>
            <w:r>
              <w:rPr>
                <w:noProof/>
                <w:webHidden/>
              </w:rPr>
            </w:r>
            <w:r>
              <w:rPr>
                <w:noProof/>
                <w:webHidden/>
              </w:rPr>
              <w:fldChar w:fldCharType="separate"/>
            </w:r>
            <w:r>
              <w:rPr>
                <w:noProof/>
                <w:webHidden/>
              </w:rPr>
              <w:t>138</w:t>
            </w:r>
            <w:r>
              <w:rPr>
                <w:noProof/>
                <w:webHidden/>
              </w:rPr>
              <w:fldChar w:fldCharType="end"/>
            </w:r>
          </w:hyperlink>
        </w:p>
        <w:p w:rsidR="00184230" w:rsidRDefault="00184230">
          <w:pPr>
            <w:pStyle w:val="TOC2"/>
            <w:rPr>
              <w:rFonts w:eastAsiaTheme="minorEastAsia"/>
              <w:noProof/>
            </w:rPr>
          </w:pPr>
          <w:hyperlink w:anchor="_Toc477150945" w:history="1">
            <w:r w:rsidRPr="003B5A0F">
              <w:rPr>
                <w:rStyle w:val="Hyperlink"/>
                <w:noProof/>
              </w:rPr>
              <w:t>Speech To Text (Voice Recognition)</w:t>
            </w:r>
            <w:r>
              <w:rPr>
                <w:noProof/>
                <w:webHidden/>
              </w:rPr>
              <w:tab/>
            </w:r>
            <w:r>
              <w:rPr>
                <w:noProof/>
                <w:webHidden/>
              </w:rPr>
              <w:fldChar w:fldCharType="begin"/>
            </w:r>
            <w:r>
              <w:rPr>
                <w:noProof/>
                <w:webHidden/>
              </w:rPr>
              <w:instrText xml:space="preserve"> PAGEREF _Toc477150945 \h </w:instrText>
            </w:r>
            <w:r>
              <w:rPr>
                <w:noProof/>
                <w:webHidden/>
              </w:rPr>
            </w:r>
            <w:r>
              <w:rPr>
                <w:noProof/>
                <w:webHidden/>
              </w:rPr>
              <w:fldChar w:fldCharType="separate"/>
            </w:r>
            <w:r>
              <w:rPr>
                <w:noProof/>
                <w:webHidden/>
              </w:rPr>
              <w:t>138</w:t>
            </w:r>
            <w:r>
              <w:rPr>
                <w:noProof/>
                <w:webHidden/>
              </w:rPr>
              <w:fldChar w:fldCharType="end"/>
            </w:r>
          </w:hyperlink>
        </w:p>
        <w:p w:rsidR="00184230" w:rsidRDefault="00184230">
          <w:pPr>
            <w:pStyle w:val="TOC3"/>
            <w:rPr>
              <w:rFonts w:eastAsiaTheme="minorEastAsia"/>
              <w:noProof/>
            </w:rPr>
          </w:pPr>
          <w:hyperlink w:anchor="_Toc477150946" w:history="1">
            <w:r w:rsidRPr="003B5A0F">
              <w:rPr>
                <w:rStyle w:val="Hyperlink"/>
                <w:noProof/>
              </w:rPr>
              <w:t>STT.listen {&lt;prompt_sexp&gt;}</w:t>
            </w:r>
            <w:r>
              <w:rPr>
                <w:noProof/>
                <w:webHidden/>
              </w:rPr>
              <w:tab/>
            </w:r>
            <w:r>
              <w:rPr>
                <w:noProof/>
                <w:webHidden/>
              </w:rPr>
              <w:fldChar w:fldCharType="begin"/>
            </w:r>
            <w:r>
              <w:rPr>
                <w:noProof/>
                <w:webHidden/>
              </w:rPr>
              <w:instrText xml:space="preserve"> PAGEREF _Toc477150946 \h </w:instrText>
            </w:r>
            <w:r>
              <w:rPr>
                <w:noProof/>
                <w:webHidden/>
              </w:rPr>
            </w:r>
            <w:r>
              <w:rPr>
                <w:noProof/>
                <w:webHidden/>
              </w:rPr>
              <w:fldChar w:fldCharType="separate"/>
            </w:r>
            <w:r>
              <w:rPr>
                <w:noProof/>
                <w:webHidden/>
              </w:rPr>
              <w:t>138</w:t>
            </w:r>
            <w:r>
              <w:rPr>
                <w:noProof/>
                <w:webHidden/>
              </w:rPr>
              <w:fldChar w:fldCharType="end"/>
            </w:r>
          </w:hyperlink>
        </w:p>
        <w:p w:rsidR="00184230" w:rsidRDefault="00184230">
          <w:pPr>
            <w:pStyle w:val="TOC3"/>
            <w:rPr>
              <w:rFonts w:eastAsiaTheme="minorEastAsia"/>
              <w:noProof/>
            </w:rPr>
          </w:pPr>
          <w:hyperlink w:anchor="_Toc477150947" w:history="1">
            <w:r w:rsidRPr="003B5A0F">
              <w:rPr>
                <w:rStyle w:val="Hyperlink"/>
                <w:noProof/>
              </w:rPr>
              <w:t>STT.results &lt;string_list_ptr_nexp&gt;</w:t>
            </w:r>
            <w:r>
              <w:rPr>
                <w:noProof/>
                <w:webHidden/>
              </w:rPr>
              <w:tab/>
            </w:r>
            <w:r>
              <w:rPr>
                <w:noProof/>
                <w:webHidden/>
              </w:rPr>
              <w:fldChar w:fldCharType="begin"/>
            </w:r>
            <w:r>
              <w:rPr>
                <w:noProof/>
                <w:webHidden/>
              </w:rPr>
              <w:instrText xml:space="preserve"> PAGEREF _Toc477150947 \h </w:instrText>
            </w:r>
            <w:r>
              <w:rPr>
                <w:noProof/>
                <w:webHidden/>
              </w:rPr>
            </w:r>
            <w:r>
              <w:rPr>
                <w:noProof/>
                <w:webHidden/>
              </w:rPr>
              <w:fldChar w:fldCharType="separate"/>
            </w:r>
            <w:r>
              <w:rPr>
                <w:noProof/>
                <w:webHidden/>
              </w:rPr>
              <w:t>139</w:t>
            </w:r>
            <w:r>
              <w:rPr>
                <w:noProof/>
                <w:webHidden/>
              </w:rPr>
              <w:fldChar w:fldCharType="end"/>
            </w:r>
          </w:hyperlink>
        </w:p>
        <w:p w:rsidR="00184230" w:rsidRDefault="00184230">
          <w:pPr>
            <w:pStyle w:val="TOC1"/>
            <w:tabs>
              <w:tab w:val="right" w:leader="dot" w:pos="9350"/>
            </w:tabs>
            <w:rPr>
              <w:rFonts w:eastAsiaTheme="minorEastAsia"/>
              <w:noProof/>
            </w:rPr>
          </w:pPr>
          <w:hyperlink w:anchor="_Toc477150948" w:history="1">
            <w:r w:rsidRPr="003B5A0F">
              <w:rPr>
                <w:rStyle w:val="Hyperlink"/>
                <w:noProof/>
              </w:rPr>
              <w:t>Information About Your Android Device</w:t>
            </w:r>
            <w:r>
              <w:rPr>
                <w:noProof/>
                <w:webHidden/>
              </w:rPr>
              <w:tab/>
            </w:r>
            <w:r>
              <w:rPr>
                <w:noProof/>
                <w:webHidden/>
              </w:rPr>
              <w:fldChar w:fldCharType="begin"/>
            </w:r>
            <w:r>
              <w:rPr>
                <w:noProof/>
                <w:webHidden/>
              </w:rPr>
              <w:instrText xml:space="preserve"> PAGEREF _Toc477150948 \h </w:instrText>
            </w:r>
            <w:r>
              <w:rPr>
                <w:noProof/>
                <w:webHidden/>
              </w:rPr>
            </w:r>
            <w:r>
              <w:rPr>
                <w:noProof/>
                <w:webHidden/>
              </w:rPr>
              <w:fldChar w:fldCharType="separate"/>
            </w:r>
            <w:r>
              <w:rPr>
                <w:noProof/>
                <w:webHidden/>
              </w:rPr>
              <w:t>140</w:t>
            </w:r>
            <w:r>
              <w:rPr>
                <w:noProof/>
                <w:webHidden/>
              </w:rPr>
              <w:fldChar w:fldCharType="end"/>
            </w:r>
          </w:hyperlink>
        </w:p>
        <w:p w:rsidR="00184230" w:rsidRDefault="00184230">
          <w:pPr>
            <w:pStyle w:val="TOC2"/>
            <w:rPr>
              <w:rFonts w:eastAsiaTheme="minorEastAsia"/>
              <w:noProof/>
            </w:rPr>
          </w:pPr>
          <w:hyperlink w:anchor="_Toc477150949" w:history="1">
            <w:r w:rsidRPr="003B5A0F">
              <w:rPr>
                <w:rStyle w:val="Hyperlink"/>
                <w:noProof/>
              </w:rPr>
              <w:t>Device Command Overview</w:t>
            </w:r>
            <w:r>
              <w:rPr>
                <w:noProof/>
                <w:webHidden/>
              </w:rPr>
              <w:tab/>
            </w:r>
            <w:r>
              <w:rPr>
                <w:noProof/>
                <w:webHidden/>
              </w:rPr>
              <w:fldChar w:fldCharType="begin"/>
            </w:r>
            <w:r>
              <w:rPr>
                <w:noProof/>
                <w:webHidden/>
              </w:rPr>
              <w:instrText xml:space="preserve"> PAGEREF _Toc477150949 \h </w:instrText>
            </w:r>
            <w:r>
              <w:rPr>
                <w:noProof/>
                <w:webHidden/>
              </w:rPr>
            </w:r>
            <w:r>
              <w:rPr>
                <w:noProof/>
                <w:webHidden/>
              </w:rPr>
              <w:fldChar w:fldCharType="separate"/>
            </w:r>
            <w:r>
              <w:rPr>
                <w:noProof/>
                <w:webHidden/>
              </w:rPr>
              <w:t>140</w:t>
            </w:r>
            <w:r>
              <w:rPr>
                <w:noProof/>
                <w:webHidden/>
              </w:rPr>
              <w:fldChar w:fldCharType="end"/>
            </w:r>
          </w:hyperlink>
        </w:p>
        <w:p w:rsidR="00184230" w:rsidRDefault="00184230">
          <w:pPr>
            <w:pStyle w:val="TOC3"/>
            <w:rPr>
              <w:rFonts w:eastAsiaTheme="minorEastAsia"/>
              <w:noProof/>
            </w:rPr>
          </w:pPr>
          <w:hyperlink w:anchor="_Toc477150950" w:history="1">
            <w:r w:rsidRPr="003B5A0F">
              <w:rPr>
                <w:rStyle w:val="Hyperlink"/>
                <w:noProof/>
              </w:rPr>
              <w:t>Device &lt;svar&gt;</w:t>
            </w:r>
            <w:r>
              <w:rPr>
                <w:noProof/>
                <w:webHidden/>
              </w:rPr>
              <w:tab/>
            </w:r>
            <w:r>
              <w:rPr>
                <w:noProof/>
                <w:webHidden/>
              </w:rPr>
              <w:fldChar w:fldCharType="begin"/>
            </w:r>
            <w:r>
              <w:rPr>
                <w:noProof/>
                <w:webHidden/>
              </w:rPr>
              <w:instrText xml:space="preserve"> PAGEREF _Toc477150950 \h </w:instrText>
            </w:r>
            <w:r>
              <w:rPr>
                <w:noProof/>
                <w:webHidden/>
              </w:rPr>
            </w:r>
            <w:r>
              <w:rPr>
                <w:noProof/>
                <w:webHidden/>
              </w:rPr>
              <w:fldChar w:fldCharType="separate"/>
            </w:r>
            <w:r>
              <w:rPr>
                <w:noProof/>
                <w:webHidden/>
              </w:rPr>
              <w:t>141</w:t>
            </w:r>
            <w:r>
              <w:rPr>
                <w:noProof/>
                <w:webHidden/>
              </w:rPr>
              <w:fldChar w:fldCharType="end"/>
            </w:r>
          </w:hyperlink>
        </w:p>
        <w:p w:rsidR="00184230" w:rsidRDefault="00184230">
          <w:pPr>
            <w:pStyle w:val="TOC3"/>
            <w:rPr>
              <w:rFonts w:eastAsiaTheme="minorEastAsia"/>
              <w:noProof/>
            </w:rPr>
          </w:pPr>
          <w:hyperlink w:anchor="_Toc477150951" w:history="1">
            <w:r w:rsidRPr="003B5A0F">
              <w:rPr>
                <w:rStyle w:val="Hyperlink"/>
                <w:noProof/>
              </w:rPr>
              <w:t>Device &lt;nexp&gt;|&lt;nvar&gt;</w:t>
            </w:r>
            <w:r>
              <w:rPr>
                <w:noProof/>
                <w:webHidden/>
              </w:rPr>
              <w:tab/>
            </w:r>
            <w:r>
              <w:rPr>
                <w:noProof/>
                <w:webHidden/>
              </w:rPr>
              <w:fldChar w:fldCharType="begin"/>
            </w:r>
            <w:r>
              <w:rPr>
                <w:noProof/>
                <w:webHidden/>
              </w:rPr>
              <w:instrText xml:space="preserve"> PAGEREF _Toc477150951 \h </w:instrText>
            </w:r>
            <w:r>
              <w:rPr>
                <w:noProof/>
                <w:webHidden/>
              </w:rPr>
            </w:r>
            <w:r>
              <w:rPr>
                <w:noProof/>
                <w:webHidden/>
              </w:rPr>
              <w:fldChar w:fldCharType="separate"/>
            </w:r>
            <w:r>
              <w:rPr>
                <w:noProof/>
                <w:webHidden/>
              </w:rPr>
              <w:t>141</w:t>
            </w:r>
            <w:r>
              <w:rPr>
                <w:noProof/>
                <w:webHidden/>
              </w:rPr>
              <w:fldChar w:fldCharType="end"/>
            </w:r>
          </w:hyperlink>
        </w:p>
        <w:p w:rsidR="00184230" w:rsidRDefault="00184230">
          <w:pPr>
            <w:pStyle w:val="TOC3"/>
            <w:rPr>
              <w:rFonts w:eastAsiaTheme="minorEastAsia"/>
              <w:noProof/>
            </w:rPr>
          </w:pPr>
          <w:hyperlink w:anchor="_Toc477150952" w:history="1">
            <w:r w:rsidRPr="003B5A0F">
              <w:rPr>
                <w:rStyle w:val="Hyperlink"/>
                <w:noProof/>
              </w:rPr>
              <w:t>Device.Language &lt;svar&gt;</w:t>
            </w:r>
            <w:r>
              <w:rPr>
                <w:noProof/>
                <w:webHidden/>
              </w:rPr>
              <w:tab/>
            </w:r>
            <w:r>
              <w:rPr>
                <w:noProof/>
                <w:webHidden/>
              </w:rPr>
              <w:fldChar w:fldCharType="begin"/>
            </w:r>
            <w:r>
              <w:rPr>
                <w:noProof/>
                <w:webHidden/>
              </w:rPr>
              <w:instrText xml:space="preserve"> PAGEREF _Toc477150952 \h </w:instrText>
            </w:r>
            <w:r>
              <w:rPr>
                <w:noProof/>
                <w:webHidden/>
              </w:rPr>
            </w:r>
            <w:r>
              <w:rPr>
                <w:noProof/>
                <w:webHidden/>
              </w:rPr>
              <w:fldChar w:fldCharType="separate"/>
            </w:r>
            <w:r>
              <w:rPr>
                <w:noProof/>
                <w:webHidden/>
              </w:rPr>
              <w:t>141</w:t>
            </w:r>
            <w:r>
              <w:rPr>
                <w:noProof/>
                <w:webHidden/>
              </w:rPr>
              <w:fldChar w:fldCharType="end"/>
            </w:r>
          </w:hyperlink>
        </w:p>
        <w:p w:rsidR="00184230" w:rsidRDefault="00184230">
          <w:pPr>
            <w:pStyle w:val="TOC3"/>
            <w:rPr>
              <w:rFonts w:eastAsiaTheme="minorEastAsia"/>
              <w:noProof/>
            </w:rPr>
          </w:pPr>
          <w:hyperlink w:anchor="_Toc477150953" w:history="1">
            <w:r w:rsidRPr="003B5A0F">
              <w:rPr>
                <w:rStyle w:val="Hyperlink"/>
                <w:noProof/>
              </w:rPr>
              <w:t>Device. Locale &lt;svar&gt;</w:t>
            </w:r>
            <w:r>
              <w:rPr>
                <w:noProof/>
                <w:webHidden/>
              </w:rPr>
              <w:tab/>
            </w:r>
            <w:r>
              <w:rPr>
                <w:noProof/>
                <w:webHidden/>
              </w:rPr>
              <w:fldChar w:fldCharType="begin"/>
            </w:r>
            <w:r>
              <w:rPr>
                <w:noProof/>
                <w:webHidden/>
              </w:rPr>
              <w:instrText xml:space="preserve"> PAGEREF _Toc477150953 \h </w:instrText>
            </w:r>
            <w:r>
              <w:rPr>
                <w:noProof/>
                <w:webHidden/>
              </w:rPr>
            </w:r>
            <w:r>
              <w:rPr>
                <w:noProof/>
                <w:webHidden/>
              </w:rPr>
              <w:fldChar w:fldCharType="separate"/>
            </w:r>
            <w:r>
              <w:rPr>
                <w:noProof/>
                <w:webHidden/>
              </w:rPr>
              <w:t>142</w:t>
            </w:r>
            <w:r>
              <w:rPr>
                <w:noProof/>
                <w:webHidden/>
              </w:rPr>
              <w:fldChar w:fldCharType="end"/>
            </w:r>
          </w:hyperlink>
        </w:p>
        <w:p w:rsidR="00184230" w:rsidRDefault="00184230">
          <w:pPr>
            <w:pStyle w:val="TOC2"/>
            <w:rPr>
              <w:rFonts w:eastAsiaTheme="minorEastAsia"/>
              <w:noProof/>
            </w:rPr>
          </w:pPr>
          <w:hyperlink w:anchor="_Toc477150954" w:history="1">
            <w:r w:rsidRPr="003B5A0F">
              <w:rPr>
                <w:rStyle w:val="Hyperlink"/>
                <w:noProof/>
              </w:rPr>
              <w:t>Phone.info &lt;nexp&gt;|&lt;nvar&gt;</w:t>
            </w:r>
            <w:r>
              <w:rPr>
                <w:noProof/>
                <w:webHidden/>
              </w:rPr>
              <w:tab/>
            </w:r>
            <w:r>
              <w:rPr>
                <w:noProof/>
                <w:webHidden/>
              </w:rPr>
              <w:fldChar w:fldCharType="begin"/>
            </w:r>
            <w:r>
              <w:rPr>
                <w:noProof/>
                <w:webHidden/>
              </w:rPr>
              <w:instrText xml:space="preserve"> PAGEREF _Toc477150954 \h </w:instrText>
            </w:r>
            <w:r>
              <w:rPr>
                <w:noProof/>
                <w:webHidden/>
              </w:rPr>
            </w:r>
            <w:r>
              <w:rPr>
                <w:noProof/>
                <w:webHidden/>
              </w:rPr>
              <w:fldChar w:fldCharType="separate"/>
            </w:r>
            <w:r>
              <w:rPr>
                <w:noProof/>
                <w:webHidden/>
              </w:rPr>
              <w:t>142</w:t>
            </w:r>
            <w:r>
              <w:rPr>
                <w:noProof/>
                <w:webHidden/>
              </w:rPr>
              <w:fldChar w:fldCharType="end"/>
            </w:r>
          </w:hyperlink>
        </w:p>
        <w:p w:rsidR="00184230" w:rsidRDefault="00184230">
          <w:pPr>
            <w:pStyle w:val="TOC2"/>
            <w:rPr>
              <w:rFonts w:eastAsiaTheme="minorEastAsia"/>
              <w:noProof/>
            </w:rPr>
          </w:pPr>
          <w:hyperlink w:anchor="_Toc477150955" w:history="1">
            <w:r w:rsidRPr="003B5A0F">
              <w:rPr>
                <w:rStyle w:val="Hyperlink"/>
                <w:noProof/>
              </w:rPr>
              <w:t>Screen rotation, size[], realsize[], density</w:t>
            </w:r>
            <w:r>
              <w:rPr>
                <w:noProof/>
                <w:webHidden/>
              </w:rPr>
              <w:tab/>
            </w:r>
            <w:r>
              <w:rPr>
                <w:noProof/>
                <w:webHidden/>
              </w:rPr>
              <w:fldChar w:fldCharType="begin"/>
            </w:r>
            <w:r>
              <w:rPr>
                <w:noProof/>
                <w:webHidden/>
              </w:rPr>
              <w:instrText xml:space="preserve"> PAGEREF _Toc477150955 \h </w:instrText>
            </w:r>
            <w:r>
              <w:rPr>
                <w:noProof/>
                <w:webHidden/>
              </w:rPr>
            </w:r>
            <w:r>
              <w:rPr>
                <w:noProof/>
                <w:webHidden/>
              </w:rPr>
              <w:fldChar w:fldCharType="separate"/>
            </w:r>
            <w:r>
              <w:rPr>
                <w:noProof/>
                <w:webHidden/>
              </w:rPr>
              <w:t>143</w:t>
            </w:r>
            <w:r>
              <w:rPr>
                <w:noProof/>
                <w:webHidden/>
              </w:rPr>
              <w:fldChar w:fldCharType="end"/>
            </w:r>
          </w:hyperlink>
        </w:p>
        <w:p w:rsidR="00184230" w:rsidRDefault="00184230">
          <w:pPr>
            <w:pStyle w:val="TOC2"/>
            <w:rPr>
              <w:rFonts w:eastAsiaTheme="minorEastAsia"/>
              <w:noProof/>
            </w:rPr>
          </w:pPr>
          <w:hyperlink w:anchor="_Toc477150956" w:history="1">
            <w:r w:rsidRPr="003B5A0F">
              <w:rPr>
                <w:rStyle w:val="Hyperlink"/>
                <w:noProof/>
              </w:rPr>
              <w:t>Screen.rotation &lt;nvar&gt;</w:t>
            </w:r>
            <w:r>
              <w:rPr>
                <w:noProof/>
                <w:webHidden/>
              </w:rPr>
              <w:tab/>
            </w:r>
            <w:r>
              <w:rPr>
                <w:noProof/>
                <w:webHidden/>
              </w:rPr>
              <w:fldChar w:fldCharType="begin"/>
            </w:r>
            <w:r>
              <w:rPr>
                <w:noProof/>
                <w:webHidden/>
              </w:rPr>
              <w:instrText xml:space="preserve"> PAGEREF _Toc477150956 \h </w:instrText>
            </w:r>
            <w:r>
              <w:rPr>
                <w:noProof/>
                <w:webHidden/>
              </w:rPr>
            </w:r>
            <w:r>
              <w:rPr>
                <w:noProof/>
                <w:webHidden/>
              </w:rPr>
              <w:fldChar w:fldCharType="separate"/>
            </w:r>
            <w:r>
              <w:rPr>
                <w:noProof/>
                <w:webHidden/>
              </w:rPr>
              <w:t>144</w:t>
            </w:r>
            <w:r>
              <w:rPr>
                <w:noProof/>
                <w:webHidden/>
              </w:rPr>
              <w:fldChar w:fldCharType="end"/>
            </w:r>
          </w:hyperlink>
        </w:p>
        <w:p w:rsidR="00184230" w:rsidRDefault="00184230">
          <w:pPr>
            <w:pStyle w:val="TOC2"/>
            <w:rPr>
              <w:rFonts w:eastAsiaTheme="minorEastAsia"/>
              <w:noProof/>
            </w:rPr>
          </w:pPr>
          <w:hyperlink w:anchor="_Toc477150957" w:history="1">
            <w:r w:rsidRPr="003B5A0F">
              <w:rPr>
                <w:rStyle w:val="Hyperlink"/>
                <w:noProof/>
              </w:rPr>
              <w:t>Screen.size, size[], realsize[], density</w:t>
            </w:r>
            <w:r>
              <w:rPr>
                <w:noProof/>
                <w:webHidden/>
              </w:rPr>
              <w:tab/>
            </w:r>
            <w:r>
              <w:rPr>
                <w:noProof/>
                <w:webHidden/>
              </w:rPr>
              <w:fldChar w:fldCharType="begin"/>
            </w:r>
            <w:r>
              <w:rPr>
                <w:noProof/>
                <w:webHidden/>
              </w:rPr>
              <w:instrText xml:space="preserve"> PAGEREF _Toc477150957 \h </w:instrText>
            </w:r>
            <w:r>
              <w:rPr>
                <w:noProof/>
                <w:webHidden/>
              </w:rPr>
            </w:r>
            <w:r>
              <w:rPr>
                <w:noProof/>
                <w:webHidden/>
              </w:rPr>
              <w:fldChar w:fldCharType="separate"/>
            </w:r>
            <w:r>
              <w:rPr>
                <w:noProof/>
                <w:webHidden/>
              </w:rPr>
              <w:t>144</w:t>
            </w:r>
            <w:r>
              <w:rPr>
                <w:noProof/>
                <w:webHidden/>
              </w:rPr>
              <w:fldChar w:fldCharType="end"/>
            </w:r>
          </w:hyperlink>
        </w:p>
        <w:p w:rsidR="00184230" w:rsidRDefault="00184230">
          <w:pPr>
            <w:pStyle w:val="TOC2"/>
            <w:rPr>
              <w:rFonts w:eastAsiaTheme="minorEastAsia"/>
              <w:noProof/>
            </w:rPr>
          </w:pPr>
          <w:hyperlink w:anchor="_Toc477150958" w:history="1">
            <w:r w:rsidRPr="003B5A0F">
              <w:rPr>
                <w:rStyle w:val="Hyperlink"/>
                <w:noProof/>
              </w:rPr>
              <w:t>WiFi.info {{&lt;SSID_svar&gt;}{, &lt;BSSID_svar&gt;}{, &lt;MAC_svar&gt;}{, &lt;IP_var&gt;}{, &lt;speed_nvar&gt;}}</w:t>
            </w:r>
            <w:r>
              <w:rPr>
                <w:noProof/>
                <w:webHidden/>
              </w:rPr>
              <w:tab/>
            </w:r>
            <w:r>
              <w:rPr>
                <w:noProof/>
                <w:webHidden/>
              </w:rPr>
              <w:fldChar w:fldCharType="begin"/>
            </w:r>
            <w:r>
              <w:rPr>
                <w:noProof/>
                <w:webHidden/>
              </w:rPr>
              <w:instrText xml:space="preserve"> PAGEREF _Toc477150958 \h </w:instrText>
            </w:r>
            <w:r>
              <w:rPr>
                <w:noProof/>
                <w:webHidden/>
              </w:rPr>
            </w:r>
            <w:r>
              <w:rPr>
                <w:noProof/>
                <w:webHidden/>
              </w:rPr>
              <w:fldChar w:fldCharType="separate"/>
            </w:r>
            <w:r>
              <w:rPr>
                <w:noProof/>
                <w:webHidden/>
              </w:rPr>
              <w:t>144</w:t>
            </w:r>
            <w:r>
              <w:rPr>
                <w:noProof/>
                <w:webHidden/>
              </w:rPr>
              <w:fldChar w:fldCharType="end"/>
            </w:r>
          </w:hyperlink>
        </w:p>
        <w:p w:rsidR="00184230" w:rsidRDefault="00184230">
          <w:pPr>
            <w:pStyle w:val="TOC1"/>
            <w:tabs>
              <w:tab w:val="right" w:leader="dot" w:pos="9350"/>
            </w:tabs>
            <w:rPr>
              <w:rFonts w:eastAsiaTheme="minorEastAsia"/>
              <w:noProof/>
            </w:rPr>
          </w:pPr>
          <w:hyperlink w:anchor="_Toc477150959" w:history="1">
            <w:r w:rsidRPr="003B5A0F">
              <w:rPr>
                <w:rStyle w:val="Hyperlink"/>
                <w:noProof/>
              </w:rPr>
              <w:t>Running in the Background</w:t>
            </w:r>
            <w:r>
              <w:rPr>
                <w:noProof/>
                <w:webHidden/>
              </w:rPr>
              <w:tab/>
            </w:r>
            <w:r>
              <w:rPr>
                <w:noProof/>
                <w:webHidden/>
              </w:rPr>
              <w:fldChar w:fldCharType="begin"/>
            </w:r>
            <w:r>
              <w:rPr>
                <w:noProof/>
                <w:webHidden/>
              </w:rPr>
              <w:instrText xml:space="preserve"> PAGEREF _Toc477150959 \h </w:instrText>
            </w:r>
            <w:r>
              <w:rPr>
                <w:noProof/>
                <w:webHidden/>
              </w:rPr>
            </w:r>
            <w:r>
              <w:rPr>
                <w:noProof/>
                <w:webHidden/>
              </w:rPr>
              <w:fldChar w:fldCharType="separate"/>
            </w:r>
            <w:r>
              <w:rPr>
                <w:noProof/>
                <w:webHidden/>
              </w:rPr>
              <w:t>145</w:t>
            </w:r>
            <w:r>
              <w:rPr>
                <w:noProof/>
                <w:webHidden/>
              </w:rPr>
              <w:fldChar w:fldCharType="end"/>
            </w:r>
          </w:hyperlink>
        </w:p>
        <w:p w:rsidR="00184230" w:rsidRDefault="00184230">
          <w:pPr>
            <w:pStyle w:val="TOC2"/>
            <w:rPr>
              <w:rFonts w:eastAsiaTheme="minorEastAsia"/>
              <w:noProof/>
            </w:rPr>
          </w:pPr>
          <w:hyperlink w:anchor="_Toc477150960" w:history="1">
            <w:r w:rsidRPr="003B5A0F">
              <w:rPr>
                <w:rStyle w:val="Hyperlink"/>
                <w:noProof/>
              </w:rPr>
              <w:t>Home</w:t>
            </w:r>
            <w:r>
              <w:rPr>
                <w:noProof/>
                <w:webHidden/>
              </w:rPr>
              <w:tab/>
            </w:r>
            <w:r>
              <w:rPr>
                <w:noProof/>
                <w:webHidden/>
              </w:rPr>
              <w:fldChar w:fldCharType="begin"/>
            </w:r>
            <w:r>
              <w:rPr>
                <w:noProof/>
                <w:webHidden/>
              </w:rPr>
              <w:instrText xml:space="preserve"> PAGEREF _Toc477150960 \h </w:instrText>
            </w:r>
            <w:r>
              <w:rPr>
                <w:noProof/>
                <w:webHidden/>
              </w:rPr>
            </w:r>
            <w:r>
              <w:rPr>
                <w:noProof/>
                <w:webHidden/>
              </w:rPr>
              <w:fldChar w:fldCharType="separate"/>
            </w:r>
            <w:r>
              <w:rPr>
                <w:noProof/>
                <w:webHidden/>
              </w:rPr>
              <w:t>145</w:t>
            </w:r>
            <w:r>
              <w:rPr>
                <w:noProof/>
                <w:webHidden/>
              </w:rPr>
              <w:fldChar w:fldCharType="end"/>
            </w:r>
          </w:hyperlink>
        </w:p>
        <w:p w:rsidR="00184230" w:rsidRDefault="00184230">
          <w:pPr>
            <w:pStyle w:val="TOC2"/>
            <w:rPr>
              <w:rFonts w:eastAsiaTheme="minorEastAsia"/>
              <w:noProof/>
            </w:rPr>
          </w:pPr>
          <w:hyperlink w:anchor="_Toc477150961" w:history="1">
            <w:r w:rsidRPr="003B5A0F">
              <w:rPr>
                <w:rStyle w:val="Hyperlink"/>
                <w:noProof/>
              </w:rPr>
              <w:t>OnBackground:</w:t>
            </w:r>
            <w:r>
              <w:rPr>
                <w:noProof/>
                <w:webHidden/>
              </w:rPr>
              <w:tab/>
            </w:r>
            <w:r>
              <w:rPr>
                <w:noProof/>
                <w:webHidden/>
              </w:rPr>
              <w:fldChar w:fldCharType="begin"/>
            </w:r>
            <w:r>
              <w:rPr>
                <w:noProof/>
                <w:webHidden/>
              </w:rPr>
              <w:instrText xml:space="preserve"> PAGEREF _Toc477150961 \h </w:instrText>
            </w:r>
            <w:r>
              <w:rPr>
                <w:noProof/>
                <w:webHidden/>
              </w:rPr>
            </w:r>
            <w:r>
              <w:rPr>
                <w:noProof/>
                <w:webHidden/>
              </w:rPr>
              <w:fldChar w:fldCharType="separate"/>
            </w:r>
            <w:r>
              <w:rPr>
                <w:noProof/>
                <w:webHidden/>
              </w:rPr>
              <w:t>145</w:t>
            </w:r>
            <w:r>
              <w:rPr>
                <w:noProof/>
                <w:webHidden/>
              </w:rPr>
              <w:fldChar w:fldCharType="end"/>
            </w:r>
          </w:hyperlink>
        </w:p>
        <w:p w:rsidR="00184230" w:rsidRDefault="00184230">
          <w:pPr>
            <w:pStyle w:val="TOC3"/>
            <w:rPr>
              <w:rFonts w:eastAsiaTheme="minorEastAsia"/>
              <w:noProof/>
            </w:rPr>
          </w:pPr>
          <w:hyperlink w:anchor="_Toc477150962" w:history="1">
            <w:r w:rsidRPr="003B5A0F">
              <w:rPr>
                <w:rStyle w:val="Hyperlink"/>
                <w:noProof/>
              </w:rPr>
              <w:t>Background.resume</w:t>
            </w:r>
            <w:r>
              <w:rPr>
                <w:noProof/>
                <w:webHidden/>
              </w:rPr>
              <w:tab/>
            </w:r>
            <w:r>
              <w:rPr>
                <w:noProof/>
                <w:webHidden/>
              </w:rPr>
              <w:fldChar w:fldCharType="begin"/>
            </w:r>
            <w:r>
              <w:rPr>
                <w:noProof/>
                <w:webHidden/>
              </w:rPr>
              <w:instrText xml:space="preserve"> PAGEREF _Toc477150962 \h </w:instrText>
            </w:r>
            <w:r>
              <w:rPr>
                <w:noProof/>
                <w:webHidden/>
              </w:rPr>
            </w:r>
            <w:r>
              <w:rPr>
                <w:noProof/>
                <w:webHidden/>
              </w:rPr>
              <w:fldChar w:fldCharType="separate"/>
            </w:r>
            <w:r>
              <w:rPr>
                <w:noProof/>
                <w:webHidden/>
              </w:rPr>
              <w:t>145</w:t>
            </w:r>
            <w:r>
              <w:rPr>
                <w:noProof/>
                <w:webHidden/>
              </w:rPr>
              <w:fldChar w:fldCharType="end"/>
            </w:r>
          </w:hyperlink>
        </w:p>
        <w:p w:rsidR="00184230" w:rsidRDefault="00184230">
          <w:pPr>
            <w:pStyle w:val="TOC2"/>
            <w:rPr>
              <w:rFonts w:eastAsiaTheme="minorEastAsia"/>
              <w:noProof/>
            </w:rPr>
          </w:pPr>
          <w:hyperlink w:anchor="_Toc477150963" w:history="1">
            <w:r w:rsidRPr="003B5A0F">
              <w:rPr>
                <w:rStyle w:val="Hyperlink"/>
                <w:noProof/>
              </w:rPr>
              <w:t>WakeLock &lt;code_nexp&gt;{, &lt;flags_nexp&gt;}</w:t>
            </w:r>
            <w:r>
              <w:rPr>
                <w:noProof/>
                <w:webHidden/>
              </w:rPr>
              <w:tab/>
            </w:r>
            <w:r>
              <w:rPr>
                <w:noProof/>
                <w:webHidden/>
              </w:rPr>
              <w:fldChar w:fldCharType="begin"/>
            </w:r>
            <w:r>
              <w:rPr>
                <w:noProof/>
                <w:webHidden/>
              </w:rPr>
              <w:instrText xml:space="preserve"> PAGEREF _Toc477150963 \h </w:instrText>
            </w:r>
            <w:r>
              <w:rPr>
                <w:noProof/>
                <w:webHidden/>
              </w:rPr>
            </w:r>
            <w:r>
              <w:rPr>
                <w:noProof/>
                <w:webHidden/>
              </w:rPr>
              <w:fldChar w:fldCharType="separate"/>
            </w:r>
            <w:r>
              <w:rPr>
                <w:noProof/>
                <w:webHidden/>
              </w:rPr>
              <w:t>145</w:t>
            </w:r>
            <w:r>
              <w:rPr>
                <w:noProof/>
                <w:webHidden/>
              </w:rPr>
              <w:fldChar w:fldCharType="end"/>
            </w:r>
          </w:hyperlink>
        </w:p>
        <w:p w:rsidR="00184230" w:rsidRDefault="00184230">
          <w:pPr>
            <w:pStyle w:val="TOC2"/>
            <w:rPr>
              <w:rFonts w:eastAsiaTheme="minorEastAsia"/>
              <w:noProof/>
            </w:rPr>
          </w:pPr>
          <w:hyperlink w:anchor="_Toc477150964" w:history="1">
            <w:r w:rsidRPr="003B5A0F">
              <w:rPr>
                <w:rStyle w:val="Hyperlink"/>
                <w:noProof/>
              </w:rPr>
              <w:t>WifiLock &lt;code_nexp&gt;</w:t>
            </w:r>
            <w:r>
              <w:rPr>
                <w:noProof/>
                <w:webHidden/>
              </w:rPr>
              <w:tab/>
            </w:r>
            <w:r>
              <w:rPr>
                <w:noProof/>
                <w:webHidden/>
              </w:rPr>
              <w:fldChar w:fldCharType="begin"/>
            </w:r>
            <w:r>
              <w:rPr>
                <w:noProof/>
                <w:webHidden/>
              </w:rPr>
              <w:instrText xml:space="preserve"> PAGEREF _Toc477150964 \h </w:instrText>
            </w:r>
            <w:r>
              <w:rPr>
                <w:noProof/>
                <w:webHidden/>
              </w:rPr>
            </w:r>
            <w:r>
              <w:rPr>
                <w:noProof/>
                <w:webHidden/>
              </w:rPr>
              <w:fldChar w:fldCharType="separate"/>
            </w:r>
            <w:r>
              <w:rPr>
                <w:noProof/>
                <w:webHidden/>
              </w:rPr>
              <w:t>146</w:t>
            </w:r>
            <w:r>
              <w:rPr>
                <w:noProof/>
                <w:webHidden/>
              </w:rPr>
              <w:fldChar w:fldCharType="end"/>
            </w:r>
          </w:hyperlink>
        </w:p>
        <w:p w:rsidR="00184230" w:rsidRDefault="00184230">
          <w:pPr>
            <w:pStyle w:val="TOC1"/>
            <w:tabs>
              <w:tab w:val="right" w:leader="dot" w:pos="9350"/>
            </w:tabs>
            <w:rPr>
              <w:rFonts w:eastAsiaTheme="minorEastAsia"/>
              <w:noProof/>
            </w:rPr>
          </w:pPr>
          <w:hyperlink w:anchor="_Toc477150965" w:history="1">
            <w:r w:rsidRPr="003B5A0F">
              <w:rPr>
                <w:rStyle w:val="Hyperlink"/>
                <w:noProof/>
              </w:rPr>
              <w:t>Miscellaneous Commands</w:t>
            </w:r>
            <w:r>
              <w:rPr>
                <w:noProof/>
                <w:webHidden/>
              </w:rPr>
              <w:tab/>
            </w:r>
            <w:r>
              <w:rPr>
                <w:noProof/>
                <w:webHidden/>
              </w:rPr>
              <w:fldChar w:fldCharType="begin"/>
            </w:r>
            <w:r>
              <w:rPr>
                <w:noProof/>
                <w:webHidden/>
              </w:rPr>
              <w:instrText xml:space="preserve"> PAGEREF _Toc477150965 \h </w:instrText>
            </w:r>
            <w:r>
              <w:rPr>
                <w:noProof/>
                <w:webHidden/>
              </w:rPr>
            </w:r>
            <w:r>
              <w:rPr>
                <w:noProof/>
                <w:webHidden/>
              </w:rPr>
              <w:fldChar w:fldCharType="separate"/>
            </w:r>
            <w:r>
              <w:rPr>
                <w:noProof/>
                <w:webHidden/>
              </w:rPr>
              <w:t>147</w:t>
            </w:r>
            <w:r>
              <w:rPr>
                <w:noProof/>
                <w:webHidden/>
              </w:rPr>
              <w:fldChar w:fldCharType="end"/>
            </w:r>
          </w:hyperlink>
        </w:p>
        <w:p w:rsidR="00184230" w:rsidRDefault="00184230">
          <w:pPr>
            <w:pStyle w:val="TOC2"/>
            <w:rPr>
              <w:rFonts w:eastAsiaTheme="minorEastAsia"/>
              <w:noProof/>
            </w:rPr>
          </w:pPr>
          <w:hyperlink w:anchor="_Toc477150966" w:history="1">
            <w:r w:rsidRPr="003B5A0F">
              <w:rPr>
                <w:rStyle w:val="Hyperlink"/>
                <w:noProof/>
              </w:rPr>
              <w:t>Headset &lt;state_nvar&gt;, &lt;type_svar&gt;, &lt;mic_nvar&gt;</w:t>
            </w:r>
            <w:r>
              <w:rPr>
                <w:noProof/>
                <w:webHidden/>
              </w:rPr>
              <w:tab/>
            </w:r>
            <w:r>
              <w:rPr>
                <w:noProof/>
                <w:webHidden/>
              </w:rPr>
              <w:fldChar w:fldCharType="begin"/>
            </w:r>
            <w:r>
              <w:rPr>
                <w:noProof/>
                <w:webHidden/>
              </w:rPr>
              <w:instrText xml:space="preserve"> PAGEREF _Toc477150966 \h </w:instrText>
            </w:r>
            <w:r>
              <w:rPr>
                <w:noProof/>
                <w:webHidden/>
              </w:rPr>
            </w:r>
            <w:r>
              <w:rPr>
                <w:noProof/>
                <w:webHidden/>
              </w:rPr>
              <w:fldChar w:fldCharType="separate"/>
            </w:r>
            <w:r>
              <w:rPr>
                <w:noProof/>
                <w:webHidden/>
              </w:rPr>
              <w:t>147</w:t>
            </w:r>
            <w:r>
              <w:rPr>
                <w:noProof/>
                <w:webHidden/>
              </w:rPr>
              <w:fldChar w:fldCharType="end"/>
            </w:r>
          </w:hyperlink>
        </w:p>
        <w:p w:rsidR="00184230" w:rsidRDefault="00184230">
          <w:pPr>
            <w:pStyle w:val="TOC2"/>
            <w:rPr>
              <w:rFonts w:eastAsiaTheme="minorEastAsia"/>
              <w:noProof/>
            </w:rPr>
          </w:pPr>
          <w:hyperlink w:anchor="_Toc477150967" w:history="1">
            <w:r w:rsidRPr="003B5A0F">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_Toc477150967 \h </w:instrText>
            </w:r>
            <w:r>
              <w:rPr>
                <w:noProof/>
                <w:webHidden/>
              </w:rPr>
            </w:r>
            <w:r>
              <w:rPr>
                <w:noProof/>
                <w:webHidden/>
              </w:rPr>
              <w:fldChar w:fldCharType="separate"/>
            </w:r>
            <w:r>
              <w:rPr>
                <w:noProof/>
                <w:webHidden/>
              </w:rPr>
              <w:t>147</w:t>
            </w:r>
            <w:r>
              <w:rPr>
                <w:noProof/>
                <w:webHidden/>
              </w:rPr>
              <w:fldChar w:fldCharType="end"/>
            </w:r>
          </w:hyperlink>
        </w:p>
        <w:p w:rsidR="00184230" w:rsidRDefault="00184230">
          <w:pPr>
            <w:pStyle w:val="TOC2"/>
            <w:rPr>
              <w:rFonts w:eastAsiaTheme="minorEastAsia"/>
              <w:noProof/>
            </w:rPr>
          </w:pPr>
          <w:hyperlink w:anchor="_Toc477150968" w:history="1">
            <w:r w:rsidRPr="003B5A0F">
              <w:rPr>
                <w:rStyle w:val="Hyperlink"/>
                <w:noProof/>
              </w:rPr>
              <w:t>Pause &lt;ticks_nexp&gt;</w:t>
            </w:r>
            <w:r>
              <w:rPr>
                <w:noProof/>
                <w:webHidden/>
              </w:rPr>
              <w:tab/>
            </w:r>
            <w:r>
              <w:rPr>
                <w:noProof/>
                <w:webHidden/>
              </w:rPr>
              <w:fldChar w:fldCharType="begin"/>
            </w:r>
            <w:r>
              <w:rPr>
                <w:noProof/>
                <w:webHidden/>
              </w:rPr>
              <w:instrText xml:space="preserve"> PAGEREF _Toc477150968 \h </w:instrText>
            </w:r>
            <w:r>
              <w:rPr>
                <w:noProof/>
                <w:webHidden/>
              </w:rPr>
            </w:r>
            <w:r>
              <w:rPr>
                <w:noProof/>
                <w:webHidden/>
              </w:rPr>
              <w:fldChar w:fldCharType="separate"/>
            </w:r>
            <w:r>
              <w:rPr>
                <w:noProof/>
                <w:webHidden/>
              </w:rPr>
              <w:t>148</w:t>
            </w:r>
            <w:r>
              <w:rPr>
                <w:noProof/>
                <w:webHidden/>
              </w:rPr>
              <w:fldChar w:fldCharType="end"/>
            </w:r>
          </w:hyperlink>
        </w:p>
        <w:p w:rsidR="00184230" w:rsidRDefault="00184230">
          <w:pPr>
            <w:pStyle w:val="TOC2"/>
            <w:rPr>
              <w:rFonts w:eastAsiaTheme="minorEastAsia"/>
              <w:noProof/>
            </w:rPr>
          </w:pPr>
          <w:hyperlink w:anchor="_Toc477150969" w:history="1">
            <w:r w:rsidRPr="003B5A0F">
              <w:rPr>
                <w:rStyle w:val="Hyperlink"/>
                <w:noProof/>
              </w:rPr>
              <w:t>Swap &lt;nvar_a&gt;|&lt;svar_a&gt;, &lt;nvar_b&gt;|&lt;svar_b&gt;</w:t>
            </w:r>
            <w:r>
              <w:rPr>
                <w:noProof/>
                <w:webHidden/>
              </w:rPr>
              <w:tab/>
            </w:r>
            <w:r>
              <w:rPr>
                <w:noProof/>
                <w:webHidden/>
              </w:rPr>
              <w:fldChar w:fldCharType="begin"/>
            </w:r>
            <w:r>
              <w:rPr>
                <w:noProof/>
                <w:webHidden/>
              </w:rPr>
              <w:instrText xml:space="preserve"> PAGEREF _Toc477150969 \h </w:instrText>
            </w:r>
            <w:r>
              <w:rPr>
                <w:noProof/>
                <w:webHidden/>
              </w:rPr>
            </w:r>
            <w:r>
              <w:rPr>
                <w:noProof/>
                <w:webHidden/>
              </w:rPr>
              <w:fldChar w:fldCharType="separate"/>
            </w:r>
            <w:r>
              <w:rPr>
                <w:noProof/>
                <w:webHidden/>
              </w:rPr>
              <w:t>148</w:t>
            </w:r>
            <w:r>
              <w:rPr>
                <w:noProof/>
                <w:webHidden/>
              </w:rPr>
              <w:fldChar w:fldCharType="end"/>
            </w:r>
          </w:hyperlink>
        </w:p>
        <w:p w:rsidR="00184230" w:rsidRDefault="00184230">
          <w:pPr>
            <w:pStyle w:val="TOC2"/>
            <w:rPr>
              <w:rFonts w:eastAsiaTheme="minorEastAsia"/>
              <w:noProof/>
            </w:rPr>
          </w:pPr>
          <w:hyperlink w:anchor="_Toc477150970" w:history="1">
            <w:r w:rsidRPr="003B5A0F">
              <w:rPr>
                <w:rStyle w:val="Hyperlink"/>
                <w:noProof/>
              </w:rPr>
              <w:t>Tone &lt;frequency_nexp&gt;, &lt;duration_nexp&gt; {, &lt;duration_chk_lexp}</w:t>
            </w:r>
            <w:r>
              <w:rPr>
                <w:noProof/>
                <w:webHidden/>
              </w:rPr>
              <w:tab/>
            </w:r>
            <w:r>
              <w:rPr>
                <w:noProof/>
                <w:webHidden/>
              </w:rPr>
              <w:fldChar w:fldCharType="begin"/>
            </w:r>
            <w:r>
              <w:rPr>
                <w:noProof/>
                <w:webHidden/>
              </w:rPr>
              <w:instrText xml:space="preserve"> PAGEREF _Toc477150970 \h </w:instrText>
            </w:r>
            <w:r>
              <w:rPr>
                <w:noProof/>
                <w:webHidden/>
              </w:rPr>
            </w:r>
            <w:r>
              <w:rPr>
                <w:noProof/>
                <w:webHidden/>
              </w:rPr>
              <w:fldChar w:fldCharType="separate"/>
            </w:r>
            <w:r>
              <w:rPr>
                <w:noProof/>
                <w:webHidden/>
              </w:rPr>
              <w:t>148</w:t>
            </w:r>
            <w:r>
              <w:rPr>
                <w:noProof/>
                <w:webHidden/>
              </w:rPr>
              <w:fldChar w:fldCharType="end"/>
            </w:r>
          </w:hyperlink>
        </w:p>
        <w:p w:rsidR="00184230" w:rsidRDefault="00184230">
          <w:pPr>
            <w:pStyle w:val="TOC2"/>
            <w:rPr>
              <w:rFonts w:eastAsiaTheme="minorEastAsia"/>
              <w:noProof/>
            </w:rPr>
          </w:pPr>
          <w:hyperlink w:anchor="_Toc477150971" w:history="1">
            <w:r w:rsidRPr="003B5A0F">
              <w:rPr>
                <w:rStyle w:val="Hyperlink"/>
                <w:noProof/>
              </w:rPr>
              <w:t>Vibrate &lt;pattern_array[{&lt;start&gt;,&lt;length&gt;}]&gt;,&lt;nexp&gt;</w:t>
            </w:r>
            <w:r>
              <w:rPr>
                <w:noProof/>
                <w:webHidden/>
              </w:rPr>
              <w:tab/>
            </w:r>
            <w:r>
              <w:rPr>
                <w:noProof/>
                <w:webHidden/>
              </w:rPr>
              <w:fldChar w:fldCharType="begin"/>
            </w:r>
            <w:r>
              <w:rPr>
                <w:noProof/>
                <w:webHidden/>
              </w:rPr>
              <w:instrText xml:space="preserve"> PAGEREF _Toc477150971 \h </w:instrText>
            </w:r>
            <w:r>
              <w:rPr>
                <w:noProof/>
                <w:webHidden/>
              </w:rPr>
            </w:r>
            <w:r>
              <w:rPr>
                <w:noProof/>
                <w:webHidden/>
              </w:rPr>
              <w:fldChar w:fldCharType="separate"/>
            </w:r>
            <w:r>
              <w:rPr>
                <w:noProof/>
                <w:webHidden/>
              </w:rPr>
              <w:t>148</w:t>
            </w:r>
            <w:r>
              <w:rPr>
                <w:noProof/>
                <w:webHidden/>
              </w:rPr>
              <w:fldChar w:fldCharType="end"/>
            </w:r>
          </w:hyperlink>
        </w:p>
        <w:p w:rsidR="00184230" w:rsidRDefault="00184230">
          <w:pPr>
            <w:pStyle w:val="TOC2"/>
            <w:rPr>
              <w:rFonts w:eastAsiaTheme="minorEastAsia"/>
              <w:noProof/>
            </w:rPr>
          </w:pPr>
          <w:hyperlink w:anchor="_Toc477150972" w:history="1">
            <w:r w:rsidRPr="003B5A0F">
              <w:rPr>
                <w:rStyle w:val="Hyperlink"/>
                <w:noProof/>
              </w:rPr>
              <w:t>VolKeys</w:t>
            </w:r>
            <w:r>
              <w:rPr>
                <w:noProof/>
                <w:webHidden/>
              </w:rPr>
              <w:tab/>
            </w:r>
            <w:r>
              <w:rPr>
                <w:noProof/>
                <w:webHidden/>
              </w:rPr>
              <w:fldChar w:fldCharType="begin"/>
            </w:r>
            <w:r>
              <w:rPr>
                <w:noProof/>
                <w:webHidden/>
              </w:rPr>
              <w:instrText xml:space="preserve"> PAGEREF _Toc477150972 \h </w:instrText>
            </w:r>
            <w:r>
              <w:rPr>
                <w:noProof/>
                <w:webHidden/>
              </w:rPr>
            </w:r>
            <w:r>
              <w:rPr>
                <w:noProof/>
                <w:webHidden/>
              </w:rPr>
              <w:fldChar w:fldCharType="separate"/>
            </w:r>
            <w:r>
              <w:rPr>
                <w:noProof/>
                <w:webHidden/>
              </w:rPr>
              <w:t>149</w:t>
            </w:r>
            <w:r>
              <w:rPr>
                <w:noProof/>
                <w:webHidden/>
              </w:rPr>
              <w:fldChar w:fldCharType="end"/>
            </w:r>
          </w:hyperlink>
        </w:p>
        <w:p w:rsidR="00184230" w:rsidRDefault="00184230">
          <w:pPr>
            <w:pStyle w:val="TOC3"/>
            <w:rPr>
              <w:rFonts w:eastAsiaTheme="minorEastAsia"/>
              <w:noProof/>
            </w:rPr>
          </w:pPr>
          <w:hyperlink w:anchor="_Toc477150973" w:history="1">
            <w:r w:rsidRPr="003B5A0F">
              <w:rPr>
                <w:rStyle w:val="Hyperlink"/>
                <w:noProof/>
              </w:rPr>
              <w:t>VolKeys.off</w:t>
            </w:r>
            <w:r>
              <w:rPr>
                <w:noProof/>
                <w:webHidden/>
              </w:rPr>
              <w:tab/>
            </w:r>
            <w:r>
              <w:rPr>
                <w:noProof/>
                <w:webHidden/>
              </w:rPr>
              <w:fldChar w:fldCharType="begin"/>
            </w:r>
            <w:r>
              <w:rPr>
                <w:noProof/>
                <w:webHidden/>
              </w:rPr>
              <w:instrText xml:space="preserve"> PAGEREF _Toc477150973 \h </w:instrText>
            </w:r>
            <w:r>
              <w:rPr>
                <w:noProof/>
                <w:webHidden/>
              </w:rPr>
            </w:r>
            <w:r>
              <w:rPr>
                <w:noProof/>
                <w:webHidden/>
              </w:rPr>
              <w:fldChar w:fldCharType="separate"/>
            </w:r>
            <w:r>
              <w:rPr>
                <w:noProof/>
                <w:webHidden/>
              </w:rPr>
              <w:t>149</w:t>
            </w:r>
            <w:r>
              <w:rPr>
                <w:noProof/>
                <w:webHidden/>
              </w:rPr>
              <w:fldChar w:fldCharType="end"/>
            </w:r>
          </w:hyperlink>
        </w:p>
        <w:p w:rsidR="00184230" w:rsidRDefault="00184230">
          <w:pPr>
            <w:pStyle w:val="TOC3"/>
            <w:rPr>
              <w:rFonts w:eastAsiaTheme="minorEastAsia"/>
              <w:noProof/>
            </w:rPr>
          </w:pPr>
          <w:hyperlink w:anchor="_Toc477150974" w:history="1">
            <w:r w:rsidRPr="003B5A0F">
              <w:rPr>
                <w:rStyle w:val="Hyperlink"/>
                <w:noProof/>
              </w:rPr>
              <w:t>VolKeys.on</w:t>
            </w:r>
            <w:r>
              <w:rPr>
                <w:noProof/>
                <w:webHidden/>
              </w:rPr>
              <w:tab/>
            </w:r>
            <w:r>
              <w:rPr>
                <w:noProof/>
                <w:webHidden/>
              </w:rPr>
              <w:fldChar w:fldCharType="begin"/>
            </w:r>
            <w:r>
              <w:rPr>
                <w:noProof/>
                <w:webHidden/>
              </w:rPr>
              <w:instrText xml:space="preserve"> PAGEREF _Toc477150974 \h </w:instrText>
            </w:r>
            <w:r>
              <w:rPr>
                <w:noProof/>
                <w:webHidden/>
              </w:rPr>
            </w:r>
            <w:r>
              <w:rPr>
                <w:noProof/>
                <w:webHidden/>
              </w:rPr>
              <w:fldChar w:fldCharType="separate"/>
            </w:r>
            <w:r>
              <w:rPr>
                <w:noProof/>
                <w:webHidden/>
              </w:rPr>
              <w:t>149</w:t>
            </w:r>
            <w:r>
              <w:rPr>
                <w:noProof/>
                <w:webHidden/>
              </w:rPr>
              <w:fldChar w:fldCharType="end"/>
            </w:r>
          </w:hyperlink>
        </w:p>
        <w:p w:rsidR="00184230" w:rsidRDefault="00184230">
          <w:pPr>
            <w:pStyle w:val="TOC1"/>
            <w:tabs>
              <w:tab w:val="right" w:leader="dot" w:pos="9350"/>
            </w:tabs>
            <w:rPr>
              <w:rFonts w:eastAsiaTheme="minorEastAsia"/>
              <w:noProof/>
            </w:rPr>
          </w:pPr>
          <w:hyperlink w:anchor="_Toc477150975" w:history="1">
            <w:r w:rsidRPr="003B5A0F">
              <w:rPr>
                <w:rStyle w:val="Hyperlink"/>
                <w:noProof/>
              </w:rPr>
              <w:t>SQLITE</w:t>
            </w:r>
            <w:r>
              <w:rPr>
                <w:noProof/>
                <w:webHidden/>
              </w:rPr>
              <w:tab/>
            </w:r>
            <w:r>
              <w:rPr>
                <w:noProof/>
                <w:webHidden/>
              </w:rPr>
              <w:fldChar w:fldCharType="begin"/>
            </w:r>
            <w:r>
              <w:rPr>
                <w:noProof/>
                <w:webHidden/>
              </w:rPr>
              <w:instrText xml:space="preserve"> PAGEREF _Toc477150975 \h </w:instrText>
            </w:r>
            <w:r>
              <w:rPr>
                <w:noProof/>
                <w:webHidden/>
              </w:rPr>
            </w:r>
            <w:r>
              <w:rPr>
                <w:noProof/>
                <w:webHidden/>
              </w:rPr>
              <w:fldChar w:fldCharType="separate"/>
            </w:r>
            <w:r>
              <w:rPr>
                <w:noProof/>
                <w:webHidden/>
              </w:rPr>
              <w:t>149</w:t>
            </w:r>
            <w:r>
              <w:rPr>
                <w:noProof/>
                <w:webHidden/>
              </w:rPr>
              <w:fldChar w:fldCharType="end"/>
            </w:r>
          </w:hyperlink>
        </w:p>
        <w:p w:rsidR="00184230" w:rsidRDefault="00184230">
          <w:pPr>
            <w:pStyle w:val="TOC2"/>
            <w:rPr>
              <w:rFonts w:eastAsiaTheme="minorEastAsia"/>
              <w:noProof/>
            </w:rPr>
          </w:pPr>
          <w:hyperlink w:anchor="_Toc477150976" w:history="1">
            <w:r w:rsidRPr="003B5A0F">
              <w:rPr>
                <w:rStyle w:val="Hyperlink"/>
                <w:noProof/>
              </w:rPr>
              <w:t>Overview</w:t>
            </w:r>
            <w:r>
              <w:rPr>
                <w:noProof/>
                <w:webHidden/>
              </w:rPr>
              <w:tab/>
            </w:r>
            <w:r>
              <w:rPr>
                <w:noProof/>
                <w:webHidden/>
              </w:rPr>
              <w:fldChar w:fldCharType="begin"/>
            </w:r>
            <w:r>
              <w:rPr>
                <w:noProof/>
                <w:webHidden/>
              </w:rPr>
              <w:instrText xml:space="preserve"> PAGEREF _Toc477150976 \h </w:instrText>
            </w:r>
            <w:r>
              <w:rPr>
                <w:noProof/>
                <w:webHidden/>
              </w:rPr>
            </w:r>
            <w:r>
              <w:rPr>
                <w:noProof/>
                <w:webHidden/>
              </w:rPr>
              <w:fldChar w:fldCharType="separate"/>
            </w:r>
            <w:r>
              <w:rPr>
                <w:noProof/>
                <w:webHidden/>
              </w:rPr>
              <w:t>149</w:t>
            </w:r>
            <w:r>
              <w:rPr>
                <w:noProof/>
                <w:webHidden/>
              </w:rPr>
              <w:fldChar w:fldCharType="end"/>
            </w:r>
          </w:hyperlink>
        </w:p>
        <w:p w:rsidR="00184230" w:rsidRDefault="00184230">
          <w:pPr>
            <w:pStyle w:val="TOC2"/>
            <w:rPr>
              <w:rFonts w:eastAsiaTheme="minorEastAsia"/>
              <w:noProof/>
            </w:rPr>
          </w:pPr>
          <w:hyperlink w:anchor="_Toc477150977" w:history="1">
            <w:r w:rsidRPr="003B5A0F">
              <w:rPr>
                <w:rStyle w:val="Hyperlink"/>
                <w:noProof/>
              </w:rPr>
              <w:t>SQLITE Commands</w:t>
            </w:r>
            <w:r>
              <w:rPr>
                <w:noProof/>
                <w:webHidden/>
              </w:rPr>
              <w:tab/>
            </w:r>
            <w:r>
              <w:rPr>
                <w:noProof/>
                <w:webHidden/>
              </w:rPr>
              <w:fldChar w:fldCharType="begin"/>
            </w:r>
            <w:r>
              <w:rPr>
                <w:noProof/>
                <w:webHidden/>
              </w:rPr>
              <w:instrText xml:space="preserve"> PAGEREF _Toc477150977 \h </w:instrText>
            </w:r>
            <w:r>
              <w:rPr>
                <w:noProof/>
                <w:webHidden/>
              </w:rPr>
            </w:r>
            <w:r>
              <w:rPr>
                <w:noProof/>
                <w:webHidden/>
              </w:rPr>
              <w:fldChar w:fldCharType="separate"/>
            </w:r>
            <w:r>
              <w:rPr>
                <w:noProof/>
                <w:webHidden/>
              </w:rPr>
              <w:t>150</w:t>
            </w:r>
            <w:r>
              <w:rPr>
                <w:noProof/>
                <w:webHidden/>
              </w:rPr>
              <w:fldChar w:fldCharType="end"/>
            </w:r>
          </w:hyperlink>
        </w:p>
        <w:p w:rsidR="00184230" w:rsidRDefault="00184230">
          <w:pPr>
            <w:pStyle w:val="TOC3"/>
            <w:rPr>
              <w:rFonts w:eastAsiaTheme="minorEastAsia"/>
              <w:noProof/>
            </w:rPr>
          </w:pPr>
          <w:hyperlink w:anchor="_Toc477150978" w:history="1">
            <w:r w:rsidRPr="003B5A0F">
              <w:rPr>
                <w:rStyle w:val="Hyperlink"/>
                <w:noProof/>
              </w:rPr>
              <w:t>Sql.open &lt;DB_pointer_nvar&gt;, &lt;DB_name_sexp&gt;</w:t>
            </w:r>
            <w:r>
              <w:rPr>
                <w:noProof/>
                <w:webHidden/>
              </w:rPr>
              <w:tab/>
            </w:r>
            <w:r>
              <w:rPr>
                <w:noProof/>
                <w:webHidden/>
              </w:rPr>
              <w:fldChar w:fldCharType="begin"/>
            </w:r>
            <w:r>
              <w:rPr>
                <w:noProof/>
                <w:webHidden/>
              </w:rPr>
              <w:instrText xml:space="preserve"> PAGEREF _Toc477150978 \h </w:instrText>
            </w:r>
            <w:r>
              <w:rPr>
                <w:noProof/>
                <w:webHidden/>
              </w:rPr>
            </w:r>
            <w:r>
              <w:rPr>
                <w:noProof/>
                <w:webHidden/>
              </w:rPr>
              <w:fldChar w:fldCharType="separate"/>
            </w:r>
            <w:r>
              <w:rPr>
                <w:noProof/>
                <w:webHidden/>
              </w:rPr>
              <w:t>150</w:t>
            </w:r>
            <w:r>
              <w:rPr>
                <w:noProof/>
                <w:webHidden/>
              </w:rPr>
              <w:fldChar w:fldCharType="end"/>
            </w:r>
          </w:hyperlink>
        </w:p>
        <w:p w:rsidR="00184230" w:rsidRDefault="00184230">
          <w:pPr>
            <w:pStyle w:val="TOC3"/>
            <w:rPr>
              <w:rFonts w:eastAsiaTheme="minorEastAsia"/>
              <w:noProof/>
            </w:rPr>
          </w:pPr>
          <w:hyperlink w:anchor="_Toc477150979" w:history="1">
            <w:r w:rsidRPr="003B5A0F">
              <w:rPr>
                <w:rStyle w:val="Hyperlink"/>
                <w:noProof/>
              </w:rPr>
              <w:t>Sql.close &lt;DB_pointer_nvar&gt;</w:t>
            </w:r>
            <w:r>
              <w:rPr>
                <w:noProof/>
                <w:webHidden/>
              </w:rPr>
              <w:tab/>
            </w:r>
            <w:r>
              <w:rPr>
                <w:noProof/>
                <w:webHidden/>
              </w:rPr>
              <w:fldChar w:fldCharType="begin"/>
            </w:r>
            <w:r>
              <w:rPr>
                <w:noProof/>
                <w:webHidden/>
              </w:rPr>
              <w:instrText xml:space="preserve"> PAGEREF _Toc477150979 \h </w:instrText>
            </w:r>
            <w:r>
              <w:rPr>
                <w:noProof/>
                <w:webHidden/>
              </w:rPr>
            </w:r>
            <w:r>
              <w:rPr>
                <w:noProof/>
                <w:webHidden/>
              </w:rPr>
              <w:fldChar w:fldCharType="separate"/>
            </w:r>
            <w:r>
              <w:rPr>
                <w:noProof/>
                <w:webHidden/>
              </w:rPr>
              <w:t>150</w:t>
            </w:r>
            <w:r>
              <w:rPr>
                <w:noProof/>
                <w:webHidden/>
              </w:rPr>
              <w:fldChar w:fldCharType="end"/>
            </w:r>
          </w:hyperlink>
        </w:p>
        <w:p w:rsidR="00184230" w:rsidRDefault="00184230">
          <w:pPr>
            <w:pStyle w:val="TOC3"/>
            <w:rPr>
              <w:rFonts w:eastAsiaTheme="minorEastAsia"/>
              <w:noProof/>
            </w:rPr>
          </w:pPr>
          <w:hyperlink w:anchor="_Toc477150980" w:history="1">
            <w:r w:rsidRPr="003B5A0F">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_Toc477150980 \h </w:instrText>
            </w:r>
            <w:r>
              <w:rPr>
                <w:noProof/>
                <w:webHidden/>
              </w:rPr>
            </w:r>
            <w:r>
              <w:rPr>
                <w:noProof/>
                <w:webHidden/>
              </w:rPr>
              <w:fldChar w:fldCharType="separate"/>
            </w:r>
            <w:r>
              <w:rPr>
                <w:noProof/>
                <w:webHidden/>
              </w:rPr>
              <w:t>150</w:t>
            </w:r>
            <w:r>
              <w:rPr>
                <w:noProof/>
                <w:webHidden/>
              </w:rPr>
              <w:fldChar w:fldCharType="end"/>
            </w:r>
          </w:hyperlink>
        </w:p>
        <w:p w:rsidR="00184230" w:rsidRDefault="00184230">
          <w:pPr>
            <w:pStyle w:val="TOC3"/>
            <w:rPr>
              <w:rFonts w:eastAsiaTheme="minorEastAsia"/>
              <w:noProof/>
            </w:rPr>
          </w:pPr>
          <w:hyperlink w:anchor="_Toc477150981" w:history="1">
            <w:r w:rsidRPr="003B5A0F">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_Toc477150981 \h </w:instrText>
            </w:r>
            <w:r>
              <w:rPr>
                <w:noProof/>
                <w:webHidden/>
              </w:rPr>
            </w:r>
            <w:r>
              <w:rPr>
                <w:noProof/>
                <w:webHidden/>
              </w:rPr>
              <w:fldChar w:fldCharType="separate"/>
            </w:r>
            <w:r>
              <w:rPr>
                <w:noProof/>
                <w:webHidden/>
              </w:rPr>
              <w:t>150</w:t>
            </w:r>
            <w:r>
              <w:rPr>
                <w:noProof/>
                <w:webHidden/>
              </w:rPr>
              <w:fldChar w:fldCharType="end"/>
            </w:r>
          </w:hyperlink>
        </w:p>
        <w:p w:rsidR="00184230" w:rsidRDefault="00184230">
          <w:pPr>
            <w:pStyle w:val="TOC3"/>
            <w:rPr>
              <w:rFonts w:eastAsiaTheme="minorEastAsia"/>
              <w:noProof/>
            </w:rPr>
          </w:pPr>
          <w:hyperlink w:anchor="_Toc477150982" w:history="1">
            <w:r w:rsidRPr="003B5A0F">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_Toc477150982 \h </w:instrText>
            </w:r>
            <w:r>
              <w:rPr>
                <w:noProof/>
                <w:webHidden/>
              </w:rPr>
            </w:r>
            <w:r>
              <w:rPr>
                <w:noProof/>
                <w:webHidden/>
              </w:rPr>
              <w:fldChar w:fldCharType="separate"/>
            </w:r>
            <w:r>
              <w:rPr>
                <w:noProof/>
                <w:webHidden/>
              </w:rPr>
              <w:t>150</w:t>
            </w:r>
            <w:r>
              <w:rPr>
                <w:noProof/>
                <w:webHidden/>
              </w:rPr>
              <w:fldChar w:fldCharType="end"/>
            </w:r>
          </w:hyperlink>
        </w:p>
        <w:p w:rsidR="00184230" w:rsidRDefault="00184230">
          <w:pPr>
            <w:pStyle w:val="TOC3"/>
            <w:rPr>
              <w:rFonts w:eastAsiaTheme="minorEastAsia"/>
              <w:noProof/>
            </w:rPr>
          </w:pPr>
          <w:hyperlink w:anchor="_Toc477150983" w:history="1">
            <w:r w:rsidRPr="003B5A0F">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_Toc477150983 \h </w:instrText>
            </w:r>
            <w:r>
              <w:rPr>
                <w:noProof/>
                <w:webHidden/>
              </w:rPr>
            </w:r>
            <w:r>
              <w:rPr>
                <w:noProof/>
                <w:webHidden/>
              </w:rPr>
              <w:fldChar w:fldCharType="separate"/>
            </w:r>
            <w:r>
              <w:rPr>
                <w:noProof/>
                <w:webHidden/>
              </w:rPr>
              <w:t>151</w:t>
            </w:r>
            <w:r>
              <w:rPr>
                <w:noProof/>
                <w:webHidden/>
              </w:rPr>
              <w:fldChar w:fldCharType="end"/>
            </w:r>
          </w:hyperlink>
        </w:p>
        <w:p w:rsidR="00184230" w:rsidRDefault="00184230">
          <w:pPr>
            <w:pStyle w:val="TOC3"/>
            <w:rPr>
              <w:rFonts w:eastAsiaTheme="minorEastAsia"/>
              <w:noProof/>
            </w:rPr>
          </w:pPr>
          <w:hyperlink w:anchor="_Toc477150984" w:history="1">
            <w:r w:rsidRPr="003B5A0F">
              <w:rPr>
                <w:rStyle w:val="Hyperlink"/>
                <w:noProof/>
              </w:rPr>
              <w:t>Sql.query.length &lt;length_nvar&gt;, &lt;cursor_nvar&gt;</w:t>
            </w:r>
            <w:r>
              <w:rPr>
                <w:noProof/>
                <w:webHidden/>
              </w:rPr>
              <w:tab/>
            </w:r>
            <w:r>
              <w:rPr>
                <w:noProof/>
                <w:webHidden/>
              </w:rPr>
              <w:fldChar w:fldCharType="begin"/>
            </w:r>
            <w:r>
              <w:rPr>
                <w:noProof/>
                <w:webHidden/>
              </w:rPr>
              <w:instrText xml:space="preserve"> PAGEREF _Toc477150984 \h </w:instrText>
            </w:r>
            <w:r>
              <w:rPr>
                <w:noProof/>
                <w:webHidden/>
              </w:rPr>
            </w:r>
            <w:r>
              <w:rPr>
                <w:noProof/>
                <w:webHidden/>
              </w:rPr>
              <w:fldChar w:fldCharType="separate"/>
            </w:r>
            <w:r>
              <w:rPr>
                <w:noProof/>
                <w:webHidden/>
              </w:rPr>
              <w:t>151</w:t>
            </w:r>
            <w:r>
              <w:rPr>
                <w:noProof/>
                <w:webHidden/>
              </w:rPr>
              <w:fldChar w:fldCharType="end"/>
            </w:r>
          </w:hyperlink>
        </w:p>
        <w:p w:rsidR="00184230" w:rsidRDefault="00184230">
          <w:pPr>
            <w:pStyle w:val="TOC3"/>
            <w:rPr>
              <w:rFonts w:eastAsiaTheme="minorEastAsia"/>
              <w:noProof/>
            </w:rPr>
          </w:pPr>
          <w:hyperlink w:anchor="_Toc477150985" w:history="1">
            <w:r w:rsidRPr="003B5A0F">
              <w:rPr>
                <w:rStyle w:val="Hyperlink"/>
                <w:noProof/>
              </w:rPr>
              <w:t>Sql.query.position &lt;position_nvar&gt;, &lt;cursor_nvar&gt;</w:t>
            </w:r>
            <w:r>
              <w:rPr>
                <w:noProof/>
                <w:webHidden/>
              </w:rPr>
              <w:tab/>
            </w:r>
            <w:r>
              <w:rPr>
                <w:noProof/>
                <w:webHidden/>
              </w:rPr>
              <w:fldChar w:fldCharType="begin"/>
            </w:r>
            <w:r>
              <w:rPr>
                <w:noProof/>
                <w:webHidden/>
              </w:rPr>
              <w:instrText xml:space="preserve"> PAGEREF _Toc477150985 \h </w:instrText>
            </w:r>
            <w:r>
              <w:rPr>
                <w:noProof/>
                <w:webHidden/>
              </w:rPr>
            </w:r>
            <w:r>
              <w:rPr>
                <w:noProof/>
                <w:webHidden/>
              </w:rPr>
              <w:fldChar w:fldCharType="separate"/>
            </w:r>
            <w:r>
              <w:rPr>
                <w:noProof/>
                <w:webHidden/>
              </w:rPr>
              <w:t>151</w:t>
            </w:r>
            <w:r>
              <w:rPr>
                <w:noProof/>
                <w:webHidden/>
              </w:rPr>
              <w:fldChar w:fldCharType="end"/>
            </w:r>
          </w:hyperlink>
        </w:p>
        <w:p w:rsidR="00184230" w:rsidRDefault="00184230">
          <w:pPr>
            <w:pStyle w:val="TOC3"/>
            <w:rPr>
              <w:rFonts w:eastAsiaTheme="minorEastAsia"/>
              <w:noProof/>
            </w:rPr>
          </w:pPr>
          <w:hyperlink w:anchor="_Toc477150986" w:history="1">
            <w:r w:rsidRPr="003B5A0F">
              <w:rPr>
                <w:rStyle w:val="Hyperlink"/>
                <w:noProof/>
              </w:rPr>
              <w:t>Sql.next &lt;done_lvar&gt;, &lt;cursor_nvar&gt;{, &lt;cv_svars&gt;}</w:t>
            </w:r>
            <w:r>
              <w:rPr>
                <w:noProof/>
                <w:webHidden/>
              </w:rPr>
              <w:tab/>
            </w:r>
            <w:r>
              <w:rPr>
                <w:noProof/>
                <w:webHidden/>
              </w:rPr>
              <w:fldChar w:fldCharType="begin"/>
            </w:r>
            <w:r>
              <w:rPr>
                <w:noProof/>
                <w:webHidden/>
              </w:rPr>
              <w:instrText xml:space="preserve"> PAGEREF _Toc477150986 \h </w:instrText>
            </w:r>
            <w:r>
              <w:rPr>
                <w:noProof/>
                <w:webHidden/>
              </w:rPr>
            </w:r>
            <w:r>
              <w:rPr>
                <w:noProof/>
                <w:webHidden/>
              </w:rPr>
              <w:fldChar w:fldCharType="separate"/>
            </w:r>
            <w:r>
              <w:rPr>
                <w:noProof/>
                <w:webHidden/>
              </w:rPr>
              <w:t>152</w:t>
            </w:r>
            <w:r>
              <w:rPr>
                <w:noProof/>
                <w:webHidden/>
              </w:rPr>
              <w:fldChar w:fldCharType="end"/>
            </w:r>
          </w:hyperlink>
        </w:p>
        <w:p w:rsidR="00184230" w:rsidRDefault="00184230">
          <w:pPr>
            <w:pStyle w:val="TOC3"/>
            <w:rPr>
              <w:rFonts w:eastAsiaTheme="minorEastAsia"/>
              <w:noProof/>
            </w:rPr>
          </w:pPr>
          <w:hyperlink w:anchor="_Toc477150987" w:history="1">
            <w:r w:rsidRPr="003B5A0F">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_Toc477150987 \h </w:instrText>
            </w:r>
            <w:r>
              <w:rPr>
                <w:noProof/>
                <w:webHidden/>
              </w:rPr>
            </w:r>
            <w:r>
              <w:rPr>
                <w:noProof/>
                <w:webHidden/>
              </w:rPr>
              <w:fldChar w:fldCharType="separate"/>
            </w:r>
            <w:r>
              <w:rPr>
                <w:noProof/>
                <w:webHidden/>
              </w:rPr>
              <w:t>152</w:t>
            </w:r>
            <w:r>
              <w:rPr>
                <w:noProof/>
                <w:webHidden/>
              </w:rPr>
              <w:fldChar w:fldCharType="end"/>
            </w:r>
          </w:hyperlink>
        </w:p>
        <w:p w:rsidR="00184230" w:rsidRDefault="00184230">
          <w:pPr>
            <w:pStyle w:val="TOC3"/>
            <w:rPr>
              <w:rFonts w:eastAsiaTheme="minorEastAsia"/>
              <w:noProof/>
            </w:rPr>
          </w:pPr>
          <w:hyperlink w:anchor="_Toc477150988" w:history="1">
            <w:r w:rsidRPr="003B5A0F">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_Toc477150988 \h </w:instrText>
            </w:r>
            <w:r>
              <w:rPr>
                <w:noProof/>
                <w:webHidden/>
              </w:rPr>
            </w:r>
            <w:r>
              <w:rPr>
                <w:noProof/>
                <w:webHidden/>
              </w:rPr>
              <w:fldChar w:fldCharType="separate"/>
            </w:r>
            <w:r>
              <w:rPr>
                <w:noProof/>
                <w:webHidden/>
              </w:rPr>
              <w:t>153</w:t>
            </w:r>
            <w:r>
              <w:rPr>
                <w:noProof/>
                <w:webHidden/>
              </w:rPr>
              <w:fldChar w:fldCharType="end"/>
            </w:r>
          </w:hyperlink>
        </w:p>
        <w:p w:rsidR="00184230" w:rsidRDefault="00184230">
          <w:pPr>
            <w:pStyle w:val="TOC3"/>
            <w:rPr>
              <w:rFonts w:eastAsiaTheme="minorEastAsia"/>
              <w:noProof/>
            </w:rPr>
          </w:pPr>
          <w:hyperlink w:anchor="_Toc477150989" w:history="1">
            <w:r w:rsidRPr="003B5A0F">
              <w:rPr>
                <w:rStyle w:val="Hyperlink"/>
                <w:noProof/>
              </w:rPr>
              <w:t>Sql.exec &lt;DB_pointer_nvar&gt;, &lt;command_sexp&gt;</w:t>
            </w:r>
            <w:r>
              <w:rPr>
                <w:noProof/>
                <w:webHidden/>
              </w:rPr>
              <w:tab/>
            </w:r>
            <w:r>
              <w:rPr>
                <w:noProof/>
                <w:webHidden/>
              </w:rPr>
              <w:fldChar w:fldCharType="begin"/>
            </w:r>
            <w:r>
              <w:rPr>
                <w:noProof/>
                <w:webHidden/>
              </w:rPr>
              <w:instrText xml:space="preserve"> PAGEREF _Toc477150989 \h </w:instrText>
            </w:r>
            <w:r>
              <w:rPr>
                <w:noProof/>
                <w:webHidden/>
              </w:rPr>
            </w:r>
            <w:r>
              <w:rPr>
                <w:noProof/>
                <w:webHidden/>
              </w:rPr>
              <w:fldChar w:fldCharType="separate"/>
            </w:r>
            <w:r>
              <w:rPr>
                <w:noProof/>
                <w:webHidden/>
              </w:rPr>
              <w:t>153</w:t>
            </w:r>
            <w:r>
              <w:rPr>
                <w:noProof/>
                <w:webHidden/>
              </w:rPr>
              <w:fldChar w:fldCharType="end"/>
            </w:r>
          </w:hyperlink>
        </w:p>
        <w:p w:rsidR="00184230" w:rsidRDefault="00184230">
          <w:pPr>
            <w:pStyle w:val="TOC3"/>
            <w:rPr>
              <w:rFonts w:eastAsiaTheme="minorEastAsia"/>
              <w:noProof/>
            </w:rPr>
          </w:pPr>
          <w:hyperlink w:anchor="_Toc477150990" w:history="1">
            <w:r w:rsidRPr="003B5A0F">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_Toc477150990 \h </w:instrText>
            </w:r>
            <w:r>
              <w:rPr>
                <w:noProof/>
                <w:webHidden/>
              </w:rPr>
            </w:r>
            <w:r>
              <w:rPr>
                <w:noProof/>
                <w:webHidden/>
              </w:rPr>
              <w:fldChar w:fldCharType="separate"/>
            </w:r>
            <w:r>
              <w:rPr>
                <w:noProof/>
                <w:webHidden/>
              </w:rPr>
              <w:t>153</w:t>
            </w:r>
            <w:r>
              <w:rPr>
                <w:noProof/>
                <w:webHidden/>
              </w:rPr>
              <w:fldChar w:fldCharType="end"/>
            </w:r>
          </w:hyperlink>
        </w:p>
        <w:p w:rsidR="00184230" w:rsidRDefault="00184230">
          <w:pPr>
            <w:pStyle w:val="TOC1"/>
            <w:tabs>
              <w:tab w:val="right" w:leader="dot" w:pos="9350"/>
            </w:tabs>
            <w:rPr>
              <w:rFonts w:eastAsiaTheme="minorEastAsia"/>
              <w:noProof/>
            </w:rPr>
          </w:pPr>
          <w:hyperlink w:anchor="_Toc477150991" w:history="1">
            <w:r w:rsidRPr="003B5A0F">
              <w:rPr>
                <w:rStyle w:val="Hyperlink"/>
                <w:noProof/>
              </w:rPr>
              <w:t>Graphics</w:t>
            </w:r>
            <w:r>
              <w:rPr>
                <w:noProof/>
                <w:webHidden/>
              </w:rPr>
              <w:tab/>
            </w:r>
            <w:r>
              <w:rPr>
                <w:noProof/>
                <w:webHidden/>
              </w:rPr>
              <w:fldChar w:fldCharType="begin"/>
            </w:r>
            <w:r>
              <w:rPr>
                <w:noProof/>
                <w:webHidden/>
              </w:rPr>
              <w:instrText xml:space="preserve"> PAGEREF _Toc477150991 \h </w:instrText>
            </w:r>
            <w:r>
              <w:rPr>
                <w:noProof/>
                <w:webHidden/>
              </w:rPr>
            </w:r>
            <w:r>
              <w:rPr>
                <w:noProof/>
                <w:webHidden/>
              </w:rPr>
              <w:fldChar w:fldCharType="separate"/>
            </w:r>
            <w:r>
              <w:rPr>
                <w:noProof/>
                <w:webHidden/>
              </w:rPr>
              <w:t>153</w:t>
            </w:r>
            <w:r>
              <w:rPr>
                <w:noProof/>
                <w:webHidden/>
              </w:rPr>
              <w:fldChar w:fldCharType="end"/>
            </w:r>
          </w:hyperlink>
        </w:p>
        <w:p w:rsidR="00184230" w:rsidRDefault="00184230">
          <w:pPr>
            <w:pStyle w:val="TOC2"/>
            <w:rPr>
              <w:rFonts w:eastAsiaTheme="minorEastAsia"/>
              <w:noProof/>
            </w:rPr>
          </w:pPr>
          <w:hyperlink w:anchor="_Toc477150992" w:history="1">
            <w:r w:rsidRPr="003B5A0F">
              <w:rPr>
                <w:rStyle w:val="Hyperlink"/>
                <w:noProof/>
              </w:rPr>
              <w:t>Introduction</w:t>
            </w:r>
            <w:r>
              <w:rPr>
                <w:noProof/>
                <w:webHidden/>
              </w:rPr>
              <w:tab/>
            </w:r>
            <w:r>
              <w:rPr>
                <w:noProof/>
                <w:webHidden/>
              </w:rPr>
              <w:fldChar w:fldCharType="begin"/>
            </w:r>
            <w:r>
              <w:rPr>
                <w:noProof/>
                <w:webHidden/>
              </w:rPr>
              <w:instrText xml:space="preserve"> PAGEREF _Toc477150992 \h </w:instrText>
            </w:r>
            <w:r>
              <w:rPr>
                <w:noProof/>
                <w:webHidden/>
              </w:rPr>
            </w:r>
            <w:r>
              <w:rPr>
                <w:noProof/>
                <w:webHidden/>
              </w:rPr>
              <w:fldChar w:fldCharType="separate"/>
            </w:r>
            <w:r>
              <w:rPr>
                <w:noProof/>
                <w:webHidden/>
              </w:rPr>
              <w:t>153</w:t>
            </w:r>
            <w:r>
              <w:rPr>
                <w:noProof/>
                <w:webHidden/>
              </w:rPr>
              <w:fldChar w:fldCharType="end"/>
            </w:r>
          </w:hyperlink>
        </w:p>
        <w:p w:rsidR="00184230" w:rsidRDefault="00184230">
          <w:pPr>
            <w:pStyle w:val="TOC3"/>
            <w:rPr>
              <w:rFonts w:eastAsiaTheme="minorEastAsia"/>
              <w:noProof/>
            </w:rPr>
          </w:pPr>
          <w:hyperlink w:anchor="_Toc477150993" w:history="1">
            <w:r w:rsidRPr="003B5A0F">
              <w:rPr>
                <w:rStyle w:val="Hyperlink"/>
                <w:noProof/>
              </w:rPr>
              <w:t>The Graphics Screen and Graphics Mode</w:t>
            </w:r>
            <w:r>
              <w:rPr>
                <w:noProof/>
                <w:webHidden/>
              </w:rPr>
              <w:tab/>
            </w:r>
            <w:r>
              <w:rPr>
                <w:noProof/>
                <w:webHidden/>
              </w:rPr>
              <w:fldChar w:fldCharType="begin"/>
            </w:r>
            <w:r>
              <w:rPr>
                <w:noProof/>
                <w:webHidden/>
              </w:rPr>
              <w:instrText xml:space="preserve"> PAGEREF _Toc477150993 \h </w:instrText>
            </w:r>
            <w:r>
              <w:rPr>
                <w:noProof/>
                <w:webHidden/>
              </w:rPr>
            </w:r>
            <w:r>
              <w:rPr>
                <w:noProof/>
                <w:webHidden/>
              </w:rPr>
              <w:fldChar w:fldCharType="separate"/>
            </w:r>
            <w:r>
              <w:rPr>
                <w:noProof/>
                <w:webHidden/>
              </w:rPr>
              <w:t>153</w:t>
            </w:r>
            <w:r>
              <w:rPr>
                <w:noProof/>
                <w:webHidden/>
              </w:rPr>
              <w:fldChar w:fldCharType="end"/>
            </w:r>
          </w:hyperlink>
        </w:p>
        <w:p w:rsidR="00184230" w:rsidRDefault="00184230">
          <w:pPr>
            <w:pStyle w:val="TOC3"/>
            <w:rPr>
              <w:rFonts w:eastAsiaTheme="minorEastAsia"/>
              <w:noProof/>
            </w:rPr>
          </w:pPr>
          <w:hyperlink w:anchor="_Toc477150994" w:history="1">
            <w:r w:rsidRPr="003B5A0F">
              <w:rPr>
                <w:rStyle w:val="Hyperlink"/>
                <w:noProof/>
              </w:rPr>
              <w:t>Display Lists</w:t>
            </w:r>
            <w:r>
              <w:rPr>
                <w:noProof/>
                <w:webHidden/>
              </w:rPr>
              <w:tab/>
            </w:r>
            <w:r>
              <w:rPr>
                <w:noProof/>
                <w:webHidden/>
              </w:rPr>
              <w:fldChar w:fldCharType="begin"/>
            </w:r>
            <w:r>
              <w:rPr>
                <w:noProof/>
                <w:webHidden/>
              </w:rPr>
              <w:instrText xml:space="preserve"> PAGEREF _Toc477150994 \h </w:instrText>
            </w:r>
            <w:r>
              <w:rPr>
                <w:noProof/>
                <w:webHidden/>
              </w:rPr>
            </w:r>
            <w:r>
              <w:rPr>
                <w:noProof/>
                <w:webHidden/>
              </w:rPr>
              <w:fldChar w:fldCharType="separate"/>
            </w:r>
            <w:r>
              <w:rPr>
                <w:noProof/>
                <w:webHidden/>
              </w:rPr>
              <w:t>154</w:t>
            </w:r>
            <w:r>
              <w:rPr>
                <w:noProof/>
                <w:webHidden/>
              </w:rPr>
              <w:fldChar w:fldCharType="end"/>
            </w:r>
          </w:hyperlink>
        </w:p>
        <w:p w:rsidR="00184230" w:rsidRDefault="00184230">
          <w:pPr>
            <w:pStyle w:val="TOC3"/>
            <w:rPr>
              <w:rFonts w:eastAsiaTheme="minorEastAsia"/>
              <w:noProof/>
            </w:rPr>
          </w:pPr>
          <w:hyperlink w:anchor="_Toc477150995" w:history="1">
            <w:r w:rsidRPr="003B5A0F">
              <w:rPr>
                <w:rStyle w:val="Hyperlink"/>
                <w:noProof/>
              </w:rPr>
              <w:t>Drawing Coordinates</w:t>
            </w:r>
            <w:r>
              <w:rPr>
                <w:noProof/>
                <w:webHidden/>
              </w:rPr>
              <w:tab/>
            </w:r>
            <w:r>
              <w:rPr>
                <w:noProof/>
                <w:webHidden/>
              </w:rPr>
              <w:fldChar w:fldCharType="begin"/>
            </w:r>
            <w:r>
              <w:rPr>
                <w:noProof/>
                <w:webHidden/>
              </w:rPr>
              <w:instrText xml:space="preserve"> PAGEREF _Toc477150995 \h </w:instrText>
            </w:r>
            <w:r>
              <w:rPr>
                <w:noProof/>
                <w:webHidden/>
              </w:rPr>
            </w:r>
            <w:r>
              <w:rPr>
                <w:noProof/>
                <w:webHidden/>
              </w:rPr>
              <w:fldChar w:fldCharType="separate"/>
            </w:r>
            <w:r>
              <w:rPr>
                <w:noProof/>
                <w:webHidden/>
              </w:rPr>
              <w:t>154</w:t>
            </w:r>
            <w:r>
              <w:rPr>
                <w:noProof/>
                <w:webHidden/>
              </w:rPr>
              <w:fldChar w:fldCharType="end"/>
            </w:r>
          </w:hyperlink>
        </w:p>
        <w:p w:rsidR="00184230" w:rsidRDefault="00184230">
          <w:pPr>
            <w:pStyle w:val="TOC3"/>
            <w:rPr>
              <w:rFonts w:eastAsiaTheme="minorEastAsia"/>
              <w:noProof/>
            </w:rPr>
          </w:pPr>
          <w:hyperlink w:anchor="_Toc477150996" w:history="1">
            <w:r w:rsidRPr="003B5A0F">
              <w:rPr>
                <w:rStyle w:val="Hyperlink"/>
                <w:noProof/>
              </w:rPr>
              <w:t>Drawing into Bitmaps</w:t>
            </w:r>
            <w:r>
              <w:rPr>
                <w:noProof/>
                <w:webHidden/>
              </w:rPr>
              <w:tab/>
            </w:r>
            <w:r>
              <w:rPr>
                <w:noProof/>
                <w:webHidden/>
              </w:rPr>
              <w:fldChar w:fldCharType="begin"/>
            </w:r>
            <w:r>
              <w:rPr>
                <w:noProof/>
                <w:webHidden/>
              </w:rPr>
              <w:instrText xml:space="preserve"> PAGEREF _Toc477150996 \h </w:instrText>
            </w:r>
            <w:r>
              <w:rPr>
                <w:noProof/>
                <w:webHidden/>
              </w:rPr>
            </w:r>
            <w:r>
              <w:rPr>
                <w:noProof/>
                <w:webHidden/>
              </w:rPr>
              <w:fldChar w:fldCharType="separate"/>
            </w:r>
            <w:r>
              <w:rPr>
                <w:noProof/>
                <w:webHidden/>
              </w:rPr>
              <w:t>155</w:t>
            </w:r>
            <w:r>
              <w:rPr>
                <w:noProof/>
                <w:webHidden/>
              </w:rPr>
              <w:fldChar w:fldCharType="end"/>
            </w:r>
          </w:hyperlink>
        </w:p>
        <w:p w:rsidR="00184230" w:rsidRDefault="00184230">
          <w:pPr>
            <w:pStyle w:val="TOC3"/>
            <w:rPr>
              <w:rFonts w:eastAsiaTheme="minorEastAsia"/>
              <w:noProof/>
            </w:rPr>
          </w:pPr>
          <w:hyperlink w:anchor="_Toc477150997" w:history="1">
            <w:r w:rsidRPr="003B5A0F">
              <w:rPr>
                <w:rStyle w:val="Hyperlink"/>
                <w:noProof/>
              </w:rPr>
              <w:t>Colors</w:t>
            </w:r>
            <w:r>
              <w:rPr>
                <w:noProof/>
                <w:webHidden/>
              </w:rPr>
              <w:tab/>
            </w:r>
            <w:r>
              <w:rPr>
                <w:noProof/>
                <w:webHidden/>
              </w:rPr>
              <w:fldChar w:fldCharType="begin"/>
            </w:r>
            <w:r>
              <w:rPr>
                <w:noProof/>
                <w:webHidden/>
              </w:rPr>
              <w:instrText xml:space="preserve"> PAGEREF _Toc477150997 \h </w:instrText>
            </w:r>
            <w:r>
              <w:rPr>
                <w:noProof/>
                <w:webHidden/>
              </w:rPr>
            </w:r>
            <w:r>
              <w:rPr>
                <w:noProof/>
                <w:webHidden/>
              </w:rPr>
              <w:fldChar w:fldCharType="separate"/>
            </w:r>
            <w:r>
              <w:rPr>
                <w:noProof/>
                <w:webHidden/>
              </w:rPr>
              <w:t>155</w:t>
            </w:r>
            <w:r>
              <w:rPr>
                <w:noProof/>
                <w:webHidden/>
              </w:rPr>
              <w:fldChar w:fldCharType="end"/>
            </w:r>
          </w:hyperlink>
        </w:p>
        <w:p w:rsidR="00184230" w:rsidRDefault="00184230">
          <w:pPr>
            <w:pStyle w:val="TOC3"/>
            <w:rPr>
              <w:rFonts w:eastAsiaTheme="minorEastAsia"/>
              <w:noProof/>
            </w:rPr>
          </w:pPr>
          <w:hyperlink w:anchor="_Toc477150998" w:history="1">
            <w:r w:rsidRPr="003B5A0F">
              <w:rPr>
                <w:rStyle w:val="Hyperlink"/>
                <w:noProof/>
              </w:rPr>
              <w:t>Paints</w:t>
            </w:r>
            <w:r>
              <w:rPr>
                <w:noProof/>
                <w:webHidden/>
              </w:rPr>
              <w:tab/>
            </w:r>
            <w:r>
              <w:rPr>
                <w:noProof/>
                <w:webHidden/>
              </w:rPr>
              <w:fldChar w:fldCharType="begin"/>
            </w:r>
            <w:r>
              <w:rPr>
                <w:noProof/>
                <w:webHidden/>
              </w:rPr>
              <w:instrText xml:space="preserve"> PAGEREF _Toc477150998 \h </w:instrText>
            </w:r>
            <w:r>
              <w:rPr>
                <w:noProof/>
                <w:webHidden/>
              </w:rPr>
            </w:r>
            <w:r>
              <w:rPr>
                <w:noProof/>
                <w:webHidden/>
              </w:rPr>
              <w:fldChar w:fldCharType="separate"/>
            </w:r>
            <w:r>
              <w:rPr>
                <w:noProof/>
                <w:webHidden/>
              </w:rPr>
              <w:t>155</w:t>
            </w:r>
            <w:r>
              <w:rPr>
                <w:noProof/>
                <w:webHidden/>
              </w:rPr>
              <w:fldChar w:fldCharType="end"/>
            </w:r>
          </w:hyperlink>
        </w:p>
        <w:p w:rsidR="00184230" w:rsidRDefault="00184230">
          <w:pPr>
            <w:pStyle w:val="TOC3"/>
            <w:rPr>
              <w:rFonts w:eastAsiaTheme="minorEastAsia"/>
              <w:noProof/>
            </w:rPr>
          </w:pPr>
          <w:hyperlink w:anchor="_Toc477150999" w:history="1">
            <w:r w:rsidRPr="003B5A0F">
              <w:rPr>
                <w:rStyle w:val="Hyperlink"/>
                <w:noProof/>
              </w:rPr>
              <w:t>Style</w:t>
            </w:r>
            <w:r>
              <w:rPr>
                <w:noProof/>
                <w:webHidden/>
              </w:rPr>
              <w:tab/>
            </w:r>
            <w:r>
              <w:rPr>
                <w:noProof/>
                <w:webHidden/>
              </w:rPr>
              <w:fldChar w:fldCharType="begin"/>
            </w:r>
            <w:r>
              <w:rPr>
                <w:noProof/>
                <w:webHidden/>
              </w:rPr>
              <w:instrText xml:space="preserve"> PAGEREF _Toc477150999 \h </w:instrText>
            </w:r>
            <w:r>
              <w:rPr>
                <w:noProof/>
                <w:webHidden/>
              </w:rPr>
            </w:r>
            <w:r>
              <w:rPr>
                <w:noProof/>
                <w:webHidden/>
              </w:rPr>
              <w:fldChar w:fldCharType="separate"/>
            </w:r>
            <w:r>
              <w:rPr>
                <w:noProof/>
                <w:webHidden/>
              </w:rPr>
              <w:t>156</w:t>
            </w:r>
            <w:r>
              <w:rPr>
                <w:noProof/>
                <w:webHidden/>
              </w:rPr>
              <w:fldChar w:fldCharType="end"/>
            </w:r>
          </w:hyperlink>
        </w:p>
        <w:p w:rsidR="00184230" w:rsidRDefault="00184230">
          <w:pPr>
            <w:pStyle w:val="TOC3"/>
            <w:rPr>
              <w:rFonts w:eastAsiaTheme="minorEastAsia"/>
              <w:noProof/>
            </w:rPr>
          </w:pPr>
          <w:hyperlink w:anchor="_Toc477151000" w:history="1">
            <w:r w:rsidRPr="003B5A0F">
              <w:rPr>
                <w:rStyle w:val="Hyperlink"/>
                <w:noProof/>
              </w:rPr>
              <w:t>Hardware-accelerated Graphics</w:t>
            </w:r>
            <w:r>
              <w:rPr>
                <w:noProof/>
                <w:webHidden/>
              </w:rPr>
              <w:tab/>
            </w:r>
            <w:r>
              <w:rPr>
                <w:noProof/>
                <w:webHidden/>
              </w:rPr>
              <w:fldChar w:fldCharType="begin"/>
            </w:r>
            <w:r>
              <w:rPr>
                <w:noProof/>
                <w:webHidden/>
              </w:rPr>
              <w:instrText xml:space="preserve"> PAGEREF _Toc477151000 \h </w:instrText>
            </w:r>
            <w:r>
              <w:rPr>
                <w:noProof/>
                <w:webHidden/>
              </w:rPr>
            </w:r>
            <w:r>
              <w:rPr>
                <w:noProof/>
                <w:webHidden/>
              </w:rPr>
              <w:fldChar w:fldCharType="separate"/>
            </w:r>
            <w:r>
              <w:rPr>
                <w:noProof/>
                <w:webHidden/>
              </w:rPr>
              <w:t>157</w:t>
            </w:r>
            <w:r>
              <w:rPr>
                <w:noProof/>
                <w:webHidden/>
              </w:rPr>
              <w:fldChar w:fldCharType="end"/>
            </w:r>
          </w:hyperlink>
        </w:p>
        <w:p w:rsidR="00184230" w:rsidRDefault="00184230">
          <w:pPr>
            <w:pStyle w:val="TOC2"/>
            <w:rPr>
              <w:rFonts w:eastAsiaTheme="minorEastAsia"/>
              <w:noProof/>
            </w:rPr>
          </w:pPr>
          <w:hyperlink w:anchor="_Toc477151001" w:history="1">
            <w:r w:rsidRPr="003B5A0F">
              <w:rPr>
                <w:rStyle w:val="Hyperlink"/>
                <w:noProof/>
              </w:rPr>
              <w:t>Graphics Setup Commands</w:t>
            </w:r>
            <w:r>
              <w:rPr>
                <w:noProof/>
                <w:webHidden/>
              </w:rPr>
              <w:tab/>
            </w:r>
            <w:r>
              <w:rPr>
                <w:noProof/>
                <w:webHidden/>
              </w:rPr>
              <w:fldChar w:fldCharType="begin"/>
            </w:r>
            <w:r>
              <w:rPr>
                <w:noProof/>
                <w:webHidden/>
              </w:rPr>
              <w:instrText xml:space="preserve"> PAGEREF _Toc477151001 \h </w:instrText>
            </w:r>
            <w:r>
              <w:rPr>
                <w:noProof/>
                <w:webHidden/>
              </w:rPr>
            </w:r>
            <w:r>
              <w:rPr>
                <w:noProof/>
                <w:webHidden/>
              </w:rPr>
              <w:fldChar w:fldCharType="separate"/>
            </w:r>
            <w:r>
              <w:rPr>
                <w:noProof/>
                <w:webHidden/>
              </w:rPr>
              <w:t>158</w:t>
            </w:r>
            <w:r>
              <w:rPr>
                <w:noProof/>
                <w:webHidden/>
              </w:rPr>
              <w:fldChar w:fldCharType="end"/>
            </w:r>
          </w:hyperlink>
        </w:p>
        <w:p w:rsidR="00184230" w:rsidRDefault="00184230">
          <w:pPr>
            <w:pStyle w:val="TOC3"/>
            <w:rPr>
              <w:rFonts w:eastAsiaTheme="minorEastAsia"/>
              <w:noProof/>
            </w:rPr>
          </w:pPr>
          <w:hyperlink w:anchor="_Toc477151002" w:history="1">
            <w:r w:rsidRPr="003B5A0F">
              <w:rPr>
                <w:rStyle w:val="Hyperlink"/>
                <w:noProof/>
              </w:rPr>
              <w:t>Gr.open {{alpha}{, red}{, green}{, blue}{, &lt;ShowStatusBar_lexp&gt;}{, &lt;Orientation_nexp&gt;}}</w:t>
            </w:r>
            <w:r>
              <w:rPr>
                <w:noProof/>
                <w:webHidden/>
              </w:rPr>
              <w:tab/>
            </w:r>
            <w:r>
              <w:rPr>
                <w:noProof/>
                <w:webHidden/>
              </w:rPr>
              <w:fldChar w:fldCharType="begin"/>
            </w:r>
            <w:r>
              <w:rPr>
                <w:noProof/>
                <w:webHidden/>
              </w:rPr>
              <w:instrText xml:space="preserve"> PAGEREF _Toc477151002 \h </w:instrText>
            </w:r>
            <w:r>
              <w:rPr>
                <w:noProof/>
                <w:webHidden/>
              </w:rPr>
            </w:r>
            <w:r>
              <w:rPr>
                <w:noProof/>
                <w:webHidden/>
              </w:rPr>
              <w:fldChar w:fldCharType="separate"/>
            </w:r>
            <w:r>
              <w:rPr>
                <w:noProof/>
                <w:webHidden/>
              </w:rPr>
              <w:t>158</w:t>
            </w:r>
            <w:r>
              <w:rPr>
                <w:noProof/>
                <w:webHidden/>
              </w:rPr>
              <w:fldChar w:fldCharType="end"/>
            </w:r>
          </w:hyperlink>
        </w:p>
        <w:p w:rsidR="00184230" w:rsidRDefault="00184230">
          <w:pPr>
            <w:pStyle w:val="TOC3"/>
            <w:rPr>
              <w:rFonts w:eastAsiaTheme="minorEastAsia"/>
              <w:noProof/>
            </w:rPr>
          </w:pPr>
          <w:hyperlink w:anchor="_Toc477151003" w:history="1">
            <w:r w:rsidRPr="003B5A0F">
              <w:rPr>
                <w:rStyle w:val="Hyperlink"/>
                <w:noProof/>
              </w:rPr>
              <w:t>Gr.color {{alpha}{, red}{, green}{, blue}{, style}{, paint}}</w:t>
            </w:r>
            <w:r>
              <w:rPr>
                <w:noProof/>
                <w:webHidden/>
              </w:rPr>
              <w:tab/>
            </w:r>
            <w:r>
              <w:rPr>
                <w:noProof/>
                <w:webHidden/>
              </w:rPr>
              <w:fldChar w:fldCharType="begin"/>
            </w:r>
            <w:r>
              <w:rPr>
                <w:noProof/>
                <w:webHidden/>
              </w:rPr>
              <w:instrText xml:space="preserve"> PAGEREF _Toc477151003 \h </w:instrText>
            </w:r>
            <w:r>
              <w:rPr>
                <w:noProof/>
                <w:webHidden/>
              </w:rPr>
            </w:r>
            <w:r>
              <w:rPr>
                <w:noProof/>
                <w:webHidden/>
              </w:rPr>
              <w:fldChar w:fldCharType="separate"/>
            </w:r>
            <w:r>
              <w:rPr>
                <w:noProof/>
                <w:webHidden/>
              </w:rPr>
              <w:t>158</w:t>
            </w:r>
            <w:r>
              <w:rPr>
                <w:noProof/>
                <w:webHidden/>
              </w:rPr>
              <w:fldChar w:fldCharType="end"/>
            </w:r>
          </w:hyperlink>
        </w:p>
        <w:p w:rsidR="00184230" w:rsidRDefault="00184230">
          <w:pPr>
            <w:pStyle w:val="TOC3"/>
            <w:rPr>
              <w:rFonts w:eastAsiaTheme="minorEastAsia"/>
              <w:noProof/>
            </w:rPr>
          </w:pPr>
          <w:hyperlink w:anchor="_Toc477151004" w:history="1">
            <w:r w:rsidRPr="003B5A0F">
              <w:rPr>
                <w:rStyle w:val="Hyperlink"/>
                <w:noProof/>
              </w:rPr>
              <w:t>Gr.set.antialias {{&lt;lexp&gt;}{,&lt;paint_nexp&gt;}}</w:t>
            </w:r>
            <w:r>
              <w:rPr>
                <w:noProof/>
                <w:webHidden/>
              </w:rPr>
              <w:tab/>
            </w:r>
            <w:r>
              <w:rPr>
                <w:noProof/>
                <w:webHidden/>
              </w:rPr>
              <w:fldChar w:fldCharType="begin"/>
            </w:r>
            <w:r>
              <w:rPr>
                <w:noProof/>
                <w:webHidden/>
              </w:rPr>
              <w:instrText xml:space="preserve"> PAGEREF _Toc477151004 \h </w:instrText>
            </w:r>
            <w:r>
              <w:rPr>
                <w:noProof/>
                <w:webHidden/>
              </w:rPr>
            </w:r>
            <w:r>
              <w:rPr>
                <w:noProof/>
                <w:webHidden/>
              </w:rPr>
              <w:fldChar w:fldCharType="separate"/>
            </w:r>
            <w:r>
              <w:rPr>
                <w:noProof/>
                <w:webHidden/>
              </w:rPr>
              <w:t>159</w:t>
            </w:r>
            <w:r>
              <w:rPr>
                <w:noProof/>
                <w:webHidden/>
              </w:rPr>
              <w:fldChar w:fldCharType="end"/>
            </w:r>
          </w:hyperlink>
        </w:p>
        <w:p w:rsidR="00184230" w:rsidRDefault="00184230">
          <w:pPr>
            <w:pStyle w:val="TOC3"/>
            <w:rPr>
              <w:rFonts w:eastAsiaTheme="minorEastAsia"/>
              <w:noProof/>
            </w:rPr>
          </w:pPr>
          <w:hyperlink w:anchor="_Toc477151005" w:history="1">
            <w:r w:rsidRPr="003B5A0F">
              <w:rPr>
                <w:rStyle w:val="Hyperlink"/>
                <w:noProof/>
              </w:rPr>
              <w:t>Gr.set.stroke {{&lt;nexp&gt;}{,&lt;paint_nexp&gt;}}</w:t>
            </w:r>
            <w:r>
              <w:rPr>
                <w:noProof/>
                <w:webHidden/>
              </w:rPr>
              <w:tab/>
            </w:r>
            <w:r>
              <w:rPr>
                <w:noProof/>
                <w:webHidden/>
              </w:rPr>
              <w:fldChar w:fldCharType="begin"/>
            </w:r>
            <w:r>
              <w:rPr>
                <w:noProof/>
                <w:webHidden/>
              </w:rPr>
              <w:instrText xml:space="preserve"> PAGEREF _Toc477151005 \h </w:instrText>
            </w:r>
            <w:r>
              <w:rPr>
                <w:noProof/>
                <w:webHidden/>
              </w:rPr>
            </w:r>
            <w:r>
              <w:rPr>
                <w:noProof/>
                <w:webHidden/>
              </w:rPr>
              <w:fldChar w:fldCharType="separate"/>
            </w:r>
            <w:r>
              <w:rPr>
                <w:noProof/>
                <w:webHidden/>
              </w:rPr>
              <w:t>159</w:t>
            </w:r>
            <w:r>
              <w:rPr>
                <w:noProof/>
                <w:webHidden/>
              </w:rPr>
              <w:fldChar w:fldCharType="end"/>
            </w:r>
          </w:hyperlink>
        </w:p>
        <w:p w:rsidR="00184230" w:rsidRDefault="00184230">
          <w:pPr>
            <w:pStyle w:val="TOC3"/>
            <w:rPr>
              <w:rFonts w:eastAsiaTheme="minorEastAsia"/>
              <w:noProof/>
            </w:rPr>
          </w:pPr>
          <w:hyperlink w:anchor="_Toc477151006" w:history="1">
            <w:r w:rsidRPr="003B5A0F">
              <w:rPr>
                <w:rStyle w:val="Hyperlink"/>
                <w:noProof/>
              </w:rPr>
              <w:t>Gr.orientation &lt;nexp&gt;</w:t>
            </w:r>
            <w:r>
              <w:rPr>
                <w:noProof/>
                <w:webHidden/>
              </w:rPr>
              <w:tab/>
            </w:r>
            <w:r>
              <w:rPr>
                <w:noProof/>
                <w:webHidden/>
              </w:rPr>
              <w:fldChar w:fldCharType="begin"/>
            </w:r>
            <w:r>
              <w:rPr>
                <w:noProof/>
                <w:webHidden/>
              </w:rPr>
              <w:instrText xml:space="preserve"> PAGEREF _Toc477151006 \h </w:instrText>
            </w:r>
            <w:r>
              <w:rPr>
                <w:noProof/>
                <w:webHidden/>
              </w:rPr>
            </w:r>
            <w:r>
              <w:rPr>
                <w:noProof/>
                <w:webHidden/>
              </w:rPr>
              <w:fldChar w:fldCharType="separate"/>
            </w:r>
            <w:r>
              <w:rPr>
                <w:noProof/>
                <w:webHidden/>
              </w:rPr>
              <w:t>160</w:t>
            </w:r>
            <w:r>
              <w:rPr>
                <w:noProof/>
                <w:webHidden/>
              </w:rPr>
              <w:fldChar w:fldCharType="end"/>
            </w:r>
          </w:hyperlink>
        </w:p>
        <w:p w:rsidR="00184230" w:rsidRDefault="00184230">
          <w:pPr>
            <w:pStyle w:val="TOC3"/>
            <w:rPr>
              <w:rFonts w:eastAsiaTheme="minorEastAsia"/>
              <w:noProof/>
            </w:rPr>
          </w:pPr>
          <w:hyperlink w:anchor="_Toc477151007" w:history="1">
            <w:r w:rsidRPr="003B5A0F">
              <w:rPr>
                <w:rStyle w:val="Hyperlink"/>
                <w:noProof/>
              </w:rPr>
              <w:t>Gr.statusbar {&lt;height_nvar&gt;} {, showing_lvar}</w:t>
            </w:r>
            <w:r>
              <w:rPr>
                <w:noProof/>
                <w:webHidden/>
              </w:rPr>
              <w:tab/>
            </w:r>
            <w:r>
              <w:rPr>
                <w:noProof/>
                <w:webHidden/>
              </w:rPr>
              <w:fldChar w:fldCharType="begin"/>
            </w:r>
            <w:r>
              <w:rPr>
                <w:noProof/>
                <w:webHidden/>
              </w:rPr>
              <w:instrText xml:space="preserve"> PAGEREF _Toc477151007 \h </w:instrText>
            </w:r>
            <w:r>
              <w:rPr>
                <w:noProof/>
                <w:webHidden/>
              </w:rPr>
            </w:r>
            <w:r>
              <w:rPr>
                <w:noProof/>
                <w:webHidden/>
              </w:rPr>
              <w:fldChar w:fldCharType="separate"/>
            </w:r>
            <w:r>
              <w:rPr>
                <w:noProof/>
                <w:webHidden/>
              </w:rPr>
              <w:t>160</w:t>
            </w:r>
            <w:r>
              <w:rPr>
                <w:noProof/>
                <w:webHidden/>
              </w:rPr>
              <w:fldChar w:fldCharType="end"/>
            </w:r>
          </w:hyperlink>
        </w:p>
        <w:p w:rsidR="00184230" w:rsidRDefault="00184230">
          <w:pPr>
            <w:pStyle w:val="TOC3"/>
            <w:rPr>
              <w:rFonts w:eastAsiaTheme="minorEastAsia"/>
              <w:noProof/>
            </w:rPr>
          </w:pPr>
          <w:hyperlink w:anchor="_Toc477151008" w:history="1">
            <w:r w:rsidRPr="003B5A0F">
              <w:rPr>
                <w:rStyle w:val="Hyperlink"/>
                <w:noProof/>
              </w:rPr>
              <w:t>Gr.statusbar.show &lt;nexp&gt;</w:t>
            </w:r>
            <w:r>
              <w:rPr>
                <w:noProof/>
                <w:webHidden/>
              </w:rPr>
              <w:tab/>
            </w:r>
            <w:r>
              <w:rPr>
                <w:noProof/>
                <w:webHidden/>
              </w:rPr>
              <w:fldChar w:fldCharType="begin"/>
            </w:r>
            <w:r>
              <w:rPr>
                <w:noProof/>
                <w:webHidden/>
              </w:rPr>
              <w:instrText xml:space="preserve"> PAGEREF _Toc477151008 \h </w:instrText>
            </w:r>
            <w:r>
              <w:rPr>
                <w:noProof/>
                <w:webHidden/>
              </w:rPr>
            </w:r>
            <w:r>
              <w:rPr>
                <w:noProof/>
                <w:webHidden/>
              </w:rPr>
              <w:fldChar w:fldCharType="separate"/>
            </w:r>
            <w:r>
              <w:rPr>
                <w:noProof/>
                <w:webHidden/>
              </w:rPr>
              <w:t>160</w:t>
            </w:r>
            <w:r>
              <w:rPr>
                <w:noProof/>
                <w:webHidden/>
              </w:rPr>
              <w:fldChar w:fldCharType="end"/>
            </w:r>
          </w:hyperlink>
        </w:p>
        <w:p w:rsidR="00184230" w:rsidRDefault="00184230">
          <w:pPr>
            <w:pStyle w:val="TOC3"/>
            <w:rPr>
              <w:rFonts w:eastAsiaTheme="minorEastAsia"/>
              <w:noProof/>
            </w:rPr>
          </w:pPr>
          <w:hyperlink w:anchor="_Toc477151009" w:history="1">
            <w:r w:rsidRPr="003B5A0F">
              <w:rPr>
                <w:rStyle w:val="Hyperlink"/>
                <w:noProof/>
              </w:rPr>
              <w:t>Gr.render</w:t>
            </w:r>
            <w:r>
              <w:rPr>
                <w:noProof/>
                <w:webHidden/>
              </w:rPr>
              <w:tab/>
            </w:r>
            <w:r>
              <w:rPr>
                <w:noProof/>
                <w:webHidden/>
              </w:rPr>
              <w:fldChar w:fldCharType="begin"/>
            </w:r>
            <w:r>
              <w:rPr>
                <w:noProof/>
                <w:webHidden/>
              </w:rPr>
              <w:instrText xml:space="preserve"> PAGEREF _Toc477151009 \h </w:instrText>
            </w:r>
            <w:r>
              <w:rPr>
                <w:noProof/>
                <w:webHidden/>
              </w:rPr>
            </w:r>
            <w:r>
              <w:rPr>
                <w:noProof/>
                <w:webHidden/>
              </w:rPr>
              <w:fldChar w:fldCharType="separate"/>
            </w:r>
            <w:r>
              <w:rPr>
                <w:noProof/>
                <w:webHidden/>
              </w:rPr>
              <w:t>160</w:t>
            </w:r>
            <w:r>
              <w:rPr>
                <w:noProof/>
                <w:webHidden/>
              </w:rPr>
              <w:fldChar w:fldCharType="end"/>
            </w:r>
          </w:hyperlink>
        </w:p>
        <w:p w:rsidR="00184230" w:rsidRDefault="00184230">
          <w:pPr>
            <w:pStyle w:val="TOC3"/>
            <w:rPr>
              <w:rFonts w:eastAsiaTheme="minorEastAsia"/>
              <w:noProof/>
            </w:rPr>
          </w:pPr>
          <w:hyperlink w:anchor="_Toc477151010" w:history="1">
            <w:r w:rsidRPr="003B5A0F">
              <w:rPr>
                <w:rStyle w:val="Hyperlink"/>
                <w:noProof/>
              </w:rPr>
              <w:t>Gr.screen width, height{, density }</w:t>
            </w:r>
            <w:r>
              <w:rPr>
                <w:noProof/>
                <w:webHidden/>
              </w:rPr>
              <w:tab/>
            </w:r>
            <w:r>
              <w:rPr>
                <w:noProof/>
                <w:webHidden/>
              </w:rPr>
              <w:fldChar w:fldCharType="begin"/>
            </w:r>
            <w:r>
              <w:rPr>
                <w:noProof/>
                <w:webHidden/>
              </w:rPr>
              <w:instrText xml:space="preserve"> PAGEREF _Toc477151010 \h </w:instrText>
            </w:r>
            <w:r>
              <w:rPr>
                <w:noProof/>
                <w:webHidden/>
              </w:rPr>
            </w:r>
            <w:r>
              <w:rPr>
                <w:noProof/>
                <w:webHidden/>
              </w:rPr>
              <w:fldChar w:fldCharType="separate"/>
            </w:r>
            <w:r>
              <w:rPr>
                <w:noProof/>
                <w:webHidden/>
              </w:rPr>
              <w:t>161</w:t>
            </w:r>
            <w:r>
              <w:rPr>
                <w:noProof/>
                <w:webHidden/>
              </w:rPr>
              <w:fldChar w:fldCharType="end"/>
            </w:r>
          </w:hyperlink>
        </w:p>
        <w:p w:rsidR="00184230" w:rsidRDefault="00184230">
          <w:pPr>
            <w:pStyle w:val="TOC3"/>
            <w:rPr>
              <w:rFonts w:eastAsiaTheme="minorEastAsia"/>
              <w:noProof/>
            </w:rPr>
          </w:pPr>
          <w:hyperlink w:anchor="_Toc477151011" w:history="1">
            <w:r w:rsidRPr="003B5A0F">
              <w:rPr>
                <w:rStyle w:val="Hyperlink"/>
                <w:noProof/>
              </w:rPr>
              <w:t>Gr.scale x_factor, y_factor</w:t>
            </w:r>
            <w:r>
              <w:rPr>
                <w:noProof/>
                <w:webHidden/>
              </w:rPr>
              <w:tab/>
            </w:r>
            <w:r>
              <w:rPr>
                <w:noProof/>
                <w:webHidden/>
              </w:rPr>
              <w:fldChar w:fldCharType="begin"/>
            </w:r>
            <w:r>
              <w:rPr>
                <w:noProof/>
                <w:webHidden/>
              </w:rPr>
              <w:instrText xml:space="preserve"> PAGEREF _Toc477151011 \h </w:instrText>
            </w:r>
            <w:r>
              <w:rPr>
                <w:noProof/>
                <w:webHidden/>
              </w:rPr>
            </w:r>
            <w:r>
              <w:rPr>
                <w:noProof/>
                <w:webHidden/>
              </w:rPr>
              <w:fldChar w:fldCharType="separate"/>
            </w:r>
            <w:r>
              <w:rPr>
                <w:noProof/>
                <w:webHidden/>
              </w:rPr>
              <w:t>161</w:t>
            </w:r>
            <w:r>
              <w:rPr>
                <w:noProof/>
                <w:webHidden/>
              </w:rPr>
              <w:fldChar w:fldCharType="end"/>
            </w:r>
          </w:hyperlink>
        </w:p>
        <w:p w:rsidR="00184230" w:rsidRDefault="00184230">
          <w:pPr>
            <w:pStyle w:val="TOC3"/>
            <w:rPr>
              <w:rFonts w:eastAsiaTheme="minorEastAsia"/>
              <w:noProof/>
            </w:rPr>
          </w:pPr>
          <w:hyperlink w:anchor="_Toc477151012" w:history="1">
            <w:r w:rsidRPr="003B5A0F">
              <w:rPr>
                <w:rStyle w:val="Hyperlink"/>
                <w:noProof/>
              </w:rPr>
              <w:t>Gr.cls</w:t>
            </w:r>
            <w:r>
              <w:rPr>
                <w:noProof/>
                <w:webHidden/>
              </w:rPr>
              <w:tab/>
            </w:r>
            <w:r>
              <w:rPr>
                <w:noProof/>
                <w:webHidden/>
              </w:rPr>
              <w:fldChar w:fldCharType="begin"/>
            </w:r>
            <w:r>
              <w:rPr>
                <w:noProof/>
                <w:webHidden/>
              </w:rPr>
              <w:instrText xml:space="preserve"> PAGEREF _Toc477151012 \h </w:instrText>
            </w:r>
            <w:r>
              <w:rPr>
                <w:noProof/>
                <w:webHidden/>
              </w:rPr>
            </w:r>
            <w:r>
              <w:rPr>
                <w:noProof/>
                <w:webHidden/>
              </w:rPr>
              <w:fldChar w:fldCharType="separate"/>
            </w:r>
            <w:r>
              <w:rPr>
                <w:noProof/>
                <w:webHidden/>
              </w:rPr>
              <w:t>161</w:t>
            </w:r>
            <w:r>
              <w:rPr>
                <w:noProof/>
                <w:webHidden/>
              </w:rPr>
              <w:fldChar w:fldCharType="end"/>
            </w:r>
          </w:hyperlink>
        </w:p>
        <w:p w:rsidR="00184230" w:rsidRDefault="00184230">
          <w:pPr>
            <w:pStyle w:val="TOC3"/>
            <w:rPr>
              <w:rFonts w:eastAsiaTheme="minorEastAsia"/>
              <w:noProof/>
            </w:rPr>
          </w:pPr>
          <w:hyperlink w:anchor="_Toc477151013" w:history="1">
            <w:r w:rsidRPr="003B5A0F">
              <w:rPr>
                <w:rStyle w:val="Hyperlink"/>
                <w:noProof/>
              </w:rPr>
              <w:t>Gr.close</w:t>
            </w:r>
            <w:r>
              <w:rPr>
                <w:noProof/>
                <w:webHidden/>
              </w:rPr>
              <w:tab/>
            </w:r>
            <w:r>
              <w:rPr>
                <w:noProof/>
                <w:webHidden/>
              </w:rPr>
              <w:fldChar w:fldCharType="begin"/>
            </w:r>
            <w:r>
              <w:rPr>
                <w:noProof/>
                <w:webHidden/>
              </w:rPr>
              <w:instrText xml:space="preserve"> PAGEREF _Toc477151013 \h </w:instrText>
            </w:r>
            <w:r>
              <w:rPr>
                <w:noProof/>
                <w:webHidden/>
              </w:rPr>
            </w:r>
            <w:r>
              <w:rPr>
                <w:noProof/>
                <w:webHidden/>
              </w:rPr>
              <w:fldChar w:fldCharType="separate"/>
            </w:r>
            <w:r>
              <w:rPr>
                <w:noProof/>
                <w:webHidden/>
              </w:rPr>
              <w:t>162</w:t>
            </w:r>
            <w:r>
              <w:rPr>
                <w:noProof/>
                <w:webHidden/>
              </w:rPr>
              <w:fldChar w:fldCharType="end"/>
            </w:r>
          </w:hyperlink>
        </w:p>
        <w:p w:rsidR="00184230" w:rsidRDefault="00184230">
          <w:pPr>
            <w:pStyle w:val="TOC3"/>
            <w:rPr>
              <w:rFonts w:eastAsiaTheme="minorEastAsia"/>
              <w:noProof/>
            </w:rPr>
          </w:pPr>
          <w:hyperlink w:anchor="_Toc477151014" w:history="1">
            <w:r w:rsidRPr="003B5A0F">
              <w:rPr>
                <w:rStyle w:val="Hyperlink"/>
                <w:noProof/>
              </w:rPr>
              <w:t>Gr.front flag</w:t>
            </w:r>
            <w:r>
              <w:rPr>
                <w:noProof/>
                <w:webHidden/>
              </w:rPr>
              <w:tab/>
            </w:r>
            <w:r>
              <w:rPr>
                <w:noProof/>
                <w:webHidden/>
              </w:rPr>
              <w:fldChar w:fldCharType="begin"/>
            </w:r>
            <w:r>
              <w:rPr>
                <w:noProof/>
                <w:webHidden/>
              </w:rPr>
              <w:instrText xml:space="preserve"> PAGEREF _Toc477151014 \h </w:instrText>
            </w:r>
            <w:r>
              <w:rPr>
                <w:noProof/>
                <w:webHidden/>
              </w:rPr>
            </w:r>
            <w:r>
              <w:rPr>
                <w:noProof/>
                <w:webHidden/>
              </w:rPr>
              <w:fldChar w:fldCharType="separate"/>
            </w:r>
            <w:r>
              <w:rPr>
                <w:noProof/>
                <w:webHidden/>
              </w:rPr>
              <w:t>162</w:t>
            </w:r>
            <w:r>
              <w:rPr>
                <w:noProof/>
                <w:webHidden/>
              </w:rPr>
              <w:fldChar w:fldCharType="end"/>
            </w:r>
          </w:hyperlink>
        </w:p>
        <w:p w:rsidR="00184230" w:rsidRDefault="00184230">
          <w:pPr>
            <w:pStyle w:val="TOC3"/>
            <w:rPr>
              <w:rFonts w:eastAsiaTheme="minorEastAsia"/>
              <w:noProof/>
            </w:rPr>
          </w:pPr>
          <w:hyperlink w:anchor="_Toc477151015" w:history="1">
            <w:r w:rsidRPr="003B5A0F">
              <w:rPr>
                <w:rStyle w:val="Hyperlink"/>
                <w:noProof/>
              </w:rPr>
              <w:t>Gr.brightness &lt;nexp&gt;</w:t>
            </w:r>
            <w:r>
              <w:rPr>
                <w:noProof/>
                <w:webHidden/>
              </w:rPr>
              <w:tab/>
            </w:r>
            <w:r>
              <w:rPr>
                <w:noProof/>
                <w:webHidden/>
              </w:rPr>
              <w:fldChar w:fldCharType="begin"/>
            </w:r>
            <w:r>
              <w:rPr>
                <w:noProof/>
                <w:webHidden/>
              </w:rPr>
              <w:instrText xml:space="preserve"> PAGEREF _Toc477151015 \h </w:instrText>
            </w:r>
            <w:r>
              <w:rPr>
                <w:noProof/>
                <w:webHidden/>
              </w:rPr>
            </w:r>
            <w:r>
              <w:rPr>
                <w:noProof/>
                <w:webHidden/>
              </w:rPr>
              <w:fldChar w:fldCharType="separate"/>
            </w:r>
            <w:r>
              <w:rPr>
                <w:noProof/>
                <w:webHidden/>
              </w:rPr>
              <w:t>162</w:t>
            </w:r>
            <w:r>
              <w:rPr>
                <w:noProof/>
                <w:webHidden/>
              </w:rPr>
              <w:fldChar w:fldCharType="end"/>
            </w:r>
          </w:hyperlink>
        </w:p>
        <w:p w:rsidR="00184230" w:rsidRDefault="00184230">
          <w:pPr>
            <w:pStyle w:val="TOC2"/>
            <w:rPr>
              <w:rFonts w:eastAsiaTheme="minorEastAsia"/>
              <w:noProof/>
            </w:rPr>
          </w:pPr>
          <w:hyperlink w:anchor="_Toc477151016" w:history="1">
            <w:r w:rsidRPr="003B5A0F">
              <w:rPr>
                <w:rStyle w:val="Hyperlink"/>
                <w:noProof/>
              </w:rPr>
              <w:t>Graphical Object Creation Commands</w:t>
            </w:r>
            <w:r>
              <w:rPr>
                <w:noProof/>
                <w:webHidden/>
              </w:rPr>
              <w:tab/>
            </w:r>
            <w:r>
              <w:rPr>
                <w:noProof/>
                <w:webHidden/>
              </w:rPr>
              <w:fldChar w:fldCharType="begin"/>
            </w:r>
            <w:r>
              <w:rPr>
                <w:noProof/>
                <w:webHidden/>
              </w:rPr>
              <w:instrText xml:space="preserve"> PAGEREF _Toc477151016 \h </w:instrText>
            </w:r>
            <w:r>
              <w:rPr>
                <w:noProof/>
                <w:webHidden/>
              </w:rPr>
            </w:r>
            <w:r>
              <w:rPr>
                <w:noProof/>
                <w:webHidden/>
              </w:rPr>
              <w:fldChar w:fldCharType="separate"/>
            </w:r>
            <w:r>
              <w:rPr>
                <w:noProof/>
                <w:webHidden/>
              </w:rPr>
              <w:t>162</w:t>
            </w:r>
            <w:r>
              <w:rPr>
                <w:noProof/>
                <w:webHidden/>
              </w:rPr>
              <w:fldChar w:fldCharType="end"/>
            </w:r>
          </w:hyperlink>
        </w:p>
        <w:p w:rsidR="00184230" w:rsidRDefault="00184230">
          <w:pPr>
            <w:pStyle w:val="TOC3"/>
            <w:rPr>
              <w:rFonts w:eastAsiaTheme="minorEastAsia"/>
              <w:noProof/>
            </w:rPr>
          </w:pPr>
          <w:hyperlink w:anchor="_Toc477151017" w:history="1">
            <w:r w:rsidRPr="003B5A0F">
              <w:rPr>
                <w:rStyle w:val="Hyperlink"/>
                <w:noProof/>
              </w:rPr>
              <w:t>Gr.point &lt;obj_nvar&gt;, x, y</w:t>
            </w:r>
            <w:r>
              <w:rPr>
                <w:noProof/>
                <w:webHidden/>
              </w:rPr>
              <w:tab/>
            </w:r>
            <w:r>
              <w:rPr>
                <w:noProof/>
                <w:webHidden/>
              </w:rPr>
              <w:fldChar w:fldCharType="begin"/>
            </w:r>
            <w:r>
              <w:rPr>
                <w:noProof/>
                <w:webHidden/>
              </w:rPr>
              <w:instrText xml:space="preserve"> PAGEREF _Toc477151017 \h </w:instrText>
            </w:r>
            <w:r>
              <w:rPr>
                <w:noProof/>
                <w:webHidden/>
              </w:rPr>
            </w:r>
            <w:r>
              <w:rPr>
                <w:noProof/>
                <w:webHidden/>
              </w:rPr>
              <w:fldChar w:fldCharType="separate"/>
            </w:r>
            <w:r>
              <w:rPr>
                <w:noProof/>
                <w:webHidden/>
              </w:rPr>
              <w:t>162</w:t>
            </w:r>
            <w:r>
              <w:rPr>
                <w:noProof/>
                <w:webHidden/>
              </w:rPr>
              <w:fldChar w:fldCharType="end"/>
            </w:r>
          </w:hyperlink>
        </w:p>
        <w:p w:rsidR="00184230" w:rsidRDefault="00184230">
          <w:pPr>
            <w:pStyle w:val="TOC3"/>
            <w:rPr>
              <w:rFonts w:eastAsiaTheme="minorEastAsia"/>
              <w:noProof/>
            </w:rPr>
          </w:pPr>
          <w:hyperlink w:anchor="_Toc477151018" w:history="1">
            <w:r w:rsidRPr="003B5A0F">
              <w:rPr>
                <w:rStyle w:val="Hyperlink"/>
                <w:noProof/>
              </w:rPr>
              <w:t>Gr.line &lt;obj_nvar&gt;, x1, y1, x2, y2</w:t>
            </w:r>
            <w:r>
              <w:rPr>
                <w:noProof/>
                <w:webHidden/>
              </w:rPr>
              <w:tab/>
            </w:r>
            <w:r>
              <w:rPr>
                <w:noProof/>
                <w:webHidden/>
              </w:rPr>
              <w:fldChar w:fldCharType="begin"/>
            </w:r>
            <w:r>
              <w:rPr>
                <w:noProof/>
                <w:webHidden/>
              </w:rPr>
              <w:instrText xml:space="preserve"> PAGEREF _Toc477151018 \h </w:instrText>
            </w:r>
            <w:r>
              <w:rPr>
                <w:noProof/>
                <w:webHidden/>
              </w:rPr>
            </w:r>
            <w:r>
              <w:rPr>
                <w:noProof/>
                <w:webHidden/>
              </w:rPr>
              <w:fldChar w:fldCharType="separate"/>
            </w:r>
            <w:r>
              <w:rPr>
                <w:noProof/>
                <w:webHidden/>
              </w:rPr>
              <w:t>163</w:t>
            </w:r>
            <w:r>
              <w:rPr>
                <w:noProof/>
                <w:webHidden/>
              </w:rPr>
              <w:fldChar w:fldCharType="end"/>
            </w:r>
          </w:hyperlink>
        </w:p>
        <w:p w:rsidR="00184230" w:rsidRDefault="00184230">
          <w:pPr>
            <w:pStyle w:val="TOC3"/>
            <w:rPr>
              <w:rFonts w:eastAsiaTheme="minorEastAsia"/>
              <w:noProof/>
            </w:rPr>
          </w:pPr>
          <w:hyperlink w:anchor="_Toc477151019" w:history="1">
            <w:r w:rsidRPr="003B5A0F">
              <w:rPr>
                <w:rStyle w:val="Hyperlink"/>
                <w:noProof/>
              </w:rPr>
              <w:t>Gr.rect &lt;ob_nvar&gt;, left, top, right, bottom</w:t>
            </w:r>
            <w:r>
              <w:rPr>
                <w:noProof/>
                <w:webHidden/>
              </w:rPr>
              <w:tab/>
            </w:r>
            <w:r>
              <w:rPr>
                <w:noProof/>
                <w:webHidden/>
              </w:rPr>
              <w:fldChar w:fldCharType="begin"/>
            </w:r>
            <w:r>
              <w:rPr>
                <w:noProof/>
                <w:webHidden/>
              </w:rPr>
              <w:instrText xml:space="preserve"> PAGEREF _Toc477151019 \h </w:instrText>
            </w:r>
            <w:r>
              <w:rPr>
                <w:noProof/>
                <w:webHidden/>
              </w:rPr>
            </w:r>
            <w:r>
              <w:rPr>
                <w:noProof/>
                <w:webHidden/>
              </w:rPr>
              <w:fldChar w:fldCharType="separate"/>
            </w:r>
            <w:r>
              <w:rPr>
                <w:noProof/>
                <w:webHidden/>
              </w:rPr>
              <w:t>163</w:t>
            </w:r>
            <w:r>
              <w:rPr>
                <w:noProof/>
                <w:webHidden/>
              </w:rPr>
              <w:fldChar w:fldCharType="end"/>
            </w:r>
          </w:hyperlink>
        </w:p>
        <w:p w:rsidR="00184230" w:rsidRDefault="00184230">
          <w:pPr>
            <w:pStyle w:val="TOC3"/>
            <w:rPr>
              <w:rFonts w:eastAsiaTheme="minorEastAsia"/>
              <w:noProof/>
            </w:rPr>
          </w:pPr>
          <w:hyperlink w:anchor="_Toc477151020" w:history="1">
            <w:r w:rsidRPr="003B5A0F">
              <w:rPr>
                <w:rStyle w:val="Hyperlink"/>
                <w:noProof/>
              </w:rPr>
              <w:t>Gr.oval &lt;obj_nvar&gt;, left, top, right, bottom</w:t>
            </w:r>
            <w:r>
              <w:rPr>
                <w:noProof/>
                <w:webHidden/>
              </w:rPr>
              <w:tab/>
            </w:r>
            <w:r>
              <w:rPr>
                <w:noProof/>
                <w:webHidden/>
              </w:rPr>
              <w:fldChar w:fldCharType="begin"/>
            </w:r>
            <w:r>
              <w:rPr>
                <w:noProof/>
                <w:webHidden/>
              </w:rPr>
              <w:instrText xml:space="preserve"> PAGEREF _Toc477151020 \h </w:instrText>
            </w:r>
            <w:r>
              <w:rPr>
                <w:noProof/>
                <w:webHidden/>
              </w:rPr>
            </w:r>
            <w:r>
              <w:rPr>
                <w:noProof/>
                <w:webHidden/>
              </w:rPr>
              <w:fldChar w:fldCharType="separate"/>
            </w:r>
            <w:r>
              <w:rPr>
                <w:noProof/>
                <w:webHidden/>
              </w:rPr>
              <w:t>163</w:t>
            </w:r>
            <w:r>
              <w:rPr>
                <w:noProof/>
                <w:webHidden/>
              </w:rPr>
              <w:fldChar w:fldCharType="end"/>
            </w:r>
          </w:hyperlink>
        </w:p>
        <w:p w:rsidR="00184230" w:rsidRDefault="00184230">
          <w:pPr>
            <w:pStyle w:val="TOC3"/>
            <w:rPr>
              <w:rFonts w:eastAsiaTheme="minorEastAsia"/>
              <w:noProof/>
            </w:rPr>
          </w:pPr>
          <w:hyperlink w:anchor="_Toc477151021" w:history="1">
            <w:r w:rsidRPr="003B5A0F">
              <w:rPr>
                <w:rStyle w:val="Hyperlink"/>
                <w:noProof/>
              </w:rPr>
              <w:t>Gr.arc &lt;obj_nvar&gt;, left, top, right, bottom, start_angle, sweep_angle, fill_mode</w:t>
            </w:r>
            <w:r>
              <w:rPr>
                <w:noProof/>
                <w:webHidden/>
              </w:rPr>
              <w:tab/>
            </w:r>
            <w:r>
              <w:rPr>
                <w:noProof/>
                <w:webHidden/>
              </w:rPr>
              <w:fldChar w:fldCharType="begin"/>
            </w:r>
            <w:r>
              <w:rPr>
                <w:noProof/>
                <w:webHidden/>
              </w:rPr>
              <w:instrText xml:space="preserve"> PAGEREF _Toc477151021 \h </w:instrText>
            </w:r>
            <w:r>
              <w:rPr>
                <w:noProof/>
                <w:webHidden/>
              </w:rPr>
            </w:r>
            <w:r>
              <w:rPr>
                <w:noProof/>
                <w:webHidden/>
              </w:rPr>
              <w:fldChar w:fldCharType="separate"/>
            </w:r>
            <w:r>
              <w:rPr>
                <w:noProof/>
                <w:webHidden/>
              </w:rPr>
              <w:t>163</w:t>
            </w:r>
            <w:r>
              <w:rPr>
                <w:noProof/>
                <w:webHidden/>
              </w:rPr>
              <w:fldChar w:fldCharType="end"/>
            </w:r>
          </w:hyperlink>
        </w:p>
        <w:p w:rsidR="00184230" w:rsidRDefault="00184230">
          <w:pPr>
            <w:pStyle w:val="TOC3"/>
            <w:rPr>
              <w:rFonts w:eastAsiaTheme="minorEastAsia"/>
              <w:noProof/>
            </w:rPr>
          </w:pPr>
          <w:hyperlink w:anchor="_Toc477151022" w:history="1">
            <w:r w:rsidRPr="003B5A0F">
              <w:rPr>
                <w:rStyle w:val="Hyperlink"/>
                <w:noProof/>
              </w:rPr>
              <w:t>Gr.circle &lt;obj_nvar&gt;, x, y, radius</w:t>
            </w:r>
            <w:r>
              <w:rPr>
                <w:noProof/>
                <w:webHidden/>
              </w:rPr>
              <w:tab/>
            </w:r>
            <w:r>
              <w:rPr>
                <w:noProof/>
                <w:webHidden/>
              </w:rPr>
              <w:fldChar w:fldCharType="begin"/>
            </w:r>
            <w:r>
              <w:rPr>
                <w:noProof/>
                <w:webHidden/>
              </w:rPr>
              <w:instrText xml:space="preserve"> PAGEREF _Toc477151022 \h </w:instrText>
            </w:r>
            <w:r>
              <w:rPr>
                <w:noProof/>
                <w:webHidden/>
              </w:rPr>
            </w:r>
            <w:r>
              <w:rPr>
                <w:noProof/>
                <w:webHidden/>
              </w:rPr>
              <w:fldChar w:fldCharType="separate"/>
            </w:r>
            <w:r>
              <w:rPr>
                <w:noProof/>
                <w:webHidden/>
              </w:rPr>
              <w:t>164</w:t>
            </w:r>
            <w:r>
              <w:rPr>
                <w:noProof/>
                <w:webHidden/>
              </w:rPr>
              <w:fldChar w:fldCharType="end"/>
            </w:r>
          </w:hyperlink>
        </w:p>
        <w:p w:rsidR="00184230" w:rsidRDefault="00184230">
          <w:pPr>
            <w:pStyle w:val="TOC3"/>
            <w:rPr>
              <w:rFonts w:eastAsiaTheme="minorEastAsia"/>
              <w:noProof/>
            </w:rPr>
          </w:pPr>
          <w:hyperlink w:anchor="_Toc477151023" w:history="1">
            <w:r w:rsidRPr="003B5A0F">
              <w:rPr>
                <w:rStyle w:val="Hyperlink"/>
                <w:noProof/>
              </w:rPr>
              <w:t>Gr.set.pixels &lt;obj_nvar&gt;, pixels[{&lt;start&gt;,&lt;length&gt;}] {,x,y}</w:t>
            </w:r>
            <w:r>
              <w:rPr>
                <w:noProof/>
                <w:webHidden/>
              </w:rPr>
              <w:tab/>
            </w:r>
            <w:r>
              <w:rPr>
                <w:noProof/>
                <w:webHidden/>
              </w:rPr>
              <w:fldChar w:fldCharType="begin"/>
            </w:r>
            <w:r>
              <w:rPr>
                <w:noProof/>
                <w:webHidden/>
              </w:rPr>
              <w:instrText xml:space="preserve"> PAGEREF _Toc477151023 \h </w:instrText>
            </w:r>
            <w:r>
              <w:rPr>
                <w:noProof/>
                <w:webHidden/>
              </w:rPr>
            </w:r>
            <w:r>
              <w:rPr>
                <w:noProof/>
                <w:webHidden/>
              </w:rPr>
              <w:fldChar w:fldCharType="separate"/>
            </w:r>
            <w:r>
              <w:rPr>
                <w:noProof/>
                <w:webHidden/>
              </w:rPr>
              <w:t>164</w:t>
            </w:r>
            <w:r>
              <w:rPr>
                <w:noProof/>
                <w:webHidden/>
              </w:rPr>
              <w:fldChar w:fldCharType="end"/>
            </w:r>
          </w:hyperlink>
        </w:p>
        <w:p w:rsidR="00184230" w:rsidRDefault="00184230">
          <w:pPr>
            <w:pStyle w:val="TOC3"/>
            <w:rPr>
              <w:rFonts w:eastAsiaTheme="minorEastAsia"/>
              <w:noProof/>
            </w:rPr>
          </w:pPr>
          <w:hyperlink w:anchor="_Toc477151024" w:history="1">
            <w:r w:rsidRPr="003B5A0F">
              <w:rPr>
                <w:rStyle w:val="Hyperlink"/>
                <w:noProof/>
              </w:rPr>
              <w:t>Gr.poly &lt;obj_nvar&gt;, list_pointer {,x, y}</w:t>
            </w:r>
            <w:r>
              <w:rPr>
                <w:noProof/>
                <w:webHidden/>
              </w:rPr>
              <w:tab/>
            </w:r>
            <w:r>
              <w:rPr>
                <w:noProof/>
                <w:webHidden/>
              </w:rPr>
              <w:fldChar w:fldCharType="begin"/>
            </w:r>
            <w:r>
              <w:rPr>
                <w:noProof/>
                <w:webHidden/>
              </w:rPr>
              <w:instrText xml:space="preserve"> PAGEREF _Toc477151024 \h </w:instrText>
            </w:r>
            <w:r>
              <w:rPr>
                <w:noProof/>
                <w:webHidden/>
              </w:rPr>
            </w:r>
            <w:r>
              <w:rPr>
                <w:noProof/>
                <w:webHidden/>
              </w:rPr>
              <w:fldChar w:fldCharType="separate"/>
            </w:r>
            <w:r>
              <w:rPr>
                <w:noProof/>
                <w:webHidden/>
              </w:rPr>
              <w:t>164</w:t>
            </w:r>
            <w:r>
              <w:rPr>
                <w:noProof/>
                <w:webHidden/>
              </w:rPr>
              <w:fldChar w:fldCharType="end"/>
            </w:r>
          </w:hyperlink>
        </w:p>
        <w:p w:rsidR="00184230" w:rsidRDefault="00184230">
          <w:pPr>
            <w:pStyle w:val="TOC2"/>
            <w:rPr>
              <w:rFonts w:eastAsiaTheme="minorEastAsia"/>
              <w:noProof/>
            </w:rPr>
          </w:pPr>
          <w:hyperlink w:anchor="_Toc477151025" w:history="1">
            <w:r w:rsidRPr="003B5A0F">
              <w:rPr>
                <w:rStyle w:val="Hyperlink"/>
                <w:noProof/>
              </w:rPr>
              <w:t>Groups</w:t>
            </w:r>
            <w:r>
              <w:rPr>
                <w:noProof/>
                <w:webHidden/>
              </w:rPr>
              <w:tab/>
            </w:r>
            <w:r>
              <w:rPr>
                <w:noProof/>
                <w:webHidden/>
              </w:rPr>
              <w:fldChar w:fldCharType="begin"/>
            </w:r>
            <w:r>
              <w:rPr>
                <w:noProof/>
                <w:webHidden/>
              </w:rPr>
              <w:instrText xml:space="preserve"> PAGEREF _Toc477151025 \h </w:instrText>
            </w:r>
            <w:r>
              <w:rPr>
                <w:noProof/>
                <w:webHidden/>
              </w:rPr>
            </w:r>
            <w:r>
              <w:rPr>
                <w:noProof/>
                <w:webHidden/>
              </w:rPr>
              <w:fldChar w:fldCharType="separate"/>
            </w:r>
            <w:r>
              <w:rPr>
                <w:noProof/>
                <w:webHidden/>
              </w:rPr>
              <w:t>165</w:t>
            </w:r>
            <w:r>
              <w:rPr>
                <w:noProof/>
                <w:webHidden/>
              </w:rPr>
              <w:fldChar w:fldCharType="end"/>
            </w:r>
          </w:hyperlink>
        </w:p>
        <w:p w:rsidR="00184230" w:rsidRDefault="00184230">
          <w:pPr>
            <w:pStyle w:val="TOC3"/>
            <w:rPr>
              <w:rFonts w:eastAsiaTheme="minorEastAsia"/>
              <w:noProof/>
            </w:rPr>
          </w:pPr>
          <w:hyperlink w:anchor="_Toc477151026" w:history="1">
            <w:r w:rsidRPr="003B5A0F">
              <w:rPr>
                <w:rStyle w:val="Hyperlink"/>
                <w:noProof/>
              </w:rPr>
              <w:t>Gr.group &lt;object_number_nvar&gt;{, &lt;obj_nexp&gt;}...</w:t>
            </w:r>
            <w:r>
              <w:rPr>
                <w:noProof/>
                <w:webHidden/>
              </w:rPr>
              <w:tab/>
            </w:r>
            <w:r>
              <w:rPr>
                <w:noProof/>
                <w:webHidden/>
              </w:rPr>
              <w:fldChar w:fldCharType="begin"/>
            </w:r>
            <w:r>
              <w:rPr>
                <w:noProof/>
                <w:webHidden/>
              </w:rPr>
              <w:instrText xml:space="preserve"> PAGEREF _Toc477151026 \h </w:instrText>
            </w:r>
            <w:r>
              <w:rPr>
                <w:noProof/>
                <w:webHidden/>
              </w:rPr>
            </w:r>
            <w:r>
              <w:rPr>
                <w:noProof/>
                <w:webHidden/>
              </w:rPr>
              <w:fldChar w:fldCharType="separate"/>
            </w:r>
            <w:r>
              <w:rPr>
                <w:noProof/>
                <w:webHidden/>
              </w:rPr>
              <w:t>166</w:t>
            </w:r>
            <w:r>
              <w:rPr>
                <w:noProof/>
                <w:webHidden/>
              </w:rPr>
              <w:fldChar w:fldCharType="end"/>
            </w:r>
          </w:hyperlink>
        </w:p>
        <w:p w:rsidR="00184230" w:rsidRDefault="00184230">
          <w:pPr>
            <w:pStyle w:val="TOC3"/>
            <w:rPr>
              <w:rFonts w:eastAsiaTheme="minorEastAsia"/>
              <w:noProof/>
            </w:rPr>
          </w:pPr>
          <w:hyperlink w:anchor="_Toc477151027" w:history="1">
            <w:r w:rsidRPr="003B5A0F">
              <w:rPr>
                <w:rStyle w:val="Hyperlink"/>
                <w:noProof/>
              </w:rPr>
              <w:t>Gr.group.list &lt;object_number_nvar&gt;, &lt;list_ptr_nexp&gt;</w:t>
            </w:r>
            <w:r>
              <w:rPr>
                <w:noProof/>
                <w:webHidden/>
              </w:rPr>
              <w:tab/>
            </w:r>
            <w:r>
              <w:rPr>
                <w:noProof/>
                <w:webHidden/>
              </w:rPr>
              <w:fldChar w:fldCharType="begin"/>
            </w:r>
            <w:r>
              <w:rPr>
                <w:noProof/>
                <w:webHidden/>
              </w:rPr>
              <w:instrText xml:space="preserve"> PAGEREF _Toc477151027 \h </w:instrText>
            </w:r>
            <w:r>
              <w:rPr>
                <w:noProof/>
                <w:webHidden/>
              </w:rPr>
            </w:r>
            <w:r>
              <w:rPr>
                <w:noProof/>
                <w:webHidden/>
              </w:rPr>
              <w:fldChar w:fldCharType="separate"/>
            </w:r>
            <w:r>
              <w:rPr>
                <w:noProof/>
                <w:webHidden/>
              </w:rPr>
              <w:t>166</w:t>
            </w:r>
            <w:r>
              <w:rPr>
                <w:noProof/>
                <w:webHidden/>
              </w:rPr>
              <w:fldChar w:fldCharType="end"/>
            </w:r>
          </w:hyperlink>
        </w:p>
        <w:p w:rsidR="00184230" w:rsidRDefault="00184230">
          <w:pPr>
            <w:pStyle w:val="TOC3"/>
            <w:rPr>
              <w:rFonts w:eastAsiaTheme="minorEastAsia"/>
              <w:noProof/>
            </w:rPr>
          </w:pPr>
          <w:hyperlink w:anchor="_Toc477151028" w:history="1">
            <w:r w:rsidRPr="003B5A0F">
              <w:rPr>
                <w:rStyle w:val="Hyperlink"/>
                <w:noProof/>
              </w:rPr>
              <w:t>Gr.group.getDL &lt;object_number_nvar&gt;</w:t>
            </w:r>
            <w:r>
              <w:rPr>
                <w:noProof/>
                <w:webHidden/>
              </w:rPr>
              <w:tab/>
            </w:r>
            <w:r>
              <w:rPr>
                <w:noProof/>
                <w:webHidden/>
              </w:rPr>
              <w:fldChar w:fldCharType="begin"/>
            </w:r>
            <w:r>
              <w:rPr>
                <w:noProof/>
                <w:webHidden/>
              </w:rPr>
              <w:instrText xml:space="preserve"> PAGEREF _Toc477151028 \h </w:instrText>
            </w:r>
            <w:r>
              <w:rPr>
                <w:noProof/>
                <w:webHidden/>
              </w:rPr>
            </w:r>
            <w:r>
              <w:rPr>
                <w:noProof/>
                <w:webHidden/>
              </w:rPr>
              <w:fldChar w:fldCharType="separate"/>
            </w:r>
            <w:r>
              <w:rPr>
                <w:noProof/>
                <w:webHidden/>
              </w:rPr>
              <w:t>166</w:t>
            </w:r>
            <w:r>
              <w:rPr>
                <w:noProof/>
                <w:webHidden/>
              </w:rPr>
              <w:fldChar w:fldCharType="end"/>
            </w:r>
          </w:hyperlink>
        </w:p>
        <w:p w:rsidR="00184230" w:rsidRDefault="00184230">
          <w:pPr>
            <w:pStyle w:val="TOC3"/>
            <w:rPr>
              <w:rFonts w:eastAsiaTheme="minorEastAsia"/>
              <w:noProof/>
            </w:rPr>
          </w:pPr>
          <w:hyperlink w:anchor="_Toc477151029" w:history="1">
            <w:r w:rsidRPr="003B5A0F">
              <w:rPr>
                <w:rStyle w:val="Hyperlink"/>
                <w:noProof/>
              </w:rPr>
              <w:t>Gr.group.newDL &lt;object_number_nvar&gt;</w:t>
            </w:r>
            <w:r>
              <w:rPr>
                <w:noProof/>
                <w:webHidden/>
              </w:rPr>
              <w:tab/>
            </w:r>
            <w:r>
              <w:rPr>
                <w:noProof/>
                <w:webHidden/>
              </w:rPr>
              <w:fldChar w:fldCharType="begin"/>
            </w:r>
            <w:r>
              <w:rPr>
                <w:noProof/>
                <w:webHidden/>
              </w:rPr>
              <w:instrText xml:space="preserve"> PAGEREF _Toc477151029 \h </w:instrText>
            </w:r>
            <w:r>
              <w:rPr>
                <w:noProof/>
                <w:webHidden/>
              </w:rPr>
            </w:r>
            <w:r>
              <w:rPr>
                <w:noProof/>
                <w:webHidden/>
              </w:rPr>
              <w:fldChar w:fldCharType="separate"/>
            </w:r>
            <w:r>
              <w:rPr>
                <w:noProof/>
                <w:webHidden/>
              </w:rPr>
              <w:t>166</w:t>
            </w:r>
            <w:r>
              <w:rPr>
                <w:noProof/>
                <w:webHidden/>
              </w:rPr>
              <w:fldChar w:fldCharType="end"/>
            </w:r>
          </w:hyperlink>
        </w:p>
        <w:p w:rsidR="00184230" w:rsidRDefault="00184230">
          <w:pPr>
            <w:pStyle w:val="TOC2"/>
            <w:rPr>
              <w:rFonts w:eastAsiaTheme="minorEastAsia"/>
              <w:noProof/>
            </w:rPr>
          </w:pPr>
          <w:hyperlink w:anchor="_Toc477151030" w:history="1">
            <w:r w:rsidRPr="003B5A0F">
              <w:rPr>
                <w:rStyle w:val="Hyperlink"/>
                <w:noProof/>
              </w:rPr>
              <w:t>Hide and Show Commands</w:t>
            </w:r>
            <w:r>
              <w:rPr>
                <w:noProof/>
                <w:webHidden/>
              </w:rPr>
              <w:tab/>
            </w:r>
            <w:r>
              <w:rPr>
                <w:noProof/>
                <w:webHidden/>
              </w:rPr>
              <w:fldChar w:fldCharType="begin"/>
            </w:r>
            <w:r>
              <w:rPr>
                <w:noProof/>
                <w:webHidden/>
              </w:rPr>
              <w:instrText xml:space="preserve"> PAGEREF _Toc477151030 \h </w:instrText>
            </w:r>
            <w:r>
              <w:rPr>
                <w:noProof/>
                <w:webHidden/>
              </w:rPr>
            </w:r>
            <w:r>
              <w:rPr>
                <w:noProof/>
                <w:webHidden/>
              </w:rPr>
              <w:fldChar w:fldCharType="separate"/>
            </w:r>
            <w:r>
              <w:rPr>
                <w:noProof/>
                <w:webHidden/>
              </w:rPr>
              <w:t>167</w:t>
            </w:r>
            <w:r>
              <w:rPr>
                <w:noProof/>
                <w:webHidden/>
              </w:rPr>
              <w:fldChar w:fldCharType="end"/>
            </w:r>
          </w:hyperlink>
        </w:p>
        <w:p w:rsidR="00184230" w:rsidRDefault="00184230">
          <w:pPr>
            <w:pStyle w:val="TOC3"/>
            <w:rPr>
              <w:rFonts w:eastAsiaTheme="minorEastAsia"/>
              <w:noProof/>
            </w:rPr>
          </w:pPr>
          <w:hyperlink w:anchor="_Toc477151031" w:history="1">
            <w:r w:rsidRPr="003B5A0F">
              <w:rPr>
                <w:rStyle w:val="Hyperlink"/>
                <w:noProof/>
              </w:rPr>
              <w:t>Gr.hide &lt;object_number_nexp&gt;</w:t>
            </w:r>
            <w:r>
              <w:rPr>
                <w:noProof/>
                <w:webHidden/>
              </w:rPr>
              <w:tab/>
            </w:r>
            <w:r>
              <w:rPr>
                <w:noProof/>
                <w:webHidden/>
              </w:rPr>
              <w:fldChar w:fldCharType="begin"/>
            </w:r>
            <w:r>
              <w:rPr>
                <w:noProof/>
                <w:webHidden/>
              </w:rPr>
              <w:instrText xml:space="preserve"> PAGEREF _Toc477151031 \h </w:instrText>
            </w:r>
            <w:r>
              <w:rPr>
                <w:noProof/>
                <w:webHidden/>
              </w:rPr>
            </w:r>
            <w:r>
              <w:rPr>
                <w:noProof/>
                <w:webHidden/>
              </w:rPr>
              <w:fldChar w:fldCharType="separate"/>
            </w:r>
            <w:r>
              <w:rPr>
                <w:noProof/>
                <w:webHidden/>
              </w:rPr>
              <w:t>167</w:t>
            </w:r>
            <w:r>
              <w:rPr>
                <w:noProof/>
                <w:webHidden/>
              </w:rPr>
              <w:fldChar w:fldCharType="end"/>
            </w:r>
          </w:hyperlink>
        </w:p>
        <w:p w:rsidR="00184230" w:rsidRDefault="00184230">
          <w:pPr>
            <w:pStyle w:val="TOC3"/>
            <w:rPr>
              <w:rFonts w:eastAsiaTheme="minorEastAsia"/>
              <w:noProof/>
            </w:rPr>
          </w:pPr>
          <w:hyperlink w:anchor="_Toc477151032" w:history="1">
            <w:r w:rsidRPr="003B5A0F">
              <w:rPr>
                <w:rStyle w:val="Hyperlink"/>
                <w:noProof/>
              </w:rPr>
              <w:t>Gr.show &lt;object_number_nexp&gt;</w:t>
            </w:r>
            <w:r>
              <w:rPr>
                <w:noProof/>
                <w:webHidden/>
              </w:rPr>
              <w:tab/>
            </w:r>
            <w:r>
              <w:rPr>
                <w:noProof/>
                <w:webHidden/>
              </w:rPr>
              <w:fldChar w:fldCharType="begin"/>
            </w:r>
            <w:r>
              <w:rPr>
                <w:noProof/>
                <w:webHidden/>
              </w:rPr>
              <w:instrText xml:space="preserve"> PAGEREF _Toc477151032 \h </w:instrText>
            </w:r>
            <w:r>
              <w:rPr>
                <w:noProof/>
                <w:webHidden/>
              </w:rPr>
            </w:r>
            <w:r>
              <w:rPr>
                <w:noProof/>
                <w:webHidden/>
              </w:rPr>
              <w:fldChar w:fldCharType="separate"/>
            </w:r>
            <w:r>
              <w:rPr>
                <w:noProof/>
                <w:webHidden/>
              </w:rPr>
              <w:t>167</w:t>
            </w:r>
            <w:r>
              <w:rPr>
                <w:noProof/>
                <w:webHidden/>
              </w:rPr>
              <w:fldChar w:fldCharType="end"/>
            </w:r>
          </w:hyperlink>
        </w:p>
        <w:p w:rsidR="00184230" w:rsidRDefault="00184230">
          <w:pPr>
            <w:pStyle w:val="TOC3"/>
            <w:rPr>
              <w:rFonts w:eastAsiaTheme="minorEastAsia"/>
              <w:noProof/>
            </w:rPr>
          </w:pPr>
          <w:hyperlink w:anchor="_Toc477151033" w:history="1">
            <w:r w:rsidRPr="003B5A0F">
              <w:rPr>
                <w:rStyle w:val="Hyperlink"/>
                <w:noProof/>
              </w:rPr>
              <w:t>Gr.show.toggle &lt;object_number_nexp&gt;</w:t>
            </w:r>
            <w:r>
              <w:rPr>
                <w:noProof/>
                <w:webHidden/>
              </w:rPr>
              <w:tab/>
            </w:r>
            <w:r>
              <w:rPr>
                <w:noProof/>
                <w:webHidden/>
              </w:rPr>
              <w:fldChar w:fldCharType="begin"/>
            </w:r>
            <w:r>
              <w:rPr>
                <w:noProof/>
                <w:webHidden/>
              </w:rPr>
              <w:instrText xml:space="preserve"> PAGEREF _Toc477151033 \h </w:instrText>
            </w:r>
            <w:r>
              <w:rPr>
                <w:noProof/>
                <w:webHidden/>
              </w:rPr>
            </w:r>
            <w:r>
              <w:rPr>
                <w:noProof/>
                <w:webHidden/>
              </w:rPr>
              <w:fldChar w:fldCharType="separate"/>
            </w:r>
            <w:r>
              <w:rPr>
                <w:noProof/>
                <w:webHidden/>
              </w:rPr>
              <w:t>167</w:t>
            </w:r>
            <w:r>
              <w:rPr>
                <w:noProof/>
                <w:webHidden/>
              </w:rPr>
              <w:fldChar w:fldCharType="end"/>
            </w:r>
          </w:hyperlink>
        </w:p>
        <w:p w:rsidR="00184230" w:rsidRDefault="00184230">
          <w:pPr>
            <w:pStyle w:val="TOC2"/>
            <w:rPr>
              <w:rFonts w:eastAsiaTheme="minorEastAsia"/>
              <w:noProof/>
            </w:rPr>
          </w:pPr>
          <w:hyperlink w:anchor="_Toc477151034" w:history="1">
            <w:r w:rsidRPr="003B5A0F">
              <w:rPr>
                <w:rStyle w:val="Hyperlink"/>
                <w:noProof/>
              </w:rPr>
              <w:t>Touch Query Commands</w:t>
            </w:r>
            <w:r>
              <w:rPr>
                <w:noProof/>
                <w:webHidden/>
              </w:rPr>
              <w:tab/>
            </w:r>
            <w:r>
              <w:rPr>
                <w:noProof/>
                <w:webHidden/>
              </w:rPr>
              <w:fldChar w:fldCharType="begin"/>
            </w:r>
            <w:r>
              <w:rPr>
                <w:noProof/>
                <w:webHidden/>
              </w:rPr>
              <w:instrText xml:space="preserve"> PAGEREF _Toc477151034 \h </w:instrText>
            </w:r>
            <w:r>
              <w:rPr>
                <w:noProof/>
                <w:webHidden/>
              </w:rPr>
            </w:r>
            <w:r>
              <w:rPr>
                <w:noProof/>
                <w:webHidden/>
              </w:rPr>
              <w:fldChar w:fldCharType="separate"/>
            </w:r>
            <w:r>
              <w:rPr>
                <w:noProof/>
                <w:webHidden/>
              </w:rPr>
              <w:t>167</w:t>
            </w:r>
            <w:r>
              <w:rPr>
                <w:noProof/>
                <w:webHidden/>
              </w:rPr>
              <w:fldChar w:fldCharType="end"/>
            </w:r>
          </w:hyperlink>
        </w:p>
        <w:p w:rsidR="00184230" w:rsidRDefault="00184230">
          <w:pPr>
            <w:pStyle w:val="TOC3"/>
            <w:rPr>
              <w:rFonts w:eastAsiaTheme="minorEastAsia"/>
              <w:noProof/>
            </w:rPr>
          </w:pPr>
          <w:hyperlink w:anchor="_Toc477151035" w:history="1">
            <w:r w:rsidRPr="003B5A0F">
              <w:rPr>
                <w:rStyle w:val="Hyperlink"/>
                <w:noProof/>
              </w:rPr>
              <w:t>Gr.touch touched, x, y</w:t>
            </w:r>
            <w:r>
              <w:rPr>
                <w:noProof/>
                <w:webHidden/>
              </w:rPr>
              <w:tab/>
            </w:r>
            <w:r>
              <w:rPr>
                <w:noProof/>
                <w:webHidden/>
              </w:rPr>
              <w:fldChar w:fldCharType="begin"/>
            </w:r>
            <w:r>
              <w:rPr>
                <w:noProof/>
                <w:webHidden/>
              </w:rPr>
              <w:instrText xml:space="preserve"> PAGEREF _Toc477151035 \h </w:instrText>
            </w:r>
            <w:r>
              <w:rPr>
                <w:noProof/>
                <w:webHidden/>
              </w:rPr>
            </w:r>
            <w:r>
              <w:rPr>
                <w:noProof/>
                <w:webHidden/>
              </w:rPr>
              <w:fldChar w:fldCharType="separate"/>
            </w:r>
            <w:r>
              <w:rPr>
                <w:noProof/>
                <w:webHidden/>
              </w:rPr>
              <w:t>167</w:t>
            </w:r>
            <w:r>
              <w:rPr>
                <w:noProof/>
                <w:webHidden/>
              </w:rPr>
              <w:fldChar w:fldCharType="end"/>
            </w:r>
          </w:hyperlink>
        </w:p>
        <w:p w:rsidR="00184230" w:rsidRDefault="00184230">
          <w:pPr>
            <w:pStyle w:val="TOC3"/>
            <w:rPr>
              <w:rFonts w:eastAsiaTheme="minorEastAsia"/>
              <w:noProof/>
            </w:rPr>
          </w:pPr>
          <w:hyperlink w:anchor="_Toc477151036" w:history="1">
            <w:r w:rsidRPr="003B5A0F">
              <w:rPr>
                <w:rStyle w:val="Hyperlink"/>
                <w:noProof/>
              </w:rPr>
              <w:t>Gr.bounded.touch touched, left, top, right, bottom</w:t>
            </w:r>
            <w:r>
              <w:rPr>
                <w:noProof/>
                <w:webHidden/>
              </w:rPr>
              <w:tab/>
            </w:r>
            <w:r>
              <w:rPr>
                <w:noProof/>
                <w:webHidden/>
              </w:rPr>
              <w:fldChar w:fldCharType="begin"/>
            </w:r>
            <w:r>
              <w:rPr>
                <w:noProof/>
                <w:webHidden/>
              </w:rPr>
              <w:instrText xml:space="preserve"> PAGEREF _Toc477151036 \h </w:instrText>
            </w:r>
            <w:r>
              <w:rPr>
                <w:noProof/>
                <w:webHidden/>
              </w:rPr>
            </w:r>
            <w:r>
              <w:rPr>
                <w:noProof/>
                <w:webHidden/>
              </w:rPr>
              <w:fldChar w:fldCharType="separate"/>
            </w:r>
            <w:r>
              <w:rPr>
                <w:noProof/>
                <w:webHidden/>
              </w:rPr>
              <w:t>168</w:t>
            </w:r>
            <w:r>
              <w:rPr>
                <w:noProof/>
                <w:webHidden/>
              </w:rPr>
              <w:fldChar w:fldCharType="end"/>
            </w:r>
          </w:hyperlink>
        </w:p>
        <w:p w:rsidR="00184230" w:rsidRDefault="00184230">
          <w:pPr>
            <w:pStyle w:val="TOC3"/>
            <w:rPr>
              <w:rFonts w:eastAsiaTheme="minorEastAsia"/>
              <w:noProof/>
            </w:rPr>
          </w:pPr>
          <w:hyperlink w:anchor="_Toc477151037" w:history="1">
            <w:r w:rsidRPr="003B5A0F">
              <w:rPr>
                <w:rStyle w:val="Hyperlink"/>
                <w:noProof/>
              </w:rPr>
              <w:t>Gr.touch2 touched, x, y</w:t>
            </w:r>
            <w:r>
              <w:rPr>
                <w:noProof/>
                <w:webHidden/>
              </w:rPr>
              <w:tab/>
            </w:r>
            <w:r>
              <w:rPr>
                <w:noProof/>
                <w:webHidden/>
              </w:rPr>
              <w:fldChar w:fldCharType="begin"/>
            </w:r>
            <w:r>
              <w:rPr>
                <w:noProof/>
                <w:webHidden/>
              </w:rPr>
              <w:instrText xml:space="preserve"> PAGEREF _Toc477151037 \h </w:instrText>
            </w:r>
            <w:r>
              <w:rPr>
                <w:noProof/>
                <w:webHidden/>
              </w:rPr>
            </w:r>
            <w:r>
              <w:rPr>
                <w:noProof/>
                <w:webHidden/>
              </w:rPr>
              <w:fldChar w:fldCharType="separate"/>
            </w:r>
            <w:r>
              <w:rPr>
                <w:noProof/>
                <w:webHidden/>
              </w:rPr>
              <w:t>168</w:t>
            </w:r>
            <w:r>
              <w:rPr>
                <w:noProof/>
                <w:webHidden/>
              </w:rPr>
              <w:fldChar w:fldCharType="end"/>
            </w:r>
          </w:hyperlink>
        </w:p>
        <w:p w:rsidR="00184230" w:rsidRDefault="00184230">
          <w:pPr>
            <w:pStyle w:val="TOC3"/>
            <w:rPr>
              <w:rFonts w:eastAsiaTheme="minorEastAsia"/>
              <w:noProof/>
            </w:rPr>
          </w:pPr>
          <w:hyperlink w:anchor="_Toc477151038" w:history="1">
            <w:r w:rsidRPr="003B5A0F">
              <w:rPr>
                <w:rStyle w:val="Hyperlink"/>
                <w:noProof/>
              </w:rPr>
              <w:t>Gr.bounded.touch2 touched, left, top, right, bottom</w:t>
            </w:r>
            <w:r>
              <w:rPr>
                <w:noProof/>
                <w:webHidden/>
              </w:rPr>
              <w:tab/>
            </w:r>
            <w:r>
              <w:rPr>
                <w:noProof/>
                <w:webHidden/>
              </w:rPr>
              <w:fldChar w:fldCharType="begin"/>
            </w:r>
            <w:r>
              <w:rPr>
                <w:noProof/>
                <w:webHidden/>
              </w:rPr>
              <w:instrText xml:space="preserve"> PAGEREF _Toc477151038 \h </w:instrText>
            </w:r>
            <w:r>
              <w:rPr>
                <w:noProof/>
                <w:webHidden/>
              </w:rPr>
            </w:r>
            <w:r>
              <w:rPr>
                <w:noProof/>
                <w:webHidden/>
              </w:rPr>
              <w:fldChar w:fldCharType="separate"/>
            </w:r>
            <w:r>
              <w:rPr>
                <w:noProof/>
                <w:webHidden/>
              </w:rPr>
              <w:t>168</w:t>
            </w:r>
            <w:r>
              <w:rPr>
                <w:noProof/>
                <w:webHidden/>
              </w:rPr>
              <w:fldChar w:fldCharType="end"/>
            </w:r>
          </w:hyperlink>
        </w:p>
        <w:p w:rsidR="00184230" w:rsidRDefault="00184230">
          <w:pPr>
            <w:pStyle w:val="TOC3"/>
            <w:rPr>
              <w:rFonts w:eastAsiaTheme="minorEastAsia"/>
              <w:noProof/>
            </w:rPr>
          </w:pPr>
          <w:hyperlink w:anchor="_Toc477151039" w:history="1">
            <w:r w:rsidRPr="003B5A0F">
              <w:rPr>
                <w:rStyle w:val="Hyperlink"/>
                <w:noProof/>
              </w:rPr>
              <w:t>OnGrTouch:</w:t>
            </w:r>
            <w:r>
              <w:rPr>
                <w:noProof/>
                <w:webHidden/>
              </w:rPr>
              <w:tab/>
            </w:r>
            <w:r>
              <w:rPr>
                <w:noProof/>
                <w:webHidden/>
              </w:rPr>
              <w:fldChar w:fldCharType="begin"/>
            </w:r>
            <w:r>
              <w:rPr>
                <w:noProof/>
                <w:webHidden/>
              </w:rPr>
              <w:instrText xml:space="preserve"> PAGEREF _Toc477151039 \h </w:instrText>
            </w:r>
            <w:r>
              <w:rPr>
                <w:noProof/>
                <w:webHidden/>
              </w:rPr>
            </w:r>
            <w:r>
              <w:rPr>
                <w:noProof/>
                <w:webHidden/>
              </w:rPr>
              <w:fldChar w:fldCharType="separate"/>
            </w:r>
            <w:r>
              <w:rPr>
                <w:noProof/>
                <w:webHidden/>
              </w:rPr>
              <w:t>168</w:t>
            </w:r>
            <w:r>
              <w:rPr>
                <w:noProof/>
                <w:webHidden/>
              </w:rPr>
              <w:fldChar w:fldCharType="end"/>
            </w:r>
          </w:hyperlink>
        </w:p>
        <w:p w:rsidR="00184230" w:rsidRDefault="00184230">
          <w:pPr>
            <w:pStyle w:val="TOC3"/>
            <w:rPr>
              <w:rFonts w:eastAsiaTheme="minorEastAsia"/>
              <w:noProof/>
            </w:rPr>
          </w:pPr>
          <w:hyperlink w:anchor="_Toc477151040" w:history="1">
            <w:r w:rsidRPr="003B5A0F">
              <w:rPr>
                <w:rStyle w:val="Hyperlink"/>
                <w:noProof/>
              </w:rPr>
              <w:t>Gr.onGrTouch.resume</w:t>
            </w:r>
            <w:r>
              <w:rPr>
                <w:noProof/>
                <w:webHidden/>
              </w:rPr>
              <w:tab/>
            </w:r>
            <w:r>
              <w:rPr>
                <w:noProof/>
                <w:webHidden/>
              </w:rPr>
              <w:fldChar w:fldCharType="begin"/>
            </w:r>
            <w:r>
              <w:rPr>
                <w:noProof/>
                <w:webHidden/>
              </w:rPr>
              <w:instrText xml:space="preserve"> PAGEREF _Toc477151040 \h </w:instrText>
            </w:r>
            <w:r>
              <w:rPr>
                <w:noProof/>
                <w:webHidden/>
              </w:rPr>
            </w:r>
            <w:r>
              <w:rPr>
                <w:noProof/>
                <w:webHidden/>
              </w:rPr>
              <w:fldChar w:fldCharType="separate"/>
            </w:r>
            <w:r>
              <w:rPr>
                <w:noProof/>
                <w:webHidden/>
              </w:rPr>
              <w:t>168</w:t>
            </w:r>
            <w:r>
              <w:rPr>
                <w:noProof/>
                <w:webHidden/>
              </w:rPr>
              <w:fldChar w:fldCharType="end"/>
            </w:r>
          </w:hyperlink>
        </w:p>
        <w:p w:rsidR="00184230" w:rsidRDefault="00184230">
          <w:pPr>
            <w:pStyle w:val="TOC2"/>
            <w:rPr>
              <w:rFonts w:eastAsiaTheme="minorEastAsia"/>
              <w:noProof/>
            </w:rPr>
          </w:pPr>
          <w:hyperlink w:anchor="_Toc477151041" w:history="1">
            <w:r w:rsidRPr="003B5A0F">
              <w:rPr>
                <w:rStyle w:val="Hyperlink"/>
                <w:noProof/>
              </w:rPr>
              <w:t>Text Commands</w:t>
            </w:r>
            <w:r>
              <w:rPr>
                <w:noProof/>
                <w:webHidden/>
              </w:rPr>
              <w:tab/>
            </w:r>
            <w:r>
              <w:rPr>
                <w:noProof/>
                <w:webHidden/>
              </w:rPr>
              <w:fldChar w:fldCharType="begin"/>
            </w:r>
            <w:r>
              <w:rPr>
                <w:noProof/>
                <w:webHidden/>
              </w:rPr>
              <w:instrText xml:space="preserve"> PAGEREF _Toc477151041 \h </w:instrText>
            </w:r>
            <w:r>
              <w:rPr>
                <w:noProof/>
                <w:webHidden/>
              </w:rPr>
            </w:r>
            <w:r>
              <w:rPr>
                <w:noProof/>
                <w:webHidden/>
              </w:rPr>
              <w:fldChar w:fldCharType="separate"/>
            </w:r>
            <w:r>
              <w:rPr>
                <w:noProof/>
                <w:webHidden/>
              </w:rPr>
              <w:t>168</w:t>
            </w:r>
            <w:r>
              <w:rPr>
                <w:noProof/>
                <w:webHidden/>
              </w:rPr>
              <w:fldChar w:fldCharType="end"/>
            </w:r>
          </w:hyperlink>
        </w:p>
        <w:p w:rsidR="00184230" w:rsidRDefault="00184230">
          <w:pPr>
            <w:pStyle w:val="TOC3"/>
            <w:rPr>
              <w:rFonts w:eastAsiaTheme="minorEastAsia"/>
              <w:noProof/>
            </w:rPr>
          </w:pPr>
          <w:hyperlink w:anchor="_Toc477151042" w:history="1">
            <w:r w:rsidRPr="003B5A0F">
              <w:rPr>
                <w:rStyle w:val="Hyperlink"/>
                <w:noProof/>
              </w:rPr>
              <w:t>Overview</w:t>
            </w:r>
            <w:r>
              <w:rPr>
                <w:noProof/>
                <w:webHidden/>
              </w:rPr>
              <w:tab/>
            </w:r>
            <w:r>
              <w:rPr>
                <w:noProof/>
                <w:webHidden/>
              </w:rPr>
              <w:fldChar w:fldCharType="begin"/>
            </w:r>
            <w:r>
              <w:rPr>
                <w:noProof/>
                <w:webHidden/>
              </w:rPr>
              <w:instrText xml:space="preserve"> PAGEREF _Toc477151042 \h </w:instrText>
            </w:r>
            <w:r>
              <w:rPr>
                <w:noProof/>
                <w:webHidden/>
              </w:rPr>
            </w:r>
            <w:r>
              <w:rPr>
                <w:noProof/>
                <w:webHidden/>
              </w:rPr>
              <w:fldChar w:fldCharType="separate"/>
            </w:r>
            <w:r>
              <w:rPr>
                <w:noProof/>
                <w:webHidden/>
              </w:rPr>
              <w:t>168</w:t>
            </w:r>
            <w:r>
              <w:rPr>
                <w:noProof/>
                <w:webHidden/>
              </w:rPr>
              <w:fldChar w:fldCharType="end"/>
            </w:r>
          </w:hyperlink>
        </w:p>
        <w:p w:rsidR="00184230" w:rsidRDefault="00184230">
          <w:pPr>
            <w:pStyle w:val="TOC3"/>
            <w:rPr>
              <w:rFonts w:eastAsiaTheme="minorEastAsia"/>
              <w:noProof/>
            </w:rPr>
          </w:pPr>
          <w:hyperlink w:anchor="_Toc477151043" w:history="1">
            <w:r w:rsidRPr="003B5A0F">
              <w:rPr>
                <w:rStyle w:val="Hyperlink"/>
                <w:noProof/>
              </w:rPr>
              <w:t>Gr.text.align {{&lt;type_nexp&gt;}{,&lt;paint_nexp&gt;}}</w:t>
            </w:r>
            <w:r>
              <w:rPr>
                <w:noProof/>
                <w:webHidden/>
              </w:rPr>
              <w:tab/>
            </w:r>
            <w:r>
              <w:rPr>
                <w:noProof/>
                <w:webHidden/>
              </w:rPr>
              <w:fldChar w:fldCharType="begin"/>
            </w:r>
            <w:r>
              <w:rPr>
                <w:noProof/>
                <w:webHidden/>
              </w:rPr>
              <w:instrText xml:space="preserve"> PAGEREF _Toc477151043 \h </w:instrText>
            </w:r>
            <w:r>
              <w:rPr>
                <w:noProof/>
                <w:webHidden/>
              </w:rPr>
            </w:r>
            <w:r>
              <w:rPr>
                <w:noProof/>
                <w:webHidden/>
              </w:rPr>
              <w:fldChar w:fldCharType="separate"/>
            </w:r>
            <w:r>
              <w:rPr>
                <w:noProof/>
                <w:webHidden/>
              </w:rPr>
              <w:t>169</w:t>
            </w:r>
            <w:r>
              <w:rPr>
                <w:noProof/>
                <w:webHidden/>
              </w:rPr>
              <w:fldChar w:fldCharType="end"/>
            </w:r>
          </w:hyperlink>
        </w:p>
        <w:p w:rsidR="00184230" w:rsidRDefault="00184230">
          <w:pPr>
            <w:pStyle w:val="TOC3"/>
            <w:rPr>
              <w:rFonts w:eastAsiaTheme="minorEastAsia"/>
              <w:noProof/>
            </w:rPr>
          </w:pPr>
          <w:hyperlink w:anchor="_Toc477151044" w:history="1">
            <w:r w:rsidRPr="003B5A0F">
              <w:rPr>
                <w:rStyle w:val="Hyperlink"/>
                <w:noProof/>
              </w:rPr>
              <w:t>Gr.text.bold {{&lt;lexp&gt;}{,&lt;paint_nexp&gt;}}</w:t>
            </w:r>
            <w:r>
              <w:rPr>
                <w:noProof/>
                <w:webHidden/>
              </w:rPr>
              <w:tab/>
            </w:r>
            <w:r>
              <w:rPr>
                <w:noProof/>
                <w:webHidden/>
              </w:rPr>
              <w:fldChar w:fldCharType="begin"/>
            </w:r>
            <w:r>
              <w:rPr>
                <w:noProof/>
                <w:webHidden/>
              </w:rPr>
              <w:instrText xml:space="preserve"> PAGEREF _Toc477151044 \h </w:instrText>
            </w:r>
            <w:r>
              <w:rPr>
                <w:noProof/>
                <w:webHidden/>
              </w:rPr>
            </w:r>
            <w:r>
              <w:rPr>
                <w:noProof/>
                <w:webHidden/>
              </w:rPr>
              <w:fldChar w:fldCharType="separate"/>
            </w:r>
            <w:r>
              <w:rPr>
                <w:noProof/>
                <w:webHidden/>
              </w:rPr>
              <w:t>169</w:t>
            </w:r>
            <w:r>
              <w:rPr>
                <w:noProof/>
                <w:webHidden/>
              </w:rPr>
              <w:fldChar w:fldCharType="end"/>
            </w:r>
          </w:hyperlink>
        </w:p>
        <w:p w:rsidR="00184230" w:rsidRDefault="00184230">
          <w:pPr>
            <w:pStyle w:val="TOC3"/>
            <w:rPr>
              <w:rFonts w:eastAsiaTheme="minorEastAsia"/>
              <w:noProof/>
            </w:rPr>
          </w:pPr>
          <w:hyperlink w:anchor="_Toc477151045" w:history="1">
            <w:r w:rsidRPr="003B5A0F">
              <w:rPr>
                <w:rStyle w:val="Hyperlink"/>
                <w:noProof/>
              </w:rPr>
              <w:t>Gr.text.size {{&lt;size_nexp&gt;}{,&lt;paint_nexp&gt;}}</w:t>
            </w:r>
            <w:r>
              <w:rPr>
                <w:noProof/>
                <w:webHidden/>
              </w:rPr>
              <w:tab/>
            </w:r>
            <w:r>
              <w:rPr>
                <w:noProof/>
                <w:webHidden/>
              </w:rPr>
              <w:fldChar w:fldCharType="begin"/>
            </w:r>
            <w:r>
              <w:rPr>
                <w:noProof/>
                <w:webHidden/>
              </w:rPr>
              <w:instrText xml:space="preserve"> PAGEREF _Toc477151045 \h </w:instrText>
            </w:r>
            <w:r>
              <w:rPr>
                <w:noProof/>
                <w:webHidden/>
              </w:rPr>
            </w:r>
            <w:r>
              <w:rPr>
                <w:noProof/>
                <w:webHidden/>
              </w:rPr>
              <w:fldChar w:fldCharType="separate"/>
            </w:r>
            <w:r>
              <w:rPr>
                <w:noProof/>
                <w:webHidden/>
              </w:rPr>
              <w:t>169</w:t>
            </w:r>
            <w:r>
              <w:rPr>
                <w:noProof/>
                <w:webHidden/>
              </w:rPr>
              <w:fldChar w:fldCharType="end"/>
            </w:r>
          </w:hyperlink>
        </w:p>
        <w:p w:rsidR="00184230" w:rsidRDefault="00184230">
          <w:pPr>
            <w:pStyle w:val="TOC3"/>
            <w:rPr>
              <w:rFonts w:eastAsiaTheme="minorEastAsia"/>
              <w:noProof/>
            </w:rPr>
          </w:pPr>
          <w:hyperlink w:anchor="_Toc477151046" w:history="1">
            <w:r w:rsidRPr="003B5A0F">
              <w:rPr>
                <w:rStyle w:val="Hyperlink"/>
                <w:noProof/>
              </w:rPr>
              <w:t>Gr.text.skew {{&lt;skew_nexp&gt;}{,&lt;paint_nexp&gt;}}</w:t>
            </w:r>
            <w:r>
              <w:rPr>
                <w:noProof/>
                <w:webHidden/>
              </w:rPr>
              <w:tab/>
            </w:r>
            <w:r>
              <w:rPr>
                <w:noProof/>
                <w:webHidden/>
              </w:rPr>
              <w:fldChar w:fldCharType="begin"/>
            </w:r>
            <w:r>
              <w:rPr>
                <w:noProof/>
                <w:webHidden/>
              </w:rPr>
              <w:instrText xml:space="preserve"> PAGEREF _Toc477151046 \h </w:instrText>
            </w:r>
            <w:r>
              <w:rPr>
                <w:noProof/>
                <w:webHidden/>
              </w:rPr>
            </w:r>
            <w:r>
              <w:rPr>
                <w:noProof/>
                <w:webHidden/>
              </w:rPr>
              <w:fldChar w:fldCharType="separate"/>
            </w:r>
            <w:r>
              <w:rPr>
                <w:noProof/>
                <w:webHidden/>
              </w:rPr>
              <w:t>169</w:t>
            </w:r>
            <w:r>
              <w:rPr>
                <w:noProof/>
                <w:webHidden/>
              </w:rPr>
              <w:fldChar w:fldCharType="end"/>
            </w:r>
          </w:hyperlink>
        </w:p>
        <w:p w:rsidR="00184230" w:rsidRDefault="00184230">
          <w:pPr>
            <w:pStyle w:val="TOC3"/>
            <w:rPr>
              <w:rFonts w:eastAsiaTheme="minorEastAsia"/>
              <w:noProof/>
            </w:rPr>
          </w:pPr>
          <w:hyperlink w:anchor="_Toc477151047" w:history="1">
            <w:r w:rsidRPr="003B5A0F">
              <w:rPr>
                <w:rStyle w:val="Hyperlink"/>
                <w:noProof/>
              </w:rPr>
              <w:t>Gr.text.strike {{&lt;lexp&gt;}{,&lt;paint_nexp&gt;}}</w:t>
            </w:r>
            <w:r>
              <w:rPr>
                <w:noProof/>
                <w:webHidden/>
              </w:rPr>
              <w:tab/>
            </w:r>
            <w:r>
              <w:rPr>
                <w:noProof/>
                <w:webHidden/>
              </w:rPr>
              <w:fldChar w:fldCharType="begin"/>
            </w:r>
            <w:r>
              <w:rPr>
                <w:noProof/>
                <w:webHidden/>
              </w:rPr>
              <w:instrText xml:space="preserve"> PAGEREF _Toc477151047 \h </w:instrText>
            </w:r>
            <w:r>
              <w:rPr>
                <w:noProof/>
                <w:webHidden/>
              </w:rPr>
            </w:r>
            <w:r>
              <w:rPr>
                <w:noProof/>
                <w:webHidden/>
              </w:rPr>
              <w:fldChar w:fldCharType="separate"/>
            </w:r>
            <w:r>
              <w:rPr>
                <w:noProof/>
                <w:webHidden/>
              </w:rPr>
              <w:t>170</w:t>
            </w:r>
            <w:r>
              <w:rPr>
                <w:noProof/>
                <w:webHidden/>
              </w:rPr>
              <w:fldChar w:fldCharType="end"/>
            </w:r>
          </w:hyperlink>
        </w:p>
        <w:p w:rsidR="00184230" w:rsidRDefault="00184230">
          <w:pPr>
            <w:pStyle w:val="TOC3"/>
            <w:rPr>
              <w:rFonts w:eastAsiaTheme="minorEastAsia"/>
              <w:noProof/>
            </w:rPr>
          </w:pPr>
          <w:hyperlink w:anchor="_Toc477151048" w:history="1">
            <w:r w:rsidRPr="003B5A0F">
              <w:rPr>
                <w:rStyle w:val="Hyperlink"/>
                <w:noProof/>
              </w:rPr>
              <w:t>Gr.text.underline {{&lt;lexp&gt;}{,&lt;paint_nexp&gt;}}</w:t>
            </w:r>
            <w:r>
              <w:rPr>
                <w:noProof/>
                <w:webHidden/>
              </w:rPr>
              <w:tab/>
            </w:r>
            <w:r>
              <w:rPr>
                <w:noProof/>
                <w:webHidden/>
              </w:rPr>
              <w:fldChar w:fldCharType="begin"/>
            </w:r>
            <w:r>
              <w:rPr>
                <w:noProof/>
                <w:webHidden/>
              </w:rPr>
              <w:instrText xml:space="preserve"> PAGEREF _Toc477151048 \h </w:instrText>
            </w:r>
            <w:r>
              <w:rPr>
                <w:noProof/>
                <w:webHidden/>
              </w:rPr>
            </w:r>
            <w:r>
              <w:rPr>
                <w:noProof/>
                <w:webHidden/>
              </w:rPr>
              <w:fldChar w:fldCharType="separate"/>
            </w:r>
            <w:r>
              <w:rPr>
                <w:noProof/>
                <w:webHidden/>
              </w:rPr>
              <w:t>170</w:t>
            </w:r>
            <w:r>
              <w:rPr>
                <w:noProof/>
                <w:webHidden/>
              </w:rPr>
              <w:fldChar w:fldCharType="end"/>
            </w:r>
          </w:hyperlink>
        </w:p>
        <w:p w:rsidR="00184230" w:rsidRDefault="00184230">
          <w:pPr>
            <w:pStyle w:val="TOC3"/>
            <w:rPr>
              <w:rFonts w:eastAsiaTheme="minorEastAsia"/>
              <w:noProof/>
            </w:rPr>
          </w:pPr>
          <w:hyperlink w:anchor="_Toc477151049" w:history="1">
            <w:r w:rsidRPr="003B5A0F">
              <w:rPr>
                <w:rStyle w:val="Hyperlink"/>
                <w:noProof/>
              </w:rPr>
              <w:t>Gr.text.setfont {{&lt;font_ptr_nexp&gt;|&lt;font_family_sexp&gt;} {, &lt;style_sexp&gt;} {,&lt;paint_nexp&gt;}}</w:t>
            </w:r>
            <w:r>
              <w:rPr>
                <w:noProof/>
                <w:webHidden/>
              </w:rPr>
              <w:tab/>
            </w:r>
            <w:r>
              <w:rPr>
                <w:noProof/>
                <w:webHidden/>
              </w:rPr>
              <w:fldChar w:fldCharType="begin"/>
            </w:r>
            <w:r>
              <w:rPr>
                <w:noProof/>
                <w:webHidden/>
              </w:rPr>
              <w:instrText xml:space="preserve"> PAGEREF _Toc477151049 \h </w:instrText>
            </w:r>
            <w:r>
              <w:rPr>
                <w:noProof/>
                <w:webHidden/>
              </w:rPr>
            </w:r>
            <w:r>
              <w:rPr>
                <w:noProof/>
                <w:webHidden/>
              </w:rPr>
              <w:fldChar w:fldCharType="separate"/>
            </w:r>
            <w:r>
              <w:rPr>
                <w:noProof/>
                <w:webHidden/>
              </w:rPr>
              <w:t>170</w:t>
            </w:r>
            <w:r>
              <w:rPr>
                <w:noProof/>
                <w:webHidden/>
              </w:rPr>
              <w:fldChar w:fldCharType="end"/>
            </w:r>
          </w:hyperlink>
        </w:p>
        <w:p w:rsidR="00184230" w:rsidRDefault="00184230">
          <w:pPr>
            <w:pStyle w:val="TOC3"/>
            <w:rPr>
              <w:rFonts w:eastAsiaTheme="minorEastAsia"/>
              <w:noProof/>
            </w:rPr>
          </w:pPr>
          <w:hyperlink w:anchor="_Toc477151050" w:history="1">
            <w:r w:rsidRPr="003B5A0F">
              <w:rPr>
                <w:rStyle w:val="Hyperlink"/>
                <w:noProof/>
              </w:rPr>
              <w:t>Gr.text.typeface {{&lt;font_nexp&gt;} {, &lt;style_nexp&gt;} {,&lt;paint_nexp&gt;}}</w:t>
            </w:r>
            <w:r>
              <w:rPr>
                <w:noProof/>
                <w:webHidden/>
              </w:rPr>
              <w:tab/>
            </w:r>
            <w:r>
              <w:rPr>
                <w:noProof/>
                <w:webHidden/>
              </w:rPr>
              <w:fldChar w:fldCharType="begin"/>
            </w:r>
            <w:r>
              <w:rPr>
                <w:noProof/>
                <w:webHidden/>
              </w:rPr>
              <w:instrText xml:space="preserve"> PAGEREF _Toc477151050 \h </w:instrText>
            </w:r>
            <w:r>
              <w:rPr>
                <w:noProof/>
                <w:webHidden/>
              </w:rPr>
            </w:r>
            <w:r>
              <w:rPr>
                <w:noProof/>
                <w:webHidden/>
              </w:rPr>
              <w:fldChar w:fldCharType="separate"/>
            </w:r>
            <w:r>
              <w:rPr>
                <w:noProof/>
                <w:webHidden/>
              </w:rPr>
              <w:t>171</w:t>
            </w:r>
            <w:r>
              <w:rPr>
                <w:noProof/>
                <w:webHidden/>
              </w:rPr>
              <w:fldChar w:fldCharType="end"/>
            </w:r>
          </w:hyperlink>
        </w:p>
        <w:p w:rsidR="00184230" w:rsidRDefault="00184230">
          <w:pPr>
            <w:pStyle w:val="TOC3"/>
            <w:rPr>
              <w:rFonts w:eastAsiaTheme="minorEastAsia"/>
              <w:noProof/>
            </w:rPr>
          </w:pPr>
          <w:hyperlink w:anchor="_Toc477151051" w:history="1">
            <w:r w:rsidRPr="003B5A0F">
              <w:rPr>
                <w:rStyle w:val="Hyperlink"/>
                <w:noProof/>
              </w:rPr>
              <w:t>Gr.text.height {&lt;height_nvar&gt;} {, &lt;up_nvar&gt;} {, &lt;down_nvar&gt;}</w:t>
            </w:r>
            <w:r>
              <w:rPr>
                <w:noProof/>
                <w:webHidden/>
              </w:rPr>
              <w:tab/>
            </w:r>
            <w:r>
              <w:rPr>
                <w:noProof/>
                <w:webHidden/>
              </w:rPr>
              <w:fldChar w:fldCharType="begin"/>
            </w:r>
            <w:r>
              <w:rPr>
                <w:noProof/>
                <w:webHidden/>
              </w:rPr>
              <w:instrText xml:space="preserve"> PAGEREF _Toc477151051 \h </w:instrText>
            </w:r>
            <w:r>
              <w:rPr>
                <w:noProof/>
                <w:webHidden/>
              </w:rPr>
            </w:r>
            <w:r>
              <w:rPr>
                <w:noProof/>
                <w:webHidden/>
              </w:rPr>
              <w:fldChar w:fldCharType="separate"/>
            </w:r>
            <w:r>
              <w:rPr>
                <w:noProof/>
                <w:webHidden/>
              </w:rPr>
              <w:t>171</w:t>
            </w:r>
            <w:r>
              <w:rPr>
                <w:noProof/>
                <w:webHidden/>
              </w:rPr>
              <w:fldChar w:fldCharType="end"/>
            </w:r>
          </w:hyperlink>
        </w:p>
        <w:p w:rsidR="00184230" w:rsidRDefault="00184230">
          <w:pPr>
            <w:pStyle w:val="TOC3"/>
            <w:rPr>
              <w:rFonts w:eastAsiaTheme="minorEastAsia"/>
              <w:noProof/>
            </w:rPr>
          </w:pPr>
          <w:hyperlink w:anchor="_Toc477151052" w:history="1">
            <w:r w:rsidRPr="003B5A0F">
              <w:rPr>
                <w:rStyle w:val="Hyperlink"/>
                <w:noProof/>
              </w:rPr>
              <w:t>Gr.text.width &lt;nvar&gt;, &lt;exp&gt;</w:t>
            </w:r>
            <w:r>
              <w:rPr>
                <w:noProof/>
                <w:webHidden/>
              </w:rPr>
              <w:tab/>
            </w:r>
            <w:r>
              <w:rPr>
                <w:noProof/>
                <w:webHidden/>
              </w:rPr>
              <w:fldChar w:fldCharType="begin"/>
            </w:r>
            <w:r>
              <w:rPr>
                <w:noProof/>
                <w:webHidden/>
              </w:rPr>
              <w:instrText xml:space="preserve"> PAGEREF _Toc477151052 \h </w:instrText>
            </w:r>
            <w:r>
              <w:rPr>
                <w:noProof/>
                <w:webHidden/>
              </w:rPr>
            </w:r>
            <w:r>
              <w:rPr>
                <w:noProof/>
                <w:webHidden/>
              </w:rPr>
              <w:fldChar w:fldCharType="separate"/>
            </w:r>
            <w:r>
              <w:rPr>
                <w:noProof/>
                <w:webHidden/>
              </w:rPr>
              <w:t>172</w:t>
            </w:r>
            <w:r>
              <w:rPr>
                <w:noProof/>
                <w:webHidden/>
              </w:rPr>
              <w:fldChar w:fldCharType="end"/>
            </w:r>
          </w:hyperlink>
        </w:p>
        <w:p w:rsidR="00184230" w:rsidRDefault="00184230">
          <w:pPr>
            <w:pStyle w:val="TOC3"/>
            <w:rPr>
              <w:rFonts w:eastAsiaTheme="minorEastAsia"/>
              <w:noProof/>
            </w:rPr>
          </w:pPr>
          <w:hyperlink w:anchor="_Toc477151053" w:history="1">
            <w:r w:rsidRPr="003B5A0F">
              <w:rPr>
                <w:rStyle w:val="Hyperlink"/>
                <w:noProof/>
              </w:rPr>
              <w:t>Gr.get.textbounds &lt;exp&gt;, left, top, right, bottom</w:t>
            </w:r>
            <w:r>
              <w:rPr>
                <w:noProof/>
                <w:webHidden/>
              </w:rPr>
              <w:tab/>
            </w:r>
            <w:r>
              <w:rPr>
                <w:noProof/>
                <w:webHidden/>
              </w:rPr>
              <w:fldChar w:fldCharType="begin"/>
            </w:r>
            <w:r>
              <w:rPr>
                <w:noProof/>
                <w:webHidden/>
              </w:rPr>
              <w:instrText xml:space="preserve"> PAGEREF _Toc477151053 \h </w:instrText>
            </w:r>
            <w:r>
              <w:rPr>
                <w:noProof/>
                <w:webHidden/>
              </w:rPr>
            </w:r>
            <w:r>
              <w:rPr>
                <w:noProof/>
                <w:webHidden/>
              </w:rPr>
              <w:fldChar w:fldCharType="separate"/>
            </w:r>
            <w:r>
              <w:rPr>
                <w:noProof/>
                <w:webHidden/>
              </w:rPr>
              <w:t>172</w:t>
            </w:r>
            <w:r>
              <w:rPr>
                <w:noProof/>
                <w:webHidden/>
              </w:rPr>
              <w:fldChar w:fldCharType="end"/>
            </w:r>
          </w:hyperlink>
        </w:p>
        <w:p w:rsidR="00184230" w:rsidRDefault="00184230">
          <w:pPr>
            <w:pStyle w:val="TOC3"/>
            <w:rPr>
              <w:rFonts w:eastAsiaTheme="minorEastAsia"/>
              <w:noProof/>
            </w:rPr>
          </w:pPr>
          <w:hyperlink w:anchor="_Toc477151054" w:history="1">
            <w:r w:rsidRPr="003B5A0F">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_Toc477151054 \h </w:instrText>
            </w:r>
            <w:r>
              <w:rPr>
                <w:noProof/>
                <w:webHidden/>
              </w:rPr>
            </w:r>
            <w:r>
              <w:rPr>
                <w:noProof/>
                <w:webHidden/>
              </w:rPr>
              <w:fldChar w:fldCharType="separate"/>
            </w:r>
            <w:r>
              <w:rPr>
                <w:noProof/>
                <w:webHidden/>
              </w:rPr>
              <w:t>173</w:t>
            </w:r>
            <w:r>
              <w:rPr>
                <w:noProof/>
                <w:webHidden/>
              </w:rPr>
              <w:fldChar w:fldCharType="end"/>
            </w:r>
          </w:hyperlink>
        </w:p>
        <w:p w:rsidR="00184230" w:rsidRDefault="00184230">
          <w:pPr>
            <w:pStyle w:val="TOC2"/>
            <w:rPr>
              <w:rFonts w:eastAsiaTheme="minorEastAsia"/>
              <w:noProof/>
            </w:rPr>
          </w:pPr>
          <w:hyperlink w:anchor="_Toc477151055" w:history="1">
            <w:r w:rsidRPr="003B5A0F">
              <w:rPr>
                <w:rStyle w:val="Hyperlink"/>
                <w:noProof/>
              </w:rPr>
              <w:t>Bitmap Commands</w:t>
            </w:r>
            <w:r>
              <w:rPr>
                <w:noProof/>
                <w:webHidden/>
              </w:rPr>
              <w:tab/>
            </w:r>
            <w:r>
              <w:rPr>
                <w:noProof/>
                <w:webHidden/>
              </w:rPr>
              <w:fldChar w:fldCharType="begin"/>
            </w:r>
            <w:r>
              <w:rPr>
                <w:noProof/>
                <w:webHidden/>
              </w:rPr>
              <w:instrText xml:space="preserve"> PAGEREF _Toc477151055 \h </w:instrText>
            </w:r>
            <w:r>
              <w:rPr>
                <w:noProof/>
                <w:webHidden/>
              </w:rPr>
            </w:r>
            <w:r>
              <w:rPr>
                <w:noProof/>
                <w:webHidden/>
              </w:rPr>
              <w:fldChar w:fldCharType="separate"/>
            </w:r>
            <w:r>
              <w:rPr>
                <w:noProof/>
                <w:webHidden/>
              </w:rPr>
              <w:t>174</w:t>
            </w:r>
            <w:r>
              <w:rPr>
                <w:noProof/>
                <w:webHidden/>
              </w:rPr>
              <w:fldChar w:fldCharType="end"/>
            </w:r>
          </w:hyperlink>
        </w:p>
        <w:p w:rsidR="00184230" w:rsidRDefault="00184230">
          <w:pPr>
            <w:pStyle w:val="TOC3"/>
            <w:rPr>
              <w:rFonts w:eastAsiaTheme="minorEastAsia"/>
              <w:noProof/>
            </w:rPr>
          </w:pPr>
          <w:hyperlink w:anchor="_Toc477151056" w:history="1">
            <w:r w:rsidRPr="003B5A0F">
              <w:rPr>
                <w:rStyle w:val="Hyperlink"/>
                <w:noProof/>
              </w:rPr>
              <w:t>Overview</w:t>
            </w:r>
            <w:r>
              <w:rPr>
                <w:noProof/>
                <w:webHidden/>
              </w:rPr>
              <w:tab/>
            </w:r>
            <w:r>
              <w:rPr>
                <w:noProof/>
                <w:webHidden/>
              </w:rPr>
              <w:fldChar w:fldCharType="begin"/>
            </w:r>
            <w:r>
              <w:rPr>
                <w:noProof/>
                <w:webHidden/>
              </w:rPr>
              <w:instrText xml:space="preserve"> PAGEREF _Toc477151056 \h </w:instrText>
            </w:r>
            <w:r>
              <w:rPr>
                <w:noProof/>
                <w:webHidden/>
              </w:rPr>
            </w:r>
            <w:r>
              <w:rPr>
                <w:noProof/>
                <w:webHidden/>
              </w:rPr>
              <w:fldChar w:fldCharType="separate"/>
            </w:r>
            <w:r>
              <w:rPr>
                <w:noProof/>
                <w:webHidden/>
              </w:rPr>
              <w:t>174</w:t>
            </w:r>
            <w:r>
              <w:rPr>
                <w:noProof/>
                <w:webHidden/>
              </w:rPr>
              <w:fldChar w:fldCharType="end"/>
            </w:r>
          </w:hyperlink>
        </w:p>
        <w:p w:rsidR="00184230" w:rsidRDefault="00184230">
          <w:pPr>
            <w:pStyle w:val="TOC3"/>
            <w:rPr>
              <w:rFonts w:eastAsiaTheme="minorEastAsia"/>
              <w:noProof/>
            </w:rPr>
          </w:pPr>
          <w:hyperlink w:anchor="_Toc477151057" w:history="1">
            <w:r w:rsidRPr="003B5A0F">
              <w:rPr>
                <w:rStyle w:val="Hyperlink"/>
                <w:noProof/>
              </w:rPr>
              <w:t>Gr.bitmap.create &lt;bitmap_ptr_nvar&gt;, width, height</w:t>
            </w:r>
            <w:r>
              <w:rPr>
                <w:noProof/>
                <w:webHidden/>
              </w:rPr>
              <w:tab/>
            </w:r>
            <w:r>
              <w:rPr>
                <w:noProof/>
                <w:webHidden/>
              </w:rPr>
              <w:fldChar w:fldCharType="begin"/>
            </w:r>
            <w:r>
              <w:rPr>
                <w:noProof/>
                <w:webHidden/>
              </w:rPr>
              <w:instrText xml:space="preserve"> PAGEREF _Toc477151057 \h </w:instrText>
            </w:r>
            <w:r>
              <w:rPr>
                <w:noProof/>
                <w:webHidden/>
              </w:rPr>
            </w:r>
            <w:r>
              <w:rPr>
                <w:noProof/>
                <w:webHidden/>
              </w:rPr>
              <w:fldChar w:fldCharType="separate"/>
            </w:r>
            <w:r>
              <w:rPr>
                <w:noProof/>
                <w:webHidden/>
              </w:rPr>
              <w:t>174</w:t>
            </w:r>
            <w:r>
              <w:rPr>
                <w:noProof/>
                <w:webHidden/>
              </w:rPr>
              <w:fldChar w:fldCharType="end"/>
            </w:r>
          </w:hyperlink>
        </w:p>
        <w:p w:rsidR="00184230" w:rsidRDefault="00184230">
          <w:pPr>
            <w:pStyle w:val="TOC3"/>
            <w:rPr>
              <w:rFonts w:eastAsiaTheme="minorEastAsia"/>
              <w:noProof/>
            </w:rPr>
          </w:pPr>
          <w:hyperlink w:anchor="_Toc477151058" w:history="1">
            <w:r w:rsidRPr="003B5A0F">
              <w:rPr>
                <w:rStyle w:val="Hyperlink"/>
                <w:noProof/>
              </w:rPr>
              <w:t>Gr.bitmap.load &lt;bitmap_ptr_nvar&gt;, &lt;file_name_sexp&gt;</w:t>
            </w:r>
            <w:r>
              <w:rPr>
                <w:noProof/>
                <w:webHidden/>
              </w:rPr>
              <w:tab/>
            </w:r>
            <w:r>
              <w:rPr>
                <w:noProof/>
                <w:webHidden/>
              </w:rPr>
              <w:fldChar w:fldCharType="begin"/>
            </w:r>
            <w:r>
              <w:rPr>
                <w:noProof/>
                <w:webHidden/>
              </w:rPr>
              <w:instrText xml:space="preserve"> PAGEREF _Toc477151058 \h </w:instrText>
            </w:r>
            <w:r>
              <w:rPr>
                <w:noProof/>
                <w:webHidden/>
              </w:rPr>
            </w:r>
            <w:r>
              <w:rPr>
                <w:noProof/>
                <w:webHidden/>
              </w:rPr>
              <w:fldChar w:fldCharType="separate"/>
            </w:r>
            <w:r>
              <w:rPr>
                <w:noProof/>
                <w:webHidden/>
              </w:rPr>
              <w:t>174</w:t>
            </w:r>
            <w:r>
              <w:rPr>
                <w:noProof/>
                <w:webHidden/>
              </w:rPr>
              <w:fldChar w:fldCharType="end"/>
            </w:r>
          </w:hyperlink>
        </w:p>
        <w:p w:rsidR="00184230" w:rsidRDefault="00184230">
          <w:pPr>
            <w:pStyle w:val="TOC3"/>
            <w:rPr>
              <w:rFonts w:eastAsiaTheme="minorEastAsia"/>
              <w:noProof/>
            </w:rPr>
          </w:pPr>
          <w:hyperlink w:anchor="_Toc477151059" w:history="1">
            <w:r w:rsidRPr="003B5A0F">
              <w:rPr>
                <w:rStyle w:val="Hyperlink"/>
                <w:noProof/>
              </w:rPr>
              <w:t>Gr.bitmap.size &lt;bitmap_ptr_nexp&gt;, width, height</w:t>
            </w:r>
            <w:r>
              <w:rPr>
                <w:noProof/>
                <w:webHidden/>
              </w:rPr>
              <w:tab/>
            </w:r>
            <w:r>
              <w:rPr>
                <w:noProof/>
                <w:webHidden/>
              </w:rPr>
              <w:fldChar w:fldCharType="begin"/>
            </w:r>
            <w:r>
              <w:rPr>
                <w:noProof/>
                <w:webHidden/>
              </w:rPr>
              <w:instrText xml:space="preserve"> PAGEREF _Toc477151059 \h </w:instrText>
            </w:r>
            <w:r>
              <w:rPr>
                <w:noProof/>
                <w:webHidden/>
              </w:rPr>
            </w:r>
            <w:r>
              <w:rPr>
                <w:noProof/>
                <w:webHidden/>
              </w:rPr>
              <w:fldChar w:fldCharType="separate"/>
            </w:r>
            <w:r>
              <w:rPr>
                <w:noProof/>
                <w:webHidden/>
              </w:rPr>
              <w:t>175</w:t>
            </w:r>
            <w:r>
              <w:rPr>
                <w:noProof/>
                <w:webHidden/>
              </w:rPr>
              <w:fldChar w:fldCharType="end"/>
            </w:r>
          </w:hyperlink>
        </w:p>
        <w:p w:rsidR="00184230" w:rsidRDefault="00184230">
          <w:pPr>
            <w:pStyle w:val="TOC3"/>
            <w:rPr>
              <w:rFonts w:eastAsiaTheme="minorEastAsia"/>
              <w:noProof/>
            </w:rPr>
          </w:pPr>
          <w:hyperlink w:anchor="_Toc477151060" w:history="1">
            <w:r w:rsidRPr="003B5A0F">
              <w:rPr>
                <w:rStyle w:val="Hyperlink"/>
                <w:noProof/>
              </w:rPr>
              <w:t>Gr.bitmap.scale &lt;new_bitmap_ptr_nvar&gt;, &lt;bitmap_ptr_nexp&gt;, width, height {, &lt;smoothing_lexp&gt;}</w:t>
            </w:r>
            <w:r>
              <w:rPr>
                <w:noProof/>
                <w:webHidden/>
              </w:rPr>
              <w:tab/>
            </w:r>
            <w:r>
              <w:rPr>
                <w:noProof/>
                <w:webHidden/>
              </w:rPr>
              <w:fldChar w:fldCharType="begin"/>
            </w:r>
            <w:r>
              <w:rPr>
                <w:noProof/>
                <w:webHidden/>
              </w:rPr>
              <w:instrText xml:space="preserve"> PAGEREF _Toc477151060 \h </w:instrText>
            </w:r>
            <w:r>
              <w:rPr>
                <w:noProof/>
                <w:webHidden/>
              </w:rPr>
            </w:r>
            <w:r>
              <w:rPr>
                <w:noProof/>
                <w:webHidden/>
              </w:rPr>
              <w:fldChar w:fldCharType="separate"/>
            </w:r>
            <w:r>
              <w:rPr>
                <w:noProof/>
                <w:webHidden/>
              </w:rPr>
              <w:t>175</w:t>
            </w:r>
            <w:r>
              <w:rPr>
                <w:noProof/>
                <w:webHidden/>
              </w:rPr>
              <w:fldChar w:fldCharType="end"/>
            </w:r>
          </w:hyperlink>
        </w:p>
        <w:p w:rsidR="00184230" w:rsidRDefault="00184230">
          <w:pPr>
            <w:pStyle w:val="TOC3"/>
            <w:rPr>
              <w:rFonts w:eastAsiaTheme="minorEastAsia"/>
              <w:noProof/>
            </w:rPr>
          </w:pPr>
          <w:hyperlink w:anchor="_Toc477151061" w:history="1">
            <w:r w:rsidRPr="003B5A0F">
              <w:rPr>
                <w:rStyle w:val="Hyperlink"/>
                <w:noProof/>
              </w:rPr>
              <w:t>Gr.bitmap.delete &lt;bitmap_ptr_nexp&gt;</w:t>
            </w:r>
            <w:r>
              <w:rPr>
                <w:noProof/>
                <w:webHidden/>
              </w:rPr>
              <w:tab/>
            </w:r>
            <w:r>
              <w:rPr>
                <w:noProof/>
                <w:webHidden/>
              </w:rPr>
              <w:fldChar w:fldCharType="begin"/>
            </w:r>
            <w:r>
              <w:rPr>
                <w:noProof/>
                <w:webHidden/>
              </w:rPr>
              <w:instrText xml:space="preserve"> PAGEREF _Toc477151061 \h </w:instrText>
            </w:r>
            <w:r>
              <w:rPr>
                <w:noProof/>
                <w:webHidden/>
              </w:rPr>
            </w:r>
            <w:r>
              <w:rPr>
                <w:noProof/>
                <w:webHidden/>
              </w:rPr>
              <w:fldChar w:fldCharType="separate"/>
            </w:r>
            <w:r>
              <w:rPr>
                <w:noProof/>
                <w:webHidden/>
              </w:rPr>
              <w:t>175</w:t>
            </w:r>
            <w:r>
              <w:rPr>
                <w:noProof/>
                <w:webHidden/>
              </w:rPr>
              <w:fldChar w:fldCharType="end"/>
            </w:r>
          </w:hyperlink>
        </w:p>
        <w:p w:rsidR="00184230" w:rsidRDefault="00184230">
          <w:pPr>
            <w:pStyle w:val="TOC3"/>
            <w:rPr>
              <w:rFonts w:eastAsiaTheme="minorEastAsia"/>
              <w:noProof/>
            </w:rPr>
          </w:pPr>
          <w:hyperlink w:anchor="_Toc477151062" w:history="1">
            <w:r w:rsidRPr="003B5A0F">
              <w:rPr>
                <w:rStyle w:val="Hyperlink"/>
                <w:noProof/>
              </w:rPr>
              <w:t>Gr.bitmap.crop &lt;new_bitmap_ptr_nvar&gt;, &lt;source_bitmap_ptr_nexp&gt;, &lt;x_nexp&gt;, &lt;y_nexp&gt;, &lt;width_nexp&gt;, &lt;height_nexp&gt;</w:t>
            </w:r>
            <w:r>
              <w:rPr>
                <w:noProof/>
                <w:webHidden/>
              </w:rPr>
              <w:tab/>
            </w:r>
            <w:r>
              <w:rPr>
                <w:noProof/>
                <w:webHidden/>
              </w:rPr>
              <w:fldChar w:fldCharType="begin"/>
            </w:r>
            <w:r>
              <w:rPr>
                <w:noProof/>
                <w:webHidden/>
              </w:rPr>
              <w:instrText xml:space="preserve"> PAGEREF _Toc477151062 \h </w:instrText>
            </w:r>
            <w:r>
              <w:rPr>
                <w:noProof/>
                <w:webHidden/>
              </w:rPr>
            </w:r>
            <w:r>
              <w:rPr>
                <w:noProof/>
                <w:webHidden/>
              </w:rPr>
              <w:fldChar w:fldCharType="separate"/>
            </w:r>
            <w:r>
              <w:rPr>
                <w:noProof/>
                <w:webHidden/>
              </w:rPr>
              <w:t>175</w:t>
            </w:r>
            <w:r>
              <w:rPr>
                <w:noProof/>
                <w:webHidden/>
              </w:rPr>
              <w:fldChar w:fldCharType="end"/>
            </w:r>
          </w:hyperlink>
        </w:p>
        <w:p w:rsidR="00184230" w:rsidRDefault="00184230">
          <w:pPr>
            <w:pStyle w:val="TOC3"/>
            <w:rPr>
              <w:rFonts w:eastAsiaTheme="minorEastAsia"/>
              <w:noProof/>
            </w:rPr>
          </w:pPr>
          <w:hyperlink w:anchor="_Toc477151063" w:history="1">
            <w:r w:rsidRPr="003B5A0F">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_Toc477151063 \h </w:instrText>
            </w:r>
            <w:r>
              <w:rPr>
                <w:noProof/>
                <w:webHidden/>
              </w:rPr>
            </w:r>
            <w:r>
              <w:rPr>
                <w:noProof/>
                <w:webHidden/>
              </w:rPr>
              <w:fldChar w:fldCharType="separate"/>
            </w:r>
            <w:r>
              <w:rPr>
                <w:noProof/>
                <w:webHidden/>
              </w:rPr>
              <w:t>176</w:t>
            </w:r>
            <w:r>
              <w:rPr>
                <w:noProof/>
                <w:webHidden/>
              </w:rPr>
              <w:fldChar w:fldCharType="end"/>
            </w:r>
          </w:hyperlink>
        </w:p>
        <w:p w:rsidR="00184230" w:rsidRDefault="00184230">
          <w:pPr>
            <w:pStyle w:val="TOC3"/>
            <w:rPr>
              <w:rFonts w:eastAsiaTheme="minorEastAsia"/>
              <w:noProof/>
            </w:rPr>
          </w:pPr>
          <w:hyperlink w:anchor="_Toc477151064" w:history="1">
            <w:r w:rsidRPr="003B5A0F">
              <w:rPr>
                <w:rStyle w:val="Hyperlink"/>
                <w:noProof/>
              </w:rPr>
              <w:t>Gr.bitmap.draw &lt;object_ptr_nvar&gt;, &lt;bitmap_ptr_nexp&gt;, x , y</w:t>
            </w:r>
            <w:r>
              <w:rPr>
                <w:noProof/>
                <w:webHidden/>
              </w:rPr>
              <w:tab/>
            </w:r>
            <w:r>
              <w:rPr>
                <w:noProof/>
                <w:webHidden/>
              </w:rPr>
              <w:fldChar w:fldCharType="begin"/>
            </w:r>
            <w:r>
              <w:rPr>
                <w:noProof/>
                <w:webHidden/>
              </w:rPr>
              <w:instrText xml:space="preserve"> PAGEREF _Toc477151064 \h </w:instrText>
            </w:r>
            <w:r>
              <w:rPr>
                <w:noProof/>
                <w:webHidden/>
              </w:rPr>
            </w:r>
            <w:r>
              <w:rPr>
                <w:noProof/>
                <w:webHidden/>
              </w:rPr>
              <w:fldChar w:fldCharType="separate"/>
            </w:r>
            <w:r>
              <w:rPr>
                <w:noProof/>
                <w:webHidden/>
              </w:rPr>
              <w:t>176</w:t>
            </w:r>
            <w:r>
              <w:rPr>
                <w:noProof/>
                <w:webHidden/>
              </w:rPr>
              <w:fldChar w:fldCharType="end"/>
            </w:r>
          </w:hyperlink>
        </w:p>
        <w:p w:rsidR="00184230" w:rsidRDefault="00184230">
          <w:pPr>
            <w:pStyle w:val="TOC3"/>
            <w:rPr>
              <w:rFonts w:eastAsiaTheme="minorEastAsia"/>
              <w:noProof/>
            </w:rPr>
          </w:pPr>
          <w:hyperlink w:anchor="_Toc477151065" w:history="1">
            <w:r w:rsidRPr="003B5A0F">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_Toc477151065 \h </w:instrText>
            </w:r>
            <w:r>
              <w:rPr>
                <w:noProof/>
                <w:webHidden/>
              </w:rPr>
            </w:r>
            <w:r>
              <w:rPr>
                <w:noProof/>
                <w:webHidden/>
              </w:rPr>
              <w:fldChar w:fldCharType="separate"/>
            </w:r>
            <w:r>
              <w:rPr>
                <w:noProof/>
                <w:webHidden/>
              </w:rPr>
              <w:t>176</w:t>
            </w:r>
            <w:r>
              <w:rPr>
                <w:noProof/>
                <w:webHidden/>
              </w:rPr>
              <w:fldChar w:fldCharType="end"/>
            </w:r>
          </w:hyperlink>
        </w:p>
        <w:p w:rsidR="00184230" w:rsidRDefault="00184230">
          <w:pPr>
            <w:pStyle w:val="TOC3"/>
            <w:rPr>
              <w:rFonts w:eastAsiaTheme="minorEastAsia"/>
              <w:noProof/>
            </w:rPr>
          </w:pPr>
          <w:hyperlink w:anchor="_Toc477151066" w:history="1">
            <w:r w:rsidRPr="003B5A0F">
              <w:rPr>
                <w:rStyle w:val="Hyperlink"/>
                <w:noProof/>
              </w:rPr>
              <w:t>Gr.bitmap.fill &lt;bitmap_ptr_nexp&gt;, &lt;x_nexp&gt;, &lt;y_nexp&gt;</w:t>
            </w:r>
            <w:r>
              <w:rPr>
                <w:noProof/>
                <w:webHidden/>
              </w:rPr>
              <w:tab/>
            </w:r>
            <w:r>
              <w:rPr>
                <w:noProof/>
                <w:webHidden/>
              </w:rPr>
              <w:fldChar w:fldCharType="begin"/>
            </w:r>
            <w:r>
              <w:rPr>
                <w:noProof/>
                <w:webHidden/>
              </w:rPr>
              <w:instrText xml:space="preserve"> PAGEREF _Toc477151066 \h </w:instrText>
            </w:r>
            <w:r>
              <w:rPr>
                <w:noProof/>
                <w:webHidden/>
              </w:rPr>
            </w:r>
            <w:r>
              <w:rPr>
                <w:noProof/>
                <w:webHidden/>
              </w:rPr>
              <w:fldChar w:fldCharType="separate"/>
            </w:r>
            <w:r>
              <w:rPr>
                <w:noProof/>
                <w:webHidden/>
              </w:rPr>
              <w:t>176</w:t>
            </w:r>
            <w:r>
              <w:rPr>
                <w:noProof/>
                <w:webHidden/>
              </w:rPr>
              <w:fldChar w:fldCharType="end"/>
            </w:r>
          </w:hyperlink>
        </w:p>
        <w:p w:rsidR="00184230" w:rsidRDefault="00184230">
          <w:pPr>
            <w:pStyle w:val="TOC3"/>
            <w:rPr>
              <w:rFonts w:eastAsiaTheme="minorEastAsia"/>
              <w:noProof/>
            </w:rPr>
          </w:pPr>
          <w:hyperlink w:anchor="_Toc477151067" w:history="1">
            <w:r w:rsidRPr="003B5A0F">
              <w:rPr>
                <w:rStyle w:val="Hyperlink"/>
                <w:noProof/>
              </w:rPr>
              <w:t>Gr.bitmap.drawinto.start &lt;bitmap_ptr_nexp&gt;</w:t>
            </w:r>
            <w:r>
              <w:rPr>
                <w:noProof/>
                <w:webHidden/>
              </w:rPr>
              <w:tab/>
            </w:r>
            <w:r>
              <w:rPr>
                <w:noProof/>
                <w:webHidden/>
              </w:rPr>
              <w:fldChar w:fldCharType="begin"/>
            </w:r>
            <w:r>
              <w:rPr>
                <w:noProof/>
                <w:webHidden/>
              </w:rPr>
              <w:instrText xml:space="preserve"> PAGEREF _Toc477151067 \h </w:instrText>
            </w:r>
            <w:r>
              <w:rPr>
                <w:noProof/>
                <w:webHidden/>
              </w:rPr>
            </w:r>
            <w:r>
              <w:rPr>
                <w:noProof/>
                <w:webHidden/>
              </w:rPr>
              <w:fldChar w:fldCharType="separate"/>
            </w:r>
            <w:r>
              <w:rPr>
                <w:noProof/>
                <w:webHidden/>
              </w:rPr>
              <w:t>176</w:t>
            </w:r>
            <w:r>
              <w:rPr>
                <w:noProof/>
                <w:webHidden/>
              </w:rPr>
              <w:fldChar w:fldCharType="end"/>
            </w:r>
          </w:hyperlink>
        </w:p>
        <w:p w:rsidR="00184230" w:rsidRDefault="00184230">
          <w:pPr>
            <w:pStyle w:val="TOC3"/>
            <w:rPr>
              <w:rFonts w:eastAsiaTheme="minorEastAsia"/>
              <w:noProof/>
            </w:rPr>
          </w:pPr>
          <w:hyperlink w:anchor="_Toc477151068" w:history="1">
            <w:r w:rsidRPr="003B5A0F">
              <w:rPr>
                <w:rStyle w:val="Hyperlink"/>
                <w:noProof/>
              </w:rPr>
              <w:t>Gr.bitmap.drawinto.end</w:t>
            </w:r>
            <w:r>
              <w:rPr>
                <w:noProof/>
                <w:webHidden/>
              </w:rPr>
              <w:tab/>
            </w:r>
            <w:r>
              <w:rPr>
                <w:noProof/>
                <w:webHidden/>
              </w:rPr>
              <w:fldChar w:fldCharType="begin"/>
            </w:r>
            <w:r>
              <w:rPr>
                <w:noProof/>
                <w:webHidden/>
              </w:rPr>
              <w:instrText xml:space="preserve"> PAGEREF _Toc477151068 \h </w:instrText>
            </w:r>
            <w:r>
              <w:rPr>
                <w:noProof/>
                <w:webHidden/>
              </w:rPr>
            </w:r>
            <w:r>
              <w:rPr>
                <w:noProof/>
                <w:webHidden/>
              </w:rPr>
              <w:fldChar w:fldCharType="separate"/>
            </w:r>
            <w:r>
              <w:rPr>
                <w:noProof/>
                <w:webHidden/>
              </w:rPr>
              <w:t>177</w:t>
            </w:r>
            <w:r>
              <w:rPr>
                <w:noProof/>
                <w:webHidden/>
              </w:rPr>
              <w:fldChar w:fldCharType="end"/>
            </w:r>
          </w:hyperlink>
        </w:p>
        <w:p w:rsidR="00184230" w:rsidRDefault="00184230">
          <w:pPr>
            <w:pStyle w:val="TOC2"/>
            <w:rPr>
              <w:rFonts w:eastAsiaTheme="minorEastAsia"/>
              <w:noProof/>
            </w:rPr>
          </w:pPr>
          <w:hyperlink w:anchor="_Toc477151069" w:history="1">
            <w:r w:rsidRPr="003B5A0F">
              <w:rPr>
                <w:rStyle w:val="Hyperlink"/>
                <w:noProof/>
              </w:rPr>
              <w:t>Paint Commands</w:t>
            </w:r>
            <w:r>
              <w:rPr>
                <w:noProof/>
                <w:webHidden/>
              </w:rPr>
              <w:tab/>
            </w:r>
            <w:r>
              <w:rPr>
                <w:noProof/>
                <w:webHidden/>
              </w:rPr>
              <w:fldChar w:fldCharType="begin"/>
            </w:r>
            <w:r>
              <w:rPr>
                <w:noProof/>
                <w:webHidden/>
              </w:rPr>
              <w:instrText xml:space="preserve"> PAGEREF _Toc477151069 \h </w:instrText>
            </w:r>
            <w:r>
              <w:rPr>
                <w:noProof/>
                <w:webHidden/>
              </w:rPr>
            </w:r>
            <w:r>
              <w:rPr>
                <w:noProof/>
                <w:webHidden/>
              </w:rPr>
              <w:fldChar w:fldCharType="separate"/>
            </w:r>
            <w:r>
              <w:rPr>
                <w:noProof/>
                <w:webHidden/>
              </w:rPr>
              <w:t>177</w:t>
            </w:r>
            <w:r>
              <w:rPr>
                <w:noProof/>
                <w:webHidden/>
              </w:rPr>
              <w:fldChar w:fldCharType="end"/>
            </w:r>
          </w:hyperlink>
        </w:p>
        <w:p w:rsidR="00184230" w:rsidRDefault="00184230">
          <w:pPr>
            <w:pStyle w:val="TOC3"/>
            <w:rPr>
              <w:rFonts w:eastAsiaTheme="minorEastAsia"/>
              <w:noProof/>
            </w:rPr>
          </w:pPr>
          <w:hyperlink w:anchor="_Toc477151070" w:history="1">
            <w:r w:rsidRPr="003B5A0F">
              <w:rPr>
                <w:rStyle w:val="Hyperlink"/>
                <w:noProof/>
              </w:rPr>
              <w:t>Gr.paint.copy {{&lt;src_nexp&gt;}{, &lt;dst_nexp&gt;}}</w:t>
            </w:r>
            <w:r>
              <w:rPr>
                <w:noProof/>
                <w:webHidden/>
              </w:rPr>
              <w:tab/>
            </w:r>
            <w:r>
              <w:rPr>
                <w:noProof/>
                <w:webHidden/>
              </w:rPr>
              <w:fldChar w:fldCharType="begin"/>
            </w:r>
            <w:r>
              <w:rPr>
                <w:noProof/>
                <w:webHidden/>
              </w:rPr>
              <w:instrText xml:space="preserve"> PAGEREF _Toc477151070 \h </w:instrText>
            </w:r>
            <w:r>
              <w:rPr>
                <w:noProof/>
                <w:webHidden/>
              </w:rPr>
            </w:r>
            <w:r>
              <w:rPr>
                <w:noProof/>
                <w:webHidden/>
              </w:rPr>
              <w:fldChar w:fldCharType="separate"/>
            </w:r>
            <w:r>
              <w:rPr>
                <w:noProof/>
                <w:webHidden/>
              </w:rPr>
              <w:t>177</w:t>
            </w:r>
            <w:r>
              <w:rPr>
                <w:noProof/>
                <w:webHidden/>
              </w:rPr>
              <w:fldChar w:fldCharType="end"/>
            </w:r>
          </w:hyperlink>
        </w:p>
        <w:p w:rsidR="00184230" w:rsidRDefault="00184230">
          <w:pPr>
            <w:pStyle w:val="TOC3"/>
            <w:rPr>
              <w:rFonts w:eastAsiaTheme="minorEastAsia"/>
              <w:noProof/>
            </w:rPr>
          </w:pPr>
          <w:hyperlink w:anchor="_Toc477151071" w:history="1">
            <w:r w:rsidRPr="003B5A0F">
              <w:rPr>
                <w:rStyle w:val="Hyperlink"/>
                <w:noProof/>
              </w:rPr>
              <w:t>Gr.paint.get &lt;object_ptr_nvar&gt;</w:t>
            </w:r>
            <w:r>
              <w:rPr>
                <w:noProof/>
                <w:webHidden/>
              </w:rPr>
              <w:tab/>
            </w:r>
            <w:r>
              <w:rPr>
                <w:noProof/>
                <w:webHidden/>
              </w:rPr>
              <w:fldChar w:fldCharType="begin"/>
            </w:r>
            <w:r>
              <w:rPr>
                <w:noProof/>
                <w:webHidden/>
              </w:rPr>
              <w:instrText xml:space="preserve"> PAGEREF _Toc477151071 \h </w:instrText>
            </w:r>
            <w:r>
              <w:rPr>
                <w:noProof/>
                <w:webHidden/>
              </w:rPr>
            </w:r>
            <w:r>
              <w:rPr>
                <w:noProof/>
                <w:webHidden/>
              </w:rPr>
              <w:fldChar w:fldCharType="separate"/>
            </w:r>
            <w:r>
              <w:rPr>
                <w:noProof/>
                <w:webHidden/>
              </w:rPr>
              <w:t>177</w:t>
            </w:r>
            <w:r>
              <w:rPr>
                <w:noProof/>
                <w:webHidden/>
              </w:rPr>
              <w:fldChar w:fldCharType="end"/>
            </w:r>
          </w:hyperlink>
        </w:p>
        <w:p w:rsidR="00184230" w:rsidRDefault="00184230">
          <w:pPr>
            <w:pStyle w:val="TOC3"/>
            <w:rPr>
              <w:rFonts w:eastAsiaTheme="minorEastAsia"/>
              <w:noProof/>
            </w:rPr>
          </w:pPr>
          <w:hyperlink w:anchor="_Toc477151072" w:history="1">
            <w:r w:rsidRPr="003B5A0F">
              <w:rPr>
                <w:rStyle w:val="Hyperlink"/>
                <w:noProof/>
              </w:rPr>
              <w:t>Gr.paint.reset {&lt;nexp&gt;}</w:t>
            </w:r>
            <w:r>
              <w:rPr>
                <w:noProof/>
                <w:webHidden/>
              </w:rPr>
              <w:tab/>
            </w:r>
            <w:r>
              <w:rPr>
                <w:noProof/>
                <w:webHidden/>
              </w:rPr>
              <w:fldChar w:fldCharType="begin"/>
            </w:r>
            <w:r>
              <w:rPr>
                <w:noProof/>
                <w:webHidden/>
              </w:rPr>
              <w:instrText xml:space="preserve"> PAGEREF _Toc477151072 \h </w:instrText>
            </w:r>
            <w:r>
              <w:rPr>
                <w:noProof/>
                <w:webHidden/>
              </w:rPr>
            </w:r>
            <w:r>
              <w:rPr>
                <w:noProof/>
                <w:webHidden/>
              </w:rPr>
              <w:fldChar w:fldCharType="separate"/>
            </w:r>
            <w:r>
              <w:rPr>
                <w:noProof/>
                <w:webHidden/>
              </w:rPr>
              <w:t>178</w:t>
            </w:r>
            <w:r>
              <w:rPr>
                <w:noProof/>
                <w:webHidden/>
              </w:rPr>
              <w:fldChar w:fldCharType="end"/>
            </w:r>
          </w:hyperlink>
        </w:p>
        <w:p w:rsidR="00184230" w:rsidRDefault="00184230">
          <w:pPr>
            <w:pStyle w:val="TOC2"/>
            <w:rPr>
              <w:rFonts w:eastAsiaTheme="minorEastAsia"/>
              <w:noProof/>
            </w:rPr>
          </w:pPr>
          <w:hyperlink w:anchor="_Toc477151073" w:history="1">
            <w:r w:rsidRPr="003B5A0F">
              <w:rPr>
                <w:rStyle w:val="Hyperlink"/>
                <w:noProof/>
              </w:rPr>
              <w:t>Rotate Commands</w:t>
            </w:r>
            <w:r>
              <w:rPr>
                <w:noProof/>
                <w:webHidden/>
              </w:rPr>
              <w:tab/>
            </w:r>
            <w:r>
              <w:rPr>
                <w:noProof/>
                <w:webHidden/>
              </w:rPr>
              <w:fldChar w:fldCharType="begin"/>
            </w:r>
            <w:r>
              <w:rPr>
                <w:noProof/>
                <w:webHidden/>
              </w:rPr>
              <w:instrText xml:space="preserve"> PAGEREF _Toc477151073 \h </w:instrText>
            </w:r>
            <w:r>
              <w:rPr>
                <w:noProof/>
                <w:webHidden/>
              </w:rPr>
            </w:r>
            <w:r>
              <w:rPr>
                <w:noProof/>
                <w:webHidden/>
              </w:rPr>
              <w:fldChar w:fldCharType="separate"/>
            </w:r>
            <w:r>
              <w:rPr>
                <w:noProof/>
                <w:webHidden/>
              </w:rPr>
              <w:t>178</w:t>
            </w:r>
            <w:r>
              <w:rPr>
                <w:noProof/>
                <w:webHidden/>
              </w:rPr>
              <w:fldChar w:fldCharType="end"/>
            </w:r>
          </w:hyperlink>
        </w:p>
        <w:p w:rsidR="00184230" w:rsidRDefault="00184230">
          <w:pPr>
            <w:pStyle w:val="TOC3"/>
            <w:rPr>
              <w:rFonts w:eastAsiaTheme="minorEastAsia"/>
              <w:noProof/>
            </w:rPr>
          </w:pPr>
          <w:hyperlink w:anchor="_Toc477151074" w:history="1">
            <w:r w:rsidRPr="003B5A0F">
              <w:rPr>
                <w:rStyle w:val="Hyperlink"/>
                <w:noProof/>
              </w:rPr>
              <w:t>Gr.rotate.start angle, x, y{,&lt;obj_nvar&gt;}</w:t>
            </w:r>
            <w:r>
              <w:rPr>
                <w:noProof/>
                <w:webHidden/>
              </w:rPr>
              <w:tab/>
            </w:r>
            <w:r>
              <w:rPr>
                <w:noProof/>
                <w:webHidden/>
              </w:rPr>
              <w:fldChar w:fldCharType="begin"/>
            </w:r>
            <w:r>
              <w:rPr>
                <w:noProof/>
                <w:webHidden/>
              </w:rPr>
              <w:instrText xml:space="preserve"> PAGEREF _Toc477151074 \h </w:instrText>
            </w:r>
            <w:r>
              <w:rPr>
                <w:noProof/>
                <w:webHidden/>
              </w:rPr>
            </w:r>
            <w:r>
              <w:rPr>
                <w:noProof/>
                <w:webHidden/>
              </w:rPr>
              <w:fldChar w:fldCharType="separate"/>
            </w:r>
            <w:r>
              <w:rPr>
                <w:noProof/>
                <w:webHidden/>
              </w:rPr>
              <w:t>178</w:t>
            </w:r>
            <w:r>
              <w:rPr>
                <w:noProof/>
                <w:webHidden/>
              </w:rPr>
              <w:fldChar w:fldCharType="end"/>
            </w:r>
          </w:hyperlink>
        </w:p>
        <w:p w:rsidR="00184230" w:rsidRDefault="00184230">
          <w:pPr>
            <w:pStyle w:val="TOC3"/>
            <w:rPr>
              <w:rFonts w:eastAsiaTheme="minorEastAsia"/>
              <w:noProof/>
            </w:rPr>
          </w:pPr>
          <w:hyperlink w:anchor="_Toc477151075" w:history="1">
            <w:r w:rsidRPr="003B5A0F">
              <w:rPr>
                <w:rStyle w:val="Hyperlink"/>
                <w:noProof/>
              </w:rPr>
              <w:t>Gr.rotate.end {&lt;obj_nvar&gt;}</w:t>
            </w:r>
            <w:r>
              <w:rPr>
                <w:noProof/>
                <w:webHidden/>
              </w:rPr>
              <w:tab/>
            </w:r>
            <w:r>
              <w:rPr>
                <w:noProof/>
                <w:webHidden/>
              </w:rPr>
              <w:fldChar w:fldCharType="begin"/>
            </w:r>
            <w:r>
              <w:rPr>
                <w:noProof/>
                <w:webHidden/>
              </w:rPr>
              <w:instrText xml:space="preserve"> PAGEREF _Toc477151075 \h </w:instrText>
            </w:r>
            <w:r>
              <w:rPr>
                <w:noProof/>
                <w:webHidden/>
              </w:rPr>
            </w:r>
            <w:r>
              <w:rPr>
                <w:noProof/>
                <w:webHidden/>
              </w:rPr>
              <w:fldChar w:fldCharType="separate"/>
            </w:r>
            <w:r>
              <w:rPr>
                <w:noProof/>
                <w:webHidden/>
              </w:rPr>
              <w:t>178</w:t>
            </w:r>
            <w:r>
              <w:rPr>
                <w:noProof/>
                <w:webHidden/>
              </w:rPr>
              <w:fldChar w:fldCharType="end"/>
            </w:r>
          </w:hyperlink>
        </w:p>
        <w:p w:rsidR="00184230" w:rsidRDefault="00184230">
          <w:pPr>
            <w:pStyle w:val="TOC2"/>
            <w:rPr>
              <w:rFonts w:eastAsiaTheme="minorEastAsia"/>
              <w:noProof/>
            </w:rPr>
          </w:pPr>
          <w:hyperlink w:anchor="_Toc477151076" w:history="1">
            <w:r w:rsidRPr="003B5A0F">
              <w:rPr>
                <w:rStyle w:val="Hyperlink"/>
                <w:noProof/>
              </w:rPr>
              <w:t>Camera Commands</w:t>
            </w:r>
            <w:r>
              <w:rPr>
                <w:noProof/>
                <w:webHidden/>
              </w:rPr>
              <w:tab/>
            </w:r>
            <w:r>
              <w:rPr>
                <w:noProof/>
                <w:webHidden/>
              </w:rPr>
              <w:fldChar w:fldCharType="begin"/>
            </w:r>
            <w:r>
              <w:rPr>
                <w:noProof/>
                <w:webHidden/>
              </w:rPr>
              <w:instrText xml:space="preserve"> PAGEREF _Toc477151076 \h </w:instrText>
            </w:r>
            <w:r>
              <w:rPr>
                <w:noProof/>
                <w:webHidden/>
              </w:rPr>
            </w:r>
            <w:r>
              <w:rPr>
                <w:noProof/>
                <w:webHidden/>
              </w:rPr>
              <w:fldChar w:fldCharType="separate"/>
            </w:r>
            <w:r>
              <w:rPr>
                <w:noProof/>
                <w:webHidden/>
              </w:rPr>
              <w:t>178</w:t>
            </w:r>
            <w:r>
              <w:rPr>
                <w:noProof/>
                <w:webHidden/>
              </w:rPr>
              <w:fldChar w:fldCharType="end"/>
            </w:r>
          </w:hyperlink>
        </w:p>
        <w:p w:rsidR="00184230" w:rsidRDefault="00184230">
          <w:pPr>
            <w:pStyle w:val="TOC3"/>
            <w:rPr>
              <w:rFonts w:eastAsiaTheme="minorEastAsia"/>
              <w:noProof/>
            </w:rPr>
          </w:pPr>
          <w:hyperlink w:anchor="_Toc477151077" w:history="1">
            <w:r w:rsidRPr="003B5A0F">
              <w:rPr>
                <w:rStyle w:val="Hyperlink"/>
                <w:noProof/>
              </w:rPr>
              <w:t>Gr.camera.select 1|2</w:t>
            </w:r>
            <w:r>
              <w:rPr>
                <w:noProof/>
                <w:webHidden/>
              </w:rPr>
              <w:tab/>
            </w:r>
            <w:r>
              <w:rPr>
                <w:noProof/>
                <w:webHidden/>
              </w:rPr>
              <w:fldChar w:fldCharType="begin"/>
            </w:r>
            <w:r>
              <w:rPr>
                <w:noProof/>
                <w:webHidden/>
              </w:rPr>
              <w:instrText xml:space="preserve"> PAGEREF _Toc477151077 \h </w:instrText>
            </w:r>
            <w:r>
              <w:rPr>
                <w:noProof/>
                <w:webHidden/>
              </w:rPr>
            </w:r>
            <w:r>
              <w:rPr>
                <w:noProof/>
                <w:webHidden/>
              </w:rPr>
              <w:fldChar w:fldCharType="separate"/>
            </w:r>
            <w:r>
              <w:rPr>
                <w:noProof/>
                <w:webHidden/>
              </w:rPr>
              <w:t>179</w:t>
            </w:r>
            <w:r>
              <w:rPr>
                <w:noProof/>
                <w:webHidden/>
              </w:rPr>
              <w:fldChar w:fldCharType="end"/>
            </w:r>
          </w:hyperlink>
        </w:p>
        <w:p w:rsidR="00184230" w:rsidRDefault="00184230">
          <w:pPr>
            <w:pStyle w:val="TOC3"/>
            <w:rPr>
              <w:rFonts w:eastAsiaTheme="minorEastAsia"/>
              <w:noProof/>
            </w:rPr>
          </w:pPr>
          <w:hyperlink w:anchor="_Toc477151078" w:history="1">
            <w:r w:rsidRPr="003B5A0F">
              <w:rPr>
                <w:rStyle w:val="Hyperlink"/>
                <w:noProof/>
              </w:rPr>
              <w:t>Gr.camera.shoot &lt;bm_ptr_nvar&gt;</w:t>
            </w:r>
            <w:r>
              <w:rPr>
                <w:noProof/>
                <w:webHidden/>
              </w:rPr>
              <w:tab/>
            </w:r>
            <w:r>
              <w:rPr>
                <w:noProof/>
                <w:webHidden/>
              </w:rPr>
              <w:fldChar w:fldCharType="begin"/>
            </w:r>
            <w:r>
              <w:rPr>
                <w:noProof/>
                <w:webHidden/>
              </w:rPr>
              <w:instrText xml:space="preserve"> PAGEREF _Toc477151078 \h </w:instrText>
            </w:r>
            <w:r>
              <w:rPr>
                <w:noProof/>
                <w:webHidden/>
              </w:rPr>
            </w:r>
            <w:r>
              <w:rPr>
                <w:noProof/>
                <w:webHidden/>
              </w:rPr>
              <w:fldChar w:fldCharType="separate"/>
            </w:r>
            <w:r>
              <w:rPr>
                <w:noProof/>
                <w:webHidden/>
              </w:rPr>
              <w:t>179</w:t>
            </w:r>
            <w:r>
              <w:rPr>
                <w:noProof/>
                <w:webHidden/>
              </w:rPr>
              <w:fldChar w:fldCharType="end"/>
            </w:r>
          </w:hyperlink>
        </w:p>
        <w:p w:rsidR="00184230" w:rsidRDefault="00184230">
          <w:pPr>
            <w:pStyle w:val="TOC3"/>
            <w:rPr>
              <w:rFonts w:eastAsiaTheme="minorEastAsia"/>
              <w:noProof/>
            </w:rPr>
          </w:pPr>
          <w:hyperlink w:anchor="_Toc477151079" w:history="1">
            <w:r w:rsidRPr="003B5A0F">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_Toc477151079 \h </w:instrText>
            </w:r>
            <w:r>
              <w:rPr>
                <w:noProof/>
                <w:webHidden/>
              </w:rPr>
            </w:r>
            <w:r>
              <w:rPr>
                <w:noProof/>
                <w:webHidden/>
              </w:rPr>
              <w:fldChar w:fldCharType="separate"/>
            </w:r>
            <w:r>
              <w:rPr>
                <w:noProof/>
                <w:webHidden/>
              </w:rPr>
              <w:t>180</w:t>
            </w:r>
            <w:r>
              <w:rPr>
                <w:noProof/>
                <w:webHidden/>
              </w:rPr>
              <w:fldChar w:fldCharType="end"/>
            </w:r>
          </w:hyperlink>
        </w:p>
        <w:p w:rsidR="00184230" w:rsidRDefault="00184230">
          <w:pPr>
            <w:pStyle w:val="TOC3"/>
            <w:rPr>
              <w:rFonts w:eastAsiaTheme="minorEastAsia"/>
              <w:noProof/>
            </w:rPr>
          </w:pPr>
          <w:hyperlink w:anchor="_Toc477151080" w:history="1">
            <w:r w:rsidRPr="003B5A0F">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_Toc477151080 \h </w:instrText>
            </w:r>
            <w:r>
              <w:rPr>
                <w:noProof/>
                <w:webHidden/>
              </w:rPr>
            </w:r>
            <w:r>
              <w:rPr>
                <w:noProof/>
                <w:webHidden/>
              </w:rPr>
              <w:fldChar w:fldCharType="separate"/>
            </w:r>
            <w:r>
              <w:rPr>
                <w:noProof/>
                <w:webHidden/>
              </w:rPr>
              <w:t>180</w:t>
            </w:r>
            <w:r>
              <w:rPr>
                <w:noProof/>
                <w:webHidden/>
              </w:rPr>
              <w:fldChar w:fldCharType="end"/>
            </w:r>
          </w:hyperlink>
        </w:p>
        <w:p w:rsidR="00184230" w:rsidRDefault="00184230">
          <w:pPr>
            <w:pStyle w:val="TOC2"/>
            <w:rPr>
              <w:rFonts w:eastAsiaTheme="minorEastAsia"/>
              <w:noProof/>
            </w:rPr>
          </w:pPr>
          <w:hyperlink w:anchor="_Toc477151081" w:history="1">
            <w:r w:rsidRPr="003B5A0F">
              <w:rPr>
                <w:rStyle w:val="Hyperlink"/>
                <w:noProof/>
              </w:rPr>
              <w:t>Other Graphics Commands</w:t>
            </w:r>
            <w:r>
              <w:rPr>
                <w:noProof/>
                <w:webHidden/>
              </w:rPr>
              <w:tab/>
            </w:r>
            <w:r>
              <w:rPr>
                <w:noProof/>
                <w:webHidden/>
              </w:rPr>
              <w:fldChar w:fldCharType="begin"/>
            </w:r>
            <w:r>
              <w:rPr>
                <w:noProof/>
                <w:webHidden/>
              </w:rPr>
              <w:instrText xml:space="preserve"> PAGEREF _Toc477151081 \h </w:instrText>
            </w:r>
            <w:r>
              <w:rPr>
                <w:noProof/>
                <w:webHidden/>
              </w:rPr>
            </w:r>
            <w:r>
              <w:rPr>
                <w:noProof/>
                <w:webHidden/>
              </w:rPr>
              <w:fldChar w:fldCharType="separate"/>
            </w:r>
            <w:r>
              <w:rPr>
                <w:noProof/>
                <w:webHidden/>
              </w:rPr>
              <w:t>180</w:t>
            </w:r>
            <w:r>
              <w:rPr>
                <w:noProof/>
                <w:webHidden/>
              </w:rPr>
              <w:fldChar w:fldCharType="end"/>
            </w:r>
          </w:hyperlink>
        </w:p>
        <w:p w:rsidR="00184230" w:rsidRDefault="00184230">
          <w:pPr>
            <w:pStyle w:val="TOC3"/>
            <w:rPr>
              <w:rFonts w:eastAsiaTheme="minorEastAsia"/>
              <w:noProof/>
            </w:rPr>
          </w:pPr>
          <w:hyperlink w:anchor="_Toc477151082" w:history="1">
            <w:r w:rsidRPr="003B5A0F">
              <w:rPr>
                <w:rStyle w:val="Hyperlink"/>
                <w:noProof/>
              </w:rPr>
              <w:t>Gr.screen.to_bitmap &lt;bm_ptr_nvar&gt;</w:t>
            </w:r>
            <w:r>
              <w:rPr>
                <w:noProof/>
                <w:webHidden/>
              </w:rPr>
              <w:tab/>
            </w:r>
            <w:r>
              <w:rPr>
                <w:noProof/>
                <w:webHidden/>
              </w:rPr>
              <w:fldChar w:fldCharType="begin"/>
            </w:r>
            <w:r>
              <w:rPr>
                <w:noProof/>
                <w:webHidden/>
              </w:rPr>
              <w:instrText xml:space="preserve"> PAGEREF _Toc477151082 \h </w:instrText>
            </w:r>
            <w:r>
              <w:rPr>
                <w:noProof/>
                <w:webHidden/>
              </w:rPr>
            </w:r>
            <w:r>
              <w:rPr>
                <w:noProof/>
                <w:webHidden/>
              </w:rPr>
              <w:fldChar w:fldCharType="separate"/>
            </w:r>
            <w:r>
              <w:rPr>
                <w:noProof/>
                <w:webHidden/>
              </w:rPr>
              <w:t>180</w:t>
            </w:r>
            <w:r>
              <w:rPr>
                <w:noProof/>
                <w:webHidden/>
              </w:rPr>
              <w:fldChar w:fldCharType="end"/>
            </w:r>
          </w:hyperlink>
        </w:p>
        <w:p w:rsidR="00184230" w:rsidRDefault="00184230">
          <w:pPr>
            <w:pStyle w:val="TOC3"/>
            <w:rPr>
              <w:rFonts w:eastAsiaTheme="minorEastAsia"/>
              <w:noProof/>
            </w:rPr>
          </w:pPr>
          <w:hyperlink w:anchor="_Toc477151083" w:history="1">
            <w:r w:rsidRPr="003B5A0F">
              <w:rPr>
                <w:rStyle w:val="Hyperlink"/>
                <w:noProof/>
              </w:rPr>
              <w:t>Gr.get.pixel x, y, alpha, red, green, blue</w:t>
            </w:r>
            <w:r>
              <w:rPr>
                <w:noProof/>
                <w:webHidden/>
              </w:rPr>
              <w:tab/>
            </w:r>
            <w:r>
              <w:rPr>
                <w:noProof/>
                <w:webHidden/>
              </w:rPr>
              <w:fldChar w:fldCharType="begin"/>
            </w:r>
            <w:r>
              <w:rPr>
                <w:noProof/>
                <w:webHidden/>
              </w:rPr>
              <w:instrText xml:space="preserve"> PAGEREF _Toc477151083 \h </w:instrText>
            </w:r>
            <w:r>
              <w:rPr>
                <w:noProof/>
                <w:webHidden/>
              </w:rPr>
            </w:r>
            <w:r>
              <w:rPr>
                <w:noProof/>
                <w:webHidden/>
              </w:rPr>
              <w:fldChar w:fldCharType="separate"/>
            </w:r>
            <w:r>
              <w:rPr>
                <w:noProof/>
                <w:webHidden/>
              </w:rPr>
              <w:t>181</w:t>
            </w:r>
            <w:r>
              <w:rPr>
                <w:noProof/>
                <w:webHidden/>
              </w:rPr>
              <w:fldChar w:fldCharType="end"/>
            </w:r>
          </w:hyperlink>
        </w:p>
        <w:p w:rsidR="00184230" w:rsidRDefault="00184230">
          <w:pPr>
            <w:pStyle w:val="TOC3"/>
            <w:rPr>
              <w:rFonts w:eastAsiaTheme="minorEastAsia"/>
              <w:noProof/>
            </w:rPr>
          </w:pPr>
          <w:hyperlink w:anchor="_Toc477151084" w:history="1">
            <w:r w:rsidRPr="003B5A0F">
              <w:rPr>
                <w:rStyle w:val="Hyperlink"/>
                <w:noProof/>
              </w:rPr>
              <w:t>Gr.save &lt;filename_sexp&gt; {,&lt;quality_nexp&gt;}</w:t>
            </w:r>
            <w:r>
              <w:rPr>
                <w:noProof/>
                <w:webHidden/>
              </w:rPr>
              <w:tab/>
            </w:r>
            <w:r>
              <w:rPr>
                <w:noProof/>
                <w:webHidden/>
              </w:rPr>
              <w:fldChar w:fldCharType="begin"/>
            </w:r>
            <w:r>
              <w:rPr>
                <w:noProof/>
                <w:webHidden/>
              </w:rPr>
              <w:instrText xml:space="preserve"> PAGEREF _Toc477151084 \h </w:instrText>
            </w:r>
            <w:r>
              <w:rPr>
                <w:noProof/>
                <w:webHidden/>
              </w:rPr>
            </w:r>
            <w:r>
              <w:rPr>
                <w:noProof/>
                <w:webHidden/>
              </w:rPr>
              <w:fldChar w:fldCharType="separate"/>
            </w:r>
            <w:r>
              <w:rPr>
                <w:noProof/>
                <w:webHidden/>
              </w:rPr>
              <w:t>181</w:t>
            </w:r>
            <w:r>
              <w:rPr>
                <w:noProof/>
                <w:webHidden/>
              </w:rPr>
              <w:fldChar w:fldCharType="end"/>
            </w:r>
          </w:hyperlink>
        </w:p>
        <w:p w:rsidR="00184230" w:rsidRDefault="00184230">
          <w:pPr>
            <w:pStyle w:val="TOC3"/>
            <w:rPr>
              <w:rFonts w:eastAsiaTheme="minorEastAsia"/>
              <w:noProof/>
            </w:rPr>
          </w:pPr>
          <w:hyperlink w:anchor="_Toc477151085" w:history="1">
            <w:r w:rsidRPr="003B5A0F">
              <w:rPr>
                <w:rStyle w:val="Hyperlink"/>
                <w:noProof/>
              </w:rPr>
              <w:t>Gr.get.type &lt;object_ptr_nexp&gt;, &lt;type_svar&gt;</w:t>
            </w:r>
            <w:r>
              <w:rPr>
                <w:noProof/>
                <w:webHidden/>
              </w:rPr>
              <w:tab/>
            </w:r>
            <w:r>
              <w:rPr>
                <w:noProof/>
                <w:webHidden/>
              </w:rPr>
              <w:fldChar w:fldCharType="begin"/>
            </w:r>
            <w:r>
              <w:rPr>
                <w:noProof/>
                <w:webHidden/>
              </w:rPr>
              <w:instrText xml:space="preserve"> PAGEREF _Toc477151085 \h </w:instrText>
            </w:r>
            <w:r>
              <w:rPr>
                <w:noProof/>
                <w:webHidden/>
              </w:rPr>
            </w:r>
            <w:r>
              <w:rPr>
                <w:noProof/>
                <w:webHidden/>
              </w:rPr>
              <w:fldChar w:fldCharType="separate"/>
            </w:r>
            <w:r>
              <w:rPr>
                <w:noProof/>
                <w:webHidden/>
              </w:rPr>
              <w:t>181</w:t>
            </w:r>
            <w:r>
              <w:rPr>
                <w:noProof/>
                <w:webHidden/>
              </w:rPr>
              <w:fldChar w:fldCharType="end"/>
            </w:r>
          </w:hyperlink>
        </w:p>
        <w:p w:rsidR="00184230" w:rsidRDefault="00184230">
          <w:pPr>
            <w:pStyle w:val="TOC3"/>
            <w:rPr>
              <w:rFonts w:eastAsiaTheme="minorEastAsia"/>
              <w:noProof/>
            </w:rPr>
          </w:pPr>
          <w:hyperlink w:anchor="_Toc477151086" w:history="1">
            <w:r w:rsidRPr="003B5A0F">
              <w:rPr>
                <w:rStyle w:val="Hyperlink"/>
                <w:noProof/>
              </w:rPr>
              <w:t>Gr.get.params &lt;object_ptr_nexp&gt;, &lt;param_array$[]&gt;</w:t>
            </w:r>
            <w:r>
              <w:rPr>
                <w:noProof/>
                <w:webHidden/>
              </w:rPr>
              <w:tab/>
            </w:r>
            <w:r>
              <w:rPr>
                <w:noProof/>
                <w:webHidden/>
              </w:rPr>
              <w:fldChar w:fldCharType="begin"/>
            </w:r>
            <w:r>
              <w:rPr>
                <w:noProof/>
                <w:webHidden/>
              </w:rPr>
              <w:instrText xml:space="preserve"> PAGEREF _Toc477151086 \h </w:instrText>
            </w:r>
            <w:r>
              <w:rPr>
                <w:noProof/>
                <w:webHidden/>
              </w:rPr>
            </w:r>
            <w:r>
              <w:rPr>
                <w:noProof/>
                <w:webHidden/>
              </w:rPr>
              <w:fldChar w:fldCharType="separate"/>
            </w:r>
            <w:r>
              <w:rPr>
                <w:noProof/>
                <w:webHidden/>
              </w:rPr>
              <w:t>181</w:t>
            </w:r>
            <w:r>
              <w:rPr>
                <w:noProof/>
                <w:webHidden/>
              </w:rPr>
              <w:fldChar w:fldCharType="end"/>
            </w:r>
          </w:hyperlink>
        </w:p>
        <w:p w:rsidR="00184230" w:rsidRDefault="00184230">
          <w:pPr>
            <w:pStyle w:val="TOC3"/>
            <w:rPr>
              <w:rFonts w:eastAsiaTheme="minorEastAsia"/>
              <w:noProof/>
            </w:rPr>
          </w:pPr>
          <w:hyperlink w:anchor="_Toc477151087" w:history="1">
            <w:r w:rsidRPr="003B5A0F">
              <w:rPr>
                <w:rStyle w:val="Hyperlink"/>
                <w:noProof/>
              </w:rPr>
              <w:t>Gr.get.position &lt;object_ptr_nexp&gt;, x, y</w:t>
            </w:r>
            <w:r>
              <w:rPr>
                <w:noProof/>
                <w:webHidden/>
              </w:rPr>
              <w:tab/>
            </w:r>
            <w:r>
              <w:rPr>
                <w:noProof/>
                <w:webHidden/>
              </w:rPr>
              <w:fldChar w:fldCharType="begin"/>
            </w:r>
            <w:r>
              <w:rPr>
                <w:noProof/>
                <w:webHidden/>
              </w:rPr>
              <w:instrText xml:space="preserve"> PAGEREF _Toc477151087 \h </w:instrText>
            </w:r>
            <w:r>
              <w:rPr>
                <w:noProof/>
                <w:webHidden/>
              </w:rPr>
            </w:r>
            <w:r>
              <w:rPr>
                <w:noProof/>
                <w:webHidden/>
              </w:rPr>
              <w:fldChar w:fldCharType="separate"/>
            </w:r>
            <w:r>
              <w:rPr>
                <w:noProof/>
                <w:webHidden/>
              </w:rPr>
              <w:t>181</w:t>
            </w:r>
            <w:r>
              <w:rPr>
                <w:noProof/>
                <w:webHidden/>
              </w:rPr>
              <w:fldChar w:fldCharType="end"/>
            </w:r>
          </w:hyperlink>
        </w:p>
        <w:p w:rsidR="00184230" w:rsidRDefault="00184230">
          <w:pPr>
            <w:pStyle w:val="TOC3"/>
            <w:rPr>
              <w:rFonts w:eastAsiaTheme="minorEastAsia"/>
              <w:noProof/>
            </w:rPr>
          </w:pPr>
          <w:hyperlink w:anchor="_Toc477151088" w:history="1">
            <w:r w:rsidRPr="003B5A0F">
              <w:rPr>
                <w:rStyle w:val="Hyperlink"/>
                <w:noProof/>
              </w:rPr>
              <w:t>Gr.move &lt;object_ptr_nexp&gt; {{, dx}{, dy}}</w:t>
            </w:r>
            <w:r>
              <w:rPr>
                <w:noProof/>
                <w:webHidden/>
              </w:rPr>
              <w:tab/>
            </w:r>
            <w:r>
              <w:rPr>
                <w:noProof/>
                <w:webHidden/>
              </w:rPr>
              <w:fldChar w:fldCharType="begin"/>
            </w:r>
            <w:r>
              <w:rPr>
                <w:noProof/>
                <w:webHidden/>
              </w:rPr>
              <w:instrText xml:space="preserve"> PAGEREF _Toc477151088 \h </w:instrText>
            </w:r>
            <w:r>
              <w:rPr>
                <w:noProof/>
                <w:webHidden/>
              </w:rPr>
            </w:r>
            <w:r>
              <w:rPr>
                <w:noProof/>
                <w:webHidden/>
              </w:rPr>
              <w:fldChar w:fldCharType="separate"/>
            </w:r>
            <w:r>
              <w:rPr>
                <w:noProof/>
                <w:webHidden/>
              </w:rPr>
              <w:t>181</w:t>
            </w:r>
            <w:r>
              <w:rPr>
                <w:noProof/>
                <w:webHidden/>
              </w:rPr>
              <w:fldChar w:fldCharType="end"/>
            </w:r>
          </w:hyperlink>
        </w:p>
        <w:p w:rsidR="00184230" w:rsidRDefault="00184230">
          <w:pPr>
            <w:pStyle w:val="TOC3"/>
            <w:rPr>
              <w:rFonts w:eastAsiaTheme="minorEastAsia"/>
              <w:noProof/>
            </w:rPr>
          </w:pPr>
          <w:hyperlink w:anchor="_Toc477151089" w:history="1">
            <w:r w:rsidRPr="003B5A0F">
              <w:rPr>
                <w:rStyle w:val="Hyperlink"/>
                <w:noProof/>
              </w:rPr>
              <w:t>Gr.get.value &lt;object_ptr_nexp&gt; {, &lt;tag_sexp&gt;, &lt;value_nvar | value_svar&gt;}...</w:t>
            </w:r>
            <w:r>
              <w:rPr>
                <w:noProof/>
                <w:webHidden/>
              </w:rPr>
              <w:tab/>
            </w:r>
            <w:r>
              <w:rPr>
                <w:noProof/>
                <w:webHidden/>
              </w:rPr>
              <w:fldChar w:fldCharType="begin"/>
            </w:r>
            <w:r>
              <w:rPr>
                <w:noProof/>
                <w:webHidden/>
              </w:rPr>
              <w:instrText xml:space="preserve"> PAGEREF _Toc477151089 \h </w:instrText>
            </w:r>
            <w:r>
              <w:rPr>
                <w:noProof/>
                <w:webHidden/>
              </w:rPr>
            </w:r>
            <w:r>
              <w:rPr>
                <w:noProof/>
                <w:webHidden/>
              </w:rPr>
              <w:fldChar w:fldCharType="separate"/>
            </w:r>
            <w:r>
              <w:rPr>
                <w:noProof/>
                <w:webHidden/>
              </w:rPr>
              <w:t>182</w:t>
            </w:r>
            <w:r>
              <w:rPr>
                <w:noProof/>
                <w:webHidden/>
              </w:rPr>
              <w:fldChar w:fldCharType="end"/>
            </w:r>
          </w:hyperlink>
        </w:p>
        <w:p w:rsidR="00184230" w:rsidRDefault="00184230">
          <w:pPr>
            <w:pStyle w:val="TOC3"/>
            <w:rPr>
              <w:rFonts w:eastAsiaTheme="minorEastAsia"/>
              <w:noProof/>
            </w:rPr>
          </w:pPr>
          <w:hyperlink w:anchor="_Toc477151090" w:history="1">
            <w:r w:rsidRPr="003B5A0F">
              <w:rPr>
                <w:rStyle w:val="Hyperlink"/>
                <w:noProof/>
              </w:rPr>
              <w:t>Gr.modify &lt;object_ptr_nexp&gt; {, &lt;tag_sexp&gt;, &lt;value_nexp | value_sexp&gt;}...</w:t>
            </w:r>
            <w:r>
              <w:rPr>
                <w:noProof/>
                <w:webHidden/>
              </w:rPr>
              <w:tab/>
            </w:r>
            <w:r>
              <w:rPr>
                <w:noProof/>
                <w:webHidden/>
              </w:rPr>
              <w:fldChar w:fldCharType="begin"/>
            </w:r>
            <w:r>
              <w:rPr>
                <w:noProof/>
                <w:webHidden/>
              </w:rPr>
              <w:instrText xml:space="preserve"> PAGEREF _Toc477151090 \h </w:instrText>
            </w:r>
            <w:r>
              <w:rPr>
                <w:noProof/>
                <w:webHidden/>
              </w:rPr>
            </w:r>
            <w:r>
              <w:rPr>
                <w:noProof/>
                <w:webHidden/>
              </w:rPr>
              <w:fldChar w:fldCharType="separate"/>
            </w:r>
            <w:r>
              <w:rPr>
                <w:noProof/>
                <w:webHidden/>
              </w:rPr>
              <w:t>182</w:t>
            </w:r>
            <w:r>
              <w:rPr>
                <w:noProof/>
                <w:webHidden/>
              </w:rPr>
              <w:fldChar w:fldCharType="end"/>
            </w:r>
          </w:hyperlink>
        </w:p>
        <w:p w:rsidR="00184230" w:rsidRDefault="00184230">
          <w:pPr>
            <w:pStyle w:val="TOC3"/>
            <w:rPr>
              <w:rFonts w:eastAsiaTheme="minorEastAsia"/>
              <w:noProof/>
            </w:rPr>
          </w:pPr>
          <w:hyperlink w:anchor="_Toc477151091" w:history="1">
            <w:r w:rsidRPr="003B5A0F">
              <w:rPr>
                <w:rStyle w:val="Hyperlink"/>
                <w:noProof/>
              </w:rPr>
              <w:t>GR_COLLISION(&lt;object_1_nexp&gt;, &lt;object_2_nexp&gt;)</w:t>
            </w:r>
            <w:r>
              <w:rPr>
                <w:noProof/>
                <w:webHidden/>
              </w:rPr>
              <w:tab/>
            </w:r>
            <w:r>
              <w:rPr>
                <w:noProof/>
                <w:webHidden/>
              </w:rPr>
              <w:fldChar w:fldCharType="begin"/>
            </w:r>
            <w:r>
              <w:rPr>
                <w:noProof/>
                <w:webHidden/>
              </w:rPr>
              <w:instrText xml:space="preserve"> PAGEREF _Toc477151091 \h </w:instrText>
            </w:r>
            <w:r>
              <w:rPr>
                <w:noProof/>
                <w:webHidden/>
              </w:rPr>
            </w:r>
            <w:r>
              <w:rPr>
                <w:noProof/>
                <w:webHidden/>
              </w:rPr>
              <w:fldChar w:fldCharType="separate"/>
            </w:r>
            <w:r>
              <w:rPr>
                <w:noProof/>
                <w:webHidden/>
              </w:rPr>
              <w:t>184</w:t>
            </w:r>
            <w:r>
              <w:rPr>
                <w:noProof/>
                <w:webHidden/>
              </w:rPr>
              <w:fldChar w:fldCharType="end"/>
            </w:r>
          </w:hyperlink>
        </w:p>
        <w:p w:rsidR="00184230" w:rsidRDefault="00184230">
          <w:pPr>
            <w:pStyle w:val="TOC3"/>
            <w:rPr>
              <w:rFonts w:eastAsiaTheme="minorEastAsia"/>
              <w:noProof/>
            </w:rPr>
          </w:pPr>
          <w:hyperlink w:anchor="_Toc477151092" w:history="1">
            <w:r w:rsidRPr="003B5A0F">
              <w:rPr>
                <w:rStyle w:val="Hyperlink"/>
                <w:noProof/>
              </w:rPr>
              <w:t>Gr.clip &lt;object_ptr_nexp&gt;, &lt;left_nexp&gt;, &lt;top_nexp&gt;, &lt;right_nexp&gt;, &lt;bottom_nexp&gt;{, &lt;RO_nexp&gt;}</w:t>
            </w:r>
            <w:r>
              <w:rPr>
                <w:noProof/>
                <w:webHidden/>
              </w:rPr>
              <w:tab/>
            </w:r>
            <w:r>
              <w:rPr>
                <w:noProof/>
                <w:webHidden/>
              </w:rPr>
              <w:fldChar w:fldCharType="begin"/>
            </w:r>
            <w:r>
              <w:rPr>
                <w:noProof/>
                <w:webHidden/>
              </w:rPr>
              <w:instrText xml:space="preserve"> PAGEREF _Toc477151092 \h </w:instrText>
            </w:r>
            <w:r>
              <w:rPr>
                <w:noProof/>
                <w:webHidden/>
              </w:rPr>
            </w:r>
            <w:r>
              <w:rPr>
                <w:noProof/>
                <w:webHidden/>
              </w:rPr>
              <w:fldChar w:fldCharType="separate"/>
            </w:r>
            <w:r>
              <w:rPr>
                <w:noProof/>
                <w:webHidden/>
              </w:rPr>
              <w:t>184</w:t>
            </w:r>
            <w:r>
              <w:rPr>
                <w:noProof/>
                <w:webHidden/>
              </w:rPr>
              <w:fldChar w:fldCharType="end"/>
            </w:r>
          </w:hyperlink>
        </w:p>
        <w:p w:rsidR="00184230" w:rsidRDefault="00184230">
          <w:pPr>
            <w:pStyle w:val="TOC3"/>
            <w:rPr>
              <w:rFonts w:eastAsiaTheme="minorEastAsia"/>
              <w:noProof/>
            </w:rPr>
          </w:pPr>
          <w:hyperlink w:anchor="_Toc477151093" w:history="1">
            <w:r w:rsidRPr="003B5A0F">
              <w:rPr>
                <w:rStyle w:val="Hyperlink"/>
                <w:noProof/>
              </w:rPr>
              <w:t>Gr.newDL &lt;dl_array[{&lt;start&gt;,&lt;length&gt;}]&gt;</w:t>
            </w:r>
            <w:r>
              <w:rPr>
                <w:noProof/>
                <w:webHidden/>
              </w:rPr>
              <w:tab/>
            </w:r>
            <w:r>
              <w:rPr>
                <w:noProof/>
                <w:webHidden/>
              </w:rPr>
              <w:fldChar w:fldCharType="begin"/>
            </w:r>
            <w:r>
              <w:rPr>
                <w:noProof/>
                <w:webHidden/>
              </w:rPr>
              <w:instrText xml:space="preserve"> PAGEREF _Toc477151093 \h </w:instrText>
            </w:r>
            <w:r>
              <w:rPr>
                <w:noProof/>
                <w:webHidden/>
              </w:rPr>
            </w:r>
            <w:r>
              <w:rPr>
                <w:noProof/>
                <w:webHidden/>
              </w:rPr>
              <w:fldChar w:fldCharType="separate"/>
            </w:r>
            <w:r>
              <w:rPr>
                <w:noProof/>
                <w:webHidden/>
              </w:rPr>
              <w:t>185</w:t>
            </w:r>
            <w:r>
              <w:rPr>
                <w:noProof/>
                <w:webHidden/>
              </w:rPr>
              <w:fldChar w:fldCharType="end"/>
            </w:r>
          </w:hyperlink>
        </w:p>
        <w:p w:rsidR="00184230" w:rsidRDefault="00184230">
          <w:pPr>
            <w:pStyle w:val="TOC3"/>
            <w:rPr>
              <w:rFonts w:eastAsiaTheme="minorEastAsia"/>
              <w:noProof/>
            </w:rPr>
          </w:pPr>
          <w:hyperlink w:anchor="_Toc477151094" w:history="1">
            <w:r w:rsidRPr="003B5A0F">
              <w:rPr>
                <w:rStyle w:val="Hyperlink"/>
                <w:noProof/>
              </w:rPr>
              <w:t>Gr.getDL &lt;dl_array[]&gt; {, &lt;keep_all_objects_lexp&gt; }</w:t>
            </w:r>
            <w:r>
              <w:rPr>
                <w:noProof/>
                <w:webHidden/>
              </w:rPr>
              <w:tab/>
            </w:r>
            <w:r>
              <w:rPr>
                <w:noProof/>
                <w:webHidden/>
              </w:rPr>
              <w:fldChar w:fldCharType="begin"/>
            </w:r>
            <w:r>
              <w:rPr>
                <w:noProof/>
                <w:webHidden/>
              </w:rPr>
              <w:instrText xml:space="preserve"> PAGEREF _Toc477151094 \h </w:instrText>
            </w:r>
            <w:r>
              <w:rPr>
                <w:noProof/>
                <w:webHidden/>
              </w:rPr>
            </w:r>
            <w:r>
              <w:rPr>
                <w:noProof/>
                <w:webHidden/>
              </w:rPr>
              <w:fldChar w:fldCharType="separate"/>
            </w:r>
            <w:r>
              <w:rPr>
                <w:noProof/>
                <w:webHidden/>
              </w:rPr>
              <w:t>185</w:t>
            </w:r>
            <w:r>
              <w:rPr>
                <w:noProof/>
                <w:webHidden/>
              </w:rPr>
              <w:fldChar w:fldCharType="end"/>
            </w:r>
          </w:hyperlink>
        </w:p>
        <w:p w:rsidR="00184230" w:rsidRDefault="00184230">
          <w:pPr>
            <w:pStyle w:val="TOC1"/>
            <w:tabs>
              <w:tab w:val="right" w:leader="dot" w:pos="9350"/>
            </w:tabs>
            <w:rPr>
              <w:rFonts w:eastAsiaTheme="minorEastAsia"/>
              <w:noProof/>
            </w:rPr>
          </w:pPr>
          <w:hyperlink w:anchor="_Toc477151095" w:history="1">
            <w:r w:rsidRPr="003B5A0F">
              <w:rPr>
                <w:rStyle w:val="Hyperlink"/>
                <w:noProof/>
              </w:rPr>
              <w:t>Audio Interface</w:t>
            </w:r>
            <w:r>
              <w:rPr>
                <w:noProof/>
                <w:webHidden/>
              </w:rPr>
              <w:tab/>
            </w:r>
            <w:r>
              <w:rPr>
                <w:noProof/>
                <w:webHidden/>
              </w:rPr>
              <w:fldChar w:fldCharType="begin"/>
            </w:r>
            <w:r>
              <w:rPr>
                <w:noProof/>
                <w:webHidden/>
              </w:rPr>
              <w:instrText xml:space="preserve"> PAGEREF _Toc477151095 \h </w:instrText>
            </w:r>
            <w:r>
              <w:rPr>
                <w:noProof/>
                <w:webHidden/>
              </w:rPr>
            </w:r>
            <w:r>
              <w:rPr>
                <w:noProof/>
                <w:webHidden/>
              </w:rPr>
              <w:fldChar w:fldCharType="separate"/>
            </w:r>
            <w:r>
              <w:rPr>
                <w:noProof/>
                <w:webHidden/>
              </w:rPr>
              <w:t>186</w:t>
            </w:r>
            <w:r>
              <w:rPr>
                <w:noProof/>
                <w:webHidden/>
              </w:rPr>
              <w:fldChar w:fldCharType="end"/>
            </w:r>
          </w:hyperlink>
        </w:p>
        <w:p w:rsidR="00184230" w:rsidRDefault="00184230">
          <w:pPr>
            <w:pStyle w:val="TOC2"/>
            <w:rPr>
              <w:rFonts w:eastAsiaTheme="minorEastAsia"/>
              <w:noProof/>
            </w:rPr>
          </w:pPr>
          <w:hyperlink w:anchor="_Toc477151096" w:history="1">
            <w:r w:rsidRPr="003B5A0F">
              <w:rPr>
                <w:rStyle w:val="Hyperlink"/>
                <w:noProof/>
              </w:rPr>
              <w:t>Introduction</w:t>
            </w:r>
            <w:r>
              <w:rPr>
                <w:noProof/>
                <w:webHidden/>
              </w:rPr>
              <w:tab/>
            </w:r>
            <w:r>
              <w:rPr>
                <w:noProof/>
                <w:webHidden/>
              </w:rPr>
              <w:fldChar w:fldCharType="begin"/>
            </w:r>
            <w:r>
              <w:rPr>
                <w:noProof/>
                <w:webHidden/>
              </w:rPr>
              <w:instrText xml:space="preserve"> PAGEREF _Toc477151096 \h </w:instrText>
            </w:r>
            <w:r>
              <w:rPr>
                <w:noProof/>
                <w:webHidden/>
              </w:rPr>
            </w:r>
            <w:r>
              <w:rPr>
                <w:noProof/>
                <w:webHidden/>
              </w:rPr>
              <w:fldChar w:fldCharType="separate"/>
            </w:r>
            <w:r>
              <w:rPr>
                <w:noProof/>
                <w:webHidden/>
              </w:rPr>
              <w:t>186</w:t>
            </w:r>
            <w:r>
              <w:rPr>
                <w:noProof/>
                <w:webHidden/>
              </w:rPr>
              <w:fldChar w:fldCharType="end"/>
            </w:r>
          </w:hyperlink>
        </w:p>
        <w:p w:rsidR="00184230" w:rsidRDefault="00184230">
          <w:pPr>
            <w:pStyle w:val="TOC3"/>
            <w:rPr>
              <w:rFonts w:eastAsiaTheme="minorEastAsia"/>
              <w:noProof/>
            </w:rPr>
          </w:pPr>
          <w:hyperlink w:anchor="_Toc477151097" w:history="1">
            <w:r w:rsidRPr="003B5A0F">
              <w:rPr>
                <w:rStyle w:val="Hyperlink"/>
                <w:noProof/>
              </w:rPr>
              <w:t>The Audio Interface</w:t>
            </w:r>
            <w:r>
              <w:rPr>
                <w:noProof/>
                <w:webHidden/>
              </w:rPr>
              <w:tab/>
            </w:r>
            <w:r>
              <w:rPr>
                <w:noProof/>
                <w:webHidden/>
              </w:rPr>
              <w:fldChar w:fldCharType="begin"/>
            </w:r>
            <w:r>
              <w:rPr>
                <w:noProof/>
                <w:webHidden/>
              </w:rPr>
              <w:instrText xml:space="preserve"> PAGEREF _Toc477151097 \h </w:instrText>
            </w:r>
            <w:r>
              <w:rPr>
                <w:noProof/>
                <w:webHidden/>
              </w:rPr>
            </w:r>
            <w:r>
              <w:rPr>
                <w:noProof/>
                <w:webHidden/>
              </w:rPr>
              <w:fldChar w:fldCharType="separate"/>
            </w:r>
            <w:r>
              <w:rPr>
                <w:noProof/>
                <w:webHidden/>
              </w:rPr>
              <w:t>186</w:t>
            </w:r>
            <w:r>
              <w:rPr>
                <w:noProof/>
                <w:webHidden/>
              </w:rPr>
              <w:fldChar w:fldCharType="end"/>
            </w:r>
          </w:hyperlink>
        </w:p>
        <w:p w:rsidR="00184230" w:rsidRDefault="00184230">
          <w:pPr>
            <w:pStyle w:val="TOC3"/>
            <w:rPr>
              <w:rFonts w:eastAsiaTheme="minorEastAsia"/>
              <w:noProof/>
            </w:rPr>
          </w:pPr>
          <w:hyperlink w:anchor="_Toc477151098" w:history="1">
            <w:r w:rsidRPr="003B5A0F">
              <w:rPr>
                <w:rStyle w:val="Hyperlink"/>
                <w:noProof/>
              </w:rPr>
              <w:t>Audio File Types</w:t>
            </w:r>
            <w:r>
              <w:rPr>
                <w:noProof/>
                <w:webHidden/>
              </w:rPr>
              <w:tab/>
            </w:r>
            <w:r>
              <w:rPr>
                <w:noProof/>
                <w:webHidden/>
              </w:rPr>
              <w:fldChar w:fldCharType="begin"/>
            </w:r>
            <w:r>
              <w:rPr>
                <w:noProof/>
                <w:webHidden/>
              </w:rPr>
              <w:instrText xml:space="preserve"> PAGEREF _Toc477151098 \h </w:instrText>
            </w:r>
            <w:r>
              <w:rPr>
                <w:noProof/>
                <w:webHidden/>
              </w:rPr>
            </w:r>
            <w:r>
              <w:rPr>
                <w:noProof/>
                <w:webHidden/>
              </w:rPr>
              <w:fldChar w:fldCharType="separate"/>
            </w:r>
            <w:r>
              <w:rPr>
                <w:noProof/>
                <w:webHidden/>
              </w:rPr>
              <w:t>186</w:t>
            </w:r>
            <w:r>
              <w:rPr>
                <w:noProof/>
                <w:webHidden/>
              </w:rPr>
              <w:fldChar w:fldCharType="end"/>
            </w:r>
          </w:hyperlink>
        </w:p>
        <w:p w:rsidR="00184230" w:rsidRDefault="00184230">
          <w:pPr>
            <w:pStyle w:val="TOC2"/>
            <w:rPr>
              <w:rFonts w:eastAsiaTheme="minorEastAsia"/>
              <w:noProof/>
            </w:rPr>
          </w:pPr>
          <w:hyperlink w:anchor="_Toc477151099" w:history="1">
            <w:r w:rsidRPr="003B5A0F">
              <w:rPr>
                <w:rStyle w:val="Hyperlink"/>
                <w:noProof/>
              </w:rPr>
              <w:t>Commands</w:t>
            </w:r>
            <w:r>
              <w:rPr>
                <w:noProof/>
                <w:webHidden/>
              </w:rPr>
              <w:tab/>
            </w:r>
            <w:r>
              <w:rPr>
                <w:noProof/>
                <w:webHidden/>
              </w:rPr>
              <w:fldChar w:fldCharType="begin"/>
            </w:r>
            <w:r>
              <w:rPr>
                <w:noProof/>
                <w:webHidden/>
              </w:rPr>
              <w:instrText xml:space="preserve"> PAGEREF _Toc477151099 \h </w:instrText>
            </w:r>
            <w:r>
              <w:rPr>
                <w:noProof/>
                <w:webHidden/>
              </w:rPr>
            </w:r>
            <w:r>
              <w:rPr>
                <w:noProof/>
                <w:webHidden/>
              </w:rPr>
              <w:fldChar w:fldCharType="separate"/>
            </w:r>
            <w:r>
              <w:rPr>
                <w:noProof/>
                <w:webHidden/>
              </w:rPr>
              <w:t>186</w:t>
            </w:r>
            <w:r>
              <w:rPr>
                <w:noProof/>
                <w:webHidden/>
              </w:rPr>
              <w:fldChar w:fldCharType="end"/>
            </w:r>
          </w:hyperlink>
        </w:p>
        <w:p w:rsidR="00184230" w:rsidRDefault="00184230">
          <w:pPr>
            <w:pStyle w:val="TOC3"/>
            <w:rPr>
              <w:rFonts w:eastAsiaTheme="minorEastAsia"/>
              <w:noProof/>
            </w:rPr>
          </w:pPr>
          <w:hyperlink w:anchor="_Toc477151100" w:history="1">
            <w:r w:rsidRPr="003B5A0F">
              <w:rPr>
                <w:rStyle w:val="Hyperlink"/>
                <w:noProof/>
              </w:rPr>
              <w:t>Audio.load &lt;aft_nvar&gt;, &lt;filename_sexp&gt;</w:t>
            </w:r>
            <w:r>
              <w:rPr>
                <w:noProof/>
                <w:webHidden/>
              </w:rPr>
              <w:tab/>
            </w:r>
            <w:r>
              <w:rPr>
                <w:noProof/>
                <w:webHidden/>
              </w:rPr>
              <w:fldChar w:fldCharType="begin"/>
            </w:r>
            <w:r>
              <w:rPr>
                <w:noProof/>
                <w:webHidden/>
              </w:rPr>
              <w:instrText xml:space="preserve"> PAGEREF _Toc477151100 \h </w:instrText>
            </w:r>
            <w:r>
              <w:rPr>
                <w:noProof/>
                <w:webHidden/>
              </w:rPr>
            </w:r>
            <w:r>
              <w:rPr>
                <w:noProof/>
                <w:webHidden/>
              </w:rPr>
              <w:fldChar w:fldCharType="separate"/>
            </w:r>
            <w:r>
              <w:rPr>
                <w:noProof/>
                <w:webHidden/>
              </w:rPr>
              <w:t>186</w:t>
            </w:r>
            <w:r>
              <w:rPr>
                <w:noProof/>
                <w:webHidden/>
              </w:rPr>
              <w:fldChar w:fldCharType="end"/>
            </w:r>
          </w:hyperlink>
        </w:p>
        <w:p w:rsidR="00184230" w:rsidRDefault="00184230">
          <w:pPr>
            <w:pStyle w:val="TOC3"/>
            <w:rPr>
              <w:rFonts w:eastAsiaTheme="minorEastAsia"/>
              <w:noProof/>
            </w:rPr>
          </w:pPr>
          <w:hyperlink w:anchor="_Toc477151101" w:history="1">
            <w:r w:rsidRPr="003B5A0F">
              <w:rPr>
                <w:rStyle w:val="Hyperlink"/>
                <w:noProof/>
              </w:rPr>
              <w:t>Audio.play &lt;aft_nexp&gt;</w:t>
            </w:r>
            <w:r>
              <w:rPr>
                <w:noProof/>
                <w:webHidden/>
              </w:rPr>
              <w:tab/>
            </w:r>
            <w:r>
              <w:rPr>
                <w:noProof/>
                <w:webHidden/>
              </w:rPr>
              <w:fldChar w:fldCharType="begin"/>
            </w:r>
            <w:r>
              <w:rPr>
                <w:noProof/>
                <w:webHidden/>
              </w:rPr>
              <w:instrText xml:space="preserve"> PAGEREF _Toc477151101 \h </w:instrText>
            </w:r>
            <w:r>
              <w:rPr>
                <w:noProof/>
                <w:webHidden/>
              </w:rPr>
            </w:r>
            <w:r>
              <w:rPr>
                <w:noProof/>
                <w:webHidden/>
              </w:rPr>
              <w:fldChar w:fldCharType="separate"/>
            </w:r>
            <w:r>
              <w:rPr>
                <w:noProof/>
                <w:webHidden/>
              </w:rPr>
              <w:t>186</w:t>
            </w:r>
            <w:r>
              <w:rPr>
                <w:noProof/>
                <w:webHidden/>
              </w:rPr>
              <w:fldChar w:fldCharType="end"/>
            </w:r>
          </w:hyperlink>
        </w:p>
        <w:p w:rsidR="00184230" w:rsidRDefault="00184230">
          <w:pPr>
            <w:pStyle w:val="TOC3"/>
            <w:rPr>
              <w:rFonts w:eastAsiaTheme="minorEastAsia"/>
              <w:noProof/>
            </w:rPr>
          </w:pPr>
          <w:hyperlink w:anchor="_Toc477151102" w:history="1">
            <w:r w:rsidRPr="003B5A0F">
              <w:rPr>
                <w:rStyle w:val="Hyperlink"/>
                <w:noProof/>
              </w:rPr>
              <w:t>Audio.stop</w:t>
            </w:r>
            <w:r>
              <w:rPr>
                <w:noProof/>
                <w:webHidden/>
              </w:rPr>
              <w:tab/>
            </w:r>
            <w:r>
              <w:rPr>
                <w:noProof/>
                <w:webHidden/>
              </w:rPr>
              <w:fldChar w:fldCharType="begin"/>
            </w:r>
            <w:r>
              <w:rPr>
                <w:noProof/>
                <w:webHidden/>
              </w:rPr>
              <w:instrText xml:space="preserve"> PAGEREF _Toc477151102 \h </w:instrText>
            </w:r>
            <w:r>
              <w:rPr>
                <w:noProof/>
                <w:webHidden/>
              </w:rPr>
            </w:r>
            <w:r>
              <w:rPr>
                <w:noProof/>
                <w:webHidden/>
              </w:rPr>
              <w:fldChar w:fldCharType="separate"/>
            </w:r>
            <w:r>
              <w:rPr>
                <w:noProof/>
                <w:webHidden/>
              </w:rPr>
              <w:t>187</w:t>
            </w:r>
            <w:r>
              <w:rPr>
                <w:noProof/>
                <w:webHidden/>
              </w:rPr>
              <w:fldChar w:fldCharType="end"/>
            </w:r>
          </w:hyperlink>
        </w:p>
        <w:p w:rsidR="00184230" w:rsidRDefault="00184230">
          <w:pPr>
            <w:pStyle w:val="TOC3"/>
            <w:rPr>
              <w:rFonts w:eastAsiaTheme="minorEastAsia"/>
              <w:noProof/>
            </w:rPr>
          </w:pPr>
          <w:hyperlink w:anchor="_Toc477151103" w:history="1">
            <w:r w:rsidRPr="003B5A0F">
              <w:rPr>
                <w:rStyle w:val="Hyperlink"/>
                <w:noProof/>
              </w:rPr>
              <w:t>Audio.pause</w:t>
            </w:r>
            <w:r>
              <w:rPr>
                <w:noProof/>
                <w:webHidden/>
              </w:rPr>
              <w:tab/>
            </w:r>
            <w:r>
              <w:rPr>
                <w:noProof/>
                <w:webHidden/>
              </w:rPr>
              <w:fldChar w:fldCharType="begin"/>
            </w:r>
            <w:r>
              <w:rPr>
                <w:noProof/>
                <w:webHidden/>
              </w:rPr>
              <w:instrText xml:space="preserve"> PAGEREF _Toc477151103 \h </w:instrText>
            </w:r>
            <w:r>
              <w:rPr>
                <w:noProof/>
                <w:webHidden/>
              </w:rPr>
            </w:r>
            <w:r>
              <w:rPr>
                <w:noProof/>
                <w:webHidden/>
              </w:rPr>
              <w:fldChar w:fldCharType="separate"/>
            </w:r>
            <w:r>
              <w:rPr>
                <w:noProof/>
                <w:webHidden/>
              </w:rPr>
              <w:t>187</w:t>
            </w:r>
            <w:r>
              <w:rPr>
                <w:noProof/>
                <w:webHidden/>
              </w:rPr>
              <w:fldChar w:fldCharType="end"/>
            </w:r>
          </w:hyperlink>
        </w:p>
        <w:p w:rsidR="00184230" w:rsidRDefault="00184230">
          <w:pPr>
            <w:pStyle w:val="TOC3"/>
            <w:rPr>
              <w:rFonts w:eastAsiaTheme="minorEastAsia"/>
              <w:noProof/>
            </w:rPr>
          </w:pPr>
          <w:hyperlink w:anchor="_Toc477151104" w:history="1">
            <w:r w:rsidRPr="003B5A0F">
              <w:rPr>
                <w:rStyle w:val="Hyperlink"/>
                <w:noProof/>
              </w:rPr>
              <w:t>Audio.loop</w:t>
            </w:r>
            <w:r>
              <w:rPr>
                <w:noProof/>
                <w:webHidden/>
              </w:rPr>
              <w:tab/>
            </w:r>
            <w:r>
              <w:rPr>
                <w:noProof/>
                <w:webHidden/>
              </w:rPr>
              <w:fldChar w:fldCharType="begin"/>
            </w:r>
            <w:r>
              <w:rPr>
                <w:noProof/>
                <w:webHidden/>
              </w:rPr>
              <w:instrText xml:space="preserve"> PAGEREF _Toc477151104 \h </w:instrText>
            </w:r>
            <w:r>
              <w:rPr>
                <w:noProof/>
                <w:webHidden/>
              </w:rPr>
            </w:r>
            <w:r>
              <w:rPr>
                <w:noProof/>
                <w:webHidden/>
              </w:rPr>
              <w:fldChar w:fldCharType="separate"/>
            </w:r>
            <w:r>
              <w:rPr>
                <w:noProof/>
                <w:webHidden/>
              </w:rPr>
              <w:t>187</w:t>
            </w:r>
            <w:r>
              <w:rPr>
                <w:noProof/>
                <w:webHidden/>
              </w:rPr>
              <w:fldChar w:fldCharType="end"/>
            </w:r>
          </w:hyperlink>
        </w:p>
        <w:p w:rsidR="00184230" w:rsidRDefault="00184230">
          <w:pPr>
            <w:pStyle w:val="TOC3"/>
            <w:rPr>
              <w:rFonts w:eastAsiaTheme="minorEastAsia"/>
              <w:noProof/>
            </w:rPr>
          </w:pPr>
          <w:hyperlink w:anchor="_Toc477151105" w:history="1">
            <w:r w:rsidRPr="003B5A0F">
              <w:rPr>
                <w:rStyle w:val="Hyperlink"/>
                <w:noProof/>
              </w:rPr>
              <w:t>Audio.volume &lt;left_nexp&gt;, &lt;right_nexp&gt;</w:t>
            </w:r>
            <w:r>
              <w:rPr>
                <w:noProof/>
                <w:webHidden/>
              </w:rPr>
              <w:tab/>
            </w:r>
            <w:r>
              <w:rPr>
                <w:noProof/>
                <w:webHidden/>
              </w:rPr>
              <w:fldChar w:fldCharType="begin"/>
            </w:r>
            <w:r>
              <w:rPr>
                <w:noProof/>
                <w:webHidden/>
              </w:rPr>
              <w:instrText xml:space="preserve"> PAGEREF _Toc477151105 \h </w:instrText>
            </w:r>
            <w:r>
              <w:rPr>
                <w:noProof/>
                <w:webHidden/>
              </w:rPr>
            </w:r>
            <w:r>
              <w:rPr>
                <w:noProof/>
                <w:webHidden/>
              </w:rPr>
              <w:fldChar w:fldCharType="separate"/>
            </w:r>
            <w:r>
              <w:rPr>
                <w:noProof/>
                <w:webHidden/>
              </w:rPr>
              <w:t>187</w:t>
            </w:r>
            <w:r>
              <w:rPr>
                <w:noProof/>
                <w:webHidden/>
              </w:rPr>
              <w:fldChar w:fldCharType="end"/>
            </w:r>
          </w:hyperlink>
        </w:p>
        <w:p w:rsidR="00184230" w:rsidRDefault="00184230">
          <w:pPr>
            <w:pStyle w:val="TOC3"/>
            <w:rPr>
              <w:rFonts w:eastAsiaTheme="minorEastAsia"/>
              <w:noProof/>
            </w:rPr>
          </w:pPr>
          <w:hyperlink w:anchor="_Toc477151106" w:history="1">
            <w:r w:rsidRPr="003B5A0F">
              <w:rPr>
                <w:rStyle w:val="Hyperlink"/>
                <w:noProof/>
              </w:rPr>
              <w:t>Audio.position.current &lt;nvar&gt;</w:t>
            </w:r>
            <w:r>
              <w:rPr>
                <w:noProof/>
                <w:webHidden/>
              </w:rPr>
              <w:tab/>
            </w:r>
            <w:r>
              <w:rPr>
                <w:noProof/>
                <w:webHidden/>
              </w:rPr>
              <w:fldChar w:fldCharType="begin"/>
            </w:r>
            <w:r>
              <w:rPr>
                <w:noProof/>
                <w:webHidden/>
              </w:rPr>
              <w:instrText xml:space="preserve"> PAGEREF _Toc477151106 \h </w:instrText>
            </w:r>
            <w:r>
              <w:rPr>
                <w:noProof/>
                <w:webHidden/>
              </w:rPr>
            </w:r>
            <w:r>
              <w:rPr>
                <w:noProof/>
                <w:webHidden/>
              </w:rPr>
              <w:fldChar w:fldCharType="separate"/>
            </w:r>
            <w:r>
              <w:rPr>
                <w:noProof/>
                <w:webHidden/>
              </w:rPr>
              <w:t>187</w:t>
            </w:r>
            <w:r>
              <w:rPr>
                <w:noProof/>
                <w:webHidden/>
              </w:rPr>
              <w:fldChar w:fldCharType="end"/>
            </w:r>
          </w:hyperlink>
        </w:p>
        <w:p w:rsidR="00184230" w:rsidRDefault="00184230">
          <w:pPr>
            <w:pStyle w:val="TOC3"/>
            <w:rPr>
              <w:rFonts w:eastAsiaTheme="minorEastAsia"/>
              <w:noProof/>
            </w:rPr>
          </w:pPr>
          <w:hyperlink w:anchor="_Toc477151107" w:history="1">
            <w:r w:rsidRPr="003B5A0F">
              <w:rPr>
                <w:rStyle w:val="Hyperlink"/>
                <w:noProof/>
              </w:rPr>
              <w:t>Audio.position.seek &lt;nexp&gt;</w:t>
            </w:r>
            <w:r>
              <w:rPr>
                <w:noProof/>
                <w:webHidden/>
              </w:rPr>
              <w:tab/>
            </w:r>
            <w:r>
              <w:rPr>
                <w:noProof/>
                <w:webHidden/>
              </w:rPr>
              <w:fldChar w:fldCharType="begin"/>
            </w:r>
            <w:r>
              <w:rPr>
                <w:noProof/>
                <w:webHidden/>
              </w:rPr>
              <w:instrText xml:space="preserve"> PAGEREF _Toc477151107 \h </w:instrText>
            </w:r>
            <w:r>
              <w:rPr>
                <w:noProof/>
                <w:webHidden/>
              </w:rPr>
            </w:r>
            <w:r>
              <w:rPr>
                <w:noProof/>
                <w:webHidden/>
              </w:rPr>
              <w:fldChar w:fldCharType="separate"/>
            </w:r>
            <w:r>
              <w:rPr>
                <w:noProof/>
                <w:webHidden/>
              </w:rPr>
              <w:t>188</w:t>
            </w:r>
            <w:r>
              <w:rPr>
                <w:noProof/>
                <w:webHidden/>
              </w:rPr>
              <w:fldChar w:fldCharType="end"/>
            </w:r>
          </w:hyperlink>
        </w:p>
        <w:p w:rsidR="00184230" w:rsidRDefault="00184230">
          <w:pPr>
            <w:pStyle w:val="TOC3"/>
            <w:rPr>
              <w:rFonts w:eastAsiaTheme="minorEastAsia"/>
              <w:noProof/>
            </w:rPr>
          </w:pPr>
          <w:hyperlink w:anchor="_Toc477151108" w:history="1">
            <w:r w:rsidRPr="003B5A0F">
              <w:rPr>
                <w:rStyle w:val="Hyperlink"/>
                <w:noProof/>
              </w:rPr>
              <w:t>Audio.length &lt;length_nvar&gt;, &lt;aft_nexp&gt;</w:t>
            </w:r>
            <w:r>
              <w:rPr>
                <w:noProof/>
                <w:webHidden/>
              </w:rPr>
              <w:tab/>
            </w:r>
            <w:r>
              <w:rPr>
                <w:noProof/>
                <w:webHidden/>
              </w:rPr>
              <w:fldChar w:fldCharType="begin"/>
            </w:r>
            <w:r>
              <w:rPr>
                <w:noProof/>
                <w:webHidden/>
              </w:rPr>
              <w:instrText xml:space="preserve"> PAGEREF _Toc477151108 \h </w:instrText>
            </w:r>
            <w:r>
              <w:rPr>
                <w:noProof/>
                <w:webHidden/>
              </w:rPr>
            </w:r>
            <w:r>
              <w:rPr>
                <w:noProof/>
                <w:webHidden/>
              </w:rPr>
              <w:fldChar w:fldCharType="separate"/>
            </w:r>
            <w:r>
              <w:rPr>
                <w:noProof/>
                <w:webHidden/>
              </w:rPr>
              <w:t>188</w:t>
            </w:r>
            <w:r>
              <w:rPr>
                <w:noProof/>
                <w:webHidden/>
              </w:rPr>
              <w:fldChar w:fldCharType="end"/>
            </w:r>
          </w:hyperlink>
        </w:p>
        <w:p w:rsidR="00184230" w:rsidRDefault="00184230">
          <w:pPr>
            <w:pStyle w:val="TOC3"/>
            <w:rPr>
              <w:rFonts w:eastAsiaTheme="minorEastAsia"/>
              <w:noProof/>
            </w:rPr>
          </w:pPr>
          <w:hyperlink w:anchor="_Toc477151109" w:history="1">
            <w:r w:rsidRPr="003B5A0F">
              <w:rPr>
                <w:rStyle w:val="Hyperlink"/>
                <w:noProof/>
              </w:rPr>
              <w:t>Audio.release &lt;aft_nexp&gt;</w:t>
            </w:r>
            <w:r>
              <w:rPr>
                <w:noProof/>
                <w:webHidden/>
              </w:rPr>
              <w:tab/>
            </w:r>
            <w:r>
              <w:rPr>
                <w:noProof/>
                <w:webHidden/>
              </w:rPr>
              <w:fldChar w:fldCharType="begin"/>
            </w:r>
            <w:r>
              <w:rPr>
                <w:noProof/>
                <w:webHidden/>
              </w:rPr>
              <w:instrText xml:space="preserve"> PAGEREF _Toc477151109 \h </w:instrText>
            </w:r>
            <w:r>
              <w:rPr>
                <w:noProof/>
                <w:webHidden/>
              </w:rPr>
            </w:r>
            <w:r>
              <w:rPr>
                <w:noProof/>
                <w:webHidden/>
              </w:rPr>
              <w:fldChar w:fldCharType="separate"/>
            </w:r>
            <w:r>
              <w:rPr>
                <w:noProof/>
                <w:webHidden/>
              </w:rPr>
              <w:t>188</w:t>
            </w:r>
            <w:r>
              <w:rPr>
                <w:noProof/>
                <w:webHidden/>
              </w:rPr>
              <w:fldChar w:fldCharType="end"/>
            </w:r>
          </w:hyperlink>
        </w:p>
        <w:p w:rsidR="00184230" w:rsidRDefault="00184230">
          <w:pPr>
            <w:pStyle w:val="TOC3"/>
            <w:rPr>
              <w:rFonts w:eastAsiaTheme="minorEastAsia"/>
              <w:noProof/>
            </w:rPr>
          </w:pPr>
          <w:hyperlink w:anchor="_Toc477151110" w:history="1">
            <w:r w:rsidRPr="003B5A0F">
              <w:rPr>
                <w:rStyle w:val="Hyperlink"/>
                <w:noProof/>
              </w:rPr>
              <w:t>Audio.isdone &lt;lvar&gt;</w:t>
            </w:r>
            <w:r>
              <w:rPr>
                <w:noProof/>
                <w:webHidden/>
              </w:rPr>
              <w:tab/>
            </w:r>
            <w:r>
              <w:rPr>
                <w:noProof/>
                <w:webHidden/>
              </w:rPr>
              <w:fldChar w:fldCharType="begin"/>
            </w:r>
            <w:r>
              <w:rPr>
                <w:noProof/>
                <w:webHidden/>
              </w:rPr>
              <w:instrText xml:space="preserve"> PAGEREF _Toc477151110 \h </w:instrText>
            </w:r>
            <w:r>
              <w:rPr>
                <w:noProof/>
                <w:webHidden/>
              </w:rPr>
            </w:r>
            <w:r>
              <w:rPr>
                <w:noProof/>
                <w:webHidden/>
              </w:rPr>
              <w:fldChar w:fldCharType="separate"/>
            </w:r>
            <w:r>
              <w:rPr>
                <w:noProof/>
                <w:webHidden/>
              </w:rPr>
              <w:t>188</w:t>
            </w:r>
            <w:r>
              <w:rPr>
                <w:noProof/>
                <w:webHidden/>
              </w:rPr>
              <w:fldChar w:fldCharType="end"/>
            </w:r>
          </w:hyperlink>
        </w:p>
        <w:p w:rsidR="00184230" w:rsidRDefault="00184230">
          <w:pPr>
            <w:pStyle w:val="TOC3"/>
            <w:rPr>
              <w:rFonts w:eastAsiaTheme="minorEastAsia"/>
              <w:noProof/>
            </w:rPr>
          </w:pPr>
          <w:hyperlink w:anchor="_Toc477151111" w:history="1">
            <w:r w:rsidRPr="003B5A0F">
              <w:rPr>
                <w:rStyle w:val="Hyperlink"/>
                <w:noProof/>
              </w:rPr>
              <w:t>Audio.record.start &lt;fn_svar&gt;</w:t>
            </w:r>
            <w:r>
              <w:rPr>
                <w:noProof/>
                <w:webHidden/>
              </w:rPr>
              <w:tab/>
            </w:r>
            <w:r>
              <w:rPr>
                <w:noProof/>
                <w:webHidden/>
              </w:rPr>
              <w:fldChar w:fldCharType="begin"/>
            </w:r>
            <w:r>
              <w:rPr>
                <w:noProof/>
                <w:webHidden/>
              </w:rPr>
              <w:instrText xml:space="preserve"> PAGEREF _Toc477151111 \h </w:instrText>
            </w:r>
            <w:r>
              <w:rPr>
                <w:noProof/>
                <w:webHidden/>
              </w:rPr>
            </w:r>
            <w:r>
              <w:rPr>
                <w:noProof/>
                <w:webHidden/>
              </w:rPr>
              <w:fldChar w:fldCharType="separate"/>
            </w:r>
            <w:r>
              <w:rPr>
                <w:noProof/>
                <w:webHidden/>
              </w:rPr>
              <w:t>188</w:t>
            </w:r>
            <w:r>
              <w:rPr>
                <w:noProof/>
                <w:webHidden/>
              </w:rPr>
              <w:fldChar w:fldCharType="end"/>
            </w:r>
          </w:hyperlink>
        </w:p>
        <w:p w:rsidR="00184230" w:rsidRDefault="00184230">
          <w:pPr>
            <w:pStyle w:val="TOC3"/>
            <w:rPr>
              <w:rFonts w:eastAsiaTheme="minorEastAsia"/>
              <w:noProof/>
            </w:rPr>
          </w:pPr>
          <w:hyperlink w:anchor="_Toc477151112" w:history="1">
            <w:r w:rsidRPr="003B5A0F">
              <w:rPr>
                <w:rStyle w:val="Hyperlink"/>
                <w:noProof/>
              </w:rPr>
              <w:t>Audio.record.stop</w:t>
            </w:r>
            <w:r>
              <w:rPr>
                <w:noProof/>
                <w:webHidden/>
              </w:rPr>
              <w:tab/>
            </w:r>
            <w:r>
              <w:rPr>
                <w:noProof/>
                <w:webHidden/>
              </w:rPr>
              <w:fldChar w:fldCharType="begin"/>
            </w:r>
            <w:r>
              <w:rPr>
                <w:noProof/>
                <w:webHidden/>
              </w:rPr>
              <w:instrText xml:space="preserve"> PAGEREF _Toc477151112 \h </w:instrText>
            </w:r>
            <w:r>
              <w:rPr>
                <w:noProof/>
                <w:webHidden/>
              </w:rPr>
            </w:r>
            <w:r>
              <w:rPr>
                <w:noProof/>
                <w:webHidden/>
              </w:rPr>
              <w:fldChar w:fldCharType="separate"/>
            </w:r>
            <w:r>
              <w:rPr>
                <w:noProof/>
                <w:webHidden/>
              </w:rPr>
              <w:t>188</w:t>
            </w:r>
            <w:r>
              <w:rPr>
                <w:noProof/>
                <w:webHidden/>
              </w:rPr>
              <w:fldChar w:fldCharType="end"/>
            </w:r>
          </w:hyperlink>
        </w:p>
        <w:p w:rsidR="00184230" w:rsidRDefault="00184230">
          <w:pPr>
            <w:pStyle w:val="TOC1"/>
            <w:tabs>
              <w:tab w:val="right" w:leader="dot" w:pos="9350"/>
            </w:tabs>
            <w:rPr>
              <w:rFonts w:eastAsiaTheme="minorEastAsia"/>
              <w:noProof/>
            </w:rPr>
          </w:pPr>
          <w:hyperlink w:anchor="_Toc477151113" w:history="1">
            <w:r w:rsidRPr="003B5A0F">
              <w:rPr>
                <w:rStyle w:val="Hyperlink"/>
                <w:noProof/>
              </w:rPr>
              <w:t>SoundPool</w:t>
            </w:r>
            <w:r>
              <w:rPr>
                <w:noProof/>
                <w:webHidden/>
              </w:rPr>
              <w:tab/>
            </w:r>
            <w:r>
              <w:rPr>
                <w:noProof/>
                <w:webHidden/>
              </w:rPr>
              <w:fldChar w:fldCharType="begin"/>
            </w:r>
            <w:r>
              <w:rPr>
                <w:noProof/>
                <w:webHidden/>
              </w:rPr>
              <w:instrText xml:space="preserve"> PAGEREF _Toc477151113 \h </w:instrText>
            </w:r>
            <w:r>
              <w:rPr>
                <w:noProof/>
                <w:webHidden/>
              </w:rPr>
            </w:r>
            <w:r>
              <w:rPr>
                <w:noProof/>
                <w:webHidden/>
              </w:rPr>
              <w:fldChar w:fldCharType="separate"/>
            </w:r>
            <w:r>
              <w:rPr>
                <w:noProof/>
                <w:webHidden/>
              </w:rPr>
              <w:t>188</w:t>
            </w:r>
            <w:r>
              <w:rPr>
                <w:noProof/>
                <w:webHidden/>
              </w:rPr>
              <w:fldChar w:fldCharType="end"/>
            </w:r>
          </w:hyperlink>
        </w:p>
        <w:p w:rsidR="00184230" w:rsidRDefault="00184230">
          <w:pPr>
            <w:pStyle w:val="TOC2"/>
            <w:rPr>
              <w:rFonts w:eastAsiaTheme="minorEastAsia"/>
              <w:noProof/>
            </w:rPr>
          </w:pPr>
          <w:hyperlink w:anchor="_Toc477151114" w:history="1">
            <w:r w:rsidRPr="003B5A0F">
              <w:rPr>
                <w:rStyle w:val="Hyperlink"/>
                <w:noProof/>
              </w:rPr>
              <w:t>Introduction</w:t>
            </w:r>
            <w:r>
              <w:rPr>
                <w:noProof/>
                <w:webHidden/>
              </w:rPr>
              <w:tab/>
            </w:r>
            <w:r>
              <w:rPr>
                <w:noProof/>
                <w:webHidden/>
              </w:rPr>
              <w:fldChar w:fldCharType="begin"/>
            </w:r>
            <w:r>
              <w:rPr>
                <w:noProof/>
                <w:webHidden/>
              </w:rPr>
              <w:instrText xml:space="preserve"> PAGEREF _Toc477151114 \h </w:instrText>
            </w:r>
            <w:r>
              <w:rPr>
                <w:noProof/>
                <w:webHidden/>
              </w:rPr>
            </w:r>
            <w:r>
              <w:rPr>
                <w:noProof/>
                <w:webHidden/>
              </w:rPr>
              <w:fldChar w:fldCharType="separate"/>
            </w:r>
            <w:r>
              <w:rPr>
                <w:noProof/>
                <w:webHidden/>
              </w:rPr>
              <w:t>188</w:t>
            </w:r>
            <w:r>
              <w:rPr>
                <w:noProof/>
                <w:webHidden/>
              </w:rPr>
              <w:fldChar w:fldCharType="end"/>
            </w:r>
          </w:hyperlink>
        </w:p>
        <w:p w:rsidR="00184230" w:rsidRDefault="00184230">
          <w:pPr>
            <w:pStyle w:val="TOC2"/>
            <w:rPr>
              <w:rFonts w:eastAsiaTheme="minorEastAsia"/>
              <w:noProof/>
            </w:rPr>
          </w:pPr>
          <w:hyperlink w:anchor="_Toc477151115" w:history="1">
            <w:r w:rsidRPr="003B5A0F">
              <w:rPr>
                <w:rStyle w:val="Hyperlink"/>
                <w:noProof/>
              </w:rPr>
              <w:t>Commands</w:t>
            </w:r>
            <w:r>
              <w:rPr>
                <w:noProof/>
                <w:webHidden/>
              </w:rPr>
              <w:tab/>
            </w:r>
            <w:r>
              <w:rPr>
                <w:noProof/>
                <w:webHidden/>
              </w:rPr>
              <w:fldChar w:fldCharType="begin"/>
            </w:r>
            <w:r>
              <w:rPr>
                <w:noProof/>
                <w:webHidden/>
              </w:rPr>
              <w:instrText xml:space="preserve"> PAGEREF _Toc477151115 \h </w:instrText>
            </w:r>
            <w:r>
              <w:rPr>
                <w:noProof/>
                <w:webHidden/>
              </w:rPr>
            </w:r>
            <w:r>
              <w:rPr>
                <w:noProof/>
                <w:webHidden/>
              </w:rPr>
              <w:fldChar w:fldCharType="separate"/>
            </w:r>
            <w:r>
              <w:rPr>
                <w:noProof/>
                <w:webHidden/>
              </w:rPr>
              <w:t>189</w:t>
            </w:r>
            <w:r>
              <w:rPr>
                <w:noProof/>
                <w:webHidden/>
              </w:rPr>
              <w:fldChar w:fldCharType="end"/>
            </w:r>
          </w:hyperlink>
        </w:p>
        <w:p w:rsidR="00184230" w:rsidRDefault="00184230">
          <w:pPr>
            <w:pStyle w:val="TOC3"/>
            <w:rPr>
              <w:rFonts w:eastAsiaTheme="minorEastAsia"/>
              <w:noProof/>
            </w:rPr>
          </w:pPr>
          <w:hyperlink w:anchor="_Toc477151116" w:history="1">
            <w:r w:rsidRPr="003B5A0F">
              <w:rPr>
                <w:rStyle w:val="Hyperlink"/>
                <w:noProof/>
              </w:rPr>
              <w:t>Soundpool.open &lt;MaxStreams_nexp&gt;</w:t>
            </w:r>
            <w:r>
              <w:rPr>
                <w:noProof/>
                <w:webHidden/>
              </w:rPr>
              <w:tab/>
            </w:r>
            <w:r>
              <w:rPr>
                <w:noProof/>
                <w:webHidden/>
              </w:rPr>
              <w:fldChar w:fldCharType="begin"/>
            </w:r>
            <w:r>
              <w:rPr>
                <w:noProof/>
                <w:webHidden/>
              </w:rPr>
              <w:instrText xml:space="preserve"> PAGEREF _Toc477151116 \h </w:instrText>
            </w:r>
            <w:r>
              <w:rPr>
                <w:noProof/>
                <w:webHidden/>
              </w:rPr>
            </w:r>
            <w:r>
              <w:rPr>
                <w:noProof/>
                <w:webHidden/>
              </w:rPr>
              <w:fldChar w:fldCharType="separate"/>
            </w:r>
            <w:r>
              <w:rPr>
                <w:noProof/>
                <w:webHidden/>
              </w:rPr>
              <w:t>189</w:t>
            </w:r>
            <w:r>
              <w:rPr>
                <w:noProof/>
                <w:webHidden/>
              </w:rPr>
              <w:fldChar w:fldCharType="end"/>
            </w:r>
          </w:hyperlink>
        </w:p>
        <w:p w:rsidR="00184230" w:rsidRDefault="00184230">
          <w:pPr>
            <w:pStyle w:val="TOC3"/>
            <w:rPr>
              <w:rFonts w:eastAsiaTheme="minorEastAsia"/>
              <w:noProof/>
            </w:rPr>
          </w:pPr>
          <w:hyperlink w:anchor="_Toc477151117" w:history="1">
            <w:r w:rsidRPr="003B5A0F">
              <w:rPr>
                <w:rStyle w:val="Hyperlink"/>
                <w:noProof/>
              </w:rPr>
              <w:t>Soundpool.load &lt;soundID_nvar&gt;, &lt;file_path_sexp&gt;</w:t>
            </w:r>
            <w:r>
              <w:rPr>
                <w:noProof/>
                <w:webHidden/>
              </w:rPr>
              <w:tab/>
            </w:r>
            <w:r>
              <w:rPr>
                <w:noProof/>
                <w:webHidden/>
              </w:rPr>
              <w:fldChar w:fldCharType="begin"/>
            </w:r>
            <w:r>
              <w:rPr>
                <w:noProof/>
                <w:webHidden/>
              </w:rPr>
              <w:instrText xml:space="preserve"> PAGEREF _Toc477151117 \h </w:instrText>
            </w:r>
            <w:r>
              <w:rPr>
                <w:noProof/>
                <w:webHidden/>
              </w:rPr>
            </w:r>
            <w:r>
              <w:rPr>
                <w:noProof/>
                <w:webHidden/>
              </w:rPr>
              <w:fldChar w:fldCharType="separate"/>
            </w:r>
            <w:r>
              <w:rPr>
                <w:noProof/>
                <w:webHidden/>
              </w:rPr>
              <w:t>189</w:t>
            </w:r>
            <w:r>
              <w:rPr>
                <w:noProof/>
                <w:webHidden/>
              </w:rPr>
              <w:fldChar w:fldCharType="end"/>
            </w:r>
          </w:hyperlink>
        </w:p>
        <w:p w:rsidR="00184230" w:rsidRDefault="00184230">
          <w:pPr>
            <w:pStyle w:val="TOC3"/>
            <w:rPr>
              <w:rFonts w:eastAsiaTheme="minorEastAsia"/>
              <w:noProof/>
            </w:rPr>
          </w:pPr>
          <w:hyperlink w:anchor="_Toc477151118" w:history="1">
            <w:r w:rsidRPr="003B5A0F">
              <w:rPr>
                <w:rStyle w:val="Hyperlink"/>
                <w:noProof/>
              </w:rPr>
              <w:t>Soundpool.unload &lt;soundID_nexp&gt;</w:t>
            </w:r>
            <w:r>
              <w:rPr>
                <w:noProof/>
                <w:webHidden/>
              </w:rPr>
              <w:tab/>
            </w:r>
            <w:r>
              <w:rPr>
                <w:noProof/>
                <w:webHidden/>
              </w:rPr>
              <w:fldChar w:fldCharType="begin"/>
            </w:r>
            <w:r>
              <w:rPr>
                <w:noProof/>
                <w:webHidden/>
              </w:rPr>
              <w:instrText xml:space="preserve"> PAGEREF _Toc477151118 \h </w:instrText>
            </w:r>
            <w:r>
              <w:rPr>
                <w:noProof/>
                <w:webHidden/>
              </w:rPr>
            </w:r>
            <w:r>
              <w:rPr>
                <w:noProof/>
                <w:webHidden/>
              </w:rPr>
              <w:fldChar w:fldCharType="separate"/>
            </w:r>
            <w:r>
              <w:rPr>
                <w:noProof/>
                <w:webHidden/>
              </w:rPr>
              <w:t>189</w:t>
            </w:r>
            <w:r>
              <w:rPr>
                <w:noProof/>
                <w:webHidden/>
              </w:rPr>
              <w:fldChar w:fldCharType="end"/>
            </w:r>
          </w:hyperlink>
        </w:p>
        <w:p w:rsidR="00184230" w:rsidRDefault="00184230">
          <w:pPr>
            <w:pStyle w:val="TOC3"/>
            <w:rPr>
              <w:rFonts w:eastAsiaTheme="minorEastAsia"/>
              <w:noProof/>
            </w:rPr>
          </w:pPr>
          <w:hyperlink w:anchor="_Toc477151119" w:history="1">
            <w:r w:rsidRPr="003B5A0F">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_Toc477151119 \h </w:instrText>
            </w:r>
            <w:r>
              <w:rPr>
                <w:noProof/>
                <w:webHidden/>
              </w:rPr>
            </w:r>
            <w:r>
              <w:rPr>
                <w:noProof/>
                <w:webHidden/>
              </w:rPr>
              <w:fldChar w:fldCharType="separate"/>
            </w:r>
            <w:r>
              <w:rPr>
                <w:noProof/>
                <w:webHidden/>
              </w:rPr>
              <w:t>189</w:t>
            </w:r>
            <w:r>
              <w:rPr>
                <w:noProof/>
                <w:webHidden/>
              </w:rPr>
              <w:fldChar w:fldCharType="end"/>
            </w:r>
          </w:hyperlink>
        </w:p>
        <w:p w:rsidR="00184230" w:rsidRDefault="00184230">
          <w:pPr>
            <w:pStyle w:val="TOC3"/>
            <w:rPr>
              <w:rFonts w:eastAsiaTheme="minorEastAsia"/>
              <w:noProof/>
            </w:rPr>
          </w:pPr>
          <w:hyperlink w:anchor="_Toc477151120" w:history="1">
            <w:r w:rsidRPr="003B5A0F">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_Toc477151120 \h </w:instrText>
            </w:r>
            <w:r>
              <w:rPr>
                <w:noProof/>
                <w:webHidden/>
              </w:rPr>
            </w:r>
            <w:r>
              <w:rPr>
                <w:noProof/>
                <w:webHidden/>
              </w:rPr>
              <w:fldChar w:fldCharType="separate"/>
            </w:r>
            <w:r>
              <w:rPr>
                <w:noProof/>
                <w:webHidden/>
              </w:rPr>
              <w:t>190</w:t>
            </w:r>
            <w:r>
              <w:rPr>
                <w:noProof/>
                <w:webHidden/>
              </w:rPr>
              <w:fldChar w:fldCharType="end"/>
            </w:r>
          </w:hyperlink>
        </w:p>
        <w:p w:rsidR="00184230" w:rsidRDefault="00184230">
          <w:pPr>
            <w:pStyle w:val="TOC3"/>
            <w:rPr>
              <w:rFonts w:eastAsiaTheme="minorEastAsia"/>
              <w:noProof/>
            </w:rPr>
          </w:pPr>
          <w:hyperlink w:anchor="_Toc477151121" w:history="1">
            <w:r w:rsidRPr="003B5A0F">
              <w:rPr>
                <w:rStyle w:val="Hyperlink"/>
                <w:noProof/>
              </w:rPr>
              <w:t>Soundpool.setrate &lt;streamID_nexp&gt;, &lt;rate_nexp&gt;</w:t>
            </w:r>
            <w:r>
              <w:rPr>
                <w:noProof/>
                <w:webHidden/>
              </w:rPr>
              <w:tab/>
            </w:r>
            <w:r>
              <w:rPr>
                <w:noProof/>
                <w:webHidden/>
              </w:rPr>
              <w:fldChar w:fldCharType="begin"/>
            </w:r>
            <w:r>
              <w:rPr>
                <w:noProof/>
                <w:webHidden/>
              </w:rPr>
              <w:instrText xml:space="preserve"> PAGEREF _Toc477151121 \h </w:instrText>
            </w:r>
            <w:r>
              <w:rPr>
                <w:noProof/>
                <w:webHidden/>
              </w:rPr>
            </w:r>
            <w:r>
              <w:rPr>
                <w:noProof/>
                <w:webHidden/>
              </w:rPr>
              <w:fldChar w:fldCharType="separate"/>
            </w:r>
            <w:r>
              <w:rPr>
                <w:noProof/>
                <w:webHidden/>
              </w:rPr>
              <w:t>190</w:t>
            </w:r>
            <w:r>
              <w:rPr>
                <w:noProof/>
                <w:webHidden/>
              </w:rPr>
              <w:fldChar w:fldCharType="end"/>
            </w:r>
          </w:hyperlink>
        </w:p>
        <w:p w:rsidR="00184230" w:rsidRDefault="00184230">
          <w:pPr>
            <w:pStyle w:val="TOC3"/>
            <w:rPr>
              <w:rFonts w:eastAsiaTheme="minorEastAsia"/>
              <w:noProof/>
            </w:rPr>
          </w:pPr>
          <w:hyperlink w:anchor="_Toc477151122" w:history="1">
            <w:r w:rsidRPr="003B5A0F">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_Toc477151122 \h </w:instrText>
            </w:r>
            <w:r>
              <w:rPr>
                <w:noProof/>
                <w:webHidden/>
              </w:rPr>
            </w:r>
            <w:r>
              <w:rPr>
                <w:noProof/>
                <w:webHidden/>
              </w:rPr>
              <w:fldChar w:fldCharType="separate"/>
            </w:r>
            <w:r>
              <w:rPr>
                <w:noProof/>
                <w:webHidden/>
              </w:rPr>
              <w:t>190</w:t>
            </w:r>
            <w:r>
              <w:rPr>
                <w:noProof/>
                <w:webHidden/>
              </w:rPr>
              <w:fldChar w:fldCharType="end"/>
            </w:r>
          </w:hyperlink>
        </w:p>
        <w:p w:rsidR="00184230" w:rsidRDefault="00184230">
          <w:pPr>
            <w:pStyle w:val="TOC3"/>
            <w:rPr>
              <w:rFonts w:eastAsiaTheme="minorEastAsia"/>
              <w:noProof/>
            </w:rPr>
          </w:pPr>
          <w:hyperlink w:anchor="_Toc477151123" w:history="1">
            <w:r w:rsidRPr="003B5A0F">
              <w:rPr>
                <w:rStyle w:val="Hyperlink"/>
                <w:noProof/>
              </w:rPr>
              <w:t>Soundpool.pause &lt;streamID_nexp&gt;</w:t>
            </w:r>
            <w:r>
              <w:rPr>
                <w:noProof/>
                <w:webHidden/>
              </w:rPr>
              <w:tab/>
            </w:r>
            <w:r>
              <w:rPr>
                <w:noProof/>
                <w:webHidden/>
              </w:rPr>
              <w:fldChar w:fldCharType="begin"/>
            </w:r>
            <w:r>
              <w:rPr>
                <w:noProof/>
                <w:webHidden/>
              </w:rPr>
              <w:instrText xml:space="preserve"> PAGEREF _Toc477151123 \h </w:instrText>
            </w:r>
            <w:r>
              <w:rPr>
                <w:noProof/>
                <w:webHidden/>
              </w:rPr>
            </w:r>
            <w:r>
              <w:rPr>
                <w:noProof/>
                <w:webHidden/>
              </w:rPr>
              <w:fldChar w:fldCharType="separate"/>
            </w:r>
            <w:r>
              <w:rPr>
                <w:noProof/>
                <w:webHidden/>
              </w:rPr>
              <w:t>190</w:t>
            </w:r>
            <w:r>
              <w:rPr>
                <w:noProof/>
                <w:webHidden/>
              </w:rPr>
              <w:fldChar w:fldCharType="end"/>
            </w:r>
          </w:hyperlink>
        </w:p>
        <w:p w:rsidR="00184230" w:rsidRDefault="00184230">
          <w:pPr>
            <w:pStyle w:val="TOC3"/>
            <w:rPr>
              <w:rFonts w:eastAsiaTheme="minorEastAsia"/>
              <w:noProof/>
            </w:rPr>
          </w:pPr>
          <w:hyperlink w:anchor="_Toc477151124" w:history="1">
            <w:r w:rsidRPr="003B5A0F">
              <w:rPr>
                <w:rStyle w:val="Hyperlink"/>
                <w:noProof/>
              </w:rPr>
              <w:t>Soundpool.resume &lt;streamID_nexp&gt;</w:t>
            </w:r>
            <w:r>
              <w:rPr>
                <w:noProof/>
                <w:webHidden/>
              </w:rPr>
              <w:tab/>
            </w:r>
            <w:r>
              <w:rPr>
                <w:noProof/>
                <w:webHidden/>
              </w:rPr>
              <w:fldChar w:fldCharType="begin"/>
            </w:r>
            <w:r>
              <w:rPr>
                <w:noProof/>
                <w:webHidden/>
              </w:rPr>
              <w:instrText xml:space="preserve"> PAGEREF _Toc477151124 \h </w:instrText>
            </w:r>
            <w:r>
              <w:rPr>
                <w:noProof/>
                <w:webHidden/>
              </w:rPr>
            </w:r>
            <w:r>
              <w:rPr>
                <w:noProof/>
                <w:webHidden/>
              </w:rPr>
              <w:fldChar w:fldCharType="separate"/>
            </w:r>
            <w:r>
              <w:rPr>
                <w:noProof/>
                <w:webHidden/>
              </w:rPr>
              <w:t>190</w:t>
            </w:r>
            <w:r>
              <w:rPr>
                <w:noProof/>
                <w:webHidden/>
              </w:rPr>
              <w:fldChar w:fldCharType="end"/>
            </w:r>
          </w:hyperlink>
        </w:p>
        <w:p w:rsidR="00184230" w:rsidRDefault="00184230">
          <w:pPr>
            <w:pStyle w:val="TOC3"/>
            <w:rPr>
              <w:rFonts w:eastAsiaTheme="minorEastAsia"/>
              <w:noProof/>
            </w:rPr>
          </w:pPr>
          <w:hyperlink w:anchor="_Toc477151125" w:history="1">
            <w:r w:rsidRPr="003B5A0F">
              <w:rPr>
                <w:rStyle w:val="Hyperlink"/>
                <w:noProof/>
              </w:rPr>
              <w:t>Soundpool.stop &lt;streamID_nexp&gt;</w:t>
            </w:r>
            <w:r>
              <w:rPr>
                <w:noProof/>
                <w:webHidden/>
              </w:rPr>
              <w:tab/>
            </w:r>
            <w:r>
              <w:rPr>
                <w:noProof/>
                <w:webHidden/>
              </w:rPr>
              <w:fldChar w:fldCharType="begin"/>
            </w:r>
            <w:r>
              <w:rPr>
                <w:noProof/>
                <w:webHidden/>
              </w:rPr>
              <w:instrText xml:space="preserve"> PAGEREF _Toc477151125 \h </w:instrText>
            </w:r>
            <w:r>
              <w:rPr>
                <w:noProof/>
                <w:webHidden/>
              </w:rPr>
            </w:r>
            <w:r>
              <w:rPr>
                <w:noProof/>
                <w:webHidden/>
              </w:rPr>
              <w:fldChar w:fldCharType="separate"/>
            </w:r>
            <w:r>
              <w:rPr>
                <w:noProof/>
                <w:webHidden/>
              </w:rPr>
              <w:t>190</w:t>
            </w:r>
            <w:r>
              <w:rPr>
                <w:noProof/>
                <w:webHidden/>
              </w:rPr>
              <w:fldChar w:fldCharType="end"/>
            </w:r>
          </w:hyperlink>
        </w:p>
        <w:p w:rsidR="00184230" w:rsidRDefault="00184230">
          <w:pPr>
            <w:pStyle w:val="TOC3"/>
            <w:rPr>
              <w:rFonts w:eastAsiaTheme="minorEastAsia"/>
              <w:noProof/>
            </w:rPr>
          </w:pPr>
          <w:hyperlink w:anchor="_Toc477151126" w:history="1">
            <w:r w:rsidRPr="003B5A0F">
              <w:rPr>
                <w:rStyle w:val="Hyperlink"/>
                <w:noProof/>
              </w:rPr>
              <w:t>Soundpool.release</w:t>
            </w:r>
            <w:r>
              <w:rPr>
                <w:noProof/>
                <w:webHidden/>
              </w:rPr>
              <w:tab/>
            </w:r>
            <w:r>
              <w:rPr>
                <w:noProof/>
                <w:webHidden/>
              </w:rPr>
              <w:fldChar w:fldCharType="begin"/>
            </w:r>
            <w:r>
              <w:rPr>
                <w:noProof/>
                <w:webHidden/>
              </w:rPr>
              <w:instrText xml:space="preserve"> PAGEREF _Toc477151126 \h </w:instrText>
            </w:r>
            <w:r>
              <w:rPr>
                <w:noProof/>
                <w:webHidden/>
              </w:rPr>
            </w:r>
            <w:r>
              <w:rPr>
                <w:noProof/>
                <w:webHidden/>
              </w:rPr>
              <w:fldChar w:fldCharType="separate"/>
            </w:r>
            <w:r>
              <w:rPr>
                <w:noProof/>
                <w:webHidden/>
              </w:rPr>
              <w:t>190</w:t>
            </w:r>
            <w:r>
              <w:rPr>
                <w:noProof/>
                <w:webHidden/>
              </w:rPr>
              <w:fldChar w:fldCharType="end"/>
            </w:r>
          </w:hyperlink>
        </w:p>
        <w:p w:rsidR="00184230" w:rsidRDefault="00184230">
          <w:pPr>
            <w:pStyle w:val="TOC1"/>
            <w:tabs>
              <w:tab w:val="right" w:leader="dot" w:pos="9350"/>
            </w:tabs>
            <w:rPr>
              <w:rFonts w:eastAsiaTheme="minorEastAsia"/>
              <w:noProof/>
            </w:rPr>
          </w:pPr>
          <w:hyperlink w:anchor="_Toc477151127" w:history="1">
            <w:r w:rsidRPr="003B5A0F">
              <w:rPr>
                <w:rStyle w:val="Hyperlink"/>
                <w:noProof/>
              </w:rPr>
              <w:t>GPS</w:t>
            </w:r>
            <w:r>
              <w:rPr>
                <w:noProof/>
                <w:webHidden/>
              </w:rPr>
              <w:tab/>
            </w:r>
            <w:r>
              <w:rPr>
                <w:noProof/>
                <w:webHidden/>
              </w:rPr>
              <w:fldChar w:fldCharType="begin"/>
            </w:r>
            <w:r>
              <w:rPr>
                <w:noProof/>
                <w:webHidden/>
              </w:rPr>
              <w:instrText xml:space="preserve"> PAGEREF _Toc477151127 \h </w:instrText>
            </w:r>
            <w:r>
              <w:rPr>
                <w:noProof/>
                <w:webHidden/>
              </w:rPr>
            </w:r>
            <w:r>
              <w:rPr>
                <w:noProof/>
                <w:webHidden/>
              </w:rPr>
              <w:fldChar w:fldCharType="separate"/>
            </w:r>
            <w:r>
              <w:rPr>
                <w:noProof/>
                <w:webHidden/>
              </w:rPr>
              <w:t>190</w:t>
            </w:r>
            <w:r>
              <w:rPr>
                <w:noProof/>
                <w:webHidden/>
              </w:rPr>
              <w:fldChar w:fldCharType="end"/>
            </w:r>
          </w:hyperlink>
        </w:p>
        <w:p w:rsidR="00184230" w:rsidRDefault="00184230">
          <w:pPr>
            <w:pStyle w:val="TOC2"/>
            <w:rPr>
              <w:rFonts w:eastAsiaTheme="minorEastAsia"/>
              <w:noProof/>
            </w:rPr>
          </w:pPr>
          <w:hyperlink w:anchor="_Toc477151128" w:history="1">
            <w:r w:rsidRPr="003B5A0F">
              <w:rPr>
                <w:rStyle w:val="Hyperlink"/>
                <w:noProof/>
              </w:rPr>
              <w:t>GPS Control commands</w:t>
            </w:r>
            <w:r>
              <w:rPr>
                <w:noProof/>
                <w:webHidden/>
              </w:rPr>
              <w:tab/>
            </w:r>
            <w:r>
              <w:rPr>
                <w:noProof/>
                <w:webHidden/>
              </w:rPr>
              <w:fldChar w:fldCharType="begin"/>
            </w:r>
            <w:r>
              <w:rPr>
                <w:noProof/>
                <w:webHidden/>
              </w:rPr>
              <w:instrText xml:space="preserve"> PAGEREF _Toc477151128 \h </w:instrText>
            </w:r>
            <w:r>
              <w:rPr>
                <w:noProof/>
                <w:webHidden/>
              </w:rPr>
            </w:r>
            <w:r>
              <w:rPr>
                <w:noProof/>
                <w:webHidden/>
              </w:rPr>
              <w:fldChar w:fldCharType="separate"/>
            </w:r>
            <w:r>
              <w:rPr>
                <w:noProof/>
                <w:webHidden/>
              </w:rPr>
              <w:t>191</w:t>
            </w:r>
            <w:r>
              <w:rPr>
                <w:noProof/>
                <w:webHidden/>
              </w:rPr>
              <w:fldChar w:fldCharType="end"/>
            </w:r>
          </w:hyperlink>
        </w:p>
        <w:p w:rsidR="00184230" w:rsidRDefault="00184230">
          <w:pPr>
            <w:pStyle w:val="TOC3"/>
            <w:rPr>
              <w:rFonts w:eastAsiaTheme="minorEastAsia"/>
              <w:noProof/>
            </w:rPr>
          </w:pPr>
          <w:hyperlink w:anchor="_Toc477151129" w:history="1">
            <w:r w:rsidRPr="003B5A0F">
              <w:rPr>
                <w:rStyle w:val="Hyperlink"/>
                <w:noProof/>
              </w:rPr>
              <w:t>Gps.open {{&lt;status_nvar&gt;},{&lt;time_nexp&gt;},{&lt;distance_nexp&gt;}}</w:t>
            </w:r>
            <w:r>
              <w:rPr>
                <w:noProof/>
                <w:webHidden/>
              </w:rPr>
              <w:tab/>
            </w:r>
            <w:r>
              <w:rPr>
                <w:noProof/>
                <w:webHidden/>
              </w:rPr>
              <w:fldChar w:fldCharType="begin"/>
            </w:r>
            <w:r>
              <w:rPr>
                <w:noProof/>
                <w:webHidden/>
              </w:rPr>
              <w:instrText xml:space="preserve"> PAGEREF _Toc477151129 \h </w:instrText>
            </w:r>
            <w:r>
              <w:rPr>
                <w:noProof/>
                <w:webHidden/>
              </w:rPr>
            </w:r>
            <w:r>
              <w:rPr>
                <w:noProof/>
                <w:webHidden/>
              </w:rPr>
              <w:fldChar w:fldCharType="separate"/>
            </w:r>
            <w:r>
              <w:rPr>
                <w:noProof/>
                <w:webHidden/>
              </w:rPr>
              <w:t>191</w:t>
            </w:r>
            <w:r>
              <w:rPr>
                <w:noProof/>
                <w:webHidden/>
              </w:rPr>
              <w:fldChar w:fldCharType="end"/>
            </w:r>
          </w:hyperlink>
        </w:p>
        <w:p w:rsidR="00184230" w:rsidRDefault="00184230">
          <w:pPr>
            <w:pStyle w:val="TOC3"/>
            <w:rPr>
              <w:rFonts w:eastAsiaTheme="minorEastAsia"/>
              <w:noProof/>
            </w:rPr>
          </w:pPr>
          <w:hyperlink w:anchor="_Toc477151130" w:history="1">
            <w:r w:rsidRPr="003B5A0F">
              <w:rPr>
                <w:rStyle w:val="Hyperlink"/>
                <w:noProof/>
              </w:rPr>
              <w:t>Gps.close</w:t>
            </w:r>
            <w:r>
              <w:rPr>
                <w:noProof/>
                <w:webHidden/>
              </w:rPr>
              <w:tab/>
            </w:r>
            <w:r>
              <w:rPr>
                <w:noProof/>
                <w:webHidden/>
              </w:rPr>
              <w:fldChar w:fldCharType="begin"/>
            </w:r>
            <w:r>
              <w:rPr>
                <w:noProof/>
                <w:webHidden/>
              </w:rPr>
              <w:instrText xml:space="preserve"> PAGEREF _Toc477151130 \h </w:instrText>
            </w:r>
            <w:r>
              <w:rPr>
                <w:noProof/>
                <w:webHidden/>
              </w:rPr>
            </w:r>
            <w:r>
              <w:rPr>
                <w:noProof/>
                <w:webHidden/>
              </w:rPr>
              <w:fldChar w:fldCharType="separate"/>
            </w:r>
            <w:r>
              <w:rPr>
                <w:noProof/>
                <w:webHidden/>
              </w:rPr>
              <w:t>191</w:t>
            </w:r>
            <w:r>
              <w:rPr>
                <w:noProof/>
                <w:webHidden/>
              </w:rPr>
              <w:fldChar w:fldCharType="end"/>
            </w:r>
          </w:hyperlink>
        </w:p>
        <w:p w:rsidR="00184230" w:rsidRDefault="00184230">
          <w:pPr>
            <w:pStyle w:val="TOC3"/>
            <w:rPr>
              <w:rFonts w:eastAsiaTheme="minorEastAsia"/>
              <w:noProof/>
            </w:rPr>
          </w:pPr>
          <w:hyperlink w:anchor="_Toc477151131" w:history="1">
            <w:r w:rsidRPr="003B5A0F">
              <w:rPr>
                <w:rStyle w:val="Hyperlink"/>
                <w:noProof/>
              </w:rPr>
              <w:t>Gps.status {{&lt;status_var&gt;}, {&lt;infix_nvar&gt;},{inview_nvar}, {&lt;sat_list_nexp&gt;}}</w:t>
            </w:r>
            <w:r>
              <w:rPr>
                <w:noProof/>
                <w:webHidden/>
              </w:rPr>
              <w:tab/>
            </w:r>
            <w:r>
              <w:rPr>
                <w:noProof/>
                <w:webHidden/>
              </w:rPr>
              <w:fldChar w:fldCharType="begin"/>
            </w:r>
            <w:r>
              <w:rPr>
                <w:noProof/>
                <w:webHidden/>
              </w:rPr>
              <w:instrText xml:space="preserve"> PAGEREF _Toc477151131 \h </w:instrText>
            </w:r>
            <w:r>
              <w:rPr>
                <w:noProof/>
                <w:webHidden/>
              </w:rPr>
            </w:r>
            <w:r>
              <w:rPr>
                <w:noProof/>
                <w:webHidden/>
              </w:rPr>
              <w:fldChar w:fldCharType="separate"/>
            </w:r>
            <w:r>
              <w:rPr>
                <w:noProof/>
                <w:webHidden/>
              </w:rPr>
              <w:t>191</w:t>
            </w:r>
            <w:r>
              <w:rPr>
                <w:noProof/>
                <w:webHidden/>
              </w:rPr>
              <w:fldChar w:fldCharType="end"/>
            </w:r>
          </w:hyperlink>
        </w:p>
        <w:p w:rsidR="00184230" w:rsidRDefault="00184230">
          <w:pPr>
            <w:pStyle w:val="TOC2"/>
            <w:rPr>
              <w:rFonts w:eastAsiaTheme="minorEastAsia"/>
              <w:noProof/>
            </w:rPr>
          </w:pPr>
          <w:hyperlink w:anchor="_Toc477151132" w:history="1">
            <w:r w:rsidRPr="003B5A0F">
              <w:rPr>
                <w:rStyle w:val="Hyperlink"/>
                <w:noProof/>
              </w:rPr>
              <w:t>GPS Location commands</w:t>
            </w:r>
            <w:r>
              <w:rPr>
                <w:noProof/>
                <w:webHidden/>
              </w:rPr>
              <w:tab/>
            </w:r>
            <w:r>
              <w:rPr>
                <w:noProof/>
                <w:webHidden/>
              </w:rPr>
              <w:fldChar w:fldCharType="begin"/>
            </w:r>
            <w:r>
              <w:rPr>
                <w:noProof/>
                <w:webHidden/>
              </w:rPr>
              <w:instrText xml:space="preserve"> PAGEREF _Toc477151132 \h </w:instrText>
            </w:r>
            <w:r>
              <w:rPr>
                <w:noProof/>
                <w:webHidden/>
              </w:rPr>
            </w:r>
            <w:r>
              <w:rPr>
                <w:noProof/>
                <w:webHidden/>
              </w:rPr>
              <w:fldChar w:fldCharType="separate"/>
            </w:r>
            <w:r>
              <w:rPr>
                <w:noProof/>
                <w:webHidden/>
              </w:rPr>
              <w:t>193</w:t>
            </w:r>
            <w:r>
              <w:rPr>
                <w:noProof/>
                <w:webHidden/>
              </w:rPr>
              <w:fldChar w:fldCharType="end"/>
            </w:r>
          </w:hyperlink>
        </w:p>
        <w:p w:rsidR="00184230" w:rsidRDefault="00184230">
          <w:pPr>
            <w:pStyle w:val="TOC3"/>
            <w:rPr>
              <w:rFonts w:eastAsiaTheme="minorEastAsia"/>
              <w:noProof/>
            </w:rPr>
          </w:pPr>
          <w:hyperlink w:anchor="_Toc477151133" w:history="1">
            <w:r w:rsidRPr="003B5A0F">
              <w:rPr>
                <w:rStyle w:val="Hyperlink"/>
                <w:noProof/>
              </w:rPr>
              <w:t>Gps.location {{&lt;time_nvar&gt;}, {&lt;prov_svar&gt;}, {&lt;count_nvar}, {&lt;acc_nvar&gt;}, {&lt;lat_nvar&gt;}, {&lt;long_nvar&gt;}, {&lt;alt_nvar&gt;}, {&lt;bear_nvar&gt;}, {&lt;speed_nvar&gt;}}</w:t>
            </w:r>
            <w:r>
              <w:rPr>
                <w:noProof/>
                <w:webHidden/>
              </w:rPr>
              <w:tab/>
            </w:r>
            <w:r>
              <w:rPr>
                <w:noProof/>
                <w:webHidden/>
              </w:rPr>
              <w:fldChar w:fldCharType="begin"/>
            </w:r>
            <w:r>
              <w:rPr>
                <w:noProof/>
                <w:webHidden/>
              </w:rPr>
              <w:instrText xml:space="preserve"> PAGEREF _Toc477151133 \h </w:instrText>
            </w:r>
            <w:r>
              <w:rPr>
                <w:noProof/>
                <w:webHidden/>
              </w:rPr>
            </w:r>
            <w:r>
              <w:rPr>
                <w:noProof/>
                <w:webHidden/>
              </w:rPr>
              <w:fldChar w:fldCharType="separate"/>
            </w:r>
            <w:r>
              <w:rPr>
                <w:noProof/>
                <w:webHidden/>
              </w:rPr>
              <w:t>194</w:t>
            </w:r>
            <w:r>
              <w:rPr>
                <w:noProof/>
                <w:webHidden/>
              </w:rPr>
              <w:fldChar w:fldCharType="end"/>
            </w:r>
          </w:hyperlink>
        </w:p>
        <w:p w:rsidR="00184230" w:rsidRDefault="00184230">
          <w:pPr>
            <w:pStyle w:val="TOC3"/>
            <w:rPr>
              <w:rFonts w:eastAsiaTheme="minorEastAsia"/>
              <w:noProof/>
            </w:rPr>
          </w:pPr>
          <w:hyperlink w:anchor="_Toc477151134" w:history="1">
            <w:r w:rsidRPr="003B5A0F">
              <w:rPr>
                <w:rStyle w:val="Hyperlink"/>
                <w:noProof/>
              </w:rPr>
              <w:t>Gps.time &lt;nvar&gt;</w:t>
            </w:r>
            <w:r>
              <w:rPr>
                <w:noProof/>
                <w:webHidden/>
              </w:rPr>
              <w:tab/>
            </w:r>
            <w:r>
              <w:rPr>
                <w:noProof/>
                <w:webHidden/>
              </w:rPr>
              <w:fldChar w:fldCharType="begin"/>
            </w:r>
            <w:r>
              <w:rPr>
                <w:noProof/>
                <w:webHidden/>
              </w:rPr>
              <w:instrText xml:space="preserve"> PAGEREF _Toc477151134 \h </w:instrText>
            </w:r>
            <w:r>
              <w:rPr>
                <w:noProof/>
                <w:webHidden/>
              </w:rPr>
            </w:r>
            <w:r>
              <w:rPr>
                <w:noProof/>
                <w:webHidden/>
              </w:rPr>
              <w:fldChar w:fldCharType="separate"/>
            </w:r>
            <w:r>
              <w:rPr>
                <w:noProof/>
                <w:webHidden/>
              </w:rPr>
              <w:t>194</w:t>
            </w:r>
            <w:r>
              <w:rPr>
                <w:noProof/>
                <w:webHidden/>
              </w:rPr>
              <w:fldChar w:fldCharType="end"/>
            </w:r>
          </w:hyperlink>
        </w:p>
        <w:p w:rsidR="00184230" w:rsidRDefault="00184230">
          <w:pPr>
            <w:pStyle w:val="TOC3"/>
            <w:rPr>
              <w:rFonts w:eastAsiaTheme="minorEastAsia"/>
              <w:noProof/>
            </w:rPr>
          </w:pPr>
          <w:hyperlink w:anchor="_Toc477151135" w:history="1">
            <w:r w:rsidRPr="003B5A0F">
              <w:rPr>
                <w:rStyle w:val="Hyperlink"/>
                <w:noProof/>
              </w:rPr>
              <w:t>Gps.provider &lt;svar&gt;</w:t>
            </w:r>
            <w:r>
              <w:rPr>
                <w:noProof/>
                <w:webHidden/>
              </w:rPr>
              <w:tab/>
            </w:r>
            <w:r>
              <w:rPr>
                <w:noProof/>
                <w:webHidden/>
              </w:rPr>
              <w:fldChar w:fldCharType="begin"/>
            </w:r>
            <w:r>
              <w:rPr>
                <w:noProof/>
                <w:webHidden/>
              </w:rPr>
              <w:instrText xml:space="preserve"> PAGEREF _Toc477151135 \h </w:instrText>
            </w:r>
            <w:r>
              <w:rPr>
                <w:noProof/>
                <w:webHidden/>
              </w:rPr>
            </w:r>
            <w:r>
              <w:rPr>
                <w:noProof/>
                <w:webHidden/>
              </w:rPr>
              <w:fldChar w:fldCharType="separate"/>
            </w:r>
            <w:r>
              <w:rPr>
                <w:noProof/>
                <w:webHidden/>
              </w:rPr>
              <w:t>194</w:t>
            </w:r>
            <w:r>
              <w:rPr>
                <w:noProof/>
                <w:webHidden/>
              </w:rPr>
              <w:fldChar w:fldCharType="end"/>
            </w:r>
          </w:hyperlink>
        </w:p>
        <w:p w:rsidR="00184230" w:rsidRDefault="00184230">
          <w:pPr>
            <w:pStyle w:val="TOC3"/>
            <w:rPr>
              <w:rFonts w:eastAsiaTheme="minorEastAsia"/>
              <w:noProof/>
            </w:rPr>
          </w:pPr>
          <w:hyperlink w:anchor="_Toc477151136" w:history="1">
            <w:r w:rsidRPr="003B5A0F">
              <w:rPr>
                <w:rStyle w:val="Hyperlink"/>
                <w:noProof/>
              </w:rPr>
              <w:t>Gps.satellites {{&lt;count_nvar&gt;}, {&lt;sat_list_nexp&gt;}}</w:t>
            </w:r>
            <w:r>
              <w:rPr>
                <w:noProof/>
                <w:webHidden/>
              </w:rPr>
              <w:tab/>
            </w:r>
            <w:r>
              <w:rPr>
                <w:noProof/>
                <w:webHidden/>
              </w:rPr>
              <w:fldChar w:fldCharType="begin"/>
            </w:r>
            <w:r>
              <w:rPr>
                <w:noProof/>
                <w:webHidden/>
              </w:rPr>
              <w:instrText xml:space="preserve"> PAGEREF _Toc477151136 \h </w:instrText>
            </w:r>
            <w:r>
              <w:rPr>
                <w:noProof/>
                <w:webHidden/>
              </w:rPr>
            </w:r>
            <w:r>
              <w:rPr>
                <w:noProof/>
                <w:webHidden/>
              </w:rPr>
              <w:fldChar w:fldCharType="separate"/>
            </w:r>
            <w:r>
              <w:rPr>
                <w:noProof/>
                <w:webHidden/>
              </w:rPr>
              <w:t>195</w:t>
            </w:r>
            <w:r>
              <w:rPr>
                <w:noProof/>
                <w:webHidden/>
              </w:rPr>
              <w:fldChar w:fldCharType="end"/>
            </w:r>
          </w:hyperlink>
        </w:p>
        <w:p w:rsidR="00184230" w:rsidRDefault="00184230">
          <w:pPr>
            <w:pStyle w:val="TOC3"/>
            <w:rPr>
              <w:rFonts w:eastAsiaTheme="minorEastAsia"/>
              <w:noProof/>
            </w:rPr>
          </w:pPr>
          <w:hyperlink w:anchor="_Toc477151137" w:history="1">
            <w:r w:rsidRPr="003B5A0F">
              <w:rPr>
                <w:rStyle w:val="Hyperlink"/>
                <w:noProof/>
              </w:rPr>
              <w:t>Gps.accuracy &lt;nvar&gt;</w:t>
            </w:r>
            <w:r>
              <w:rPr>
                <w:noProof/>
                <w:webHidden/>
              </w:rPr>
              <w:tab/>
            </w:r>
            <w:r>
              <w:rPr>
                <w:noProof/>
                <w:webHidden/>
              </w:rPr>
              <w:fldChar w:fldCharType="begin"/>
            </w:r>
            <w:r>
              <w:rPr>
                <w:noProof/>
                <w:webHidden/>
              </w:rPr>
              <w:instrText xml:space="preserve"> PAGEREF _Toc477151137 \h </w:instrText>
            </w:r>
            <w:r>
              <w:rPr>
                <w:noProof/>
                <w:webHidden/>
              </w:rPr>
            </w:r>
            <w:r>
              <w:rPr>
                <w:noProof/>
                <w:webHidden/>
              </w:rPr>
              <w:fldChar w:fldCharType="separate"/>
            </w:r>
            <w:r>
              <w:rPr>
                <w:noProof/>
                <w:webHidden/>
              </w:rPr>
              <w:t>195</w:t>
            </w:r>
            <w:r>
              <w:rPr>
                <w:noProof/>
                <w:webHidden/>
              </w:rPr>
              <w:fldChar w:fldCharType="end"/>
            </w:r>
          </w:hyperlink>
        </w:p>
        <w:p w:rsidR="00184230" w:rsidRDefault="00184230">
          <w:pPr>
            <w:pStyle w:val="TOC3"/>
            <w:rPr>
              <w:rFonts w:eastAsiaTheme="minorEastAsia"/>
              <w:noProof/>
            </w:rPr>
          </w:pPr>
          <w:hyperlink w:anchor="_Toc477151138" w:history="1">
            <w:r w:rsidRPr="003B5A0F">
              <w:rPr>
                <w:rStyle w:val="Hyperlink"/>
                <w:noProof/>
              </w:rPr>
              <w:t>Gps.latitude &lt;nvar&gt;</w:t>
            </w:r>
            <w:r>
              <w:rPr>
                <w:noProof/>
                <w:webHidden/>
              </w:rPr>
              <w:tab/>
            </w:r>
            <w:r>
              <w:rPr>
                <w:noProof/>
                <w:webHidden/>
              </w:rPr>
              <w:fldChar w:fldCharType="begin"/>
            </w:r>
            <w:r>
              <w:rPr>
                <w:noProof/>
                <w:webHidden/>
              </w:rPr>
              <w:instrText xml:space="preserve"> PAGEREF _Toc477151138 \h </w:instrText>
            </w:r>
            <w:r>
              <w:rPr>
                <w:noProof/>
                <w:webHidden/>
              </w:rPr>
            </w:r>
            <w:r>
              <w:rPr>
                <w:noProof/>
                <w:webHidden/>
              </w:rPr>
              <w:fldChar w:fldCharType="separate"/>
            </w:r>
            <w:r>
              <w:rPr>
                <w:noProof/>
                <w:webHidden/>
              </w:rPr>
              <w:t>195</w:t>
            </w:r>
            <w:r>
              <w:rPr>
                <w:noProof/>
                <w:webHidden/>
              </w:rPr>
              <w:fldChar w:fldCharType="end"/>
            </w:r>
          </w:hyperlink>
        </w:p>
        <w:p w:rsidR="00184230" w:rsidRDefault="00184230">
          <w:pPr>
            <w:pStyle w:val="TOC3"/>
            <w:rPr>
              <w:rFonts w:eastAsiaTheme="minorEastAsia"/>
              <w:noProof/>
            </w:rPr>
          </w:pPr>
          <w:hyperlink w:anchor="_Toc477151139" w:history="1">
            <w:r w:rsidRPr="003B5A0F">
              <w:rPr>
                <w:rStyle w:val="Hyperlink"/>
                <w:noProof/>
              </w:rPr>
              <w:t>Gps.longitude &lt;nvar&gt;</w:t>
            </w:r>
            <w:r>
              <w:rPr>
                <w:noProof/>
                <w:webHidden/>
              </w:rPr>
              <w:tab/>
            </w:r>
            <w:r>
              <w:rPr>
                <w:noProof/>
                <w:webHidden/>
              </w:rPr>
              <w:fldChar w:fldCharType="begin"/>
            </w:r>
            <w:r>
              <w:rPr>
                <w:noProof/>
                <w:webHidden/>
              </w:rPr>
              <w:instrText xml:space="preserve"> PAGEREF _Toc477151139 \h </w:instrText>
            </w:r>
            <w:r>
              <w:rPr>
                <w:noProof/>
                <w:webHidden/>
              </w:rPr>
            </w:r>
            <w:r>
              <w:rPr>
                <w:noProof/>
                <w:webHidden/>
              </w:rPr>
              <w:fldChar w:fldCharType="separate"/>
            </w:r>
            <w:r>
              <w:rPr>
                <w:noProof/>
                <w:webHidden/>
              </w:rPr>
              <w:t>195</w:t>
            </w:r>
            <w:r>
              <w:rPr>
                <w:noProof/>
                <w:webHidden/>
              </w:rPr>
              <w:fldChar w:fldCharType="end"/>
            </w:r>
          </w:hyperlink>
        </w:p>
        <w:p w:rsidR="00184230" w:rsidRDefault="00184230">
          <w:pPr>
            <w:pStyle w:val="TOC3"/>
            <w:rPr>
              <w:rFonts w:eastAsiaTheme="minorEastAsia"/>
              <w:noProof/>
            </w:rPr>
          </w:pPr>
          <w:hyperlink w:anchor="_Toc477151140" w:history="1">
            <w:r w:rsidRPr="003B5A0F">
              <w:rPr>
                <w:rStyle w:val="Hyperlink"/>
                <w:noProof/>
              </w:rPr>
              <w:t>Gps.altitude &lt;nvar&gt;</w:t>
            </w:r>
            <w:r>
              <w:rPr>
                <w:noProof/>
                <w:webHidden/>
              </w:rPr>
              <w:tab/>
            </w:r>
            <w:r>
              <w:rPr>
                <w:noProof/>
                <w:webHidden/>
              </w:rPr>
              <w:fldChar w:fldCharType="begin"/>
            </w:r>
            <w:r>
              <w:rPr>
                <w:noProof/>
                <w:webHidden/>
              </w:rPr>
              <w:instrText xml:space="preserve"> PAGEREF _Toc477151140 \h </w:instrText>
            </w:r>
            <w:r>
              <w:rPr>
                <w:noProof/>
                <w:webHidden/>
              </w:rPr>
            </w:r>
            <w:r>
              <w:rPr>
                <w:noProof/>
                <w:webHidden/>
              </w:rPr>
              <w:fldChar w:fldCharType="separate"/>
            </w:r>
            <w:r>
              <w:rPr>
                <w:noProof/>
                <w:webHidden/>
              </w:rPr>
              <w:t>195</w:t>
            </w:r>
            <w:r>
              <w:rPr>
                <w:noProof/>
                <w:webHidden/>
              </w:rPr>
              <w:fldChar w:fldCharType="end"/>
            </w:r>
          </w:hyperlink>
        </w:p>
        <w:p w:rsidR="00184230" w:rsidRDefault="00184230">
          <w:pPr>
            <w:pStyle w:val="TOC3"/>
            <w:rPr>
              <w:rFonts w:eastAsiaTheme="minorEastAsia"/>
              <w:noProof/>
            </w:rPr>
          </w:pPr>
          <w:hyperlink w:anchor="_Toc477151141" w:history="1">
            <w:r w:rsidRPr="003B5A0F">
              <w:rPr>
                <w:rStyle w:val="Hyperlink"/>
                <w:noProof/>
              </w:rPr>
              <w:t>Gps.bearing &lt;nvar&gt;</w:t>
            </w:r>
            <w:r>
              <w:rPr>
                <w:noProof/>
                <w:webHidden/>
              </w:rPr>
              <w:tab/>
            </w:r>
            <w:r>
              <w:rPr>
                <w:noProof/>
                <w:webHidden/>
              </w:rPr>
              <w:fldChar w:fldCharType="begin"/>
            </w:r>
            <w:r>
              <w:rPr>
                <w:noProof/>
                <w:webHidden/>
              </w:rPr>
              <w:instrText xml:space="preserve"> PAGEREF _Toc477151141 \h </w:instrText>
            </w:r>
            <w:r>
              <w:rPr>
                <w:noProof/>
                <w:webHidden/>
              </w:rPr>
            </w:r>
            <w:r>
              <w:rPr>
                <w:noProof/>
                <w:webHidden/>
              </w:rPr>
              <w:fldChar w:fldCharType="separate"/>
            </w:r>
            <w:r>
              <w:rPr>
                <w:noProof/>
                <w:webHidden/>
              </w:rPr>
              <w:t>195</w:t>
            </w:r>
            <w:r>
              <w:rPr>
                <w:noProof/>
                <w:webHidden/>
              </w:rPr>
              <w:fldChar w:fldCharType="end"/>
            </w:r>
          </w:hyperlink>
        </w:p>
        <w:p w:rsidR="00184230" w:rsidRDefault="00184230">
          <w:pPr>
            <w:pStyle w:val="TOC3"/>
            <w:rPr>
              <w:rFonts w:eastAsiaTheme="minorEastAsia"/>
              <w:noProof/>
            </w:rPr>
          </w:pPr>
          <w:hyperlink w:anchor="_Toc477151142" w:history="1">
            <w:r w:rsidRPr="003B5A0F">
              <w:rPr>
                <w:rStyle w:val="Hyperlink"/>
                <w:noProof/>
              </w:rPr>
              <w:t>Gps.speed &lt;nvar&gt;</w:t>
            </w:r>
            <w:r>
              <w:rPr>
                <w:noProof/>
                <w:webHidden/>
              </w:rPr>
              <w:tab/>
            </w:r>
            <w:r>
              <w:rPr>
                <w:noProof/>
                <w:webHidden/>
              </w:rPr>
              <w:fldChar w:fldCharType="begin"/>
            </w:r>
            <w:r>
              <w:rPr>
                <w:noProof/>
                <w:webHidden/>
              </w:rPr>
              <w:instrText xml:space="preserve"> PAGEREF _Toc477151142 \h </w:instrText>
            </w:r>
            <w:r>
              <w:rPr>
                <w:noProof/>
                <w:webHidden/>
              </w:rPr>
            </w:r>
            <w:r>
              <w:rPr>
                <w:noProof/>
                <w:webHidden/>
              </w:rPr>
              <w:fldChar w:fldCharType="separate"/>
            </w:r>
            <w:r>
              <w:rPr>
                <w:noProof/>
                <w:webHidden/>
              </w:rPr>
              <w:t>195</w:t>
            </w:r>
            <w:r>
              <w:rPr>
                <w:noProof/>
                <w:webHidden/>
              </w:rPr>
              <w:fldChar w:fldCharType="end"/>
            </w:r>
          </w:hyperlink>
        </w:p>
        <w:p w:rsidR="00184230" w:rsidRDefault="00184230">
          <w:pPr>
            <w:pStyle w:val="TOC1"/>
            <w:tabs>
              <w:tab w:val="right" w:leader="dot" w:pos="9350"/>
            </w:tabs>
            <w:rPr>
              <w:rFonts w:eastAsiaTheme="minorEastAsia"/>
              <w:noProof/>
            </w:rPr>
          </w:pPr>
          <w:hyperlink w:anchor="_Toc477151143" w:history="1">
            <w:r w:rsidRPr="003B5A0F">
              <w:rPr>
                <w:rStyle w:val="Hyperlink"/>
                <w:noProof/>
              </w:rPr>
              <w:t>Sensors</w:t>
            </w:r>
            <w:r>
              <w:rPr>
                <w:noProof/>
                <w:webHidden/>
              </w:rPr>
              <w:tab/>
            </w:r>
            <w:r>
              <w:rPr>
                <w:noProof/>
                <w:webHidden/>
              </w:rPr>
              <w:fldChar w:fldCharType="begin"/>
            </w:r>
            <w:r>
              <w:rPr>
                <w:noProof/>
                <w:webHidden/>
              </w:rPr>
              <w:instrText xml:space="preserve"> PAGEREF _Toc477151143 \h </w:instrText>
            </w:r>
            <w:r>
              <w:rPr>
                <w:noProof/>
                <w:webHidden/>
              </w:rPr>
            </w:r>
            <w:r>
              <w:rPr>
                <w:noProof/>
                <w:webHidden/>
              </w:rPr>
              <w:fldChar w:fldCharType="separate"/>
            </w:r>
            <w:r>
              <w:rPr>
                <w:noProof/>
                <w:webHidden/>
              </w:rPr>
              <w:t>195</w:t>
            </w:r>
            <w:r>
              <w:rPr>
                <w:noProof/>
                <w:webHidden/>
              </w:rPr>
              <w:fldChar w:fldCharType="end"/>
            </w:r>
          </w:hyperlink>
        </w:p>
        <w:p w:rsidR="00184230" w:rsidRDefault="00184230">
          <w:pPr>
            <w:pStyle w:val="TOC2"/>
            <w:rPr>
              <w:rFonts w:eastAsiaTheme="minorEastAsia"/>
              <w:noProof/>
            </w:rPr>
          </w:pPr>
          <w:hyperlink w:anchor="_Toc477151144" w:history="1">
            <w:r w:rsidRPr="003B5A0F">
              <w:rPr>
                <w:rStyle w:val="Hyperlink"/>
                <w:noProof/>
              </w:rPr>
              <w:t>Introduction</w:t>
            </w:r>
            <w:r>
              <w:rPr>
                <w:noProof/>
                <w:webHidden/>
              </w:rPr>
              <w:tab/>
            </w:r>
            <w:r>
              <w:rPr>
                <w:noProof/>
                <w:webHidden/>
              </w:rPr>
              <w:fldChar w:fldCharType="begin"/>
            </w:r>
            <w:r>
              <w:rPr>
                <w:noProof/>
                <w:webHidden/>
              </w:rPr>
              <w:instrText xml:space="preserve"> PAGEREF _Toc477151144 \h </w:instrText>
            </w:r>
            <w:r>
              <w:rPr>
                <w:noProof/>
                <w:webHidden/>
              </w:rPr>
            </w:r>
            <w:r>
              <w:rPr>
                <w:noProof/>
                <w:webHidden/>
              </w:rPr>
              <w:fldChar w:fldCharType="separate"/>
            </w:r>
            <w:r>
              <w:rPr>
                <w:noProof/>
                <w:webHidden/>
              </w:rPr>
              <w:t>195</w:t>
            </w:r>
            <w:r>
              <w:rPr>
                <w:noProof/>
                <w:webHidden/>
              </w:rPr>
              <w:fldChar w:fldCharType="end"/>
            </w:r>
          </w:hyperlink>
        </w:p>
        <w:p w:rsidR="00184230" w:rsidRDefault="00184230">
          <w:pPr>
            <w:pStyle w:val="TOC2"/>
            <w:rPr>
              <w:rFonts w:eastAsiaTheme="minorEastAsia"/>
              <w:noProof/>
            </w:rPr>
          </w:pPr>
          <w:hyperlink w:anchor="_Toc477151145" w:history="1">
            <w:r w:rsidRPr="003B5A0F">
              <w:rPr>
                <w:rStyle w:val="Hyperlink"/>
                <w:noProof/>
              </w:rPr>
              <w:t>Sensor Commands</w:t>
            </w:r>
            <w:r>
              <w:rPr>
                <w:noProof/>
                <w:webHidden/>
              </w:rPr>
              <w:tab/>
            </w:r>
            <w:r>
              <w:rPr>
                <w:noProof/>
                <w:webHidden/>
              </w:rPr>
              <w:fldChar w:fldCharType="begin"/>
            </w:r>
            <w:r>
              <w:rPr>
                <w:noProof/>
                <w:webHidden/>
              </w:rPr>
              <w:instrText xml:space="preserve"> PAGEREF _Toc477151145 \h </w:instrText>
            </w:r>
            <w:r>
              <w:rPr>
                <w:noProof/>
                <w:webHidden/>
              </w:rPr>
            </w:r>
            <w:r>
              <w:rPr>
                <w:noProof/>
                <w:webHidden/>
              </w:rPr>
              <w:fldChar w:fldCharType="separate"/>
            </w:r>
            <w:r>
              <w:rPr>
                <w:noProof/>
                <w:webHidden/>
              </w:rPr>
              <w:t>196</w:t>
            </w:r>
            <w:r>
              <w:rPr>
                <w:noProof/>
                <w:webHidden/>
              </w:rPr>
              <w:fldChar w:fldCharType="end"/>
            </w:r>
          </w:hyperlink>
        </w:p>
        <w:p w:rsidR="00184230" w:rsidRDefault="00184230">
          <w:pPr>
            <w:pStyle w:val="TOC3"/>
            <w:rPr>
              <w:rFonts w:eastAsiaTheme="minorEastAsia"/>
              <w:noProof/>
            </w:rPr>
          </w:pPr>
          <w:hyperlink w:anchor="_Toc477151146" w:history="1">
            <w:r w:rsidRPr="003B5A0F">
              <w:rPr>
                <w:rStyle w:val="Hyperlink"/>
                <w:noProof/>
              </w:rPr>
              <w:t>Sensors.list &lt;sensor_array$[]&gt;</w:t>
            </w:r>
            <w:r>
              <w:rPr>
                <w:noProof/>
                <w:webHidden/>
              </w:rPr>
              <w:tab/>
            </w:r>
            <w:r>
              <w:rPr>
                <w:noProof/>
                <w:webHidden/>
              </w:rPr>
              <w:fldChar w:fldCharType="begin"/>
            </w:r>
            <w:r>
              <w:rPr>
                <w:noProof/>
                <w:webHidden/>
              </w:rPr>
              <w:instrText xml:space="preserve"> PAGEREF _Toc477151146 \h </w:instrText>
            </w:r>
            <w:r>
              <w:rPr>
                <w:noProof/>
                <w:webHidden/>
              </w:rPr>
            </w:r>
            <w:r>
              <w:rPr>
                <w:noProof/>
                <w:webHidden/>
              </w:rPr>
              <w:fldChar w:fldCharType="separate"/>
            </w:r>
            <w:r>
              <w:rPr>
                <w:noProof/>
                <w:webHidden/>
              </w:rPr>
              <w:t>196</w:t>
            </w:r>
            <w:r>
              <w:rPr>
                <w:noProof/>
                <w:webHidden/>
              </w:rPr>
              <w:fldChar w:fldCharType="end"/>
            </w:r>
          </w:hyperlink>
        </w:p>
        <w:p w:rsidR="00184230" w:rsidRDefault="00184230">
          <w:pPr>
            <w:pStyle w:val="TOC3"/>
            <w:rPr>
              <w:rFonts w:eastAsiaTheme="minorEastAsia"/>
              <w:noProof/>
            </w:rPr>
          </w:pPr>
          <w:hyperlink w:anchor="_Toc477151147" w:history="1">
            <w:r w:rsidRPr="003B5A0F">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_Toc477151147 \h </w:instrText>
            </w:r>
            <w:r>
              <w:rPr>
                <w:noProof/>
                <w:webHidden/>
              </w:rPr>
            </w:r>
            <w:r>
              <w:rPr>
                <w:noProof/>
                <w:webHidden/>
              </w:rPr>
              <w:fldChar w:fldCharType="separate"/>
            </w:r>
            <w:r>
              <w:rPr>
                <w:noProof/>
                <w:webHidden/>
              </w:rPr>
              <w:t>196</w:t>
            </w:r>
            <w:r>
              <w:rPr>
                <w:noProof/>
                <w:webHidden/>
              </w:rPr>
              <w:fldChar w:fldCharType="end"/>
            </w:r>
          </w:hyperlink>
        </w:p>
        <w:p w:rsidR="00184230" w:rsidRDefault="00184230">
          <w:pPr>
            <w:pStyle w:val="TOC3"/>
            <w:rPr>
              <w:rFonts w:eastAsiaTheme="minorEastAsia"/>
              <w:noProof/>
            </w:rPr>
          </w:pPr>
          <w:hyperlink w:anchor="_Toc477151148" w:history="1">
            <w:r w:rsidRPr="003B5A0F">
              <w:rPr>
                <w:rStyle w:val="Hyperlink"/>
                <w:noProof/>
              </w:rPr>
              <w:t>Sensors.read sensor_type_nexp, p1_nvar, p2_nvar, p3_nvar</w:t>
            </w:r>
            <w:r>
              <w:rPr>
                <w:noProof/>
                <w:webHidden/>
              </w:rPr>
              <w:tab/>
            </w:r>
            <w:r>
              <w:rPr>
                <w:noProof/>
                <w:webHidden/>
              </w:rPr>
              <w:fldChar w:fldCharType="begin"/>
            </w:r>
            <w:r>
              <w:rPr>
                <w:noProof/>
                <w:webHidden/>
              </w:rPr>
              <w:instrText xml:space="preserve"> PAGEREF _Toc477151148 \h </w:instrText>
            </w:r>
            <w:r>
              <w:rPr>
                <w:noProof/>
                <w:webHidden/>
              </w:rPr>
            </w:r>
            <w:r>
              <w:rPr>
                <w:noProof/>
                <w:webHidden/>
              </w:rPr>
              <w:fldChar w:fldCharType="separate"/>
            </w:r>
            <w:r>
              <w:rPr>
                <w:noProof/>
                <w:webHidden/>
              </w:rPr>
              <w:t>197</w:t>
            </w:r>
            <w:r>
              <w:rPr>
                <w:noProof/>
                <w:webHidden/>
              </w:rPr>
              <w:fldChar w:fldCharType="end"/>
            </w:r>
          </w:hyperlink>
        </w:p>
        <w:p w:rsidR="00184230" w:rsidRDefault="00184230">
          <w:pPr>
            <w:pStyle w:val="TOC3"/>
            <w:rPr>
              <w:rFonts w:eastAsiaTheme="minorEastAsia"/>
              <w:noProof/>
            </w:rPr>
          </w:pPr>
          <w:hyperlink w:anchor="_Toc477151149" w:history="1">
            <w:r w:rsidRPr="003B5A0F">
              <w:rPr>
                <w:rStyle w:val="Hyperlink"/>
                <w:noProof/>
              </w:rPr>
              <w:t>Sensors.close</w:t>
            </w:r>
            <w:r>
              <w:rPr>
                <w:noProof/>
                <w:webHidden/>
              </w:rPr>
              <w:tab/>
            </w:r>
            <w:r>
              <w:rPr>
                <w:noProof/>
                <w:webHidden/>
              </w:rPr>
              <w:fldChar w:fldCharType="begin"/>
            </w:r>
            <w:r>
              <w:rPr>
                <w:noProof/>
                <w:webHidden/>
              </w:rPr>
              <w:instrText xml:space="preserve"> PAGEREF _Toc477151149 \h </w:instrText>
            </w:r>
            <w:r>
              <w:rPr>
                <w:noProof/>
                <w:webHidden/>
              </w:rPr>
            </w:r>
            <w:r>
              <w:rPr>
                <w:noProof/>
                <w:webHidden/>
              </w:rPr>
              <w:fldChar w:fldCharType="separate"/>
            </w:r>
            <w:r>
              <w:rPr>
                <w:noProof/>
                <w:webHidden/>
              </w:rPr>
              <w:t>197</w:t>
            </w:r>
            <w:r>
              <w:rPr>
                <w:noProof/>
                <w:webHidden/>
              </w:rPr>
              <w:fldChar w:fldCharType="end"/>
            </w:r>
          </w:hyperlink>
        </w:p>
        <w:p w:rsidR="00184230" w:rsidRDefault="00184230">
          <w:pPr>
            <w:pStyle w:val="TOC1"/>
            <w:tabs>
              <w:tab w:val="right" w:leader="dot" w:pos="9350"/>
            </w:tabs>
            <w:rPr>
              <w:rFonts w:eastAsiaTheme="minorEastAsia"/>
              <w:noProof/>
            </w:rPr>
          </w:pPr>
          <w:hyperlink w:anchor="_Toc477151150" w:history="1">
            <w:r w:rsidRPr="003B5A0F">
              <w:rPr>
                <w:rStyle w:val="Hyperlink"/>
                <w:noProof/>
              </w:rPr>
              <w:t>System</w:t>
            </w:r>
            <w:r>
              <w:rPr>
                <w:noProof/>
                <w:webHidden/>
              </w:rPr>
              <w:tab/>
            </w:r>
            <w:r>
              <w:rPr>
                <w:noProof/>
                <w:webHidden/>
              </w:rPr>
              <w:fldChar w:fldCharType="begin"/>
            </w:r>
            <w:r>
              <w:rPr>
                <w:noProof/>
                <w:webHidden/>
              </w:rPr>
              <w:instrText xml:space="preserve"> PAGEREF _Toc477151150 \h </w:instrText>
            </w:r>
            <w:r>
              <w:rPr>
                <w:noProof/>
                <w:webHidden/>
              </w:rPr>
            </w:r>
            <w:r>
              <w:rPr>
                <w:noProof/>
                <w:webHidden/>
              </w:rPr>
              <w:fldChar w:fldCharType="separate"/>
            </w:r>
            <w:r>
              <w:rPr>
                <w:noProof/>
                <w:webHidden/>
              </w:rPr>
              <w:t>197</w:t>
            </w:r>
            <w:r>
              <w:rPr>
                <w:noProof/>
                <w:webHidden/>
              </w:rPr>
              <w:fldChar w:fldCharType="end"/>
            </w:r>
          </w:hyperlink>
        </w:p>
        <w:p w:rsidR="00184230" w:rsidRDefault="00184230">
          <w:pPr>
            <w:pStyle w:val="TOC2"/>
            <w:rPr>
              <w:rFonts w:eastAsiaTheme="minorEastAsia"/>
              <w:noProof/>
            </w:rPr>
          </w:pPr>
          <w:hyperlink w:anchor="_Toc477151151" w:history="1">
            <w:r w:rsidRPr="003B5A0F">
              <w:rPr>
                <w:rStyle w:val="Hyperlink"/>
                <w:noProof/>
              </w:rPr>
              <w:t>System Commands</w:t>
            </w:r>
            <w:r>
              <w:rPr>
                <w:noProof/>
                <w:webHidden/>
              </w:rPr>
              <w:tab/>
            </w:r>
            <w:r>
              <w:rPr>
                <w:noProof/>
                <w:webHidden/>
              </w:rPr>
              <w:fldChar w:fldCharType="begin"/>
            </w:r>
            <w:r>
              <w:rPr>
                <w:noProof/>
                <w:webHidden/>
              </w:rPr>
              <w:instrText xml:space="preserve"> PAGEREF _Toc477151151 \h </w:instrText>
            </w:r>
            <w:r>
              <w:rPr>
                <w:noProof/>
                <w:webHidden/>
              </w:rPr>
            </w:r>
            <w:r>
              <w:rPr>
                <w:noProof/>
                <w:webHidden/>
              </w:rPr>
              <w:fldChar w:fldCharType="separate"/>
            </w:r>
            <w:r>
              <w:rPr>
                <w:noProof/>
                <w:webHidden/>
              </w:rPr>
              <w:t>198</w:t>
            </w:r>
            <w:r>
              <w:rPr>
                <w:noProof/>
                <w:webHidden/>
              </w:rPr>
              <w:fldChar w:fldCharType="end"/>
            </w:r>
          </w:hyperlink>
        </w:p>
        <w:p w:rsidR="00184230" w:rsidRDefault="00184230">
          <w:pPr>
            <w:pStyle w:val="TOC3"/>
            <w:rPr>
              <w:rFonts w:eastAsiaTheme="minorEastAsia"/>
              <w:noProof/>
            </w:rPr>
          </w:pPr>
          <w:hyperlink w:anchor="_Toc477151152" w:history="1">
            <w:r w:rsidRPr="003B5A0F">
              <w:rPr>
                <w:rStyle w:val="Hyperlink"/>
                <w:noProof/>
              </w:rPr>
              <w:t>System.open</w:t>
            </w:r>
            <w:r>
              <w:rPr>
                <w:noProof/>
                <w:webHidden/>
              </w:rPr>
              <w:tab/>
            </w:r>
            <w:r>
              <w:rPr>
                <w:noProof/>
                <w:webHidden/>
              </w:rPr>
              <w:fldChar w:fldCharType="begin"/>
            </w:r>
            <w:r>
              <w:rPr>
                <w:noProof/>
                <w:webHidden/>
              </w:rPr>
              <w:instrText xml:space="preserve"> PAGEREF _Toc477151152 \h </w:instrText>
            </w:r>
            <w:r>
              <w:rPr>
                <w:noProof/>
                <w:webHidden/>
              </w:rPr>
            </w:r>
            <w:r>
              <w:rPr>
                <w:noProof/>
                <w:webHidden/>
              </w:rPr>
              <w:fldChar w:fldCharType="separate"/>
            </w:r>
            <w:r>
              <w:rPr>
                <w:noProof/>
                <w:webHidden/>
              </w:rPr>
              <w:t>198</w:t>
            </w:r>
            <w:r>
              <w:rPr>
                <w:noProof/>
                <w:webHidden/>
              </w:rPr>
              <w:fldChar w:fldCharType="end"/>
            </w:r>
          </w:hyperlink>
        </w:p>
        <w:p w:rsidR="00184230" w:rsidRDefault="00184230">
          <w:pPr>
            <w:pStyle w:val="TOC3"/>
            <w:rPr>
              <w:rFonts w:eastAsiaTheme="minorEastAsia"/>
              <w:noProof/>
            </w:rPr>
          </w:pPr>
          <w:hyperlink w:anchor="_Toc477151153" w:history="1">
            <w:r w:rsidRPr="003B5A0F">
              <w:rPr>
                <w:rStyle w:val="Hyperlink"/>
                <w:noProof/>
              </w:rPr>
              <w:t>System.write &lt;sexp&gt;</w:t>
            </w:r>
            <w:r>
              <w:rPr>
                <w:noProof/>
                <w:webHidden/>
              </w:rPr>
              <w:tab/>
            </w:r>
            <w:r>
              <w:rPr>
                <w:noProof/>
                <w:webHidden/>
              </w:rPr>
              <w:fldChar w:fldCharType="begin"/>
            </w:r>
            <w:r>
              <w:rPr>
                <w:noProof/>
                <w:webHidden/>
              </w:rPr>
              <w:instrText xml:space="preserve"> PAGEREF _Toc477151153 \h </w:instrText>
            </w:r>
            <w:r>
              <w:rPr>
                <w:noProof/>
                <w:webHidden/>
              </w:rPr>
            </w:r>
            <w:r>
              <w:rPr>
                <w:noProof/>
                <w:webHidden/>
              </w:rPr>
              <w:fldChar w:fldCharType="separate"/>
            </w:r>
            <w:r>
              <w:rPr>
                <w:noProof/>
                <w:webHidden/>
              </w:rPr>
              <w:t>198</w:t>
            </w:r>
            <w:r>
              <w:rPr>
                <w:noProof/>
                <w:webHidden/>
              </w:rPr>
              <w:fldChar w:fldCharType="end"/>
            </w:r>
          </w:hyperlink>
        </w:p>
        <w:p w:rsidR="00184230" w:rsidRDefault="00184230">
          <w:pPr>
            <w:pStyle w:val="TOC3"/>
            <w:rPr>
              <w:rFonts w:eastAsiaTheme="minorEastAsia"/>
              <w:noProof/>
            </w:rPr>
          </w:pPr>
          <w:hyperlink w:anchor="_Toc477151154" w:history="1">
            <w:r w:rsidRPr="003B5A0F">
              <w:rPr>
                <w:rStyle w:val="Hyperlink"/>
                <w:noProof/>
              </w:rPr>
              <w:t>System.read.ready &lt;nvar&gt;</w:t>
            </w:r>
            <w:r>
              <w:rPr>
                <w:noProof/>
                <w:webHidden/>
              </w:rPr>
              <w:tab/>
            </w:r>
            <w:r>
              <w:rPr>
                <w:noProof/>
                <w:webHidden/>
              </w:rPr>
              <w:fldChar w:fldCharType="begin"/>
            </w:r>
            <w:r>
              <w:rPr>
                <w:noProof/>
                <w:webHidden/>
              </w:rPr>
              <w:instrText xml:space="preserve"> PAGEREF _Toc477151154 \h </w:instrText>
            </w:r>
            <w:r>
              <w:rPr>
                <w:noProof/>
                <w:webHidden/>
              </w:rPr>
            </w:r>
            <w:r>
              <w:rPr>
                <w:noProof/>
                <w:webHidden/>
              </w:rPr>
              <w:fldChar w:fldCharType="separate"/>
            </w:r>
            <w:r>
              <w:rPr>
                <w:noProof/>
                <w:webHidden/>
              </w:rPr>
              <w:t>198</w:t>
            </w:r>
            <w:r>
              <w:rPr>
                <w:noProof/>
                <w:webHidden/>
              </w:rPr>
              <w:fldChar w:fldCharType="end"/>
            </w:r>
          </w:hyperlink>
        </w:p>
        <w:p w:rsidR="00184230" w:rsidRDefault="00184230">
          <w:pPr>
            <w:pStyle w:val="TOC3"/>
            <w:rPr>
              <w:rFonts w:eastAsiaTheme="minorEastAsia"/>
              <w:noProof/>
            </w:rPr>
          </w:pPr>
          <w:hyperlink w:anchor="_Toc477151155" w:history="1">
            <w:r w:rsidRPr="003B5A0F">
              <w:rPr>
                <w:rStyle w:val="Hyperlink"/>
                <w:noProof/>
              </w:rPr>
              <w:t>System.read.line &lt;svar&gt;</w:t>
            </w:r>
            <w:r>
              <w:rPr>
                <w:noProof/>
                <w:webHidden/>
              </w:rPr>
              <w:tab/>
            </w:r>
            <w:r>
              <w:rPr>
                <w:noProof/>
                <w:webHidden/>
              </w:rPr>
              <w:fldChar w:fldCharType="begin"/>
            </w:r>
            <w:r>
              <w:rPr>
                <w:noProof/>
                <w:webHidden/>
              </w:rPr>
              <w:instrText xml:space="preserve"> PAGEREF _Toc477151155 \h </w:instrText>
            </w:r>
            <w:r>
              <w:rPr>
                <w:noProof/>
                <w:webHidden/>
              </w:rPr>
            </w:r>
            <w:r>
              <w:rPr>
                <w:noProof/>
                <w:webHidden/>
              </w:rPr>
              <w:fldChar w:fldCharType="separate"/>
            </w:r>
            <w:r>
              <w:rPr>
                <w:noProof/>
                <w:webHidden/>
              </w:rPr>
              <w:t>198</w:t>
            </w:r>
            <w:r>
              <w:rPr>
                <w:noProof/>
                <w:webHidden/>
              </w:rPr>
              <w:fldChar w:fldCharType="end"/>
            </w:r>
          </w:hyperlink>
        </w:p>
        <w:p w:rsidR="00184230" w:rsidRDefault="00184230">
          <w:pPr>
            <w:pStyle w:val="TOC3"/>
            <w:rPr>
              <w:rFonts w:eastAsiaTheme="minorEastAsia"/>
              <w:noProof/>
            </w:rPr>
          </w:pPr>
          <w:hyperlink w:anchor="_Toc477151156" w:history="1">
            <w:r w:rsidRPr="003B5A0F">
              <w:rPr>
                <w:rStyle w:val="Hyperlink"/>
                <w:noProof/>
              </w:rPr>
              <w:t>System.close</w:t>
            </w:r>
            <w:r>
              <w:rPr>
                <w:noProof/>
                <w:webHidden/>
              </w:rPr>
              <w:tab/>
            </w:r>
            <w:r>
              <w:rPr>
                <w:noProof/>
                <w:webHidden/>
              </w:rPr>
              <w:fldChar w:fldCharType="begin"/>
            </w:r>
            <w:r>
              <w:rPr>
                <w:noProof/>
                <w:webHidden/>
              </w:rPr>
              <w:instrText xml:space="preserve"> PAGEREF _Toc477151156 \h </w:instrText>
            </w:r>
            <w:r>
              <w:rPr>
                <w:noProof/>
                <w:webHidden/>
              </w:rPr>
            </w:r>
            <w:r>
              <w:rPr>
                <w:noProof/>
                <w:webHidden/>
              </w:rPr>
              <w:fldChar w:fldCharType="separate"/>
            </w:r>
            <w:r>
              <w:rPr>
                <w:noProof/>
                <w:webHidden/>
              </w:rPr>
              <w:t>198</w:t>
            </w:r>
            <w:r>
              <w:rPr>
                <w:noProof/>
                <w:webHidden/>
              </w:rPr>
              <w:fldChar w:fldCharType="end"/>
            </w:r>
          </w:hyperlink>
        </w:p>
        <w:p w:rsidR="00184230" w:rsidRDefault="00184230">
          <w:pPr>
            <w:pStyle w:val="TOC2"/>
            <w:rPr>
              <w:rFonts w:eastAsiaTheme="minorEastAsia"/>
              <w:noProof/>
            </w:rPr>
          </w:pPr>
          <w:hyperlink w:anchor="_Toc477151157" w:history="1">
            <w:r w:rsidRPr="003B5A0F">
              <w:rPr>
                <w:rStyle w:val="Hyperlink"/>
                <w:noProof/>
              </w:rPr>
              <w:t>Superuser Commands</w:t>
            </w:r>
            <w:r>
              <w:rPr>
                <w:noProof/>
                <w:webHidden/>
              </w:rPr>
              <w:tab/>
            </w:r>
            <w:r>
              <w:rPr>
                <w:noProof/>
                <w:webHidden/>
              </w:rPr>
              <w:fldChar w:fldCharType="begin"/>
            </w:r>
            <w:r>
              <w:rPr>
                <w:noProof/>
                <w:webHidden/>
              </w:rPr>
              <w:instrText xml:space="preserve"> PAGEREF _Toc477151157 \h </w:instrText>
            </w:r>
            <w:r>
              <w:rPr>
                <w:noProof/>
                <w:webHidden/>
              </w:rPr>
            </w:r>
            <w:r>
              <w:rPr>
                <w:noProof/>
                <w:webHidden/>
              </w:rPr>
              <w:fldChar w:fldCharType="separate"/>
            </w:r>
            <w:r>
              <w:rPr>
                <w:noProof/>
                <w:webHidden/>
              </w:rPr>
              <w:t>198</w:t>
            </w:r>
            <w:r>
              <w:rPr>
                <w:noProof/>
                <w:webHidden/>
              </w:rPr>
              <w:fldChar w:fldCharType="end"/>
            </w:r>
          </w:hyperlink>
        </w:p>
        <w:p w:rsidR="00184230" w:rsidRDefault="00184230">
          <w:pPr>
            <w:pStyle w:val="TOC3"/>
            <w:rPr>
              <w:rFonts w:eastAsiaTheme="minorEastAsia"/>
              <w:noProof/>
            </w:rPr>
          </w:pPr>
          <w:hyperlink w:anchor="_Toc477151158" w:history="1">
            <w:r w:rsidRPr="003B5A0F">
              <w:rPr>
                <w:rStyle w:val="Hyperlink"/>
                <w:noProof/>
              </w:rPr>
              <w:t>Su.open</w:t>
            </w:r>
            <w:r>
              <w:rPr>
                <w:noProof/>
                <w:webHidden/>
              </w:rPr>
              <w:tab/>
            </w:r>
            <w:r>
              <w:rPr>
                <w:noProof/>
                <w:webHidden/>
              </w:rPr>
              <w:fldChar w:fldCharType="begin"/>
            </w:r>
            <w:r>
              <w:rPr>
                <w:noProof/>
                <w:webHidden/>
              </w:rPr>
              <w:instrText xml:space="preserve"> PAGEREF _Toc477151158 \h </w:instrText>
            </w:r>
            <w:r>
              <w:rPr>
                <w:noProof/>
                <w:webHidden/>
              </w:rPr>
            </w:r>
            <w:r>
              <w:rPr>
                <w:noProof/>
                <w:webHidden/>
              </w:rPr>
              <w:fldChar w:fldCharType="separate"/>
            </w:r>
            <w:r>
              <w:rPr>
                <w:noProof/>
                <w:webHidden/>
              </w:rPr>
              <w:t>198</w:t>
            </w:r>
            <w:r>
              <w:rPr>
                <w:noProof/>
                <w:webHidden/>
              </w:rPr>
              <w:fldChar w:fldCharType="end"/>
            </w:r>
          </w:hyperlink>
        </w:p>
        <w:p w:rsidR="00184230" w:rsidRDefault="00184230">
          <w:pPr>
            <w:pStyle w:val="TOC3"/>
            <w:rPr>
              <w:rFonts w:eastAsiaTheme="minorEastAsia"/>
              <w:noProof/>
            </w:rPr>
          </w:pPr>
          <w:hyperlink w:anchor="_Toc477151159" w:history="1">
            <w:r w:rsidRPr="003B5A0F">
              <w:rPr>
                <w:rStyle w:val="Hyperlink"/>
                <w:noProof/>
              </w:rPr>
              <w:t>Su.write &lt;sexp&gt;</w:t>
            </w:r>
            <w:r>
              <w:rPr>
                <w:noProof/>
                <w:webHidden/>
              </w:rPr>
              <w:tab/>
            </w:r>
            <w:r>
              <w:rPr>
                <w:noProof/>
                <w:webHidden/>
              </w:rPr>
              <w:fldChar w:fldCharType="begin"/>
            </w:r>
            <w:r>
              <w:rPr>
                <w:noProof/>
                <w:webHidden/>
              </w:rPr>
              <w:instrText xml:space="preserve"> PAGEREF _Toc477151159 \h </w:instrText>
            </w:r>
            <w:r>
              <w:rPr>
                <w:noProof/>
                <w:webHidden/>
              </w:rPr>
            </w:r>
            <w:r>
              <w:rPr>
                <w:noProof/>
                <w:webHidden/>
              </w:rPr>
              <w:fldChar w:fldCharType="separate"/>
            </w:r>
            <w:r>
              <w:rPr>
                <w:noProof/>
                <w:webHidden/>
              </w:rPr>
              <w:t>198</w:t>
            </w:r>
            <w:r>
              <w:rPr>
                <w:noProof/>
                <w:webHidden/>
              </w:rPr>
              <w:fldChar w:fldCharType="end"/>
            </w:r>
          </w:hyperlink>
        </w:p>
        <w:p w:rsidR="00184230" w:rsidRDefault="00184230">
          <w:pPr>
            <w:pStyle w:val="TOC3"/>
            <w:rPr>
              <w:rFonts w:eastAsiaTheme="minorEastAsia"/>
              <w:noProof/>
            </w:rPr>
          </w:pPr>
          <w:hyperlink w:anchor="_Toc477151160" w:history="1">
            <w:r w:rsidRPr="003B5A0F">
              <w:rPr>
                <w:rStyle w:val="Hyperlink"/>
                <w:noProof/>
              </w:rPr>
              <w:t>Su.read.ready &lt;nvar&gt;</w:t>
            </w:r>
            <w:r>
              <w:rPr>
                <w:noProof/>
                <w:webHidden/>
              </w:rPr>
              <w:tab/>
            </w:r>
            <w:r>
              <w:rPr>
                <w:noProof/>
                <w:webHidden/>
              </w:rPr>
              <w:fldChar w:fldCharType="begin"/>
            </w:r>
            <w:r>
              <w:rPr>
                <w:noProof/>
                <w:webHidden/>
              </w:rPr>
              <w:instrText xml:space="preserve"> PAGEREF _Toc477151160 \h </w:instrText>
            </w:r>
            <w:r>
              <w:rPr>
                <w:noProof/>
                <w:webHidden/>
              </w:rPr>
            </w:r>
            <w:r>
              <w:rPr>
                <w:noProof/>
                <w:webHidden/>
              </w:rPr>
              <w:fldChar w:fldCharType="separate"/>
            </w:r>
            <w:r>
              <w:rPr>
                <w:noProof/>
                <w:webHidden/>
              </w:rPr>
              <w:t>198</w:t>
            </w:r>
            <w:r>
              <w:rPr>
                <w:noProof/>
                <w:webHidden/>
              </w:rPr>
              <w:fldChar w:fldCharType="end"/>
            </w:r>
          </w:hyperlink>
        </w:p>
        <w:p w:rsidR="00184230" w:rsidRDefault="00184230">
          <w:pPr>
            <w:pStyle w:val="TOC3"/>
            <w:rPr>
              <w:rFonts w:eastAsiaTheme="minorEastAsia"/>
              <w:noProof/>
            </w:rPr>
          </w:pPr>
          <w:hyperlink w:anchor="_Toc477151161" w:history="1">
            <w:r w:rsidRPr="003B5A0F">
              <w:rPr>
                <w:rStyle w:val="Hyperlink"/>
                <w:noProof/>
              </w:rPr>
              <w:t>Su.read.line &lt;svar&gt;</w:t>
            </w:r>
            <w:r>
              <w:rPr>
                <w:noProof/>
                <w:webHidden/>
              </w:rPr>
              <w:tab/>
            </w:r>
            <w:r>
              <w:rPr>
                <w:noProof/>
                <w:webHidden/>
              </w:rPr>
              <w:fldChar w:fldCharType="begin"/>
            </w:r>
            <w:r>
              <w:rPr>
                <w:noProof/>
                <w:webHidden/>
              </w:rPr>
              <w:instrText xml:space="preserve"> PAGEREF _Toc477151161 \h </w:instrText>
            </w:r>
            <w:r>
              <w:rPr>
                <w:noProof/>
                <w:webHidden/>
              </w:rPr>
            </w:r>
            <w:r>
              <w:rPr>
                <w:noProof/>
                <w:webHidden/>
              </w:rPr>
              <w:fldChar w:fldCharType="separate"/>
            </w:r>
            <w:r>
              <w:rPr>
                <w:noProof/>
                <w:webHidden/>
              </w:rPr>
              <w:t>198</w:t>
            </w:r>
            <w:r>
              <w:rPr>
                <w:noProof/>
                <w:webHidden/>
              </w:rPr>
              <w:fldChar w:fldCharType="end"/>
            </w:r>
          </w:hyperlink>
        </w:p>
        <w:p w:rsidR="00184230" w:rsidRDefault="00184230">
          <w:pPr>
            <w:pStyle w:val="TOC3"/>
            <w:rPr>
              <w:rFonts w:eastAsiaTheme="minorEastAsia"/>
              <w:noProof/>
            </w:rPr>
          </w:pPr>
          <w:hyperlink w:anchor="_Toc477151162" w:history="1">
            <w:r w:rsidRPr="003B5A0F">
              <w:rPr>
                <w:rStyle w:val="Hyperlink"/>
                <w:noProof/>
              </w:rPr>
              <w:t>Su.close</w:t>
            </w:r>
            <w:r>
              <w:rPr>
                <w:noProof/>
                <w:webHidden/>
              </w:rPr>
              <w:tab/>
            </w:r>
            <w:r>
              <w:rPr>
                <w:noProof/>
                <w:webHidden/>
              </w:rPr>
              <w:fldChar w:fldCharType="begin"/>
            </w:r>
            <w:r>
              <w:rPr>
                <w:noProof/>
                <w:webHidden/>
              </w:rPr>
              <w:instrText xml:space="preserve"> PAGEREF _Toc477151162 \h </w:instrText>
            </w:r>
            <w:r>
              <w:rPr>
                <w:noProof/>
                <w:webHidden/>
              </w:rPr>
            </w:r>
            <w:r>
              <w:rPr>
                <w:noProof/>
                <w:webHidden/>
              </w:rPr>
              <w:fldChar w:fldCharType="separate"/>
            </w:r>
            <w:r>
              <w:rPr>
                <w:noProof/>
                <w:webHidden/>
              </w:rPr>
              <w:t>199</w:t>
            </w:r>
            <w:r>
              <w:rPr>
                <w:noProof/>
                <w:webHidden/>
              </w:rPr>
              <w:fldChar w:fldCharType="end"/>
            </w:r>
          </w:hyperlink>
        </w:p>
        <w:p w:rsidR="00184230" w:rsidRDefault="00184230">
          <w:pPr>
            <w:pStyle w:val="TOC2"/>
            <w:rPr>
              <w:rFonts w:eastAsiaTheme="minorEastAsia"/>
              <w:noProof/>
            </w:rPr>
          </w:pPr>
          <w:hyperlink w:anchor="_Toc477151163" w:history="1">
            <w:r w:rsidRPr="003B5A0F">
              <w:rPr>
                <w:rStyle w:val="Hyperlink"/>
                <w:noProof/>
              </w:rPr>
              <w:t>App Commands</w:t>
            </w:r>
            <w:r>
              <w:rPr>
                <w:noProof/>
                <w:webHidden/>
              </w:rPr>
              <w:tab/>
            </w:r>
            <w:r>
              <w:rPr>
                <w:noProof/>
                <w:webHidden/>
              </w:rPr>
              <w:fldChar w:fldCharType="begin"/>
            </w:r>
            <w:r>
              <w:rPr>
                <w:noProof/>
                <w:webHidden/>
              </w:rPr>
              <w:instrText xml:space="preserve"> PAGEREF _Toc477151163 \h </w:instrText>
            </w:r>
            <w:r>
              <w:rPr>
                <w:noProof/>
                <w:webHidden/>
              </w:rPr>
            </w:r>
            <w:r>
              <w:rPr>
                <w:noProof/>
                <w:webHidden/>
              </w:rPr>
              <w:fldChar w:fldCharType="separate"/>
            </w:r>
            <w:r>
              <w:rPr>
                <w:noProof/>
                <w:webHidden/>
              </w:rPr>
              <w:t>199</w:t>
            </w:r>
            <w:r>
              <w:rPr>
                <w:noProof/>
                <w:webHidden/>
              </w:rPr>
              <w:fldChar w:fldCharType="end"/>
            </w:r>
          </w:hyperlink>
        </w:p>
        <w:p w:rsidR="00184230" w:rsidRDefault="00184230">
          <w:pPr>
            <w:pStyle w:val="TOC3"/>
            <w:rPr>
              <w:rFonts w:eastAsiaTheme="minorEastAsia"/>
              <w:noProof/>
            </w:rPr>
          </w:pPr>
          <w:hyperlink w:anchor="_Toc477151164" w:history="1">
            <w:r w:rsidRPr="003B5A0F">
              <w:rPr>
                <w:rStyle w:val="Hyperlink"/>
                <w:noProof/>
              </w:rPr>
              <w:t>App.broadcast &lt;action_sexp&gt;, &lt;data_uri_sexp&gt;, &lt;package_sexp&gt;, &lt;component_sexp&gt;, &lt;mime_type_sexp&gt;, &lt;categories_sexp&gt;, &lt;extras_bptr_nexp&gt;, &lt;flags_nexp&gt;</w:t>
            </w:r>
            <w:r>
              <w:rPr>
                <w:noProof/>
                <w:webHidden/>
              </w:rPr>
              <w:tab/>
            </w:r>
            <w:r>
              <w:rPr>
                <w:noProof/>
                <w:webHidden/>
              </w:rPr>
              <w:fldChar w:fldCharType="begin"/>
            </w:r>
            <w:r>
              <w:rPr>
                <w:noProof/>
                <w:webHidden/>
              </w:rPr>
              <w:instrText xml:space="preserve"> PAGEREF _Toc477151164 \h </w:instrText>
            </w:r>
            <w:r>
              <w:rPr>
                <w:noProof/>
                <w:webHidden/>
              </w:rPr>
            </w:r>
            <w:r>
              <w:rPr>
                <w:noProof/>
                <w:webHidden/>
              </w:rPr>
              <w:fldChar w:fldCharType="separate"/>
            </w:r>
            <w:r>
              <w:rPr>
                <w:noProof/>
                <w:webHidden/>
              </w:rPr>
              <w:t>199</w:t>
            </w:r>
            <w:r>
              <w:rPr>
                <w:noProof/>
                <w:webHidden/>
              </w:rPr>
              <w:fldChar w:fldCharType="end"/>
            </w:r>
          </w:hyperlink>
        </w:p>
        <w:p w:rsidR="00184230" w:rsidRDefault="00184230">
          <w:pPr>
            <w:pStyle w:val="TOC3"/>
            <w:rPr>
              <w:rFonts w:eastAsiaTheme="minorEastAsia"/>
              <w:noProof/>
            </w:rPr>
          </w:pPr>
          <w:hyperlink w:anchor="_Toc477151165" w:history="1">
            <w:r w:rsidRPr="003B5A0F">
              <w:rPr>
                <w:rStyle w:val="Hyperlink"/>
                <w:noProof/>
              </w:rPr>
              <w:t>App.start &lt;action_sexp&gt;, &lt;data_uri_sexp&gt;, &lt;package_sexp&gt;, &lt;component_sexp&gt;, &lt;mime_type_sexp&gt;, &lt;categories_sexp&gt;, &lt;extras_bptr_nexp&gt;, &lt;flags_nexp&gt;</w:t>
            </w:r>
            <w:r>
              <w:rPr>
                <w:noProof/>
                <w:webHidden/>
              </w:rPr>
              <w:tab/>
            </w:r>
            <w:r>
              <w:rPr>
                <w:noProof/>
                <w:webHidden/>
              </w:rPr>
              <w:fldChar w:fldCharType="begin"/>
            </w:r>
            <w:r>
              <w:rPr>
                <w:noProof/>
                <w:webHidden/>
              </w:rPr>
              <w:instrText xml:space="preserve"> PAGEREF _Toc477151165 \h </w:instrText>
            </w:r>
            <w:r>
              <w:rPr>
                <w:noProof/>
                <w:webHidden/>
              </w:rPr>
            </w:r>
            <w:r>
              <w:rPr>
                <w:noProof/>
                <w:webHidden/>
              </w:rPr>
              <w:fldChar w:fldCharType="separate"/>
            </w:r>
            <w:r>
              <w:rPr>
                <w:noProof/>
                <w:webHidden/>
              </w:rPr>
              <w:t>199</w:t>
            </w:r>
            <w:r>
              <w:rPr>
                <w:noProof/>
                <w:webHidden/>
              </w:rPr>
              <w:fldChar w:fldCharType="end"/>
            </w:r>
          </w:hyperlink>
        </w:p>
        <w:p w:rsidR="00184230" w:rsidRDefault="00184230">
          <w:pPr>
            <w:pStyle w:val="TOC1"/>
            <w:tabs>
              <w:tab w:val="right" w:leader="dot" w:pos="9350"/>
            </w:tabs>
            <w:rPr>
              <w:rFonts w:eastAsiaTheme="minorEastAsia"/>
              <w:noProof/>
            </w:rPr>
          </w:pPr>
          <w:hyperlink w:anchor="_Toc477151166" w:history="1">
            <w:r w:rsidRPr="003B5A0F">
              <w:rPr>
                <w:rStyle w:val="Hyperlink"/>
                <w:noProof/>
              </w:rPr>
              <w:t>Appendix A – Command List</w:t>
            </w:r>
            <w:r>
              <w:rPr>
                <w:noProof/>
                <w:webHidden/>
              </w:rPr>
              <w:tab/>
            </w:r>
            <w:r>
              <w:rPr>
                <w:noProof/>
                <w:webHidden/>
              </w:rPr>
              <w:fldChar w:fldCharType="begin"/>
            </w:r>
            <w:r>
              <w:rPr>
                <w:noProof/>
                <w:webHidden/>
              </w:rPr>
              <w:instrText xml:space="preserve"> PAGEREF _Toc477151166 \h </w:instrText>
            </w:r>
            <w:r>
              <w:rPr>
                <w:noProof/>
                <w:webHidden/>
              </w:rPr>
            </w:r>
            <w:r>
              <w:rPr>
                <w:noProof/>
                <w:webHidden/>
              </w:rPr>
              <w:fldChar w:fldCharType="separate"/>
            </w:r>
            <w:r>
              <w:rPr>
                <w:noProof/>
                <w:webHidden/>
              </w:rPr>
              <w:t>201</w:t>
            </w:r>
            <w:r>
              <w:rPr>
                <w:noProof/>
                <w:webHidden/>
              </w:rPr>
              <w:fldChar w:fldCharType="end"/>
            </w:r>
          </w:hyperlink>
        </w:p>
        <w:p w:rsidR="00184230" w:rsidRDefault="00184230">
          <w:pPr>
            <w:pStyle w:val="TOC1"/>
            <w:tabs>
              <w:tab w:val="right" w:leader="dot" w:pos="9350"/>
            </w:tabs>
            <w:rPr>
              <w:rFonts w:eastAsiaTheme="minorEastAsia"/>
              <w:noProof/>
            </w:rPr>
          </w:pPr>
          <w:hyperlink w:anchor="_Toc477151167" w:history="1">
            <w:r w:rsidRPr="003B5A0F">
              <w:rPr>
                <w:rStyle w:val="Hyperlink"/>
                <w:noProof/>
              </w:rPr>
              <w:t>Appendix B – Sample Programs</w:t>
            </w:r>
            <w:r>
              <w:rPr>
                <w:noProof/>
                <w:webHidden/>
              </w:rPr>
              <w:tab/>
            </w:r>
            <w:r>
              <w:rPr>
                <w:noProof/>
                <w:webHidden/>
              </w:rPr>
              <w:fldChar w:fldCharType="begin"/>
            </w:r>
            <w:r>
              <w:rPr>
                <w:noProof/>
                <w:webHidden/>
              </w:rPr>
              <w:instrText xml:space="preserve"> PAGEREF _Toc477151167 \h </w:instrText>
            </w:r>
            <w:r>
              <w:rPr>
                <w:noProof/>
                <w:webHidden/>
              </w:rPr>
            </w:r>
            <w:r>
              <w:rPr>
                <w:noProof/>
                <w:webHidden/>
              </w:rPr>
              <w:fldChar w:fldCharType="separate"/>
            </w:r>
            <w:r>
              <w:rPr>
                <w:noProof/>
                <w:webHidden/>
              </w:rPr>
              <w:t>21</w:t>
            </w:r>
            <w:r>
              <w:rPr>
                <w:noProof/>
                <w:webHidden/>
              </w:rPr>
              <w:t>3</w:t>
            </w:r>
            <w:r>
              <w:rPr>
                <w:noProof/>
                <w:webHidden/>
              </w:rPr>
              <w:fldChar w:fldCharType="end"/>
            </w:r>
          </w:hyperlink>
        </w:p>
        <w:p w:rsidR="00184230" w:rsidRDefault="00184230">
          <w:pPr>
            <w:pStyle w:val="TOC1"/>
            <w:tabs>
              <w:tab w:val="right" w:leader="dot" w:pos="9350"/>
            </w:tabs>
            <w:rPr>
              <w:rFonts w:eastAsiaTheme="minorEastAsia"/>
              <w:noProof/>
            </w:rPr>
          </w:pPr>
          <w:hyperlink w:anchor="_Toc477151168" w:history="1">
            <w:r w:rsidRPr="003B5A0F">
              <w:rPr>
                <w:rStyle w:val="Hyperlink"/>
                <w:noProof/>
              </w:rPr>
              <w:t>Appendix C – Launcher Shortcut Tutorial</w:t>
            </w:r>
            <w:r>
              <w:rPr>
                <w:noProof/>
                <w:webHidden/>
              </w:rPr>
              <w:tab/>
            </w:r>
            <w:r>
              <w:rPr>
                <w:noProof/>
                <w:webHidden/>
              </w:rPr>
              <w:fldChar w:fldCharType="begin"/>
            </w:r>
            <w:r>
              <w:rPr>
                <w:noProof/>
                <w:webHidden/>
              </w:rPr>
              <w:instrText xml:space="preserve"> PAGEREF _Toc477151168 \h </w:instrText>
            </w:r>
            <w:r>
              <w:rPr>
                <w:noProof/>
                <w:webHidden/>
              </w:rPr>
            </w:r>
            <w:r>
              <w:rPr>
                <w:noProof/>
                <w:webHidden/>
              </w:rPr>
              <w:fldChar w:fldCharType="separate"/>
            </w:r>
            <w:r>
              <w:rPr>
                <w:noProof/>
                <w:webHidden/>
              </w:rPr>
              <w:t>214</w:t>
            </w:r>
            <w:r>
              <w:rPr>
                <w:noProof/>
                <w:webHidden/>
              </w:rPr>
              <w:fldChar w:fldCharType="end"/>
            </w:r>
          </w:hyperlink>
        </w:p>
        <w:p w:rsidR="00184230" w:rsidRDefault="00184230">
          <w:pPr>
            <w:pStyle w:val="TOC2"/>
            <w:rPr>
              <w:rFonts w:eastAsiaTheme="minorEastAsia"/>
              <w:noProof/>
            </w:rPr>
          </w:pPr>
          <w:hyperlink w:anchor="_Toc477151169" w:history="1">
            <w:r w:rsidRPr="003B5A0F">
              <w:rPr>
                <w:rStyle w:val="Hyperlink"/>
                <w:noProof/>
              </w:rPr>
              <w:t>Introduction</w:t>
            </w:r>
            <w:r>
              <w:rPr>
                <w:noProof/>
                <w:webHidden/>
              </w:rPr>
              <w:tab/>
            </w:r>
            <w:r>
              <w:rPr>
                <w:noProof/>
                <w:webHidden/>
              </w:rPr>
              <w:fldChar w:fldCharType="begin"/>
            </w:r>
            <w:r>
              <w:rPr>
                <w:noProof/>
                <w:webHidden/>
              </w:rPr>
              <w:instrText xml:space="preserve"> PAGEREF _Toc477151169 \h </w:instrText>
            </w:r>
            <w:r>
              <w:rPr>
                <w:noProof/>
                <w:webHidden/>
              </w:rPr>
            </w:r>
            <w:r>
              <w:rPr>
                <w:noProof/>
                <w:webHidden/>
              </w:rPr>
              <w:fldChar w:fldCharType="separate"/>
            </w:r>
            <w:r>
              <w:rPr>
                <w:noProof/>
                <w:webHidden/>
              </w:rPr>
              <w:t>214</w:t>
            </w:r>
            <w:r>
              <w:rPr>
                <w:noProof/>
                <w:webHidden/>
              </w:rPr>
              <w:fldChar w:fldCharType="end"/>
            </w:r>
          </w:hyperlink>
        </w:p>
        <w:p w:rsidR="00184230" w:rsidRDefault="00184230">
          <w:pPr>
            <w:pStyle w:val="TOC2"/>
            <w:rPr>
              <w:rFonts w:eastAsiaTheme="minorEastAsia"/>
              <w:noProof/>
            </w:rPr>
          </w:pPr>
          <w:hyperlink w:anchor="_Toc477151170" w:history="1">
            <w:r w:rsidRPr="003B5A0F">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_Toc477151170 \h </w:instrText>
            </w:r>
            <w:r>
              <w:rPr>
                <w:noProof/>
                <w:webHidden/>
              </w:rPr>
            </w:r>
            <w:r>
              <w:rPr>
                <w:noProof/>
                <w:webHidden/>
              </w:rPr>
              <w:fldChar w:fldCharType="separate"/>
            </w:r>
            <w:r>
              <w:rPr>
                <w:noProof/>
                <w:webHidden/>
              </w:rPr>
              <w:t>214</w:t>
            </w:r>
            <w:r>
              <w:rPr>
                <w:noProof/>
                <w:webHidden/>
              </w:rPr>
              <w:fldChar w:fldCharType="end"/>
            </w:r>
          </w:hyperlink>
        </w:p>
        <w:p w:rsidR="00184230" w:rsidRDefault="00184230">
          <w:pPr>
            <w:pStyle w:val="TOC2"/>
            <w:rPr>
              <w:rFonts w:eastAsiaTheme="minorEastAsia"/>
              <w:noProof/>
            </w:rPr>
          </w:pPr>
          <w:hyperlink w:anchor="_Toc477151171" w:history="1">
            <w:r w:rsidRPr="003B5A0F">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_Toc477151171 \h </w:instrText>
            </w:r>
            <w:r>
              <w:rPr>
                <w:noProof/>
                <w:webHidden/>
              </w:rPr>
            </w:r>
            <w:r>
              <w:rPr>
                <w:noProof/>
                <w:webHidden/>
              </w:rPr>
              <w:fldChar w:fldCharType="separate"/>
            </w:r>
            <w:r>
              <w:rPr>
                <w:noProof/>
                <w:webHidden/>
              </w:rPr>
              <w:t>215</w:t>
            </w:r>
            <w:r>
              <w:rPr>
                <w:noProof/>
                <w:webHidden/>
              </w:rPr>
              <w:fldChar w:fldCharType="end"/>
            </w:r>
          </w:hyperlink>
        </w:p>
        <w:p w:rsidR="00184230" w:rsidRDefault="00184230">
          <w:pPr>
            <w:pStyle w:val="TOC2"/>
            <w:rPr>
              <w:rFonts w:eastAsiaTheme="minorEastAsia"/>
              <w:noProof/>
            </w:rPr>
          </w:pPr>
          <w:hyperlink w:anchor="_Toc477151172" w:history="1">
            <w:r w:rsidRPr="003B5A0F">
              <w:rPr>
                <w:rStyle w:val="Hyperlink"/>
                <w:noProof/>
              </w:rPr>
              <w:t>What you need to know</w:t>
            </w:r>
            <w:r>
              <w:rPr>
                <w:noProof/>
                <w:webHidden/>
              </w:rPr>
              <w:tab/>
            </w:r>
            <w:r>
              <w:rPr>
                <w:noProof/>
                <w:webHidden/>
              </w:rPr>
              <w:fldChar w:fldCharType="begin"/>
            </w:r>
            <w:r>
              <w:rPr>
                <w:noProof/>
                <w:webHidden/>
              </w:rPr>
              <w:instrText xml:space="preserve"> PAGEREF _Toc477151172 \h </w:instrText>
            </w:r>
            <w:r>
              <w:rPr>
                <w:noProof/>
                <w:webHidden/>
              </w:rPr>
            </w:r>
            <w:r>
              <w:rPr>
                <w:noProof/>
                <w:webHidden/>
              </w:rPr>
              <w:fldChar w:fldCharType="separate"/>
            </w:r>
            <w:r>
              <w:rPr>
                <w:noProof/>
                <w:webHidden/>
              </w:rPr>
              <w:t>216</w:t>
            </w:r>
            <w:r>
              <w:rPr>
                <w:noProof/>
                <w:webHidden/>
              </w:rPr>
              <w:fldChar w:fldCharType="end"/>
            </w:r>
          </w:hyperlink>
        </w:p>
        <w:p w:rsidR="00184230" w:rsidRDefault="00184230">
          <w:pPr>
            <w:pStyle w:val="TOC1"/>
            <w:tabs>
              <w:tab w:val="right" w:leader="dot" w:pos="9350"/>
            </w:tabs>
            <w:rPr>
              <w:rFonts w:eastAsiaTheme="minorEastAsia"/>
              <w:noProof/>
            </w:rPr>
          </w:pPr>
          <w:hyperlink w:anchor="_Toc477151173" w:history="1">
            <w:r w:rsidRPr="003B5A0F">
              <w:rPr>
                <w:rStyle w:val="Hyperlink"/>
                <w:noProof/>
              </w:rPr>
              <w:t>Appendix D – Building a Standalone Application</w:t>
            </w:r>
            <w:r>
              <w:rPr>
                <w:noProof/>
                <w:webHidden/>
              </w:rPr>
              <w:tab/>
            </w:r>
            <w:r>
              <w:rPr>
                <w:noProof/>
                <w:webHidden/>
              </w:rPr>
              <w:fldChar w:fldCharType="begin"/>
            </w:r>
            <w:r>
              <w:rPr>
                <w:noProof/>
                <w:webHidden/>
              </w:rPr>
              <w:instrText xml:space="preserve"> PAGEREF _Toc477151173 \h </w:instrText>
            </w:r>
            <w:r>
              <w:rPr>
                <w:noProof/>
                <w:webHidden/>
              </w:rPr>
            </w:r>
            <w:r>
              <w:rPr>
                <w:noProof/>
                <w:webHidden/>
              </w:rPr>
              <w:fldChar w:fldCharType="separate"/>
            </w:r>
            <w:r>
              <w:rPr>
                <w:noProof/>
                <w:webHidden/>
              </w:rPr>
              <w:t>217</w:t>
            </w:r>
            <w:r>
              <w:rPr>
                <w:noProof/>
                <w:webHidden/>
              </w:rPr>
              <w:fldChar w:fldCharType="end"/>
            </w:r>
          </w:hyperlink>
        </w:p>
        <w:p w:rsidR="00184230" w:rsidRDefault="00184230">
          <w:pPr>
            <w:pStyle w:val="TOC2"/>
            <w:rPr>
              <w:rFonts w:eastAsiaTheme="minorEastAsia"/>
              <w:noProof/>
            </w:rPr>
          </w:pPr>
          <w:hyperlink w:anchor="_Toc477151174" w:history="1">
            <w:r w:rsidRPr="003B5A0F">
              <w:rPr>
                <w:rStyle w:val="Hyperlink"/>
                <w:noProof/>
              </w:rPr>
              <w:t>Introduction</w:t>
            </w:r>
            <w:r>
              <w:rPr>
                <w:noProof/>
                <w:webHidden/>
              </w:rPr>
              <w:tab/>
            </w:r>
            <w:r>
              <w:rPr>
                <w:noProof/>
                <w:webHidden/>
              </w:rPr>
              <w:fldChar w:fldCharType="begin"/>
            </w:r>
            <w:r>
              <w:rPr>
                <w:noProof/>
                <w:webHidden/>
              </w:rPr>
              <w:instrText xml:space="preserve"> PAGEREF _Toc477151174 \h </w:instrText>
            </w:r>
            <w:r>
              <w:rPr>
                <w:noProof/>
                <w:webHidden/>
              </w:rPr>
            </w:r>
            <w:r>
              <w:rPr>
                <w:noProof/>
                <w:webHidden/>
              </w:rPr>
              <w:fldChar w:fldCharType="separate"/>
            </w:r>
            <w:r>
              <w:rPr>
                <w:noProof/>
                <w:webHidden/>
              </w:rPr>
              <w:t>217</w:t>
            </w:r>
            <w:r>
              <w:rPr>
                <w:noProof/>
                <w:webHidden/>
              </w:rPr>
              <w:fldChar w:fldCharType="end"/>
            </w:r>
          </w:hyperlink>
        </w:p>
        <w:p w:rsidR="00184230" w:rsidRDefault="00184230">
          <w:pPr>
            <w:pStyle w:val="TOC2"/>
            <w:rPr>
              <w:rFonts w:eastAsiaTheme="minorEastAsia"/>
              <w:noProof/>
            </w:rPr>
          </w:pPr>
          <w:hyperlink w:anchor="_Toc477151175" w:history="1">
            <w:r w:rsidRPr="003B5A0F">
              <w:rPr>
                <w:rStyle w:val="Hyperlink"/>
                <w:noProof/>
              </w:rPr>
              <w:t>License Information</w:t>
            </w:r>
            <w:r>
              <w:rPr>
                <w:noProof/>
                <w:webHidden/>
              </w:rPr>
              <w:tab/>
            </w:r>
            <w:r>
              <w:rPr>
                <w:noProof/>
                <w:webHidden/>
              </w:rPr>
              <w:fldChar w:fldCharType="begin"/>
            </w:r>
            <w:r>
              <w:rPr>
                <w:noProof/>
                <w:webHidden/>
              </w:rPr>
              <w:instrText xml:space="preserve"> PAGEREF _Toc477151175 \h </w:instrText>
            </w:r>
            <w:r>
              <w:rPr>
                <w:noProof/>
                <w:webHidden/>
              </w:rPr>
            </w:r>
            <w:r>
              <w:rPr>
                <w:noProof/>
                <w:webHidden/>
              </w:rPr>
              <w:fldChar w:fldCharType="separate"/>
            </w:r>
            <w:r>
              <w:rPr>
                <w:noProof/>
                <w:webHidden/>
              </w:rPr>
              <w:t>217</w:t>
            </w:r>
            <w:r>
              <w:rPr>
                <w:noProof/>
                <w:webHidden/>
              </w:rPr>
              <w:fldChar w:fldCharType="end"/>
            </w:r>
          </w:hyperlink>
        </w:p>
        <w:p w:rsidR="00184230" w:rsidRDefault="00184230">
          <w:pPr>
            <w:pStyle w:val="TOC2"/>
            <w:rPr>
              <w:rFonts w:eastAsiaTheme="minorEastAsia"/>
              <w:noProof/>
            </w:rPr>
          </w:pPr>
          <w:hyperlink w:anchor="_Toc477151176" w:history="1">
            <w:r w:rsidRPr="003B5A0F">
              <w:rPr>
                <w:rStyle w:val="Hyperlink"/>
                <w:noProof/>
              </w:rPr>
              <w:t>Before You Start</w:t>
            </w:r>
            <w:r>
              <w:rPr>
                <w:noProof/>
                <w:webHidden/>
              </w:rPr>
              <w:tab/>
            </w:r>
            <w:r>
              <w:rPr>
                <w:noProof/>
                <w:webHidden/>
              </w:rPr>
              <w:fldChar w:fldCharType="begin"/>
            </w:r>
            <w:r>
              <w:rPr>
                <w:noProof/>
                <w:webHidden/>
              </w:rPr>
              <w:instrText xml:space="preserve"> PAGEREF _Toc477151176 \h </w:instrText>
            </w:r>
            <w:r>
              <w:rPr>
                <w:noProof/>
                <w:webHidden/>
              </w:rPr>
            </w:r>
            <w:r>
              <w:rPr>
                <w:noProof/>
                <w:webHidden/>
              </w:rPr>
              <w:fldChar w:fldCharType="separate"/>
            </w:r>
            <w:r>
              <w:rPr>
                <w:noProof/>
                <w:webHidden/>
              </w:rPr>
              <w:t>217</w:t>
            </w:r>
            <w:r>
              <w:rPr>
                <w:noProof/>
                <w:webHidden/>
              </w:rPr>
              <w:fldChar w:fldCharType="end"/>
            </w:r>
          </w:hyperlink>
        </w:p>
        <w:p w:rsidR="00184230" w:rsidRDefault="00184230">
          <w:pPr>
            <w:pStyle w:val="TOC2"/>
            <w:rPr>
              <w:rFonts w:eastAsiaTheme="minorEastAsia"/>
              <w:noProof/>
            </w:rPr>
          </w:pPr>
          <w:hyperlink w:anchor="_Toc477151177" w:history="1">
            <w:r w:rsidRPr="003B5A0F">
              <w:rPr>
                <w:rStyle w:val="Hyperlink"/>
                <w:noProof/>
              </w:rPr>
              <w:t>Setting Up the Development Environment</w:t>
            </w:r>
            <w:r>
              <w:rPr>
                <w:noProof/>
                <w:webHidden/>
              </w:rPr>
              <w:tab/>
            </w:r>
            <w:r>
              <w:rPr>
                <w:noProof/>
                <w:webHidden/>
              </w:rPr>
              <w:fldChar w:fldCharType="begin"/>
            </w:r>
            <w:r>
              <w:rPr>
                <w:noProof/>
                <w:webHidden/>
              </w:rPr>
              <w:instrText xml:space="preserve"> PAGEREF _Toc477151177 \h </w:instrText>
            </w:r>
            <w:r>
              <w:rPr>
                <w:noProof/>
                <w:webHidden/>
              </w:rPr>
            </w:r>
            <w:r>
              <w:rPr>
                <w:noProof/>
                <w:webHidden/>
              </w:rPr>
              <w:fldChar w:fldCharType="separate"/>
            </w:r>
            <w:r>
              <w:rPr>
                <w:noProof/>
                <w:webHidden/>
              </w:rPr>
              <w:t>217</w:t>
            </w:r>
            <w:r>
              <w:rPr>
                <w:noProof/>
                <w:webHidden/>
              </w:rPr>
              <w:fldChar w:fldCharType="end"/>
            </w:r>
          </w:hyperlink>
        </w:p>
        <w:p w:rsidR="00184230" w:rsidRDefault="00184230">
          <w:pPr>
            <w:pStyle w:val="TOC2"/>
            <w:rPr>
              <w:rFonts w:eastAsiaTheme="minorEastAsia"/>
              <w:noProof/>
            </w:rPr>
          </w:pPr>
          <w:hyperlink w:anchor="_Toc477151178" w:history="1">
            <w:r w:rsidRPr="003B5A0F">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_Toc477151178 \h </w:instrText>
            </w:r>
            <w:r>
              <w:rPr>
                <w:noProof/>
                <w:webHidden/>
              </w:rPr>
            </w:r>
            <w:r>
              <w:rPr>
                <w:noProof/>
                <w:webHidden/>
              </w:rPr>
              <w:fldChar w:fldCharType="separate"/>
            </w:r>
            <w:r>
              <w:rPr>
                <w:noProof/>
                <w:webHidden/>
              </w:rPr>
              <w:t>218</w:t>
            </w:r>
            <w:r>
              <w:rPr>
                <w:noProof/>
                <w:webHidden/>
              </w:rPr>
              <w:fldChar w:fldCharType="end"/>
            </w:r>
          </w:hyperlink>
        </w:p>
        <w:p w:rsidR="00184230" w:rsidRDefault="00184230">
          <w:pPr>
            <w:pStyle w:val="TOC2"/>
            <w:rPr>
              <w:rFonts w:eastAsiaTheme="minorEastAsia"/>
              <w:noProof/>
            </w:rPr>
          </w:pPr>
          <w:hyperlink w:anchor="_Toc477151179" w:history="1">
            <w:r w:rsidRPr="003B5A0F">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_Toc477151179 \h </w:instrText>
            </w:r>
            <w:r>
              <w:rPr>
                <w:noProof/>
                <w:webHidden/>
              </w:rPr>
            </w:r>
            <w:r>
              <w:rPr>
                <w:noProof/>
                <w:webHidden/>
              </w:rPr>
              <w:fldChar w:fldCharType="separate"/>
            </w:r>
            <w:r>
              <w:rPr>
                <w:noProof/>
                <w:webHidden/>
              </w:rPr>
              <w:t>218</w:t>
            </w:r>
            <w:r>
              <w:rPr>
                <w:noProof/>
                <w:webHidden/>
              </w:rPr>
              <w:fldChar w:fldCharType="end"/>
            </w:r>
          </w:hyperlink>
        </w:p>
        <w:p w:rsidR="00184230" w:rsidRDefault="00184230">
          <w:pPr>
            <w:pStyle w:val="TOC2"/>
            <w:rPr>
              <w:rFonts w:eastAsiaTheme="minorEastAsia"/>
              <w:noProof/>
            </w:rPr>
          </w:pPr>
          <w:hyperlink w:anchor="_Toc477151180" w:history="1">
            <w:r w:rsidRPr="003B5A0F">
              <w:rPr>
                <w:rStyle w:val="Hyperlink"/>
                <w:noProof/>
              </w:rPr>
              <w:t>Create a New Project in Eclipse</w:t>
            </w:r>
            <w:r>
              <w:rPr>
                <w:noProof/>
                <w:webHidden/>
              </w:rPr>
              <w:tab/>
            </w:r>
            <w:r>
              <w:rPr>
                <w:noProof/>
                <w:webHidden/>
              </w:rPr>
              <w:fldChar w:fldCharType="begin"/>
            </w:r>
            <w:r>
              <w:rPr>
                <w:noProof/>
                <w:webHidden/>
              </w:rPr>
              <w:instrText xml:space="preserve"> PAGEREF _Toc477151180 \h </w:instrText>
            </w:r>
            <w:r>
              <w:rPr>
                <w:noProof/>
                <w:webHidden/>
              </w:rPr>
            </w:r>
            <w:r>
              <w:rPr>
                <w:noProof/>
                <w:webHidden/>
              </w:rPr>
              <w:fldChar w:fldCharType="separate"/>
            </w:r>
            <w:r>
              <w:rPr>
                <w:noProof/>
                <w:webHidden/>
              </w:rPr>
              <w:t>219</w:t>
            </w:r>
            <w:r>
              <w:rPr>
                <w:noProof/>
                <w:webHidden/>
              </w:rPr>
              <w:fldChar w:fldCharType="end"/>
            </w:r>
          </w:hyperlink>
        </w:p>
        <w:p w:rsidR="00184230" w:rsidRDefault="00184230">
          <w:pPr>
            <w:pStyle w:val="TOC2"/>
            <w:rPr>
              <w:rFonts w:eastAsiaTheme="minorEastAsia"/>
              <w:noProof/>
            </w:rPr>
          </w:pPr>
          <w:hyperlink w:anchor="_Toc477151181" w:history="1">
            <w:r w:rsidRPr="003B5A0F">
              <w:rPr>
                <w:rStyle w:val="Hyperlink"/>
                <w:noProof/>
              </w:rPr>
              <w:t>Rename the Package</w:t>
            </w:r>
            <w:r>
              <w:rPr>
                <w:noProof/>
                <w:webHidden/>
              </w:rPr>
              <w:tab/>
            </w:r>
            <w:r>
              <w:rPr>
                <w:noProof/>
                <w:webHidden/>
              </w:rPr>
              <w:fldChar w:fldCharType="begin"/>
            </w:r>
            <w:r>
              <w:rPr>
                <w:noProof/>
                <w:webHidden/>
              </w:rPr>
              <w:instrText xml:space="preserve"> PAGEREF _Toc477151181 \h </w:instrText>
            </w:r>
            <w:r>
              <w:rPr>
                <w:noProof/>
                <w:webHidden/>
              </w:rPr>
            </w:r>
            <w:r>
              <w:rPr>
                <w:noProof/>
                <w:webHidden/>
              </w:rPr>
              <w:fldChar w:fldCharType="separate"/>
            </w:r>
            <w:r>
              <w:rPr>
                <w:noProof/>
                <w:webHidden/>
              </w:rPr>
              <w:t>220</w:t>
            </w:r>
            <w:r>
              <w:rPr>
                <w:noProof/>
                <w:webHidden/>
              </w:rPr>
              <w:fldChar w:fldCharType="end"/>
            </w:r>
          </w:hyperlink>
        </w:p>
        <w:p w:rsidR="00184230" w:rsidRDefault="00184230">
          <w:pPr>
            <w:pStyle w:val="TOC3"/>
            <w:rPr>
              <w:rFonts w:eastAsiaTheme="minorEastAsia"/>
              <w:noProof/>
            </w:rPr>
          </w:pPr>
          <w:hyperlink w:anchor="_Toc477151182" w:history="1">
            <w:r w:rsidRPr="003B5A0F">
              <w:rPr>
                <w:rStyle w:val="Hyperlink"/>
                <w:noProof/>
              </w:rPr>
              <w:t>In Eclipse</w:t>
            </w:r>
            <w:r>
              <w:rPr>
                <w:noProof/>
                <w:webHidden/>
              </w:rPr>
              <w:tab/>
            </w:r>
            <w:r>
              <w:rPr>
                <w:noProof/>
                <w:webHidden/>
              </w:rPr>
              <w:fldChar w:fldCharType="begin"/>
            </w:r>
            <w:r>
              <w:rPr>
                <w:noProof/>
                <w:webHidden/>
              </w:rPr>
              <w:instrText xml:space="preserve"> PAGEREF _Toc477151182 \h </w:instrText>
            </w:r>
            <w:r>
              <w:rPr>
                <w:noProof/>
                <w:webHidden/>
              </w:rPr>
            </w:r>
            <w:r>
              <w:rPr>
                <w:noProof/>
                <w:webHidden/>
              </w:rPr>
              <w:fldChar w:fldCharType="separate"/>
            </w:r>
            <w:r>
              <w:rPr>
                <w:noProof/>
                <w:webHidden/>
              </w:rPr>
              <w:t>220</w:t>
            </w:r>
            <w:r>
              <w:rPr>
                <w:noProof/>
                <w:webHidden/>
              </w:rPr>
              <w:fldChar w:fldCharType="end"/>
            </w:r>
          </w:hyperlink>
        </w:p>
        <w:p w:rsidR="00184230" w:rsidRDefault="00184230">
          <w:pPr>
            <w:pStyle w:val="TOC3"/>
            <w:rPr>
              <w:rFonts w:eastAsiaTheme="minorEastAsia"/>
              <w:noProof/>
            </w:rPr>
          </w:pPr>
          <w:hyperlink w:anchor="_Toc477151183" w:history="1">
            <w:r w:rsidRPr="003B5A0F">
              <w:rPr>
                <w:rStyle w:val="Hyperlink"/>
                <w:noProof/>
              </w:rPr>
              <w:t>Other IDEs</w:t>
            </w:r>
            <w:r>
              <w:rPr>
                <w:noProof/>
                <w:webHidden/>
              </w:rPr>
              <w:tab/>
            </w:r>
            <w:r>
              <w:rPr>
                <w:noProof/>
                <w:webHidden/>
              </w:rPr>
              <w:fldChar w:fldCharType="begin"/>
            </w:r>
            <w:r>
              <w:rPr>
                <w:noProof/>
                <w:webHidden/>
              </w:rPr>
              <w:instrText xml:space="preserve"> PAGEREF _Toc477151183 \h </w:instrText>
            </w:r>
            <w:r>
              <w:rPr>
                <w:noProof/>
                <w:webHidden/>
              </w:rPr>
            </w:r>
            <w:r>
              <w:rPr>
                <w:noProof/>
                <w:webHidden/>
              </w:rPr>
              <w:fldChar w:fldCharType="separate"/>
            </w:r>
            <w:r>
              <w:rPr>
                <w:noProof/>
                <w:webHidden/>
              </w:rPr>
              <w:t>221</w:t>
            </w:r>
            <w:r>
              <w:rPr>
                <w:noProof/>
                <w:webHidden/>
              </w:rPr>
              <w:fldChar w:fldCharType="end"/>
            </w:r>
          </w:hyperlink>
        </w:p>
        <w:p w:rsidR="00184230" w:rsidRDefault="00184230">
          <w:pPr>
            <w:pStyle w:val="TOC3"/>
            <w:rPr>
              <w:rFonts w:eastAsiaTheme="minorEastAsia"/>
              <w:noProof/>
            </w:rPr>
          </w:pPr>
          <w:hyperlink w:anchor="_Toc477151184" w:history="1">
            <w:r w:rsidRPr="003B5A0F">
              <w:rPr>
                <w:rStyle w:val="Hyperlink"/>
                <w:noProof/>
              </w:rPr>
              <w:t>Renaming complete</w:t>
            </w:r>
            <w:r>
              <w:rPr>
                <w:noProof/>
                <w:webHidden/>
              </w:rPr>
              <w:tab/>
            </w:r>
            <w:r>
              <w:rPr>
                <w:noProof/>
                <w:webHidden/>
              </w:rPr>
              <w:fldChar w:fldCharType="begin"/>
            </w:r>
            <w:r>
              <w:rPr>
                <w:noProof/>
                <w:webHidden/>
              </w:rPr>
              <w:instrText xml:space="preserve"> PAGEREF _Toc477151184 \h </w:instrText>
            </w:r>
            <w:r>
              <w:rPr>
                <w:noProof/>
                <w:webHidden/>
              </w:rPr>
            </w:r>
            <w:r>
              <w:rPr>
                <w:noProof/>
                <w:webHidden/>
              </w:rPr>
              <w:fldChar w:fldCharType="separate"/>
            </w:r>
            <w:r>
              <w:rPr>
                <w:noProof/>
                <w:webHidden/>
              </w:rPr>
              <w:t>222</w:t>
            </w:r>
            <w:r>
              <w:rPr>
                <w:noProof/>
                <w:webHidden/>
              </w:rPr>
              <w:fldChar w:fldCharType="end"/>
            </w:r>
          </w:hyperlink>
        </w:p>
        <w:p w:rsidR="00184230" w:rsidRDefault="00184230">
          <w:pPr>
            <w:pStyle w:val="TOC2"/>
            <w:rPr>
              <w:rFonts w:eastAsiaTheme="minorEastAsia"/>
              <w:noProof/>
            </w:rPr>
          </w:pPr>
          <w:hyperlink w:anchor="_Toc477151185" w:history="1">
            <w:r w:rsidRPr="003B5A0F">
              <w:rPr>
                <w:rStyle w:val="Hyperlink"/>
                <w:noProof/>
              </w:rPr>
              <w:t>Modifications to setup.xml</w:t>
            </w:r>
            <w:r>
              <w:rPr>
                <w:noProof/>
                <w:webHidden/>
              </w:rPr>
              <w:tab/>
            </w:r>
            <w:r>
              <w:rPr>
                <w:noProof/>
                <w:webHidden/>
              </w:rPr>
              <w:fldChar w:fldCharType="begin"/>
            </w:r>
            <w:r>
              <w:rPr>
                <w:noProof/>
                <w:webHidden/>
              </w:rPr>
              <w:instrText xml:space="preserve"> PAGEREF _Toc477151185 \h </w:instrText>
            </w:r>
            <w:r>
              <w:rPr>
                <w:noProof/>
                <w:webHidden/>
              </w:rPr>
            </w:r>
            <w:r>
              <w:rPr>
                <w:noProof/>
                <w:webHidden/>
              </w:rPr>
              <w:fldChar w:fldCharType="separate"/>
            </w:r>
            <w:r>
              <w:rPr>
                <w:noProof/>
                <w:webHidden/>
              </w:rPr>
              <w:t>222</w:t>
            </w:r>
            <w:r>
              <w:rPr>
                <w:noProof/>
                <w:webHidden/>
              </w:rPr>
              <w:fldChar w:fldCharType="end"/>
            </w:r>
          </w:hyperlink>
        </w:p>
        <w:p w:rsidR="00184230" w:rsidRDefault="00184230">
          <w:pPr>
            <w:pStyle w:val="TOC2"/>
            <w:rPr>
              <w:rFonts w:eastAsiaTheme="minorEastAsia"/>
              <w:noProof/>
            </w:rPr>
          </w:pPr>
          <w:hyperlink w:anchor="_Toc477151186" w:history="1">
            <w:r w:rsidRPr="003B5A0F">
              <w:rPr>
                <w:rStyle w:val="Hyperlink"/>
                <w:noProof/>
              </w:rPr>
              <w:t>Advanced Customization with setup.xml</w:t>
            </w:r>
            <w:r>
              <w:rPr>
                <w:noProof/>
                <w:webHidden/>
              </w:rPr>
              <w:tab/>
            </w:r>
            <w:r>
              <w:rPr>
                <w:noProof/>
                <w:webHidden/>
              </w:rPr>
              <w:fldChar w:fldCharType="begin"/>
            </w:r>
            <w:r>
              <w:rPr>
                <w:noProof/>
                <w:webHidden/>
              </w:rPr>
              <w:instrText xml:space="preserve"> PAGEREF _Toc477151186 \h </w:instrText>
            </w:r>
            <w:r>
              <w:rPr>
                <w:noProof/>
                <w:webHidden/>
              </w:rPr>
            </w:r>
            <w:r>
              <w:rPr>
                <w:noProof/>
                <w:webHidden/>
              </w:rPr>
              <w:fldChar w:fldCharType="separate"/>
            </w:r>
            <w:r>
              <w:rPr>
                <w:noProof/>
                <w:webHidden/>
              </w:rPr>
              <w:t>223</w:t>
            </w:r>
            <w:r>
              <w:rPr>
                <w:noProof/>
                <w:webHidden/>
              </w:rPr>
              <w:fldChar w:fldCharType="end"/>
            </w:r>
          </w:hyperlink>
        </w:p>
        <w:p w:rsidR="00184230" w:rsidRDefault="00184230">
          <w:pPr>
            <w:pStyle w:val="TOC2"/>
            <w:rPr>
              <w:rFonts w:eastAsiaTheme="minorEastAsia"/>
              <w:noProof/>
            </w:rPr>
          </w:pPr>
          <w:hyperlink w:anchor="_Toc477151187" w:history="1">
            <w:r w:rsidRPr="003B5A0F">
              <w:rPr>
                <w:rStyle w:val="Hyperlink"/>
                <w:noProof/>
              </w:rPr>
              <w:t>Files and Resources</w:t>
            </w:r>
            <w:r>
              <w:rPr>
                <w:noProof/>
                <w:webHidden/>
              </w:rPr>
              <w:tab/>
            </w:r>
            <w:r>
              <w:rPr>
                <w:noProof/>
                <w:webHidden/>
              </w:rPr>
              <w:fldChar w:fldCharType="begin"/>
            </w:r>
            <w:r>
              <w:rPr>
                <w:noProof/>
                <w:webHidden/>
              </w:rPr>
              <w:instrText xml:space="preserve"> PAGEREF _Toc477151187 \h </w:instrText>
            </w:r>
            <w:r>
              <w:rPr>
                <w:noProof/>
                <w:webHidden/>
              </w:rPr>
            </w:r>
            <w:r>
              <w:rPr>
                <w:noProof/>
                <w:webHidden/>
              </w:rPr>
              <w:fldChar w:fldCharType="separate"/>
            </w:r>
            <w:r>
              <w:rPr>
                <w:noProof/>
                <w:webHidden/>
              </w:rPr>
              <w:t>225</w:t>
            </w:r>
            <w:r>
              <w:rPr>
                <w:noProof/>
                <w:webHidden/>
              </w:rPr>
              <w:fldChar w:fldCharType="end"/>
            </w:r>
          </w:hyperlink>
        </w:p>
        <w:p w:rsidR="00184230" w:rsidRDefault="00184230">
          <w:pPr>
            <w:pStyle w:val="TOC2"/>
            <w:rPr>
              <w:rFonts w:eastAsiaTheme="minorEastAsia"/>
              <w:noProof/>
            </w:rPr>
          </w:pPr>
          <w:hyperlink w:anchor="_Toc477151188" w:history="1">
            <w:r w:rsidRPr="003B5A0F">
              <w:rPr>
                <w:rStyle w:val="Hyperlink"/>
                <w:noProof/>
              </w:rPr>
              <w:t>Testing the APK</w:t>
            </w:r>
            <w:r>
              <w:rPr>
                <w:noProof/>
                <w:webHidden/>
              </w:rPr>
              <w:tab/>
            </w:r>
            <w:r>
              <w:rPr>
                <w:noProof/>
                <w:webHidden/>
              </w:rPr>
              <w:fldChar w:fldCharType="begin"/>
            </w:r>
            <w:r>
              <w:rPr>
                <w:noProof/>
                <w:webHidden/>
              </w:rPr>
              <w:instrText xml:space="preserve"> PAGEREF _Toc477151188 \h </w:instrText>
            </w:r>
            <w:r>
              <w:rPr>
                <w:noProof/>
                <w:webHidden/>
              </w:rPr>
            </w:r>
            <w:r>
              <w:rPr>
                <w:noProof/>
                <w:webHidden/>
              </w:rPr>
              <w:fldChar w:fldCharType="separate"/>
            </w:r>
            <w:r>
              <w:rPr>
                <w:noProof/>
                <w:webHidden/>
              </w:rPr>
              <w:t>226</w:t>
            </w:r>
            <w:r>
              <w:rPr>
                <w:noProof/>
                <w:webHidden/>
              </w:rPr>
              <w:fldChar w:fldCharType="end"/>
            </w:r>
          </w:hyperlink>
        </w:p>
        <w:p w:rsidR="00184230" w:rsidRDefault="00184230">
          <w:pPr>
            <w:pStyle w:val="TOC2"/>
            <w:rPr>
              <w:rFonts w:eastAsiaTheme="minorEastAsia"/>
              <w:noProof/>
            </w:rPr>
          </w:pPr>
          <w:hyperlink w:anchor="_Toc477151189" w:history="1">
            <w:r w:rsidRPr="003B5A0F">
              <w:rPr>
                <w:rStyle w:val="Hyperlink"/>
                <w:noProof/>
              </w:rPr>
              <w:t>Installing a BASIC! Program into the Application</w:t>
            </w:r>
            <w:r>
              <w:rPr>
                <w:noProof/>
                <w:webHidden/>
              </w:rPr>
              <w:tab/>
            </w:r>
            <w:r>
              <w:rPr>
                <w:noProof/>
                <w:webHidden/>
              </w:rPr>
              <w:fldChar w:fldCharType="begin"/>
            </w:r>
            <w:r>
              <w:rPr>
                <w:noProof/>
                <w:webHidden/>
              </w:rPr>
              <w:instrText xml:space="preserve"> PAGEREF _Toc477151189 \h </w:instrText>
            </w:r>
            <w:r>
              <w:rPr>
                <w:noProof/>
                <w:webHidden/>
              </w:rPr>
            </w:r>
            <w:r>
              <w:rPr>
                <w:noProof/>
                <w:webHidden/>
              </w:rPr>
              <w:fldChar w:fldCharType="separate"/>
            </w:r>
            <w:r>
              <w:rPr>
                <w:noProof/>
                <w:webHidden/>
              </w:rPr>
              <w:t>227</w:t>
            </w:r>
            <w:r>
              <w:rPr>
                <w:noProof/>
                <w:webHidden/>
              </w:rPr>
              <w:fldChar w:fldCharType="end"/>
            </w:r>
          </w:hyperlink>
        </w:p>
        <w:p w:rsidR="00184230" w:rsidRDefault="00184230">
          <w:pPr>
            <w:pStyle w:val="TOC2"/>
            <w:rPr>
              <w:rFonts w:eastAsiaTheme="minorEastAsia"/>
              <w:noProof/>
            </w:rPr>
          </w:pPr>
          <w:hyperlink w:anchor="_Toc477151190" w:history="1">
            <w:r w:rsidRPr="003B5A0F">
              <w:rPr>
                <w:rStyle w:val="Hyperlink"/>
                <w:noProof/>
              </w:rPr>
              <w:t>Application Icons</w:t>
            </w:r>
            <w:r>
              <w:rPr>
                <w:noProof/>
                <w:webHidden/>
              </w:rPr>
              <w:tab/>
            </w:r>
            <w:r>
              <w:rPr>
                <w:noProof/>
                <w:webHidden/>
              </w:rPr>
              <w:fldChar w:fldCharType="begin"/>
            </w:r>
            <w:r>
              <w:rPr>
                <w:noProof/>
                <w:webHidden/>
              </w:rPr>
              <w:instrText xml:space="preserve"> PAGEREF _Toc477151190 \h </w:instrText>
            </w:r>
            <w:r>
              <w:rPr>
                <w:noProof/>
                <w:webHidden/>
              </w:rPr>
            </w:r>
            <w:r>
              <w:rPr>
                <w:noProof/>
                <w:webHidden/>
              </w:rPr>
              <w:fldChar w:fldCharType="separate"/>
            </w:r>
            <w:r>
              <w:rPr>
                <w:noProof/>
                <w:webHidden/>
              </w:rPr>
              <w:t>228</w:t>
            </w:r>
            <w:r>
              <w:rPr>
                <w:noProof/>
                <w:webHidden/>
              </w:rPr>
              <w:fldChar w:fldCharType="end"/>
            </w:r>
          </w:hyperlink>
        </w:p>
        <w:p w:rsidR="00184230" w:rsidRDefault="00184230">
          <w:pPr>
            <w:pStyle w:val="TOC2"/>
            <w:rPr>
              <w:rFonts w:eastAsiaTheme="minorEastAsia"/>
              <w:noProof/>
            </w:rPr>
          </w:pPr>
          <w:hyperlink w:anchor="_Toc477151191" w:history="1">
            <w:r w:rsidRPr="003B5A0F">
              <w:rPr>
                <w:rStyle w:val="Hyperlink"/>
                <w:noProof/>
              </w:rPr>
              <w:t>Modifications to the AndroidManifest.xml File</w:t>
            </w:r>
            <w:r>
              <w:rPr>
                <w:noProof/>
                <w:webHidden/>
              </w:rPr>
              <w:tab/>
            </w:r>
            <w:r>
              <w:rPr>
                <w:noProof/>
                <w:webHidden/>
              </w:rPr>
              <w:fldChar w:fldCharType="begin"/>
            </w:r>
            <w:r>
              <w:rPr>
                <w:noProof/>
                <w:webHidden/>
              </w:rPr>
              <w:instrText xml:space="preserve"> PAGEREF _Toc477151191 \h </w:instrText>
            </w:r>
            <w:r>
              <w:rPr>
                <w:noProof/>
                <w:webHidden/>
              </w:rPr>
            </w:r>
            <w:r>
              <w:rPr>
                <w:noProof/>
                <w:webHidden/>
              </w:rPr>
              <w:fldChar w:fldCharType="separate"/>
            </w:r>
            <w:r>
              <w:rPr>
                <w:noProof/>
                <w:webHidden/>
              </w:rPr>
              <w:t>229</w:t>
            </w:r>
            <w:r>
              <w:rPr>
                <w:noProof/>
                <w:webHidden/>
              </w:rPr>
              <w:fldChar w:fldCharType="end"/>
            </w:r>
          </w:hyperlink>
        </w:p>
        <w:p w:rsidR="00184230" w:rsidRDefault="00184230">
          <w:pPr>
            <w:pStyle w:val="TOC3"/>
            <w:rPr>
              <w:rFonts w:eastAsiaTheme="minorEastAsia"/>
              <w:noProof/>
            </w:rPr>
          </w:pPr>
          <w:hyperlink w:anchor="_Toc477151192" w:history="1">
            <w:r w:rsidRPr="003B5A0F">
              <w:rPr>
                <w:rStyle w:val="Hyperlink"/>
                <w:noProof/>
              </w:rPr>
              <w:t>Setting the Version Number and Version Name</w:t>
            </w:r>
            <w:r>
              <w:rPr>
                <w:noProof/>
                <w:webHidden/>
              </w:rPr>
              <w:tab/>
            </w:r>
            <w:r>
              <w:rPr>
                <w:noProof/>
                <w:webHidden/>
              </w:rPr>
              <w:fldChar w:fldCharType="begin"/>
            </w:r>
            <w:r>
              <w:rPr>
                <w:noProof/>
                <w:webHidden/>
              </w:rPr>
              <w:instrText xml:space="preserve"> PAGEREF _Toc477151192 \h </w:instrText>
            </w:r>
            <w:r>
              <w:rPr>
                <w:noProof/>
                <w:webHidden/>
              </w:rPr>
            </w:r>
            <w:r>
              <w:rPr>
                <w:noProof/>
                <w:webHidden/>
              </w:rPr>
              <w:fldChar w:fldCharType="separate"/>
            </w:r>
            <w:r>
              <w:rPr>
                <w:noProof/>
                <w:webHidden/>
              </w:rPr>
              <w:t>230</w:t>
            </w:r>
            <w:r>
              <w:rPr>
                <w:noProof/>
                <w:webHidden/>
              </w:rPr>
              <w:fldChar w:fldCharType="end"/>
            </w:r>
          </w:hyperlink>
        </w:p>
        <w:p w:rsidR="00184230" w:rsidRDefault="00184230">
          <w:pPr>
            <w:pStyle w:val="TOC3"/>
            <w:rPr>
              <w:rFonts w:eastAsiaTheme="minorEastAsia"/>
              <w:noProof/>
            </w:rPr>
          </w:pPr>
          <w:hyperlink w:anchor="_Toc477151193" w:history="1">
            <w:r w:rsidRPr="003B5A0F">
              <w:rPr>
                <w:rStyle w:val="Hyperlink"/>
                <w:noProof/>
              </w:rPr>
              <w:t>Permissions</w:t>
            </w:r>
            <w:r>
              <w:rPr>
                <w:noProof/>
                <w:webHidden/>
              </w:rPr>
              <w:tab/>
            </w:r>
            <w:r>
              <w:rPr>
                <w:noProof/>
                <w:webHidden/>
              </w:rPr>
              <w:fldChar w:fldCharType="begin"/>
            </w:r>
            <w:r>
              <w:rPr>
                <w:noProof/>
                <w:webHidden/>
              </w:rPr>
              <w:instrText xml:space="preserve"> PAGEREF _Toc477151193 \h </w:instrText>
            </w:r>
            <w:r>
              <w:rPr>
                <w:noProof/>
                <w:webHidden/>
              </w:rPr>
            </w:r>
            <w:r>
              <w:rPr>
                <w:noProof/>
                <w:webHidden/>
              </w:rPr>
              <w:fldChar w:fldCharType="separate"/>
            </w:r>
            <w:r>
              <w:rPr>
                <w:noProof/>
                <w:webHidden/>
              </w:rPr>
              <w:t>230</w:t>
            </w:r>
            <w:r>
              <w:rPr>
                <w:noProof/>
                <w:webHidden/>
              </w:rPr>
              <w:fldChar w:fldCharType="end"/>
            </w:r>
          </w:hyperlink>
        </w:p>
        <w:p w:rsidR="00184230" w:rsidRDefault="00184230">
          <w:pPr>
            <w:pStyle w:val="TOC3"/>
            <w:rPr>
              <w:rFonts w:eastAsiaTheme="minorEastAsia"/>
              <w:noProof/>
            </w:rPr>
          </w:pPr>
          <w:hyperlink w:anchor="_Toc477151194" w:history="1">
            <w:r w:rsidRPr="003B5A0F">
              <w:rPr>
                <w:rStyle w:val="Hyperlink"/>
                <w:noProof/>
              </w:rPr>
              <w:t>Disable the Shortcut Launcher</w:t>
            </w:r>
            <w:r>
              <w:rPr>
                <w:noProof/>
                <w:webHidden/>
              </w:rPr>
              <w:tab/>
            </w:r>
            <w:r>
              <w:rPr>
                <w:noProof/>
                <w:webHidden/>
              </w:rPr>
              <w:fldChar w:fldCharType="begin"/>
            </w:r>
            <w:r>
              <w:rPr>
                <w:noProof/>
                <w:webHidden/>
              </w:rPr>
              <w:instrText xml:space="preserve"> PAGEREF _Toc477151194 \h </w:instrText>
            </w:r>
            <w:r>
              <w:rPr>
                <w:noProof/>
                <w:webHidden/>
              </w:rPr>
            </w:r>
            <w:r>
              <w:rPr>
                <w:noProof/>
                <w:webHidden/>
              </w:rPr>
              <w:fldChar w:fldCharType="separate"/>
            </w:r>
            <w:r>
              <w:rPr>
                <w:noProof/>
                <w:webHidden/>
              </w:rPr>
              <w:t>230</w:t>
            </w:r>
            <w:r>
              <w:rPr>
                <w:noProof/>
                <w:webHidden/>
              </w:rPr>
              <w:fldChar w:fldCharType="end"/>
            </w:r>
          </w:hyperlink>
        </w:p>
        <w:p w:rsidR="00184230" w:rsidRDefault="00184230">
          <w:pPr>
            <w:pStyle w:val="TOC3"/>
            <w:rPr>
              <w:rFonts w:eastAsiaTheme="minorEastAsia"/>
              <w:noProof/>
            </w:rPr>
          </w:pPr>
          <w:hyperlink w:anchor="_Toc477151195" w:history="1">
            <w:r w:rsidRPr="003B5A0F">
              <w:rPr>
                <w:rStyle w:val="Hyperlink"/>
                <w:noProof/>
              </w:rPr>
              <w:t>Launch at device boot</w:t>
            </w:r>
            <w:r>
              <w:rPr>
                <w:noProof/>
                <w:webHidden/>
              </w:rPr>
              <w:tab/>
            </w:r>
            <w:r>
              <w:rPr>
                <w:noProof/>
                <w:webHidden/>
              </w:rPr>
              <w:fldChar w:fldCharType="begin"/>
            </w:r>
            <w:r>
              <w:rPr>
                <w:noProof/>
                <w:webHidden/>
              </w:rPr>
              <w:instrText xml:space="preserve"> PAGEREF _Toc477151195 \h </w:instrText>
            </w:r>
            <w:r>
              <w:rPr>
                <w:noProof/>
                <w:webHidden/>
              </w:rPr>
            </w:r>
            <w:r>
              <w:rPr>
                <w:noProof/>
                <w:webHidden/>
              </w:rPr>
              <w:fldChar w:fldCharType="separate"/>
            </w:r>
            <w:r>
              <w:rPr>
                <w:noProof/>
                <w:webHidden/>
              </w:rPr>
              <w:t>231</w:t>
            </w:r>
            <w:r>
              <w:rPr>
                <w:noProof/>
                <w:webHidden/>
              </w:rPr>
              <w:fldChar w:fldCharType="end"/>
            </w:r>
          </w:hyperlink>
        </w:p>
        <w:p w:rsidR="00184230" w:rsidRDefault="00184230">
          <w:pPr>
            <w:pStyle w:val="TOC2"/>
            <w:rPr>
              <w:rFonts w:eastAsiaTheme="minorEastAsia"/>
              <w:noProof/>
            </w:rPr>
          </w:pPr>
          <w:hyperlink w:anchor="_Toc477151196" w:history="1">
            <w:r w:rsidRPr="003B5A0F">
              <w:rPr>
                <w:rStyle w:val="Hyperlink"/>
                <w:noProof/>
              </w:rPr>
              <w:t>Preferences</w:t>
            </w:r>
            <w:r>
              <w:rPr>
                <w:noProof/>
                <w:webHidden/>
              </w:rPr>
              <w:tab/>
            </w:r>
            <w:r>
              <w:rPr>
                <w:noProof/>
                <w:webHidden/>
              </w:rPr>
              <w:fldChar w:fldCharType="begin"/>
            </w:r>
            <w:r>
              <w:rPr>
                <w:noProof/>
                <w:webHidden/>
              </w:rPr>
              <w:instrText xml:space="preserve"> PAGEREF _Toc477151196 \h </w:instrText>
            </w:r>
            <w:r>
              <w:rPr>
                <w:noProof/>
                <w:webHidden/>
              </w:rPr>
            </w:r>
            <w:r>
              <w:rPr>
                <w:noProof/>
                <w:webHidden/>
              </w:rPr>
              <w:fldChar w:fldCharType="separate"/>
            </w:r>
            <w:r>
              <w:rPr>
                <w:noProof/>
                <w:webHidden/>
              </w:rPr>
              <w:t>232</w:t>
            </w:r>
            <w:r>
              <w:rPr>
                <w:noProof/>
                <w:webHidden/>
              </w:rPr>
              <w:fldChar w:fldCharType="end"/>
            </w:r>
          </w:hyperlink>
        </w:p>
        <w:p w:rsidR="00184230" w:rsidRDefault="00184230">
          <w:pPr>
            <w:pStyle w:val="TOC2"/>
            <w:rPr>
              <w:rFonts w:eastAsiaTheme="minorEastAsia"/>
              <w:noProof/>
            </w:rPr>
          </w:pPr>
          <w:hyperlink w:anchor="_Toc477151197" w:history="1">
            <w:r w:rsidRPr="003B5A0F">
              <w:rPr>
                <w:rStyle w:val="Hyperlink"/>
                <w:noProof/>
              </w:rPr>
              <w:t>Finished</w:t>
            </w:r>
            <w:r>
              <w:rPr>
                <w:noProof/>
                <w:webHidden/>
              </w:rPr>
              <w:tab/>
            </w:r>
            <w:r>
              <w:rPr>
                <w:noProof/>
                <w:webHidden/>
              </w:rPr>
              <w:fldChar w:fldCharType="begin"/>
            </w:r>
            <w:r>
              <w:rPr>
                <w:noProof/>
                <w:webHidden/>
              </w:rPr>
              <w:instrText xml:space="preserve"> PAGEREF _Toc477151197 \h </w:instrText>
            </w:r>
            <w:r>
              <w:rPr>
                <w:noProof/>
                <w:webHidden/>
              </w:rPr>
            </w:r>
            <w:r>
              <w:rPr>
                <w:noProof/>
                <w:webHidden/>
              </w:rPr>
              <w:fldChar w:fldCharType="separate"/>
            </w:r>
            <w:r>
              <w:rPr>
                <w:noProof/>
                <w:webHidden/>
              </w:rPr>
              <w:t>233</w:t>
            </w:r>
            <w:r>
              <w:rPr>
                <w:noProof/>
                <w:webHidden/>
              </w:rPr>
              <w:fldChar w:fldCharType="end"/>
            </w:r>
          </w:hyperlink>
        </w:p>
        <w:p w:rsidR="00184230" w:rsidRDefault="00184230">
          <w:pPr>
            <w:pStyle w:val="TOC1"/>
            <w:tabs>
              <w:tab w:val="right" w:leader="dot" w:pos="9350"/>
            </w:tabs>
            <w:rPr>
              <w:rFonts w:eastAsiaTheme="minorEastAsia"/>
              <w:noProof/>
            </w:rPr>
          </w:pPr>
          <w:hyperlink w:anchor="_Toc477151198" w:history="1">
            <w:r w:rsidRPr="003B5A0F">
              <w:rPr>
                <w:rStyle w:val="Hyperlink"/>
                <w:noProof/>
              </w:rPr>
              <w:t>Appendix E – BASIC! Distribution License</w:t>
            </w:r>
            <w:r>
              <w:rPr>
                <w:noProof/>
                <w:webHidden/>
              </w:rPr>
              <w:tab/>
            </w:r>
            <w:r>
              <w:rPr>
                <w:noProof/>
                <w:webHidden/>
              </w:rPr>
              <w:fldChar w:fldCharType="begin"/>
            </w:r>
            <w:r>
              <w:rPr>
                <w:noProof/>
                <w:webHidden/>
              </w:rPr>
              <w:instrText xml:space="preserve"> PAGEREF _Toc477151198 \h </w:instrText>
            </w:r>
            <w:r>
              <w:rPr>
                <w:noProof/>
                <w:webHidden/>
              </w:rPr>
            </w:r>
            <w:r>
              <w:rPr>
                <w:noProof/>
                <w:webHidden/>
              </w:rPr>
              <w:fldChar w:fldCharType="separate"/>
            </w:r>
            <w:r>
              <w:rPr>
                <w:noProof/>
                <w:webHidden/>
              </w:rPr>
              <w:t>234</w:t>
            </w:r>
            <w:r>
              <w:rPr>
                <w:noProof/>
                <w:webHidden/>
              </w:rPr>
              <w:fldChar w:fldCharType="end"/>
            </w:r>
          </w:hyperlink>
        </w:p>
        <w:p w:rsidR="00184230" w:rsidRDefault="00184230">
          <w:pPr>
            <w:pStyle w:val="TOC2"/>
            <w:rPr>
              <w:rFonts w:eastAsiaTheme="minorEastAsia"/>
              <w:noProof/>
            </w:rPr>
          </w:pPr>
          <w:hyperlink w:anchor="_Toc477151199" w:history="1">
            <w:r w:rsidRPr="003B5A0F">
              <w:rPr>
                <w:rStyle w:val="Hyperlink"/>
                <w:rFonts w:eastAsia="Times New Roman"/>
                <w:noProof/>
              </w:rPr>
              <w:t>Apache Commons</w:t>
            </w:r>
            <w:r>
              <w:rPr>
                <w:noProof/>
                <w:webHidden/>
              </w:rPr>
              <w:tab/>
            </w:r>
            <w:r>
              <w:rPr>
                <w:noProof/>
                <w:webHidden/>
              </w:rPr>
              <w:fldChar w:fldCharType="begin"/>
            </w:r>
            <w:r>
              <w:rPr>
                <w:noProof/>
                <w:webHidden/>
              </w:rPr>
              <w:instrText xml:space="preserve"> PAGEREF _Toc477151199 \h </w:instrText>
            </w:r>
            <w:r>
              <w:rPr>
                <w:noProof/>
                <w:webHidden/>
              </w:rPr>
            </w:r>
            <w:r>
              <w:rPr>
                <w:noProof/>
                <w:webHidden/>
              </w:rPr>
              <w:fldChar w:fldCharType="separate"/>
            </w:r>
            <w:r>
              <w:rPr>
                <w:noProof/>
                <w:webHidden/>
              </w:rPr>
              <w:t>245</w:t>
            </w:r>
            <w:r>
              <w:rPr>
                <w:noProof/>
                <w:webHidden/>
              </w:rPr>
              <w:fldChar w:fldCharType="end"/>
            </w:r>
          </w:hyperlink>
        </w:p>
        <w:p w:rsidR="00CD5746" w:rsidRDefault="00520661">
          <w:r>
            <w:rPr>
              <w:b/>
              <w:bCs/>
              <w:noProof/>
            </w:rPr>
            <w:fldChar w:fldCharType="end"/>
          </w:r>
        </w:p>
      </w:sdtContent>
    </w:sdt>
    <w:p w:rsidR="00064566" w:rsidRDefault="00064566" w:rsidP="00064566">
      <w:pPr>
        <w:jc w:val="both"/>
      </w:pPr>
    </w:p>
    <w:p w:rsidR="005862A4" w:rsidRDefault="005862A4">
      <w:r>
        <w:br w:type="page"/>
      </w:r>
    </w:p>
    <w:p w:rsidR="00421C4F" w:rsidRPr="00421C4F" w:rsidRDefault="00ED0E8A" w:rsidP="005862A4">
      <w:pPr>
        <w:pStyle w:val="Heading1"/>
      </w:pPr>
      <w:bookmarkStart w:id="8" w:name="Changes"/>
      <w:bookmarkStart w:id="9" w:name="_Toc477150518"/>
      <w:bookmarkEnd w:id="8"/>
      <w:r>
        <w:lastRenderedPageBreak/>
        <w:t>Changes in this Version</w:t>
      </w:r>
      <w:bookmarkEnd w:id="9"/>
    </w:p>
    <w:p w:rsidR="00C265D0" w:rsidRDefault="0002087A" w:rsidP="00E71007">
      <w:pPr>
        <w:pStyle w:val="ListParagraph"/>
        <w:numPr>
          <w:ilvl w:val="0"/>
          <w:numId w:val="3"/>
        </w:numPr>
        <w:rPr>
          <w:ins w:id="10" w:author="Sammartano, Marc (BIC USA)" w:date="2016-04-10T17:23:00Z"/>
        </w:rPr>
      </w:pPr>
      <w:r>
        <w:t>Clarifica</w:t>
      </w:r>
      <w:r w:rsidR="00C265D0">
        <w:t>tions and additional explanations:</w:t>
      </w:r>
    </w:p>
    <w:p w:rsidR="00A5659D" w:rsidRDefault="00A5659D" w:rsidP="00A5659D">
      <w:pPr>
        <w:pStyle w:val="ListParagraph"/>
        <w:numPr>
          <w:ilvl w:val="1"/>
          <w:numId w:val="3"/>
        </w:numPr>
        <w:rPr>
          <w:ins w:id="11" w:author="Sammartano, Marc (BIC USA)" w:date="2017-03-04T18:40:00Z"/>
        </w:rPr>
      </w:pPr>
      <w:ins w:id="12" w:author="Sammartano, Marc (BIC USA)" w:date="2017-03-04T18:40:00Z">
        <w:r>
          <w:t>Labels may not start with keywords. Variable names may, but this is not recommended.</w:t>
        </w:r>
      </w:ins>
    </w:p>
    <w:p w:rsidR="00A5659D" w:rsidRDefault="00A5659D" w:rsidP="00A5659D">
      <w:pPr>
        <w:pStyle w:val="ListParagraph"/>
        <w:numPr>
          <w:ilvl w:val="1"/>
          <w:numId w:val="3"/>
        </w:numPr>
        <w:rPr>
          <w:ins w:id="13" w:author="Sammartano, Marc (BIC USA)" w:date="2017-03-04T18:41:00Z"/>
        </w:rPr>
      </w:pPr>
      <w:ins w:id="14" w:author="Sammartano, Marc (BIC USA)" w:date="2017-03-04T18:41:00Z">
        <w:r>
          <w:t>Clarified precedence of logical and arithmetic operators.</w:t>
        </w:r>
      </w:ins>
    </w:p>
    <w:p w:rsidR="006C74BA" w:rsidRDefault="006C74BA" w:rsidP="006C74BA">
      <w:pPr>
        <w:pStyle w:val="ListParagraph"/>
        <w:numPr>
          <w:ilvl w:val="1"/>
          <w:numId w:val="3"/>
        </w:numPr>
        <w:rPr>
          <w:ins w:id="15" w:author="Sammartano, Marc (BIC USA)" w:date="2016-04-10T17:24:00Z"/>
        </w:rPr>
      </w:pPr>
      <w:ins w:id="16" w:author="Sammartano, Marc (BIC USA)" w:date="2016-04-10T17:23:00Z">
        <w:r>
          <w:t xml:space="preserve">A file may be </w:t>
        </w:r>
        <w:r w:rsidRPr="006C74BA">
          <w:rPr>
            <w:b/>
          </w:rPr>
          <w:t>I</w:t>
        </w:r>
      </w:ins>
      <w:ins w:id="17" w:author="Sammartano, Marc (BIC USA)" w:date="2016-04-10T21:20:00Z">
        <w:r w:rsidR="007F2353">
          <w:rPr>
            <w:b/>
          </w:rPr>
          <w:t>nclude</w:t>
        </w:r>
      </w:ins>
      <w:ins w:id="18" w:author="Sammartano, Marc (BIC USA)" w:date="2016-04-10T17:23:00Z">
        <w:r>
          <w:t>d only once in a program.</w:t>
        </w:r>
      </w:ins>
    </w:p>
    <w:p w:rsidR="00B31E47" w:rsidRDefault="00B31E47" w:rsidP="006C74BA">
      <w:pPr>
        <w:pStyle w:val="ListParagraph"/>
        <w:numPr>
          <w:ilvl w:val="1"/>
          <w:numId w:val="3"/>
        </w:numPr>
        <w:rPr>
          <w:ins w:id="19" w:author="Sammartano, Marc (BIC USA)" w:date="2017-03-04T18:42:00Z"/>
        </w:rPr>
      </w:pPr>
      <w:ins w:id="20" w:author="Sammartano, Marc (BIC USA)" w:date="2016-05-12T14:04:00Z">
        <w:r>
          <w:t>OnMenuKey</w:t>
        </w:r>
      </w:ins>
      <w:ins w:id="21" w:author="Sammartano, Marc (BIC USA)" w:date="2016-05-12T14:05:00Z">
        <w:r>
          <w:t>:</w:t>
        </w:r>
      </w:ins>
      <w:ins w:id="22" w:author="Sammartano, Marc (BIC USA)" w:date="2016-05-12T14:04:00Z">
        <w:r>
          <w:t xml:space="preserve"> does not </w:t>
        </w:r>
      </w:ins>
      <w:ins w:id="23" w:author="Sammartano, Marc (BIC USA)" w:date="2016-05-12T14:05:00Z">
        <w:r>
          <w:t>work on many devices, because they have no MENU key</w:t>
        </w:r>
      </w:ins>
      <w:ins w:id="24" w:author="Sammartano, Marc (BIC USA)" w:date="2016-05-12T14:04:00Z">
        <w:r>
          <w:t>.</w:t>
        </w:r>
      </w:ins>
    </w:p>
    <w:p w:rsidR="00A5659D" w:rsidRDefault="00A5659D" w:rsidP="006C74BA">
      <w:pPr>
        <w:pStyle w:val="ListParagraph"/>
        <w:numPr>
          <w:ilvl w:val="1"/>
          <w:numId w:val="3"/>
        </w:numPr>
        <w:rPr>
          <w:ins w:id="25" w:author="Sammartano, Marc (BIC USA)" w:date="2017-03-04T18:35:00Z"/>
        </w:rPr>
      </w:pPr>
      <w:ins w:id="26" w:author="Sammartano, Marc (BIC USA)" w:date="2017-03-04T18:42:00Z">
        <w:r>
          <w:t xml:space="preserve">More complete explanation of </w:t>
        </w:r>
      </w:ins>
      <w:ins w:id="27" w:author="Sammartano, Marc (BIC USA)" w:date="2017-03-04T18:43:00Z">
        <w:r>
          <w:t>how BASIC! paths differ from Android paths.</w:t>
        </w:r>
      </w:ins>
    </w:p>
    <w:p w:rsidR="00C42C9A" w:rsidRDefault="00C42C9A" w:rsidP="006C74BA">
      <w:pPr>
        <w:pStyle w:val="ListParagraph"/>
        <w:numPr>
          <w:ilvl w:val="1"/>
          <w:numId w:val="3"/>
        </w:numPr>
        <w:rPr>
          <w:ins w:id="28" w:author="Sammartano, Marc (BIC USA)" w:date="2017-03-04T18:44:00Z"/>
        </w:rPr>
      </w:pPr>
      <w:ins w:id="29" w:author="Sammartano, Marc (BIC USA)" w:date="2016-08-31T16:39:00Z">
        <w:r>
          <w:t>Better explanation of</w:t>
        </w:r>
      </w:ins>
      <w:ins w:id="30" w:author="Sammartano, Marc (BIC USA)" w:date="2016-08-31T16:40:00Z">
        <w:r>
          <w:t xml:space="preserve"> </w:t>
        </w:r>
        <w:r>
          <w:rPr>
            <w:b/>
          </w:rPr>
          <w:t>Array.Copy</w:t>
        </w:r>
        <w:r>
          <w:t>.</w:t>
        </w:r>
      </w:ins>
    </w:p>
    <w:p w:rsidR="00A5659D" w:rsidRDefault="00A5659D" w:rsidP="006C74BA">
      <w:pPr>
        <w:pStyle w:val="ListParagraph"/>
        <w:numPr>
          <w:ilvl w:val="1"/>
          <w:numId w:val="3"/>
        </w:numPr>
        <w:rPr>
          <w:ins w:id="31" w:author="Sammartano, Marc (BIC USA)" w:date="2016-11-26T11:33:00Z"/>
        </w:rPr>
      </w:pPr>
      <w:ins w:id="32" w:author="Sammartano, Marc (BIC USA)" w:date="2017-03-04T18:45:00Z">
        <w:r>
          <w:t>Copied</w:t>
        </w:r>
      </w:ins>
      <w:ins w:id="33" w:author="Sammartano, Marc (BIC USA)" w:date="2017-03-04T18:44:00Z">
        <w:r>
          <w:t xml:space="preserve"> description of file modes </w:t>
        </w:r>
      </w:ins>
      <w:ins w:id="34" w:author="Sammartano, Marc (BIC USA)" w:date="2017-03-04T18:45:00Z">
        <w:r>
          <w:t>from</w:t>
        </w:r>
      </w:ins>
      <w:ins w:id="35" w:author="Sammartano, Marc (BIC USA)" w:date="2017-03-04T18:44:00Z">
        <w:r>
          <w:t xml:space="preserve"> </w:t>
        </w:r>
        <w:r>
          <w:rPr>
            <w:b/>
          </w:rPr>
          <w:t>Byte.open</w:t>
        </w:r>
      </w:ins>
      <w:ins w:id="36" w:author="Sammartano, Marc (BIC USA)" w:date="2017-03-04T18:45:00Z">
        <w:r>
          <w:t xml:space="preserve"> to </w:t>
        </w:r>
        <w:r>
          <w:rPr>
            <w:b/>
          </w:rPr>
          <w:t>Text.open</w:t>
        </w:r>
        <w:r>
          <w:t>.</w:t>
        </w:r>
      </w:ins>
    </w:p>
    <w:p w:rsidR="0077755E" w:rsidRDefault="0077755E" w:rsidP="006C74BA">
      <w:pPr>
        <w:pStyle w:val="ListParagraph"/>
        <w:numPr>
          <w:ilvl w:val="1"/>
          <w:numId w:val="3"/>
        </w:numPr>
        <w:rPr>
          <w:ins w:id="37" w:author="Sammartano, Marc (BIC USA)" w:date="2016-07-05T15:45:00Z"/>
        </w:rPr>
      </w:pPr>
      <w:ins w:id="38" w:author="Sammartano, Marc (BIC USA)" w:date="2016-11-26T11:33:00Z">
        <w:r>
          <w:t xml:space="preserve">Clarification of what is copied by </w:t>
        </w:r>
        <w:r>
          <w:rPr>
            <w:b/>
          </w:rPr>
          <w:t>Byte.Copy</w:t>
        </w:r>
        <w:r>
          <w:t>.</w:t>
        </w:r>
      </w:ins>
    </w:p>
    <w:p w:rsidR="00053646" w:rsidRDefault="00053646" w:rsidP="006C74BA">
      <w:pPr>
        <w:pStyle w:val="ListParagraph"/>
        <w:numPr>
          <w:ilvl w:val="1"/>
          <w:numId w:val="3"/>
        </w:numPr>
      </w:pPr>
      <w:ins w:id="39" w:author="Sammartano, Marc (BIC USA)" w:date="2016-07-05T15:45:00Z">
        <w:r>
          <w:t xml:space="preserve">In </w:t>
        </w:r>
        <w:r>
          <w:rPr>
            <w:b/>
          </w:rPr>
          <w:t>Appendix D</w:t>
        </w:r>
      </w:ins>
      <w:ins w:id="40" w:author="Sammartano, Marc (BIC USA)" w:date="2016-07-05T15:46:00Z">
        <w:r>
          <w:t xml:space="preserve">, described file-handling commands that cannot read </w:t>
        </w:r>
        <w:r>
          <w:rPr>
            <w:b/>
          </w:rPr>
          <w:t>res</w:t>
        </w:r>
        <w:r>
          <w:t xml:space="preserve"> or</w:t>
        </w:r>
        <w:r>
          <w:rPr>
            <w:b/>
          </w:rPr>
          <w:t xml:space="preserve"> assets</w:t>
        </w:r>
        <w:r>
          <w:t>.</w:t>
        </w:r>
      </w:ins>
    </w:p>
    <w:p w:rsidR="00B85F06" w:rsidRDefault="00B85F06" w:rsidP="00E71007">
      <w:pPr>
        <w:pStyle w:val="ListParagraph"/>
        <w:numPr>
          <w:ilvl w:val="0"/>
          <w:numId w:val="3"/>
        </w:numPr>
        <w:rPr>
          <w:ins w:id="41" w:author="Sammartano, Marc (BIC USA)" w:date="2016-07-27T16:28:00Z"/>
        </w:rPr>
      </w:pPr>
      <w:r>
        <w:t>Corrected errors:</w:t>
      </w:r>
    </w:p>
    <w:p w:rsidR="00E563FF" w:rsidRDefault="00B33A30" w:rsidP="00E563FF">
      <w:pPr>
        <w:pStyle w:val="ListParagraph"/>
        <w:numPr>
          <w:ilvl w:val="1"/>
          <w:numId w:val="3"/>
        </w:numPr>
        <w:rPr>
          <w:ins w:id="42" w:author="Sammartano, Marc (BIC USA)" w:date="2016-11-26T11:34:00Z"/>
        </w:rPr>
      </w:pPr>
      <w:ins w:id="43" w:author="Sammartano, Marc (BIC USA)" w:date="2016-07-28T15:31:00Z">
        <w:r>
          <w:t>The "\n" metacharacter is not CR/LF, it is just LF.</w:t>
        </w:r>
      </w:ins>
    </w:p>
    <w:p w:rsidR="0077755E" w:rsidRDefault="0077755E" w:rsidP="00E563FF">
      <w:pPr>
        <w:pStyle w:val="ListParagraph"/>
        <w:numPr>
          <w:ilvl w:val="1"/>
          <w:numId w:val="3"/>
        </w:numPr>
      </w:pPr>
      <w:ins w:id="44" w:author="Sammartano, Marc (BIC USA)" w:date="2016-11-26T11:34:00Z">
        <w:r>
          <w:t xml:space="preserve">Fixed code sample for computed </w:t>
        </w:r>
      </w:ins>
      <w:ins w:id="45" w:author="Sammartano, Marc (BIC USA)" w:date="2016-11-26T11:35:00Z">
        <w:r w:rsidRPr="0077755E">
          <w:rPr>
            <w:b/>
          </w:rPr>
          <w:t>Goto</w:t>
        </w:r>
        <w:r>
          <w:t>.</w:t>
        </w:r>
      </w:ins>
    </w:p>
    <w:p w:rsidR="009A792E" w:rsidRDefault="00EE3149" w:rsidP="00E71007">
      <w:pPr>
        <w:pStyle w:val="ListParagraph"/>
        <w:numPr>
          <w:ilvl w:val="0"/>
          <w:numId w:val="3"/>
        </w:numPr>
        <w:rPr>
          <w:ins w:id="46" w:author="Sammartano, Marc (BIC USA)" w:date="2016-04-10T21:20:00Z"/>
        </w:rPr>
      </w:pPr>
      <w:r>
        <w:t xml:space="preserve">New </w:t>
      </w:r>
      <w:r w:rsidR="000A7FE7">
        <w:t xml:space="preserve">BASIC! </w:t>
      </w:r>
      <w:r w:rsidR="00F157B6">
        <w:t xml:space="preserve">functions </w:t>
      </w:r>
      <w:r w:rsidR="0086640E">
        <w:t xml:space="preserve">and </w:t>
      </w:r>
      <w:r>
        <w:t>commands:</w:t>
      </w:r>
    </w:p>
    <w:p w:rsidR="007F2353" w:rsidRPr="003958AB" w:rsidRDefault="007F2353" w:rsidP="007F2353">
      <w:pPr>
        <w:pStyle w:val="ListParagraph"/>
        <w:numPr>
          <w:ilvl w:val="1"/>
          <w:numId w:val="3"/>
        </w:numPr>
        <w:rPr>
          <w:ins w:id="47" w:author="Sammartano, Marc (BIC USA)" w:date="2017-03-05T04:45:00Z"/>
        </w:rPr>
      </w:pPr>
      <w:ins w:id="48" w:author="Sammartano, Marc (BIC USA)" w:date="2016-04-10T21:20:00Z">
        <w:r>
          <w:rPr>
            <w:b/>
          </w:rPr>
          <w:t>Device.</w:t>
        </w:r>
      </w:ins>
      <w:ins w:id="49" w:author="Sammartano, Marc (BIC USA)" w:date="2017-03-05T04:45:00Z">
        <w:r w:rsidR="003958AB">
          <w:rPr>
            <w:b/>
          </w:rPr>
          <w:t>l</w:t>
        </w:r>
      </w:ins>
      <w:ins w:id="50" w:author="Sammartano, Marc (BIC USA)" w:date="2016-04-10T21:20:00Z">
        <w:r>
          <w:rPr>
            <w:b/>
          </w:rPr>
          <w:t>anguage</w:t>
        </w:r>
      </w:ins>
      <w:ins w:id="51" w:author="Sammartano, Marc (BIC USA)" w:date="2016-04-10T21:21:00Z">
        <w:r>
          <w:t xml:space="preserve"> and </w:t>
        </w:r>
        <w:r>
          <w:rPr>
            <w:b/>
          </w:rPr>
          <w:t>Device.</w:t>
        </w:r>
      </w:ins>
      <w:ins w:id="52" w:author="Sammartano, Marc (BIC USA)" w:date="2017-03-05T04:45:00Z">
        <w:r w:rsidR="003958AB">
          <w:rPr>
            <w:b/>
          </w:rPr>
          <w:t>l</w:t>
        </w:r>
      </w:ins>
      <w:ins w:id="53" w:author="Sammartano, Marc (BIC USA)" w:date="2016-04-10T21:21:00Z">
        <w:r>
          <w:rPr>
            <w:b/>
          </w:rPr>
          <w:t>ocale</w:t>
        </w:r>
      </w:ins>
    </w:p>
    <w:p w:rsidR="003958AB" w:rsidRPr="00F7259B" w:rsidRDefault="003958AB" w:rsidP="007F2353">
      <w:pPr>
        <w:pStyle w:val="ListParagraph"/>
        <w:numPr>
          <w:ilvl w:val="1"/>
          <w:numId w:val="3"/>
        </w:numPr>
        <w:rPr>
          <w:ins w:id="54" w:author="Sammartano, Marc (BIC USA)" w:date="2017-03-04T19:03:00Z"/>
        </w:rPr>
      </w:pPr>
      <w:ins w:id="55" w:author="Sammartano, Marc (BIC USA)" w:date="2017-03-05T04:45:00Z">
        <w:r>
          <w:rPr>
            <w:b/>
          </w:rPr>
          <w:t>Program.info</w:t>
        </w:r>
      </w:ins>
    </w:p>
    <w:p w:rsidR="00F7259B" w:rsidRDefault="003958AB" w:rsidP="00F7259B">
      <w:pPr>
        <w:pStyle w:val="ListParagraph"/>
        <w:numPr>
          <w:ilvl w:val="1"/>
          <w:numId w:val="3"/>
        </w:numPr>
      </w:pPr>
      <w:ins w:id="56" w:author="Sammartano, Marc (BIC USA)" w:date="2017-03-04T19:03:00Z">
        <w:r>
          <w:t>S</w:t>
        </w:r>
      </w:ins>
      <w:ins w:id="57" w:author="Sammartano, Marc (BIC USA)" w:date="2017-03-04T19:04:00Z">
        <w:r w:rsidR="00F7259B">
          <w:t>ix</w:t>
        </w:r>
      </w:ins>
      <w:ins w:id="58" w:author="Sammartano, Marc (BIC USA)" w:date="2017-03-04T19:03:00Z">
        <w:r w:rsidR="00F7259B">
          <w:t xml:space="preserve"> new </w:t>
        </w:r>
        <w:r w:rsidR="00F7259B">
          <w:rPr>
            <w:b/>
          </w:rPr>
          <w:t>ZIP</w:t>
        </w:r>
        <w:r w:rsidR="00F7259B">
          <w:t xml:space="preserve"> commands: </w:t>
        </w:r>
      </w:ins>
      <w:ins w:id="59" w:author="Sammartano, Marc (BIC USA)" w:date="2017-03-04T19:04:00Z">
        <w:r w:rsidR="00F7259B">
          <w:rPr>
            <w:b/>
          </w:rPr>
          <w:t>count</w:t>
        </w:r>
        <w:r w:rsidR="00F7259B">
          <w:t xml:space="preserve">, </w:t>
        </w:r>
        <w:r w:rsidR="00F7259B">
          <w:rPr>
            <w:b/>
          </w:rPr>
          <w:t>dir</w:t>
        </w:r>
        <w:r w:rsidR="00F7259B">
          <w:t xml:space="preserve">, </w:t>
        </w:r>
        <w:r w:rsidR="00F7259B">
          <w:rPr>
            <w:b/>
          </w:rPr>
          <w:t>open</w:t>
        </w:r>
        <w:r w:rsidR="00F7259B">
          <w:t xml:space="preserve">, </w:t>
        </w:r>
        <w:r w:rsidR="00F7259B">
          <w:rPr>
            <w:b/>
          </w:rPr>
          <w:t>close</w:t>
        </w:r>
        <w:r w:rsidR="00F7259B">
          <w:t xml:space="preserve">, </w:t>
        </w:r>
        <w:r w:rsidR="00F7259B">
          <w:rPr>
            <w:b/>
          </w:rPr>
          <w:t>read</w:t>
        </w:r>
        <w:r w:rsidR="00F7259B">
          <w:t xml:space="preserve">, </w:t>
        </w:r>
        <w:r w:rsidR="00F7259B">
          <w:rPr>
            <w:b/>
          </w:rPr>
          <w:t>write</w:t>
        </w:r>
        <w:r w:rsidR="00F7259B">
          <w:t>.</w:t>
        </w:r>
      </w:ins>
    </w:p>
    <w:p w:rsidR="00EE538D" w:rsidRDefault="000A7FE7" w:rsidP="00E71007">
      <w:pPr>
        <w:pStyle w:val="ListParagraph"/>
        <w:numPr>
          <w:ilvl w:val="0"/>
          <w:numId w:val="3"/>
        </w:numPr>
        <w:rPr>
          <w:ins w:id="60" w:author="Sammartano, Marc (BIC USA)" w:date="2016-04-10T20:11:00Z"/>
        </w:rPr>
      </w:pPr>
      <w:r>
        <w:t>Other c</w:t>
      </w:r>
      <w:r w:rsidR="00EE538D">
        <w:t>hanges in BASIC!:</w:t>
      </w:r>
    </w:p>
    <w:p w:rsidR="00E23749" w:rsidRDefault="00E23749" w:rsidP="00D30C59">
      <w:pPr>
        <w:pStyle w:val="ListParagraph"/>
        <w:numPr>
          <w:ilvl w:val="1"/>
          <w:numId w:val="3"/>
        </w:numPr>
        <w:rPr>
          <w:ins w:id="61" w:author="Sammartano, Marc (BIC USA)" w:date="2017-03-12T22:16:00Z"/>
        </w:rPr>
      </w:pPr>
      <w:ins w:id="62" w:author="Sammartano, Marc (BIC USA)" w:date="2017-03-12T22:18:00Z">
        <w:r>
          <w:t xml:space="preserve">Expanded </w:t>
        </w:r>
      </w:ins>
      <w:ins w:id="63" w:author="Sammartano, Marc (BIC USA)" w:date="2017-03-12T23:05:00Z">
        <w:r w:rsidR="00C16347">
          <w:t xml:space="preserve">the </w:t>
        </w:r>
      </w:ins>
      <w:ins w:id="64" w:author="Sammartano, Marc (BIC USA)" w:date="2017-03-12T22:18:00Z">
        <w:r>
          <w:rPr>
            <w:b/>
          </w:rPr>
          <w:t>About</w:t>
        </w:r>
      </w:ins>
      <w:ins w:id="65" w:author="Sammartano, Marc (BIC USA)" w:date="2017-03-12T23:06:00Z">
        <w:r w:rsidR="00C16347">
          <w:t xml:space="preserve"> option of the Editor Menu.</w:t>
        </w:r>
      </w:ins>
      <w:ins w:id="66" w:author="Sammartano, Marc (BIC USA)" w:date="2017-03-12T22:18:00Z">
        <w:r>
          <w:t xml:space="preserve"> Includes </w:t>
        </w:r>
      </w:ins>
      <w:ins w:id="67" w:author="Sammartano, Marc (BIC USA)" w:date="2017-03-12T23:06:00Z">
        <w:r w:rsidR="001D7F89">
          <w:t xml:space="preserve">a link to BASIC!’s </w:t>
        </w:r>
      </w:ins>
      <w:ins w:id="68" w:author="Sammartano, Marc (BIC USA)" w:date="2017-03-12T22:18:00Z">
        <w:r>
          <w:t>Privacy Policy</w:t>
        </w:r>
        <w:r w:rsidR="001D7F89">
          <w:t xml:space="preserve"> as required for </w:t>
        </w:r>
      </w:ins>
      <w:ins w:id="69" w:author="Sammartano, Marc (BIC USA)" w:date="2017-03-12T23:07:00Z">
        <w:r w:rsidR="001D7F89">
          <w:t>distribution</w:t>
        </w:r>
      </w:ins>
      <w:ins w:id="70" w:author="Sammartano, Marc (BIC USA)" w:date="2017-03-12T22:18:00Z">
        <w:r w:rsidR="001D7F89">
          <w:t xml:space="preserve"> </w:t>
        </w:r>
      </w:ins>
      <w:ins w:id="71" w:author="Sammartano, Marc (BIC USA)" w:date="2017-03-12T23:07:00Z">
        <w:r w:rsidR="001D7F89">
          <w:t xml:space="preserve">on </w:t>
        </w:r>
      </w:ins>
      <w:ins w:id="72" w:author="Sammartano, Marc (BIC USA)" w:date="2017-03-12T22:18:00Z">
        <w:r>
          <w:t>Google Play.</w:t>
        </w:r>
      </w:ins>
    </w:p>
    <w:p w:rsidR="0084160B" w:rsidRDefault="0084160B" w:rsidP="00D30C59">
      <w:pPr>
        <w:pStyle w:val="ListParagraph"/>
        <w:numPr>
          <w:ilvl w:val="1"/>
          <w:numId w:val="3"/>
        </w:numPr>
        <w:rPr>
          <w:ins w:id="73" w:author="Sammartano, Marc (BIC USA)" w:date="2016-06-27T15:33:00Z"/>
        </w:rPr>
      </w:pPr>
      <w:ins w:id="74" w:author="Sammartano, Marc (BIC USA)" w:date="2016-05-13T11:11:00Z">
        <w:r>
          <w:t xml:space="preserve">Added "ENCRYPT_RAW" and "DECRYPT_RAW" types to </w:t>
        </w:r>
        <w:r>
          <w:rPr>
            <w:b/>
          </w:rPr>
          <w:t>ENCODE$()</w:t>
        </w:r>
      </w:ins>
      <w:ins w:id="75" w:author="Sammartano, Marc (BIC USA)" w:date="2016-05-13T11:12:00Z">
        <w:r>
          <w:t xml:space="preserve"> and </w:t>
        </w:r>
        <w:r>
          <w:rPr>
            <w:b/>
          </w:rPr>
          <w:t>DECODE$()</w:t>
        </w:r>
        <w:r>
          <w:t>.</w:t>
        </w:r>
      </w:ins>
    </w:p>
    <w:p w:rsidR="00D30C59" w:rsidRDefault="00FD05E6" w:rsidP="00EA3B5D">
      <w:pPr>
        <w:pStyle w:val="ListParagraph"/>
        <w:numPr>
          <w:ilvl w:val="1"/>
          <w:numId w:val="3"/>
        </w:numPr>
        <w:rPr>
          <w:ins w:id="76" w:author="Sammartano, Marc (BIC USA)" w:date="2017-03-04T19:05:00Z"/>
        </w:rPr>
      </w:pPr>
      <w:ins w:id="77" w:author="Sammartano, Marc (BIC USA)" w:date="2016-05-13T15:49:00Z">
        <w:r>
          <w:t xml:space="preserve">Most </w:t>
        </w:r>
      </w:ins>
      <w:ins w:id="78" w:author="Sammartano, Marc (BIC USA)" w:date="2016-05-13T15:48:00Z">
        <w:r>
          <w:rPr>
            <w:b/>
          </w:rPr>
          <w:t>ENCODE$()</w:t>
        </w:r>
        <w:r>
          <w:t xml:space="preserve">, </w:t>
        </w:r>
        <w:r>
          <w:rPr>
            <w:b/>
          </w:rPr>
          <w:t>DECODE$()</w:t>
        </w:r>
        <w:r>
          <w:t xml:space="preserve">, </w:t>
        </w:r>
        <w:r>
          <w:rPr>
            <w:b/>
          </w:rPr>
          <w:t>ENCRYPT</w:t>
        </w:r>
        <w:r>
          <w:t xml:space="preserve">, and </w:t>
        </w:r>
      </w:ins>
      <w:ins w:id="79" w:author="Sammartano, Marc (BIC USA)" w:date="2016-05-13T15:49:00Z">
        <w:r>
          <w:rPr>
            <w:b/>
          </w:rPr>
          <w:t>DECRYPT</w:t>
        </w:r>
        <w:r>
          <w:t xml:space="preserve"> errors </w:t>
        </w:r>
      </w:ins>
      <w:ins w:id="80" w:author="Sammartano, Marc (BIC USA)" w:date="2016-05-13T15:50:00Z">
        <w:r>
          <w:t xml:space="preserve">do not stop your program. Instead, they write an error message you can read with </w:t>
        </w:r>
      </w:ins>
      <w:ins w:id="81" w:author="Sammartano, Marc (BIC USA)" w:date="2016-05-13T15:51:00Z">
        <w:r>
          <w:rPr>
            <w:b/>
          </w:rPr>
          <w:t>GETERROR$()</w:t>
        </w:r>
      </w:ins>
      <w:ins w:id="82" w:author="Sammartano, Marc (BIC USA)" w:date="2016-04-14T17:55:00Z">
        <w:r w:rsidR="008D41DE">
          <w:t>.</w:t>
        </w:r>
      </w:ins>
    </w:p>
    <w:p w:rsidR="00F7259B" w:rsidRDefault="00F7259B" w:rsidP="00EA3B5D">
      <w:pPr>
        <w:pStyle w:val="ListParagraph"/>
        <w:numPr>
          <w:ilvl w:val="1"/>
          <w:numId w:val="3"/>
        </w:numPr>
        <w:rPr>
          <w:ins w:id="83" w:author="Sammartano, Marc (BIC USA)" w:date="2017-03-05T04:44:00Z"/>
        </w:rPr>
      </w:pPr>
      <w:ins w:id="84" w:author="Sammartano, Marc (BIC USA)" w:date="2017-03-04T19:05:00Z">
        <w:r>
          <w:t xml:space="preserve">Added flags to </w:t>
        </w:r>
        <w:r>
          <w:rPr>
            <w:b/>
          </w:rPr>
          <w:t>Wake.lock</w:t>
        </w:r>
      </w:ins>
      <w:ins w:id="85" w:author="Sammartano, Marc (BIC USA)" w:date="2017-03-04T19:32:00Z">
        <w:r w:rsidR="004254C7">
          <w:t xml:space="preserve"> to control screen behavior when lock is acquired or released.</w:t>
        </w:r>
      </w:ins>
    </w:p>
    <w:p w:rsidR="003958AB" w:rsidRDefault="003958AB" w:rsidP="00EA3B5D">
      <w:pPr>
        <w:pStyle w:val="ListParagraph"/>
        <w:numPr>
          <w:ilvl w:val="1"/>
          <w:numId w:val="3"/>
        </w:numPr>
      </w:pPr>
      <w:ins w:id="86" w:author="Sammartano, Marc (BIC USA)" w:date="2017-03-05T04:44:00Z">
        <w:r>
          <w:rPr>
            <w:b/>
          </w:rPr>
          <w:t>Audio.load</w:t>
        </w:r>
        <w:r>
          <w:t xml:space="preserve"> can take a URL as well as a file name.</w:t>
        </w:r>
      </w:ins>
    </w:p>
    <w:p w:rsidR="00DC4E76" w:rsidRPr="00DC4E76" w:rsidRDefault="00DC4E76" w:rsidP="00DC4E76">
      <w:pPr>
        <w:pStyle w:val="ListParagraph"/>
        <w:numPr>
          <w:ilvl w:val="1"/>
          <w:numId w:val="3"/>
        </w:numPr>
        <w:rPr>
          <w:sz w:val="20"/>
          <w:szCs w:val="20"/>
        </w:rPr>
      </w:pPr>
      <w:r>
        <w:br w:type="page"/>
      </w:r>
    </w:p>
    <w:p w:rsidR="009D713D" w:rsidRDefault="009D713D" w:rsidP="00E33967">
      <w:pPr>
        <w:pStyle w:val="Heading1"/>
      </w:pPr>
      <w:bookmarkStart w:id="87" w:name="_Toc477150519"/>
      <w:r>
        <w:lastRenderedPageBreak/>
        <w:t>About the Title, De Re BASIC!</w:t>
      </w:r>
      <w:bookmarkEnd w:id="87"/>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88" w:name="_Toc477150520"/>
      <w:r>
        <w:t>About the Cover Art</w:t>
      </w:r>
      <w:bookmarkEnd w:id="88"/>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8F7ABF" w:rsidP="009C4100">
      <w:pPr>
        <w:pStyle w:val="Heading1"/>
      </w:pPr>
      <w:bookmarkStart w:id="89" w:name="_Toc477150521"/>
      <w:r>
        <w:t>Credits</w:t>
      </w:r>
      <w:bookmarkEnd w:id="89"/>
    </w:p>
    <w:p w:rsidR="008F7ABF" w:rsidRDefault="00766744" w:rsidP="00766744">
      <w:r>
        <w:t>Thanks to Paul Laughton, the original creator of BASIC! and of this document.</w:t>
      </w:r>
      <w:r w:rsidR="008F7ABF">
        <w:br/>
      </w:r>
      <w:ins w:id="90" w:author="Sammartano, Marc (BIC USA)" w:date="2017-02-21T08:11:00Z">
        <w:r w:rsidR="00E53351">
          <w:t xml:space="preserve">The first </w:t>
        </w:r>
      </w:ins>
      <w:ins w:id="91" w:author="Sammartano, Marc (BIC USA)" w:date="2017-02-21T08:12:00Z">
        <w:r w:rsidR="00E53351">
          <w:t xml:space="preserve">edition was </w:t>
        </w:r>
      </w:ins>
      <w:ins w:id="92" w:author="Sammartano, Marc (BIC USA)" w:date="2017-02-21T08:11:00Z">
        <w:r w:rsidR="00E53351">
          <w:t xml:space="preserve">published in 2011. </w:t>
        </w:r>
      </w:ins>
      <w:r w:rsidR="008F7ABF">
        <w:t>Mr. Laughton has put this document in the Public Domain.</w:t>
      </w:r>
    </w:p>
    <w:p w:rsidR="00766744" w:rsidRPr="009C4100" w:rsidRDefault="00766744" w:rsidP="00766744">
      <w:r>
        <w:t>Thanks also to Mike Leavitt of Lansdowne, VA, USA, for his many contributions and long-time support.</w:t>
      </w:r>
    </w:p>
    <w:p w:rsidR="008F7ABF" w:rsidRDefault="008F7ABF" w:rsidP="008F7ABF">
      <w:pPr>
        <w:pStyle w:val="Heading1"/>
      </w:pPr>
      <w:bookmarkStart w:id="93" w:name="_Toc477150522"/>
      <w:r>
        <w:t>Technical Editor</w:t>
      </w:r>
      <w:bookmarkEnd w:id="93"/>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94" w:name="_Toc477150523"/>
      <w:r>
        <w:t>Getting BASIC!</w:t>
      </w:r>
      <w:bookmarkEnd w:id="94"/>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If you prefer to download the installation file (Basic.apk) yourself, or to get</w:t>
      </w:r>
      <w:r w:rsidR="008F7ABF">
        <w:t xml:space="preserve"> a</w:t>
      </w:r>
      <w:r>
        <w:t xml:space="preserve"> previous version, get it from </w:t>
      </w:r>
      <w:r w:rsidRPr="006C53E4">
        <w:rPr>
          <w:b/>
        </w:rPr>
        <w:t>Bintray</w:t>
      </w:r>
      <w:r>
        <w:t xml:space="preserve"> at </w:t>
      </w:r>
      <w:hyperlink r:id="rId13" w:history="1">
        <w:r w:rsidR="00DF4ED6" w:rsidRPr="00A31486">
          <w:rPr>
            <w:rStyle w:val="Hyperlink"/>
          </w:rPr>
          <w:t>https://bintray.com/rfo-basic/android/RFO-BASIC/</w:t>
        </w:r>
      </w:hyperlink>
    </w:p>
    <w:p w:rsidR="003D7489"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hyperlink r:id="rId14" w:history="1">
        <w:r w:rsidR="003D7489" w:rsidRPr="003E51B2">
          <w:rPr>
            <w:rStyle w:val="Hyperlink"/>
          </w:rPr>
          <w:t>http://rfo-basic.com/manual</w:t>
        </w:r>
      </w:hyperlink>
      <w:r w:rsidR="003D7489">
        <w:t xml:space="preserve">. The document source is available from GitHub at </w:t>
      </w:r>
      <w:hyperlink r:id="rId15" w:history="1">
        <w:r w:rsidR="003D7489" w:rsidRPr="003E51B2">
          <w:rPr>
            <w:rStyle w:val="Hyperlink"/>
          </w:rPr>
          <w:t>https://github.com/RFO-BASIC/De-Re-Basic</w:t>
        </w:r>
      </w:hyperlink>
      <w:r w:rsidR="003D7489">
        <w:t>.</w:t>
      </w:r>
    </w:p>
    <w:p w:rsidR="002A558D" w:rsidRDefault="002A558D" w:rsidP="002A558D">
      <w:pPr>
        <w:pStyle w:val="Heading1"/>
      </w:pPr>
      <w:bookmarkStart w:id="95" w:name="_Toc477150524"/>
      <w:r>
        <w:t>BASIC! Forum</w:t>
      </w:r>
      <w:bookmarkEnd w:id="95"/>
    </w:p>
    <w:p w:rsidR="002A558D" w:rsidRPr="002A558D" w:rsidRDefault="002A558D" w:rsidP="002A558D">
      <w:r>
        <w:t xml:space="preserve">Join the community of BASIC! users at </w:t>
      </w:r>
      <w:hyperlink r:id="rId16" w:history="1">
        <w:r w:rsidRPr="00ED41A1">
          <w:rPr>
            <w:rStyle w:val="Hyperlink"/>
          </w:rPr>
          <w:t>http://rfobasic.freeforums.org</w:t>
        </w:r>
      </w:hyperlink>
      <w:r>
        <w:t>, where you are always welcome.</w:t>
      </w:r>
    </w:p>
    <w:p w:rsidR="00A51E9C" w:rsidRDefault="00A51E9C" w:rsidP="00E33967">
      <w:pPr>
        <w:pStyle w:val="Heading1"/>
      </w:pPr>
      <w:bookmarkStart w:id="96" w:name="_Toc477150525"/>
      <w:r>
        <w:t>BASIC! Tutorial</w:t>
      </w:r>
      <w:bookmarkEnd w:id="96"/>
    </w:p>
    <w:p w:rsidR="0040493F" w:rsidRPr="008F7ABF" w:rsidRDefault="00A51E9C" w:rsidP="008F7ABF">
      <w:r>
        <w:t xml:space="preserve">A BASIC! user, </w:t>
      </w:r>
      <w:r w:rsidRPr="00A51E9C">
        <w:t>Nick Antonaccio, has</w:t>
      </w:r>
      <w:r>
        <w:rPr>
          <w:shd w:val="clear" w:color="auto" w:fill="FFFFFF"/>
        </w:rPr>
        <w:t xml:space="preserve"> written a very nice tutorial for BASIC! You can find it at </w:t>
      </w:r>
      <w:hyperlink r:id="rId17" w:history="1">
        <w:r w:rsidR="002A558D" w:rsidRPr="00ED41A1">
          <w:rPr>
            <w:rStyle w:val="Hyperlink"/>
            <w:shd w:val="clear" w:color="auto" w:fill="FFFFFF"/>
          </w:rPr>
          <w:t>http://rfobasic.com</w:t>
        </w:r>
      </w:hyperlink>
      <w:r>
        <w:rPr>
          <w:shd w:val="clear" w:color="auto" w:fill="FFFFFF"/>
        </w:rPr>
        <w:t>.</w:t>
      </w:r>
    </w:p>
    <w:p w:rsidR="008F7ABF" w:rsidRDefault="008F7ABF" w:rsidP="008F7ABF">
      <w:pPr>
        <w:pStyle w:val="Heading1"/>
      </w:pPr>
      <w:bookmarkStart w:id="97" w:name="_Toc477150526"/>
      <w:r>
        <w:lastRenderedPageBreak/>
        <w:t>BASIC! Operation</w:t>
      </w:r>
      <w:bookmarkEnd w:id="97"/>
    </w:p>
    <w:p w:rsidR="00A458DC" w:rsidRDefault="00A458DC" w:rsidP="00EB1F62">
      <w:pPr>
        <w:pStyle w:val="Heading2"/>
      </w:pPr>
      <w:bookmarkStart w:id="98" w:name="_Toc477150527"/>
      <w:r>
        <w:t>Permissions</w:t>
      </w:r>
      <w:bookmarkEnd w:id="98"/>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8" w:history="1">
        <w:r>
          <w:rPr>
            <w:rStyle w:val="Hyperlink"/>
          </w:rPr>
          <w:t>http://laughton.com/basic/</w:t>
        </w:r>
      </w:hyperlink>
      <w:r>
        <w:t>)</w:t>
      </w:r>
      <w:r w:rsidR="00914B76">
        <w:t xml:space="preserve"> and the BASIC! GitHub repository (</w:t>
      </w:r>
      <w:hyperlink r:id="rId19"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99" w:name="_Toc477150528"/>
      <w:r>
        <w:t>Editor</w:t>
      </w:r>
      <w:bookmarkEnd w:id="99"/>
    </w:p>
    <w:p w:rsidR="00A37BE6" w:rsidRPr="005F4916" w:rsidRDefault="00A37BE6" w:rsidP="005F4916">
      <w:pPr>
        <w:pStyle w:val="Heading3"/>
      </w:pPr>
      <w:bookmarkStart w:id="100" w:name="_Toc477150529"/>
      <w:r w:rsidRPr="005F4916">
        <w:t xml:space="preserve">Editing the </w:t>
      </w:r>
      <w:r w:rsidR="00241023">
        <w:t>P</w:t>
      </w:r>
      <w:r w:rsidRPr="005F4916">
        <w:t>rogram</w:t>
      </w:r>
      <w:bookmarkEnd w:id="100"/>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101" w:name="_Toc477150530"/>
      <w:r>
        <w:t>Multi</w:t>
      </w:r>
      <w:r w:rsidR="003B7165">
        <w:t>ple C</w:t>
      </w:r>
      <w:r>
        <w:t>ommand</w:t>
      </w:r>
      <w:r w:rsidR="003B7165">
        <w:t>s on a</w:t>
      </w:r>
      <w:r>
        <w:t xml:space="preserve"> Line</w:t>
      </w:r>
      <w:bookmarkEnd w:id="101"/>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E1372" w:rsidRPr="00B43840" w:rsidRDefault="00EE1372" w:rsidP="00EE1372">
      <w:r>
        <w:t xml:space="preserve">Note: two commands, </w:t>
      </w:r>
      <w:r w:rsidR="00B43840">
        <w:rPr>
          <w:b/>
        </w:rPr>
        <w:t>Sensors.open</w:t>
      </w:r>
      <w:r w:rsidR="00B43840" w:rsidRPr="00B43840">
        <w:t xml:space="preserve"> and </w:t>
      </w:r>
      <w:r w:rsidR="00B43840">
        <w:rPr>
          <w:b/>
        </w:rPr>
        <w:t>SQL.update</w:t>
      </w:r>
      <w:r w:rsidR="00B43840">
        <w:t>, use the colon as a sub-parameter separator. If you use multiple-command lines, be careful when using these two commands.</w:t>
      </w:r>
    </w:p>
    <w:p w:rsidR="00E75EEE" w:rsidRDefault="00E75EEE" w:rsidP="005F4916">
      <w:pPr>
        <w:pStyle w:val="Heading3"/>
      </w:pPr>
      <w:bookmarkStart w:id="102" w:name="_Toc477150531"/>
      <w:r>
        <w:t>Line Continuation</w:t>
      </w:r>
      <w:bookmarkEnd w:id="102"/>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w:t>
      </w:r>
      <w:del w:id="103" w:author="Sammartano, Marc (BIC USA)" w:date="2016-04-07T17:19:00Z">
        <w:r w:rsidDel="005862A4">
          <w:delText>-</w:delText>
        </w:r>
      </w:del>
      <w:r>
        <w:t>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104" w:name="_Toc477150532"/>
      <w:r>
        <w:t># - Format Line</w:t>
      </w:r>
      <w:bookmarkEnd w:id="104"/>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This feature will not work if the Preference</w:t>
      </w:r>
      <w:r w:rsidR="002C4758">
        <w:t xml:space="preserve"> option</w:t>
      </w:r>
      <w:r>
        <w:t xml:space="preserve"> </w:t>
      </w:r>
      <w:r w:rsidR="00F5651B">
        <w:t>"</w:t>
      </w:r>
      <w:r>
        <w:t>Editor AutoIndent</w:t>
      </w:r>
      <w:r w:rsidR="00F5651B">
        <w:t>"</w:t>
      </w:r>
      <w:r>
        <w:t xml:space="preserve"> is not checked.</w:t>
      </w:r>
    </w:p>
    <w:p w:rsidR="0040493F" w:rsidRPr="005F4916" w:rsidRDefault="0040493F" w:rsidP="005F4916">
      <w:pPr>
        <w:pStyle w:val="Heading3"/>
      </w:pPr>
      <w:bookmarkStart w:id="105" w:name="_Toc477150533"/>
      <w:r w:rsidRPr="005F4916">
        <w:lastRenderedPageBreak/>
        <w:t>Menus</w:t>
      </w:r>
      <w:bookmarkEnd w:id="105"/>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t>Run</w:t>
      </w:r>
    </w:p>
    <w:p w:rsidR="00693DDE" w:rsidRDefault="00A37BE6" w:rsidP="00A37BE6">
      <w:r>
        <w:t>Run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3308AE">
      <w:pPr>
        <w:pStyle w:val="Heading4"/>
      </w:pPr>
      <w:r>
        <w:t>Load</w:t>
      </w:r>
    </w:p>
    <w:p w:rsidR="007A43CB" w:rsidRDefault="003308AE" w:rsidP="00A37BE6">
      <w:r>
        <w:t>L</w:t>
      </w:r>
      <w:r w:rsidR="0072425E">
        <w:t xml:space="preserve">oad a </w:t>
      </w:r>
      <w:r w:rsidR="007A43CB">
        <w:t xml:space="preserve">program </w:t>
      </w:r>
      <w:r w:rsidR="00EF58E0">
        <w:t>file</w:t>
      </w:r>
      <w:r w:rsidR="00F0216B">
        <w:t xml:space="preserve"> </w:t>
      </w:r>
      <w:r w:rsidR="007A43CB">
        <w:t xml:space="preserve">into the editor. </w:t>
      </w:r>
      <w:r w:rsidR="00334F80">
        <w:t>The first time</w:t>
      </w:r>
      <w:r w:rsidR="00960675">
        <w:t xml:space="preserve"> you open BASIC! after installing it, if</w:t>
      </w:r>
      <w:r w:rsidR="00334F80">
        <w:t xml:space="preserve"> you select </w:t>
      </w:r>
      <w:r w:rsidR="00334F80" w:rsidRPr="00334F80">
        <w:rPr>
          <w:b/>
          <w:i/>
        </w:rPr>
        <w:t>Load</w:t>
      </w:r>
      <w:r w:rsidR="00334F80">
        <w:t xml:space="preserve"> it </w:t>
      </w:r>
      <w:r>
        <w:t>displays</w:t>
      </w:r>
      <w:r w:rsidR="00334F80">
        <w:t xml:space="preserve"> the sample p</w:t>
      </w:r>
      <w:r w:rsidR="0072425E" w:rsidRPr="00334F80">
        <w:t>rograms</w:t>
      </w:r>
      <w:r w:rsidR="0072425E">
        <w:t xml:space="preserve"> in the directory </w:t>
      </w:r>
      <w:r w:rsidR="0072425E" w:rsidRPr="007D3A22">
        <w:rPr>
          <w:b/>
        </w:rPr>
        <w:t>rfo-basic/</w:t>
      </w:r>
      <w:r w:rsidR="008E2479" w:rsidRPr="007D3A22">
        <w:rPr>
          <w:b/>
        </w:rPr>
        <w:t>source</w:t>
      </w:r>
      <w:r w:rsidR="00947670" w:rsidRPr="007D3A22">
        <w:rPr>
          <w:b/>
        </w:rPr>
        <w:t>/</w:t>
      </w:r>
      <w:r w:rsidR="00334F80">
        <w:rPr>
          <w:b/>
        </w:rPr>
        <w:t>Sample_Programs</w:t>
      </w:r>
      <w:r w:rsidR="0072425E">
        <w:t xml:space="preserve">. </w:t>
      </w:r>
      <w:r w:rsidR="00A10646">
        <w:t xml:space="preserve">(See </w:t>
      </w:r>
      <w:r w:rsidR="00A10646" w:rsidRPr="007D3A22">
        <w:rPr>
          <w:b/>
        </w:rPr>
        <w:t>Paths Explained</w:t>
      </w:r>
      <w:r w:rsidR="00A10646">
        <w:t xml:space="preserve">, later in this manual.) </w:t>
      </w:r>
      <w:r w:rsidR="00960675">
        <w:t xml:space="preserve">Otherwise, when you open BASIC! and select </w:t>
      </w:r>
      <w:r w:rsidR="00960675" w:rsidRPr="00960675">
        <w:rPr>
          <w:b/>
          <w:i/>
        </w:rPr>
        <w:t>Load</w:t>
      </w:r>
      <w:r w:rsidR="00960675">
        <w:t xml:space="preserve"> it starts in the default source directory </w:t>
      </w:r>
      <w:r w:rsidR="00960675">
        <w:rPr>
          <w:b/>
        </w:rPr>
        <w:t>rfo-basic/source</w:t>
      </w:r>
      <w:r w:rsidR="00960675">
        <w:t xml:space="preserve">. </w:t>
      </w:r>
      <w:r w:rsidR="0072425E">
        <w:t xml:space="preserve">Program files must have the extension </w:t>
      </w:r>
      <w:r w:rsidR="0072425E" w:rsidRPr="007D3A22">
        <w:rPr>
          <w:b/>
        </w:rPr>
        <w:t>.bas</w:t>
      </w:r>
      <w:r w:rsidR="00642518">
        <w:t>.</w:t>
      </w:r>
    </w:p>
    <w:p w:rsidR="007A43CB" w:rsidRDefault="008852A1" w:rsidP="00A37BE6">
      <w:r>
        <w:t xml:space="preserve">BASIC! checks to see if the current program in the Editor </w:t>
      </w:r>
      <w:r w:rsidR="007A43CB">
        <w:t>has been changed</w:t>
      </w:r>
      <w:r w:rsidR="00F0216B">
        <w:t xml:space="preserve"> when </w:t>
      </w:r>
      <w:r w:rsidR="00F0216B" w:rsidRPr="00642518">
        <w:rPr>
          <w:b/>
          <w:i/>
        </w:rPr>
        <w:t>Load</w:t>
      </w:r>
      <w:r w:rsidR="00F0216B">
        <w:t xml:space="preserve"> is</w:t>
      </w:r>
      <w:r w:rsidR="00C16B63">
        <w:t xml:space="preserve"> tapp</w:t>
      </w:r>
      <w:r w:rsidR="00F0216B">
        <w:t>ed. Y</w:t>
      </w:r>
      <w:r w:rsidR="007A43CB">
        <w:t>ou will be offered the opportunity to save the program</w:t>
      </w:r>
      <w:r w:rsidR="00F0216B">
        <w:t xml:space="preserve"> if it has been changed</w:t>
      </w:r>
      <w:r w:rsidR="007A43CB">
        <w:t>.</w:t>
      </w:r>
      <w:r w:rsidR="0013068D">
        <w:t xml:space="preserve"> If you choose to save the program,</w:t>
      </w:r>
      <w:r w:rsidR="007A43CB">
        <w:t xml:space="preserve"> </w:t>
      </w:r>
      <w:r w:rsidR="007A43CB" w:rsidRPr="00642518">
        <w:rPr>
          <w:b/>
          <w:i/>
        </w:rPr>
        <w:t>Load</w:t>
      </w:r>
      <w:r w:rsidR="007A43CB">
        <w:t xml:space="preserve"> will r</w:t>
      </w:r>
      <w:r w:rsidR="00F0216B">
        <w:t>estart after the save is done</w:t>
      </w:r>
      <w:r w:rsidR="00EF58E0">
        <w:t>.</w:t>
      </w:r>
    </w:p>
    <w:p w:rsidR="008852A1" w:rsidRDefault="007A43CB" w:rsidP="00A37BE6">
      <w:r>
        <w:t xml:space="preserve">The </w:t>
      </w:r>
      <w:r w:rsidR="00F5651B">
        <w:t>"</w:t>
      </w:r>
      <w:r>
        <w:t>BASIC! Load File</w:t>
      </w:r>
      <w:r w:rsidR="00F5651B">
        <w:t>"</w:t>
      </w:r>
      <w:r>
        <w:t xml:space="preserve"> screen shows </w:t>
      </w:r>
      <w:r w:rsidR="0013068D">
        <w:t xml:space="preserve">the path to your current directory followed by </w:t>
      </w:r>
      <w:r w:rsidR="008E2479">
        <w:t>sorted</w:t>
      </w:r>
      <w:r>
        <w:t xml:space="preserve"> list</w:t>
      </w:r>
      <w:r w:rsidR="0013068D">
        <w:t>s</w:t>
      </w:r>
      <w:r>
        <w:t xml:space="preserve"> of</w:t>
      </w:r>
      <w:r w:rsidR="0013068D">
        <w:t xml:space="preserve"> the</w:t>
      </w:r>
      <w:r>
        <w:t xml:space="preserve"> </w:t>
      </w:r>
      <w:r w:rsidR="0013068D">
        <w:t>subdirectories and</w:t>
      </w:r>
      <w:r w:rsidR="003308AE" w:rsidRPr="003308AE">
        <w:t xml:space="preserve"> </w:t>
      </w:r>
      <w:r w:rsidR="003308AE">
        <w:t>program</w:t>
      </w:r>
      <w:r>
        <w:t xml:space="preserve"> files</w:t>
      </w:r>
      <w:r w:rsidR="0013068D">
        <w:t xml:space="preserve"> in </w:t>
      </w:r>
      <w:r w:rsidR="003308AE">
        <w:t>it</w:t>
      </w:r>
      <w:r>
        <w:t>.</w:t>
      </w:r>
      <w:r w:rsidR="00F0216B">
        <w:t xml:space="preserve"> Directories are denoted by the </w:t>
      </w:r>
      <w:r w:rsidR="00F0216B" w:rsidRPr="003D5A2A">
        <w:rPr>
          <w:b/>
        </w:rPr>
        <w:t>(d)</w:t>
      </w:r>
      <w:r w:rsidR="00F0216B">
        <w:t xml:space="preserve"> appended to the name.</w:t>
      </w:r>
      <w:r w:rsidR="00935006">
        <w:t xml:space="preserve"> </w:t>
      </w:r>
      <w:r w:rsidR="00F0216B">
        <w:t xml:space="preserve">BASIC! programs </w:t>
      </w:r>
      <w:r w:rsidR="0013068D">
        <w:t>are</w:t>
      </w:r>
      <w:r w:rsidR="00F0216B">
        <w:t xml:space="preserve"> shown with the </w:t>
      </w:r>
      <w:r w:rsidR="00F0216B" w:rsidRPr="0013068D">
        <w:rPr>
          <w:b/>
        </w:rPr>
        <w:t>.bas</w:t>
      </w:r>
      <w:r w:rsidR="00F0216B">
        <w:t xml:space="preserve"> extension. If there are files </w:t>
      </w:r>
      <w:r w:rsidR="003A7D1A">
        <w:t xml:space="preserve">in </w:t>
      </w:r>
      <w:r w:rsidR="00F0216B">
        <w:t xml:space="preserve">the </w:t>
      </w:r>
      <w:r w:rsidR="003A7D1A">
        <w:t xml:space="preserve">directory </w:t>
      </w:r>
      <w:r w:rsidR="00F0216B">
        <w:t xml:space="preserve">that do not have the </w:t>
      </w:r>
      <w:r w:rsidR="00F0216B" w:rsidRPr="007D3A22">
        <w:rPr>
          <w:b/>
        </w:rPr>
        <w:t>.bas</w:t>
      </w:r>
      <w:r w:rsidR="00F0216B">
        <w:t xml:space="preserve"> extension, they </w:t>
      </w:r>
      <w:r w:rsidR="00537734">
        <w:t>do</w:t>
      </w:r>
      <w:r w:rsidR="00F0216B">
        <w:t xml:space="preserve"> not appear in the list.</w:t>
      </w:r>
    </w:p>
    <w:p w:rsidR="008852A1" w:rsidRDefault="00A36839" w:rsidP="0013068D">
      <w:r>
        <w:t xml:space="preserve">Tap on a </w:t>
      </w:r>
      <w:r w:rsidRPr="007D3A22">
        <w:rPr>
          <w:b/>
        </w:rPr>
        <w:t>.bas</w:t>
      </w:r>
      <w:r>
        <w:t xml:space="preserve"> file to load it into the Editor.</w:t>
      </w:r>
    </w:p>
    <w:p w:rsidR="0013068D" w:rsidRDefault="0013068D" w:rsidP="0013068D">
      <w:pPr>
        <w:pStyle w:val="NoSpacing"/>
      </w:pPr>
      <w:r>
        <w:t xml:space="preserve">You can navigate to any directory on your device for which you have </w:t>
      </w:r>
      <w:r>
        <w:rPr>
          <w:b/>
        </w:rPr>
        <w:t>read</w:t>
      </w:r>
      <w:r>
        <w:t xml:space="preserve"> permission.</w:t>
      </w:r>
    </w:p>
    <w:p w:rsidR="000A0539" w:rsidRDefault="008852A1" w:rsidP="004A2113">
      <w:pPr>
        <w:pStyle w:val="ListParagraph"/>
        <w:numPr>
          <w:ilvl w:val="0"/>
          <w:numId w:val="37"/>
        </w:numPr>
      </w:pPr>
      <w:r>
        <w:t xml:space="preserve">Tap on a directory to display </w:t>
      </w:r>
      <w:r w:rsidR="00537734">
        <w:t>its</w:t>
      </w:r>
      <w:r>
        <w:t xml:space="preserve"> </w:t>
      </w:r>
      <w:r w:rsidRPr="00334F80">
        <w:t>contents</w:t>
      </w:r>
      <w:r>
        <w:t>.</w:t>
      </w:r>
    </w:p>
    <w:p w:rsidR="00334F80" w:rsidRDefault="008852A1" w:rsidP="004A2113">
      <w:pPr>
        <w:pStyle w:val="ListParagraph"/>
        <w:numPr>
          <w:ilvl w:val="0"/>
          <w:numId w:val="37"/>
        </w:numPr>
      </w:pPr>
      <w:r>
        <w:t xml:space="preserve">Tap on the </w:t>
      </w:r>
      <w:r w:rsidR="00F5651B">
        <w:t>"</w:t>
      </w:r>
      <w:r w:rsidRPr="0013068D">
        <w:rPr>
          <w:b/>
        </w:rPr>
        <w:t>..</w:t>
      </w:r>
      <w:r w:rsidR="00F5651B">
        <w:t>"</w:t>
      </w:r>
      <w:r>
        <w:t xml:space="preserve"> at the top of list to </w:t>
      </w:r>
      <w:r w:rsidR="00334F80">
        <w:t>move</w:t>
      </w:r>
      <w:r>
        <w:t xml:space="preserve"> </w:t>
      </w:r>
      <w:r w:rsidR="00F0216B">
        <w:t xml:space="preserve">up </w:t>
      </w:r>
      <w:r>
        <w:t>one directory</w:t>
      </w:r>
      <w:r w:rsidR="00F0216B">
        <w:t xml:space="preserve"> level</w:t>
      </w:r>
      <w:r>
        <w:t xml:space="preserve">. </w:t>
      </w:r>
      <w:r w:rsidR="00F0216B">
        <w:t xml:space="preserve">The tap </w:t>
      </w:r>
      <w:r w:rsidR="00D0744E">
        <w:t>has no effect</w:t>
      </w:r>
      <w:r w:rsidR="00F0216B">
        <w:t xml:space="preserve"> i</w:t>
      </w:r>
      <w:r>
        <w:t xml:space="preserve">f the current directory is the </w:t>
      </w:r>
      <w:r w:rsidR="00334F80">
        <w:t>device root</w:t>
      </w:r>
      <w:r>
        <w:t xml:space="preserve"> directory</w:t>
      </w:r>
      <w:r w:rsidR="00334F80">
        <w:t xml:space="preserve"> "</w:t>
      </w:r>
      <w:r w:rsidR="00334F80" w:rsidRPr="0013068D">
        <w:rPr>
          <w:b/>
        </w:rPr>
        <w:t>/</w:t>
      </w:r>
      <w:r w:rsidR="00334F80">
        <w:t>"</w:t>
      </w:r>
      <w:r>
        <w:t>.</w:t>
      </w:r>
    </w:p>
    <w:p w:rsidR="007A43CB" w:rsidRDefault="00153530" w:rsidP="00A37BE6">
      <w:r>
        <w:t>Y</w:t>
      </w:r>
      <w:r w:rsidR="007A43CB">
        <w:t xml:space="preserve">ou </w:t>
      </w:r>
      <w:r>
        <w:t>can exit</w:t>
      </w:r>
      <w:r w:rsidR="007A43CB">
        <w:t xml:space="preserve"> the </w:t>
      </w:r>
      <w:r w:rsidR="007A43CB" w:rsidRPr="00642518">
        <w:rPr>
          <w:b/>
          <w:i/>
        </w:rPr>
        <w:t>Load</w:t>
      </w:r>
      <w:r w:rsidR="007A43CB">
        <w:t xml:space="preserve"> </w:t>
      </w:r>
      <w:r w:rsidR="00642518">
        <w:t>option</w:t>
      </w:r>
      <w:r>
        <w:t xml:space="preserve"> without loading a program</w:t>
      </w:r>
      <w:r w:rsidR="007A43CB">
        <w:t xml:space="preserve"> by</w:t>
      </w:r>
      <w:r w:rsidR="00C16B63">
        <w:t xml:space="preserve"> tapp</w:t>
      </w:r>
      <w:r w:rsidR="007A43CB">
        <w:t xml:space="preserve">ing the </w:t>
      </w:r>
      <w:r w:rsidR="00D22D9C">
        <w:t>BACK key</w:t>
      </w:r>
      <w:r w:rsidR="007A43CB">
        <w:t>.</w:t>
      </w:r>
    </w:p>
    <w:p w:rsidR="00153530" w:rsidRDefault="00642518" w:rsidP="00153530">
      <w:r>
        <w:t>BASIC! remembers the</w:t>
      </w:r>
      <w:r w:rsidR="007D3A22">
        <w:t xml:space="preserve"> path to the</w:t>
      </w:r>
      <w:r>
        <w:t xml:space="preserve"> directory you are in when you </w:t>
      </w:r>
      <w:r w:rsidR="00153530">
        <w:t>load a program</w:t>
      </w:r>
      <w:r w:rsidR="007D3A22">
        <w:t xml:space="preserve">. </w:t>
      </w:r>
      <w:r>
        <w:t xml:space="preserve">Next time you select </w:t>
      </w:r>
      <w:r w:rsidRPr="00153530">
        <w:rPr>
          <w:b/>
          <w:i/>
        </w:rPr>
        <w:t>Load</w:t>
      </w:r>
      <w:r>
        <w:t>, it start</w:t>
      </w:r>
      <w:r w:rsidR="007D3A22">
        <w:t>s in that</w:t>
      </w:r>
      <w:r>
        <w:t xml:space="preserve"> directory. If you select </w:t>
      </w:r>
      <w:r w:rsidRPr="00153530">
        <w:rPr>
          <w:b/>
          <w:i/>
        </w:rPr>
        <w:t>Save</w:t>
      </w:r>
      <w:r w:rsidR="00153530">
        <w:t xml:space="preserve"> or </w:t>
      </w:r>
      <w:r w:rsidR="00153530" w:rsidRPr="00153530">
        <w:rPr>
          <w:b/>
          <w:i/>
        </w:rPr>
        <w:t>Save and Run</w:t>
      </w:r>
      <w:r>
        <w:t xml:space="preserve">, </w:t>
      </w:r>
      <w:r w:rsidR="003D5A2A">
        <w:t>the</w:t>
      </w:r>
      <w:r>
        <w:t xml:space="preserve"> </w:t>
      </w:r>
      <w:r w:rsidR="003D5A2A">
        <w:t>file</w:t>
      </w:r>
      <w:r>
        <w:t xml:space="preserve"> is saved in the remembered directory</w:t>
      </w:r>
      <w:r w:rsidR="003D5A2A">
        <w:t xml:space="preserve"> (unless it is </w:t>
      </w:r>
      <w:r w:rsidR="003D5A2A" w:rsidRPr="003D5A2A">
        <w:t>Sample_Programs</w:t>
      </w:r>
      <w:r w:rsidR="003D5A2A">
        <w:t>)</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lastRenderedPageBreak/>
        <w:t xml:space="preserve">A dialog box </w:t>
      </w:r>
      <w:r w:rsidR="00B43840">
        <w:t xml:space="preserve">displays the path to the directory where you will save the file and an input area where you can enter the file name. If the current program has a name because it was previously loaded or saved then that name will be in the text input area. </w:t>
      </w:r>
      <w:r>
        <w:t>Type in the name you want the file saved as and</w:t>
      </w:r>
      <w:r w:rsidR="00C16B63" w:rsidRPr="00C16B63">
        <w:t xml:space="preserve"> </w:t>
      </w:r>
      <w:r w:rsidR="00C16B63">
        <w:t>tap</w:t>
      </w:r>
      <w:r>
        <w:t xml:space="preserve"> </w:t>
      </w:r>
      <w:r w:rsidRPr="00B43840">
        <w:rPr>
          <w:b/>
        </w:rPr>
        <w:t>OK</w:t>
      </w:r>
      <w:r>
        <w:t xml:space="preserve">. The extension </w:t>
      </w:r>
      <w:r w:rsidRPr="00175199">
        <w:rPr>
          <w:b/>
        </w:rPr>
        <w:t>.bas</w:t>
      </w:r>
      <w:r>
        <w:t xml:space="preserve"> will be added to file name if is not already there.</w:t>
      </w:r>
    </w:p>
    <w:p w:rsidR="003D5A2A" w:rsidRDefault="003D5A2A" w:rsidP="007A43CB">
      <w:r>
        <w:t xml:space="preserve">If you do not enter a file name, BASIC! uses a default filename, </w:t>
      </w:r>
      <w:r>
        <w:rPr>
          <w:b/>
        </w:rPr>
        <w:t>default.bas</w:t>
      </w:r>
      <w:r>
        <w:t>.</w:t>
      </w:r>
    </w:p>
    <w:p w:rsidR="00642518" w:rsidRDefault="00642518" w:rsidP="007A43CB">
      <w:r>
        <w:t xml:space="preserve">BASIC! remembers the </w:t>
      </w:r>
      <w:r w:rsidR="007D3A22">
        <w:t xml:space="preserve">path to the </w:t>
      </w:r>
      <w:r>
        <w:t>directory</w:t>
      </w:r>
      <w:r w:rsidR="007D3A22">
        <w:t xml:space="preserve"> </w:t>
      </w:r>
      <w:r>
        <w:t xml:space="preserve">you were in when you last </w:t>
      </w:r>
      <w:r w:rsidR="00175199">
        <w:t>loaded or saved a program</w:t>
      </w:r>
      <w:r>
        <w:t xml:space="preserve">. When you </w:t>
      </w:r>
      <w:r w:rsidRPr="00642518">
        <w:rPr>
          <w:b/>
          <w:i/>
        </w:rPr>
        <w:t>Save</w:t>
      </w:r>
      <w:r>
        <w:t xml:space="preserve">, the file name you type is </w:t>
      </w:r>
      <w:r w:rsidR="007D3A22">
        <w:t>saved in</w:t>
      </w:r>
      <w:r w:rsidR="003D5A2A">
        <w:t xml:space="preserve"> </w:t>
      </w:r>
      <w:r>
        <w:t>the remembered directory.</w:t>
      </w:r>
      <w:r w:rsidR="003D5A2A">
        <w:t xml:space="preserve"> If the name you type includes </w:t>
      </w:r>
      <w:r w:rsidR="007D3A22">
        <w:t>subdirectories, BASIC! remembers the new path.</w:t>
      </w:r>
      <w:r w:rsidR="00FF6B0F">
        <w:t xml:space="preserve"> </w:t>
      </w:r>
      <w:r w:rsidR="00175199">
        <w:t>The name you type can include</w:t>
      </w:r>
      <w:r w:rsidR="00FF6B0F">
        <w:t xml:space="preserve"> "</w:t>
      </w:r>
      <w:r w:rsidR="00FF6B0F">
        <w:rPr>
          <w:b/>
        </w:rPr>
        <w:t>..</w:t>
      </w:r>
      <w:r w:rsidR="00175199">
        <w:rPr>
          <w:b/>
        </w:rPr>
        <w:t>/</w:t>
      </w:r>
      <w:r w:rsidR="00FF6B0F">
        <w:t>"</w:t>
      </w:r>
      <w:r w:rsidR="00022B4D">
        <w:t>. Be careful if you are using a soft keyboard, as it may automatically insert spaces that you don’t want</w:t>
      </w:r>
      <w:r w:rsidR="00FF6B0F">
        <w:t>.</w:t>
      </w:r>
    </w:p>
    <w:p w:rsidR="00FF6B0F" w:rsidRPr="00FF6B0F" w:rsidRDefault="00FF6B0F" w:rsidP="007A43CB">
      <w:r>
        <w:t xml:space="preserve">You cannot </w:t>
      </w:r>
      <w:r w:rsidR="00537734">
        <w:t>sav</w:t>
      </w:r>
      <w:r>
        <w:t xml:space="preserve">e programs in the sample program directory </w:t>
      </w:r>
      <w:r>
        <w:rPr>
          <w:b/>
        </w:rPr>
        <w:t>source/Sample_Programs</w:t>
      </w:r>
      <w:r>
        <w:t xml:space="preserve">. If you load a program from </w:t>
      </w:r>
      <w:r>
        <w:rPr>
          <w:b/>
        </w:rPr>
        <w:t>source/Sample_Programs</w:t>
      </w:r>
      <w:r>
        <w:t xml:space="preserve">, change it, and </w:t>
      </w:r>
      <w:r w:rsidRPr="00FF6B0F">
        <w:rPr>
          <w:b/>
          <w:i/>
        </w:rPr>
        <w:t>Save</w:t>
      </w:r>
      <w:r>
        <w:t xml:space="preserve"> it, the program is saved in </w:t>
      </w:r>
      <w:r>
        <w:rPr>
          <w:b/>
        </w:rPr>
        <w:t>source</w:t>
      </w:r>
      <w:r>
        <w:t>.</w:t>
      </w:r>
    </w:p>
    <w:p w:rsidR="00C311E4" w:rsidRDefault="00C311E4" w:rsidP="007A43CB">
      <w:r>
        <w:t xml:space="preserve">You can </w:t>
      </w:r>
      <w:r w:rsidR="00175199">
        <w:t>exit</w:t>
      </w:r>
      <w:r>
        <w:t xml:space="preserve"> </w:t>
      </w:r>
      <w:r w:rsidRPr="00642518">
        <w:rPr>
          <w:b/>
          <w:i/>
        </w:rPr>
        <w:t>Save</w:t>
      </w:r>
      <w:r>
        <w:t xml:space="preserve"> </w:t>
      </w:r>
      <w:r w:rsidR="00175199">
        <w:t xml:space="preserve">without saving a file </w:t>
      </w:r>
      <w:r>
        <w:t>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537734" w:rsidP="00C311E4">
      <w:r>
        <w:t>Clear t</w:t>
      </w:r>
      <w:r w:rsidR="00FC097F">
        <w:t>he current program in the Editor</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sidRPr="00FF6B0F">
        <w:t>Text W</w:t>
      </w:r>
      <w:r w:rsidR="00236146" w:rsidRPr="00FF6B0F">
        <w:t>indow</w:t>
      </w:r>
      <w:r w:rsidR="00236146">
        <w:t xml:space="preserve"> with the text </w:t>
      </w:r>
      <w:r w:rsidR="003A7D1A">
        <w:t>from the Editor</w:t>
      </w:r>
      <w:r w:rsidR="0046771B">
        <w:t>,</w:t>
      </w:r>
      <w:r w:rsidR="003A7D1A">
        <w:t xml:space="preserve">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w:t>
      </w:r>
      <w:r w:rsidRPr="0046771B">
        <w:t xml:space="preserve"> </w:t>
      </w:r>
      <w:r w:rsidR="0046771B">
        <w:t>b</w:t>
      </w:r>
      <w:r w:rsidRPr="0046771B">
        <w:t>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w:t>
      </w:r>
      <w:r w:rsidRPr="0046771B">
        <w:t xml:space="preserve"> </w:t>
      </w:r>
      <w:r w:rsidR="0046771B">
        <w:t>b</w:t>
      </w:r>
      <w:r w:rsidRPr="0046771B">
        <w:t>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w:t>
      </w:r>
      <w:r w:rsidRPr="0046771B">
        <w:t xml:space="preserve"> </w:t>
      </w:r>
      <w:r w:rsidR="0046771B">
        <w:t>b</w:t>
      </w:r>
      <w:r w:rsidRPr="0046771B">
        <w:t>utton</w:t>
      </w:r>
      <w:r>
        <w:t xml:space="preserve"> again will start a new search starting at the end of the selected or replaced text.</w:t>
      </w:r>
    </w:p>
    <w:p w:rsidR="0029359E" w:rsidRDefault="0029359E" w:rsidP="00035B0E">
      <w:r>
        <w:lastRenderedPageBreak/>
        <w:t xml:space="preserve">If no matching text is found then a </w:t>
      </w:r>
      <w:r w:rsidR="00F5651B">
        <w:t>"</w:t>
      </w:r>
      <w:r w:rsidR="00684A31">
        <w:t>string not found</w:t>
      </w:r>
      <w:r w:rsidR="00F5651B">
        <w:t>"</w:t>
      </w:r>
      <w:r w:rsidR="00684A31">
        <w:t xml:space="preserve"> </w:t>
      </w:r>
      <w:r>
        <w:t xml:space="preserve">message </w:t>
      </w:r>
      <w:r w:rsidR="0046771B">
        <w:t>is</w:t>
      </w:r>
      <w:r w:rsidR="00F63DA6">
        <w:t xml:space="preserve"> shown. </w:t>
      </w:r>
      <w:r w:rsidR="0046771B">
        <w:t>Tapping</w:t>
      </w:r>
      <w:r w:rsidR="00F63DA6">
        <w:t xml:space="preserve"> the </w:t>
      </w:r>
      <w:r w:rsidR="00F63DA6" w:rsidRPr="00F63DA6">
        <w:rPr>
          <w:b/>
        </w:rPr>
        <w:t>Done</w:t>
      </w:r>
      <w:r w:rsidR="00F63DA6" w:rsidRPr="0046771B">
        <w:t xml:space="preserve"> </w:t>
      </w:r>
      <w:r w:rsidR="0046771B">
        <w:t>b</w:t>
      </w:r>
      <w:r w:rsidR="00F63DA6" w:rsidRPr="0046771B">
        <w:t>utton</w:t>
      </w:r>
      <w:r w:rsidR="00F63DA6">
        <w:t xml:space="preserve"> </w:t>
      </w:r>
      <w:r w:rsidR="0046771B">
        <w:t>returns to</w:t>
      </w:r>
      <w:r w:rsidR="00F63DA6">
        <w:t xml:space="preserve"> the Editor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r w:rsidRPr="0046771B">
        <w:rPr>
          <w:b/>
        </w:rPr>
        <w:t>Next</w:t>
      </w:r>
      <w:r>
        <w:t xml:space="preserve"> has found and selected some text then that text </w:t>
      </w:r>
      <w:r w:rsidR="0046771B">
        <w:t>is</w:t>
      </w:r>
      <w:r>
        <w:t xml:space="preserv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46771B" w:rsidP="00734B95">
      <w:r>
        <w:t>Returns to</w:t>
      </w:r>
      <w:r w:rsidR="007145BC">
        <w:t xml:space="preserve"> the Editor with the original text unchanged. All changes made during the Search will be undone. Think of the </w:t>
      </w:r>
      <w:r w:rsidR="00D22D9C">
        <w:t>BACK key</w:t>
      </w:r>
      <w:r w:rsidR="007145BC">
        <w:t xml:space="preserve"> as UNDO ALL.</w:t>
      </w:r>
    </w:p>
    <w:p w:rsidR="00BD79EA" w:rsidRDefault="00BD79EA" w:rsidP="00BD79EA">
      <w:pPr>
        <w:pStyle w:val="Heading4"/>
      </w:pPr>
      <w:r>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064566" w:rsidRDefault="00064566" w:rsidP="00064566">
      <w:pPr>
        <w:pStyle w:val="Heading4"/>
      </w:pPr>
      <w:r>
        <w:t>Save and Run</w:t>
      </w:r>
    </w:p>
    <w:p w:rsidR="00064566" w:rsidRPr="00BD79EA" w:rsidRDefault="00064566" w:rsidP="00064566">
      <w:r>
        <w:t xml:space="preserve">Selecting this option is </w:t>
      </w:r>
      <w:r w:rsidR="00B148D6">
        <w:t>a fast way to save</w:t>
      </w:r>
      <w:r>
        <w:t xml:space="preserve"> and then </w:t>
      </w:r>
      <w:r w:rsidR="00B148D6">
        <w:t>run</w:t>
      </w:r>
      <w:r>
        <w:t xml:space="preserve">. </w:t>
      </w:r>
      <w:r w:rsidR="00B148D6">
        <w:t>Any changes you have made are</w:t>
      </w:r>
      <w:r>
        <w:t xml:space="preserve"> saved</w:t>
      </w:r>
      <w:r w:rsidR="00B148D6">
        <w:t>, overwriting your</w:t>
      </w:r>
      <w:r>
        <w:t xml:space="preserve"> file</w:t>
      </w:r>
      <w:r w:rsidR="00B148D6">
        <w:t>,</w:t>
      </w:r>
      <w:r>
        <w:t xml:space="preserve"> and </w:t>
      </w:r>
      <w:r w:rsidR="00B148D6">
        <w:t xml:space="preserve">your program </w:t>
      </w:r>
      <w:r>
        <w:t>is run immediately.</w:t>
      </w:r>
      <w:r w:rsidR="00B148D6">
        <w:t xml:space="preserve"> A brief popup notifies you that your file has been changed. If the program you are editi</w:t>
      </w:r>
      <w:r w:rsidR="00642518">
        <w:t>ng has no name (not previously l</w:t>
      </w:r>
      <w:r w:rsidR="00B148D6">
        <w:t xml:space="preserve">oaded or </w:t>
      </w:r>
      <w:r w:rsidR="00642518">
        <w:t>s</w:t>
      </w:r>
      <w:r w:rsidR="00B148D6">
        <w:t>aved), the Editor will ask you what name to use.</w:t>
      </w:r>
    </w:p>
    <w:p w:rsidR="005C6615" w:rsidRDefault="005C6615" w:rsidP="008209F2">
      <w:pPr>
        <w:pStyle w:val="Heading4"/>
      </w:pPr>
      <w:r>
        <w:t>Format</w:t>
      </w:r>
    </w:p>
    <w:p w:rsidR="005C6615" w:rsidRDefault="0096220C" w:rsidP="005C6615">
      <w:r>
        <w:t>Format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w:t>
      </w:r>
      <w:r w:rsidR="0046771B">
        <w:t>and</w:t>
      </w:r>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lastRenderedPageBreak/>
        <w:t>Delete</w:t>
      </w:r>
    </w:p>
    <w:p w:rsidR="00FC097F" w:rsidRDefault="003308AE" w:rsidP="00FC097F">
      <w:r>
        <w:t>D</w:t>
      </w:r>
      <w:r w:rsidR="00CD7EDC">
        <w:t>elete files and directories. The command should be used for maintaining files and directories</w:t>
      </w:r>
      <w:r w:rsidR="00432CBA">
        <w:t xml:space="preserve"> that are</w:t>
      </w:r>
      <w:r w:rsidR="00CD7EDC">
        <w:t xml:space="preserve"> used in BASIC! but it can</w:t>
      </w:r>
      <w:r w:rsidR="00432CBA">
        <w:t xml:space="preserve"> also</w:t>
      </w:r>
      <w:r w:rsidR="00CD7EDC">
        <w:t xml:space="preserve"> be used to delete any file or directory on the </w:t>
      </w:r>
      <w:r w:rsidR="008209F2">
        <w:t>SD card</w:t>
      </w:r>
      <w:r>
        <w:t xml:space="preserve"> for which you have the required permissions</w:t>
      </w:r>
      <w:r w:rsidR="00CD7EDC">
        <w:t>.</w:t>
      </w:r>
      <w:r w:rsidR="00537734">
        <w:t xml:space="preserve"> </w:t>
      </w:r>
      <w:r w:rsidR="00537734" w:rsidRPr="00D0744E">
        <w:rPr>
          <w:b/>
          <w:i/>
        </w:rPr>
        <w:t>Delete</w:t>
      </w:r>
      <w:r w:rsidR="00537734">
        <w:t xml:space="preserve"> starts in the </w:t>
      </w:r>
      <w:r w:rsidR="00537734" w:rsidRPr="00D0744E">
        <w:rPr>
          <w:b/>
        </w:rPr>
        <w:t>rfo-basic</w:t>
      </w:r>
      <w:r w:rsidR="00537734">
        <w:t xml:space="preserve"> directory.</w:t>
      </w:r>
    </w:p>
    <w:p w:rsidR="00CD7EDC" w:rsidRDefault="00432CBA" w:rsidP="00FC097F">
      <w:r>
        <w:t>Tapp</w:t>
      </w:r>
      <w:r w:rsidR="00CD7EDC">
        <w:t xml:space="preserve">ing </w:t>
      </w:r>
      <w:r w:rsidR="00CD7EDC" w:rsidRPr="0046771B">
        <w:rPr>
          <w:b/>
          <w:i/>
        </w:rPr>
        <w:t>Delete</w:t>
      </w:r>
      <w:r w:rsidR="00CD7EDC">
        <w:t xml:space="preserve"> presents the </w:t>
      </w:r>
      <w:r w:rsidR="00F5651B">
        <w:t>"</w:t>
      </w:r>
      <w:r w:rsidR="00CD7EDC">
        <w:t>BASIC! Delete File</w:t>
      </w:r>
      <w:r w:rsidR="00F5651B">
        <w:t>"</w:t>
      </w:r>
      <w:r w:rsidR="00CD7EDC">
        <w:t xml:space="preserve"> screen. The screen </w:t>
      </w:r>
      <w:r w:rsidR="003308AE">
        <w:t>shows the path to your current directory followed by</w:t>
      </w:r>
      <w:r w:rsidR="00CD7EDC">
        <w:t xml:space="preserve"> </w:t>
      </w:r>
      <w:r w:rsidR="008E2479">
        <w:t xml:space="preserve">sorted </w:t>
      </w:r>
      <w:r w:rsidR="00CD7EDC">
        <w:t>list</w:t>
      </w:r>
      <w:r w:rsidR="003308AE">
        <w:t>s</w:t>
      </w:r>
      <w:r w:rsidR="00CD7EDC">
        <w:t xml:space="preserve"> of </w:t>
      </w:r>
      <w:r w:rsidR="00F025ED">
        <w:t xml:space="preserve">the </w:t>
      </w:r>
      <w:r w:rsidR="00CD7EDC">
        <w:t>directories</w:t>
      </w:r>
      <w:r w:rsidR="003308AE">
        <w:t xml:space="preserve"> and files in it</w:t>
      </w:r>
      <w:r w:rsidR="00CD7EDC">
        <w:t>. Directories are marked</w:t>
      </w:r>
      <w:r w:rsidR="008E2479">
        <w:t xml:space="preserve"> with </w:t>
      </w:r>
      <w:r w:rsidR="008E2479" w:rsidRPr="0046771B">
        <w:rPr>
          <w:b/>
        </w:rPr>
        <w:t>(d)</w:t>
      </w:r>
      <w:r w:rsidR="008E2479">
        <w:t xml:space="preserve"> appended to the name and appear at the top of the list.</w:t>
      </w:r>
    </w:p>
    <w:p w:rsidR="003445ED" w:rsidRDefault="003445ED" w:rsidP="00FC097F">
      <w:r>
        <w:t xml:space="preserve">Tapping a file name </w:t>
      </w:r>
      <w:r w:rsidR="00D0744E">
        <w:t>displays</w:t>
      </w:r>
      <w:r>
        <w:t xml:space="preserve"> the </w:t>
      </w:r>
      <w:r w:rsidR="00F5651B">
        <w:t>"</w:t>
      </w:r>
      <w:r>
        <w:t>Confirm Delete</w:t>
      </w:r>
      <w:r w:rsidR="00F5651B">
        <w:t>"</w:t>
      </w:r>
      <w:r>
        <w:t xml:space="preserve"> dialog box. </w:t>
      </w:r>
      <w:r w:rsidR="00C16B63">
        <w:t>Tap</w:t>
      </w:r>
      <w:r>
        <w:t xml:space="preserve"> the </w:t>
      </w:r>
      <w:r w:rsidRPr="0046771B">
        <w:rPr>
          <w:b/>
        </w:rPr>
        <w:t>Delete</w:t>
      </w:r>
      <w:r>
        <w:t xml:space="preserve"> button to delete the file. </w:t>
      </w:r>
      <w:r w:rsidR="00C16B63">
        <w:t>Tap</w:t>
      </w:r>
      <w:r>
        <w:t xml:space="preserve"> the </w:t>
      </w:r>
      <w:r w:rsidRPr="0046771B">
        <w:rPr>
          <w:b/>
        </w:rPr>
        <w:t>No</w:t>
      </w:r>
      <w:r>
        <w:t xml:space="preserve"> button to dismiss the dialog box and not delete the file.</w:t>
      </w:r>
    </w:p>
    <w:p w:rsidR="00CD7EDC" w:rsidRDefault="00D0744E" w:rsidP="00FC097F">
      <w:r>
        <w:t>Tapping</w:t>
      </w:r>
      <w:r w:rsidR="00A62136">
        <w:t xml:space="preserve"> a directory name </w:t>
      </w:r>
      <w:r>
        <w:t>displays</w:t>
      </w:r>
      <w:r w:rsidR="00A62136">
        <w:t xml:space="preserve"> the contents of </w:t>
      </w:r>
      <w:r>
        <w:t xml:space="preserve">the </w:t>
      </w:r>
      <w:r w:rsidR="00A62136">
        <w:t xml:space="preserve">directory. </w:t>
      </w:r>
      <w:r w:rsidR="00CD7EDC">
        <w:t xml:space="preserve">If the directory is empty the </w:t>
      </w:r>
      <w:r w:rsidR="00F5651B">
        <w:t>"</w:t>
      </w:r>
      <w:r w:rsidR="00CD7EDC">
        <w:t>Confirm Delete</w:t>
      </w:r>
      <w:r w:rsidR="00F5651B">
        <w:t>"</w:t>
      </w:r>
      <w:r w:rsidR="00CD7EDC">
        <w:t xml:space="preserve"> dialog box </w:t>
      </w:r>
      <w:r>
        <w:t>is</w:t>
      </w:r>
      <w:r w:rsidR="00CD7EDC">
        <w:t xml:space="preserve"> shown.</w:t>
      </w:r>
      <w:r w:rsidR="00C16B63" w:rsidRPr="00C16B63">
        <w:t xml:space="preserve"> </w:t>
      </w:r>
      <w:r w:rsidR="00C16B63">
        <w:t>Tap</w:t>
      </w:r>
      <w:r w:rsidR="00CD7EDC">
        <w:t xml:space="preserve"> the </w:t>
      </w:r>
      <w:r w:rsidR="00CD7EDC" w:rsidRPr="0046771B">
        <w:rPr>
          <w:b/>
        </w:rPr>
        <w:t>Delete</w:t>
      </w:r>
      <w:r w:rsidR="00CD7EDC">
        <w:t xml:space="preserve"> button to delete the directory. </w:t>
      </w:r>
      <w:r w:rsidR="00C16B63">
        <w:t>Tap</w:t>
      </w:r>
      <w:r w:rsidR="00CD7EDC">
        <w:t xml:space="preserve"> the </w:t>
      </w:r>
      <w:r w:rsidR="00CD7EDC" w:rsidRPr="0046771B">
        <w:rPr>
          <w:b/>
        </w:rPr>
        <w:t>No</w:t>
      </w:r>
      <w:r w:rsidR="00CD7EDC">
        <w:t xml:space="preserve"> button to dismiss the dialog box and not delete the directory.</w:t>
      </w:r>
    </w:p>
    <w:p w:rsidR="003445ED" w:rsidRDefault="00C16B63" w:rsidP="00FC097F">
      <w:r>
        <w:t>Tap</w:t>
      </w:r>
      <w:r w:rsidR="003445ED">
        <w:t xml:space="preserve"> the </w:t>
      </w:r>
      <w:r w:rsidR="00F5651B">
        <w:t>"</w:t>
      </w:r>
      <w:r w:rsidR="003445ED" w:rsidRPr="0046771B">
        <w:rPr>
          <w:b/>
        </w:rPr>
        <w:t>..</w:t>
      </w:r>
      <w:r w:rsidR="00F5651B">
        <w:t>"</w:t>
      </w:r>
      <w:r w:rsidR="003445ED">
        <w:t xml:space="preserve"> at the top of the screen </w:t>
      </w:r>
      <w:r w:rsidR="00D0744E">
        <w:t xml:space="preserve">to </w:t>
      </w:r>
      <w:r w:rsidR="003445ED">
        <w:t>move up one directory</w:t>
      </w:r>
      <w:r>
        <w:t xml:space="preserve"> level</w:t>
      </w:r>
      <w:r w:rsidR="003445ED">
        <w:t xml:space="preserve">. Tapping the </w:t>
      </w:r>
      <w:r w:rsidR="00F5651B">
        <w:t>"</w:t>
      </w:r>
      <w:r w:rsidR="003445ED" w:rsidRPr="0046771B">
        <w:rPr>
          <w:b/>
        </w:rPr>
        <w:t>..</w:t>
      </w:r>
      <w:r w:rsidR="00F5651B">
        <w:t>"</w:t>
      </w:r>
      <w:r w:rsidR="003445ED">
        <w:t xml:space="preserve"> ha</w:t>
      </w:r>
      <w:r w:rsidR="00D0744E">
        <w:t>s</w:t>
      </w:r>
      <w:r w:rsidR="003445ED">
        <w:t xml:space="preserve"> no effect if you are in the root directory</w:t>
      </w:r>
      <w:r w:rsidR="00537734">
        <w:t xml:space="preserve"> "</w:t>
      </w:r>
      <w:r w:rsidR="00537734">
        <w:rPr>
          <w:b/>
        </w:rPr>
        <w:t>/</w:t>
      </w:r>
      <w:r w:rsidR="00537734">
        <w:t>"</w:t>
      </w:r>
      <w:r w:rsidR="003445ED">
        <w:t>.</w:t>
      </w:r>
    </w:p>
    <w:p w:rsidR="003445ED" w:rsidRDefault="003445ED" w:rsidP="00FC097F">
      <w:r>
        <w:t xml:space="preserve">Exit </w:t>
      </w:r>
      <w:r w:rsidRPr="0046771B">
        <w:rPr>
          <w:b/>
          <w:i/>
        </w:rPr>
        <w:t>Delete</w:t>
      </w:r>
      <w:r>
        <w:t xml:space="preserv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067234" w:rsidRDefault="00067234" w:rsidP="00067234">
      <w:pPr>
        <w:pStyle w:val="Heading5"/>
      </w:pPr>
      <w:r>
        <w:t>Console Settings</w:t>
      </w:r>
    </w:p>
    <w:p w:rsidR="00067234" w:rsidRPr="008B5F5D" w:rsidRDefault="00067234" w:rsidP="00067234">
      <w:r>
        <w:t>Opens a sub-menu with options for settings of the Console and various others screens in BASIC!</w:t>
      </w:r>
    </w:p>
    <w:p w:rsidR="008B5F5D" w:rsidRDefault="008B5F5D" w:rsidP="00067234">
      <w:pPr>
        <w:pStyle w:val="Heading5"/>
        <w:ind w:left="720"/>
      </w:pPr>
      <w:r>
        <w:t>Font Size</w:t>
      </w:r>
    </w:p>
    <w:p w:rsidR="008B5F5D" w:rsidRDefault="008B5F5D" w:rsidP="00067234">
      <w:pPr>
        <w:ind w:left="720"/>
      </w:pPr>
      <w:r>
        <w:t xml:space="preserve">Sets the font size (Small, Medium, </w:t>
      </w:r>
      <w:r w:rsidR="00F777AF">
        <w:t xml:space="preserve">or </w:t>
      </w:r>
      <w:r>
        <w:t>Large) to be used with the various screens in BASIC!</w:t>
      </w:r>
      <w:r w:rsidR="00F777AF">
        <w:t>.</w:t>
      </w:r>
    </w:p>
    <w:p w:rsidR="00BB6E6E" w:rsidRDefault="00BB6E6E" w:rsidP="00067234">
      <w:pPr>
        <w:pStyle w:val="Heading5"/>
        <w:ind w:left="720"/>
      </w:pPr>
      <w:r>
        <w:t>Typeface</w:t>
      </w:r>
    </w:p>
    <w:p w:rsidR="00BB6E6E" w:rsidRPr="001E34A3" w:rsidRDefault="00BB6E6E" w:rsidP="00067234">
      <w:pPr>
        <w:ind w:left="720"/>
      </w:pPr>
      <w:r>
        <w:t>Choose the typeface to be used on the Output Console</w:t>
      </w:r>
      <w:r w:rsidR="00067234">
        <w:t xml:space="preserve"> and some other screens</w:t>
      </w:r>
      <w:r>
        <w:t>:</w:t>
      </w:r>
      <w:r w:rsidR="00067234">
        <w:br/>
      </w:r>
      <w:r>
        <w:t>Monospace, Sans Serif, or Serif.</w:t>
      </w:r>
    </w:p>
    <w:p w:rsidR="00BB6E6E" w:rsidRDefault="00BB6E6E" w:rsidP="00067234">
      <w:pPr>
        <w:pStyle w:val="Heading5"/>
        <w:ind w:left="720"/>
      </w:pPr>
      <w:r>
        <w:lastRenderedPageBreak/>
        <w:t>Console Menu</w:t>
      </w:r>
    </w:p>
    <w:p w:rsidR="00BB6E6E" w:rsidRPr="001E34A3" w:rsidRDefault="00F777AF" w:rsidP="00067234">
      <w:pPr>
        <w:ind w:left="720"/>
      </w:pPr>
      <w:r>
        <w:t>Check the box if the Menu should be visible</w:t>
      </w:r>
      <w:r w:rsidR="00067234">
        <w:t xml:space="preserve"> in the Output Console and TGet screen</w:t>
      </w:r>
      <w:r w:rsidR="00BB6E6E">
        <w:t>.</w:t>
      </w:r>
    </w:p>
    <w:p w:rsidR="00543CB2" w:rsidRDefault="00BB6E6E" w:rsidP="00067234">
      <w:pPr>
        <w:pStyle w:val="Heading5"/>
        <w:ind w:left="720"/>
      </w:pPr>
      <w:r>
        <w:t>Console</w:t>
      </w:r>
      <w:r w:rsidR="00543CB2">
        <w:t xml:space="preserve"> Lines</w:t>
      </w:r>
    </w:p>
    <w:p w:rsidR="00543CB2" w:rsidRDefault="00543CB2" w:rsidP="00067234">
      <w:pPr>
        <w:ind w:left="720"/>
      </w:pPr>
      <w:r>
        <w:t xml:space="preserve">Check the box if the text lines in the </w:t>
      </w:r>
      <w:r w:rsidR="00BB6E6E">
        <w:t>Output</w:t>
      </w:r>
      <w:r>
        <w:t xml:space="preserve"> </w:t>
      </w:r>
      <w:r w:rsidR="00BB6E6E">
        <w:t xml:space="preserve">Console </w:t>
      </w:r>
      <w:r w:rsidR="00C46D40">
        <w:t>should be underlined.</w:t>
      </w:r>
    </w:p>
    <w:p w:rsidR="00067234" w:rsidRDefault="00067234" w:rsidP="00067234">
      <w:pPr>
        <w:pStyle w:val="Heading5"/>
        <w:ind w:left="720"/>
      </w:pPr>
      <w:r>
        <w:t>Empty Console Color</w:t>
      </w:r>
    </w:p>
    <w:p w:rsidR="008F3F91" w:rsidRDefault="00067234" w:rsidP="00067234">
      <w:pPr>
        <w:ind w:left="720"/>
      </w:pPr>
      <w:r>
        <w:t>Choose the background color of the part of the Output Console that has not yet been written. It can match the background color of the text or the color of the lines separating text lines.</w:t>
      </w:r>
    </w:p>
    <w:p w:rsidR="00067234" w:rsidRDefault="008F3F91" w:rsidP="00067234">
      <w:pPr>
        <w:ind w:left="720"/>
      </w:pPr>
      <w:r>
        <w:t xml:space="preserve">This </w:t>
      </w:r>
      <w:r w:rsidR="00BB2B1E">
        <w:t>setting</w:t>
      </w:r>
      <w:r>
        <w:t xml:space="preserve"> also applies to the </w:t>
      </w:r>
      <w:r w:rsidRPr="008F3F91">
        <w:rPr>
          <w:b/>
        </w:rPr>
        <w:t>Select</w:t>
      </w:r>
      <w:r>
        <w:t xml:space="preserve"> (but not </w:t>
      </w:r>
      <w:r w:rsidRPr="008F3F91">
        <w:rPr>
          <w:b/>
        </w:rPr>
        <w:t>Dialog.select</w:t>
      </w:r>
      <w:r>
        <w:t>) command.</w:t>
      </w:r>
    </w:p>
    <w:p w:rsidR="00067234" w:rsidRDefault="00067234" w:rsidP="00067234">
      <w:pPr>
        <w:pStyle w:val="Heading5"/>
      </w:pPr>
      <w:r>
        <w:t>Editor Settings</w:t>
      </w:r>
    </w:p>
    <w:p w:rsidR="00067234" w:rsidRPr="008B5F5D" w:rsidRDefault="00067234" w:rsidP="00067234">
      <w:r>
        <w:t>Opens a sub-menu with options for setting properties and features of the Program Editor.</w:t>
      </w:r>
    </w:p>
    <w:p w:rsidR="001D4752" w:rsidRDefault="00BB6E6E" w:rsidP="00067234">
      <w:pPr>
        <w:pStyle w:val="Heading5"/>
        <w:ind w:left="720"/>
      </w:pPr>
      <w:r>
        <w:t>Editor</w:t>
      </w:r>
      <w:r w:rsidR="001D4752">
        <w:t xml:space="preserve"> Lines</w:t>
      </w:r>
    </w:p>
    <w:p w:rsidR="001D4752" w:rsidRPr="001D4752" w:rsidRDefault="001D4752" w:rsidP="00067234">
      <w:pPr>
        <w:ind w:left="720"/>
      </w:pPr>
      <w:r>
        <w:t xml:space="preserve">Check the box if the text lines in the </w:t>
      </w:r>
      <w:r w:rsidR="00BB6E6E">
        <w:t>Editor</w:t>
      </w:r>
      <w:r>
        <w:t xml:space="preserve"> should be underlined.</w:t>
      </w:r>
    </w:p>
    <w:p w:rsidR="00F777AF" w:rsidRDefault="00F777AF" w:rsidP="00067234">
      <w:pPr>
        <w:pStyle w:val="Heading5"/>
        <w:ind w:left="720"/>
      </w:pPr>
      <w:r>
        <w:t>Editor Line Wrap</w:t>
      </w:r>
    </w:p>
    <w:p w:rsidR="00F777AF" w:rsidRPr="001D4752" w:rsidRDefault="00F777AF" w:rsidP="00067234">
      <w:pPr>
        <w:ind w:left="720"/>
      </w:pPr>
      <w:r>
        <w:t>Check the box if long text lines in the Editor should wrap at the edge of the screen. If unchecked, long lines are not wrapped, and the Editor screen may be scrolled horizontally.</w:t>
      </w:r>
    </w:p>
    <w:p w:rsidR="009A20FD" w:rsidRDefault="009A20FD" w:rsidP="00067234">
      <w:pPr>
        <w:pStyle w:val="Heading5"/>
        <w:ind w:left="720"/>
      </w:pPr>
      <w:r>
        <w:t>Editor AutoIndent</w:t>
      </w:r>
    </w:p>
    <w:p w:rsidR="00393119" w:rsidRDefault="009A20FD" w:rsidP="00067234">
      <w:pPr>
        <w:ind w:left="720"/>
      </w:pPr>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067234">
      <w:pPr>
        <w:ind w:left="720"/>
      </w:pPr>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067234" w:rsidRDefault="00067234" w:rsidP="00067234">
      <w:pPr>
        <w:pStyle w:val="Heading5"/>
      </w:pPr>
      <w:r>
        <w:t>Menu Items on Action Bar</w:t>
      </w:r>
    </w:p>
    <w:p w:rsidR="00067234" w:rsidRDefault="00067234" w:rsidP="00067234">
      <w:r>
        <w:t>Opens a sub-menu with options for moving some of the Editor menu items to the Action Bar, if there is room for them there. You can select as many as you like, but the number of items moved depends on the device and orientation. These options have no effect on Android devices before Honeycomb (3.0).</w:t>
      </w:r>
    </w:p>
    <w:p w:rsidR="00067234" w:rsidRDefault="00067234" w:rsidP="00067234">
      <w:pPr>
        <w:pStyle w:val="Heading5"/>
        <w:ind w:left="720"/>
      </w:pPr>
      <w:r>
        <w:t>RUN on action bar</w:t>
      </w:r>
    </w:p>
    <w:p w:rsidR="00067234" w:rsidRPr="001D4752" w:rsidRDefault="00067234" w:rsidP="00067234">
      <w:pPr>
        <w:ind w:left="720"/>
      </w:pPr>
      <w:r>
        <w:t xml:space="preserve">If checked, </w:t>
      </w:r>
      <w:del w:id="106" w:author="Sammartano, Marc (BIC USA)" w:date="2017-03-04T10:55:00Z">
        <w:r w:rsidDel="00175A45">
          <w:delText>Android</w:delText>
        </w:r>
      </w:del>
      <w:ins w:id="107" w:author="Sammartano, Marc (BIC USA)" w:date="2017-03-04T10:56:00Z">
        <w:r w:rsidR="00175A45">
          <w:t>the Editor</w:t>
        </w:r>
      </w:ins>
      <w:r>
        <w:t xml:space="preserve"> will attempt to move the </w:t>
      </w:r>
      <w:r w:rsidRPr="004F03AF">
        <w:rPr>
          <w:rFonts w:asciiTheme="majorHAnsi" w:hAnsiTheme="majorHAnsi"/>
          <w:smallCaps/>
          <w:sz w:val="20"/>
          <w:szCs w:val="20"/>
        </w:rPr>
        <w:t>Run</w:t>
      </w:r>
      <w:r>
        <w:t xml:space="preserve"> item from the </w:t>
      </w:r>
      <w:del w:id="108" w:author="Sammartano, Marc (BIC USA)" w:date="2017-03-04T10:55:00Z">
        <w:r w:rsidDel="00175A45">
          <w:delText xml:space="preserve">Editor </w:delText>
        </w:r>
      </w:del>
      <w:r>
        <w:t>Menu to the Action Bar.</w:t>
      </w:r>
    </w:p>
    <w:p w:rsidR="00067234" w:rsidRDefault="00067234" w:rsidP="00067234">
      <w:pPr>
        <w:pStyle w:val="Heading5"/>
        <w:ind w:left="720"/>
      </w:pPr>
      <w:r>
        <w:t>LOAD on action bar</w:t>
      </w:r>
    </w:p>
    <w:p w:rsidR="00067234" w:rsidRPr="001D4752" w:rsidRDefault="00067234" w:rsidP="00067234">
      <w:pPr>
        <w:ind w:left="720"/>
      </w:pPr>
      <w:r>
        <w:t xml:space="preserve">If checked, </w:t>
      </w:r>
      <w:del w:id="109" w:author="Sammartano, Marc (BIC USA)" w:date="2017-03-04T10:56:00Z">
        <w:r w:rsidDel="00175A45">
          <w:delText>Android</w:delText>
        </w:r>
      </w:del>
      <w:ins w:id="110" w:author="Sammartano, Marc (BIC USA)" w:date="2017-03-04T10:56:00Z">
        <w:r w:rsidR="00175A45">
          <w:t>the Editor</w:t>
        </w:r>
      </w:ins>
      <w:r>
        <w:t xml:space="preserve"> will attempt to move the </w:t>
      </w:r>
      <w:r>
        <w:rPr>
          <w:rFonts w:asciiTheme="majorHAnsi" w:hAnsiTheme="majorHAnsi"/>
          <w:smallCaps/>
          <w:sz w:val="20"/>
          <w:szCs w:val="20"/>
        </w:rPr>
        <w:t>Load</w:t>
      </w:r>
      <w:r>
        <w:t xml:space="preserve"> item from the </w:t>
      </w:r>
      <w:del w:id="111" w:author="Sammartano, Marc (BIC USA)" w:date="2017-03-04T10:56:00Z">
        <w:r w:rsidDel="00175A45">
          <w:delText xml:space="preserve">Editor </w:delText>
        </w:r>
      </w:del>
      <w:r>
        <w:t>Menu to the Action Bar.</w:t>
      </w:r>
    </w:p>
    <w:p w:rsidR="00067234" w:rsidRDefault="00067234" w:rsidP="00067234">
      <w:pPr>
        <w:pStyle w:val="Heading5"/>
        <w:ind w:left="720"/>
      </w:pPr>
      <w:r>
        <w:t>SAVE on action bar</w:t>
      </w:r>
    </w:p>
    <w:p w:rsidR="00067234" w:rsidRPr="001D4752" w:rsidRDefault="00067234" w:rsidP="00067234">
      <w:pPr>
        <w:ind w:left="720"/>
      </w:pPr>
      <w:r>
        <w:t xml:space="preserve">If checked, </w:t>
      </w:r>
      <w:del w:id="112" w:author="Sammartano, Marc (BIC USA)" w:date="2017-03-04T10:56:00Z">
        <w:r w:rsidDel="00175A45">
          <w:delText>Android</w:delText>
        </w:r>
      </w:del>
      <w:ins w:id="113" w:author="Sammartano, Marc (BIC USA)" w:date="2017-03-04T10:56:00Z">
        <w:r w:rsidR="00175A45">
          <w:t>the Editor</w:t>
        </w:r>
      </w:ins>
      <w:r>
        <w:t xml:space="preserve"> will attempt to move the </w:t>
      </w:r>
      <w:r>
        <w:rPr>
          <w:rFonts w:asciiTheme="majorHAnsi" w:hAnsiTheme="majorHAnsi"/>
          <w:smallCaps/>
          <w:sz w:val="20"/>
          <w:szCs w:val="20"/>
        </w:rPr>
        <w:t>Save</w:t>
      </w:r>
      <w:r>
        <w:t xml:space="preserve"> item from the </w:t>
      </w:r>
      <w:del w:id="114" w:author="Sammartano, Marc (BIC USA)" w:date="2017-03-04T10:56:00Z">
        <w:r w:rsidDel="00175A45">
          <w:delText xml:space="preserve">Editor </w:delText>
        </w:r>
      </w:del>
      <w:r>
        <w:t>Menu to the Action Bar.</w:t>
      </w:r>
    </w:p>
    <w:p w:rsidR="00067234" w:rsidRDefault="00067234" w:rsidP="00067234">
      <w:pPr>
        <w:pStyle w:val="Heading5"/>
        <w:ind w:left="720"/>
      </w:pPr>
      <w:r>
        <w:t>EXIT on action bar</w:t>
      </w:r>
    </w:p>
    <w:p w:rsidR="00067234" w:rsidRPr="001D4752" w:rsidRDefault="00067234" w:rsidP="00067234">
      <w:pPr>
        <w:ind w:left="720"/>
      </w:pPr>
      <w:r>
        <w:t xml:space="preserve">If checked, </w:t>
      </w:r>
      <w:del w:id="115" w:author="Sammartano, Marc (BIC USA)" w:date="2017-03-04T10:56:00Z">
        <w:r w:rsidDel="00175A45">
          <w:delText>Android</w:delText>
        </w:r>
      </w:del>
      <w:ins w:id="116" w:author="Sammartano, Marc (BIC USA)" w:date="2017-03-04T10:56:00Z">
        <w:r w:rsidR="00175A45">
          <w:t>the Editor</w:t>
        </w:r>
      </w:ins>
      <w:r>
        <w:t xml:space="preserve"> will attempt to move the </w:t>
      </w:r>
      <w:r>
        <w:rPr>
          <w:rFonts w:asciiTheme="majorHAnsi" w:hAnsiTheme="majorHAnsi"/>
          <w:smallCaps/>
          <w:sz w:val="20"/>
          <w:szCs w:val="20"/>
        </w:rPr>
        <w:t>Exit</w:t>
      </w:r>
      <w:r>
        <w:t xml:space="preserve"> item from the </w:t>
      </w:r>
      <w:del w:id="117" w:author="Sammartano, Marc (BIC USA)" w:date="2017-03-04T10:56:00Z">
        <w:r w:rsidDel="00175A45">
          <w:delText xml:space="preserve">Editor </w:delText>
        </w:r>
      </w:del>
      <w:r>
        <w:t>Menu to the Action Bar.</w:t>
      </w:r>
    </w:p>
    <w:p w:rsidR="00F777AF" w:rsidRDefault="00F777AF" w:rsidP="00F777AF">
      <w:pPr>
        <w:pStyle w:val="Heading5"/>
      </w:pPr>
      <w:r>
        <w:lastRenderedPageBreak/>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CB18C6" w:rsidRDefault="00CB18C6" w:rsidP="00CB18C6">
      <w:pPr>
        <w:pStyle w:val="Heading5"/>
      </w:pPr>
      <w:r>
        <w:t>Graphic Acceleration</w:t>
      </w:r>
    </w:p>
    <w:p w:rsidR="00CB18C6" w:rsidRPr="00CB18C6" w:rsidRDefault="009B20C3" w:rsidP="00CB18C6">
      <w:r>
        <w:t>Check this box to enable GPU-assisted graphics acceleration on devices since 3.0 (Honeycomb) that support it. It is disabled by default. If you enable this option, test your program carefully. Hardware acceleration can make some of BASIC!’s graphical operations fail.</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w:t>
      </w:r>
      <w:del w:id="118" w:author="Sammartano, Marc (BIC USA)" w:date="2017-03-04T10:57:00Z">
        <w:r w:rsidR="00A10646" w:rsidDel="00175A45">
          <w:delText>Paths Explained</w:delText>
        </w:r>
      </w:del>
      <w:ins w:id="119" w:author="Sammartano, Marc (BIC USA)" w:date="2017-03-04T10:57:00Z">
        <w:r w:rsidR="00175A45">
          <w:t>Working with Files</w:t>
        </w:r>
      </w:ins>
      <w:r w:rsidR="00A10646">
        <w:t>",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del w:id="120" w:author="Sammartano, Marc (BIC USA)" w:date="2017-03-04T10:58:00Z">
        <w:r w:rsidRPr="0095228F" w:rsidDel="00175A45">
          <w:delText>.</w:delText>
        </w:r>
        <w:r w:rsidDel="00175A45">
          <w:delText xml:space="preserve"> In many devices, the system-suggested drive is "/sdcard"</w:delText>
        </w:r>
      </w:del>
      <w:r>
        <w:t>.</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w:t>
      </w:r>
      <w:del w:id="121" w:author="Sammartano, Marc (BIC USA)" w:date="2017-03-04T10:58:00Z">
        <w:r w:rsidDel="00175A45">
          <w:delText>. You will get an error message</w:delText>
        </w:r>
      </w:del>
      <w:r>
        <w:t>.</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Default="00167D81" w:rsidP="00167D81">
      <w:pPr>
        <w:rPr>
          <w:ins w:id="122" w:author="Sammartano, Marc (BIC USA)" w:date="2017-03-12T22:25:00Z"/>
        </w:rPr>
      </w:pPr>
      <w:r>
        <w:t xml:space="preserve">The </w:t>
      </w:r>
      <w:r w:rsidRPr="00AA4B93">
        <w:rPr>
          <w:b/>
          <w:i/>
        </w:rPr>
        <w:t>About</w:t>
      </w:r>
      <w:r>
        <w:t xml:space="preserve"> </w:t>
      </w:r>
      <w:r w:rsidR="00AA4B93">
        <w:t>option</w:t>
      </w:r>
      <w:r>
        <w:t xml:space="preserve"> displays the </w:t>
      </w:r>
      <w:del w:id="123" w:author="Sammartano, Marc (BIC USA)" w:date="2017-03-12T22:23:00Z">
        <w:r w:rsidDel="00E23749">
          <w:delText>B</w:delText>
        </w:r>
        <w:r w:rsidR="00AA4B93" w:rsidDel="00E23749">
          <w:delText>intray</w:delText>
        </w:r>
        <w:r w:rsidDel="00E23749">
          <w:delText xml:space="preserve"> page for the release</w:delText>
        </w:r>
      </w:del>
      <w:ins w:id="124" w:author="Sammartano, Marc (BIC USA)" w:date="2017-03-12T22:23:00Z">
        <w:r w:rsidR="00E23749">
          <w:t>version</w:t>
        </w:r>
      </w:ins>
      <w:r>
        <w:t xml:space="preserve"> of BASIC! </w:t>
      </w:r>
      <w:del w:id="125" w:author="Sammartano, Marc (BIC USA)" w:date="2017-03-04T11:02:00Z">
        <w:r w:rsidR="005A6DD7" w:rsidDel="00A03919">
          <w:delText>that</w:delText>
        </w:r>
        <w:r w:rsidDel="00A03919">
          <w:delText xml:space="preserve"> corresponds to the release of the BASIC! </w:delText>
        </w:r>
      </w:del>
      <w:r>
        <w:t>that you are using</w:t>
      </w:r>
      <w:ins w:id="126" w:author="Sammartano, Marc (BIC USA)" w:date="2017-03-12T22:23:00Z">
        <w:r w:rsidR="00E23749">
          <w:t>, followed by a set of buttons that connect you to various websites with information about BASIC!</w:t>
        </w:r>
      </w:ins>
      <w:r>
        <w:t xml:space="preserve">. Make sure that you have a connection to the Internet before selecting </w:t>
      </w:r>
      <w:r w:rsidRPr="00AA4B93">
        <w:rPr>
          <w:b/>
          <w:i/>
        </w:rPr>
        <w:t>About</w:t>
      </w:r>
      <w:r>
        <w:t>.</w:t>
      </w:r>
    </w:p>
    <w:p w:rsidR="00E23749" w:rsidRPr="008209F2" w:rsidRDefault="00E23749" w:rsidP="00E23749">
      <w:pPr>
        <w:pStyle w:val="Heading5"/>
        <w:rPr>
          <w:ins w:id="127" w:author="Sammartano, Marc (BIC USA)" w:date="2017-03-12T22:25:00Z"/>
        </w:rPr>
      </w:pPr>
      <w:ins w:id="128" w:author="Sammartano, Marc (BIC USA)" w:date="2017-03-12T22:25:00Z">
        <w:r>
          <w:lastRenderedPageBreak/>
          <w:t>Home Page</w:t>
        </w:r>
        <w:r w:rsidRPr="008209F2">
          <w:t xml:space="preserve"> Button</w:t>
        </w:r>
      </w:ins>
    </w:p>
    <w:p w:rsidR="00E23749" w:rsidRPr="00167D81" w:rsidRDefault="006E3C6F" w:rsidP="00167D81">
      <w:ins w:id="129" w:author="Sammartano, Marc (BIC USA)" w:date="2017-03-12T22:26:00Z">
        <w:r>
          <w:t>Opens</w:t>
        </w:r>
      </w:ins>
      <w:ins w:id="130" w:author="Sammartano, Marc (BIC USA)" w:date="2017-03-12T22:25:00Z">
        <w:r w:rsidR="00E23749">
          <w:t xml:space="preserve"> the BASIC! home page</w:t>
        </w:r>
      </w:ins>
      <w:ins w:id="131" w:author="Sammartano, Marc (BIC USA)" w:date="2017-03-12T22:29:00Z">
        <w:r>
          <w:t xml:space="preserve">, </w:t>
        </w:r>
        <w:r>
          <w:fldChar w:fldCharType="begin"/>
        </w:r>
        <w:r>
          <w:instrText xml:space="preserve"> HYPERLINK "http://rfo-basic.com" </w:instrText>
        </w:r>
        <w:r>
          <w:fldChar w:fldCharType="separate"/>
        </w:r>
        <w:r w:rsidRPr="006E3C6F">
          <w:rPr>
            <w:rStyle w:val="Hyperlink"/>
          </w:rPr>
          <w:t>http://rfo-basic.com</w:t>
        </w:r>
        <w:r>
          <w:fldChar w:fldCharType="end"/>
        </w:r>
      </w:ins>
      <w:ins w:id="132" w:author="Sammartano, Marc (BIC USA)" w:date="2017-03-12T22:30:00Z">
        <w:r>
          <w:t>.</w:t>
        </w:r>
      </w:ins>
    </w:p>
    <w:p w:rsidR="006E3C6F" w:rsidRPr="008209F2" w:rsidRDefault="006E3C6F" w:rsidP="006E3C6F">
      <w:pPr>
        <w:pStyle w:val="Heading5"/>
        <w:rPr>
          <w:ins w:id="133" w:author="Sammartano, Marc (BIC USA)" w:date="2017-03-12T22:30:00Z"/>
        </w:rPr>
      </w:pPr>
      <w:ins w:id="134" w:author="Sammartano, Marc (BIC USA)" w:date="2017-03-12T22:30:00Z">
        <w:r>
          <w:t>User Forum</w:t>
        </w:r>
        <w:r w:rsidRPr="008209F2">
          <w:t xml:space="preserve"> Button</w:t>
        </w:r>
      </w:ins>
    </w:p>
    <w:p w:rsidR="006E3C6F" w:rsidRPr="00167D81" w:rsidRDefault="006E3C6F" w:rsidP="006E3C6F">
      <w:pPr>
        <w:rPr>
          <w:ins w:id="135" w:author="Sammartano, Marc (BIC USA)" w:date="2017-03-12T22:30:00Z"/>
        </w:rPr>
      </w:pPr>
      <w:ins w:id="136" w:author="Sammartano, Marc (BIC USA)" w:date="2017-03-12T22:30:00Z">
        <w:r>
          <w:t xml:space="preserve">Opens the BASIC! </w:t>
        </w:r>
      </w:ins>
      <w:ins w:id="137" w:author="Sammartano, Marc (BIC USA)" w:date="2017-03-12T22:31:00Z">
        <w:r>
          <w:t>user forum</w:t>
        </w:r>
      </w:ins>
      <w:ins w:id="138" w:author="Sammartano, Marc (BIC USA)" w:date="2017-03-12T22:30:00Z">
        <w:r>
          <w:t xml:space="preserve"> </w:t>
        </w:r>
      </w:ins>
      <w:ins w:id="139" w:author="Sammartano, Marc (BIC USA)" w:date="2017-03-12T22:31:00Z">
        <w:r>
          <w:t>site</w:t>
        </w:r>
      </w:ins>
      <w:ins w:id="140" w:author="Sammartano, Marc (BIC USA)" w:date="2017-03-12T22:30:00Z">
        <w:r>
          <w:t xml:space="preserve">, </w:t>
        </w:r>
      </w:ins>
      <w:ins w:id="141" w:author="Sammartano, Marc (BIC USA)" w:date="2017-03-12T22:31:00Z">
        <w:r>
          <w:fldChar w:fldCharType="begin"/>
        </w:r>
        <w:r>
          <w:instrText xml:space="preserve"> HYPERLINK "</w:instrText>
        </w:r>
      </w:ins>
      <w:ins w:id="142" w:author="Sammartano, Marc (BIC USA)" w:date="2017-03-12T22:30:00Z">
        <w:r w:rsidRPr="006E3C6F">
          <w:instrText>http://rfobasic</w:instrText>
        </w:r>
      </w:ins>
      <w:ins w:id="143" w:author="Sammartano, Marc (BIC USA)" w:date="2017-03-12T22:31:00Z">
        <w:r w:rsidRPr="006E3C6F">
          <w:instrText>.freeforums.org</w:instrText>
        </w:r>
        <w:r>
          <w:instrText xml:space="preserve">" </w:instrText>
        </w:r>
        <w:r>
          <w:fldChar w:fldCharType="separate"/>
        </w:r>
      </w:ins>
      <w:r w:rsidRPr="00AC3A8B">
        <w:rPr>
          <w:rStyle w:val="Hyperlink"/>
        </w:rPr>
        <w:t>http://rfobasic.freeforums.org</w:t>
      </w:r>
      <w:ins w:id="144" w:author="Sammartano, Marc (BIC USA)" w:date="2017-03-12T22:31:00Z">
        <w:r>
          <w:fldChar w:fldCharType="end"/>
        </w:r>
      </w:ins>
      <w:ins w:id="145" w:author="Sammartano, Marc (BIC USA)" w:date="2017-03-12T22:30:00Z">
        <w:r>
          <w:t>.</w:t>
        </w:r>
      </w:ins>
    </w:p>
    <w:p w:rsidR="006E3C6F" w:rsidRPr="008209F2" w:rsidRDefault="006E3C6F" w:rsidP="006E3C6F">
      <w:pPr>
        <w:pStyle w:val="Heading5"/>
        <w:rPr>
          <w:ins w:id="146" w:author="Sammartano, Marc (BIC USA)" w:date="2017-03-12T22:31:00Z"/>
        </w:rPr>
      </w:pPr>
      <w:ins w:id="147" w:author="Sammartano, Marc (BIC USA)" w:date="2017-03-12T22:31:00Z">
        <w:r>
          <w:t>User</w:t>
        </w:r>
      </w:ins>
      <w:ins w:id="148" w:author="Sammartano, Marc (BIC USA)" w:date="2017-03-12T22:32:00Z">
        <w:r>
          <w:t>s’</w:t>
        </w:r>
      </w:ins>
      <w:ins w:id="149" w:author="Sammartano, Marc (BIC USA)" w:date="2017-03-12T22:31:00Z">
        <w:r>
          <w:t xml:space="preserve"> </w:t>
        </w:r>
      </w:ins>
      <w:ins w:id="150" w:author="Sammartano, Marc (BIC USA)" w:date="2017-03-12T22:32:00Z">
        <w:r>
          <w:t>Programs</w:t>
        </w:r>
      </w:ins>
      <w:ins w:id="151" w:author="Sammartano, Marc (BIC USA)" w:date="2017-03-12T22:31:00Z">
        <w:r w:rsidRPr="008209F2">
          <w:t xml:space="preserve"> Button</w:t>
        </w:r>
      </w:ins>
    </w:p>
    <w:p w:rsidR="006E3C6F" w:rsidRPr="00167D81" w:rsidRDefault="006E3C6F" w:rsidP="006E3C6F">
      <w:pPr>
        <w:rPr>
          <w:ins w:id="152" w:author="Sammartano, Marc (BIC USA)" w:date="2017-03-12T22:31:00Z"/>
        </w:rPr>
      </w:pPr>
      <w:ins w:id="153" w:author="Sammartano, Marc (BIC USA)" w:date="2017-03-12T22:31:00Z">
        <w:r>
          <w:t xml:space="preserve">Opens </w:t>
        </w:r>
      </w:ins>
      <w:ins w:id="154" w:author="Sammartano, Marc (BIC USA)" w:date="2017-03-12T22:32:00Z">
        <w:r>
          <w:t xml:space="preserve">a repository of </w:t>
        </w:r>
      </w:ins>
      <w:ins w:id="155" w:author="Sammartano, Marc (BIC USA)" w:date="2017-03-12T22:34:00Z">
        <w:r>
          <w:t xml:space="preserve">BASIC! </w:t>
        </w:r>
      </w:ins>
      <w:ins w:id="156" w:author="Sammartano, Marc (BIC USA)" w:date="2017-03-12T22:32:00Z">
        <w:r>
          <w:t xml:space="preserve">programs </w:t>
        </w:r>
      </w:ins>
      <w:ins w:id="157" w:author="Sammartano, Marc (BIC USA)" w:date="2017-03-12T22:33:00Z">
        <w:r>
          <w:t xml:space="preserve">written by members of the </w:t>
        </w:r>
      </w:ins>
      <w:ins w:id="158" w:author="Sammartano, Marc (BIC USA)" w:date="2017-03-12T22:31:00Z">
        <w:r>
          <w:t>BASIC! user forum</w:t>
        </w:r>
      </w:ins>
      <w:ins w:id="159" w:author="Sammartano, Marc (BIC USA)" w:date="2017-03-12T22:34:00Z">
        <w:r>
          <w:t>, hosted by the founder of BASIC, Paul Laughton</w:t>
        </w:r>
      </w:ins>
      <w:ins w:id="160" w:author="Sammartano, Marc (BIC USA)" w:date="2017-03-12T22:33:00Z">
        <w:r>
          <w:t>. The programs are found at</w:t>
        </w:r>
      </w:ins>
      <w:ins w:id="161" w:author="Sammartano, Marc (BIC USA)" w:date="2017-03-12T22:31:00Z">
        <w:r>
          <w:t xml:space="preserve"> </w:t>
        </w:r>
      </w:ins>
      <w:ins w:id="162" w:author="Sammartano, Marc (BIC USA)" w:date="2017-03-12T22:32:00Z">
        <w:r>
          <w:fldChar w:fldCharType="begin"/>
        </w:r>
        <w:r>
          <w:instrText xml:space="preserve"> HYPERLINK "</w:instrText>
        </w:r>
      </w:ins>
      <w:ins w:id="163" w:author="Sammartano, Marc (BIC USA)" w:date="2017-03-12T22:31:00Z">
        <w:r w:rsidRPr="006E3C6F">
          <w:instrText>http://</w:instrText>
        </w:r>
      </w:ins>
      <w:ins w:id="164" w:author="Sammartano, Marc (BIC USA)" w:date="2017-03-12T22:32:00Z">
        <w:r w:rsidRPr="006E3C6F">
          <w:instrText>laughton.com/basic/programs</w:instrText>
        </w:r>
        <w:r>
          <w:instrText xml:space="preserve">" </w:instrText>
        </w:r>
        <w:r>
          <w:fldChar w:fldCharType="separate"/>
        </w:r>
      </w:ins>
      <w:r w:rsidRPr="00AC3A8B">
        <w:rPr>
          <w:rStyle w:val="Hyperlink"/>
        </w:rPr>
        <w:t>http://laughton.com/basic/programs</w:t>
      </w:r>
      <w:ins w:id="165" w:author="Sammartano, Marc (BIC USA)" w:date="2017-03-12T22:32:00Z">
        <w:r>
          <w:fldChar w:fldCharType="end"/>
        </w:r>
      </w:ins>
      <w:ins w:id="166" w:author="Sammartano, Marc (BIC USA)" w:date="2017-03-12T22:31:00Z">
        <w:r>
          <w:t>.</w:t>
        </w:r>
      </w:ins>
    </w:p>
    <w:p w:rsidR="006E3C6F" w:rsidRPr="008209F2" w:rsidRDefault="006E3C6F" w:rsidP="006E3C6F">
      <w:pPr>
        <w:pStyle w:val="Heading5"/>
        <w:rPr>
          <w:ins w:id="167" w:author="Sammartano, Marc (BIC USA)" w:date="2017-03-12T22:31:00Z"/>
        </w:rPr>
      </w:pPr>
      <w:ins w:id="168" w:author="Sammartano, Marc (BIC USA)" w:date="2017-03-12T22:34:00Z">
        <w:r>
          <w:t xml:space="preserve">Bintray </w:t>
        </w:r>
      </w:ins>
      <w:ins w:id="169" w:author="Sammartano, Marc (BIC USA)" w:date="2017-03-12T22:31:00Z">
        <w:r w:rsidRPr="008209F2">
          <w:t>Button</w:t>
        </w:r>
      </w:ins>
    </w:p>
    <w:p w:rsidR="006E3C6F" w:rsidRPr="00167D81" w:rsidRDefault="006E3C6F" w:rsidP="006E3C6F">
      <w:pPr>
        <w:rPr>
          <w:ins w:id="170" w:author="Sammartano, Marc (BIC USA)" w:date="2017-03-12T22:31:00Z"/>
        </w:rPr>
      </w:pPr>
      <w:ins w:id="171" w:author="Sammartano, Marc (BIC USA)" w:date="2017-03-12T22:31:00Z">
        <w:r>
          <w:t xml:space="preserve">Opens the BASIC! </w:t>
        </w:r>
      </w:ins>
      <w:ins w:id="172" w:author="Sammartano, Marc (BIC USA)" w:date="2017-03-12T22:35:00Z">
        <w:r>
          <w:t>page of the binary hosting site Bintray</w:t>
        </w:r>
      </w:ins>
      <w:ins w:id="173" w:author="Sammartano, Marc (BIC USA)" w:date="2017-03-12T22:31:00Z">
        <w:r>
          <w:t xml:space="preserve">, </w:t>
        </w:r>
      </w:ins>
      <w:ins w:id="174" w:author="Sammartano, Marc (BIC USA)" w:date="2017-03-12T22:36:00Z">
        <w:r w:rsidR="00D972D6">
          <w:fldChar w:fldCharType="begin"/>
        </w:r>
        <w:r w:rsidR="00D972D6">
          <w:instrText xml:space="preserve"> HYPERLINK "</w:instrText>
        </w:r>
      </w:ins>
      <w:ins w:id="175" w:author="Sammartano, Marc (BIC USA)" w:date="2017-03-12T22:31:00Z">
        <w:r w:rsidR="00D972D6" w:rsidRPr="00D972D6">
          <w:instrText>http</w:instrText>
        </w:r>
      </w:ins>
      <w:ins w:id="176" w:author="Sammartano, Marc (BIC USA)" w:date="2017-03-12T22:35:00Z">
        <w:r w:rsidR="00D972D6" w:rsidRPr="00D972D6">
          <w:instrText>s</w:instrText>
        </w:r>
      </w:ins>
      <w:ins w:id="177" w:author="Sammartano, Marc (BIC USA)" w:date="2017-03-12T22:31:00Z">
        <w:r w:rsidR="00D972D6" w:rsidRPr="00D972D6">
          <w:instrText>://</w:instrText>
        </w:r>
      </w:ins>
      <w:ins w:id="178" w:author="Sammartano, Marc (BIC USA)" w:date="2017-03-12T22:35:00Z">
        <w:r w:rsidR="00D972D6" w:rsidRPr="00D972D6">
          <w:instrText>bintray.com/rfo-basic/android/</w:instrText>
        </w:r>
      </w:ins>
      <w:ins w:id="179" w:author="Sammartano, Marc (BIC USA)" w:date="2017-03-12T22:36:00Z">
        <w:r w:rsidR="00D972D6" w:rsidRPr="00D972D6">
          <w:instrText>RFO-BASIC</w:instrText>
        </w:r>
        <w:r w:rsidR="00D972D6">
          <w:instrText xml:space="preserve">" </w:instrText>
        </w:r>
        <w:r w:rsidR="00D972D6">
          <w:fldChar w:fldCharType="separate"/>
        </w:r>
      </w:ins>
      <w:r w:rsidR="00D972D6" w:rsidRPr="00AC3A8B">
        <w:rPr>
          <w:rStyle w:val="Hyperlink"/>
        </w:rPr>
        <w:t>https://bintray.com/rfo-basic/android/RFO-BASIC</w:t>
      </w:r>
      <w:ins w:id="180" w:author="Sammartano, Marc (BIC USA)" w:date="2017-03-12T22:36:00Z">
        <w:r w:rsidR="00D972D6">
          <w:fldChar w:fldCharType="end"/>
        </w:r>
      </w:ins>
      <w:ins w:id="181" w:author="Sammartano, Marc (BIC USA)" w:date="2017-03-12T22:31:00Z">
        <w:r>
          <w:t>.</w:t>
        </w:r>
      </w:ins>
      <w:ins w:id="182" w:author="Sammartano, Marc (BIC USA)" w:date="2017-03-12T22:36:00Z">
        <w:r w:rsidR="00D972D6">
          <w:t xml:space="preserve"> At this site, you can</w:t>
        </w:r>
      </w:ins>
      <w:ins w:id="183" w:author="Sammartano, Marc (BIC USA)" w:date="2017-03-12T22:37:00Z">
        <w:r w:rsidR="00D972D6">
          <w:t xml:space="preserve"> download this manual</w:t>
        </w:r>
      </w:ins>
      <w:ins w:id="184" w:author="Sammartano, Marc (BIC USA)" w:date="2017-03-12T22:42:00Z">
        <w:r w:rsidR="00D972D6">
          <w:t xml:space="preserve"> in PDF format</w:t>
        </w:r>
      </w:ins>
      <w:ins w:id="185" w:author="Sammartano, Marc (BIC USA)" w:date="2017-03-12T22:37:00Z">
        <w:r w:rsidR="00D972D6">
          <w:t xml:space="preserve"> and the Android installable</w:t>
        </w:r>
      </w:ins>
      <w:ins w:id="186" w:author="Sammartano, Marc (BIC USA)" w:date="2017-03-12T22:36:00Z">
        <w:r w:rsidR="00D972D6">
          <w:t xml:space="preserve"> </w:t>
        </w:r>
      </w:ins>
      <w:ins w:id="187" w:author="Sammartano, Marc (BIC USA)" w:date="2017-03-12T22:37:00Z">
        <w:r w:rsidR="00D972D6">
          <w:t>(</w:t>
        </w:r>
      </w:ins>
      <w:ins w:id="188" w:author="Sammartano, Marc (BIC USA)" w:date="2017-03-12T22:38:00Z">
        <w:r w:rsidR="00D972D6">
          <w:t>.</w:t>
        </w:r>
      </w:ins>
      <w:ins w:id="189" w:author="Sammartano, Marc (BIC USA)" w:date="2017-03-12T22:37:00Z">
        <w:r w:rsidR="00D972D6">
          <w:t>apk</w:t>
        </w:r>
      </w:ins>
      <w:ins w:id="190" w:author="Sammartano, Marc (BIC USA)" w:date="2017-03-12T22:38:00Z">
        <w:r w:rsidR="00D972D6">
          <w:t xml:space="preserve"> file</w:t>
        </w:r>
      </w:ins>
      <w:ins w:id="191" w:author="Sammartano, Marc (BIC USA)" w:date="2017-03-12T22:37:00Z">
        <w:r w:rsidR="00D972D6">
          <w:t>)</w:t>
        </w:r>
      </w:ins>
      <w:ins w:id="192" w:author="Sammartano, Marc (BIC USA)" w:date="2017-03-12T22:43:00Z">
        <w:r w:rsidR="00D972D6">
          <w:t>. Both are available</w:t>
        </w:r>
      </w:ins>
      <w:ins w:id="193" w:author="Sammartano, Marc (BIC USA)" w:date="2017-03-12T22:37:00Z">
        <w:r w:rsidR="00D972D6">
          <w:t xml:space="preserve"> for recent versions of BASIC!. You can also read the release notes for each version.</w:t>
        </w:r>
      </w:ins>
    </w:p>
    <w:p w:rsidR="006E3C6F" w:rsidRPr="008209F2" w:rsidRDefault="00D972D6" w:rsidP="006E3C6F">
      <w:pPr>
        <w:pStyle w:val="Heading5"/>
        <w:rPr>
          <w:ins w:id="194" w:author="Sammartano, Marc (BIC USA)" w:date="2017-03-12T22:31:00Z"/>
        </w:rPr>
      </w:pPr>
      <w:ins w:id="195" w:author="Sammartano, Marc (BIC USA)" w:date="2017-03-12T22:38:00Z">
        <w:r>
          <w:t xml:space="preserve">GitHub </w:t>
        </w:r>
      </w:ins>
      <w:ins w:id="196" w:author="Sammartano, Marc (BIC USA)" w:date="2017-03-12T22:31:00Z">
        <w:r w:rsidR="006E3C6F" w:rsidRPr="008209F2">
          <w:t>Button</w:t>
        </w:r>
      </w:ins>
    </w:p>
    <w:p w:rsidR="006E3C6F" w:rsidRPr="00167D81" w:rsidRDefault="006E3C6F" w:rsidP="006E3C6F">
      <w:pPr>
        <w:rPr>
          <w:ins w:id="197" w:author="Sammartano, Marc (BIC USA)" w:date="2017-03-12T22:31:00Z"/>
        </w:rPr>
      </w:pPr>
      <w:ins w:id="198" w:author="Sammartano, Marc (BIC USA)" w:date="2017-03-12T22:31:00Z">
        <w:r>
          <w:t xml:space="preserve">Opens the BASIC! </w:t>
        </w:r>
      </w:ins>
      <w:ins w:id="199" w:author="Sammartano, Marc (BIC USA)" w:date="2017-03-12T22:39:00Z">
        <w:r w:rsidR="00D972D6">
          <w:t xml:space="preserve">page of the software development </w:t>
        </w:r>
      </w:ins>
      <w:ins w:id="200" w:author="Sammartano, Marc (BIC USA)" w:date="2017-03-12T22:31:00Z">
        <w:r>
          <w:t>site</w:t>
        </w:r>
      </w:ins>
      <w:ins w:id="201" w:author="Sammartano, Marc (BIC USA)" w:date="2017-03-12T22:40:00Z">
        <w:r w:rsidR="00D972D6">
          <w:t xml:space="preserve"> GitHub</w:t>
        </w:r>
      </w:ins>
      <w:ins w:id="202" w:author="Sammartano, Marc (BIC USA)" w:date="2017-03-12T22:31:00Z">
        <w:r>
          <w:t xml:space="preserve">, </w:t>
        </w:r>
      </w:ins>
      <w:ins w:id="203" w:author="Sammartano, Marc (BIC USA)" w:date="2017-03-12T22:59:00Z">
        <w:r w:rsidR="00C16347">
          <w:fldChar w:fldCharType="begin"/>
        </w:r>
      </w:ins>
      <w:ins w:id="204" w:author="Sammartano, Marc (BIC USA)" w:date="2017-03-12T23:01:00Z">
        <w:r w:rsidR="00C16347">
          <w:instrText>HYPERLINK "https://github.com/RFO-BASIC"</w:instrText>
        </w:r>
      </w:ins>
      <w:del w:id="205" w:author="Sammartano, Marc (BIC USA)" w:date="2017-03-12T23:01:00Z">
        <w:r w:rsidR="00C16347" w:rsidRPr="00C16347" w:rsidDel="00C16347">
          <w:delInstrText>https://github.com/RFO-BASIC</w:delInstrText>
        </w:r>
      </w:del>
      <w:ins w:id="206" w:author="Sammartano, Marc (BIC USA)" w:date="2017-03-12T22:59:00Z">
        <w:r w:rsidR="00C16347">
          <w:fldChar w:fldCharType="separate"/>
        </w:r>
      </w:ins>
      <w:del w:id="207" w:author="Sammartano, Marc (BIC USA)" w:date="2017-03-12T23:01:00Z">
        <w:r w:rsidR="00C16347" w:rsidRPr="00AC3A8B" w:rsidDel="00C16347">
          <w:rPr>
            <w:rStyle w:val="Hyperlink"/>
          </w:rPr>
          <w:delText>https://github.com/RFO-BASICrfobasic.freeforums.org</w:delText>
        </w:r>
      </w:del>
      <w:ins w:id="208" w:author="Sammartano, Marc (BIC USA)" w:date="2017-03-12T23:01:00Z">
        <w:r w:rsidR="00C16347">
          <w:rPr>
            <w:rStyle w:val="Hyperlink"/>
          </w:rPr>
          <w:t>https://github.com/RFO-BASIC</w:t>
        </w:r>
      </w:ins>
      <w:ins w:id="209" w:author="Sammartano, Marc (BIC USA)" w:date="2017-03-12T22:59:00Z">
        <w:r w:rsidR="00C16347">
          <w:fldChar w:fldCharType="end"/>
        </w:r>
      </w:ins>
      <w:ins w:id="210" w:author="Sammartano, Marc (BIC USA)" w:date="2017-03-12T22:31:00Z">
        <w:r>
          <w:t>.</w:t>
        </w:r>
      </w:ins>
      <w:ins w:id="211" w:author="Sammartano, Marc (BIC USA)" w:date="2017-03-12T22:42:00Z">
        <w:r w:rsidR="00D972D6">
          <w:t xml:space="preserve"> At this site you can download</w:t>
        </w:r>
      </w:ins>
      <w:ins w:id="212" w:author="Sammartano, Marc (BIC USA)" w:date="2017-03-12T22:43:00Z">
        <w:r w:rsidR="00D972D6">
          <w:t xml:space="preserve"> the source for </w:t>
        </w:r>
      </w:ins>
      <w:ins w:id="213" w:author="Sammartano, Marc (BIC USA)" w:date="2017-03-12T22:45:00Z">
        <w:r w:rsidR="00D972D6">
          <w:t>every</w:t>
        </w:r>
      </w:ins>
      <w:ins w:id="214" w:author="Sammartano, Marc (BIC USA)" w:date="2017-03-12T22:43:00Z">
        <w:r w:rsidR="00D972D6">
          <w:t xml:space="preserve"> version of BASIC! since v01.69. You can also download the </w:t>
        </w:r>
      </w:ins>
      <w:ins w:id="215" w:author="Sammartano, Marc (BIC USA)" w:date="2017-03-12T22:44:00Z">
        <w:r w:rsidR="00D972D6">
          <w:t>"source" for this manual, as a Microsoft</w:t>
        </w:r>
      </w:ins>
      <w:ins w:id="216" w:author="Sammartano, Marc (BIC USA)" w:date="2017-03-12T22:45:00Z">
        <w:r w:rsidR="00D972D6">
          <w:t>™ Word™ document, for each version.</w:t>
        </w:r>
      </w:ins>
    </w:p>
    <w:p w:rsidR="006E3C6F" w:rsidRPr="008209F2" w:rsidRDefault="00D972D6" w:rsidP="006E3C6F">
      <w:pPr>
        <w:pStyle w:val="Heading5"/>
        <w:rPr>
          <w:ins w:id="217" w:author="Sammartano, Marc (BIC USA)" w:date="2017-03-12T22:31:00Z"/>
        </w:rPr>
      </w:pPr>
      <w:ins w:id="218" w:author="Sammartano, Marc (BIC USA)" w:date="2017-03-12T22:46:00Z">
        <w:r>
          <w:t>Open-Source License</w:t>
        </w:r>
      </w:ins>
      <w:ins w:id="219" w:author="Sammartano, Marc (BIC USA)" w:date="2017-03-12T22:31:00Z">
        <w:r w:rsidR="006E3C6F" w:rsidRPr="008209F2">
          <w:t xml:space="preserve"> Button</w:t>
        </w:r>
      </w:ins>
    </w:p>
    <w:p w:rsidR="006E3C6F" w:rsidRPr="00167D81" w:rsidRDefault="008617C3" w:rsidP="006E3C6F">
      <w:pPr>
        <w:rPr>
          <w:ins w:id="220" w:author="Sammartano, Marc (BIC USA)" w:date="2017-03-12T22:31:00Z"/>
        </w:rPr>
      </w:pPr>
      <w:ins w:id="221" w:author="Sammartano, Marc (BIC USA)" w:date="2017-03-12T22:49:00Z">
        <w:r>
          <w:t>Displays</w:t>
        </w:r>
      </w:ins>
      <w:ins w:id="222" w:author="Sammartano, Marc (BIC USA)" w:date="2017-03-12T22:31:00Z">
        <w:r>
          <w:t xml:space="preserve"> the GPLv3 license under which BASIC! is distributed. Th</w:t>
        </w:r>
      </w:ins>
      <w:ins w:id="223" w:author="Sammartano, Marc (BIC USA)" w:date="2017-03-12T22:49:00Z">
        <w:r>
          <w:t>is</w:t>
        </w:r>
      </w:ins>
      <w:ins w:id="224" w:author="Sammartano, Marc (BIC USA)" w:date="2017-03-12T22:31:00Z">
        <w:r>
          <w:t xml:space="preserve"> copy of the license is hosted at</w:t>
        </w:r>
        <w:r w:rsidR="006E3C6F">
          <w:t xml:space="preserve"> </w:t>
        </w:r>
      </w:ins>
      <w:ins w:id="225" w:author="Sammartano, Marc (BIC USA)" w:date="2017-03-12T22:47:00Z">
        <w:r>
          <w:fldChar w:fldCharType="begin"/>
        </w:r>
        <w:r>
          <w:instrText xml:space="preserve"> HYPERLINK "</w:instrText>
        </w:r>
      </w:ins>
      <w:ins w:id="226" w:author="Sammartano, Marc (BIC USA)" w:date="2017-03-12T22:31:00Z">
        <w:r w:rsidRPr="008617C3">
          <w:instrText>http://</w:instrText>
        </w:r>
      </w:ins>
      <w:ins w:id="227" w:author="Sammartano, Marc (BIC USA)" w:date="2017-03-12T22:47:00Z">
        <w:r w:rsidRPr="008617C3">
          <w:instrText>laughton.com/basic/license.html</w:instrText>
        </w:r>
        <w:r>
          <w:instrText xml:space="preserve">" </w:instrText>
        </w:r>
        <w:r>
          <w:fldChar w:fldCharType="separate"/>
        </w:r>
      </w:ins>
      <w:r w:rsidRPr="00AC3A8B">
        <w:rPr>
          <w:rStyle w:val="Hyperlink"/>
        </w:rPr>
        <w:t>http://laughton.com/basic/license.html</w:t>
      </w:r>
      <w:ins w:id="228" w:author="Sammartano, Marc (BIC USA)" w:date="2017-03-12T22:47:00Z">
        <w:r>
          <w:fldChar w:fldCharType="end"/>
        </w:r>
      </w:ins>
      <w:ins w:id="229" w:author="Sammartano, Marc (BIC USA)" w:date="2017-03-12T22:31:00Z">
        <w:r w:rsidR="006E3C6F">
          <w:t>.</w:t>
        </w:r>
      </w:ins>
      <w:ins w:id="230" w:author="Sammartano, Marc (BIC USA)" w:date="2017-03-12T22:47:00Z">
        <w:r>
          <w:t xml:space="preserve"> This license is reproduce</w:t>
        </w:r>
      </w:ins>
      <w:ins w:id="231" w:author="Sammartano, Marc (BIC USA)" w:date="2017-03-12T22:48:00Z">
        <w:r>
          <w:t>d</w:t>
        </w:r>
      </w:ins>
      <w:ins w:id="232" w:author="Sammartano, Marc (BIC USA)" w:date="2017-03-12T22:47:00Z">
        <w:r>
          <w:t xml:space="preserve"> in Appendix E of this manual.</w:t>
        </w:r>
      </w:ins>
    </w:p>
    <w:p w:rsidR="006E3C6F" w:rsidRPr="008209F2" w:rsidRDefault="008617C3" w:rsidP="006E3C6F">
      <w:pPr>
        <w:pStyle w:val="Heading5"/>
        <w:rPr>
          <w:ins w:id="233" w:author="Sammartano, Marc (BIC USA)" w:date="2017-03-12T22:31:00Z"/>
        </w:rPr>
      </w:pPr>
      <w:ins w:id="234" w:author="Sammartano, Marc (BIC USA)" w:date="2017-03-12T22:47:00Z">
        <w:r>
          <w:t>Privacy Policy</w:t>
        </w:r>
      </w:ins>
      <w:ins w:id="235" w:author="Sammartano, Marc (BIC USA)" w:date="2017-03-12T22:31:00Z">
        <w:r w:rsidR="006E3C6F" w:rsidRPr="008209F2">
          <w:t xml:space="preserve"> Button</w:t>
        </w:r>
      </w:ins>
    </w:p>
    <w:p w:rsidR="006E3C6F" w:rsidRPr="00167D81" w:rsidRDefault="008617C3" w:rsidP="006E3C6F">
      <w:pPr>
        <w:rPr>
          <w:ins w:id="236" w:author="Sammartano, Marc (BIC USA)" w:date="2017-03-12T22:31:00Z"/>
        </w:rPr>
      </w:pPr>
      <w:ins w:id="237" w:author="Sammartano, Marc (BIC USA)" w:date="2017-03-12T22:49:00Z">
        <w:r>
          <w:t xml:space="preserve">Displays </w:t>
        </w:r>
      </w:ins>
      <w:ins w:id="238" w:author="Sammartano, Marc (BIC USA)" w:date="2017-03-12T22:31:00Z">
        <w:r w:rsidR="006E3C6F">
          <w:t xml:space="preserve">the BASIC! </w:t>
        </w:r>
      </w:ins>
      <w:ins w:id="239" w:author="Sammartano, Marc (BIC USA)" w:date="2017-03-12T22:49:00Z">
        <w:r>
          <w:t xml:space="preserve">Privacy Policy. Installing BASIC! requires several Android permissions, some of which Google considers </w:t>
        </w:r>
      </w:ins>
      <w:ins w:id="240" w:author="Sammartano, Marc (BIC USA)" w:date="2017-03-12T22:50:00Z">
        <w:r>
          <w:t xml:space="preserve">sensitive. </w:t>
        </w:r>
      </w:ins>
      <w:ins w:id="241" w:author="Sammartano, Marc (BIC USA)" w:date="2017-03-12T22:53:00Z">
        <w:r>
          <w:t xml:space="preserve">The </w:t>
        </w:r>
      </w:ins>
      <w:ins w:id="242" w:author="Sammartano, Marc (BIC USA)" w:date="2017-03-12T22:50:00Z">
        <w:r>
          <w:t>BASIC!</w:t>
        </w:r>
      </w:ins>
      <w:ins w:id="243" w:author="Sammartano, Marc (BIC USA)" w:date="2017-03-12T22:53:00Z">
        <w:r>
          <w:t xml:space="preserve"> program interpreter</w:t>
        </w:r>
      </w:ins>
      <w:ins w:id="244" w:author="Sammartano, Marc (BIC USA)" w:date="2017-03-12T22:50:00Z">
        <w:r>
          <w:t xml:space="preserve"> does not use any of these permis</w:t>
        </w:r>
      </w:ins>
      <w:ins w:id="245" w:author="Sammartano, Marc (BIC USA)" w:date="2017-03-12T22:52:00Z">
        <w:r>
          <w:t>s</w:t>
        </w:r>
      </w:ins>
      <w:ins w:id="246" w:author="Sammartano, Marc (BIC USA)" w:date="2017-03-12T22:50:00Z">
        <w:r>
          <w:t>ions</w:t>
        </w:r>
      </w:ins>
      <w:ins w:id="247" w:author="Sammartano, Marc (BIC USA)" w:date="2017-03-12T22:53:00Z">
        <w:r>
          <w:t>. Except for limited use by the Editor, t</w:t>
        </w:r>
      </w:ins>
      <w:ins w:id="248" w:author="Sammartano, Marc (BIC USA)" w:date="2017-03-12T22:50:00Z">
        <w:r>
          <w:t>he</w:t>
        </w:r>
      </w:ins>
      <w:ins w:id="249" w:author="Sammartano, Marc (BIC USA)" w:date="2017-03-12T22:51:00Z">
        <w:r>
          <w:t>se</w:t>
        </w:r>
      </w:ins>
      <w:ins w:id="250" w:author="Sammartano, Marc (BIC USA)" w:date="2017-03-12T22:50:00Z">
        <w:r>
          <w:t xml:space="preserve"> permissions</w:t>
        </w:r>
      </w:ins>
      <w:ins w:id="251" w:author="Sammartano, Marc (BIC USA)" w:date="2017-03-12T22:51:00Z">
        <w:r>
          <w:t xml:space="preserve"> are requested only to enable your BASIC! programs to use the full power of the Android platform. </w:t>
        </w:r>
      </w:ins>
      <w:ins w:id="252" w:author="Sammartano, Marc (BIC USA)" w:date="2017-03-12T22:56:00Z">
        <w:r w:rsidR="00C16347">
          <w:t>This is explained in the</w:t>
        </w:r>
      </w:ins>
      <w:ins w:id="253" w:author="Sammartano, Marc (BIC USA)" w:date="2017-03-12T22:51:00Z">
        <w:r w:rsidR="00C16347">
          <w:t xml:space="preserve"> Privacy Policy</w:t>
        </w:r>
      </w:ins>
      <w:ins w:id="254" w:author="Sammartano, Marc (BIC USA)" w:date="2017-03-12T22:56:00Z">
        <w:r w:rsidR="00C16347">
          <w:t>,</w:t>
        </w:r>
      </w:ins>
      <w:ins w:id="255" w:author="Sammartano, Marc (BIC USA)" w:date="2017-03-12T22:57:00Z">
        <w:r w:rsidR="00C16347">
          <w:t xml:space="preserve"> which is</w:t>
        </w:r>
      </w:ins>
      <w:ins w:id="256" w:author="Sammartano, Marc (BIC USA)" w:date="2017-03-12T22:56:00Z">
        <w:r w:rsidR="00C16347">
          <w:t xml:space="preserve"> </w:t>
        </w:r>
      </w:ins>
      <w:ins w:id="257" w:author="Sammartano, Marc (BIC USA)" w:date="2017-03-12T22:51:00Z">
        <w:r>
          <w:t>hosted at</w:t>
        </w:r>
      </w:ins>
      <w:ins w:id="258" w:author="Sammartano, Marc (BIC USA)" w:date="2017-03-12T22:57:00Z">
        <w:r w:rsidR="00C16347">
          <w:t xml:space="preserve"> </w:t>
        </w:r>
      </w:ins>
      <w:ins w:id="259" w:author="Sammartano, Marc (BIC USA)" w:date="2017-03-12T23:00:00Z">
        <w:r w:rsidR="00C16347">
          <w:fldChar w:fldCharType="begin"/>
        </w:r>
        <w:r w:rsidR="00C16347">
          <w:instrText>HYPERLINK "http://rfo-basic.com/PrivacyPolicy.html"</w:instrText>
        </w:r>
      </w:ins>
      <w:del w:id="260" w:author="Sammartano, Marc (BIC USA)" w:date="2017-03-12T23:00:00Z">
        <w:r w:rsidR="00C16347" w:rsidRPr="00C16347" w:rsidDel="00C16347">
          <w:delInstrText>http://rfo-basic.com/PrivacyPolicy.html</w:delInstrText>
        </w:r>
      </w:del>
      <w:ins w:id="261" w:author="Sammartano, Marc (BIC USA)" w:date="2017-03-12T23:00:00Z">
        <w:r w:rsidR="00C16347">
          <w:fldChar w:fldCharType="separate"/>
        </w:r>
      </w:ins>
      <w:del w:id="262" w:author="Sammartano, Marc (BIC USA)" w:date="2017-03-12T23:00:00Z">
        <w:r w:rsidR="00C16347" w:rsidRPr="00AC3A8B" w:rsidDel="00C16347">
          <w:rPr>
            <w:rStyle w:val="Hyperlink"/>
          </w:rPr>
          <w:delText>http://rfo-basic.com/PrivacyPolicy.htmlrfobasic.freeforums.org</w:delText>
        </w:r>
      </w:del>
      <w:ins w:id="263" w:author="Sammartano, Marc (BIC USA)" w:date="2017-03-12T23:00:00Z">
        <w:r w:rsidR="00C16347">
          <w:rPr>
            <w:rStyle w:val="Hyperlink"/>
          </w:rPr>
          <w:t>http://rfo-basic.com/PrivacyPolicy.html</w:t>
        </w:r>
        <w:r w:rsidR="00C16347">
          <w:fldChar w:fldCharType="end"/>
        </w:r>
      </w:ins>
      <w:ins w:id="264" w:author="Sammartano, Marc (BIC USA)" w:date="2017-03-12T22:31:00Z">
        <w:r w:rsidR="006E3C6F">
          <w:t>.</w:t>
        </w:r>
      </w:ins>
    </w:p>
    <w:p w:rsidR="0040493F" w:rsidRDefault="0040493F" w:rsidP="008209F2">
      <w:pPr>
        <w:pStyle w:val="Heading4"/>
      </w:pPr>
      <w:r>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265" w:name="_Toc477150534"/>
      <w:r>
        <w:t>Run</w:t>
      </w:r>
      <w:bookmarkEnd w:id="265"/>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lastRenderedPageBreak/>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266" w:name="_Toc477150535"/>
      <w:r>
        <w:t>Menu</w:t>
      </w:r>
      <w:bookmarkEnd w:id="266"/>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267" w:name="_Toc477150536"/>
      <w:r>
        <w:t>Crashes</w:t>
      </w:r>
      <w:bookmarkEnd w:id="267"/>
    </w:p>
    <w:p w:rsidR="00BF6569" w:rsidRPr="00BF6569" w:rsidRDefault="00BF6569" w:rsidP="006746E9">
      <w:r>
        <w:t xml:space="preserve">BASIC! is a very large and complex program that is constantly under development. From time to time, it will crash. </w:t>
      </w:r>
      <w:del w:id="268" w:author="Sammartano, Marc (BIC USA)" w:date="2017-03-04T11:03:00Z">
        <w:r w:rsidR="006746E9" w:rsidDel="00A03919">
          <w:delText>Previous versions of BASIC! supported automatic crash reporting. This feature has been temporarily disabled while we work on an implementation that is more compatible with Android versions 4.2 and later. We apologize for the inconvenience</w:delText>
        </w:r>
        <w:r w:rsidR="00D011F5" w:rsidDel="00A03919">
          <w:delText>.</w:delText>
        </w:r>
      </w:del>
      <w:ins w:id="269" w:author="Sammartano, Marc (BIC USA)" w:date="2017-03-04T11:03:00Z">
        <w:r w:rsidR="00A03919">
          <w:t xml:space="preserve">The best way to report a crash is to visit the </w:t>
        </w:r>
      </w:ins>
      <w:ins w:id="270" w:author="Sammartano, Marc (BIC USA)" w:date="2017-03-04T11:04:00Z">
        <w:r w:rsidR="00A03919">
          <w:t xml:space="preserve">BASIC! </w:t>
        </w:r>
      </w:ins>
      <w:ins w:id="271" w:author="Sammartano, Marc (BIC USA)" w:date="2017-03-04T11:03:00Z">
        <w:r w:rsidR="00A03919">
          <w:t>forum.</w:t>
        </w:r>
      </w:ins>
    </w:p>
    <w:p w:rsidR="0019086E" w:rsidRDefault="00A379E3" w:rsidP="0019086E">
      <w:pPr>
        <w:pStyle w:val="Heading1"/>
      </w:pPr>
      <w:bookmarkStart w:id="272" w:name="_Toc477150537"/>
      <w:r>
        <w:t>A</w:t>
      </w:r>
      <w:r w:rsidR="00F95814">
        <w:t xml:space="preserve"> BASIC! Program</w:t>
      </w:r>
      <w:bookmarkEnd w:id="272"/>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lastRenderedPageBreak/>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273" w:name="_Toc477150538"/>
      <w:r>
        <w:t>Command Description Syntax</w:t>
      </w:r>
      <w:bookmarkEnd w:id="273"/>
    </w:p>
    <w:p w:rsidR="00641F8E" w:rsidRPr="00641F8E" w:rsidRDefault="00D12DC2" w:rsidP="00EB1F62">
      <w:pPr>
        <w:pStyle w:val="Heading2"/>
      </w:pPr>
      <w:bookmarkStart w:id="274" w:name="_Toc477150539"/>
      <w:r>
        <w:t>Upper and Lower</w:t>
      </w:r>
      <w:r w:rsidR="00FB578F">
        <w:t xml:space="preserve"> </w:t>
      </w:r>
      <w:r w:rsidR="00641F8E">
        <w:t>Case</w:t>
      </w:r>
      <w:bookmarkEnd w:id="274"/>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75" w:name="_Toc477150540"/>
      <w:r>
        <w:t>&lt;</w:t>
      </w:r>
      <w:r w:rsidR="004053B7">
        <w:t>n</w:t>
      </w:r>
      <w:r>
        <w:t>exp&gt;</w:t>
      </w:r>
      <w:r w:rsidR="00792AD4">
        <w:t>,</w:t>
      </w:r>
      <w:r w:rsidR="004053B7">
        <w:t xml:space="preserve"> &lt;sexp&gt;</w:t>
      </w:r>
      <w:r w:rsidR="008259D5">
        <w:t xml:space="preserve"> and &lt;lexp</w:t>
      </w:r>
      <w:r w:rsidR="007F4DB0">
        <w:t>&gt;</w:t>
      </w:r>
      <w:bookmarkEnd w:id="275"/>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76" w:name="_Toc477150541"/>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76"/>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77" w:name="_Toc477150542"/>
      <w:r>
        <w:t>Array[] and Array$[]</w:t>
      </w:r>
      <w:bookmarkEnd w:id="277"/>
    </w:p>
    <w:p w:rsidR="004053B7" w:rsidRDefault="004053B7" w:rsidP="004053B7">
      <w:r>
        <w:t>This notation implies that an array name without indices must be used.</w:t>
      </w:r>
    </w:p>
    <w:p w:rsidR="00914B76" w:rsidRDefault="00914B76" w:rsidP="00914B76">
      <w:pPr>
        <w:pStyle w:val="Heading2"/>
      </w:pPr>
      <w:bookmarkStart w:id="278" w:name="_Toc477150543"/>
      <w:r>
        <w:t>Array[{</w:t>
      </w:r>
      <w:r w:rsidR="006F2915">
        <w:t>&lt;</w:t>
      </w:r>
      <w:r>
        <w:t>start</w:t>
      </w:r>
      <w:r w:rsidR="006F2915">
        <w:t>&gt;</w:t>
      </w:r>
      <w:r>
        <w:t>,</w:t>
      </w:r>
      <w:r w:rsidR="006F2915">
        <w:t>&lt;</w:t>
      </w:r>
      <w:r>
        <w:t>length</w:t>
      </w:r>
      <w:r w:rsidR="006F2915">
        <w:t>&gt;</w:t>
      </w:r>
      <w:r>
        <w:t>}] and Array$[</w:t>
      </w:r>
      <w:r w:rsidR="006F2915">
        <w:t>{&lt;start&gt;,&lt;length&gt;}</w:t>
      </w:r>
      <w:r>
        <w:t>]</w:t>
      </w:r>
      <w:bookmarkEnd w:id="278"/>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Pr="00A751AF" w:rsidRDefault="00300420" w:rsidP="00A751AF">
      <w:pPr>
        <w:pStyle w:val="Codeexample"/>
        <w:rPr>
          <w:rFonts w:ascii="Letter Gothic" w:hAnsi="Letter Gothic"/>
          <w:b w:val="0"/>
        </w:rPr>
      </w:pPr>
      <w:r w:rsidRPr="00A751AF">
        <w:rPr>
          <w:rFonts w:ascii="Letter Gothic" w:hAnsi="Letter Gothic"/>
          <w:b w:val="0"/>
        </w:rPr>
        <w:t xml:space="preserve">Array [ { {&lt;start_nexp&gt;} </w:t>
      </w:r>
      <w:r w:rsidR="00A751AF" w:rsidRPr="00A751AF">
        <w:rPr>
          <w:rFonts w:ascii="Letter Gothic" w:hAnsi="Letter Gothic"/>
          <w:b w:val="0"/>
        </w:rPr>
        <w:t>{</w:t>
      </w:r>
      <w:r w:rsidRPr="00A751AF">
        <w:rPr>
          <w:rFonts w:ascii="Letter Gothic" w:hAnsi="Letter Gothic"/>
          <w:b w:val="0"/>
        </w:rPr>
        <w:t>, &lt;length_nexp&gt;} } ]</w:t>
      </w:r>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 xml:space="preserve">rt_nexp&gt;} </w:t>
      </w:r>
      <w:r w:rsidR="00A751AF">
        <w:rPr>
          <w:rFonts w:ascii="Letter Gothic" w:hAnsi="Letter Gothic"/>
          <w:b w:val="0"/>
        </w:rPr>
        <w:t>{</w:t>
      </w:r>
      <w:r w:rsidR="00300420" w:rsidRPr="005674B3">
        <w:rPr>
          <w:rFonts w:ascii="Letter Gothic" w:hAnsi="Letter Gothic"/>
          <w:b w:val="0"/>
        </w:rPr>
        <w:t>, &lt;length_nexp&gt;} } ]</w:t>
      </w:r>
    </w:p>
    <w:p w:rsidR="0039686D" w:rsidRDefault="0039686D" w:rsidP="00EB1F62">
      <w:pPr>
        <w:pStyle w:val="Heading2"/>
      </w:pPr>
      <w:bookmarkStart w:id="279" w:name="_Toc477150544"/>
      <w:r>
        <w:t>{something}</w:t>
      </w:r>
      <w:bookmarkEnd w:id="279"/>
    </w:p>
    <w:p w:rsidR="0039686D" w:rsidRDefault="0039686D" w:rsidP="004053B7">
      <w:r>
        <w:t>Indicates something optional.</w:t>
      </w:r>
    </w:p>
    <w:p w:rsidR="00FB578F" w:rsidRDefault="00317ABB" w:rsidP="00EB1F62">
      <w:pPr>
        <w:pStyle w:val="Heading2"/>
      </w:pPr>
      <w:bookmarkStart w:id="280" w:name="_Toc477150545"/>
      <w:r>
        <w:t>{ A | B |C }</w:t>
      </w:r>
      <w:bookmarkEnd w:id="280"/>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lastRenderedPageBreak/>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281" w:name="_Toc477150546"/>
      <w:r>
        <w:t>X</w:t>
      </w:r>
      <w:r w:rsidR="003D23A1">
        <w:t>,</w:t>
      </w:r>
      <w:r>
        <w:t xml:space="preserve"> </w:t>
      </w:r>
      <w:r w:rsidR="003D23A1">
        <w:t>...</w:t>
      </w:r>
      <w:bookmarkEnd w:id="281"/>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82" w:name="_Toc477150547"/>
      <w:r>
        <w:t>{</w:t>
      </w:r>
      <w:r w:rsidR="0039686D">
        <w:t>,</w:t>
      </w:r>
      <w:r>
        <w:t>n</w:t>
      </w:r>
      <w:r w:rsidR="003D23A1">
        <w:t>}</w:t>
      </w:r>
      <w:r>
        <w:t xml:space="preserve"> </w:t>
      </w:r>
      <w:r w:rsidR="003D23A1">
        <w:t>...</w:t>
      </w:r>
      <w:bookmarkEnd w:id="282"/>
    </w:p>
    <w:p w:rsidR="005F59F6" w:rsidRDefault="005F59F6" w:rsidP="005F59F6">
      <w:r>
        <w:t>Indicates an optional list</w:t>
      </w:r>
      <w:r w:rsidR="00FB578F">
        <w:t xml:space="preserve"> </w:t>
      </w:r>
      <w:r>
        <w:t xml:space="preserve">with zero or more </w:t>
      </w:r>
      <w:r w:rsidR="00FB578F">
        <w:t xml:space="preserve">items </w:t>
      </w:r>
      <w:r>
        <w:t>separated by commas.</w:t>
      </w:r>
    </w:p>
    <w:p w:rsidR="0039686D" w:rsidRDefault="0039686D" w:rsidP="00EB1F62">
      <w:pPr>
        <w:pStyle w:val="Heading2"/>
      </w:pPr>
      <w:bookmarkStart w:id="283" w:name="_Toc477150548"/>
      <w:r>
        <w:t>&lt;statement&gt;</w:t>
      </w:r>
      <w:bookmarkEnd w:id="283"/>
    </w:p>
    <w:p w:rsidR="0039686D" w:rsidRDefault="0039686D" w:rsidP="005F59F6">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392316" w:rsidRDefault="00392316" w:rsidP="00392316">
      <w:pPr>
        <w:pStyle w:val="Heading2"/>
      </w:pPr>
      <w:bookmarkStart w:id="284" w:name="_Toc477150549"/>
      <w:r>
        <w:t>Optional Parameters</w:t>
      </w:r>
      <w:bookmarkEnd w:id="284"/>
    </w:p>
    <w:p w:rsidR="00392316" w:rsidRDefault="00392316" w:rsidP="005F59F6">
      <w:r>
        <w:t>Many statements have optional parameters. If an optional parameter is omitted, the statement assumes a default value or performs a default action.</w:t>
      </w:r>
    </w:p>
    <w:p w:rsidR="00392316" w:rsidRPr="005F59F6" w:rsidRDefault="00392316" w:rsidP="005F59F6">
      <w:r>
        <w:t xml:space="preserve">If an optional parameter is omitted, use a comma to mark its place, so following parameters are handled correctly. However, if there are no following parameters, </w:t>
      </w:r>
      <w:r w:rsidR="00A751AF">
        <w:t xml:space="preserve">omit </w:t>
      </w:r>
      <w:r>
        <w:t>the comma</w:t>
      </w:r>
      <w:r w:rsidR="00A751AF">
        <w:t>, too</w:t>
      </w:r>
      <w:r>
        <w:t xml:space="preserve">. </w:t>
      </w:r>
      <w:r w:rsidR="00A751AF">
        <w:t xml:space="preserve">With a few special exceptions (like </w:t>
      </w:r>
      <w:r w:rsidR="00A751AF" w:rsidRPr="00A751AF">
        <w:rPr>
          <w:b/>
        </w:rPr>
        <w:t>Print</w:t>
      </w:r>
      <w:r w:rsidR="00A751AF">
        <w:t>), n</w:t>
      </w:r>
      <w:r>
        <w:t>o</w:t>
      </w:r>
      <w:r w:rsidR="00A751AF">
        <w:t xml:space="preserve"> statement </w:t>
      </w:r>
      <w:r>
        <w:t>can end with a comma.</w:t>
      </w:r>
    </w:p>
    <w:p w:rsidR="004B4D0A" w:rsidRDefault="004B4D0A" w:rsidP="00E33967">
      <w:pPr>
        <w:pStyle w:val="Heading1"/>
      </w:pPr>
      <w:bookmarkStart w:id="285" w:name="_Toc477150550"/>
      <w:r>
        <w:t>Numbers</w:t>
      </w:r>
      <w:bookmarkEnd w:id="285"/>
    </w:p>
    <w:p w:rsidR="004F2359" w:rsidRDefault="004F2359" w:rsidP="006A05A4">
      <w:pPr>
        <w:pStyle w:val="NoSpacing"/>
      </w:pPr>
      <w:r>
        <w:t>You can type decimal numbers in a BASIC! program</w:t>
      </w:r>
      <w:r w:rsidR="006A05A4">
        <w:t>:</w:t>
      </w:r>
    </w:p>
    <w:p w:rsidR="004F2359" w:rsidRDefault="004F2359" w:rsidP="004A2113">
      <w:pPr>
        <w:pStyle w:val="ListParagraph"/>
        <w:numPr>
          <w:ilvl w:val="0"/>
          <w:numId w:val="41"/>
        </w:numPr>
      </w:pPr>
      <w:r>
        <w:t xml:space="preserve">A </w:t>
      </w:r>
      <w:r w:rsidR="006A05A4">
        <w:t xml:space="preserve">leading </w:t>
      </w:r>
      <w:r>
        <w:t>sign ("+" or "-"), a decimal point ("." only), and an exponent (power of 10) are optional.</w:t>
      </w:r>
    </w:p>
    <w:p w:rsidR="004F2359" w:rsidRDefault="004F2359" w:rsidP="004A2113">
      <w:pPr>
        <w:pStyle w:val="ListParagraph"/>
        <w:numPr>
          <w:ilvl w:val="0"/>
          <w:numId w:val="41"/>
        </w:numPr>
      </w:pPr>
      <w:r>
        <w:t>An exponent is "e" or "E" followed by a number. The number may have a sign but no decimal point.</w:t>
      </w:r>
    </w:p>
    <w:p w:rsidR="004F2359" w:rsidRPr="004F2359" w:rsidRDefault="004F2359" w:rsidP="00000EFF">
      <w:r>
        <w:t>If you use a decimal point, it MUST follow a digit.</w:t>
      </w:r>
      <w:r w:rsidR="006A05A4">
        <w:t xml:space="preserve"> 0.15 is a valid number, but .15 is a syntax error.</w:t>
      </w:r>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156EC7">
      <w:pPr>
        <w:pStyle w:val="ListParagraph"/>
        <w:numPr>
          <w:ilvl w:val="0"/>
          <w:numId w:val="6"/>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w:t>
      </w:r>
      <w:r w:rsidR="006A05A4">
        <w:t xml:space="preserve"> </w:t>
      </w:r>
      <w:r w:rsidR="00611329">
        <w:t xml:space="preserve">99) will print </w:t>
      </w:r>
      <w:r w:rsidR="00F5651B">
        <w:t>"</w:t>
      </w:r>
      <w:r w:rsidR="00611329">
        <w:t>99</w:t>
      </w:r>
      <w:r w:rsidR="00F5651B">
        <w:t>"</w:t>
      </w:r>
      <w:r w:rsidR="00611329">
        <w:t>.</w:t>
      </w:r>
    </w:p>
    <w:p w:rsidR="00000EFF" w:rsidRDefault="00FB578F" w:rsidP="00156EC7">
      <w:pPr>
        <w:pStyle w:val="ListParagraph"/>
        <w:numPr>
          <w:ilvl w:val="0"/>
          <w:numId w:val="6"/>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156EC7">
      <w:pPr>
        <w:pStyle w:val="ListParagraph"/>
        <w:numPr>
          <w:ilvl w:val="0"/>
          <w:numId w:val="6"/>
        </w:numPr>
        <w:spacing w:after="240"/>
      </w:pPr>
      <w:r>
        <w:t>Mathematical operations on decimal values are imprecise. If you are working with currency</w:t>
      </w:r>
      <w:r w:rsidR="007037E7">
        <w:t xml:space="preserve"> you should multiply the number by 100 until you need to print it out. When you print it, divide by 100.</w:t>
      </w:r>
    </w:p>
    <w:p w:rsidR="00C90B2A" w:rsidRDefault="00C90B2A" w:rsidP="00C90B2A">
      <w:r>
        <w:lastRenderedPageBreak/>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286" w:name="_Toc477150551"/>
      <w:r>
        <w:t>Strings</w:t>
      </w:r>
      <w:bookmarkEnd w:id="286"/>
    </w:p>
    <w:p w:rsidR="00EC2ED6" w:rsidRDefault="00EC2ED6" w:rsidP="00EC2ED6">
      <w:r>
        <w:t xml:space="preserve">Strings in BASIC! </w:t>
      </w:r>
      <w:r w:rsidR="00481431">
        <w:t xml:space="preserve">are </w:t>
      </w:r>
      <w:r w:rsidR="006A05A4">
        <w:t xml:space="preserve">written as any set of characters </w:t>
      </w:r>
      <w:r w:rsidR="00481431">
        <w:t>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t xml:space="preserve">Newline characters </w:t>
      </w:r>
      <w:del w:id="287" w:author="Sammartano, Marc (BIC USA)" w:date="2016-07-28T14:12:00Z">
        <w:r w:rsidR="0019140D" w:rsidDel="00036176">
          <w:delText xml:space="preserve">(a CR/LF, or carriage return/line feed, combination) </w:delText>
        </w:r>
      </w:del>
      <w:r>
        <w:t xml:space="preserve">may be inserted into a string </w:t>
      </w:r>
      <w:r w:rsidR="0019140D">
        <w:t>with the escape sequence</w:t>
      </w:r>
      <w:r>
        <w:t xml:space="preserve"> </w:t>
      </w:r>
      <w:r w:rsidRPr="0019140D">
        <w:rPr>
          <w:b/>
        </w:rPr>
        <w:t>\n</w:t>
      </w:r>
      <w:r w:rsidR="0019140D">
        <w:t>:</w:t>
      </w:r>
    </w:p>
    <w:p w:rsidR="00AF14EF" w:rsidRPr="00BB481A" w:rsidRDefault="00AF14EF" w:rsidP="004D5263">
      <w:pPr>
        <w:pStyle w:val="Codeexample"/>
        <w:spacing w:after="120"/>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4D5263">
      <w:r>
        <w:t>print</w:t>
      </w:r>
      <w:r w:rsidR="007A7950">
        <w:t>s</w:t>
      </w:r>
      <w:r>
        <w:t>:</w:t>
      </w:r>
    </w:p>
    <w:p w:rsidR="00AF14EF" w:rsidRPr="004D5263" w:rsidRDefault="00AF14EF" w:rsidP="004D5263">
      <w:pPr>
        <w:pStyle w:val="Codeexample"/>
        <w:rPr>
          <w:rFonts w:ascii="Letter Gothic" w:hAnsi="Letter Gothic"/>
          <w:b w:val="0"/>
        </w:rPr>
      </w:pPr>
      <w:r w:rsidRPr="004D5263">
        <w:rPr>
          <w:rFonts w:ascii="Letter Gothic" w:hAnsi="Letter Gothic"/>
          <w:b w:val="0"/>
        </w:rPr>
        <w:t>Jim</w:t>
      </w:r>
    </w:p>
    <w:p w:rsidR="00AF14EF" w:rsidRPr="004D5263" w:rsidRDefault="00AF14EF" w:rsidP="004D5263">
      <w:pPr>
        <w:pStyle w:val="Codeexample"/>
        <w:rPr>
          <w:rFonts w:ascii="Letter Gothic" w:hAnsi="Letter Gothic"/>
          <w:b w:val="0"/>
        </w:rPr>
      </w:pPr>
      <w:r w:rsidRPr="004D5263">
        <w:rPr>
          <w:rFonts w:ascii="Letter Gothic" w:hAnsi="Letter Gothic"/>
          <w:b w:val="0"/>
        </w:rPr>
        <w:t>Giudice</w:t>
      </w:r>
    </w:p>
    <w:p w:rsidR="00036176" w:rsidRDefault="00036176" w:rsidP="00EC2ED6">
      <w:pPr>
        <w:rPr>
          <w:ins w:id="288" w:author="Sammartano, Marc (BIC USA)" w:date="2016-07-28T14:12:00Z"/>
        </w:rPr>
      </w:pPr>
      <w:ins w:id="289" w:author="Sammartano, Marc (BIC USA)" w:date="2016-07-28T14:12:00Z">
        <w:r>
          <w:t>"</w:t>
        </w:r>
      </w:ins>
      <w:ins w:id="290" w:author="Sammartano, Marc (BIC USA)" w:date="2016-07-28T14:13:00Z">
        <w:r>
          <w:t xml:space="preserve">\n" can mean different things on different systems. In BASIC!, </w:t>
        </w:r>
      </w:ins>
      <w:ins w:id="291" w:author="Sammartano, Marc (BIC USA)" w:date="2016-07-28T14:14:00Z">
        <w:r>
          <w:t xml:space="preserve">it is the same as an ASCII </w:t>
        </w:r>
      </w:ins>
      <w:ins w:id="292" w:author="Sammartano, Marc (BIC USA)" w:date="2016-07-28T15:30:00Z">
        <w:r w:rsidR="00B33A30">
          <w:t>LF (line feed) character.</w:t>
        </w:r>
      </w:ins>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93" w:name="_Toc477150552"/>
      <w:r>
        <w:t>Variables</w:t>
      </w:r>
      <w:bookmarkEnd w:id="293"/>
    </w:p>
    <w:p w:rsidR="00E470C4" w:rsidRPr="00E470C4" w:rsidRDefault="00E470C4" w:rsidP="00E470C4">
      <w:r>
        <w:t>A BASIC! variable is a container for some numeric or string value.</w:t>
      </w:r>
    </w:p>
    <w:p w:rsidR="004C326E" w:rsidRPr="004C326E" w:rsidRDefault="004C326E" w:rsidP="00EB1F62">
      <w:pPr>
        <w:pStyle w:val="Heading2"/>
      </w:pPr>
      <w:bookmarkStart w:id="294" w:name="_Toc477150553"/>
      <w:r>
        <w:t>Variable Names</w:t>
      </w:r>
      <w:bookmarkEnd w:id="294"/>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 xml:space="preserve">include the </w:t>
      </w:r>
      <w:r w:rsidR="004D5263">
        <w:t>digit</w:t>
      </w:r>
      <w:r w:rsidR="004C326E">
        <w:t>s</w:t>
      </w:r>
      <w:r w:rsidR="004D5263">
        <w:t>,</w:t>
      </w:r>
      <w:r w:rsidR="004C326E">
        <w:t xml:space="preserve"> </w:t>
      </w:r>
      <w:r w:rsidR="004D5263">
        <w:t>"</w:t>
      </w:r>
      <w:r w:rsidR="004C326E">
        <w:t>0</w:t>
      </w:r>
      <w:r w:rsidR="004D5263">
        <w:t>"</w:t>
      </w:r>
      <w:r w:rsidR="004C326E">
        <w:t xml:space="preserve"> through </w:t>
      </w:r>
      <w:r w:rsidR="004D5263">
        <w:t>"</w:t>
      </w:r>
      <w:r w:rsidR="004C326E">
        <w:t>9</w:t>
      </w:r>
      <w:r w:rsidR="004D5263">
        <w:t>"</w:t>
      </w:r>
      <w:r w:rsidR="008001F6">
        <w:t>.</w:t>
      </w:r>
    </w:p>
    <w:p w:rsidR="004C326E" w:rsidRDefault="004C326E" w:rsidP="007037E7">
      <w:r>
        <w:t xml:space="preserve">A variable name may be as long as </w:t>
      </w:r>
      <w:r w:rsidR="0016732C">
        <w:t>needed</w:t>
      </w:r>
      <w:r>
        <w:t>.</w:t>
      </w:r>
    </w:p>
    <w:p w:rsidR="004C326E" w:rsidRDefault="0016732C" w:rsidP="004C326E">
      <w:r>
        <w:lastRenderedPageBreak/>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Pr="004D20A6" w:rsidRDefault="006C74BA" w:rsidP="004C326E">
      <w:ins w:id="295" w:author="Sammartano, Marc (BIC USA)" w:date="2016-04-10T17:27:00Z">
        <w:r>
          <w:t xml:space="preserve">You should avoid using variable names that start with </w:t>
        </w:r>
      </w:ins>
      <w:r w:rsidR="009139B2">
        <w:t xml:space="preserve">BASIC! </w:t>
      </w:r>
      <w:r w:rsidR="00017862">
        <w:t xml:space="preserve">command </w:t>
      </w:r>
      <w:r w:rsidR="009139B2">
        <w:t>keywords</w:t>
      </w:r>
      <w:del w:id="296" w:author="Sammartano, Marc (BIC USA)" w:date="2016-04-10T17:32:00Z">
        <w:r w:rsidR="009139B2" w:rsidDel="004D20A6">
          <w:delText xml:space="preserve"> should not be used to start the name of </w:delText>
        </w:r>
      </w:del>
      <w:del w:id="297" w:author="Sammartano, Marc (BIC USA)" w:date="2016-04-10T17:33:00Z">
        <w:r w:rsidR="009139B2" w:rsidDel="004D20A6">
          <w:delText>a</w:delText>
        </w:r>
      </w:del>
      <w:ins w:id="298" w:author="Sammartano, Marc (BIC USA)" w:date="2017-02-21T08:16:00Z">
        <w:r w:rsidR="0029223A">
          <w:t>. Such</w:t>
        </w:r>
      </w:ins>
      <w:r w:rsidR="00AF673E">
        <w:t xml:space="preserve"> variable</w:t>
      </w:r>
      <w:ins w:id="299" w:author="Sammartano, Marc (BIC USA)" w:date="2016-04-10T17:33:00Z">
        <w:r w:rsidR="004D20A6">
          <w:t xml:space="preserve">s are valid under most conditions, </w:t>
        </w:r>
      </w:ins>
      <w:ins w:id="300" w:author="Sammartano, Marc (BIC USA)" w:date="2016-04-10T17:34:00Z">
        <w:r w:rsidR="004D20A6">
          <w:t xml:space="preserve">as will be explained later in ths manual, </w:t>
        </w:r>
      </w:ins>
      <w:ins w:id="301" w:author="Sammartano, Marc (BIC USA)" w:date="2016-04-10T17:33:00Z">
        <w:r w:rsidR="004D20A6">
          <w:t>but their use may cause confusion or errors</w:t>
        </w:r>
      </w:ins>
      <w:r w:rsidR="00AF673E">
        <w:t xml:space="preserve">. For example, </w:t>
      </w:r>
      <w:r w:rsidR="009139B2" w:rsidRPr="007A7950">
        <w:rPr>
          <w:b/>
        </w:rPr>
        <w:t>Donut = 5</w:t>
      </w:r>
      <w:r w:rsidR="009139B2">
        <w:t xml:space="preserve"> </w:t>
      </w:r>
      <w:r w:rsidR="007A7950">
        <w:t>is</w:t>
      </w:r>
      <w:r w:rsidR="009139B2">
        <w:t xml:space="preserve"> interpreted </w:t>
      </w:r>
      <w:r w:rsidR="00611329">
        <w:t xml:space="preserve">as </w:t>
      </w:r>
      <w:r w:rsidR="00611329" w:rsidRPr="007A7950">
        <w:rPr>
          <w:b/>
        </w:rPr>
        <w:t>Do Nut=5</w:t>
      </w:r>
      <w:r w:rsidR="00611329">
        <w:t xml:space="preserve">. BASIC! thus </w:t>
      </w:r>
      <w:r w:rsidR="009139B2">
        <w:t>expect</w:t>
      </w:r>
      <w:r w:rsidR="007A7950">
        <w:t>s</w:t>
      </w:r>
      <w:r w:rsidR="009139B2">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ins w:id="302" w:author="Sammartano, Marc (BIC USA)" w:date="2016-04-10T17:35:00Z">
        <w:r w:rsidR="004D20A6">
          <w:t xml:space="preserve"> See also the </w:t>
        </w:r>
        <w:r w:rsidR="004D20A6">
          <w:rPr>
            <w:b/>
          </w:rPr>
          <w:t>Let</w:t>
        </w:r>
        <w:r w:rsidR="004D20A6">
          <w:t xml:space="preserve"> </w:t>
        </w:r>
      </w:ins>
      <w:ins w:id="303" w:author="Sammartano, Marc (BIC USA)" w:date="2016-04-10T17:37:00Z">
        <w:r w:rsidR="004D20A6">
          <w:t xml:space="preserve">command and the </w:t>
        </w:r>
        <w:r w:rsidR="004D20A6">
          <w:rPr>
            <w:b/>
          </w:rPr>
          <w:t xml:space="preserve">Expressions </w:t>
        </w:r>
      </w:ins>
      <w:ins w:id="304" w:author="Sammartano, Marc (BIC USA)" w:date="2016-04-10T17:38:00Z">
        <w:r w:rsidR="004D20A6" w:rsidRPr="004D20A6">
          <w:rPr>
            <w:b/>
            <w:sz w:val="16"/>
            <w:szCs w:val="16"/>
          </w:rPr>
          <w:sym w:font="Wingdings" w:char="F0E0"/>
        </w:r>
        <w:r w:rsidR="004D20A6">
          <w:rPr>
            <w:b/>
          </w:rPr>
          <w:t xml:space="preserve"> Parentheses</w:t>
        </w:r>
        <w:r w:rsidR="004D20A6">
          <w:t xml:space="preserve"> section</w:t>
        </w:r>
      </w:ins>
      <w:ins w:id="305" w:author="Sammartano, Marc (BIC USA)" w:date="2016-04-10T17:35:00Z">
        <w:r w:rsidR="004D20A6">
          <w:t>.</w:t>
        </w:r>
      </w:ins>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306" w:name="_Toc477150554"/>
      <w:r>
        <w:t>Variable Type</w:t>
      </w:r>
      <w:r w:rsidR="00C62F81">
        <w:t>s</w:t>
      </w:r>
      <w:bookmarkEnd w:id="306"/>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4C326E" w:rsidP="004C326E">
      <w:r w:rsidRPr="004D5263">
        <w:rPr>
          <w:b/>
        </w:rPr>
        <w:t>Age</w:t>
      </w:r>
      <w:r>
        <w:t xml:space="preserve">, </w:t>
      </w:r>
      <w:r w:rsidR="00C62F81" w:rsidRPr="004D5263">
        <w:rPr>
          <w:b/>
        </w:rPr>
        <w:t>amount</w:t>
      </w:r>
      <w:r w:rsidR="00C62F81">
        <w:t xml:space="preserve"> and </w:t>
      </w:r>
      <w:r w:rsidR="00C62F81" w:rsidRPr="004D5263">
        <w:rPr>
          <w:b/>
        </w:rPr>
        <w:t>height</w:t>
      </w:r>
      <w:r w:rsidR="00C62F81">
        <w:t xml:space="preserve"> are all numeric variable names.</w:t>
      </w:r>
    </w:p>
    <w:p w:rsidR="00C62F81" w:rsidRDefault="00C62F81" w:rsidP="004C326E">
      <w:r w:rsidRPr="004D5263">
        <w:rPr>
          <w:b/>
        </w:rPr>
        <w:t>First_Name$</w:t>
      </w:r>
      <w:r>
        <w:t xml:space="preserve">, </w:t>
      </w:r>
      <w:r w:rsidRPr="004D5263">
        <w:rPr>
          <w:b/>
        </w:rPr>
        <w:t>Street$</w:t>
      </w:r>
      <w:r>
        <w:t xml:space="preserve"> and </w:t>
      </w:r>
      <w:r w:rsidRPr="004D5263">
        <w:rPr>
          <w:b/>
        </w:rPr>
        <w:t>A$</w:t>
      </w:r>
      <w:r>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307" w:name="_Toc477150555"/>
      <w:r>
        <w:t>Scalar and Array Variables</w:t>
      </w:r>
      <w:bookmarkEnd w:id="307"/>
    </w:p>
    <w:p w:rsidR="004C326E" w:rsidRPr="007037E7" w:rsidRDefault="00C62F81" w:rsidP="004C326E">
      <w:r>
        <w:t>There are two classes of variables: Scalars and Arrays</w:t>
      </w:r>
      <w:r w:rsidR="003D5AC8">
        <w:t>.</w:t>
      </w:r>
    </w:p>
    <w:p w:rsidR="006F6857" w:rsidRDefault="006F6857" w:rsidP="006F6857">
      <w:pPr>
        <w:pStyle w:val="Heading2"/>
      </w:pPr>
      <w:bookmarkStart w:id="308" w:name="_Toc477150556"/>
      <w:r>
        <w:t>Scalars</w:t>
      </w:r>
      <w:bookmarkEnd w:id="308"/>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309" w:name="_Toc477150557"/>
      <w:r>
        <w:t>Array</w:t>
      </w:r>
      <w:r w:rsidR="002752B8">
        <w:t>s</w:t>
      </w:r>
      <w:bookmarkEnd w:id="309"/>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lastRenderedPageBreak/>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10" w:name="_Toc477150558"/>
      <w:r>
        <w:t>Array Segments</w:t>
      </w:r>
      <w:bookmarkEnd w:id="310"/>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11" w:name="_Toc477150559"/>
      <w:r>
        <w:t>Array Commands</w:t>
      </w:r>
      <w:bookmarkEnd w:id="311"/>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225C1D" w:rsidRDefault="005F59F6" w:rsidP="005F59F6">
      <w:r>
        <w:t xml:space="preserve">The </w:t>
      </w:r>
      <w:r w:rsidRPr="005674B3">
        <w:rPr>
          <w:b/>
        </w:rPr>
        <w:t>D</w:t>
      </w:r>
      <w:r w:rsidR="005674B3">
        <w:rPr>
          <w:b/>
        </w:rPr>
        <w:t>im</w:t>
      </w:r>
      <w:r>
        <w:t xml:space="preserve"> command tells BASIC! how many dimensions an array will have and how big those dimensions are. </w:t>
      </w:r>
      <w:r w:rsidR="006F4CD7">
        <w:t>BASIC!</w:t>
      </w:r>
      <w:r w:rsidR="00BB3A46">
        <w:t xml:space="preserve"> c</w:t>
      </w:r>
      <w:r w:rsidR="00225C1D">
        <w:t>reates the array, reserving and initializing memory for the array data</w:t>
      </w:r>
      <w:r w:rsidR="00BB3A46">
        <w:t xml:space="preserve">. All elements of a numeric array are initialized to </w:t>
      </w:r>
      <w:r w:rsidR="00225C1D">
        <w:t xml:space="preserve">the value </w:t>
      </w:r>
      <w:r w:rsidR="00BB3A46">
        <w:t xml:space="preserve">0.0. </w:t>
      </w:r>
      <w:r w:rsidR="00225C1D">
        <w:t>S</w:t>
      </w:r>
      <w:r w:rsidR="00BB3A46">
        <w:t xml:space="preserve">tring array </w:t>
      </w:r>
      <w:r w:rsidR="00225C1D">
        <w:t xml:space="preserve">elements </w:t>
      </w:r>
      <w:r w:rsidR="00BB3A46">
        <w:t>are initialized to the empty string, ""</w:t>
      </w:r>
      <w:r w:rsidR="00225C1D">
        <w:t xml:space="preserve">. If you </w:t>
      </w:r>
      <w:r w:rsidR="00225C1D">
        <w:rPr>
          <w:b/>
        </w:rPr>
        <w:t>Dim</w:t>
      </w:r>
      <w:r w:rsidR="00225C1D">
        <w:t xml:space="preserve"> an array that already exists, the existing array is destroyed and a new one created</w:t>
      </w:r>
      <w:r w:rsidR="00BB3A46">
        <w:t>.</w:t>
      </w:r>
    </w:p>
    <w:p w:rsidR="00225C1D" w:rsidRDefault="005F59F6" w:rsidP="005F59F6">
      <w:r>
        <w:lastRenderedPageBreak/>
        <w:t xml:space="preserve">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p>
    <w:p w:rsidR="005F59F6" w:rsidRDefault="005F59F6" w:rsidP="00225C1D">
      <w:pPr>
        <w:pStyle w:val="NoSpacing"/>
      </w:pPr>
      <w:r>
        <w:t>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BB3A46" w:rsidRPr="0005515F" w:rsidRDefault="005F59F6" w:rsidP="0005515F">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Default="00B415D2" w:rsidP="00B415D2">
      <w:r>
        <w:t xml:space="preserve">Un-dimensions an array. The array </w:t>
      </w:r>
      <w:r w:rsidR="006F4CD7">
        <w:t>is destroyed, releasing all of the memory it used</w:t>
      </w:r>
      <w:r>
        <w:t xml:space="preserve">. Multiple arrays can be </w:t>
      </w:r>
      <w:r w:rsidR="00225C1D">
        <w:t>destroyed</w:t>
      </w:r>
      <w:r>
        <w:t xml:space="preserve"> with one </w:t>
      </w:r>
      <w:r w:rsidRPr="005674B3">
        <w:rPr>
          <w:b/>
        </w:rPr>
        <w:t>UnDim</w:t>
      </w:r>
      <w:r>
        <w:t xml:space="preserve"> statement.</w:t>
      </w:r>
      <w:r w:rsidR="00851905">
        <w:t xml:space="preserve"> </w:t>
      </w:r>
      <w:r w:rsidR="006F4CD7">
        <w:t>Each</w:t>
      </w:r>
      <w:r w:rsidR="0010507D">
        <w:t xml:space="preserve"> </w:t>
      </w:r>
      <w:r w:rsidR="00851905">
        <w:t>Array[] is specified without any index.</w:t>
      </w:r>
      <w:r w:rsidR="00994B07">
        <w:t xml:space="preserve"> Th</w:t>
      </w:r>
      <w:r w:rsidR="00225C1D">
        <w:t>is</w:t>
      </w:r>
      <w:r w:rsidR="00994B07">
        <w:t xml:space="preserve"> </w:t>
      </w:r>
      <w:r w:rsidR="00A73C5C">
        <w:t xml:space="preserve">command is exactly the same as </w:t>
      </w:r>
      <w:r w:rsidR="00A73C5C" w:rsidRPr="00225C1D">
        <w:rPr>
          <w:b/>
        </w:rPr>
        <w:t>A</w:t>
      </w:r>
      <w:r w:rsidR="00994B07" w:rsidRPr="00225C1D">
        <w:rPr>
          <w:b/>
        </w:rPr>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ins w:id="312" w:author="Sammartano, Marc (BIC USA)" w:date="2016-08-29T18:26:00Z">
        <w:r w:rsidR="00C923CB">
          <w:t>start_or_</w:t>
        </w:r>
      </w:ins>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w:instrText>
      </w:r>
      <w:ins w:id="313" w:author="Sammartano, Marc (BIC USA)" w:date="2016-08-29T18:27:00Z">
        <w:r w:rsidR="00C923CB">
          <w:instrText>start_or_</w:instrText>
        </w:r>
      </w:ins>
      <w:r w:rsidR="0018696B" w:rsidRPr="004F6961">
        <w:instrTex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w:instrText>
      </w:r>
      <w:ins w:id="314" w:author="Sammartano, Marc (BIC USA)" w:date="2016-08-29T18:27:00Z">
        <w:r w:rsidR="00C923CB">
          <w:instrText>start_or_</w:instrText>
        </w:r>
      </w:ins>
      <w:r w:rsidR="00300420" w:rsidRPr="004F6961">
        <w:instrText>extras&gt;}</w:instrText>
      </w:r>
      <w:r w:rsidR="00300420">
        <w:instrText xml:space="preserve">]" </w:instrText>
      </w:r>
      <w:r w:rsidR="00520661">
        <w:fldChar w:fldCharType="end"/>
      </w:r>
    </w:p>
    <w:p w:rsidR="00FF4B5A" w:rsidRDefault="00FC07C4" w:rsidP="00FC07C4">
      <w:del w:id="315" w:author="Sammartano, Marc (BIC USA)" w:date="2016-08-27T00:08:00Z">
        <w:r w:rsidDel="00A45D68">
          <w:delText>T</w:delText>
        </w:r>
      </w:del>
      <w:ins w:id="316" w:author="Sammartano, Marc (BIC USA)" w:date="2016-08-27T00:08:00Z">
        <w:r w:rsidR="00A45D68">
          <w:t xml:space="preserve">Copies </w:t>
        </w:r>
      </w:ins>
      <w:ins w:id="317" w:author="Sammartano, Marc (BIC USA)" w:date="2016-08-27T00:09:00Z">
        <w:r w:rsidR="00A45D68">
          <w:t xml:space="preserve">elements of </w:t>
        </w:r>
      </w:ins>
      <w:ins w:id="318" w:author="Sammartano, Marc (BIC USA)" w:date="2016-08-27T00:08:00Z">
        <w:r w:rsidR="00A45D68">
          <w:t>an existing</w:t>
        </w:r>
      </w:ins>
      <w:del w:id="319" w:author="Sammartano, Marc (BIC USA)" w:date="2016-08-27T00:09:00Z">
        <w:r w:rsidDel="00A45D68">
          <w:delText>he previous</w:delText>
        </w:r>
        <w:r w:rsidR="009019AA" w:rsidDel="00A45D68">
          <w:delText>ly</w:delText>
        </w:r>
        <w:r w:rsidDel="00A45D68">
          <w:delText xml:space="preserve"> Dimensioned or Loaded</w:delText>
        </w:r>
      </w:del>
      <w:r>
        <w:t xml:space="preserve"> SourceArray</w:t>
      </w:r>
      <w:r w:rsidR="00014423">
        <w:t>[]</w:t>
      </w:r>
      <w:del w:id="320" w:author="Sammartano, Marc (BIC USA)" w:date="2016-08-27T00:09:00Z">
        <w:r w:rsidDel="00A45D68">
          <w:delText xml:space="preserve"> will be copied</w:delText>
        </w:r>
      </w:del>
      <w:r>
        <w:t xml:space="preserve"> to the DestinationArray</w:t>
      </w:r>
      <w:r w:rsidR="00014423">
        <w:t>[]</w:t>
      </w:r>
      <w:r>
        <w:t>.</w:t>
      </w:r>
      <w:r w:rsidR="00E6193B">
        <w:t xml:space="preserve"> </w:t>
      </w:r>
      <w:del w:id="321" w:author="Sammartano, Marc (BIC USA)" w:date="2016-08-29T18:24:00Z">
        <w:r w:rsidR="00E6193B" w:rsidDel="00C923CB">
          <w:delText xml:space="preserve">If the Destination Array does not exist, a new array is created. </w:delText>
        </w:r>
      </w:del>
      <w:r w:rsidR="00E6193B">
        <w:t xml:space="preserve">If the Destination Array </w:t>
      </w:r>
      <w:del w:id="322" w:author="Sammartano, Marc (BIC USA)" w:date="2016-08-29T18:24:00Z">
        <w:r w:rsidR="00E6193B" w:rsidDel="00C923CB">
          <w:delText xml:space="preserve">already </w:delText>
        </w:r>
      </w:del>
      <w:r w:rsidR="00E6193B">
        <w:t xml:space="preserve">exists, some or all of the existing array </w:t>
      </w:r>
      <w:del w:id="323" w:author="Sammartano, Marc (BIC USA)" w:date="2016-08-29T18:24:00Z">
        <w:r w:rsidR="00E6193B" w:rsidDel="00C923CB">
          <w:delText>will be</w:delText>
        </w:r>
      </w:del>
      <w:ins w:id="324" w:author="Sammartano, Marc (BIC USA)" w:date="2016-08-29T18:24:00Z">
        <w:r w:rsidR="00C923CB">
          <w:t>is</w:t>
        </w:r>
      </w:ins>
      <w:r w:rsidR="00E6193B">
        <w:t xml:space="preserve"> overwritten.</w:t>
      </w:r>
      <w:r w:rsidR="006F2915" w:rsidRPr="006F2915">
        <w:t xml:space="preserve"> </w:t>
      </w:r>
      <w:ins w:id="325" w:author="Sammartano, Marc (BIC USA)" w:date="2016-08-29T18:24:00Z">
        <w:r w:rsidR="00FF4B5A">
          <w:t>If the Destination Array does not exist, a new array is created.</w:t>
        </w:r>
        <w:r w:rsidR="00C923CB">
          <w:t xml:space="preserve"> </w:t>
        </w:r>
      </w:ins>
      <w:r w:rsidR="006F2915">
        <w:t>The arrays may be either numeric or string arrays but they must both be of the same type.</w:t>
      </w:r>
    </w:p>
    <w:p w:rsidR="006F2915" w:rsidRDefault="006F2915" w:rsidP="00FC07C4">
      <w:r>
        <w:t>You may copy an entire array (SourceArray[]) or an array segment (SourceArray[</w:t>
      </w:r>
      <w:ins w:id="326" w:author="Sammartano, Marc (BIC USA)" w:date="2016-08-29T17:55:00Z">
        <w:r w:rsidR="003F7111">
          <w:t>&lt;</w:t>
        </w:r>
      </w:ins>
      <w:r>
        <w:t>start</w:t>
      </w:r>
      <w:ins w:id="327" w:author="Sammartano, Marc (BIC USA)" w:date="2016-08-29T17:55:00Z">
        <w:r w:rsidR="003F7111">
          <w:t>&gt;</w:t>
        </w:r>
      </w:ins>
      <w:r>
        <w:t>,</w:t>
      </w:r>
      <w:ins w:id="328" w:author="Sammartano, Marc (BIC USA)" w:date="2016-08-29T17:55:00Z">
        <w:r w:rsidR="003F7111">
          <w:t>&lt;</w:t>
        </w:r>
      </w:ins>
      <w:r>
        <w:t>length</w:t>
      </w:r>
      <w:ins w:id="329" w:author="Sammartano, Marc (BIC USA)" w:date="2016-08-29T17:55:00Z">
        <w:r w:rsidR="003F7111">
          <w:t>&gt;</w:t>
        </w:r>
      </w:ins>
      <w:r>
        <w:t>]).</w:t>
      </w:r>
      <w:ins w:id="330" w:author="Sammartano, Marc (BIC USA)" w:date="2016-08-29T18:18:00Z">
        <w:r w:rsidR="00FF4B5A">
          <w:t xml:space="preserve"> Copying stops without error if it reaches the end of either the SourceArray or the DestinationArray.</w:t>
        </w:r>
      </w:ins>
    </w:p>
    <w:p w:rsidR="0018696B" w:rsidRDefault="0018696B" w:rsidP="006F2915">
      <w:r>
        <w:t>If &lt;start</w:t>
      </w:r>
      <w:r w:rsidR="009019AA">
        <w:t>&gt;</w:t>
      </w:r>
      <w:r w:rsidR="006F2915">
        <w:t xml:space="preserve"> is &lt;</w:t>
      </w:r>
      <w:del w:id="331" w:author="Sammartano, Marc (BIC USA)" w:date="2016-08-29T18:10:00Z">
        <w:r w:rsidR="006F2915" w:rsidDel="00314580">
          <w:delText>=</w:delText>
        </w:r>
      </w:del>
      <w:r w:rsidR="006F2915">
        <w:t xml:space="preserve"> </w:t>
      </w:r>
      <w:r>
        <w:t xml:space="preserve">1 </w:t>
      </w:r>
      <w:ins w:id="332" w:author="Sammartano, Marc (BIC USA)" w:date="2016-08-29T18:10:00Z">
        <w:r w:rsidR="00314580">
          <w:t>it is set to 1,</w:t>
        </w:r>
      </w:ins>
      <w:del w:id="333" w:author="Sammartano, Marc (BIC USA)" w:date="2016-08-29T18:11:00Z">
        <w:r w:rsidDel="00314580">
          <w:delText>or &lt;start&gt; is not present</w:delText>
        </w:r>
        <w:r w:rsidR="009019AA" w:rsidDel="00314580">
          <w:delText xml:space="preserve"> then</w:delText>
        </w:r>
        <w:r w:rsidDel="00314580">
          <w:delText xml:space="preserve"> the copy will begin with</w:delText>
        </w:r>
      </w:del>
      <w:r>
        <w:t xml:space="preserve"> the first element of the SourceArray.</w:t>
      </w:r>
      <w:r w:rsidR="006F2915">
        <w:t xml:space="preserve"> </w:t>
      </w:r>
      <w:r>
        <w:t xml:space="preserve">If &lt;length&gt; is </w:t>
      </w:r>
      <w:ins w:id="334" w:author="Sammartano, Marc (BIC USA)" w:date="2016-08-29T18:11:00Z">
        <w:r w:rsidR="00FF4B5A">
          <w:t>&lt; 0 it is set to 0</w:t>
        </w:r>
      </w:ins>
      <w:del w:id="335" w:author="Sammartano, Marc (BIC USA)" w:date="2016-08-29T18:12:00Z">
        <w:r w:rsidDel="00314580">
          <w:delText>not present o</w:delText>
        </w:r>
        <w:r w:rsidR="00032550" w:rsidDel="00314580">
          <w:delText>r</w:delText>
        </w:r>
        <w:r w:rsidDel="00314580">
          <w:delText xml:space="preserve"> if &lt;start&gt;+&lt;length&gt; exceeds the number of elements in the SourceArray then the entire array</w:delText>
        </w:r>
        <w:r w:rsidR="006F2915" w:rsidDel="00314580">
          <w:delText xml:space="preserve"> or segment</w:delText>
        </w:r>
        <w:r w:rsidDel="00314580">
          <w:delText xml:space="preserve"> from &lt;start&gt; to the end of the array will be copied</w:delText>
        </w:r>
      </w:del>
      <w:r>
        <w:t>.</w:t>
      </w:r>
    </w:p>
    <w:p w:rsidR="00C923CB" w:rsidRDefault="00C923CB" w:rsidP="00C923CB">
      <w:pPr>
        <w:rPr>
          <w:ins w:id="336" w:author="Sammartano, Marc (BIC USA)" w:date="2016-08-29T18:25:00Z"/>
        </w:rPr>
      </w:pPr>
      <w:ins w:id="337" w:author="Sammartano, Marc (BIC USA)" w:date="2016-08-29T18:25:00Z">
        <w:r>
          <w:t>If the Destination Array already exists, the optional &lt;</w:t>
        </w:r>
      </w:ins>
      <w:ins w:id="338" w:author="Sammartano, Marc (BIC USA)" w:date="2016-08-29T18:26:00Z">
        <w:r>
          <w:t>start_or_</w:t>
        </w:r>
      </w:ins>
      <w:ins w:id="339" w:author="Sammartano, Marc (BIC USA)" w:date="2016-08-29T18:25:00Z">
        <w:r>
          <w:t xml:space="preserve">extras&gt; parameter specifies </w:t>
        </w:r>
      </w:ins>
      <w:ins w:id="340" w:author="Sammartano, Marc (BIC USA)" w:date="2016-08-29T18:26:00Z">
        <w:r>
          <w:t>where to</w:t>
        </w:r>
      </w:ins>
      <w:ins w:id="341" w:author="Sammartano, Marc (BIC USA)" w:date="2016-08-29T18:25:00Z">
        <w:r>
          <w:t xml:space="preserve"> start</w:t>
        </w:r>
      </w:ins>
      <w:ins w:id="342" w:author="Sammartano, Marc (BIC USA)" w:date="2016-08-29T18:26:00Z">
        <w:r>
          <w:t xml:space="preserve"> copying</w:t>
        </w:r>
      </w:ins>
      <w:ins w:id="343" w:author="Sammartano, Marc (BIC USA)" w:date="2016-08-29T18:25:00Z">
        <w:r>
          <w:t xml:space="preserve"> into the Destination Array.</w:t>
        </w:r>
      </w:ins>
    </w:p>
    <w:p w:rsidR="006F2915" w:rsidRDefault="00E6193B" w:rsidP="00FC07C4">
      <w:r>
        <w:t>If the Destination Array does not exist, t</w:t>
      </w:r>
      <w:r w:rsidR="009019AA">
        <w:t>he optional &lt;</w:t>
      </w:r>
      <w:ins w:id="344" w:author="Sammartano, Marc (BIC USA)" w:date="2016-08-29T18:26:00Z">
        <w:r w:rsidR="00C923CB">
          <w:t>start_or_</w:t>
        </w:r>
      </w:ins>
      <w:r w:rsidR="009019AA">
        <w:t xml:space="preserve">extras&gt; parameter specifies </w:t>
      </w:r>
      <w:del w:id="345" w:author="Sammartano, Marc (BIC USA)" w:date="2016-08-27T02:09:00Z">
        <w:r w:rsidR="009019AA" w:rsidDel="007A0F29">
          <w:delText>that &lt;extras&gt;</w:delText>
        </w:r>
      </w:del>
      <w:ins w:id="346" w:author="Sammartano, Marc (BIC USA)" w:date="2016-08-27T02:09:00Z">
        <w:r w:rsidR="007A0F29">
          <w:t>how many</w:t>
        </w:r>
      </w:ins>
      <w:ins w:id="347" w:author="Sammartano, Marc (BIC USA)" w:date="2016-08-29T18:14:00Z">
        <w:r w:rsidR="00FF4B5A">
          <w:t xml:space="preserve"> extra</w:t>
        </w:r>
      </w:ins>
      <w:del w:id="348" w:author="Sammartano, Marc (BIC USA)" w:date="2016-08-29T18:15:00Z">
        <w:r w:rsidR="009019AA" w:rsidDel="00FF4B5A">
          <w:delText xml:space="preserve"> empty</w:delText>
        </w:r>
      </w:del>
      <w:r w:rsidR="009019AA">
        <w:t xml:space="preserve"> elements </w:t>
      </w:r>
      <w:del w:id="349" w:author="Sammartano, Marc (BIC USA)" w:date="2016-08-27T02:09:00Z">
        <w:r w:rsidR="009019AA" w:rsidDel="007A0F29">
          <w:delText xml:space="preserve">are </w:delText>
        </w:r>
      </w:del>
      <w:r w:rsidR="009019AA">
        <w:t xml:space="preserve">to </w:t>
      </w:r>
      <w:del w:id="350" w:author="Sammartano, Marc (BIC USA)" w:date="2016-08-27T02:09:00Z">
        <w:r w:rsidR="009019AA" w:rsidDel="007A0F29">
          <w:delText xml:space="preserve">be </w:delText>
        </w:r>
      </w:del>
      <w:r w:rsidR="009019AA">
        <w:t>add</w:t>
      </w:r>
      <w:del w:id="351" w:author="Sammartano, Marc (BIC USA)" w:date="2016-08-27T02:09:00Z">
        <w:r w:rsidR="009019AA" w:rsidDel="007A0F29">
          <w:delText>ed</w:delText>
        </w:r>
      </w:del>
      <w:r w:rsidR="009019AA">
        <w:t xml:space="preserve"> to </w:t>
      </w:r>
      <w:del w:id="352" w:author="Sammartano, Marc (BIC USA)" w:date="2016-08-27T02:10:00Z">
        <w:r w:rsidR="009019AA" w:rsidDel="007A0F29">
          <w:delText xml:space="preserve">the </w:delText>
        </w:r>
        <w:r w:rsidDel="007A0F29">
          <w:delText xml:space="preserve">new </w:delText>
        </w:r>
        <w:r w:rsidR="009019AA" w:rsidDel="007A0F29">
          <w:delText>Destination</w:delText>
        </w:r>
        <w:r w:rsidR="0079726E" w:rsidDel="007A0F29">
          <w:delText xml:space="preserve"> </w:delText>
        </w:r>
        <w:r w:rsidR="009019AA" w:rsidDel="007A0F29">
          <w:delText xml:space="preserve">Array before or after </w:delText>
        </w:r>
      </w:del>
      <w:r w:rsidR="009019AA">
        <w:t xml:space="preserve">the copy. </w:t>
      </w:r>
      <w:del w:id="353" w:author="Sammartano, Marc (BIC USA)" w:date="2016-08-27T02:11:00Z">
        <w:r w:rsidR="009019AA" w:rsidDel="007A0F29">
          <w:delText>T</w:delText>
        </w:r>
      </w:del>
      <w:ins w:id="354" w:author="Sammartano, Marc (BIC USA)" w:date="2016-08-27T02:11:00Z">
        <w:r w:rsidR="007A0F29">
          <w:t xml:space="preserve">If </w:t>
        </w:r>
      </w:ins>
      <w:ins w:id="355" w:author="Sammartano, Marc (BIC USA)" w:date="2016-08-29T18:26:00Z">
        <w:r w:rsidR="00C923CB">
          <w:t>the parameter</w:t>
        </w:r>
      </w:ins>
      <w:ins w:id="356" w:author="Sammartano, Marc (BIC USA)" w:date="2016-08-27T02:11:00Z">
        <w:r w:rsidR="007A0F29">
          <w:t xml:space="preserve"> is a negative number, t</w:t>
        </w:r>
      </w:ins>
      <w:r w:rsidR="009019AA">
        <w:t>he</w:t>
      </w:r>
      <w:r w:rsidR="00032550">
        <w:t xml:space="preserve">se </w:t>
      </w:r>
      <w:r w:rsidR="009019AA">
        <w:t xml:space="preserve">elements </w:t>
      </w:r>
      <w:del w:id="357" w:author="Sammartano, Marc (BIC USA)" w:date="2016-08-27T02:12:00Z">
        <w:r w:rsidR="009019AA" w:rsidDel="007A0F29">
          <w:delText>will be</w:delText>
        </w:r>
      </w:del>
      <w:ins w:id="358" w:author="Sammartano, Marc (BIC USA)" w:date="2016-08-27T02:12:00Z">
        <w:r w:rsidR="007A0F29">
          <w:t>are</w:t>
        </w:r>
      </w:ins>
      <w:r w:rsidR="009019AA">
        <w:t xml:space="preserve"> added to the start of the array</w:t>
      </w:r>
      <w:ins w:id="359" w:author="Sammartano, Marc (BIC USA)" w:date="2016-08-27T02:12:00Z">
        <w:r w:rsidR="007A0F29">
          <w:t>,</w:t>
        </w:r>
      </w:ins>
      <w:r w:rsidR="009019AA">
        <w:t xml:space="preserve"> </w:t>
      </w:r>
      <w:del w:id="360" w:author="Sammartano, Marc (BIC USA)" w:date="2016-08-27T02:12:00Z">
        <w:r w:rsidR="009019AA" w:rsidDel="007A0F29">
          <w:delText>if the optional minus(-) sign is present. If minus is not present then the</w:delText>
        </w:r>
        <w:r w:rsidR="00032550" w:rsidDel="007A0F29">
          <w:delText xml:space="preserve">se </w:delText>
        </w:r>
        <w:r w:rsidR="009019AA" w:rsidDel="007A0F29">
          <w:delText>elements will be</w:delText>
        </w:r>
      </w:del>
      <w:ins w:id="361" w:author="Sammartano, Marc (BIC USA)" w:date="2016-08-27T02:12:00Z">
        <w:r w:rsidR="007A0F29">
          <w:t>otherwise they are</w:t>
        </w:r>
      </w:ins>
      <w:r w:rsidR="009019AA">
        <w:t xml:space="preserve"> added to end of the array.</w:t>
      </w:r>
    </w:p>
    <w:p w:rsidR="0018696B" w:rsidRDefault="006F2915" w:rsidP="00FC07C4">
      <w:r>
        <w:t xml:space="preserve">The extra elements for a new numeric array </w:t>
      </w:r>
      <w:del w:id="362" w:author="Sammartano, Marc (BIC USA)" w:date="2016-08-27T02:15:00Z">
        <w:r w:rsidDel="007A0F29">
          <w:delText>will be</w:delText>
        </w:r>
      </w:del>
      <w:ins w:id="363" w:author="Sammartano, Marc (BIC USA)" w:date="2016-08-27T02:15:00Z">
        <w:r w:rsidR="007A0F29">
          <w:t>are</w:t>
        </w:r>
      </w:ins>
      <w:r>
        <w:t xml:space="preserve"> initialized to zero. The extra elements for a new string array </w:t>
      </w:r>
      <w:del w:id="364" w:author="Sammartano, Marc (BIC USA)" w:date="2016-08-27T02:15:00Z">
        <w:r w:rsidDel="007A0F29">
          <w:delText>will be</w:delText>
        </w:r>
      </w:del>
      <w:ins w:id="365" w:author="Sammartano, Marc (BIC USA)" w:date="2016-08-27T02:15:00Z">
        <w:r w:rsidR="007A0F29">
          <w:t>are</w:t>
        </w:r>
      </w:ins>
      <w:ins w:id="366" w:author="Sammartano, Marc (BIC USA)" w:date="2016-08-27T02:16:00Z">
        <w:r w:rsidR="007A0F29">
          <w:t xml:space="preserve"> initialized to</w:t>
        </w:r>
      </w:ins>
      <w:r>
        <w:t xml:space="preserve"> the empty string, "".</w:t>
      </w:r>
    </w:p>
    <w:p w:rsidR="00E6193B" w:rsidDel="00C923CB" w:rsidRDefault="00E6193B" w:rsidP="00FC07C4">
      <w:pPr>
        <w:rPr>
          <w:del w:id="367" w:author="Sammartano, Marc (BIC USA)" w:date="2016-08-29T18:25:00Z"/>
        </w:rPr>
      </w:pPr>
      <w:del w:id="368" w:author="Sammartano, Marc (BIC USA)" w:date="2016-08-29T18:25:00Z">
        <w:r w:rsidDel="00C923CB">
          <w:delText xml:space="preserve">If the Destination Array already exists, the optional &lt;extras&gt; parameter specifies a starting </w:delText>
        </w:r>
        <w:r w:rsidR="006F2915" w:rsidDel="00C923CB">
          <w:delText>index</w:delText>
        </w:r>
        <w:r w:rsidDel="00C923CB">
          <w:delText xml:space="preserve"> into the Destination Array.</w:delText>
        </w:r>
      </w:del>
      <w:del w:id="369" w:author="Sammartano, Marc (BIC USA)" w:date="2016-08-29T18:20:00Z">
        <w:r w:rsidDel="00FF4B5A">
          <w:delText xml:space="preserve"> If the remaining length of the Destination Array starting at the &lt;extras&gt; </w:delText>
        </w:r>
        <w:r w:rsidR="006F2915" w:rsidDel="00FF4B5A">
          <w:delText>index</w:delText>
        </w:r>
        <w:r w:rsidDel="00FF4B5A">
          <w:delText xml:space="preserve"> is less than the number of elements to be copied from the Source Array, anything that would not fit is not copied.</w:delText>
        </w:r>
      </w:del>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05515F" w:rsidRDefault="0005515F" w:rsidP="0005515F">
      <w:pPr>
        <w:pStyle w:val="Heading4"/>
      </w:pPr>
      <w:r w:rsidRPr="00B415D2">
        <w:t>Array.d</w:t>
      </w:r>
      <w:r>
        <w:t>ims</w:t>
      </w:r>
      <w:r w:rsidRPr="00B415D2">
        <w:t xml:space="preserve"> </w:t>
      </w:r>
      <w:r>
        <w:t>Source[]{, {Dims</w:t>
      </w:r>
      <w:r w:rsidRPr="00B415D2">
        <w:t>[]</w:t>
      </w:r>
      <w:r>
        <w:t>}{, NumDims}}</w:t>
      </w:r>
      <w:r>
        <w:fldChar w:fldCharType="begin"/>
      </w:r>
      <w:r>
        <w:instrText xml:space="preserve"> XE "Array.</w:instrText>
      </w:r>
      <w:r w:rsidRPr="00B415D2">
        <w:instrText>d</w:instrText>
      </w:r>
      <w:r>
        <w:instrText>ims</w:instrText>
      </w:r>
      <w:r w:rsidRPr="00B415D2">
        <w:instrText xml:space="preserve"> </w:instrText>
      </w:r>
      <w:r>
        <w:instrText>Source[]{, {Dims</w:instrText>
      </w:r>
      <w:r w:rsidRPr="00B415D2">
        <w:instrText>[]</w:instrText>
      </w:r>
      <w:r>
        <w:instrText xml:space="preserve">}{, NumDims}}" </w:instrText>
      </w:r>
      <w:r>
        <w:fldChar w:fldCharType="end"/>
      </w:r>
    </w:p>
    <w:p w:rsidR="0005515F" w:rsidRDefault="00B61BCB" w:rsidP="0005515F">
      <w:r>
        <w:t>Provides inform</w:t>
      </w:r>
      <w:r w:rsidR="00830E82">
        <w:t>ation about the dimensions of the Source[] array parameter</w:t>
      </w:r>
      <w:r w:rsidR="0005515F">
        <w:t>.</w:t>
      </w:r>
      <w:r>
        <w:t xml:space="preserve"> </w:t>
      </w:r>
      <w:r w:rsidR="00830E82">
        <w:t xml:space="preserve">The Source[] parameter may be a numeric or string array name with nothing in the brackets ("[]"). </w:t>
      </w:r>
      <w:r w:rsidR="00014423">
        <w:t xml:space="preserve">The array must already exist. </w:t>
      </w:r>
      <w:r w:rsidR="00830E82">
        <w:t xml:space="preserve">The </w:t>
      </w:r>
      <w:r w:rsidR="00014423">
        <w:t>Source[]</w:t>
      </w:r>
      <w:r w:rsidR="00830E82">
        <w:t xml:space="preserve"> parameter is required, and both of the other parameters are optional.</w:t>
      </w:r>
    </w:p>
    <w:p w:rsidR="00830E82" w:rsidRDefault="00830E82" w:rsidP="0005515F">
      <w:r>
        <w:lastRenderedPageBreak/>
        <w:t xml:space="preserve">The dimensions of the Source[] array are written to the Dims[] array, if you provide one. </w:t>
      </w:r>
      <w:r w:rsidR="00014423">
        <w:t>The Dims[] para</w:t>
      </w:r>
      <w:r>
        <w:t>m</w:t>
      </w:r>
      <w:r w:rsidR="00014423">
        <w:t>e</w:t>
      </w:r>
      <w:r>
        <w:t>ter must be a numeric array name with nothing in the brackets ("[]"). If the Dims[] array exist</w:t>
      </w:r>
      <w:r w:rsidR="00014423">
        <w:t>s</w:t>
      </w:r>
      <w:r>
        <w:t xml:space="preserve">, </w:t>
      </w:r>
      <w:r w:rsidR="00014423">
        <w:t>it is overwritten. Otherwise a new array is created. The result is always a one-dimensional array.</w:t>
      </w:r>
    </w:p>
    <w:p w:rsidR="00014423" w:rsidRPr="0010507D" w:rsidRDefault="00014423" w:rsidP="0005515F">
      <w:r>
        <w:t>The number of dimensions of the Source[] array is written to the NumDims parameter, if you provide one. NumDims must be a numeric variable. This value is the length of the Dims[] array.</w:t>
      </w:r>
    </w:p>
    <w:p w:rsidR="00905A54" w:rsidRDefault="00905A54" w:rsidP="00905A54">
      <w:pPr>
        <w:pStyle w:val="Heading4"/>
      </w:pPr>
      <w:r w:rsidRPr="00B415D2">
        <w:t>Array.</w:t>
      </w:r>
      <w:r>
        <w:t>fill</w:t>
      </w:r>
      <w:r w:rsidRPr="00B415D2">
        <w:t xml:space="preserve"> Array</w:t>
      </w:r>
      <w:r>
        <w:t>[{&lt;start&gt;,&lt;length&gt;}], &lt;exp&gt;</w:t>
      </w:r>
      <w:r>
        <w:fldChar w:fldCharType="begin"/>
      </w:r>
      <w:r>
        <w:instrText xml:space="preserve"> XE "Array.fill</w:instrText>
      </w:r>
      <w:r w:rsidRPr="00B415D2">
        <w:instrText xml:space="preserve"> Array</w:instrText>
      </w:r>
      <w:r>
        <w:instrText>[{&lt;start&gt;,&lt;length&gt;}], &lt;nexp&gt;</w:instrText>
      </w:r>
      <w:ins w:id="370" w:author="Sammartano, Marc (BIC USA)" w:date="2016-06-28T09:46:00Z">
        <w:r w:rsidR="00461922">
          <w:instrText>"</w:instrText>
        </w:r>
      </w:ins>
      <w:del w:id="371" w:author="Sammartano, Marc (BIC USA)" w:date="2016-06-28T09:46:00Z">
        <w:r w:rsidDel="00461922">
          <w:delInstrText>”</w:delInstrText>
        </w:r>
      </w:del>
      <w:r>
        <w:instrText xml:space="preserve"> </w:instrText>
      </w:r>
      <w:r>
        <w:fldChar w:fldCharType="end"/>
      </w:r>
      <w:r>
        <w:fldChar w:fldCharType="begin"/>
      </w:r>
      <w:r>
        <w:instrText xml:space="preserve"> XE "Array.fill</w:instrText>
      </w:r>
      <w:r w:rsidRPr="00B415D2">
        <w:instrText xml:space="preserve"> Array</w:instrText>
      </w:r>
      <w:r>
        <w:instrText>$[{&lt;start&gt;,&lt;length&gt;}], &lt;sexp&gt;</w:instrText>
      </w:r>
      <w:ins w:id="372" w:author="Sammartano, Marc (BIC USA)" w:date="2016-06-28T09:46:00Z">
        <w:r w:rsidR="00461922">
          <w:instrText>"</w:instrText>
        </w:r>
      </w:ins>
      <w:del w:id="373" w:author="Sammartano, Marc (BIC USA)" w:date="2016-06-28T09:46:00Z">
        <w:r w:rsidDel="00461922">
          <w:delInstrText>”</w:delInstrText>
        </w:r>
      </w:del>
      <w:r>
        <w:instrText xml:space="preserve"> </w:instrText>
      </w:r>
      <w:r>
        <w:fldChar w:fldCharType="end"/>
      </w:r>
    </w:p>
    <w:p w:rsidR="00905A54" w:rsidRPr="0010507D" w:rsidRDefault="00905A54" w:rsidP="00905A54">
      <w:r>
        <w:t>Fill</w:t>
      </w:r>
      <w:r w:rsidR="00B61BCB">
        <w:t>s</w:t>
      </w:r>
      <w:r>
        <w:t xml:space="preserve"> an </w:t>
      </w:r>
      <w:r w:rsidR="005A58F2">
        <w:t>existing</w:t>
      </w:r>
      <w:r>
        <w:t xml:space="preserve"> array or a</w:t>
      </w:r>
      <w:r w:rsidR="005A58F2">
        <w:t>rray</w:t>
      </w:r>
      <w:r>
        <w:t xml:space="preserve"> segment with a value. The types of the array and value must match.</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5A58F2" w:rsidP="0026077D">
      <w:r>
        <w:t>Creates a new array</w:t>
      </w:r>
      <w:r w:rsidR="00B15304">
        <w:t>, evaluates the list of expressions "&lt;exp&gt;, ...",</w:t>
      </w:r>
      <w:r>
        <w:t xml:space="preserve"> and loads </w:t>
      </w:r>
      <w:r w:rsidR="00B15304">
        <w:t xml:space="preserve">values into the </w:t>
      </w:r>
      <w:r w:rsidR="002A54DC">
        <w:t xml:space="preserve">new </w:t>
      </w:r>
      <w:r w:rsidR="00B15304">
        <w:t>array. Specify the array name with no index(es). The array has one dimension; its</w:t>
      </w:r>
      <w:r w:rsidR="009139B2">
        <w:t xml:space="preserve"> size </w:t>
      </w:r>
      <w:r w:rsidR="00B15304">
        <w:t>is the same as</w:t>
      </w:r>
      <w:r w:rsidR="009139B2">
        <w:t xml:space="preserve"> the</w:t>
      </w:r>
      <w:r w:rsidR="00032550">
        <w:t xml:space="preserve"> number of</w:t>
      </w:r>
      <w:r w:rsidR="009139B2">
        <w:t xml:space="preserve"> e</w:t>
      </w:r>
      <w:r w:rsidR="002A54DC">
        <w:t>xpression</w:t>
      </w:r>
      <w:r w:rsidR="009139B2">
        <w:t>s</w:t>
      </w:r>
      <w:r w:rsidR="00032550">
        <w:t xml:space="preserve"> in the list</w:t>
      </w:r>
      <w:r w:rsidR="009139B2">
        <w:t>.</w:t>
      </w:r>
      <w:r w:rsidR="00B15304">
        <w:t xml:space="preserve"> If the named array already exists, it is overwritten.</w:t>
      </w:r>
    </w:p>
    <w:p w:rsidR="009139B2" w:rsidRDefault="00B15304" w:rsidP="0026077D">
      <w:r>
        <w:t xml:space="preserve">The array may be numeric (Array[]) or string (Array$[]), and the </w:t>
      </w:r>
      <w:r w:rsidR="002A54DC">
        <w:t>expressions</w:t>
      </w:r>
      <w:r>
        <w:t xml:space="preserve"> must be the same type as the array</w:t>
      </w:r>
      <w:r w:rsidR="00300420">
        <w:t>.</w:t>
      </w:r>
    </w:p>
    <w:p w:rsidR="002C25C2" w:rsidRDefault="00526E57" w:rsidP="0026077D">
      <w:r>
        <w:t>The list of exp</w:t>
      </w:r>
      <w:r w:rsidR="002A54DC">
        <w:t>ression</w:t>
      </w:r>
      <w:r>
        <w:t xml:space="preserve">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526E57" w:rsidRDefault="00D33386" w:rsidP="0026077D">
      <w:r>
        <w:t>The "~" character</w:t>
      </w:r>
      <w:r w:rsidR="00F4023C" w:rsidRPr="00F4023C">
        <w:t xml:space="preserve"> may not be used to split a parameter across multiple lines.</w:t>
      </w:r>
    </w:p>
    <w:p w:rsidR="009C6A43" w:rsidRDefault="009C6A43" w:rsidP="0026077D">
      <w:r>
        <w:t>Examples:</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Numbers[], 2, 4, 8 , n^2, 32</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Hours[], 3, 4,7,0, 99, 3, 66~</w:t>
      </w:r>
      <w:r w:rsidR="00F618F8">
        <w:rPr>
          <w:rFonts w:ascii="Letter Gothic" w:hAnsi="Letter Gothic"/>
          <w:b w:val="0"/>
        </w:rPr>
        <w:tab/>
        <w:t>% comma not required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37, 66, 43, 83</w:t>
      </w:r>
      <w:r w:rsidR="00F618F8">
        <w:rPr>
          <w:rFonts w:ascii="Letter Gothic" w:hAnsi="Letter Gothic"/>
          <w:b w:val="0"/>
        </w:rPr>
        <w:t>,</w:t>
      </w:r>
      <w:r w:rsidRPr="00F618F8">
        <w:rPr>
          <w:rFonts w:ascii="Letter Gothic" w:hAnsi="Letter Gothic"/>
          <w:b w:val="0"/>
        </w:rPr>
        <w:t>~</w:t>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t xml:space="preserve">% </w:t>
      </w:r>
      <w:r w:rsidR="00F618F8">
        <w:rPr>
          <w:rFonts w:ascii="Letter Gothic" w:hAnsi="Letter Gothic"/>
          <w:b w:val="0"/>
        </w:rPr>
        <w:t>comma is allowed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83, n*5, q/2 +j</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Letters$</w:t>
      </w:r>
      <w:r w:rsidR="001F36BF"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a</w:t>
      </w:r>
      <w:r w:rsidR="00F5651B"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b</w:t>
      </w:r>
      <w:r w:rsidR="00F5651B" w:rsidRPr="00F618F8">
        <w:rPr>
          <w:rFonts w:ascii="Letter Gothic" w:hAnsi="Letter Gothic"/>
          <w:b w:val="0"/>
        </w:rPr>
        <w:t>"</w:t>
      </w:r>
      <w:r w:rsidRPr="00F618F8">
        <w:rPr>
          <w:rFonts w:ascii="Letter Gothic" w:hAnsi="Letter Gothic"/>
          <w:b w:val="0"/>
        </w:rPr>
        <w:t>,</w:t>
      </w:r>
      <w:r w:rsidR="00F5651B" w:rsidRPr="00F618F8">
        <w:rPr>
          <w:rFonts w:ascii="Letter Gothic" w:hAnsi="Letter Gothic"/>
          <w:b w:val="0"/>
        </w:rPr>
        <w:t>"</w:t>
      </w:r>
      <w:r w:rsidRPr="00F618F8">
        <w:rPr>
          <w:rFonts w:ascii="Letter Gothic" w:hAnsi="Letter Gothic"/>
          <w:b w:val="0"/>
        </w:rPr>
        <w:t>c</w:t>
      </w:r>
      <w:r w:rsidR="00F5651B" w:rsidRPr="00F618F8">
        <w:rPr>
          <w:rFonts w:ascii="Letter Gothic" w:hAnsi="Letter Gothic"/>
          <w:b w:val="0"/>
        </w:rPr>
        <w:t>"</w:t>
      </w:r>
      <w:r w:rsidRPr="00F618F8">
        <w:rPr>
          <w:rFonts w:ascii="Letter Gothic" w:hAnsi="Letter Gothic"/>
          <w:b w:val="0"/>
        </w:rPr>
        <w:t>,d$,</w:t>
      </w:r>
      <w:r w:rsidR="00F5651B" w:rsidRPr="00F618F8">
        <w:rPr>
          <w:rFonts w:ascii="Letter Gothic" w:hAnsi="Letter Gothic"/>
          <w:b w:val="0"/>
        </w:rPr>
        <w:t>"</w:t>
      </w:r>
      <w:r w:rsidRPr="00F618F8">
        <w:rPr>
          <w:rFonts w:ascii="Letter Gothic" w:hAnsi="Letter Gothic"/>
          <w:b w:val="0"/>
        </w:rPr>
        <w:t>e</w:t>
      </w:r>
      <w:r w:rsidR="00F5651B" w:rsidRPr="00F618F8">
        <w:rPr>
          <w:rFonts w:ascii="Letter Gothic" w:hAnsi="Letter Gothic"/>
          <w:b w:val="0"/>
        </w:rPr>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lastRenderedPageBreak/>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74" w:name="_Toc477150560"/>
      <w:r>
        <w:t xml:space="preserve">Data Structures </w:t>
      </w:r>
      <w:r w:rsidR="00844D75">
        <w:t xml:space="preserve">and Pointers </w:t>
      </w:r>
      <w:r>
        <w:t>in BASIC!</w:t>
      </w:r>
      <w:bookmarkEnd w:id="374"/>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375" w:name="_Toc477150561"/>
      <w:r w:rsidRPr="00EB1F62">
        <w:t>What is a Pointer</w:t>
      </w:r>
      <w:bookmarkEnd w:id="375"/>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lastRenderedPageBreak/>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lastRenderedPageBreak/>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376" w:name="_Toc477150562"/>
      <w:r>
        <w:t>Lists</w:t>
      </w:r>
      <w:bookmarkEnd w:id="376"/>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377" w:name="_Toc477150563"/>
      <w:r>
        <w:t>List Commands</w:t>
      </w:r>
      <w:bookmarkEnd w:id="377"/>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2C25C2" w:rsidRDefault="00763617" w:rsidP="002C25C2">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763617" w:rsidRDefault="002C25C2" w:rsidP="002C25C2">
      <w:r>
        <w:t>The "~" character</w:t>
      </w:r>
      <w:r w:rsidR="00F4023C" w:rsidRPr="00F4023C">
        <w:t xml:space="preserve"> may not be used to split a parameter across multiple lines.</w:t>
      </w:r>
    </w:p>
    <w:p w:rsidR="00763617" w:rsidRDefault="00763617" w:rsidP="00763617">
      <w:r>
        <w:lastRenderedPageBreak/>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r w:rsidR="00FC2B94">
        <w:rPr>
          <w:rFonts w:ascii="Letter Gothic" w:hAnsi="Letter Gothic"/>
          <w:b w:val="0"/>
        </w:rPr>
        <w:tab/>
        <w:t>% comma not required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r w:rsidR="00FC2B94">
        <w:rPr>
          <w:rFonts w:ascii="Letter Gothic" w:hAnsi="Letter Gothic"/>
          <w:b w:val="0"/>
        </w:rPr>
        <w:t>,</w:t>
      </w:r>
      <w:r w:rsidRPr="00EC5456">
        <w:rPr>
          <w:rFonts w:ascii="Letter Gothic" w:hAnsi="Letter Gothic"/>
          <w:b w:val="0"/>
        </w:rPr>
        <w:t>~</w:t>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t>% comma is allowed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16913" w:rsidRDefault="00763617" w:rsidP="007B2223">
      <w:pPr>
        <w:pStyle w:val="Codeexample"/>
        <w:rPr>
          <w:rFonts w:ascii="Letter Gothic" w:hAnsi="Letter Gothic"/>
          <w:b w:val="0"/>
        </w:rPr>
      </w:pPr>
      <w:r w:rsidRPr="00EC5456">
        <w:rPr>
          <w:rFonts w:ascii="Letter Gothic" w:hAnsi="Letter Gothic"/>
          <w:b w:val="0"/>
        </w:rPr>
        <w:t>List.add Name</w:t>
      </w:r>
      <w:r w:rsidR="00716913">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Bill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Jones</w:t>
      </w:r>
      <w:r w:rsidRPr="00EC5456">
        <w:rPr>
          <w:rFonts w:ascii="Letter Gothic" w:hAnsi="Letter Gothic"/>
          <w:b w:val="0"/>
        </w:rPr>
        <w:t>"</w:t>
      </w:r>
      <w:r w:rsidR="00763617"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r w:rsidR="00FC2B94">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AE3299" w:rsidP="00D5729C">
      <w:r>
        <w:t>Appends t</w:t>
      </w:r>
      <w:r w:rsidR="00D5729C">
        <w:t>he elements in the source list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AE3299" w:rsidP="00D5729C">
      <w:r>
        <w:t>Appends t</w:t>
      </w:r>
      <w:r w:rsidR="00D5729C">
        <w:t xml:space="preserve">he elements of the specified </w:t>
      </w:r>
      <w:r w:rsidR="00CE4035">
        <w:t>array (</w:t>
      </w:r>
      <w:r w:rsidR="00D5729C">
        <w:t>Array</w:t>
      </w:r>
      <w:r w:rsidR="00CE4035">
        <w:t>[]) or array segment (Array[start,length])</w:t>
      </w:r>
      <w:r w:rsidR="00D5729C">
        <w:t xml:space="preserve"> to t</w:t>
      </w:r>
      <w:r w:rsidR="00CE4035">
        <w:t xml:space="preserve">he end of the </w:t>
      </w:r>
      <w:r>
        <w:t xml:space="preserve">specified </w:t>
      </w:r>
      <w:r w:rsidR="00CE4035">
        <w:t>list.</w:t>
      </w:r>
    </w:p>
    <w:p w:rsidR="00D5729C" w:rsidRDefault="00D5729C" w:rsidP="00D5729C">
      <w:r>
        <w:t>The Array type must be the same as the list type</w:t>
      </w:r>
      <w:r w:rsidR="00AE3299">
        <w:t xml:space="preserve"> (string or numeric)</w:t>
      </w:r>
      <w:r>
        <w:t>.</w:t>
      </w:r>
    </w:p>
    <w:p w:rsidR="00D5729C" w:rsidRDefault="00D5729C" w:rsidP="008209F2">
      <w:pPr>
        <w:pStyle w:val="Heading4"/>
      </w:pPr>
      <w:r>
        <w:t>List.replace &lt;pointer_nexp&gt;,</w:t>
      </w:r>
      <w:r w:rsidR="00AE3299">
        <w:t xml:space="preserve"> </w:t>
      </w:r>
      <w:r>
        <w:t>&lt;index_nexp&gt;, &lt;sexp&gt;|&lt;nexp&gt;</w:t>
      </w:r>
      <w:r w:rsidR="00520661">
        <w:fldChar w:fldCharType="begin"/>
      </w:r>
      <w:r w:rsidR="00BE1479">
        <w:instrText xml:space="preserve"> XE "</w:instrText>
      </w:r>
      <w:r w:rsidR="00BE1479" w:rsidRPr="008A1628">
        <w:instrText>List.replace &lt;pointer_nexp&gt;,</w:instrText>
      </w:r>
      <w:r w:rsidR="00AE3299">
        <w:instrText xml:space="preserve"> </w:instrText>
      </w:r>
      <w:r w:rsidR="00BE1479" w:rsidRPr="008A1628">
        <w:instrTex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t>
      </w:r>
      <w:r w:rsidR="00FA3CE9">
        <w:t>is</w:t>
      </w:r>
      <w:r>
        <w:t xml:space="preserve"> replaced by </w:t>
      </w:r>
      <w:r w:rsidR="000774D5">
        <w:t xml:space="preserve">the </w:t>
      </w:r>
      <w:r w:rsidR="00FA3CE9">
        <w:t xml:space="preserve">value of the </w:t>
      </w:r>
      <w:r w:rsidR="000774D5">
        <w:t>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FA3CE9" w:rsidP="00CB0B57">
      <w:r>
        <w:t>Inserts t</w:t>
      </w:r>
      <w:r w:rsidR="00D5729C">
        <w:t xml:space="preserve">he &lt;sexp&gt; or &lt;nexp&gt; value </w:t>
      </w:r>
      <w:r w:rsidR="005376F8">
        <w:t>into the list pointed t</w:t>
      </w:r>
      <w:r w:rsidR="009A1252">
        <w:t xml:space="preserve">o by </w:t>
      </w:r>
      <w:r w:rsidR="00CB0B57" w:rsidRPr="00CB0B57">
        <w:t>&lt;pointer_nexp&gt;</w:t>
      </w:r>
      <w:r w:rsidR="005376F8">
        <w:t xml:space="preserve"> at the index point</w:t>
      </w:r>
      <w:r w:rsidR="004349F7" w:rsidRPr="004349F7">
        <w:t xml:space="preserve"> &lt;index_nexp&gt;</w:t>
      </w:r>
      <w:r w:rsidR="005376F8">
        <w:t xml:space="preserve">. </w:t>
      </w:r>
      <w:r w:rsidR="00CB0B57">
        <w:t>I</w:t>
      </w:r>
      <w:r w:rsidR="00CB0B57" w:rsidRPr="00CB0B57">
        <w:t xml:space="preserve">f </w:t>
      </w:r>
      <w:r w:rsidR="004349F7">
        <w:t>the</w:t>
      </w:r>
      <w:r w:rsidR="00CB0B57" w:rsidRPr="00CB0B57">
        <w:t xml:space="preserve"> index point is one more than the current size of the list, </w:t>
      </w:r>
      <w:r>
        <w:t>the</w:t>
      </w:r>
      <w:r w:rsidR="00CB0B57" w:rsidRPr="00CB0B57">
        <w:t xml:space="preserve"> new item is </w:t>
      </w:r>
      <w:r>
        <w:t>add</w:t>
      </w:r>
      <w:r w:rsidR="00CB0B57" w:rsidRPr="00CB0B57">
        <w: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 xml:space="preserve">The inserted element type must match the </w:t>
      </w:r>
      <w:r w:rsidR="00FA3CE9">
        <w:t xml:space="preserve">list </w:t>
      </w:r>
      <w:r>
        <w:t>type (</w:t>
      </w:r>
      <w:r w:rsidR="00037A09">
        <w:t>string or numeric</w:t>
      </w:r>
      <w:r>
        <w: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FA3CE9" w:rsidP="004349F7">
      <w:r>
        <w:t>Removes t</w:t>
      </w:r>
      <w:r w:rsidR="00615228">
        <w:t xml:space="preserve">he </w:t>
      </w:r>
      <w:r w:rsidR="004349F7">
        <w:t>l</w:t>
      </w:r>
      <w:r w:rsidR="00615228">
        <w:t xml:space="preserve">ist element specified by &lt;index_nexp&gt; </w:t>
      </w:r>
      <w:r>
        <w:t>from</w:t>
      </w:r>
      <w:r w:rsidR="00615228">
        <w:t xml:space="preserve"> the </w:t>
      </w:r>
      <w:r w:rsidR="004349F7">
        <w:t>l</w:t>
      </w:r>
      <w:r w:rsidR="00615228">
        <w:t>ist pointed to by &lt;pointer_nexp&gt;.</w:t>
      </w:r>
    </w:p>
    <w:p w:rsidR="00615228" w:rsidRDefault="00615228" w:rsidP="00615228">
      <w:r>
        <w:t>The index is ones based. The first element of the list is 1.</w:t>
      </w:r>
    </w:p>
    <w:p w:rsidR="005376F8" w:rsidRDefault="005376F8" w:rsidP="008209F2">
      <w:pPr>
        <w:pStyle w:val="Heading4"/>
      </w:pPr>
      <w:r>
        <w:lastRenderedPageBreak/>
        <w:t>List.get &lt;pointer_nexp&gt;,</w:t>
      </w:r>
      <w:r w:rsidR="00083C80">
        <w:t xml:space="preserve"> </w:t>
      </w:r>
      <w:r>
        <w:t>&lt;index_nexp&gt;, &lt;var&gt;</w:t>
      </w:r>
      <w:r w:rsidR="00520661">
        <w:fldChar w:fldCharType="begin"/>
      </w:r>
      <w:r w:rsidR="00BE1479">
        <w:instrText xml:space="preserve"> XE "</w:instrText>
      </w:r>
      <w:r w:rsidR="00BE1479" w:rsidRPr="008A1628">
        <w:instrText>List.get &lt;pointer_nexp&gt;,</w:instrText>
      </w:r>
      <w:r w:rsidR="00083C80">
        <w:instrText xml:space="preserve"> </w:instrText>
      </w:r>
      <w:r w:rsidR="00BE1479" w:rsidRPr="008A1628">
        <w:instrText>&lt;index_nexp&gt;, &lt;var&gt;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t>
      </w:r>
      <w:r w:rsidR="00FA3CE9">
        <w:t>is</w:t>
      </w:r>
      <w:r>
        <w:t xml:space="preserve"> returned in the specified string or numeric variable</w:t>
      </w:r>
      <w:r w:rsidR="00083C80">
        <w:t xml:space="preserve"> &lt;var&gt;</w:t>
      </w:r>
      <w:r>
        <w:t>.</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w:t>
      </w:r>
      <w:r w:rsidR="00FA3CE9">
        <w:t xml:space="preserve">list </w:t>
      </w:r>
      <w:r>
        <w:t>type (</w:t>
      </w:r>
      <w:r w:rsidR="003D50AF">
        <w:t>string or numeric</w:t>
      </w:r>
      <w:r>
        <w: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16677E">
      <w:pPr>
        <w:pStyle w:val="NoSpacing"/>
      </w:pPr>
      <w:r>
        <w:t xml:space="preserve">The type of list pointed to by the </w:t>
      </w:r>
      <w:r w:rsidR="004349F7">
        <w:t>l</w:t>
      </w:r>
      <w:r>
        <w:t xml:space="preserve">ist pointer </w:t>
      </w:r>
      <w:r w:rsidR="00FA3CE9">
        <w:t>is</w:t>
      </w:r>
      <w:r>
        <w:t xml:space="preserve"> returned in the </w:t>
      </w:r>
      <w:r w:rsidR="0016677E">
        <w:t>s</w:t>
      </w:r>
      <w:r>
        <w:t>tring variable</w:t>
      </w:r>
      <w:r w:rsidR="0016677E">
        <w:t xml:space="preserve"> &lt;svar&gt;</w:t>
      </w:r>
      <w:r>
        <w:t>.</w:t>
      </w:r>
    </w:p>
    <w:p w:rsidR="005376F8" w:rsidRDefault="00FA3CE9" w:rsidP="004A2113">
      <w:pPr>
        <w:pStyle w:val="ListParagraph"/>
        <w:numPr>
          <w:ilvl w:val="0"/>
          <w:numId w:val="43"/>
        </w:numPr>
      </w:pPr>
      <w:r>
        <w:t>Returns t</w:t>
      </w:r>
      <w:r w:rsidR="007046EB">
        <w:t>he upper case character</w:t>
      </w:r>
      <w:r w:rsidR="005376F8">
        <w:t xml:space="preserve"> </w:t>
      </w:r>
      <w:r w:rsidR="00F5651B">
        <w:t>"</w:t>
      </w:r>
      <w:r w:rsidR="005376F8">
        <w:t>S</w:t>
      </w:r>
      <w:r w:rsidR="00F5651B">
        <w:t>"</w:t>
      </w:r>
      <w:r w:rsidR="005376F8">
        <w:t xml:space="preserve"> if the </w:t>
      </w:r>
      <w:r w:rsidR="0016677E">
        <w:t>l</w:t>
      </w:r>
      <w:r w:rsidR="005376F8">
        <w:t>ist is a list of strings.</w:t>
      </w:r>
    </w:p>
    <w:p w:rsidR="005376F8" w:rsidRPr="005376F8" w:rsidRDefault="0016677E" w:rsidP="004A2113">
      <w:pPr>
        <w:pStyle w:val="ListParagraph"/>
        <w:numPr>
          <w:ilvl w:val="0"/>
          <w:numId w:val="43"/>
        </w:numPr>
      </w:pPr>
      <w:r>
        <w:t>Returns t</w:t>
      </w:r>
      <w:r w:rsidR="007046EB">
        <w:t>he upper case character</w:t>
      </w:r>
      <w:r w:rsidR="005376F8">
        <w:t xml:space="preserve"> </w:t>
      </w:r>
      <w:r w:rsidR="00F5651B">
        <w:t>"</w:t>
      </w:r>
      <w:r w:rsidR="005376F8">
        <w:t>N</w:t>
      </w:r>
      <w:r w:rsidR="00F5651B">
        <w:t>"</w:t>
      </w:r>
      <w:r w:rsidR="005376F8">
        <w:t xml:space="preserve">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 xml:space="preserve">ist pointer </w:t>
      </w:r>
      <w:r w:rsidR="0016677E">
        <w:t>is</w:t>
      </w:r>
      <w:r>
        <w:t xml:space="preserve"> returned in the numeric variable</w:t>
      </w:r>
      <w:r w:rsidR="0016677E">
        <w:t xml:space="preserve"> &lt;nvar&gt;</w:t>
      </w:r>
      <w:r>
        <w:t>.</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16677E" w:rsidP="004349F7">
      <w:r>
        <w:t>Clears t</w:t>
      </w:r>
      <w:r w:rsidR="00615228">
        <w:t xml:space="preserve">he list pointed to by the </w:t>
      </w:r>
      <w:r w:rsidR="004349F7">
        <w:t>l</w:t>
      </w:r>
      <w:r w:rsidR="00615228">
        <w:t xml:space="preserve">ist pointer </w:t>
      </w:r>
      <w:r>
        <w:t>and sets</w:t>
      </w:r>
      <w:r w:rsidR="00615228">
        <w:t xml:space="preserve"> </w:t>
      </w:r>
      <w:r>
        <w:t>t</w:t>
      </w:r>
      <w:r w:rsidR="00615228">
        <w:t xml:space="preserve">he </w:t>
      </w:r>
      <w:r w:rsidR="004349F7">
        <w:t>l</w:t>
      </w:r>
      <w:r w:rsidR="00615228">
        <w:t>ist’s size</w:t>
      </w:r>
      <w:r w:rsidR="007046EB">
        <w:t xml:space="preserve"> to</w:t>
      </w:r>
      <w:r w:rsidR="00615228">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16677E" w:rsidP="004349F7">
      <w:r>
        <w:t>Searches t</w:t>
      </w:r>
      <w:r w:rsidR="00CE4EFE">
        <w:t xml:space="preserve">he </w:t>
      </w:r>
      <w:r>
        <w:t xml:space="preserve">specified </w:t>
      </w:r>
      <w:r w:rsidR="00CE4EFE">
        <w:t xml:space="preserve">list for the specified string or numeric value. The position of the </w:t>
      </w:r>
      <w:r>
        <w:t>first (left-most) occurrence</w:t>
      </w:r>
      <w:r w:rsidR="00CE4EFE">
        <w:t xml:space="preserve"> </w:t>
      </w:r>
      <w:r>
        <w:t>is</w:t>
      </w:r>
      <w:r w:rsidR="00CE4EFE">
        <w:t xml:space="preserve"> returned in </w:t>
      </w:r>
      <w:r>
        <w:t xml:space="preserve">the </w:t>
      </w:r>
      <w:r w:rsidR="00CE4EFE">
        <w:t>numeric variable</w:t>
      </w:r>
      <w:r>
        <w:t xml:space="preserve"> &lt;result_nvar&gt;</w:t>
      </w:r>
      <w:r w:rsidR="00CE4EFE">
        <w:t xml:space="preserve">. </w:t>
      </w:r>
      <w:r w:rsidR="00F4272F">
        <w:t>If the value is not found in the list the</w:t>
      </w:r>
      <w:r w:rsidR="00D727F0">
        <w:t>n the</w:t>
      </w:r>
      <w:r w:rsidR="00F4272F">
        <w:t xml:space="preserve"> result </w:t>
      </w:r>
      <w:r>
        <w:t>is</w:t>
      </w:r>
      <w:r w:rsidR="00F4272F">
        <w:t xml:space="preserve"> zero.</w:t>
      </w:r>
    </w:p>
    <w:p w:rsidR="00CE4EFE" w:rsidRPr="00CE4EFE" w:rsidRDefault="001D4752" w:rsidP="00CE4EFE">
      <w:r>
        <w:t>If the optional start expression parameter is present, the search start</w:t>
      </w:r>
      <w:r w:rsidR="0016677E">
        <w:t>s</w:t>
      </w:r>
      <w:r>
        <w:t xml:space="preserve"> at the specified element. The default </w:t>
      </w:r>
      <w:r w:rsidR="0016677E">
        <w:t>start position</w:t>
      </w:r>
      <w:r>
        <w:t xml:space="preserv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AE3299" w:rsidP="004349F7">
      <w:r>
        <w:t>Copies t</w:t>
      </w:r>
      <w:r w:rsidR="000774D5">
        <w:t xml:space="preserve">he list pointed to by the </w:t>
      </w:r>
      <w:r w:rsidR="004349F7">
        <w:t>l</w:t>
      </w:r>
      <w:r w:rsidR="000774D5">
        <w:t xml:space="preserve">ist pointer into </w:t>
      </w:r>
      <w:r>
        <w:t>an</w:t>
      </w:r>
      <w:r w:rsidR="000774D5">
        <w:t xml:space="preserve"> array. The array type (</w:t>
      </w:r>
      <w:r w:rsidR="007046EB">
        <w:t>string or numeric</w:t>
      </w:r>
      <w:r w:rsidR="000774D5">
        <w:t>) must be the same as the list</w:t>
      </w:r>
      <w:r>
        <w:t xml:space="preserve"> type.</w:t>
      </w:r>
      <w:r w:rsidRPr="00AE3299">
        <w:t xml:space="preserve"> </w:t>
      </w:r>
      <w:r>
        <w:t>If the ar</w:t>
      </w:r>
      <w:r w:rsidR="00D727F0">
        <w:t>ray exists, it is overwritten, o</w:t>
      </w:r>
      <w:r>
        <w:t>therwise a new array is created. The result is always a one-dimensional array</w:t>
      </w:r>
      <w:r w:rsidR="000774D5">
        <w:t>.</w:t>
      </w:r>
    </w:p>
    <w:p w:rsidR="00664160" w:rsidRDefault="00664160" w:rsidP="00EB1F62">
      <w:pPr>
        <w:pStyle w:val="Heading2"/>
      </w:pPr>
      <w:bookmarkStart w:id="378" w:name="_Toc477150564"/>
      <w:r>
        <w:t>Bundles</w:t>
      </w:r>
      <w:bookmarkEnd w:id="378"/>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w:t>
      </w:r>
      <w:r w:rsidR="00AC3796">
        <w:lastRenderedPageBreak/>
        <w:t>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379" w:name="_Toc477150565"/>
      <w:r>
        <w:t xml:space="preserve">Bundle </w:t>
      </w:r>
      <w:r w:rsidR="00E02B0C">
        <w:t>Auto-C</w:t>
      </w:r>
      <w:r>
        <w:t>reate</w:t>
      </w:r>
      <w:bookmarkEnd w:id="379"/>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380" w:name="_Toc477150566"/>
      <w:r>
        <w:t>Bundle Commands</w:t>
      </w:r>
      <w:bookmarkEnd w:id="380"/>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lastRenderedPageBreak/>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lastRenderedPageBreak/>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381" w:name="_Toc477150567"/>
      <w:r>
        <w:t>Stacks</w:t>
      </w:r>
      <w:bookmarkEnd w:id="381"/>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5D0FBF61" wp14:editId="402DC94D">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lastRenderedPageBreak/>
        <w:t>There is no fixed limit on the size or number of stacks. You are limited only by the memory of your device.</w:t>
      </w:r>
    </w:p>
    <w:p w:rsidR="00DC3FCA" w:rsidRDefault="00DC3FCA" w:rsidP="005F4916">
      <w:pPr>
        <w:pStyle w:val="Heading3"/>
      </w:pPr>
      <w:bookmarkStart w:id="382" w:name="_Toc477150568"/>
      <w:r>
        <w:t>Stack Commands</w:t>
      </w:r>
      <w:bookmarkEnd w:id="382"/>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383" w:name="_Toc477150569"/>
      <w:r>
        <w:t>Queues</w:t>
      </w:r>
      <w:bookmarkEnd w:id="383"/>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w:t>
      </w:r>
      <w:r w:rsidR="00965677">
        <w:lastRenderedPageBreak/>
        <w:t>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384" w:name="_Toc477150570"/>
      <w:r>
        <w:t>Comments</w:t>
      </w:r>
      <w:bookmarkEnd w:id="384"/>
    </w:p>
    <w:p w:rsidR="00EA7A8B" w:rsidRDefault="00184DA5" w:rsidP="00EB1F62">
      <w:pPr>
        <w:pStyle w:val="Heading2"/>
      </w:pPr>
      <w:bookmarkStart w:id="385" w:name="_Toc477150571"/>
      <w:r>
        <w:t>! -</w:t>
      </w:r>
      <w:r w:rsidR="00EA7A8B">
        <w:t xml:space="preserve"> Single Line Comment</w:t>
      </w:r>
      <w:bookmarkEnd w:id="385"/>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386" w:name="_Toc477150572"/>
      <w:r>
        <w:t>R</w:t>
      </w:r>
      <w:r w:rsidR="00953C37">
        <w:t>em</w:t>
      </w:r>
      <w:r>
        <w:t xml:space="preserve"> - Single Line Comment (legacy)</w:t>
      </w:r>
      <w:bookmarkEnd w:id="386"/>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387" w:name="_Toc477150573"/>
      <w:r>
        <w:t>!! - Block Comment</w:t>
      </w:r>
      <w:bookmarkEnd w:id="387"/>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388" w:name="_Toc477150574"/>
      <w:r>
        <w:t>% - Middle of Line Comment</w:t>
      </w:r>
      <w:bookmarkEnd w:id="388"/>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389" w:name="_Toc477150575"/>
      <w:r>
        <w:t>Expressions</w:t>
      </w:r>
      <w:bookmarkEnd w:id="389"/>
    </w:p>
    <w:p w:rsidR="005C05CA" w:rsidRDefault="005866FB" w:rsidP="00EB1F62">
      <w:pPr>
        <w:pStyle w:val="Heading2"/>
      </w:pPr>
      <w:bookmarkStart w:id="390" w:name="_Toc477150576"/>
      <w:r>
        <w:t>Numeric</w:t>
      </w:r>
      <w:r w:rsidR="00EC5719">
        <w:t xml:space="preserve"> </w:t>
      </w:r>
      <w:r w:rsidR="005C05CA">
        <w:t>Expression &lt;nexp&gt;</w:t>
      </w:r>
      <w:bookmarkEnd w:id="390"/>
    </w:p>
    <w:p w:rsidR="00B0758D" w:rsidRPr="00B0758D" w:rsidRDefault="00B0758D" w:rsidP="00B0758D">
      <w:r>
        <w:t>A numeric expression consists of one or more numeric variables or numeric constants separated by binary operators and optionally preceded by unary operators. The definition can be stated more completely using this standard formal notation:</w:t>
      </w:r>
    </w:p>
    <w:p w:rsidR="00934C10" w:rsidRDefault="00934C10" w:rsidP="005C05CA">
      <w:pPr>
        <w:rPr>
          <w:b/>
        </w:rPr>
      </w:pPr>
      <w:r w:rsidRPr="005C05CA">
        <w:rPr>
          <w:b/>
        </w:rPr>
        <w:t>&lt;nexp&gt; := {&lt;numeric variable&gt;</w:t>
      </w:r>
      <w:r w:rsidR="00526E57" w:rsidRPr="005C05CA">
        <w:rPr>
          <w:b/>
        </w:rPr>
        <w:t>|</w:t>
      </w:r>
      <w:r w:rsidRPr="005C05CA">
        <w:rPr>
          <w:b/>
        </w:rPr>
        <w:t>&lt;numeric constant} {&lt;n</w:t>
      </w:r>
      <w:r w:rsidR="00526E57" w:rsidRPr="005C05CA">
        <w:rPr>
          <w:b/>
        </w:rPr>
        <w:t>operator&gt; &lt;nexp&gt;}</w:t>
      </w:r>
    </w:p>
    <w:p w:rsidR="00B0758D" w:rsidRPr="005C05CA" w:rsidRDefault="00B0758D" w:rsidP="00B0758D">
      <w:r>
        <w:t>The next few sections define all of the terms.</w:t>
      </w:r>
    </w:p>
    <w:p w:rsidR="00FF5588" w:rsidRDefault="00934C10" w:rsidP="005F4916">
      <w:pPr>
        <w:pStyle w:val="Heading3"/>
      </w:pPr>
      <w:bookmarkStart w:id="391" w:name="_Toc477150577"/>
      <w:r>
        <w:lastRenderedPageBreak/>
        <w:t>Numeric Operators &lt;noperator&gt;</w:t>
      </w:r>
      <w:bookmarkEnd w:id="391"/>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0C4D5E" w:rsidRDefault="000C4D5E" w:rsidP="000C4D5E">
      <w:pPr>
        <w:spacing w:before="120"/>
      </w:pPr>
      <w:r>
        <w:t xml:space="preserve">Note that the comma (',') is not an operator in BASIC!. It is sometimes uses as a separator between expressions; for example, see the </w:t>
      </w:r>
      <w:r w:rsidRPr="000C4D5E">
        <w:rPr>
          <w:b/>
        </w:rPr>
        <w:t>PRINT</w:t>
      </w:r>
      <w:r>
        <w:t xml:space="preserve"> command.</w:t>
      </w:r>
    </w:p>
    <w:p w:rsidR="005F2846" w:rsidRDefault="005F2846" w:rsidP="005F4916">
      <w:pPr>
        <w:pStyle w:val="Heading3"/>
      </w:pPr>
      <w:bookmarkStart w:id="392" w:name="_Toc477150578"/>
      <w:r>
        <w:t>Numeric Expression Examples</w:t>
      </w:r>
      <w:bookmarkEnd w:id="392"/>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393" w:name="_Toc477150579"/>
      <w:r>
        <w:t>Pre</w:t>
      </w:r>
      <w:r w:rsidR="003A11BB">
        <w:t>-</w:t>
      </w:r>
      <w:r>
        <w:t xml:space="preserve"> and Post</w:t>
      </w:r>
      <w:r w:rsidR="003A11BB">
        <w:t>-</w:t>
      </w:r>
      <w:r>
        <w:t>Increment Operators</w:t>
      </w:r>
      <w:bookmarkEnd w:id="393"/>
    </w:p>
    <w:p w:rsidR="006B0595" w:rsidRDefault="006B0595" w:rsidP="00C923CB">
      <w:pPr>
        <w:spacing w:after="0"/>
        <w:ind w:left="720"/>
      </w:pPr>
      <w:del w:id="394" w:author="Sammartano, Marc (BIC USA)" w:date="2016-08-29T18:31:00Z">
        <w:r w:rsidDel="00C923CB">
          <w:tab/>
        </w:r>
      </w:del>
      <w:r>
        <w:t>++x</w:t>
      </w:r>
      <w:r w:rsidR="006B5451">
        <w:tab/>
      </w:r>
      <w:r>
        <w:t xml:space="preserve">Increments the value of x by 1 before </w:t>
      </w:r>
      <w:r w:rsidR="00894D85">
        <w:t xml:space="preserve">the </w:t>
      </w:r>
      <w:r>
        <w:t>x value is used</w:t>
      </w:r>
    </w:p>
    <w:p w:rsidR="006B0595" w:rsidRDefault="006B0595" w:rsidP="00C923CB">
      <w:pPr>
        <w:spacing w:after="0"/>
        <w:ind w:left="720"/>
      </w:pPr>
      <w:del w:id="395" w:author="Sammartano, Marc (BIC USA)" w:date="2016-08-29T18:31:00Z">
        <w:r w:rsidDel="00C923CB">
          <w:tab/>
        </w:r>
      </w:del>
      <w:r>
        <w:t>--y</w:t>
      </w:r>
      <w:r w:rsidR="006B5451">
        <w:tab/>
      </w:r>
      <w:r>
        <w:t xml:space="preserve">Decrements the value of y by 1 before </w:t>
      </w:r>
      <w:r w:rsidR="00894D85">
        <w:t xml:space="preserve">the </w:t>
      </w:r>
      <w:r>
        <w:t>y value is used</w:t>
      </w:r>
    </w:p>
    <w:p w:rsidR="006B0595" w:rsidRDefault="006B0595" w:rsidP="00C923CB">
      <w:pPr>
        <w:spacing w:after="0"/>
        <w:ind w:left="720"/>
      </w:pPr>
      <w:del w:id="396" w:author="Sammartano, Marc (BIC USA)" w:date="2016-08-29T18:31:00Z">
        <w:r w:rsidDel="00C923CB">
          <w:tab/>
        </w:r>
      </w:del>
      <w:r>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make</w:t>
      </w:r>
      <w:r w:rsidR="005C05CA">
        <w:t>s</w:t>
      </w:r>
      <w:r>
        <w:t xml:space="preserv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C05CA" w:rsidRDefault="005866FB" w:rsidP="00EB1F62">
      <w:pPr>
        <w:pStyle w:val="Heading2"/>
      </w:pPr>
      <w:bookmarkStart w:id="397" w:name="_Toc477150580"/>
      <w:r>
        <w:t>String</w:t>
      </w:r>
      <w:r w:rsidR="00EC5719">
        <w:t xml:space="preserve"> </w:t>
      </w:r>
      <w:r w:rsidR="005C05CA">
        <w:t>Expression &lt;sexp&gt;</w:t>
      </w:r>
      <w:bookmarkEnd w:id="397"/>
    </w:p>
    <w:p w:rsidR="00B0758D" w:rsidRPr="00B0758D" w:rsidRDefault="00B0758D" w:rsidP="00B0758D">
      <w:r>
        <w:t xml:space="preserve">A string expression consists of one or more string variables or string constants separated by </w:t>
      </w:r>
      <w:r w:rsidR="00A32B6D">
        <w:t xml:space="preserve">'+' </w:t>
      </w:r>
      <w:r>
        <w:t>operators. The definition can be stated more completely using this standard formal notation:</w:t>
      </w:r>
    </w:p>
    <w:p w:rsidR="00526E57" w:rsidRPr="005C05CA" w:rsidRDefault="00526E57" w:rsidP="005C05CA">
      <w:pPr>
        <w:rPr>
          <w:b/>
        </w:rPr>
      </w:pPr>
      <w:r w:rsidRPr="005C05CA">
        <w:rPr>
          <w:b/>
        </w:rPr>
        <w:t>&lt;sexp&gt; := {&lt;string variable&gt;|&lt;string constant&gt;} {</w:t>
      </w:r>
      <w:r w:rsidRPr="005C05CA">
        <w:rPr>
          <w:b/>
          <w:vertAlign w:val="subscript"/>
        </w:rPr>
        <w:t xml:space="preserve"> </w:t>
      </w:r>
      <w:r w:rsidRPr="005C05CA">
        <w:rPr>
          <w:b/>
        </w:rPr>
        <w:t>+ &lt;sexp&gt;}</w:t>
      </w:r>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398" w:name="_Toc477150581"/>
      <w:r>
        <w:lastRenderedPageBreak/>
        <w:t>Logical</w:t>
      </w:r>
      <w:r w:rsidR="00DC525C">
        <w:t xml:space="preserve"> </w:t>
      </w:r>
      <w:r w:rsidR="005C05CA">
        <w:t xml:space="preserve">Expression </w:t>
      </w:r>
      <w:r w:rsidR="00DC525C">
        <w:t>&lt;lexp&gt;</w:t>
      </w:r>
      <w:bookmarkEnd w:id="398"/>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r w:rsidR="00B0758D">
        <w:t xml:space="preserve"> Each type consists of one or more variables</w:t>
      </w:r>
      <w:r w:rsidR="00A32B6D">
        <w:t xml:space="preserve"> or constants</w:t>
      </w:r>
      <w:r w:rsidR="00B0758D">
        <w:t xml:space="preserve"> separated by </w:t>
      </w:r>
      <w:r w:rsidR="00A32B6D">
        <w:t xml:space="preserve">binary logical </w:t>
      </w:r>
      <w:r w:rsidR="00B0758D">
        <w:t>operators, formally defined like this:</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399" w:name="_Toc477150582"/>
      <w:r>
        <w:t>Logical Operators</w:t>
      </w:r>
      <w:bookmarkEnd w:id="399"/>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Pr="00C923CB" w:rsidRDefault="00740ACD" w:rsidP="0073725A">
      <w:r>
        <w:t>This table shows all of t</w:t>
      </w:r>
      <w:r w:rsidR="0073725A">
        <w:t xml:space="preserve">he </w:t>
      </w:r>
      <w:del w:id="400" w:author="Sammartano, Marc (BIC USA)" w:date="2016-08-29T18:34:00Z">
        <w:r w:rsidR="0073725A" w:rsidDel="00C923CB">
          <w:delText>L</w:delText>
        </w:r>
      </w:del>
      <w:ins w:id="401" w:author="Sammartano, Marc (BIC USA)" w:date="2016-08-29T18:34:00Z">
        <w:r w:rsidR="00C923CB">
          <w:t>l</w:t>
        </w:r>
      </w:ins>
      <w:r w:rsidR="0073725A">
        <w:t>ogical operators</w:t>
      </w:r>
      <w:r>
        <w:t>. They are listed</w:t>
      </w:r>
      <w:r w:rsidR="0073725A">
        <w:t xml:space="preserve"> by precedence with the highest precedence first.</w:t>
      </w:r>
      <w:r w:rsidR="00FF5588">
        <w:t xml:space="preserve"> </w:t>
      </w:r>
      <w:ins w:id="402" w:author="Sammartano, Marc (BIC USA)" w:date="2016-08-29T18:34:00Z">
        <w:r w:rsidR="00947E4B">
          <w:t xml:space="preserve">All of these operators have </w:t>
        </w:r>
        <w:r w:rsidR="00947E4B">
          <w:rPr>
            <w:i/>
          </w:rPr>
          <w:t>lower</w:t>
        </w:r>
        <w:r w:rsidR="00947E4B">
          <w:t xml:space="preserve"> precedence than any of the numeric operators or the one string operator. </w:t>
        </w:r>
      </w:ins>
      <w:r w:rsidR="00FF5588">
        <w:t>Precedence may be modified by using parenthes</w:t>
      </w:r>
      <w:r w:rsidR="009D5160">
        <w:t>e</w:t>
      </w:r>
      <w:r w:rsidR="00FF5588">
        <w:t>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Del="00947E4B" w:rsidTr="00740ACD">
        <w:trPr>
          <w:cantSplit/>
          <w:del w:id="403" w:author="Sammartano, Marc (BIC USA)" w:date="2016-08-29T18:36:00Z"/>
        </w:trPr>
        <w:tc>
          <w:tcPr>
            <w:tcW w:w="1262" w:type="dxa"/>
          </w:tcPr>
          <w:p w:rsidR="002A63FB" w:rsidDel="00947E4B" w:rsidRDefault="002A63FB" w:rsidP="00010AF7">
            <w:pPr>
              <w:jc w:val="center"/>
              <w:rPr>
                <w:del w:id="404" w:author="Sammartano, Marc (BIC USA)" w:date="2016-08-29T18:36:00Z"/>
              </w:rPr>
            </w:pPr>
            <w:del w:id="405" w:author="Sammartano, Marc (BIC USA)" w:date="2016-08-29T18:36:00Z">
              <w:r w:rsidDel="00947E4B">
                <w:delText>1</w:delText>
              </w:r>
            </w:del>
          </w:p>
        </w:tc>
        <w:tc>
          <w:tcPr>
            <w:tcW w:w="1036" w:type="dxa"/>
          </w:tcPr>
          <w:p w:rsidR="002A63FB" w:rsidDel="00947E4B" w:rsidRDefault="002A63FB" w:rsidP="00010AF7">
            <w:pPr>
              <w:jc w:val="center"/>
              <w:rPr>
                <w:del w:id="406" w:author="Sammartano, Marc (BIC USA)" w:date="2016-08-29T18:36:00Z"/>
              </w:rPr>
            </w:pPr>
            <w:del w:id="407" w:author="Sammartano, Marc (BIC USA)" w:date="2016-08-29T18:36:00Z">
              <w:r w:rsidDel="00947E4B">
                <w:delText>!</w:delText>
              </w:r>
            </w:del>
          </w:p>
        </w:tc>
        <w:tc>
          <w:tcPr>
            <w:tcW w:w="2292" w:type="dxa"/>
          </w:tcPr>
          <w:p w:rsidR="002A63FB" w:rsidDel="00947E4B" w:rsidRDefault="002A63FB" w:rsidP="0073725A">
            <w:pPr>
              <w:rPr>
                <w:del w:id="408" w:author="Sammartano, Marc (BIC USA)" w:date="2016-08-29T18:36:00Z"/>
              </w:rPr>
            </w:pPr>
            <w:del w:id="409" w:author="Sammartano, Marc (BIC USA)" w:date="2016-08-29T18:36:00Z">
              <w:r w:rsidDel="00947E4B">
                <w:delText>Unary Not</w:delText>
              </w:r>
            </w:del>
          </w:p>
        </w:tc>
        <w:tc>
          <w:tcPr>
            <w:tcW w:w="2790" w:type="dxa"/>
          </w:tcPr>
          <w:p w:rsidR="002A63FB" w:rsidDel="00947E4B" w:rsidRDefault="002A63FB" w:rsidP="002A63FB">
            <w:pPr>
              <w:rPr>
                <w:del w:id="410" w:author="Sammartano, Marc (BIC USA)" w:date="2016-08-29T18:36:00Z"/>
              </w:rPr>
            </w:pPr>
            <w:del w:id="411" w:author="Sammartano, Marc (BIC USA)" w:date="2016-08-29T18:36:00Z">
              <w:r w:rsidDel="00947E4B">
                <w:delText>One &lt;nlexp&gt; only</w:delText>
              </w:r>
            </w:del>
          </w:p>
        </w:tc>
      </w:tr>
      <w:tr w:rsidR="002A63FB" w:rsidTr="00740ACD">
        <w:trPr>
          <w:cantSplit/>
        </w:trPr>
        <w:tc>
          <w:tcPr>
            <w:tcW w:w="1262" w:type="dxa"/>
          </w:tcPr>
          <w:p w:rsidR="002A63FB" w:rsidRDefault="002A63FB" w:rsidP="00010AF7">
            <w:pPr>
              <w:jc w:val="center"/>
            </w:pPr>
            <w:del w:id="412" w:author="Sammartano, Marc (BIC USA)" w:date="2016-08-29T18:36:00Z">
              <w:r w:rsidDel="00947E4B">
                <w:delText>2</w:delText>
              </w:r>
            </w:del>
            <w:ins w:id="413" w:author="Sammartano, Marc (BIC USA)" w:date="2016-08-29T18:36:00Z">
              <w:r w:rsidR="00947E4B">
                <w:t>1</w:t>
              </w:r>
            </w:ins>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rPr>
                <w:ins w:id="414" w:author="Sammartano, Marc (BIC USA)" w:date="2016-08-29T18:35:00Z"/>
              </w:rPr>
            </w:pPr>
            <w:r>
              <w:t>&gt;=</w:t>
            </w:r>
          </w:p>
          <w:p w:rsidR="00947E4B" w:rsidRDefault="00947E4B" w:rsidP="00010AF7">
            <w:pPr>
              <w:jc w:val="center"/>
              <w:rPr>
                <w:ins w:id="415" w:author="Sammartano, Marc (BIC USA)" w:date="2016-08-29T18:35:00Z"/>
              </w:rPr>
            </w:pPr>
            <w:ins w:id="416" w:author="Sammartano, Marc (BIC USA)" w:date="2016-08-29T18:35:00Z">
              <w:r>
                <w:t>=</w:t>
              </w:r>
            </w:ins>
          </w:p>
          <w:p w:rsidR="00947E4B" w:rsidRDefault="00947E4B" w:rsidP="00010AF7">
            <w:pPr>
              <w:jc w:val="center"/>
            </w:pPr>
            <w:ins w:id="417" w:author="Sammartano, Marc (BIC USA)" w:date="2016-08-29T18:35:00Z">
              <w:r>
                <w:t>&lt;&gt;</w:t>
              </w:r>
            </w:ins>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pPr>
              <w:rPr>
                <w:ins w:id="418" w:author="Sammartano, Marc (BIC USA)" w:date="2016-08-29T18:35:00Z"/>
              </w:rPr>
            </w:pPr>
            <w:r>
              <w:t>Greater Than or Equal</w:t>
            </w:r>
          </w:p>
          <w:p w:rsidR="00947E4B" w:rsidRDefault="00947E4B" w:rsidP="00010AF7">
            <w:pPr>
              <w:rPr>
                <w:ins w:id="419" w:author="Sammartano, Marc (BIC USA)" w:date="2016-08-29T18:35:00Z"/>
              </w:rPr>
            </w:pPr>
            <w:ins w:id="420" w:author="Sammartano, Marc (BIC USA)" w:date="2016-08-29T18:35:00Z">
              <w:r>
                <w:t>Equal</w:t>
              </w:r>
            </w:ins>
          </w:p>
          <w:p w:rsidR="00947E4B" w:rsidRDefault="00947E4B" w:rsidP="00010AF7">
            <w:ins w:id="421" w:author="Sammartano, Marc (BIC USA)" w:date="2016-08-29T18:35:00Z">
              <w:r>
                <w:t>Not Equal</w:t>
              </w:r>
            </w:ins>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del w:id="422" w:author="Sammartano, Marc (BIC USA)" w:date="2016-08-29T18:36:00Z">
              <w:r w:rsidDel="00947E4B">
                <w:delText>3</w:delText>
              </w:r>
            </w:del>
            <w:ins w:id="423" w:author="Sammartano, Marc (BIC USA)" w:date="2016-08-29T18:36:00Z">
              <w:r w:rsidR="00947E4B">
                <w:t>2</w:t>
              </w:r>
            </w:ins>
          </w:p>
        </w:tc>
        <w:tc>
          <w:tcPr>
            <w:tcW w:w="1036" w:type="dxa"/>
          </w:tcPr>
          <w:p w:rsidR="002A63FB" w:rsidDel="00947E4B" w:rsidRDefault="00947E4B" w:rsidP="00010AF7">
            <w:pPr>
              <w:jc w:val="center"/>
              <w:rPr>
                <w:del w:id="424" w:author="Sammartano, Marc (BIC USA)" w:date="2016-08-29T18:37:00Z"/>
              </w:rPr>
            </w:pPr>
            <w:ins w:id="425" w:author="Sammartano, Marc (BIC USA)" w:date="2016-08-29T18:37:00Z">
              <w:r>
                <w:t>!</w:t>
              </w:r>
            </w:ins>
            <w:del w:id="426" w:author="Sammartano, Marc (BIC USA)" w:date="2016-08-29T18:37:00Z">
              <w:r w:rsidR="002A63FB" w:rsidDel="00947E4B">
                <w:delText>=</w:delText>
              </w:r>
            </w:del>
          </w:p>
          <w:p w:rsidR="002A63FB" w:rsidRDefault="002A63FB" w:rsidP="00947E4B">
            <w:pPr>
              <w:jc w:val="center"/>
            </w:pPr>
            <w:del w:id="427" w:author="Sammartano, Marc (BIC USA)" w:date="2016-08-29T18:37:00Z">
              <w:r w:rsidDel="00947E4B">
                <w:delText>&lt;&gt;</w:delText>
              </w:r>
            </w:del>
          </w:p>
        </w:tc>
        <w:tc>
          <w:tcPr>
            <w:tcW w:w="2292" w:type="dxa"/>
          </w:tcPr>
          <w:p w:rsidR="002A63FB" w:rsidDel="00947E4B" w:rsidRDefault="002A63FB" w:rsidP="00947E4B">
            <w:pPr>
              <w:rPr>
                <w:del w:id="428" w:author="Sammartano, Marc (BIC USA)" w:date="2016-08-29T18:35:00Z"/>
              </w:rPr>
            </w:pPr>
            <w:del w:id="429" w:author="Sammartano, Marc (BIC USA)" w:date="2016-08-29T18:35:00Z">
              <w:r w:rsidDel="00947E4B">
                <w:delText>Equal</w:delText>
              </w:r>
            </w:del>
          </w:p>
          <w:p w:rsidR="002A63FB" w:rsidRDefault="00947E4B" w:rsidP="00947E4B">
            <w:ins w:id="430" w:author="Sammartano, Marc (BIC USA)" w:date="2016-08-29T18:35:00Z">
              <w:r>
                <w:t xml:space="preserve">Unary </w:t>
              </w:r>
            </w:ins>
            <w:r w:rsidR="002A63FB">
              <w:t>Not</w:t>
            </w:r>
            <w:del w:id="431" w:author="Sammartano, Marc (BIC USA)" w:date="2016-08-29T18:35:00Z">
              <w:r w:rsidR="002A63FB" w:rsidDel="00947E4B">
                <w:delText xml:space="preserve"> Equal</w:delText>
              </w:r>
            </w:del>
          </w:p>
        </w:tc>
        <w:tc>
          <w:tcPr>
            <w:tcW w:w="2790" w:type="dxa"/>
          </w:tcPr>
          <w:p w:rsidR="002A63FB" w:rsidRDefault="002A63FB" w:rsidP="002A63FB">
            <w:del w:id="432" w:author="Sammartano, Marc (BIC USA)" w:date="2016-08-29T18:36:00Z">
              <w:r w:rsidDel="00947E4B">
                <w:delText>Two</w:delText>
              </w:r>
            </w:del>
            <w:ins w:id="433" w:author="Sammartano, Marc (BIC USA)" w:date="2016-08-29T18:36:00Z">
              <w:r w:rsidR="00947E4B">
                <w:t>One</w:t>
              </w:r>
            </w:ins>
            <w:r>
              <w:t xml:space="preserve"> &lt;nlexp&gt; o</w:t>
            </w:r>
            <w:ins w:id="434" w:author="Sammartano, Marc (BIC USA)" w:date="2016-08-29T18:36:00Z">
              <w:r w:rsidR="00947E4B">
                <w:t>nly</w:t>
              </w:r>
            </w:ins>
            <w:del w:id="435" w:author="Sammartano, Marc (BIC USA)" w:date="2016-08-29T18:36:00Z">
              <w:r w:rsidDel="00947E4B">
                <w:delText>r two &lt;slexp&gt;</w:delText>
              </w:r>
            </w:del>
          </w:p>
        </w:tc>
      </w:tr>
      <w:tr w:rsidR="002A63FB" w:rsidTr="00740ACD">
        <w:trPr>
          <w:cantSplit/>
        </w:trPr>
        <w:tc>
          <w:tcPr>
            <w:tcW w:w="1262" w:type="dxa"/>
          </w:tcPr>
          <w:p w:rsidR="002A63FB" w:rsidRDefault="002A63FB" w:rsidP="00010AF7">
            <w:pPr>
              <w:jc w:val="center"/>
            </w:pPr>
            <w:del w:id="436" w:author="Sammartano, Marc (BIC USA)" w:date="2016-08-29T18:36:00Z">
              <w:r w:rsidDel="00947E4B">
                <w:delText>4</w:delText>
              </w:r>
            </w:del>
            <w:ins w:id="437" w:author="Sammartano, Marc (BIC USA)" w:date="2016-08-29T18:36:00Z">
              <w:r w:rsidR="00947E4B">
                <w:t>3</w:t>
              </w:r>
            </w:ins>
          </w:p>
        </w:tc>
        <w:tc>
          <w:tcPr>
            <w:tcW w:w="1036" w:type="dxa"/>
          </w:tcPr>
          <w:p w:rsidR="002A63FB" w:rsidDel="00947E4B" w:rsidRDefault="002A63FB" w:rsidP="00010AF7">
            <w:pPr>
              <w:jc w:val="center"/>
              <w:rPr>
                <w:del w:id="438" w:author="Sammartano, Marc (BIC USA)" w:date="2016-08-29T18:37:00Z"/>
              </w:rPr>
            </w:pPr>
            <w:r>
              <w:t>&amp;</w:t>
            </w:r>
          </w:p>
          <w:p w:rsidR="002A63FB" w:rsidRDefault="002A63FB" w:rsidP="00947E4B">
            <w:pPr>
              <w:jc w:val="center"/>
            </w:pPr>
            <w:del w:id="439" w:author="Sammartano, Marc (BIC USA)" w:date="2016-08-29T18:37:00Z">
              <w:r w:rsidDel="00947E4B">
                <w:delText>|</w:delText>
              </w:r>
            </w:del>
          </w:p>
        </w:tc>
        <w:tc>
          <w:tcPr>
            <w:tcW w:w="2292" w:type="dxa"/>
          </w:tcPr>
          <w:p w:rsidR="002A63FB" w:rsidDel="00947E4B" w:rsidRDefault="002A63FB" w:rsidP="0073725A">
            <w:pPr>
              <w:rPr>
                <w:del w:id="440" w:author="Sammartano, Marc (BIC USA)" w:date="2016-08-29T18:37:00Z"/>
              </w:rPr>
            </w:pPr>
            <w:r>
              <w:t>And</w:t>
            </w:r>
          </w:p>
          <w:p w:rsidR="002A63FB" w:rsidRDefault="002A63FB" w:rsidP="0073725A">
            <w:del w:id="441" w:author="Sammartano, Marc (BIC USA)" w:date="2016-08-29T18:37:00Z">
              <w:r w:rsidDel="00947E4B">
                <w:delText>Or</w:delText>
              </w:r>
            </w:del>
          </w:p>
        </w:tc>
        <w:tc>
          <w:tcPr>
            <w:tcW w:w="2790" w:type="dxa"/>
          </w:tcPr>
          <w:p w:rsidR="002A63FB" w:rsidRDefault="002A63FB" w:rsidP="002A63FB">
            <w:r>
              <w:t>Two &lt;nlexp&gt; only</w:t>
            </w:r>
          </w:p>
        </w:tc>
      </w:tr>
      <w:tr w:rsidR="00947E4B" w:rsidTr="00740ACD">
        <w:trPr>
          <w:cantSplit/>
          <w:ins w:id="442" w:author="Sammartano, Marc (BIC USA)" w:date="2016-08-29T18:36:00Z"/>
        </w:trPr>
        <w:tc>
          <w:tcPr>
            <w:tcW w:w="1262" w:type="dxa"/>
          </w:tcPr>
          <w:p w:rsidR="00947E4B" w:rsidDel="00947E4B" w:rsidRDefault="00947E4B" w:rsidP="00010AF7">
            <w:pPr>
              <w:jc w:val="center"/>
              <w:rPr>
                <w:ins w:id="443" w:author="Sammartano, Marc (BIC USA)" w:date="2016-08-29T18:36:00Z"/>
              </w:rPr>
            </w:pPr>
            <w:ins w:id="444" w:author="Sammartano, Marc (BIC USA)" w:date="2016-08-29T18:36:00Z">
              <w:r>
                <w:t>4</w:t>
              </w:r>
            </w:ins>
          </w:p>
        </w:tc>
        <w:tc>
          <w:tcPr>
            <w:tcW w:w="1036" w:type="dxa"/>
          </w:tcPr>
          <w:p w:rsidR="00947E4B" w:rsidRDefault="00947E4B" w:rsidP="00010AF7">
            <w:pPr>
              <w:jc w:val="center"/>
              <w:rPr>
                <w:ins w:id="445" w:author="Sammartano, Marc (BIC USA)" w:date="2016-08-29T18:36:00Z"/>
              </w:rPr>
            </w:pPr>
            <w:ins w:id="446" w:author="Sammartano, Marc (BIC USA)" w:date="2016-08-29T18:37:00Z">
              <w:r>
                <w:t>|</w:t>
              </w:r>
            </w:ins>
          </w:p>
        </w:tc>
        <w:tc>
          <w:tcPr>
            <w:tcW w:w="2292" w:type="dxa"/>
          </w:tcPr>
          <w:p w:rsidR="00947E4B" w:rsidRDefault="00947E4B" w:rsidP="0073725A">
            <w:pPr>
              <w:rPr>
                <w:ins w:id="447" w:author="Sammartano, Marc (BIC USA)" w:date="2016-08-29T18:36:00Z"/>
              </w:rPr>
            </w:pPr>
            <w:ins w:id="448" w:author="Sammartano, Marc (BIC USA)" w:date="2016-08-29T18:37:00Z">
              <w:r>
                <w:t>Or</w:t>
              </w:r>
            </w:ins>
          </w:p>
        </w:tc>
        <w:tc>
          <w:tcPr>
            <w:tcW w:w="2790" w:type="dxa"/>
          </w:tcPr>
          <w:p w:rsidR="00947E4B" w:rsidRDefault="00947E4B" w:rsidP="002A63FB">
            <w:pPr>
              <w:rPr>
                <w:ins w:id="449" w:author="Sammartano, Marc (BIC USA)" w:date="2016-08-29T18:36:00Z"/>
              </w:rPr>
            </w:pPr>
            <w:ins w:id="450" w:author="Sammartano, Marc (BIC USA)" w:date="2016-08-29T18:37:00Z">
              <w:r>
                <w:t>Two &lt;nlexp&gt; only</w:t>
              </w:r>
            </w:ins>
          </w:p>
        </w:tc>
      </w:tr>
    </w:tbl>
    <w:p w:rsidR="00FF5588" w:rsidRDefault="00FF5588" w:rsidP="005F4916">
      <w:pPr>
        <w:pStyle w:val="Heading3"/>
      </w:pPr>
      <w:bookmarkStart w:id="451" w:name="_Toc477150583"/>
      <w:r>
        <w:t>Examples of Logical Expressions</w:t>
      </w:r>
      <w:bookmarkEnd w:id="451"/>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5C05CA" w:rsidRDefault="005C05CA" w:rsidP="00256F8F">
      <w:pPr>
        <w:pStyle w:val="Heading2"/>
      </w:pPr>
      <w:bookmarkStart w:id="452" w:name="_Toc477150584"/>
      <w:r>
        <w:t>Parentheses</w:t>
      </w:r>
      <w:bookmarkEnd w:id="452"/>
    </w:p>
    <w:p w:rsidR="00256F8F" w:rsidRDefault="00256F8F" w:rsidP="00256F8F">
      <w:r>
        <w:t>Parentheses can be used to override operator precendence.</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r>
      <w:r>
        <w:rPr>
          <w:rFonts w:ascii="Letter Gothic" w:hAnsi="Letter Gothic"/>
          <w:b w:val="0"/>
        </w:rPr>
        <w:tab/>
        <w:t>% the multiplication is done first</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t>% the addition is done first</w:t>
      </w:r>
    </w:p>
    <w:p w:rsidR="00256F8F" w:rsidRPr="00256F8F" w:rsidRDefault="00256F8F" w:rsidP="00256F8F">
      <w:r>
        <w:lastRenderedPageBreak/>
        <w:t xml:space="preserve">Parentheses can also be placed around a variable, anywhere except to the left of an = sign. This can be useful in places where </w:t>
      </w:r>
      <w:r w:rsidR="002C415E">
        <w:t>BASIC!</w:t>
      </w:r>
      <w:r>
        <w:t xml:space="preserve"> may mistake part of a variable for a special keyword. For an example, see </w:t>
      </w:r>
      <w:r>
        <w:rPr>
          <w:b/>
        </w:rPr>
        <w:t>Program Control Commands – For - To - Step / Next</w:t>
      </w:r>
      <w:r>
        <w:t>, below.</w:t>
      </w:r>
    </w:p>
    <w:p w:rsidR="00485F39" w:rsidRPr="00E33967" w:rsidRDefault="00485F39" w:rsidP="00E33967">
      <w:pPr>
        <w:pStyle w:val="Heading1"/>
      </w:pPr>
      <w:bookmarkStart w:id="453" w:name="_Toc477150585"/>
      <w:r w:rsidRPr="00E33967">
        <w:t>Assignment Operations</w:t>
      </w:r>
      <w:bookmarkEnd w:id="453"/>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454" w:name="_Toc477150586"/>
      <w:r>
        <w:t>L</w:t>
      </w:r>
      <w:r w:rsidR="005E290C">
        <w:t>et</w:t>
      </w:r>
      <w:bookmarkEnd w:id="454"/>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D4EE9" w:rsidRPr="003B6E0F" w:rsidRDefault="001D5C06" w:rsidP="009D5160">
      <w:pPr>
        <w:rPr>
          <w:rFonts w:ascii="Letter Gothic" w:hAnsi="Letter Gothic"/>
          <w:b/>
        </w:rPr>
      </w:pPr>
      <w:r>
        <w:t>Second, assignment is</w:t>
      </w:r>
      <w:r w:rsidR="001A3D44">
        <w:t xml:space="preserve"> </w:t>
      </w:r>
      <w:r>
        <w:t xml:space="preserve">faster with the </w:t>
      </w:r>
      <w:r w:rsidRPr="00FC622D">
        <w:rPr>
          <w:b/>
        </w:rPr>
        <w:t>LET</w:t>
      </w:r>
      <w:r>
        <w:t xml:space="preserve"> command than without it.</w:t>
      </w:r>
    </w:p>
    <w:p w:rsidR="00E75EEE" w:rsidRDefault="00E75EEE" w:rsidP="00E33967">
      <w:pPr>
        <w:pStyle w:val="Heading2"/>
      </w:pPr>
      <w:bookmarkStart w:id="455" w:name="_Toc477150587"/>
      <w:r>
        <w:t>OpEqual Assignment Operations</w:t>
      </w:r>
      <w:bookmarkEnd w:id="455"/>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lastRenderedPageBreak/>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456" w:name="_Toc477150588"/>
      <w:r>
        <w:t>Math Function</w:t>
      </w:r>
      <w:r w:rsidR="007202D6">
        <w:t>s</w:t>
      </w:r>
      <w:bookmarkEnd w:id="456"/>
    </w:p>
    <w:p w:rsidR="007202D6" w:rsidRDefault="007202D6" w:rsidP="007202D6">
      <w:r>
        <w:t>Math functions act like numeric variables in a &lt;nexp&gt; (or &lt;lexp&gt;)</w:t>
      </w:r>
      <w:r w:rsidR="001E7F77">
        <w:t>.</w:t>
      </w:r>
    </w:p>
    <w:p w:rsidR="001E7F77" w:rsidRDefault="001E7F77" w:rsidP="00EB1F62">
      <w:pPr>
        <w:pStyle w:val="Heading2"/>
      </w:pPr>
      <w:bookmarkStart w:id="457" w:name="_Toc477150589"/>
      <w:r>
        <w:t>BOR(&lt;nexp1&gt;, &lt;nexp2&gt;)</w:t>
      </w:r>
      <w:bookmarkEnd w:id="457"/>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458" w:name="_Toc477150590"/>
      <w:r>
        <w:t>BAND(&lt;nexp1&gt;, &lt;nexp2&gt;)</w:t>
      </w:r>
      <w:bookmarkEnd w:id="458"/>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459" w:name="_Toc477150591"/>
      <w:r>
        <w:t>BXOR(&lt;nexp1&gt;, &lt;nexp2&gt;)</w:t>
      </w:r>
      <w:bookmarkEnd w:id="459"/>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460" w:name="_Toc477150592"/>
      <w:r>
        <w:t>BNOT(&lt;nexp&gt;)</w:t>
      </w:r>
      <w:bookmarkEnd w:id="460"/>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461" w:name="_Toc477150593"/>
      <w:r w:rsidRPr="00D1460F">
        <w:t>ABS(</w:t>
      </w:r>
      <w:r w:rsidR="007202D6" w:rsidRPr="00D1460F">
        <w:t>&lt;nexp&gt;</w:t>
      </w:r>
      <w:r w:rsidRPr="00D1460F">
        <w:t>)</w:t>
      </w:r>
      <w:bookmarkEnd w:id="461"/>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462" w:name="_Toc477150594"/>
      <w:r w:rsidRPr="00D1460F">
        <w:t>S</w:t>
      </w:r>
      <w:r>
        <w:t>GN</w:t>
      </w:r>
      <w:r w:rsidRPr="00D1460F">
        <w:t>(&lt;nexp&gt;)</w:t>
      </w:r>
      <w:bookmarkEnd w:id="462"/>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lastRenderedPageBreak/>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430D63" w:rsidRDefault="0093766E" w:rsidP="00EB1F62">
      <w:pPr>
        <w:pStyle w:val="Heading2"/>
      </w:pPr>
      <w:bookmarkStart w:id="463" w:name="_Toc477150595"/>
      <w:r>
        <w:t>RANDOMIZE</w:t>
      </w:r>
      <w:r w:rsidR="00430D63">
        <w:t>(</w:t>
      </w:r>
      <w:r w:rsidR="006F7BCF">
        <w:t>{</w:t>
      </w:r>
      <w:r w:rsidR="00430D63">
        <w:t>&lt;nexp&gt;</w:t>
      </w:r>
      <w:r w:rsidR="006F7BCF">
        <w:t>}</w:t>
      </w:r>
      <w:r w:rsidR="00430D63">
        <w:t>)</w:t>
      </w:r>
      <w:bookmarkEnd w:id="463"/>
      <w:r w:rsidR="00520661">
        <w:fldChar w:fldCharType="begin"/>
      </w:r>
      <w:r w:rsidR="0051285E">
        <w:instrText xml:space="preserve"> XE "</w:instrText>
      </w:r>
      <w:r>
        <w:instrText>RANDOMIZE</w:instrText>
      </w:r>
      <w:r w:rsidR="0051285E" w:rsidRPr="00FF428D">
        <w:instrText>(</w:instrText>
      </w:r>
      <w:r w:rsidR="006F7BCF">
        <w:instrText>{</w:instrText>
      </w:r>
      <w:r w:rsidR="0051285E" w:rsidRPr="00FF428D">
        <w:instrText>&lt;nexp&gt;</w:instrText>
      </w:r>
      <w:r w:rsidR="006F7BCF">
        <w:instrText>}</w:instrText>
      </w:r>
      <w:r w:rsidR="0051285E" w:rsidRPr="00FF428D">
        <w:instrText>)</w:instrText>
      </w:r>
      <w:r w:rsidR="0051285E">
        <w:instrText xml:space="preserve">" </w:instrText>
      </w:r>
      <w:r w:rsidR="00520661">
        <w:fldChar w:fldCharType="end"/>
      </w:r>
    </w:p>
    <w:p w:rsidR="00430D63" w:rsidRPr="00EA04F5" w:rsidRDefault="00430D63" w:rsidP="00EA04F5">
      <w:r w:rsidRPr="0051285E">
        <w:t xml:space="preserve">Creates a </w:t>
      </w:r>
      <w:r w:rsidR="0080287A">
        <w:t>pseudo</w:t>
      </w:r>
      <w:r w:rsidR="006F7BCF">
        <w:t>-</w:t>
      </w:r>
      <w:r w:rsidRPr="0051285E">
        <w:t xml:space="preserve">random number generator for use with the </w:t>
      </w:r>
      <w:r w:rsidRPr="001B0869">
        <w:rPr>
          <w:b/>
        </w:rPr>
        <w:t>RND()</w:t>
      </w:r>
      <w:r w:rsidRPr="0051285E">
        <w:t xml:space="preserve"> function.</w:t>
      </w:r>
      <w:r w:rsidR="006F7BCF">
        <w:t xml:space="preserve"> The optional seed parameter &lt;nexp&gt; initializes the generator. Omitting the parameter is the same as specifying 0</w:t>
      </w:r>
      <w:r w:rsidR="00EA04F5">
        <w:t xml:space="preserve">. If you call </w:t>
      </w:r>
      <w:r w:rsidR="00EA04F5">
        <w:rPr>
          <w:b/>
        </w:rPr>
        <w:t>RND()</w:t>
      </w:r>
      <w:r w:rsidR="00EA04F5">
        <w:t xml:space="preserve"> without first calling </w:t>
      </w:r>
      <w:r w:rsidR="00EA04F5">
        <w:rPr>
          <w:b/>
        </w:rPr>
        <w:t>RANDOMIZE()</w:t>
      </w:r>
      <w:r w:rsidR="00EA04F5">
        <w:t xml:space="preserve">, it is the same as if you had executed </w:t>
      </w:r>
      <w:r w:rsidR="00EA04F5">
        <w:rPr>
          <w:b/>
        </w:rPr>
        <w:t>RANDOMIZE(0)</w:t>
      </w:r>
      <w:r w:rsidR="00EA04F5">
        <w:t>.</w:t>
      </w:r>
    </w:p>
    <w:p w:rsidR="00EA04F5" w:rsidRDefault="00EA04F5" w:rsidP="00EA04F5">
      <w:r>
        <w:t>A non-zero seed initializes a predictable series of</w:t>
      </w:r>
      <w:r w:rsidRPr="00EA04F5">
        <w:t xml:space="preserve"> </w:t>
      </w:r>
      <w:r>
        <w:t>pseudo-</w:t>
      </w:r>
      <w:r w:rsidRPr="0051285E">
        <w:t>random</w:t>
      </w:r>
      <w:r>
        <w:t xml:space="preserve"> numbers. That is, for a given non-zero seed value, subsequent </w:t>
      </w:r>
      <w:r>
        <w:rPr>
          <w:b/>
        </w:rPr>
        <w:t>RND()</w:t>
      </w:r>
      <w:r>
        <w:t xml:space="preserve"> calls will always return the same series of values.</w:t>
      </w:r>
    </w:p>
    <w:p w:rsidR="00EA04F5" w:rsidRPr="000F7C40" w:rsidRDefault="00EA04F5" w:rsidP="00EA04F5">
      <w:pPr>
        <w:rPr>
          <w:b/>
        </w:rPr>
      </w:pPr>
      <w:r>
        <w:t xml:space="preserve">If the seed is 0, the sequence of numbers from </w:t>
      </w:r>
      <w:r>
        <w:rPr>
          <w:b/>
        </w:rPr>
        <w:t>RND()</w:t>
      </w:r>
      <w:r>
        <w:t xml:space="preserve"> is unpredictable and not reproducible.</w:t>
      </w:r>
      <w:r w:rsidR="000F7C40">
        <w:t xml:space="preserve"> However, repeated </w:t>
      </w:r>
      <w:r w:rsidR="000F7C40">
        <w:rPr>
          <w:b/>
        </w:rPr>
        <w:t>RANDOMIZE(0)</w:t>
      </w:r>
      <w:r w:rsidR="000F7C40">
        <w:t xml:space="preserve"> calls do not produce "more random" sequences.</w:t>
      </w:r>
    </w:p>
    <w:p w:rsidR="0051285E" w:rsidRPr="0051285E" w:rsidRDefault="0084064B" w:rsidP="00782D28">
      <w:r>
        <w:t xml:space="preserve">The </w:t>
      </w:r>
      <w:r w:rsidR="003A6090" w:rsidRPr="001B0869">
        <w:rPr>
          <w:b/>
        </w:rPr>
        <w:t>RANDOMIZE</w:t>
      </w:r>
      <w:r w:rsidR="0051285E" w:rsidRPr="001B0869">
        <w:rPr>
          <w:b/>
        </w:rPr>
        <w:t>()</w:t>
      </w:r>
      <w:r w:rsidR="0051285E">
        <w:t xml:space="preserve"> function always returns zero.</w:t>
      </w:r>
    </w:p>
    <w:p w:rsidR="00EF672D" w:rsidRPr="00D1460F" w:rsidRDefault="00EF672D" w:rsidP="00EB1F62">
      <w:pPr>
        <w:pStyle w:val="Heading2"/>
      </w:pPr>
      <w:bookmarkStart w:id="464" w:name="_Toc477150596"/>
      <w:r w:rsidRPr="00D1460F">
        <w:t>RND</w:t>
      </w:r>
      <w:r w:rsidR="0038180C">
        <w:t>(</w:t>
      </w:r>
      <w:r w:rsidRPr="00D1460F">
        <w:t>)</w:t>
      </w:r>
      <w:bookmarkEnd w:id="464"/>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1B0869">
        <w:rPr>
          <w:b/>
        </w:rPr>
        <w:t>RANDOMIZE</w:t>
      </w:r>
      <w:r w:rsidR="00430D63" w:rsidRPr="001B0869">
        <w:rPr>
          <w:b/>
        </w:rPr>
        <w:t>(</w:t>
      </w:r>
      <w:r w:rsidR="001B0869">
        <w:rPr>
          <w:b/>
        </w:rPr>
        <w:t>n</w:t>
      </w:r>
      <w:r w:rsidR="00430D63" w:rsidRPr="001B0869">
        <w:rPr>
          <w:b/>
        </w:rPr>
        <w:t>)</w:t>
      </w:r>
      <w:r w:rsidR="0038180C">
        <w:t xml:space="preserve"> has not been previously executed then a new random generator wil</w:t>
      </w:r>
      <w:r w:rsidR="0084064B">
        <w:t xml:space="preserve">l be created using </w:t>
      </w:r>
      <w:r w:rsidR="003A6090" w:rsidRPr="001B0869">
        <w:rPr>
          <w:b/>
        </w:rPr>
        <w:t>RANDOMIZE</w:t>
      </w:r>
      <w:r w:rsidR="00430D63" w:rsidRPr="001B0869">
        <w:rPr>
          <w:b/>
        </w:rPr>
        <w:t>(0)</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256F8F" w:rsidRDefault="00A71BF3" w:rsidP="00A71BF3">
      <w:pPr>
        <w:pStyle w:val="Codeexample"/>
        <w:rPr>
          <w:rFonts w:ascii="Letter Gothic" w:hAnsi="Letter Gothic"/>
          <w:b w:val="0"/>
        </w:rPr>
      </w:pPr>
      <w:r w:rsidRPr="00256F8F">
        <w:rPr>
          <w:rFonts w:ascii="Letter Gothic" w:hAnsi="Letter Gothic"/>
          <w:b w:val="0"/>
        </w:rPr>
        <w:t xml:space="preserve">d = </w:t>
      </w:r>
      <w:r w:rsidR="0024700D" w:rsidRPr="00256F8F">
        <w:rPr>
          <w:rFonts w:ascii="Letter Gothic" w:hAnsi="Letter Gothic"/>
          <w:b w:val="0"/>
        </w:rPr>
        <w:t>FLOOR</w:t>
      </w:r>
      <w:r w:rsidRPr="00256F8F">
        <w:rPr>
          <w:rFonts w:ascii="Letter Gothic" w:hAnsi="Letter Gothic"/>
          <w:b w:val="0"/>
        </w:rPr>
        <w:t>(6 * RND() + 1)</w:t>
      </w:r>
      <w:r w:rsidRPr="00256F8F">
        <w:rPr>
          <w:rFonts w:ascii="Letter Gothic" w:hAnsi="Letter Gothic"/>
          <w:b w:val="0"/>
        </w:rPr>
        <w:tab/>
      </w:r>
      <w:r w:rsidRPr="00256F8F">
        <w:rPr>
          <w:rFonts w:ascii="Letter Gothic" w:hAnsi="Letter Gothic"/>
          <w:b w:val="0"/>
        </w:rPr>
        <w:tab/>
        <w:t>% roll a six-sided die</w:t>
      </w:r>
    </w:p>
    <w:p w:rsidR="00ED67F0" w:rsidRDefault="00ED67F0" w:rsidP="00EB1F62">
      <w:pPr>
        <w:pStyle w:val="Heading2"/>
      </w:pPr>
      <w:bookmarkStart w:id="465" w:name="_Toc477150597"/>
      <w:r>
        <w:t>MAX(&lt;nexp&gt;, &lt;nexp&gt;)</w:t>
      </w:r>
      <w:bookmarkEnd w:id="465"/>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466" w:name="_Toc477150598"/>
      <w:r>
        <w:t>MIN(&lt;nexp&gt;, &lt;nexp&gt;)</w:t>
      </w:r>
      <w:bookmarkEnd w:id="466"/>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467" w:name="_Toc477150599"/>
      <w:r w:rsidRPr="00D1460F">
        <w:t>CEIL(</w:t>
      </w:r>
      <w:r w:rsidR="007202D6" w:rsidRPr="00D1460F">
        <w:t>&lt;nexp&gt;</w:t>
      </w:r>
      <w:r w:rsidRPr="00D1460F">
        <w:t>)</w:t>
      </w:r>
      <w:bookmarkEnd w:id="467"/>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468" w:name="_Toc477150600"/>
      <w:r w:rsidRPr="00D1460F">
        <w:t>FLOOR(</w:t>
      </w:r>
      <w:r w:rsidR="007202D6" w:rsidRPr="00D1460F">
        <w:t>&lt;nexp&gt;</w:t>
      </w:r>
      <w:r w:rsidRPr="00D1460F">
        <w:t>)</w:t>
      </w:r>
      <w:bookmarkEnd w:id="468"/>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469" w:name="_Toc477150601"/>
      <w:r>
        <w:t>INT</w:t>
      </w:r>
      <w:r w:rsidRPr="00D1460F">
        <w:t>(&lt;nexp&gt;)</w:t>
      </w:r>
      <w:bookmarkEnd w:id="469"/>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470" w:name="_Toc477150602"/>
      <w:r>
        <w:t>FRAC</w:t>
      </w:r>
      <w:r w:rsidRPr="00D1460F">
        <w:t>(&lt;nexp&gt;)</w:t>
      </w:r>
      <w:bookmarkEnd w:id="470"/>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rsidRPr="001B0869">
        <w:rPr>
          <w:b/>
        </w:rPr>
        <w:lastRenderedPageBreak/>
        <w:t>FRAC(n)</w:t>
      </w:r>
      <w:r>
        <w:t xml:space="preserve"> is equivalent to "n </w:t>
      </w:r>
      <w:r w:rsidR="001B0869">
        <w:t>-</w:t>
      </w:r>
      <w:r>
        <w:t xml:space="preserve"> </w:t>
      </w:r>
      <w:r w:rsidRPr="001B0869">
        <w:rPr>
          <w:b/>
        </w:rPr>
        <w:t>INT(n)</w:t>
      </w:r>
      <w:r>
        <w:t>".</w:t>
      </w:r>
    </w:p>
    <w:p w:rsidR="00EF672D" w:rsidRPr="00D1460F" w:rsidRDefault="00EF672D" w:rsidP="00EB1F62">
      <w:pPr>
        <w:pStyle w:val="Heading2"/>
      </w:pPr>
      <w:bookmarkStart w:id="471" w:name="_Toc477150603"/>
      <w:r w:rsidRPr="00D1460F">
        <w:t>MOD(</w:t>
      </w:r>
      <w:r w:rsidR="007202D6" w:rsidRPr="00D1460F">
        <w:t>&lt;nexp</w:t>
      </w:r>
      <w:r w:rsidR="00886784">
        <w:t>1&gt;</w:t>
      </w:r>
      <w:r w:rsidRPr="00D1460F">
        <w:t xml:space="preserve">, </w:t>
      </w:r>
      <w:r w:rsidR="007202D6" w:rsidRPr="00D1460F">
        <w:t>&lt;nexp</w:t>
      </w:r>
      <w:r w:rsidR="00886784">
        <w:t>2&gt;</w:t>
      </w:r>
      <w:r w:rsidRPr="00D1460F">
        <w:t>)</w:t>
      </w:r>
      <w:bookmarkEnd w:id="471"/>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r w:rsidR="00BB0438">
        <w:t xml:space="preserve"> If &lt;nexp2&gt; is 0, the function generates a runtime error.</w:t>
      </w:r>
    </w:p>
    <w:p w:rsidR="00EF672D" w:rsidRPr="00D1460F" w:rsidRDefault="00EF672D" w:rsidP="00EB1F62">
      <w:pPr>
        <w:pStyle w:val="Heading2"/>
      </w:pPr>
      <w:bookmarkStart w:id="472" w:name="_Toc477150604"/>
      <w:r w:rsidRPr="00D1460F">
        <w:t>ROUND(</w:t>
      </w:r>
      <w:r w:rsidR="007202D6" w:rsidRPr="00D1460F">
        <w:t>&lt;</w:t>
      </w:r>
      <w:r w:rsidR="00FC22BC">
        <w:t>value_</w:t>
      </w:r>
      <w:r w:rsidR="007202D6" w:rsidRPr="00D1460F">
        <w:t>nexp&gt;</w:t>
      </w:r>
      <w:r w:rsidR="00FC22BC">
        <w:t>{, &lt;count_nexp&gt;{, &lt;mode_sexp&gt;}}</w:t>
      </w:r>
      <w:r w:rsidRPr="00D1460F">
        <w:t>)</w:t>
      </w:r>
      <w:bookmarkEnd w:id="472"/>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 xml:space="preserve">In it simplest form, </w:t>
      </w:r>
      <w:r w:rsidRPr="001B0869">
        <w:rPr>
          <w:b/>
        </w:rPr>
        <w:t>ROUND(&lt;value_nexp&gt;)</w:t>
      </w:r>
      <w:r>
        <w: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 xml:space="preserve">The &lt;mode_sexp&gt; is an optional rounding mode. It is a one- or two-character mnemonic code that tells </w:t>
      </w:r>
      <w:r w:rsidRPr="001B0869">
        <w:rPr>
          <w:b/>
        </w:rPr>
        <w:t>ROUND</w:t>
      </w:r>
      <w:r w:rsidR="005B3879" w:rsidRPr="001B0869">
        <w:rPr>
          <w:b/>
        </w:rPr>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 xml:space="preserve">If you do not provide a &lt;mode_sexp&gt;, </w:t>
      </w:r>
      <w:r w:rsidRPr="001B0869">
        <w:rPr>
          <w:b/>
        </w:rPr>
        <w:t>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w:t>
      </w:r>
      <w:r w:rsidR="00535125" w:rsidRPr="001B0869">
        <w:rPr>
          <w:b/>
        </w:rPr>
        <w:t>ROUND(n)</w:t>
      </w:r>
      <w:r w:rsidR="00535125">
        <w:t xml:space="preserve"> is </w:t>
      </w:r>
      <w:r w:rsidR="002D1C48">
        <w:t xml:space="preserve">NOT the same as </w:t>
      </w:r>
      <w:r w:rsidR="002D1C48" w:rsidRPr="001B0869">
        <w:rPr>
          <w:b/>
        </w:rPr>
        <w:t>ROUND(n, 0</w:t>
      </w:r>
      <w:r w:rsidR="00535125" w:rsidRPr="001B0869">
        <w:rPr>
          <w:b/>
        </w:rPr>
        <w:t>)</w:t>
      </w:r>
      <w:r w:rsidR="00535125">
        <w:t>.</w:t>
      </w:r>
    </w:p>
    <w:p w:rsidR="001B0869" w:rsidRPr="001B0869" w:rsidRDefault="001B0869" w:rsidP="005B3879">
      <w:r>
        <w:rPr>
          <w:b/>
        </w:rPr>
        <w:t>ROUND()</w:t>
      </w:r>
      <w:r>
        <w:t xml:space="preserve"> generates a runtime error if &lt;count_nexp&gt; &lt; 0 or &lt;mode_sexp&gt; is not valid.</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lastRenderedPageBreak/>
        <w:t xml:space="preserve">Note that </w:t>
      </w:r>
      <w:r w:rsidRPr="001B0869">
        <w:rPr>
          <w:b/>
        </w:rPr>
        <w:t>FLOOR(n)</w:t>
      </w:r>
      <w:r>
        <w:t xml:space="preserve"> is exactly the same as </w:t>
      </w:r>
      <w:r w:rsidRPr="001B0869">
        <w:rPr>
          <w:b/>
        </w:rPr>
        <w:t>ROUND(n, 0, "F")</w:t>
      </w:r>
      <w:r>
        <w:t xml:space="preserve">, but </w:t>
      </w:r>
      <w:r w:rsidRPr="001B0869">
        <w:rPr>
          <w:b/>
        </w:rPr>
        <w:t>FLOOR(n)</w:t>
      </w:r>
      <w:r>
        <w:t xml:space="preserve"> is a little faster. In the same way, </w:t>
      </w:r>
      <w:r w:rsidRPr="001B0869">
        <w:rPr>
          <w:b/>
        </w:rPr>
        <w:t>CEIL(n)</w:t>
      </w:r>
      <w:r>
        <w:t xml:space="preserve"> is the same as </w:t>
      </w:r>
      <w:r w:rsidRPr="001B0869">
        <w:rPr>
          <w:b/>
        </w:rPr>
        <w:t>ROUND(n, 0, "C")</w:t>
      </w:r>
      <w:r>
        <w:t xml:space="preserve">, and </w:t>
      </w:r>
      <w:r w:rsidRPr="001B0869">
        <w:rPr>
          <w:b/>
        </w:rPr>
        <w:t>INT(n)</w:t>
      </w:r>
      <w:r>
        <w:t xml:space="preserve"> is the same as </w:t>
      </w:r>
      <w:r w:rsidRPr="001B0869">
        <w:rPr>
          <w:b/>
        </w:rPr>
        <w:t>ROUND(n, 0, "D")</w:t>
      </w:r>
      <w:r>
        <w:t>.</w:t>
      </w:r>
    </w:p>
    <w:p w:rsidR="00256F8F" w:rsidRPr="00D1460F" w:rsidRDefault="00256F8F" w:rsidP="00256F8F">
      <w:pPr>
        <w:pStyle w:val="Heading2"/>
      </w:pPr>
      <w:bookmarkStart w:id="473" w:name="_Toc477150605"/>
      <w:r w:rsidRPr="00D1460F">
        <w:t>SQR(&lt;nexp&gt;)</w:t>
      </w:r>
      <w:bookmarkEnd w:id="473"/>
      <w:r>
        <w:fldChar w:fldCharType="begin"/>
      </w:r>
      <w:r>
        <w:instrText xml:space="preserve"> XE "</w:instrText>
      </w:r>
      <w:r w:rsidRPr="002C1804">
        <w:instrText>SQR(&lt;nexp&gt;)</w:instrText>
      </w:r>
      <w:r>
        <w:instrText xml:space="preserve">" </w:instrText>
      </w:r>
      <w:r>
        <w:fldChar w:fldCharType="end"/>
      </w:r>
    </w:p>
    <w:p w:rsidR="00256F8F" w:rsidRDefault="00256F8F" w:rsidP="00256F8F">
      <w:r w:rsidRPr="00D1460F">
        <w:t xml:space="preserve">Returns the </w:t>
      </w:r>
      <w:r>
        <w:t>closest double-precision floating-point approximation of the</w:t>
      </w:r>
      <w:r w:rsidRPr="00D1460F">
        <w:t xml:space="preserve"> positive square root of &lt;nexp&gt;.</w:t>
      </w:r>
      <w:r>
        <w:t xml:space="preserve"> </w:t>
      </w:r>
      <w:r w:rsidR="003A2EB4">
        <w:t>If the value of &lt;nexp&gt; is negative, the function generates a runtime error.</w:t>
      </w:r>
    </w:p>
    <w:p w:rsidR="00256F8F" w:rsidRDefault="00256F8F" w:rsidP="00256F8F">
      <w:pPr>
        <w:pStyle w:val="Heading2"/>
      </w:pPr>
      <w:bookmarkStart w:id="474" w:name="_Toc477150606"/>
      <w:r>
        <w:t>CBRT(&lt;nexp&gt;)</w:t>
      </w:r>
      <w:bookmarkEnd w:id="474"/>
      <w:r>
        <w:fldChar w:fldCharType="begin"/>
      </w:r>
      <w:r>
        <w:instrText xml:space="preserve"> XE "</w:instrText>
      </w:r>
      <w:r w:rsidRPr="007D4400">
        <w:instrText>CBRT(&lt;nexp&gt;)</w:instrText>
      </w:r>
      <w:r>
        <w:instrText xml:space="preserve">" </w:instrText>
      </w:r>
      <w:r>
        <w:fldChar w:fldCharType="end"/>
      </w:r>
    </w:p>
    <w:p w:rsidR="00256F8F" w:rsidRPr="003039FC" w:rsidRDefault="00256F8F" w:rsidP="00256F8F">
      <w:r>
        <w:t>Returns the closest double-precision floating-point approximation of the cube root of &lt;nexp&gt;.</w:t>
      </w:r>
    </w:p>
    <w:p w:rsidR="00EF672D" w:rsidRPr="00D1460F" w:rsidRDefault="00EF672D" w:rsidP="00EB1F62">
      <w:pPr>
        <w:pStyle w:val="Heading2"/>
      </w:pPr>
      <w:bookmarkStart w:id="475" w:name="_Toc477150607"/>
      <w:r w:rsidRPr="00D1460F">
        <w:t>LOG(</w:t>
      </w:r>
      <w:r w:rsidR="007202D6" w:rsidRPr="00D1460F">
        <w:t>&lt;nexp&gt;</w:t>
      </w:r>
      <w:r w:rsidRPr="00D1460F">
        <w:t>)</w:t>
      </w:r>
      <w:bookmarkEnd w:id="475"/>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476" w:name="_Toc477150608"/>
      <w:r>
        <w:t>LOG10(&lt;nexp&gt;)</w:t>
      </w:r>
      <w:bookmarkEnd w:id="476"/>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477" w:name="_Toc477150609"/>
      <w:r>
        <w:t>EXP(&lt;nexp&gt;)</w:t>
      </w:r>
      <w:bookmarkEnd w:id="477"/>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478" w:name="_Toc477150610"/>
      <w:r>
        <w:t>POW(&lt;nexp1&gt;, &lt;nexp2&gt;)</w:t>
      </w:r>
      <w:bookmarkEnd w:id="478"/>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479" w:name="_Toc477150611"/>
      <w:r>
        <w:t>HYPOT(&lt;nexp_x&gt;, &lt;nexp_y)</w:t>
      </w:r>
      <w:bookmarkEnd w:id="479"/>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480" w:name="_Toc477150612"/>
      <w:r>
        <w:t>PI()</w:t>
      </w:r>
      <w:bookmarkEnd w:id="480"/>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481" w:name="_Toc477150613"/>
      <w:r w:rsidRPr="00D1460F">
        <w:t>SIN(</w:t>
      </w:r>
      <w:r w:rsidR="007202D6" w:rsidRPr="00D1460F">
        <w:t>&lt;nexp&gt;</w:t>
      </w:r>
      <w:r w:rsidRPr="00D1460F">
        <w:t>)</w:t>
      </w:r>
      <w:bookmarkEnd w:id="481"/>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482" w:name="_Toc477150614"/>
      <w:r w:rsidRPr="00D1460F">
        <w:t>COS(</w:t>
      </w:r>
      <w:r w:rsidR="007202D6" w:rsidRPr="00D1460F">
        <w:t>&lt;nexp&gt;</w:t>
      </w:r>
      <w:r w:rsidRPr="00D1460F">
        <w:t>)</w:t>
      </w:r>
      <w:bookmarkEnd w:id="482"/>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483" w:name="_Toc477150615"/>
      <w:r w:rsidRPr="00D1460F">
        <w:t>TAN(</w:t>
      </w:r>
      <w:r w:rsidR="007202D6" w:rsidRPr="00D1460F">
        <w:t>&lt;nexp&gt;</w:t>
      </w:r>
      <w:r w:rsidRPr="00D1460F">
        <w:t>)</w:t>
      </w:r>
      <w:bookmarkEnd w:id="483"/>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484" w:name="_Toc477150616"/>
      <w:r w:rsidRPr="00D1460F">
        <w:t>SIN</w:t>
      </w:r>
      <w:r>
        <w:t>H</w:t>
      </w:r>
      <w:r w:rsidRPr="00D1460F">
        <w:t>(&lt;nexp&gt;)</w:t>
      </w:r>
      <w:bookmarkEnd w:id="484"/>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485" w:name="_Toc477150617"/>
      <w:r w:rsidRPr="00D1460F">
        <w:lastRenderedPageBreak/>
        <w:t>COS</w:t>
      </w:r>
      <w:r>
        <w:t>H</w:t>
      </w:r>
      <w:r w:rsidRPr="00D1460F">
        <w:t>(&lt;nexp&gt;)</w:t>
      </w:r>
      <w:bookmarkEnd w:id="485"/>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486" w:name="_Toc477150618"/>
      <w:r w:rsidRPr="00D1460F">
        <w:t>ASIN(</w:t>
      </w:r>
      <w:r w:rsidR="007202D6" w:rsidRPr="00D1460F">
        <w:t>&lt;nexp&gt;</w:t>
      </w:r>
      <w:r w:rsidRPr="00D1460F">
        <w:t>)</w:t>
      </w:r>
      <w:bookmarkEnd w:id="486"/>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r w:rsidR="003A2EB4">
        <w:t xml:space="preserve"> If the value of &lt;nexp&gt; is less than -1 or greater than 1, the function generates a runtime error.</w:t>
      </w:r>
    </w:p>
    <w:p w:rsidR="00EF672D" w:rsidRPr="00D1460F" w:rsidRDefault="00EF672D" w:rsidP="00EB1F62">
      <w:pPr>
        <w:pStyle w:val="Heading2"/>
      </w:pPr>
      <w:bookmarkStart w:id="487" w:name="_Toc477150619"/>
      <w:r w:rsidRPr="00D1460F">
        <w:t>ACOS</w:t>
      </w:r>
      <w:r w:rsidR="007202D6" w:rsidRPr="00D1460F">
        <w:t>(&lt;nexp&gt;)</w:t>
      </w:r>
      <w:bookmarkEnd w:id="487"/>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r w:rsidR="003A2EB4">
        <w:t xml:space="preserve"> If the value of &lt;nexp&gt; is less than -1 or greater than 1, the function generates a runtime error.</w:t>
      </w:r>
    </w:p>
    <w:p w:rsidR="00EF672D" w:rsidRPr="00D1460F" w:rsidRDefault="00EF672D" w:rsidP="00EB1F62">
      <w:pPr>
        <w:pStyle w:val="Heading2"/>
      </w:pPr>
      <w:bookmarkStart w:id="488" w:name="_Toc477150620"/>
      <w:r w:rsidRPr="00D1460F">
        <w:t>ATAN</w:t>
      </w:r>
      <w:r w:rsidR="007202D6" w:rsidRPr="00D1460F">
        <w:t>(&lt;nexp&gt;)</w:t>
      </w:r>
      <w:bookmarkEnd w:id="488"/>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489" w:name="_Toc477150621"/>
      <w:r>
        <w:t>ATAN2(&lt;nexp_y&gt;, &lt;nexp_x&gt;)</w:t>
      </w:r>
      <w:bookmarkEnd w:id="489"/>
      <w:r w:rsidR="00520661">
        <w:fldChar w:fldCharType="begin"/>
      </w:r>
      <w:r>
        <w:instrText xml:space="preserve"> XE "ATAN2(&lt;nexp_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490" w:name="_Toc477150622"/>
      <w:r w:rsidRPr="00D1460F">
        <w:t>TODEGREES(&lt;nexp&gt;)</w:t>
      </w:r>
      <w:bookmarkEnd w:id="490"/>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491" w:name="_Toc477150623"/>
      <w:r w:rsidRPr="00D1460F">
        <w:t>TORADIANS(&lt;nexp&gt;)</w:t>
      </w:r>
      <w:bookmarkEnd w:id="491"/>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492" w:name="_Toc477150624"/>
      <w:r w:rsidRPr="00D1460F">
        <w:t>VAL(&lt;sexp&gt;</w:t>
      </w:r>
      <w:r w:rsidR="00EF672D" w:rsidRPr="00D1460F">
        <w:t>)</w:t>
      </w:r>
      <w:bookmarkEnd w:id="492"/>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7026BC" w:rsidRDefault="005A349C" w:rsidP="007026B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r w:rsidR="003A2EB4">
        <w:t xml:space="preserve"> If the string is empty ("") or does not represent a number, the functio</w:t>
      </w:r>
      <w:r w:rsidR="003F4036">
        <w:t>n generates a runtime error.</w:t>
      </w:r>
    </w:p>
    <w:p w:rsidR="00A34206" w:rsidRDefault="007026BC" w:rsidP="004A2113">
      <w:pPr>
        <w:pStyle w:val="ListParagraph"/>
        <w:numPr>
          <w:ilvl w:val="0"/>
          <w:numId w:val="41"/>
        </w:numPr>
      </w:pPr>
      <w:r>
        <w:t>A sign ("+" or "-"), a decimal point ("." only), and an exponent (power of 10) are optional.</w:t>
      </w:r>
    </w:p>
    <w:p w:rsidR="00EF672D" w:rsidRDefault="007026BC" w:rsidP="004A2113">
      <w:pPr>
        <w:pStyle w:val="ListParagraph"/>
        <w:numPr>
          <w:ilvl w:val="0"/>
          <w:numId w:val="41"/>
        </w:numPr>
      </w:pPr>
      <w:r>
        <w:t>A</w:t>
      </w:r>
      <w:r w:rsidR="00A34206">
        <w:t>n</w:t>
      </w:r>
      <w:r>
        <w:t xml:space="preserve"> exponent is "e" or "E" followed by a number. The number may have a sign but no decimal point.</w:t>
      </w:r>
    </w:p>
    <w:p w:rsidR="007026BC" w:rsidRPr="00D1460F" w:rsidRDefault="007026BC" w:rsidP="004A2113">
      <w:pPr>
        <w:pStyle w:val="ListParagraph"/>
        <w:numPr>
          <w:ilvl w:val="0"/>
          <w:numId w:val="41"/>
        </w:numPr>
      </w:pPr>
      <w:r>
        <w:t>The string may have leading and/or trailing spaces, but no spaces between any other characters.</w:t>
      </w:r>
    </w:p>
    <w:p w:rsidR="00C90773" w:rsidRDefault="00C90773" w:rsidP="00C90773">
      <w:pPr>
        <w:pStyle w:val="Heading2"/>
      </w:pPr>
      <w:bookmarkStart w:id="493" w:name="_Toc477150625"/>
      <w:r>
        <w:t>IS_NUMBER</w:t>
      </w:r>
      <w:r w:rsidRPr="00D1460F">
        <w:t>(&lt;sexp&gt;)</w:t>
      </w:r>
      <w:bookmarkEnd w:id="493"/>
      <w:r>
        <w:fldChar w:fldCharType="begin"/>
      </w:r>
      <w:r>
        <w:instrText xml:space="preserve"> XE "IS_NUMBER</w:instrText>
      </w:r>
      <w:r w:rsidRPr="002E6C8B">
        <w:instrText>(&lt;sexp&gt;)</w:instrText>
      </w:r>
      <w:r>
        <w:instrText xml:space="preserve">" </w:instrText>
      </w:r>
      <w:r>
        <w:fldChar w:fldCharType="end"/>
      </w:r>
    </w:p>
    <w:p w:rsidR="00C90773" w:rsidRDefault="00C90773" w:rsidP="00C90773">
      <w:pPr>
        <w:pStyle w:val="NoSpacing"/>
      </w:pPr>
      <w:r>
        <w:t xml:space="preserve">Tests a string expression &lt;sexp&gt; in the same way as </w:t>
      </w:r>
      <w:r>
        <w:rPr>
          <w:b/>
        </w:rPr>
        <w:t>VAL()</w:t>
      </w:r>
      <w:r>
        <w:t xml:space="preserve"> and returns a logical value:</w:t>
      </w:r>
    </w:p>
    <w:p w:rsidR="00C90773" w:rsidRDefault="00C90773" w:rsidP="004A2113">
      <w:pPr>
        <w:pStyle w:val="ListParagraph"/>
        <w:numPr>
          <w:ilvl w:val="0"/>
          <w:numId w:val="42"/>
        </w:numPr>
      </w:pPr>
      <w:r>
        <w:t xml:space="preserve">TRUE (non-zero) if </w:t>
      </w:r>
      <w:r>
        <w:rPr>
          <w:b/>
        </w:rPr>
        <w:t>VAL()</w:t>
      </w:r>
      <w:r>
        <w:t xml:space="preserve"> would successfully convert the string to a number</w:t>
      </w:r>
    </w:p>
    <w:p w:rsidR="003372D1" w:rsidRDefault="00C90773" w:rsidP="004A2113">
      <w:pPr>
        <w:pStyle w:val="ListParagraph"/>
        <w:numPr>
          <w:ilvl w:val="0"/>
          <w:numId w:val="42"/>
        </w:numPr>
      </w:pPr>
      <w:r>
        <w:t xml:space="preserve">FALSE (0) if </w:t>
      </w:r>
      <w:r>
        <w:rPr>
          <w:b/>
        </w:rPr>
        <w:t>VAL()</w:t>
      </w:r>
      <w:r>
        <w:t xml:space="preserve"> would generate a run-time error.</w:t>
      </w:r>
      <w:r w:rsidR="00943FCD">
        <w:br/>
      </w:r>
      <w:r w:rsidR="003372D1">
        <w:t xml:space="preserve">For example, </w:t>
      </w:r>
      <w:r w:rsidR="003372D1">
        <w:rPr>
          <w:b/>
        </w:rPr>
        <w:t>VAL("name")</w:t>
      </w:r>
      <w:r w:rsidR="003372D1">
        <w:t xml:space="preserve"> generates a run-time error, but </w:t>
      </w:r>
      <w:r w:rsidR="003372D1">
        <w:rPr>
          <w:b/>
        </w:rPr>
        <w:t>IS_NUMBER("name")</w:t>
      </w:r>
      <w:r w:rsidR="003372D1">
        <w:t xml:space="preserve"> returns FALSE.</w:t>
      </w:r>
    </w:p>
    <w:p w:rsidR="003372D1" w:rsidRPr="00C90773" w:rsidRDefault="003372D1" w:rsidP="003372D1">
      <w:r>
        <w:t xml:space="preserve">If </w:t>
      </w:r>
      <w:r w:rsidRPr="003372D1">
        <w:rPr>
          <w:b/>
        </w:rPr>
        <w:t>VAL()</w:t>
      </w:r>
      <w:r>
        <w:t xml:space="preserve"> would report a syntax error, </w:t>
      </w:r>
      <w:r w:rsidRPr="003372D1">
        <w:rPr>
          <w:b/>
        </w:rPr>
        <w:t>IS_NUMBER()</w:t>
      </w:r>
      <w:r>
        <w:t xml:space="preserve"> reports a syntax error.</w:t>
      </w:r>
      <w:r>
        <w:br/>
        <w:t xml:space="preserve">For example, </w:t>
      </w:r>
      <w:r w:rsidRPr="003372D1">
        <w:rPr>
          <w:b/>
        </w:rPr>
        <w:t>IS_NUMBER()</w:t>
      </w:r>
      <w:r>
        <w:t xml:space="preserve">, </w:t>
      </w:r>
      <w:r w:rsidRPr="003372D1">
        <w:rPr>
          <w:b/>
        </w:rPr>
        <w:t>IS_NUMBER(num)</w:t>
      </w:r>
      <w:r>
        <w:t>, and</w:t>
      </w:r>
      <w:r w:rsidRPr="003372D1">
        <w:rPr>
          <w:b/>
        </w:rPr>
        <w:t xml:space="preserve"> IS_NUMBER(5)</w:t>
      </w:r>
      <w:r>
        <w:t xml:space="preserve"> are syntax errors.</w:t>
      </w:r>
    </w:p>
    <w:p w:rsidR="003F798B" w:rsidRPr="00D1460F" w:rsidRDefault="00EF672D" w:rsidP="00EB1F62">
      <w:pPr>
        <w:pStyle w:val="Heading2"/>
      </w:pPr>
      <w:bookmarkStart w:id="494" w:name="_Toc477150626"/>
      <w:r w:rsidRPr="00D1460F">
        <w:lastRenderedPageBreak/>
        <w:t>LEN(</w:t>
      </w:r>
      <w:r w:rsidR="007202D6" w:rsidRPr="00D1460F">
        <w:t>&lt;sexp&gt;</w:t>
      </w:r>
      <w:r w:rsidR="003F798B" w:rsidRPr="00D1460F">
        <w:t>)</w:t>
      </w:r>
      <w:bookmarkEnd w:id="494"/>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495" w:name="_Toc477150627"/>
      <w:r w:rsidRPr="00FB766E">
        <w:t>HEX(&lt;sexp&gt;)</w:t>
      </w:r>
      <w:bookmarkEnd w:id="495"/>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r w:rsidR="00BB0438">
        <w:t xml:space="preserve"> The characters of the string can be only hexadecimal digits (0-9, a-h, or A-H), with an optional leading sign ("+" or "-"), or the function generates a runtime error.</w:t>
      </w:r>
    </w:p>
    <w:p w:rsidR="007D0BE8" w:rsidRDefault="007D0BE8" w:rsidP="00EB1F62">
      <w:pPr>
        <w:pStyle w:val="Heading2"/>
      </w:pPr>
      <w:bookmarkStart w:id="496" w:name="_Toc477150628"/>
      <w:r>
        <w:t>OCT(&lt;sexp&gt;)</w:t>
      </w:r>
      <w:bookmarkEnd w:id="496"/>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r w:rsidR="00BB0438">
        <w:t xml:space="preserve"> The characters of the string can be only octal digits (0-7), with an optional leading sign ("+" or "-"), or the function generates a runtime error.</w:t>
      </w:r>
    </w:p>
    <w:p w:rsidR="007D0BE8" w:rsidRDefault="007D0BE8" w:rsidP="00EB1F62">
      <w:pPr>
        <w:pStyle w:val="Heading2"/>
      </w:pPr>
      <w:bookmarkStart w:id="497" w:name="_Toc477150629"/>
      <w:r>
        <w:t>BIN(&lt;sexp&gt;)</w:t>
      </w:r>
      <w:bookmarkEnd w:id="497"/>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r w:rsidR="00BB0438">
        <w:t xml:space="preserve"> The characters of the string can be only binary digits (0 or 1), with an optional leading sign ("+" or "-"), or the function generates a runtime error.</w:t>
      </w:r>
    </w:p>
    <w:p w:rsidR="00A64EFA" w:rsidRDefault="00CD2EA5" w:rsidP="00EB1F62">
      <w:pPr>
        <w:pStyle w:val="Heading2"/>
      </w:pPr>
      <w:bookmarkStart w:id="498" w:name="_Toc477150630"/>
      <w:r>
        <w:t>SHIFT</w:t>
      </w:r>
      <w:r w:rsidR="00A64EFA">
        <w:t>(&lt;value_nexp&gt;, &lt;bits_nexp&gt;)</w:t>
      </w:r>
      <w:bookmarkEnd w:id="498"/>
      <w:r w:rsidR="00520661">
        <w:fldChar w:fldCharType="begin"/>
      </w:r>
      <w:r w:rsidR="00A64EFA">
        <w:instrText xml:space="preserve"> XE "</w:instrText>
      </w:r>
      <w:r w:rsidR="00A64EFA" w:rsidRPr="000727C3">
        <w:instrText>SHIFT(&lt;value_nexp&gt;,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499" w:name="_Toc477150631"/>
      <w:r>
        <w:t>ASCII(&lt;sexp&gt;</w:t>
      </w:r>
      <w:r w:rsidR="00FB430A">
        <w:t>{, &lt;index_nexp&gt;}</w:t>
      </w:r>
      <w:r>
        <w:t>)</w:t>
      </w:r>
      <w:bookmarkEnd w:id="499"/>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w:t>
      </w:r>
      <w:r w:rsidRPr="001B0869">
        <w:rPr>
          <w:b/>
        </w:rPr>
        <w:t>ASCII()</w:t>
      </w:r>
      <w:r>
        <w:t xml:space="preserve"> returns invalid values; use </w:t>
      </w:r>
      <w:r w:rsidRPr="001B0869">
        <w:rPr>
          <w:b/>
        </w:rPr>
        <w:t>UCODE()</w:t>
      </w:r>
      <w:r>
        <w:t xml:space="preserve"> instead.</w:t>
      </w:r>
    </w:p>
    <w:p w:rsidR="004D4233" w:rsidRDefault="004D4233" w:rsidP="004D4233">
      <w:pPr>
        <w:pStyle w:val="Heading2"/>
      </w:pPr>
      <w:bookmarkStart w:id="500" w:name="_Toc477150632"/>
      <w:r>
        <w:t>UCODE(&lt;sexp&gt;</w:t>
      </w:r>
      <w:r w:rsidR="00FB430A">
        <w:t>{, &lt;index_nexp&gt;}</w:t>
      </w:r>
      <w:r>
        <w:t>)</w:t>
      </w:r>
      <w:bookmarkEnd w:id="500"/>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w:t>
      </w:r>
      <w:r w:rsidRPr="001B0869">
        <w:rPr>
          <w:b/>
        </w:rPr>
        <w:t>ASCII()</w:t>
      </w:r>
      <w:r>
        <w:t>.</w:t>
      </w:r>
    </w:p>
    <w:p w:rsidR="007F792C" w:rsidRPr="00D1460F" w:rsidRDefault="007F792C" w:rsidP="00EB1F62">
      <w:pPr>
        <w:pStyle w:val="Heading2"/>
        <w:rPr>
          <w:rFonts w:eastAsia="Times New Roman"/>
        </w:rPr>
      </w:pPr>
      <w:bookmarkStart w:id="501" w:name="_Toc477150633"/>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501"/>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lastRenderedPageBreak/>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502" w:name="_Toc477150634"/>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502"/>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503" w:name="_Toc477150635"/>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503"/>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504" w:name="_Toc477150636"/>
      <w:r>
        <w:t>G</w:t>
      </w:r>
      <w:r w:rsidR="00AB2F8A">
        <w:t>R</w:t>
      </w:r>
      <w:r w:rsidR="00CD2EA5">
        <w:t>_</w:t>
      </w:r>
      <w:r w:rsidR="00AB2F8A">
        <w:t>COLLISION</w:t>
      </w:r>
      <w:r w:rsidR="008545F3">
        <w:t>(&lt;object_1_nvar&gt;, &lt;object_2_n</w:t>
      </w:r>
      <w:r>
        <w:t>va</w:t>
      </w:r>
      <w:r w:rsidR="008545F3">
        <w:t>r&gt;)</w:t>
      </w:r>
      <w:bookmarkEnd w:id="504"/>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A94111">
        <w:t xml:space="preserve"> point,</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505" w:name="_Toc477150637"/>
      <w:r>
        <w:t>B</w:t>
      </w:r>
      <w:r w:rsidR="00AB2F8A">
        <w:t>ACKGROUND</w:t>
      </w:r>
      <w:r>
        <w:t>()</w:t>
      </w:r>
      <w:bookmarkEnd w:id="505"/>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lastRenderedPageBreak/>
        <w:t xml:space="preserve">The </w:t>
      </w:r>
      <w:r w:rsidRPr="0043083C">
        <w:rPr>
          <w:b/>
        </w:rPr>
        <w:t>B</w:t>
      </w:r>
      <w:r w:rsidR="00AB2F8A" w:rsidRPr="0043083C">
        <w:rPr>
          <w:b/>
        </w:rPr>
        <w:t>ACKGROUND</w:t>
      </w:r>
      <w:r w:rsidRPr="0043083C">
        <w:rPr>
          <w:b/>
        </w:rPr>
        <w:t>()</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3083C" w:rsidRDefault="00426CB2" w:rsidP="007B2223">
      <w:pPr>
        <w:pStyle w:val="Codeexample"/>
        <w:rPr>
          <w:rFonts w:ascii="Letter Gothic" w:hAnsi="Letter Gothic"/>
          <w:b w:val="0"/>
        </w:rPr>
      </w:pPr>
      <w:r w:rsidRPr="0043083C">
        <w:rPr>
          <w:rFonts w:ascii="Letter Gothic" w:hAnsi="Letter Gothic"/>
          <w:b w:val="0"/>
        </w:rPr>
        <w:t>I</w:t>
      </w:r>
      <w:r w:rsidR="0043083C">
        <w:rPr>
          <w:rFonts w:ascii="Letter Gothic" w:hAnsi="Letter Gothic"/>
          <w:b w:val="0"/>
        </w:rPr>
        <w:t>F</w:t>
      </w:r>
      <w:r w:rsidRPr="0043083C">
        <w:rPr>
          <w:rFonts w:ascii="Letter Gothic" w:hAnsi="Letter Gothic"/>
          <w:b w:val="0"/>
        </w:rPr>
        <w:t xml:space="preserve"> !</w:t>
      </w:r>
      <w:r w:rsidR="0043083C">
        <w:rPr>
          <w:rFonts w:ascii="Letter Gothic" w:hAnsi="Letter Gothic"/>
          <w:b w:val="0"/>
        </w:rPr>
        <w:t>BACKGROUND</w:t>
      </w:r>
      <w:r w:rsidR="00BB7496" w:rsidRPr="0043083C">
        <w:rPr>
          <w:rFonts w:ascii="Letter Gothic" w:hAnsi="Letter Gothic"/>
          <w:b w:val="0"/>
        </w:rPr>
        <w:t>()</w:t>
      </w:r>
      <w:r w:rsidRPr="0043083C">
        <w:rPr>
          <w:rFonts w:ascii="Letter Gothic" w:hAnsi="Letter Gothic"/>
          <w:b w:val="0"/>
        </w:rPr>
        <w:t xml:space="preserve"> </w:t>
      </w:r>
      <w:r w:rsidR="0043083C">
        <w:rPr>
          <w:rFonts w:ascii="Letter Gothic" w:hAnsi="Letter Gothic"/>
          <w:b w:val="0"/>
        </w:rPr>
        <w:t>THEN</w:t>
      </w:r>
      <w:r w:rsidRPr="0043083C">
        <w:rPr>
          <w:rFonts w:ascii="Letter Gothic" w:hAnsi="Letter Gothic"/>
          <w:b w:val="0"/>
        </w:rPr>
        <w:t xml:space="preserve"> </w:t>
      </w:r>
      <w:r w:rsidR="0043083C">
        <w:rPr>
          <w:rFonts w:ascii="Letter Gothic" w:hAnsi="Letter Gothic"/>
          <w:b w:val="0"/>
        </w:rPr>
        <w:t>GR</w:t>
      </w:r>
      <w:r w:rsidRPr="0043083C">
        <w:rPr>
          <w:rFonts w:ascii="Letter Gothic" w:hAnsi="Letter Gothic"/>
          <w:b w:val="0"/>
        </w:rPr>
        <w:t>.</w:t>
      </w:r>
      <w:r w:rsidR="0043083C">
        <w:rPr>
          <w:rFonts w:ascii="Letter Gothic" w:hAnsi="Letter Gothic"/>
          <w:b w:val="0"/>
        </w:rPr>
        <w:t>RENDER</w:t>
      </w:r>
    </w:p>
    <w:p w:rsidR="00E61DD6" w:rsidRDefault="00E61DD6" w:rsidP="00E61DD6">
      <w:pPr>
        <w:pStyle w:val="Heading1"/>
      </w:pPr>
      <w:bookmarkStart w:id="506" w:name="_Toc477150638"/>
      <w:r>
        <w:t>Time</w:t>
      </w:r>
      <w:r w:rsidRPr="00D1460F">
        <w:t xml:space="preserve"> Functions</w:t>
      </w:r>
      <w:bookmarkEnd w:id="506"/>
    </w:p>
    <w:p w:rsidR="00E61DD6" w:rsidRDefault="00E61DD6" w:rsidP="00E61DD6">
      <w:pPr>
        <w:pStyle w:val="Heading2"/>
      </w:pPr>
      <w:bookmarkStart w:id="507" w:name="_Toc477150639"/>
      <w:r>
        <w:t>CLOCK()</w:t>
      </w:r>
      <w:bookmarkEnd w:id="507"/>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508" w:name="_Toc477150640"/>
      <w:r>
        <w:t>TIME()</w:t>
      </w:r>
      <w:bookmarkEnd w:id="508"/>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509" w:name="_Toc477150641"/>
      <w:r>
        <w:t>TIME(&lt;year_exp&gt;, &lt;month_exp&gt;, &lt;day_exp&gt;, &lt;hour_exp&gt;, &lt;minute_exp&gt;, &lt;second_exp&gt;)</w:t>
      </w:r>
      <w:bookmarkEnd w:id="509"/>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510" w:name="_Toc477150642"/>
      <w:r w:rsidRPr="00D1460F">
        <w:t>String Functions</w:t>
      </w:r>
      <w:bookmarkEnd w:id="510"/>
    </w:p>
    <w:p w:rsidR="00633A72" w:rsidRDefault="001505BE" w:rsidP="00EB1F62">
      <w:pPr>
        <w:pStyle w:val="Heading2"/>
      </w:pPr>
      <w:bookmarkStart w:id="511" w:name="_Toc477150643"/>
      <w:r>
        <w:t>GETERROR</w:t>
      </w:r>
      <w:r w:rsidR="00633A72">
        <w:t>$()</w:t>
      </w:r>
      <w:bookmarkEnd w:id="511"/>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w:t>
      </w:r>
      <w:r w:rsidR="009A164C">
        <w:t>information about</w:t>
      </w:r>
      <w:r w:rsidR="00FA1F69">
        <w:t xml:space="preserve"> a possible error condition</w:t>
      </w:r>
      <w:r>
        <w:t>.</w:t>
      </w:r>
    </w:p>
    <w:p w:rsidR="00FA1F69" w:rsidRDefault="00FA1F69" w:rsidP="00633A72">
      <w:r>
        <w:lastRenderedPageBreak/>
        <w:t xml:space="preserve">An error that stops your program writes an error message to the Console. If you trap the error with the </w:t>
      </w:r>
      <w:r w:rsidRPr="005F04CF">
        <w:rPr>
          <w:b/>
        </w:rPr>
        <w:t>OnError:</w:t>
      </w:r>
      <w:r>
        <w:t xml:space="preserve"> interrupt label, your program does not stop and the error is not printed. </w:t>
      </w:r>
      <w:r w:rsidR="005F04CF">
        <w:t>You can u</w:t>
      </w:r>
      <w:r>
        <w:t xml:space="preserve">se </w:t>
      </w:r>
      <w:r>
        <w:rPr>
          <w:b/>
        </w:rPr>
        <w:t>GETERROR$()</w:t>
      </w:r>
      <w:r>
        <w:t xml:space="preserve"> to retrieve the error message.</w:t>
      </w:r>
    </w:p>
    <w:p w:rsidR="00EA123B" w:rsidRDefault="00FA1F69" w:rsidP="00FA1F69">
      <w:r>
        <w:t xml:space="preserve">Certain commands can report errors without stopping your program. </w:t>
      </w:r>
      <w:r w:rsidR="00EA123B">
        <w:t xml:space="preserve">These commands include </w:t>
      </w:r>
      <w:ins w:id="512" w:author="Sammartano, Marc (BIC USA)" w:date="2017-03-04T18:38:00Z">
        <w:r w:rsidR="00A5659D" w:rsidRPr="00A5659D">
          <w:rPr>
            <w:b/>
          </w:rPr>
          <w:t>App.broadcast</w:t>
        </w:r>
        <w:r w:rsidR="00A5659D">
          <w:t xml:space="preserve">, </w:t>
        </w:r>
        <w:r w:rsidR="00A5659D" w:rsidRPr="00A5659D">
          <w:rPr>
            <w:b/>
          </w:rPr>
          <w:t>App.start</w:t>
        </w:r>
        <w:r w:rsidR="00A5659D">
          <w:t xml:space="preserve">, </w:t>
        </w:r>
      </w:ins>
      <w:r w:rsidR="00EA123B" w:rsidRPr="00EA123B">
        <w:rPr>
          <w:b/>
        </w:rPr>
        <w:t>Audio.load</w:t>
      </w:r>
      <w:r w:rsidR="00EA123B">
        <w:t xml:space="preserve">, </w:t>
      </w:r>
      <w:r w:rsidR="00EA123B" w:rsidRPr="00EA123B">
        <w:rPr>
          <w:b/>
        </w:rPr>
        <w:t>Byte.open</w:t>
      </w:r>
      <w:r w:rsidR="00EA123B">
        <w:t xml:space="preserve">, </w:t>
      </w:r>
      <w:r w:rsidR="00EA123B" w:rsidRPr="00EA123B">
        <w:rPr>
          <w:b/>
        </w:rPr>
        <w:t>Text.open</w:t>
      </w:r>
      <w:r w:rsidR="00EA123B">
        <w:t xml:space="preserve">, </w:t>
      </w:r>
      <w:ins w:id="513" w:author="Sammartano, Marc (BIC USA)" w:date="2016-07-05T15:51:00Z">
        <w:r w:rsidR="008B601C" w:rsidRPr="008B601C">
          <w:rPr>
            <w:b/>
          </w:rPr>
          <w:t>Zip.Open</w:t>
        </w:r>
        <w:r w:rsidR="008B601C">
          <w:t xml:space="preserve">, </w:t>
        </w:r>
      </w:ins>
      <w:ins w:id="514" w:author="Sammartano, Marc (BIC USA)" w:date="2016-05-13T15:22:00Z">
        <w:r w:rsidR="00877CBF">
          <w:rPr>
            <w:b/>
          </w:rPr>
          <w:t>Encrypt</w:t>
        </w:r>
        <w:r w:rsidR="00877CBF" w:rsidRPr="00877CBF">
          <w:t xml:space="preserve">, </w:t>
        </w:r>
        <w:r w:rsidR="00877CBF">
          <w:rPr>
            <w:b/>
          </w:rPr>
          <w:t>Decrypt</w:t>
        </w:r>
        <w:r w:rsidR="00877CBF" w:rsidRPr="00877CBF">
          <w:t xml:space="preserve">, </w:t>
        </w:r>
      </w:ins>
      <w:r w:rsidR="00EA123B" w:rsidRPr="00EA123B">
        <w:rPr>
          <w:b/>
        </w:rPr>
        <w:t>Font.load</w:t>
      </w:r>
      <w:r w:rsidR="00EA123B">
        <w:t xml:space="preserve">, </w:t>
      </w:r>
      <w:r w:rsidR="00EA123B" w:rsidRPr="00EA123B">
        <w:rPr>
          <w:b/>
        </w:rPr>
        <w:t>GPS.open</w:t>
      </w:r>
      <w:r w:rsidR="00EA123B">
        <w:t xml:space="preserve">, </w:t>
      </w:r>
      <w:r w:rsidR="00EA123B" w:rsidRPr="00EA123B">
        <w:rPr>
          <w:b/>
        </w:rPr>
        <w:t>GrabFile</w:t>
      </w:r>
      <w:r w:rsidR="00EA123B">
        <w:t xml:space="preserve">, </w:t>
      </w:r>
      <w:r w:rsidR="00EA123B" w:rsidRPr="00EA123B">
        <w:rPr>
          <w:b/>
        </w:rPr>
        <w:t>GrabURL</w:t>
      </w:r>
      <w:r w:rsidR="00EA123B">
        <w:t xml:space="preserve">, </w:t>
      </w:r>
      <w:r w:rsidR="00EA123B" w:rsidRPr="00EA123B">
        <w:rPr>
          <w:b/>
        </w:rPr>
        <w:t>Gr.get.type</w:t>
      </w:r>
      <w:r w:rsidR="00EA123B">
        <w:t xml:space="preserve">, </w:t>
      </w:r>
      <w:ins w:id="515" w:author="Sammartano, Marc (BIC USA)" w:date="2016-05-13T15:24:00Z">
        <w:r w:rsidR="007B42D4">
          <w:t xml:space="preserve">the </w:t>
        </w:r>
        <w:r w:rsidR="007B42D4">
          <w:rPr>
            <w:b/>
          </w:rPr>
          <w:t>ENCODE$()</w:t>
        </w:r>
        <w:r w:rsidR="007B42D4" w:rsidRPr="007B42D4">
          <w:t xml:space="preserve"> and </w:t>
        </w:r>
        <w:r w:rsidR="007B42D4">
          <w:rPr>
            <w:b/>
          </w:rPr>
          <w:t>DECODE$()</w:t>
        </w:r>
        <w:r w:rsidR="007B42D4" w:rsidRPr="007B42D4">
          <w:t xml:space="preserve"> functions, </w:t>
        </w:r>
      </w:ins>
      <w:r w:rsidR="00EA123B">
        <w:t>and any command that can create a bitmap.</w:t>
      </w:r>
    </w:p>
    <w:p w:rsidR="00FA1F69" w:rsidRPr="00FA1F69" w:rsidRDefault="00FA1F69" w:rsidP="00FA1F69">
      <w:r>
        <w:t xml:space="preserve">When you run one of these commands, you can call </w:t>
      </w:r>
      <w:r>
        <w:rPr>
          <w:b/>
        </w:rPr>
        <w:t>GETERROR$()</w:t>
      </w:r>
      <w:r>
        <w:t xml:space="preserve"> to retrieve information about the error state. For example, if </w:t>
      </w:r>
      <w:r>
        <w:rPr>
          <w:b/>
        </w:rPr>
        <w:t>Text.open</w:t>
      </w:r>
      <w:r>
        <w:t xml:space="preserve"> cannot open a file, it sets the file pointer to -1, and writes a </w:t>
      </w:r>
      <w:r>
        <w:rPr>
          <w:b/>
        </w:rPr>
        <w:t>GETERROR$()</w:t>
      </w:r>
      <w:r>
        <w:t xml:space="preserve"> message such as "&lt;filename&gt; not found". If no error o</w:t>
      </w:r>
      <w:r w:rsidR="005F04CF">
        <w:t>ccurred</w:t>
      </w:r>
      <w:r>
        <w:t xml:space="preserve">, </w:t>
      </w:r>
      <w:r>
        <w:rPr>
          <w:b/>
        </w:rPr>
        <w:t>GETERROR$()</w:t>
      </w:r>
      <w:r>
        <w:t xml:space="preserve"> returns the string "No error".</w:t>
      </w:r>
    </w:p>
    <w:p w:rsidR="00633A72" w:rsidRPr="00633A72" w:rsidRDefault="005F04CF" w:rsidP="00633A72">
      <w:r>
        <w:t>Because there are commands that clear the</w:t>
      </w:r>
      <w:r w:rsidR="006150A2">
        <w:t xml:space="preserve"> error message, </w:t>
      </w:r>
      <w:r>
        <w:t xml:space="preserve">you should not expect </w:t>
      </w:r>
      <w:r>
        <w:rPr>
          <w:b/>
        </w:rPr>
        <w:t>GETERROR$()</w:t>
      </w:r>
      <w:r>
        <w:t xml:space="preserve"> to retain its message. Capture the message in a variable as soon as possible, and do not call </w:t>
      </w:r>
      <w:r>
        <w:rPr>
          <w:b/>
        </w:rPr>
        <w:t>GETERROR$()</w:t>
      </w:r>
      <w:r>
        <w:t xml:space="preserve"> again for the same error</w:t>
      </w:r>
      <w:r w:rsidR="006150A2">
        <w:t>.</w:t>
      </w:r>
    </w:p>
    <w:p w:rsidR="00EF672D" w:rsidRPr="001A7162" w:rsidRDefault="00EF672D" w:rsidP="001A7162">
      <w:pPr>
        <w:pStyle w:val="Heading2"/>
        <w:rPr>
          <w:szCs w:val="20"/>
        </w:rPr>
      </w:pPr>
      <w:bookmarkStart w:id="516" w:name="_Toc477150644"/>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516"/>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Pr="0043083C" w:rsidRDefault="004E6090" w:rsidP="0043083C">
      <w:pPr>
        <w:pStyle w:val="Codeexample"/>
        <w:rPr>
          <w:rFonts w:ascii="Letter Gothic" w:hAnsi="Letter Gothic"/>
          <w:b w:val="0"/>
        </w:rPr>
      </w:pPr>
      <w:r w:rsidRPr="0043083C">
        <w:rPr>
          <w:rFonts w:ascii="Letter Gothic" w:hAnsi="Letter Gothic"/>
          <w:b w:val="0"/>
        </w:rPr>
        <w:t>PRI</w:t>
      </w:r>
      <w:r w:rsidR="00E86944" w:rsidRPr="0043083C">
        <w:rPr>
          <w:rFonts w:ascii="Letter Gothic" w:hAnsi="Letter Gothic"/>
          <w:b w:val="0"/>
        </w:rPr>
        <w:t>NT CHR$(16*4 + 3)</w:t>
      </w:r>
      <w:r w:rsidR="00E86944" w:rsidRPr="0043083C">
        <w:rPr>
          <w:rFonts w:ascii="Letter Gothic" w:hAnsi="Letter Gothic"/>
          <w:b w:val="0"/>
        </w:rPr>
        <w:tab/>
      </w:r>
      <w:r w:rsidR="00E86944" w:rsidRPr="0043083C">
        <w:rPr>
          <w:rFonts w:ascii="Letter Gothic" w:hAnsi="Letter Gothic"/>
          <w:b w:val="0"/>
        </w:rPr>
        <w:tab/>
      </w:r>
      <w:r w:rsidRPr="0043083C">
        <w:rPr>
          <w:rFonts w:ascii="Letter Gothic" w:hAnsi="Letter Gothic"/>
          <w:b w:val="0"/>
        </w:rPr>
        <w:t xml:space="preserve">% Hexadecimal 43 is the character "C". This prints: </w:t>
      </w:r>
      <w:r w:rsidRPr="0043083C">
        <w:rPr>
          <w:rFonts w:asciiTheme="minorHAnsi" w:hAnsiTheme="minorHAnsi"/>
        </w:rPr>
        <w:t>C</w:t>
      </w:r>
    </w:p>
    <w:p w:rsidR="004E6090" w:rsidRPr="0043083C" w:rsidRDefault="004E6090" w:rsidP="0043083C">
      <w:pPr>
        <w:pStyle w:val="Codeexample"/>
        <w:rPr>
          <w:rFonts w:ascii="Letter Gothic" w:hAnsi="Letter Gothic"/>
          <w:b w:val="0"/>
        </w:rPr>
      </w:pPr>
      <w:r w:rsidRPr="0043083C">
        <w:rPr>
          <w:rFonts w:ascii="Letter Gothic" w:hAnsi="Letter Gothic"/>
          <w:b w:val="0"/>
        </w:rPr>
        <w:t>PRINT CHR$(945, 946</w:t>
      </w:r>
      <w:r w:rsidR="00E86944" w:rsidRPr="0043083C">
        <w:rPr>
          <w:rFonts w:ascii="Letter Gothic" w:hAnsi="Letter Gothic"/>
          <w:b w:val="0"/>
        </w:rPr>
        <w:t>)</w:t>
      </w:r>
      <w:r w:rsidR="00E86944" w:rsidRPr="0043083C">
        <w:rPr>
          <w:rFonts w:ascii="Letter Gothic" w:hAnsi="Letter Gothic"/>
          <w:b w:val="0"/>
        </w:rPr>
        <w:tab/>
      </w:r>
      <w:r w:rsidRPr="0043083C">
        <w:rPr>
          <w:rFonts w:ascii="Letter Gothic" w:hAnsi="Letter Gothic"/>
          <w:b w:val="0"/>
        </w:rPr>
        <w:tab/>
        <w:t xml:space="preserve">% </w:t>
      </w:r>
      <w:r w:rsidR="00E86944" w:rsidRPr="0043083C">
        <w:rPr>
          <w:rFonts w:ascii="Letter Gothic" w:hAnsi="Letter Gothic"/>
          <w:b w:val="0"/>
        </w:rPr>
        <w:t xml:space="preserve">Decimal for the characters </w:t>
      </w:r>
      <w:r w:rsidRPr="0043083C">
        <w:rPr>
          <w:rFonts w:ascii="Letter Gothic" w:hAnsi="Letter Gothic"/>
          <w:b w:val="0"/>
        </w:rPr>
        <w:t>alpha and beta:</w:t>
      </w:r>
      <w:r w:rsidR="00E86944" w:rsidRPr="0043083C">
        <w:rPr>
          <w:rFonts w:ascii="Letter Gothic" w:hAnsi="Letter Gothic"/>
          <w:b w:val="0"/>
        </w:rPr>
        <w:t xml:space="preserve"> Prints:</w:t>
      </w:r>
      <w:r w:rsidRPr="0043083C">
        <w:rPr>
          <w:rFonts w:ascii="Letter Gothic" w:hAnsi="Letter Gothic"/>
          <w:b w:val="0"/>
        </w:rPr>
        <w:t xml:space="preserve"> </w:t>
      </w:r>
      <w:r w:rsidRPr="0043083C">
        <w:rPr>
          <w:rFonts w:asciiTheme="minorHAnsi" w:hAnsiTheme="minorHAnsi" w:cs="Calibri"/>
        </w:rPr>
        <w:t>αβ</w:t>
      </w:r>
    </w:p>
    <w:p w:rsidR="00EF672D" w:rsidRPr="00D1460F" w:rsidRDefault="00AF288A" w:rsidP="00EB1F62">
      <w:pPr>
        <w:pStyle w:val="Heading2"/>
        <w:rPr>
          <w:rFonts w:eastAsia="Times New Roman"/>
        </w:rPr>
      </w:pPr>
      <w:bookmarkStart w:id="517" w:name="_Toc477150645"/>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517"/>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156EC7">
      <w:pPr>
        <w:pStyle w:val="ListParagraph"/>
        <w:numPr>
          <w:ilvl w:val="0"/>
          <w:numId w:val="28"/>
        </w:numPr>
      </w:pPr>
      <w:r>
        <w:t>If the count</w:t>
      </w:r>
      <w:r w:rsidR="00304263">
        <w:t xml:space="preserve"> is greater than 0, </w:t>
      </w:r>
      <w:r>
        <w:t>return &lt;count_nexp&gt; characters</w:t>
      </w:r>
      <w:r w:rsidR="00304263">
        <w:t>, counting from the left.</w:t>
      </w:r>
    </w:p>
    <w:p w:rsidR="0058054A" w:rsidRDefault="00085B6B" w:rsidP="00156EC7">
      <w:pPr>
        <w:pStyle w:val="ListParagraph"/>
        <w:numPr>
          <w:ilvl w:val="0"/>
          <w:numId w:val="28"/>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156EC7">
      <w:pPr>
        <w:pStyle w:val="ListParagraph"/>
        <w:numPr>
          <w:ilvl w:val="0"/>
          <w:numId w:val="28"/>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156EC7">
      <w:pPr>
        <w:pStyle w:val="ListParagraph"/>
        <w:numPr>
          <w:ilvl w:val="0"/>
          <w:numId w:val="28"/>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518" w:name="_Toc477150646"/>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518"/>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w:t>
      </w:r>
      <w:r w:rsidRPr="0043083C">
        <w:rPr>
          <w:rFonts w:ascii="Letter Gothic" w:hAnsi="Letter Gothic" w:cs="Courier New"/>
          <w:b w:val="0"/>
        </w:rPr>
        <w:tab/>
      </w:r>
      <w:r w:rsidRPr="0043083C">
        <w:rPr>
          <w:rFonts w:ascii="Letter Gothic" w:hAnsi="Letter Gothic" w:cs="Courier New"/>
          <w:b w:val="0"/>
        </w:rPr>
        <w:tab/>
        <w:t>% a$ is "inner"</w:t>
      </w:r>
    </w:p>
    <w:p w:rsidR="00E32DC5" w:rsidRDefault="009D1191" w:rsidP="00E32DC5">
      <w:r>
        <w:lastRenderedPageBreak/>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156EC7">
      <w:pPr>
        <w:pStyle w:val="ListParagraph"/>
        <w:numPr>
          <w:ilvl w:val="0"/>
          <w:numId w:val="29"/>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156EC7">
      <w:pPr>
        <w:pStyle w:val="ListParagraph"/>
        <w:numPr>
          <w:ilvl w:val="0"/>
          <w:numId w:val="29"/>
        </w:numPr>
      </w:pPr>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156EC7">
      <w:pPr>
        <w:pStyle w:val="ListParagraph"/>
        <w:numPr>
          <w:ilvl w:val="0"/>
          <w:numId w:val="29"/>
        </w:numPr>
      </w:pPr>
      <w:r>
        <w:t>If the count is 0, return an empty string ("</w:t>
      </w:r>
      <w:r w:rsidRPr="00D1460F">
        <w:t>")</w:t>
      </w:r>
      <w:r>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4,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2E4FBC"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3, 0)</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w:t>
      </w:r>
    </w:p>
    <w:p w:rsidR="00EF672D" w:rsidRPr="00D1460F" w:rsidRDefault="00EF672D" w:rsidP="00EB1F62">
      <w:pPr>
        <w:pStyle w:val="Heading2"/>
        <w:rPr>
          <w:rFonts w:eastAsia="Times New Roman"/>
        </w:rPr>
      </w:pPr>
      <w:bookmarkStart w:id="519" w:name="_Toc477150647"/>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519"/>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156EC7">
      <w:pPr>
        <w:pStyle w:val="ListParagraph"/>
        <w:numPr>
          <w:ilvl w:val="0"/>
          <w:numId w:val="29"/>
        </w:numPr>
      </w:pPr>
      <w:r>
        <w:t>If the count</w:t>
      </w:r>
      <w:r w:rsidR="00C5691C">
        <w:t xml:space="preserve"> is greater than 0, </w:t>
      </w:r>
      <w:r>
        <w:t>return &lt;count_nexp&gt; characters</w:t>
      </w:r>
      <w:r w:rsidR="00C5691C">
        <w:t>, counting from the right.</w:t>
      </w:r>
    </w:p>
    <w:p w:rsidR="00C5691C" w:rsidRDefault="0012196B" w:rsidP="00156EC7">
      <w:pPr>
        <w:pStyle w:val="ListParagraph"/>
        <w:numPr>
          <w:ilvl w:val="0"/>
          <w:numId w:val="29"/>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156EC7">
      <w:pPr>
        <w:pStyle w:val="ListParagraph"/>
        <w:numPr>
          <w:ilvl w:val="0"/>
          <w:numId w:val="29"/>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156EC7">
      <w:pPr>
        <w:pStyle w:val="ListParagraph"/>
        <w:numPr>
          <w:ilvl w:val="0"/>
          <w:numId w:val="29"/>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520" w:name="_Toc477150648"/>
      <w:r>
        <w:rPr>
          <w:rFonts w:eastAsia="Times New Roman"/>
        </w:rPr>
        <w:t>REPLACE$(&lt;sexp&gt;, &lt;argument_sexp&gt;, &lt;replace_sexp&gt;)</w:t>
      </w:r>
      <w:bookmarkEnd w:id="520"/>
      <w:r w:rsidR="00520661">
        <w:rPr>
          <w:rFonts w:eastAsia="Times New Roman"/>
        </w:rPr>
        <w:fldChar w:fldCharType="begin"/>
      </w:r>
      <w:r>
        <w:instrText xml:space="preserve"> XE "</w:instrText>
      </w:r>
      <w:r w:rsidRPr="009B6464">
        <w:rPr>
          <w:rFonts w:eastAsia="Times New Roman"/>
        </w:rPr>
        <w:instrText>REPLACE$( &lt;sexp&gt;,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&lt;sexp&gt; with all instances of &lt;argument_sexp&gt; replaced with &lt;replace_sexp&gt;.</w:t>
      </w:r>
    </w:p>
    <w:p w:rsidR="004C2414" w:rsidRDefault="004C2414" w:rsidP="004C2414">
      <w:pPr>
        <w:pStyle w:val="Heading2"/>
      </w:pPr>
      <w:bookmarkStart w:id="521" w:name="_Toc477150649"/>
      <w:r>
        <w:rPr>
          <w:szCs w:val="20"/>
        </w:rPr>
        <w:t>TRIM</w:t>
      </w:r>
      <w:r w:rsidRPr="001A7162">
        <w:rPr>
          <w:szCs w:val="20"/>
        </w:rPr>
        <w:t>$</w:t>
      </w:r>
      <w:r w:rsidRPr="001A7162">
        <w:t>(</w:t>
      </w:r>
      <w:r>
        <w:t>&lt;s</w:t>
      </w:r>
      <w:r w:rsidRPr="001A7162">
        <w:t>exp&gt;</w:t>
      </w:r>
      <w:r>
        <w:t>{, &lt;test_sexp&gt;}</w:t>
      </w:r>
      <w:r w:rsidRPr="001A7162">
        <w:t>)</w:t>
      </w:r>
      <w:bookmarkEnd w:id="521"/>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4C2414" w:rsidRDefault="004C2414" w:rsidP="004C2414">
      <w:r>
        <w:t>Returns &lt;sexp&gt; with l</w:t>
      </w:r>
      <w:r w:rsidRPr="000A24BA">
        <w:t xml:space="preserve">eading and trailing </w:t>
      </w:r>
      <w:r>
        <w:t>occurrences of &lt;test_sexp&gt; removed.</w:t>
      </w:r>
    </w:p>
    <w:p w:rsidR="00287148" w:rsidRDefault="00287148" w:rsidP="004C2414">
      <w:r>
        <w:t>The expression to trim off, &lt;test_sexp&gt;, is optional. If omitted, all leading and trailing whitespace is removed. That is, the default &lt;test_sexp&gt; is the regular expression "\s+", which means "all whitespace". To use this regular expression in a BASIC! string, you must write it "\\s+" (escape the backslash).</w:t>
      </w:r>
    </w:p>
    <w:p w:rsidR="00287148" w:rsidRDefault="00287148" w:rsidP="004C2414">
      <w:r>
        <w:t xml:space="preserve">As with the </w:t>
      </w:r>
      <w:r w:rsidRPr="00287148">
        <w:rPr>
          <w:b/>
        </w:rPr>
        <w:t>WORD$()</w:t>
      </w:r>
      <w:r>
        <w:t xml:space="preserve"> function and the </w:t>
      </w:r>
      <w:r w:rsidRPr="00287148">
        <w:rPr>
          <w:b/>
        </w:rPr>
        <w:t>SPLIT</w:t>
      </w:r>
      <w:r>
        <w:t xml:space="preserve"> command, the &lt;test_exp&gt; is a regular expression. </w:t>
      </w:r>
      <w:r w:rsidRPr="000A24BA">
        <w:t xml:space="preserve">See </w:t>
      </w:r>
      <w:r w:rsidRPr="0043083C">
        <w:rPr>
          <w:b/>
        </w:rPr>
        <w:t>Split</w:t>
      </w:r>
      <w:r w:rsidRPr="000A24BA">
        <w:t xml:space="preserve"> for a note about Regular </w:t>
      </w:r>
      <w:r>
        <w:t>Expressions</w:t>
      </w:r>
      <w:r w:rsidRPr="000A24BA">
        <w:t>.</w:t>
      </w:r>
    </w:p>
    <w:p w:rsidR="00322938" w:rsidRDefault="00322938" w:rsidP="00322938">
      <w:pPr>
        <w:pStyle w:val="Heading2"/>
      </w:pPr>
      <w:bookmarkStart w:id="522" w:name="_Toc477150650"/>
      <w:r>
        <w:rPr>
          <w:szCs w:val="20"/>
        </w:rPr>
        <w:t>LTRIM</w:t>
      </w:r>
      <w:r w:rsidRPr="001A7162">
        <w:rPr>
          <w:szCs w:val="20"/>
        </w:rPr>
        <w:t>$</w:t>
      </w:r>
      <w:r w:rsidRPr="001A7162">
        <w:t>(</w:t>
      </w:r>
      <w:r>
        <w:t>&lt;s</w:t>
      </w:r>
      <w:r w:rsidRPr="001A7162">
        <w:t>exp&gt;</w:t>
      </w:r>
      <w:r>
        <w:t>{, &lt;test_sexp&gt;}</w:t>
      </w:r>
      <w:r w:rsidRPr="001A7162">
        <w:t>)</w:t>
      </w:r>
      <w:bookmarkEnd w:id="522"/>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Default="00322938" w:rsidP="00322938">
      <w:pPr>
        <w:pStyle w:val="Heading2"/>
      </w:pPr>
      <w:bookmarkStart w:id="523" w:name="_Toc477150651"/>
      <w:r>
        <w:rPr>
          <w:szCs w:val="20"/>
        </w:rPr>
        <w:t>RTRIM</w:t>
      </w:r>
      <w:r w:rsidRPr="001A7162">
        <w:rPr>
          <w:szCs w:val="20"/>
        </w:rPr>
        <w:t>$</w:t>
      </w:r>
      <w:r w:rsidRPr="001A7162">
        <w:t>(</w:t>
      </w:r>
      <w:r>
        <w:t>&lt;s</w:t>
      </w:r>
      <w:r w:rsidRPr="001A7162">
        <w:t>exp&gt;</w:t>
      </w:r>
      <w:r>
        <w:t>{, &lt;test_sexp&gt;}</w:t>
      </w:r>
      <w:r w:rsidRPr="001A7162">
        <w:t>)</w:t>
      </w:r>
      <w:bookmarkEnd w:id="523"/>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Pr="004C2414" w:rsidRDefault="00322938" w:rsidP="004C2414">
      <w:r>
        <w:t xml:space="preserve">Exactly like </w:t>
      </w:r>
      <w:r w:rsidRPr="00322938">
        <w:rPr>
          <w:b/>
        </w:rPr>
        <w:t>TRIM$()</w:t>
      </w:r>
      <w:r>
        <w:t xml:space="preserve">, except that </w:t>
      </w:r>
      <w:r w:rsidRPr="00322938">
        <w:rPr>
          <w:b/>
        </w:rPr>
        <w:t>LTRIM$()</w:t>
      </w:r>
      <w:r>
        <w:t xml:space="preserve"> trims only the left end of the source string &lt;sexp&gt;, while </w:t>
      </w:r>
      <w:r w:rsidRPr="00322938">
        <w:rPr>
          <w:b/>
        </w:rPr>
        <w:t>RTRIM$()</w:t>
      </w:r>
      <w:r>
        <w:t xml:space="preserve"> trims only the right end.</w:t>
      </w:r>
    </w:p>
    <w:p w:rsidR="000A24BA" w:rsidRPr="000A24BA" w:rsidRDefault="000A24BA" w:rsidP="000A24BA">
      <w:pPr>
        <w:pStyle w:val="Heading2"/>
        <w:rPr>
          <w:rFonts w:eastAsia="Times New Roman"/>
        </w:rPr>
      </w:pPr>
      <w:bookmarkStart w:id="524" w:name="_Toc477150652"/>
      <w:r w:rsidRPr="000A24BA">
        <w:rPr>
          <w:rFonts w:eastAsia="Times New Roman"/>
        </w:rPr>
        <w:lastRenderedPageBreak/>
        <w:t>WORD$(&lt;source_sexp&gt;, &lt;n_nexp&gt; {, &lt;</w:t>
      </w:r>
      <w:r w:rsidR="009503FB">
        <w:rPr>
          <w:rFonts w:eastAsia="Times New Roman"/>
        </w:rPr>
        <w:t>test</w:t>
      </w:r>
      <w:r w:rsidRPr="000A24BA">
        <w:rPr>
          <w:rFonts w:eastAsia="Times New Roman"/>
        </w:rPr>
        <w:t>_sexp&gt;})</w:t>
      </w:r>
      <w:bookmarkEnd w:id="524"/>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43083C" w:rsidRDefault="00514A7D" w:rsidP="00514A7D">
      <w:pPr>
        <w:pStyle w:val="Codeexample"/>
        <w:rPr>
          <w:rFonts w:ascii="Letter Gothic" w:hAnsi="Letter Gothic"/>
          <w:b w:val="0"/>
        </w:rPr>
      </w:pPr>
      <w:r w:rsidRPr="0043083C">
        <w:rPr>
          <w:rFonts w:ascii="Letter Gothic" w:hAnsi="Letter Gothic"/>
          <w:b w:val="0"/>
        </w:rPr>
        <w:t>string$ = "The quick brown fox"</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w:t>
      </w:r>
      <w:r w:rsidR="002A7225" w:rsidRPr="0043083C">
        <w:rPr>
          <w:rFonts w:ascii="Letter Gothic" w:hAnsi="Letter Gothic"/>
          <w:b w:val="0"/>
        </w:rPr>
        <w:t>$</w:t>
      </w:r>
      <w:r w:rsidRPr="0043083C">
        <w:rPr>
          <w:rFonts w:ascii="Letter Gothic" w:hAnsi="Letter Gothic"/>
          <w:b w:val="0"/>
        </w:rPr>
        <w:t xml:space="preserve">, 2);                  </w:t>
      </w:r>
      <w:r w:rsidR="002A7225" w:rsidRPr="0043083C">
        <w:rPr>
          <w:rFonts w:ascii="Letter Gothic" w:hAnsi="Letter Gothic"/>
          <w:b w:val="0"/>
        </w:rPr>
        <w:t xml:space="preserve">  </w:t>
      </w:r>
      <w:r w:rsidRPr="0043083C">
        <w:rPr>
          <w:rFonts w:ascii="Letter Gothic" w:hAnsi="Letter Gothic"/>
          <w:b w:val="0"/>
        </w:rPr>
        <w:t xml:space="preserve">     % result$ is "quick"</w:t>
      </w:r>
    </w:p>
    <w:p w:rsidR="00514A7D" w:rsidRPr="0043083C" w:rsidRDefault="00514A7D" w:rsidP="00514A7D">
      <w:pPr>
        <w:pStyle w:val="Codeexample"/>
        <w:rPr>
          <w:rFonts w:ascii="Letter Gothic" w:hAnsi="Letter Gothic"/>
          <w:b w:val="0"/>
        </w:rPr>
      </w:pPr>
    </w:p>
    <w:p w:rsidR="00514A7D" w:rsidRPr="0043083C" w:rsidRDefault="00514A7D" w:rsidP="00514A7D">
      <w:pPr>
        <w:pStyle w:val="Codeexample"/>
        <w:rPr>
          <w:rFonts w:ascii="Letter Gothic" w:hAnsi="Letter Gothic"/>
          <w:b w:val="0"/>
        </w:rPr>
      </w:pPr>
      <w:r w:rsidRPr="0043083C">
        <w:rPr>
          <w:rFonts w:ascii="Letter Gothic" w:hAnsi="Letter Gothic"/>
          <w:b w:val="0"/>
        </w:rPr>
        <w:t>string$ = ":a:b:c:d"</w:t>
      </w:r>
    </w:p>
    <w:p w:rsidR="00514A7D" w:rsidRPr="0043083C" w:rsidRDefault="00514A7D" w:rsidP="00514A7D">
      <w:pPr>
        <w:pStyle w:val="Codeexample"/>
        <w:rPr>
          <w:rFonts w:ascii="Letter Gothic" w:hAnsi="Letter Gothic"/>
          <w:b w:val="0"/>
        </w:rPr>
      </w:pPr>
      <w:r w:rsidRPr="0043083C">
        <w:rPr>
          <w:rFonts w:ascii="Letter Gothic" w:hAnsi="Letter Gothic"/>
          <w:b w:val="0"/>
        </w:rPr>
        <w:t>delimiter$ = ":"</w:t>
      </w:r>
    </w:p>
    <w:p w:rsidR="002A7225" w:rsidRPr="0043083C" w:rsidRDefault="002A7225" w:rsidP="00514A7D">
      <w:pPr>
        <w:pStyle w:val="Codeexample"/>
        <w:rPr>
          <w:rFonts w:ascii="Letter Gothic" w:hAnsi="Letter Gothic"/>
          <w:b w:val="0"/>
        </w:rPr>
      </w:pPr>
      <w:r w:rsidRPr="0043083C">
        <w:rPr>
          <w:rFonts w:ascii="Letter Gothic" w:hAnsi="Letter Gothic"/>
          <w:b w:val="0"/>
        </w:rPr>
        <w:t>SPLIT array$[], string$, delimiter$               % array$[1] is ""</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 1, delimiter$)      % result</w:t>
      </w:r>
      <w:r w:rsidR="002A7225" w:rsidRPr="0043083C">
        <w:rPr>
          <w:rFonts w:ascii="Letter Gothic" w:hAnsi="Letter Gothic"/>
          <w:b w:val="0"/>
        </w:rPr>
        <w:t>$</w:t>
      </w:r>
      <w:r w:rsidRPr="0043083C">
        <w:rPr>
          <w:rFonts w:ascii="Letter Gothic" w:hAnsi="Letter Gothic"/>
          <w:b w:val="0"/>
        </w:rPr>
        <w:t xml:space="preserve"> is "a", not ""</w:t>
      </w:r>
    </w:p>
    <w:p w:rsidR="000A24BA" w:rsidRDefault="000818E1" w:rsidP="000A24BA">
      <w:r w:rsidRPr="000818E1">
        <w:t xml:space="preserve">This function is similar to the </w:t>
      </w:r>
      <w:r w:rsidRPr="0043083C">
        <w:rPr>
          <w:b/>
        </w:rPr>
        <w:t>Split</w:t>
      </w:r>
      <w:r w:rsidRPr="000818E1">
        <w:t xml:space="preserve"> command. </w:t>
      </w:r>
      <w:r w:rsidR="000A24BA" w:rsidRPr="000A24BA">
        <w:t xml:space="preserve">See </w:t>
      </w:r>
      <w:r w:rsidR="000A24BA" w:rsidRPr="0043083C">
        <w:rPr>
          <w:b/>
        </w:rPr>
        <w:t>Split</w:t>
      </w:r>
      <w:r w:rsidR="000A24BA" w:rsidRPr="000A24BA">
        <w:t xml:space="preserve"> for a note about Regular Expressions.</w:t>
      </w:r>
    </w:p>
    <w:p w:rsidR="00F157B6" w:rsidRDefault="00F157B6" w:rsidP="00F157B6">
      <w:pPr>
        <w:pStyle w:val="Heading2"/>
      </w:pPr>
      <w:bookmarkStart w:id="525" w:name="_Toc477150653"/>
      <w:r>
        <w:t>ENC</w:t>
      </w:r>
      <w:r w:rsidR="004623ED">
        <w:t>ODE$</w:t>
      </w:r>
      <w:r>
        <w:t>(&lt;</w:t>
      </w:r>
      <w:r w:rsidR="004623ED">
        <w:t>type</w:t>
      </w:r>
      <w:r>
        <w:t>_sexp&gt;,</w:t>
      </w:r>
      <w:r w:rsidR="007A0D2C">
        <w:t xml:space="preserve"> {&lt;</w:t>
      </w:r>
      <w:r w:rsidR="004C23CF">
        <w:t>qualifi</w:t>
      </w:r>
      <w:r w:rsidR="007A0D2C">
        <w:t>er</w:t>
      </w:r>
      <w:r w:rsidR="004623ED">
        <w:t>_sexp&gt;},</w:t>
      </w:r>
      <w:r>
        <w:t xml:space="preserve"> &lt;source_sexp&gt;)</w:t>
      </w:r>
      <w:bookmarkEnd w:id="525"/>
      <w:r>
        <w:fldChar w:fldCharType="begin"/>
      </w:r>
      <w:r>
        <w:instrText xml:space="preserve"> XE "</w:instrText>
      </w:r>
      <w:r w:rsidRPr="002E6C8B">
        <w:instrText>E</w:instrText>
      </w:r>
      <w:r>
        <w:instrText>NC</w:instrText>
      </w:r>
      <w:r w:rsidR="004623ED">
        <w:instrText>ODE</w:instrText>
      </w:r>
      <w:r>
        <w:instrText>$(</w:instrText>
      </w:r>
      <w:r w:rsidR="004623ED">
        <w:instrText>&lt;type</w:instrText>
      </w:r>
      <w:r w:rsidRPr="002E6C8B">
        <w:instrText xml:space="preserve">_sexp&gt;, </w:instrText>
      </w:r>
      <w:r w:rsidR="007A0D2C">
        <w:instrText>{&lt;</w:instrText>
      </w:r>
      <w:r w:rsidR="004C23CF">
        <w:instrText>qualifier</w:instrText>
      </w:r>
      <w:r w:rsidR="004623ED">
        <w:instrText xml:space="preserve">_sexp&gt;}, </w:instrText>
      </w:r>
      <w:r w:rsidRPr="002E6C8B">
        <w:instrText>&lt;source_sexp&gt;</w:instrText>
      </w:r>
      <w:r>
        <w:instrText xml:space="preserve">)" </w:instrText>
      </w:r>
      <w:r>
        <w:fldChar w:fldCharType="end"/>
      </w:r>
    </w:p>
    <w:p w:rsidR="007A0D2C" w:rsidRDefault="007A0D2C" w:rsidP="007A0D2C">
      <w:r>
        <w:t>Returns the string &lt;source_sexp&gt; encoded in one of several ways</w:t>
      </w:r>
      <w:r w:rsidR="00A138D2">
        <w:t>, as specified by the &lt;type_sexp&gt;. The &lt;</w:t>
      </w:r>
      <w:r w:rsidR="004C23CF">
        <w:t>qualifier</w:t>
      </w:r>
      <w:r w:rsidR="00A138D2">
        <w:t xml:space="preserve">_sexp&gt; usage </w:t>
      </w:r>
      <w:r w:rsidR="004C23CF">
        <w:t>depends on the type:</w:t>
      </w:r>
    </w:p>
    <w:tbl>
      <w:tblPr>
        <w:tblStyle w:val="TableGrid"/>
        <w:tblW w:w="9450" w:type="dxa"/>
        <w:tblInd w:w="108" w:type="dxa"/>
        <w:tblLayout w:type="fixed"/>
        <w:tblLook w:val="04A0" w:firstRow="1" w:lastRow="0" w:firstColumn="1" w:lastColumn="0" w:noHBand="0" w:noVBand="1"/>
      </w:tblPr>
      <w:tblGrid>
        <w:gridCol w:w="1800"/>
        <w:gridCol w:w="1080"/>
        <w:gridCol w:w="990"/>
        <w:gridCol w:w="5580"/>
      </w:tblGrid>
      <w:tr w:rsidR="00313091" w:rsidRPr="002C2F6D" w:rsidTr="008571E2">
        <w:tc>
          <w:tcPr>
            <w:tcW w:w="1800" w:type="dxa"/>
          </w:tcPr>
          <w:p w:rsidR="00313091" w:rsidRPr="002C2F6D" w:rsidRDefault="00313091" w:rsidP="00D05C80">
            <w:pPr>
              <w:jc w:val="center"/>
              <w:rPr>
                <w:b/>
              </w:rPr>
            </w:pPr>
            <w:r>
              <w:rPr>
                <w:b/>
              </w:rPr>
              <w:t>Type</w:t>
            </w:r>
          </w:p>
        </w:tc>
        <w:tc>
          <w:tcPr>
            <w:tcW w:w="1080" w:type="dxa"/>
          </w:tcPr>
          <w:p w:rsidR="00313091" w:rsidRDefault="004C23CF" w:rsidP="00D05C80">
            <w:pPr>
              <w:jc w:val="center"/>
              <w:rPr>
                <w:b/>
              </w:rPr>
            </w:pPr>
            <w:r>
              <w:rPr>
                <w:b/>
              </w:rPr>
              <w:t>Qualifier</w:t>
            </w:r>
          </w:p>
        </w:tc>
        <w:tc>
          <w:tcPr>
            <w:tcW w:w="990" w:type="dxa"/>
          </w:tcPr>
          <w:p w:rsidR="00313091" w:rsidRDefault="00313091" w:rsidP="00D05C80">
            <w:pPr>
              <w:jc w:val="center"/>
              <w:rPr>
                <w:b/>
              </w:rPr>
            </w:pPr>
            <w:r>
              <w:rPr>
                <w:b/>
              </w:rPr>
              <w:t>Default</w:t>
            </w:r>
          </w:p>
        </w:tc>
        <w:tc>
          <w:tcPr>
            <w:tcW w:w="5580" w:type="dxa"/>
          </w:tcPr>
          <w:p w:rsidR="00313091" w:rsidRDefault="00313091" w:rsidP="00D05C80">
            <w:pPr>
              <w:jc w:val="center"/>
              <w:rPr>
                <w:b/>
              </w:rPr>
            </w:pPr>
            <w:r>
              <w:rPr>
                <w:b/>
              </w:rPr>
              <w:t>Result</w:t>
            </w:r>
          </w:p>
        </w:tc>
      </w:tr>
      <w:tr w:rsidR="00313091" w:rsidRPr="005B3879" w:rsidTr="008571E2">
        <w:tc>
          <w:tcPr>
            <w:tcW w:w="1800" w:type="dxa"/>
          </w:tcPr>
          <w:p w:rsidR="00313091" w:rsidRPr="005B3879" w:rsidRDefault="00313091" w:rsidP="00D05C80">
            <w:pPr>
              <w:jc w:val="center"/>
            </w:pPr>
            <w:r w:rsidRPr="005B3879">
              <w:t>"</w:t>
            </w:r>
            <w:r>
              <w:t>ENCRYPT</w:t>
            </w:r>
            <w:r w:rsidRPr="005B3879">
              <w:t>"</w:t>
            </w:r>
          </w:p>
        </w:tc>
        <w:tc>
          <w:tcPr>
            <w:tcW w:w="1080" w:type="dxa"/>
          </w:tcPr>
          <w:p w:rsidR="00313091" w:rsidRPr="005B3879" w:rsidRDefault="00313091" w:rsidP="00D05C80">
            <w:pPr>
              <w:jc w:val="center"/>
            </w:pPr>
            <w:r>
              <w:t>password</w:t>
            </w:r>
          </w:p>
        </w:tc>
        <w:tc>
          <w:tcPr>
            <w:tcW w:w="990" w:type="dxa"/>
          </w:tcPr>
          <w:p w:rsidR="00313091" w:rsidRDefault="00313091" w:rsidP="00313091">
            <w:pPr>
              <w:jc w:val="center"/>
            </w:pPr>
            <w:r>
              <w:t>"" (empty)</w:t>
            </w:r>
          </w:p>
        </w:tc>
        <w:tc>
          <w:tcPr>
            <w:tcW w:w="5580" w:type="dxa"/>
          </w:tcPr>
          <w:p w:rsidR="00313091" w:rsidRPr="00313091" w:rsidRDefault="00313091" w:rsidP="002B5B39">
            <w:r>
              <w:t>Encrypts the source string using the password parameter.</w:t>
            </w:r>
            <w:ins w:id="526" w:author="Sammartano, Marc (BIC USA)" w:date="2016-05-12T14:10:00Z">
              <w:r w:rsidR="008571E2">
                <w:t xml:space="preserve"> </w:t>
              </w:r>
            </w:ins>
            <w:del w:id="527" w:author="Sammartano, Marc (BIC USA)" w:date="2016-05-12T14:11:00Z">
              <w:r w:rsidDel="008571E2">
                <w:delText xml:space="preserve"> </w:delText>
              </w:r>
            </w:del>
            <w:r>
              <w:t>The encryption algorithm is "PBEWithMD5AndDES". T</w:t>
            </w:r>
            <w:r w:rsidR="00556426">
              <w:t xml:space="preserve">his </w:t>
            </w:r>
            <w:r w:rsidR="003A37FE">
              <w:t>usage of</w:t>
            </w:r>
            <w:r w:rsidR="003A37FE" w:rsidRPr="003A37FE">
              <w:rPr>
                <w:b/>
              </w:rPr>
              <w:t xml:space="preserve"> ENCODE$()</w:t>
            </w:r>
            <w:r w:rsidR="00556426">
              <w:t xml:space="preserve"> works the same</w:t>
            </w:r>
            <w:r w:rsidR="003A37FE">
              <w:t xml:space="preserve"> wa</w:t>
            </w:r>
            <w:ins w:id="528" w:author="Sammartano, Marc (BIC USA)" w:date="2016-08-27T15:32:00Z">
              <w:r w:rsidR="00F23665">
                <w:t>y</w:t>
              </w:r>
            </w:ins>
            <w:del w:id="529" w:author="Sammartano, Marc (BIC USA)" w:date="2016-08-27T15:32:00Z">
              <w:r w:rsidR="003A37FE" w:rsidDel="00F23665">
                <w:delText>s</w:delText>
              </w:r>
            </w:del>
            <w:r>
              <w:t xml:space="preserve"> as the </w:t>
            </w:r>
            <w:r>
              <w:rPr>
                <w:b/>
              </w:rPr>
              <w:t>ENCRYPT</w:t>
            </w:r>
            <w:r>
              <w:t xml:space="preserve"> command.</w:t>
            </w:r>
            <w:ins w:id="530" w:author="Sammartano, Marc (BIC USA)" w:date="2016-05-12T18:08:00Z">
              <w:r w:rsidR="000333FF">
                <w:t xml:space="preserve"> Use the </w:t>
              </w:r>
              <w:r w:rsidR="000333FF" w:rsidRPr="000333FF">
                <w:rPr>
                  <w:b/>
                </w:rPr>
                <w:t>DECODE$()</w:t>
              </w:r>
              <w:r w:rsidR="000333FF">
                <w:t xml:space="preserve"> function to decrypt.</w:t>
              </w:r>
            </w:ins>
          </w:p>
        </w:tc>
      </w:tr>
      <w:tr w:rsidR="00313091" w:rsidRPr="005B3879" w:rsidTr="008571E2">
        <w:tc>
          <w:tcPr>
            <w:tcW w:w="1800" w:type="dxa"/>
          </w:tcPr>
          <w:p w:rsidR="00313091" w:rsidRPr="005B3879" w:rsidRDefault="00313091" w:rsidP="00D05C80">
            <w:pPr>
              <w:jc w:val="center"/>
            </w:pPr>
            <w:r w:rsidRPr="005B3879">
              <w:t>"</w:t>
            </w:r>
            <w:r>
              <w:t>DECRYPT</w:t>
            </w:r>
            <w:r w:rsidRPr="005B3879">
              <w:t>"</w:t>
            </w:r>
          </w:p>
        </w:tc>
        <w:tc>
          <w:tcPr>
            <w:tcW w:w="1080" w:type="dxa"/>
          </w:tcPr>
          <w:p w:rsidR="00313091" w:rsidRPr="005B3879" w:rsidRDefault="00313091" w:rsidP="00D05C80">
            <w:pPr>
              <w:jc w:val="center"/>
            </w:pPr>
            <w:r>
              <w:t>password</w:t>
            </w:r>
          </w:p>
        </w:tc>
        <w:tc>
          <w:tcPr>
            <w:tcW w:w="990" w:type="dxa"/>
          </w:tcPr>
          <w:p w:rsidR="00313091" w:rsidRDefault="00313091" w:rsidP="00313091">
            <w:pPr>
              <w:jc w:val="center"/>
            </w:pPr>
            <w:r>
              <w:t>""</w:t>
            </w:r>
          </w:p>
        </w:tc>
        <w:tc>
          <w:tcPr>
            <w:tcW w:w="5580" w:type="dxa"/>
          </w:tcPr>
          <w:p w:rsidR="00313091" w:rsidRPr="008571E2" w:rsidRDefault="00313091" w:rsidP="000333FF">
            <w:r>
              <w:t>Same as type "ENCRYPT"</w:t>
            </w:r>
            <w:ins w:id="531" w:author="Sammartano, Marc (BIC USA)" w:date="2016-05-12T18:05:00Z">
              <w:r w:rsidR="000333FF">
                <w:t xml:space="preserve"> (encrypts, does not decrypt)</w:t>
              </w:r>
            </w:ins>
            <w:r>
              <w:t>.</w:t>
            </w:r>
          </w:p>
        </w:tc>
      </w:tr>
      <w:tr w:rsidR="008571E2" w:rsidRPr="005B3879" w:rsidTr="008571E2">
        <w:trPr>
          <w:ins w:id="532" w:author="Sammartano, Marc (BIC USA)" w:date="2016-05-12T14:09:00Z"/>
        </w:trPr>
        <w:tc>
          <w:tcPr>
            <w:tcW w:w="1800" w:type="dxa"/>
          </w:tcPr>
          <w:p w:rsidR="008571E2" w:rsidRPr="005B3879" w:rsidRDefault="008571E2" w:rsidP="000E6060">
            <w:pPr>
              <w:jc w:val="center"/>
              <w:rPr>
                <w:ins w:id="533" w:author="Sammartano, Marc (BIC USA)" w:date="2016-05-12T14:09:00Z"/>
              </w:rPr>
            </w:pPr>
            <w:ins w:id="534" w:author="Sammartano, Marc (BIC USA)" w:date="2016-05-12T14:09:00Z">
              <w:r w:rsidRPr="005B3879">
                <w:t>"</w:t>
              </w:r>
              <w:r>
                <w:t>ENCRYPT_RAW</w:t>
              </w:r>
              <w:r w:rsidRPr="005B3879">
                <w:t>"</w:t>
              </w:r>
            </w:ins>
          </w:p>
        </w:tc>
        <w:tc>
          <w:tcPr>
            <w:tcW w:w="1080" w:type="dxa"/>
          </w:tcPr>
          <w:p w:rsidR="008571E2" w:rsidRPr="005B3879" w:rsidRDefault="008571E2" w:rsidP="000E6060">
            <w:pPr>
              <w:jc w:val="center"/>
              <w:rPr>
                <w:ins w:id="535" w:author="Sammartano, Marc (BIC USA)" w:date="2016-05-12T14:09:00Z"/>
              </w:rPr>
            </w:pPr>
            <w:ins w:id="536" w:author="Sammartano, Marc (BIC USA)" w:date="2016-05-12T14:09:00Z">
              <w:r>
                <w:t>password</w:t>
              </w:r>
            </w:ins>
          </w:p>
        </w:tc>
        <w:tc>
          <w:tcPr>
            <w:tcW w:w="990" w:type="dxa"/>
          </w:tcPr>
          <w:p w:rsidR="008571E2" w:rsidRDefault="004404C6" w:rsidP="004404C6">
            <w:pPr>
              <w:jc w:val="center"/>
              <w:rPr>
                <w:ins w:id="537" w:author="Sammartano, Marc (BIC USA)" w:date="2016-05-12T14:09:00Z"/>
              </w:rPr>
            </w:pPr>
            <w:ins w:id="538" w:author="Sammartano, Marc (BIC USA)" w:date="2016-05-12T14:09:00Z">
              <w:r>
                <w:t>""</w:t>
              </w:r>
            </w:ins>
          </w:p>
        </w:tc>
        <w:tc>
          <w:tcPr>
            <w:tcW w:w="5580" w:type="dxa"/>
          </w:tcPr>
          <w:p w:rsidR="008571E2" w:rsidRPr="00313091" w:rsidRDefault="008571E2" w:rsidP="003A3BD3">
            <w:pPr>
              <w:rPr>
                <w:ins w:id="539" w:author="Sammartano, Marc (BIC USA)" w:date="2016-05-12T14:09:00Z"/>
              </w:rPr>
            </w:pPr>
            <w:ins w:id="540" w:author="Sammartano, Marc (BIC USA)" w:date="2016-05-12T14:13:00Z">
              <w:r>
                <w:t>Same as</w:t>
              </w:r>
            </w:ins>
            <w:ins w:id="541" w:author="Sammartano, Marc (BIC USA)" w:date="2016-05-12T17:57:00Z">
              <w:r w:rsidR="003A3BD3">
                <w:t xml:space="preserve"> type</w:t>
              </w:r>
            </w:ins>
            <w:ins w:id="542" w:author="Sammartano, Marc (BIC USA)" w:date="2016-05-12T14:13:00Z">
              <w:r>
                <w:t xml:space="preserve"> "ENCRYPT" except the </w:t>
              </w:r>
              <w:r w:rsidR="002B5B39">
                <w:t xml:space="preserve">input </w:t>
              </w:r>
            </w:ins>
            <w:ins w:id="543" w:author="Sammartano, Marc (BIC USA)" w:date="2016-05-12T17:56:00Z">
              <w:r w:rsidR="003A3BD3">
                <w:t>and output are</w:t>
              </w:r>
            </w:ins>
            <w:ins w:id="544" w:author="Sammartano, Marc (BIC USA)" w:date="2016-05-12T14:13:00Z">
              <w:r w:rsidR="00421B37">
                <w:t xml:space="preserve"> </w:t>
              </w:r>
              <w:r w:rsidR="002B5B39">
                <w:t>buffer</w:t>
              </w:r>
              <w:r>
                <w:t xml:space="preserve"> </w:t>
              </w:r>
            </w:ins>
            <w:ins w:id="545" w:author="Sammartano, Marc (BIC USA)" w:date="2016-05-12T17:01:00Z">
              <w:r w:rsidR="00421B37">
                <w:t>string</w:t>
              </w:r>
            </w:ins>
            <w:ins w:id="546" w:author="Sammartano, Marc (BIC USA)" w:date="2016-05-12T17:56:00Z">
              <w:r w:rsidR="003A3BD3">
                <w:t>s</w:t>
              </w:r>
            </w:ins>
            <w:ins w:id="547" w:author="Sammartano, Marc (BIC USA)" w:date="2016-05-12T17:55:00Z">
              <w:r w:rsidR="003A3BD3">
                <w:t>.</w:t>
              </w:r>
            </w:ins>
            <w:ins w:id="548" w:author="Sammartano, Marc (BIC USA)" w:date="2016-05-12T17:56:00Z">
              <w:r w:rsidR="003A3BD3">
                <w:t xml:space="preserve"> This is useful for encrypting binary data.</w:t>
              </w:r>
            </w:ins>
          </w:p>
        </w:tc>
      </w:tr>
      <w:tr w:rsidR="008571E2" w:rsidRPr="005B3879" w:rsidTr="008571E2">
        <w:trPr>
          <w:ins w:id="549" w:author="Sammartano, Marc (BIC USA)" w:date="2016-05-12T14:09:00Z"/>
        </w:trPr>
        <w:tc>
          <w:tcPr>
            <w:tcW w:w="1800" w:type="dxa"/>
          </w:tcPr>
          <w:p w:rsidR="008571E2" w:rsidRPr="005B3879" w:rsidRDefault="008571E2" w:rsidP="000E6060">
            <w:pPr>
              <w:jc w:val="center"/>
              <w:rPr>
                <w:ins w:id="550" w:author="Sammartano, Marc (BIC USA)" w:date="2016-05-12T14:09:00Z"/>
              </w:rPr>
            </w:pPr>
            <w:ins w:id="551" w:author="Sammartano, Marc (BIC USA)" w:date="2016-05-12T14:09:00Z">
              <w:r w:rsidRPr="005B3879">
                <w:t>"</w:t>
              </w:r>
              <w:r>
                <w:t>DECRYPT_RAW</w:t>
              </w:r>
              <w:r w:rsidRPr="005B3879">
                <w:t>"</w:t>
              </w:r>
            </w:ins>
          </w:p>
        </w:tc>
        <w:tc>
          <w:tcPr>
            <w:tcW w:w="1080" w:type="dxa"/>
          </w:tcPr>
          <w:p w:rsidR="008571E2" w:rsidRPr="005B3879" w:rsidRDefault="008571E2" w:rsidP="000E6060">
            <w:pPr>
              <w:jc w:val="center"/>
              <w:rPr>
                <w:ins w:id="552" w:author="Sammartano, Marc (BIC USA)" w:date="2016-05-12T14:09:00Z"/>
              </w:rPr>
            </w:pPr>
            <w:ins w:id="553" w:author="Sammartano, Marc (BIC USA)" w:date="2016-05-12T14:09:00Z">
              <w:r>
                <w:t>password</w:t>
              </w:r>
            </w:ins>
          </w:p>
        </w:tc>
        <w:tc>
          <w:tcPr>
            <w:tcW w:w="990" w:type="dxa"/>
          </w:tcPr>
          <w:p w:rsidR="008571E2" w:rsidRDefault="008571E2" w:rsidP="000E6060">
            <w:pPr>
              <w:jc w:val="center"/>
              <w:rPr>
                <w:ins w:id="554" w:author="Sammartano, Marc (BIC USA)" w:date="2016-05-12T14:09:00Z"/>
              </w:rPr>
            </w:pPr>
            <w:ins w:id="555" w:author="Sammartano, Marc (BIC USA)" w:date="2016-05-12T14:09:00Z">
              <w:r>
                <w:t>""</w:t>
              </w:r>
            </w:ins>
          </w:p>
        </w:tc>
        <w:tc>
          <w:tcPr>
            <w:tcW w:w="5580" w:type="dxa"/>
          </w:tcPr>
          <w:p w:rsidR="008571E2" w:rsidRPr="005B3879" w:rsidRDefault="008571E2" w:rsidP="000333FF">
            <w:pPr>
              <w:rPr>
                <w:ins w:id="556" w:author="Sammartano, Marc (BIC USA)" w:date="2016-05-12T14:09:00Z"/>
              </w:rPr>
            </w:pPr>
            <w:ins w:id="557" w:author="Sammartano, Marc (BIC USA)" w:date="2016-05-12T14:09:00Z">
              <w:r>
                <w:t>Same as "ENCRYPT</w:t>
              </w:r>
            </w:ins>
            <w:ins w:id="558" w:author="Sammartano, Marc (BIC USA)" w:date="2016-05-12T14:12:00Z">
              <w:r>
                <w:t>_RAW</w:t>
              </w:r>
            </w:ins>
            <w:ins w:id="559" w:author="Sammartano, Marc (BIC USA)" w:date="2016-05-12T14:09:00Z">
              <w:r w:rsidR="000333FF">
                <w:t>"</w:t>
              </w:r>
            </w:ins>
            <w:ins w:id="560" w:author="Sammartano, Marc (BIC USA)" w:date="2016-05-12T18:06:00Z">
              <w:r w:rsidR="000333FF">
                <w:t xml:space="preserve"> (encrypts, does not decrypt).</w:t>
              </w:r>
            </w:ins>
          </w:p>
        </w:tc>
      </w:tr>
      <w:tr w:rsidR="00313091" w:rsidRPr="005B3879" w:rsidTr="008571E2">
        <w:tc>
          <w:tcPr>
            <w:tcW w:w="1800" w:type="dxa"/>
          </w:tcPr>
          <w:p w:rsidR="00313091" w:rsidRPr="005B3879" w:rsidRDefault="00313091" w:rsidP="00313091">
            <w:pPr>
              <w:jc w:val="center"/>
            </w:pPr>
            <w:r>
              <w:t>"URL"</w:t>
            </w:r>
          </w:p>
        </w:tc>
        <w:tc>
          <w:tcPr>
            <w:tcW w:w="1080" w:type="dxa"/>
          </w:tcPr>
          <w:p w:rsidR="00313091" w:rsidRDefault="00313091" w:rsidP="00313091">
            <w:pPr>
              <w:jc w:val="center"/>
            </w:pPr>
            <w:r>
              <w:t>charset</w:t>
            </w:r>
          </w:p>
        </w:tc>
        <w:tc>
          <w:tcPr>
            <w:tcW w:w="990" w:type="dxa"/>
          </w:tcPr>
          <w:p w:rsidR="00313091" w:rsidRDefault="00313091" w:rsidP="00313091">
            <w:pPr>
              <w:jc w:val="center"/>
            </w:pPr>
            <w:r>
              <w:t>"UTF-8"</w:t>
            </w:r>
          </w:p>
        </w:tc>
        <w:tc>
          <w:tcPr>
            <w:tcW w:w="5580" w:type="dxa"/>
          </w:tcPr>
          <w:p w:rsidR="00313091" w:rsidRDefault="00313091" w:rsidP="00954422">
            <w:r>
              <w:t xml:space="preserve">Encodes the source string using the format required by HTML </w:t>
            </w:r>
            <w:hyperlink r:id="rId21" w:anchor="h-17.13.4.1" w:history="1">
              <w:r w:rsidRPr="00D0097F">
                <w:rPr>
                  <w:rStyle w:val="Hyperlink"/>
                  <w:rFonts w:ascii="Consolas" w:hAnsi="Consolas" w:cs="Consolas"/>
                  <w:sz w:val="20"/>
                  <w:szCs w:val="20"/>
                  <w:shd w:val="clear" w:color="auto" w:fill="F7F7F7"/>
                </w:rPr>
                <w:t>application/x-www-form-urlencoded</w:t>
              </w:r>
            </w:hyperlink>
            <w:r>
              <w:t xml:space="preserve">. </w:t>
            </w:r>
            <w:r w:rsidR="00954422">
              <w:t>Y</w:t>
            </w:r>
            <w:r w:rsidR="00A039B7">
              <w:t xml:space="preserve">ou </w:t>
            </w:r>
            <w:r w:rsidR="00954422">
              <w:t>should</w:t>
            </w:r>
            <w:r w:rsidR="00A039B7">
              <w:t xml:space="preserve"> omit the charset parameter.</w:t>
            </w:r>
          </w:p>
        </w:tc>
      </w:tr>
      <w:tr w:rsidR="00313091" w:rsidRPr="005B3879" w:rsidTr="008571E2">
        <w:tc>
          <w:tcPr>
            <w:tcW w:w="1800" w:type="dxa"/>
          </w:tcPr>
          <w:p w:rsidR="00313091" w:rsidRPr="005B3879" w:rsidRDefault="00313091" w:rsidP="00313091">
            <w:pPr>
              <w:jc w:val="center"/>
            </w:pPr>
            <w:r>
              <w:t>"BASE64"</w:t>
            </w:r>
          </w:p>
        </w:tc>
        <w:tc>
          <w:tcPr>
            <w:tcW w:w="1080" w:type="dxa"/>
          </w:tcPr>
          <w:p w:rsidR="00313091" w:rsidRDefault="00313091" w:rsidP="00313091">
            <w:pPr>
              <w:jc w:val="center"/>
            </w:pPr>
            <w:r>
              <w:t>charset</w:t>
            </w:r>
          </w:p>
        </w:tc>
        <w:tc>
          <w:tcPr>
            <w:tcW w:w="990" w:type="dxa"/>
          </w:tcPr>
          <w:p w:rsidR="00313091" w:rsidRDefault="00313091" w:rsidP="00313091">
            <w:pPr>
              <w:jc w:val="center"/>
            </w:pPr>
            <w:r>
              <w:t>"UTF-8"</w:t>
            </w:r>
          </w:p>
        </w:tc>
        <w:tc>
          <w:tcPr>
            <w:tcW w:w="5580" w:type="dxa"/>
          </w:tcPr>
          <w:p w:rsidR="00313091" w:rsidRDefault="00A039B7" w:rsidP="00954422">
            <w:r>
              <w:t xml:space="preserve">Encodes the source string into the Base64 representation of binary data. </w:t>
            </w:r>
            <w:r w:rsidR="00954422">
              <w:t>S</w:t>
            </w:r>
            <w:r w:rsidR="003C1B1C">
              <w:t xml:space="preserve">ee RFCs </w:t>
            </w:r>
            <w:hyperlink r:id="rId22" w:history="1">
              <w:r w:rsidR="003C1B1C" w:rsidRPr="003C1B1C">
                <w:rPr>
                  <w:rStyle w:val="Hyperlink"/>
                </w:rPr>
                <w:t>2045</w:t>
              </w:r>
            </w:hyperlink>
            <w:r w:rsidR="003C1B1C">
              <w:t xml:space="preserve"> and </w:t>
            </w:r>
            <w:hyperlink r:id="rId23" w:history="1">
              <w:r w:rsidR="003C1B1C" w:rsidRPr="003C1B1C">
                <w:rPr>
                  <w:rStyle w:val="Hyperlink"/>
                </w:rPr>
                <w:t>3548</w:t>
              </w:r>
            </w:hyperlink>
            <w:r w:rsidR="003C1B1C">
              <w:t>.</w:t>
            </w:r>
            <w:r w:rsidR="00954422">
              <w:t xml:space="preserve"> The simplest way to use this function is to omit the charset parameter.</w:t>
            </w:r>
          </w:p>
        </w:tc>
      </w:tr>
    </w:tbl>
    <w:p w:rsidR="00CC38B6" w:rsidRDefault="00CC38B6" w:rsidP="004C23CF">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4C23CF" w:rsidRDefault="004C23CF" w:rsidP="004C23CF">
      <w:pPr>
        <w:pStyle w:val="ListParagraph"/>
        <w:spacing w:before="120"/>
      </w:pPr>
      <w:r>
        <w:t>The type IS NOT case-sensitive: "BASE64", "base64", and "Base64" are all the same.</w:t>
      </w:r>
    </w:p>
    <w:p w:rsidR="004C23CF" w:rsidRDefault="004C23CF" w:rsidP="004C23CF">
      <w:pPr>
        <w:pStyle w:val="ListParagraph"/>
        <w:spacing w:before="120"/>
      </w:pPr>
      <w:r>
        <w:t>The qualifier is optional, but its comma is required.</w:t>
      </w:r>
    </w:p>
    <w:p w:rsidR="004C23CF" w:rsidRPr="004C23CF" w:rsidRDefault="004C23CF" w:rsidP="004C23CF">
      <w:pPr>
        <w:pStyle w:val="ListParagraph"/>
        <w:spacing w:before="120"/>
        <w:rPr>
          <w:b/>
        </w:rPr>
      </w:pPr>
      <w:r>
        <w:lastRenderedPageBreak/>
        <w:t>If you supply the qualifier, whether password or charset, it IS case-sensitive.</w:t>
      </w:r>
    </w:p>
    <w:p w:rsidR="00BE6142" w:rsidRDefault="00BE6142" w:rsidP="00CC38B6">
      <w:pPr>
        <w:rPr>
          <w:ins w:id="561" w:author="Sammartano, Marc (BIC USA)" w:date="2016-05-13T15:41:00Z"/>
        </w:rPr>
      </w:pPr>
      <w:ins w:id="562" w:author="Sammartano, Marc (BIC USA)" w:date="2016-05-13T15:41:00Z">
        <w:r>
          <w:t xml:space="preserve">If the source string cannot be encoded (or encrypted) with the specified charset (or password), the function returns an empty string (""). You can call the </w:t>
        </w:r>
        <w:r w:rsidRPr="006B2707">
          <w:rPr>
            <w:b/>
          </w:rPr>
          <w:t>GETERROR$()</w:t>
        </w:r>
        <w:r>
          <w:t xml:space="preserve"> function to get an error message.</w:t>
        </w:r>
      </w:ins>
    </w:p>
    <w:p w:rsidR="007A0D2C" w:rsidRDefault="00540D17" w:rsidP="00CC38B6">
      <w:pPr>
        <w:rPr>
          <w:ins w:id="563" w:author="Sammartano, Marc (BIC USA)" w:date="2016-05-12T17:16:00Z"/>
        </w:rPr>
      </w:pPr>
      <w:r>
        <w:t xml:space="preserve">"ENCRYPT", "DECRYPT", and "URL" can be used on any BASIC! string. </w:t>
      </w:r>
      <w:r w:rsidR="00CC38B6">
        <w:t>T</w:t>
      </w:r>
      <w:r>
        <w:t>he string is converted to a byte stream</w:t>
      </w:r>
      <w:r w:rsidR="00CC38B6">
        <w:t>, then the byte stream is encrypted or URL-encoded</w:t>
      </w:r>
      <w:r>
        <w:t xml:space="preserve">. </w:t>
      </w:r>
      <w:del w:id="564" w:author="Sammartano, Marc (BIC USA)" w:date="2016-05-12T17:48:00Z">
        <w:r w:rsidR="00954422" w:rsidDel="00873A89">
          <w:delText>For</w:delText>
        </w:r>
      </w:del>
      <w:ins w:id="565" w:author="Sammartano, Marc (BIC USA)" w:date="2016-05-12T17:48:00Z">
        <w:r w:rsidR="00873A89">
          <w:t>The</w:t>
        </w:r>
      </w:ins>
      <w:r w:rsidR="00954422">
        <w:t xml:space="preserve"> </w:t>
      </w:r>
      <w:r w:rsidR="004C23CF">
        <w:t>encrypt</w:t>
      </w:r>
      <w:ins w:id="566" w:author="Sammartano, Marc (BIC USA)" w:date="2016-05-12T17:48:00Z">
        <w:r w:rsidR="00873A89">
          <w:t>ed</w:t>
        </w:r>
      </w:ins>
      <w:del w:id="567" w:author="Sammartano, Marc (BIC USA)" w:date="2016-05-12T17:48:00Z">
        <w:r w:rsidR="004C23CF" w:rsidDel="00873A89">
          <w:delText>ion,</w:delText>
        </w:r>
        <w:r w:rsidR="00954422" w:rsidDel="00873A89">
          <w:delText xml:space="preserve"> the</w:delText>
        </w:r>
      </w:del>
      <w:r w:rsidR="00954422">
        <w:t xml:space="preserve"> byte stream is </w:t>
      </w:r>
      <w:del w:id="568" w:author="Sammartano, Marc (BIC USA)" w:date="2016-05-12T17:40:00Z">
        <w:r w:rsidR="00954422" w:rsidDel="00915034">
          <w:delText xml:space="preserve">always </w:delText>
        </w:r>
      </w:del>
      <w:r w:rsidR="00545781">
        <w:t xml:space="preserve">converted </w:t>
      </w:r>
      <w:ins w:id="569" w:author="Sammartano, Marc (BIC USA)" w:date="2016-05-12T17:41:00Z">
        <w:r w:rsidR="00915034">
          <w:t xml:space="preserve">to string format </w:t>
        </w:r>
      </w:ins>
      <w:r w:rsidR="00545781">
        <w:t xml:space="preserve">using </w:t>
      </w:r>
      <w:ins w:id="570" w:author="Sammartano, Marc (BIC USA)" w:date="2016-05-12T17:41:00Z">
        <w:r w:rsidR="00915034">
          <w:t>the Base64 representation of binary data (see comment for "BASE64" in the table above</w:t>
        </w:r>
      </w:ins>
      <w:del w:id="571" w:author="Sammartano, Marc (BIC USA)" w:date="2016-05-12T17:41:00Z">
        <w:r w:rsidR="00954422" w:rsidDel="00915034">
          <w:delText>UTF-8</w:delText>
        </w:r>
      </w:del>
      <w:r w:rsidR="00954422">
        <w:t xml:space="preserve">. </w:t>
      </w:r>
      <w:del w:id="572" w:author="Sammartano, Marc (BIC USA)" w:date="2016-05-12T17:42:00Z">
        <w:r w:rsidDel="00915034">
          <w:delText xml:space="preserve">Users of </w:delText>
        </w:r>
      </w:del>
      <w:r>
        <w:t xml:space="preserve">URL-encoded strings </w:t>
      </w:r>
      <w:del w:id="573" w:author="Sammartano, Marc (BIC USA)" w:date="2016-05-12T17:42:00Z">
        <w:r w:rsidDel="00915034">
          <w:delText xml:space="preserve">generally expect </w:delText>
        </w:r>
        <w:r w:rsidR="00556426" w:rsidDel="00915034">
          <w:delText>UTF-8</w:delText>
        </w:r>
        <w:r w:rsidR="00954422" w:rsidDel="00915034">
          <w:delText>, too,</w:delText>
        </w:r>
        <w:r w:rsidR="00556426" w:rsidDel="00915034">
          <w:delText xml:space="preserve"> so that is the default behavior if you omit the optional charset parameter, but you can specify a different character</w:delText>
        </w:r>
      </w:del>
      <w:del w:id="574" w:author="Sammartano, Marc (BIC USA)" w:date="2016-05-12T17:45:00Z">
        <w:r w:rsidR="00556426" w:rsidDel="00873A89">
          <w:delText xml:space="preserve"> encoding</w:delText>
        </w:r>
      </w:del>
      <w:ins w:id="575" w:author="Sammartano, Marc (BIC USA)" w:date="2016-05-12T17:45:00Z">
        <w:r w:rsidR="00873A89">
          <w:t>do not require this extra step</w:t>
        </w:r>
      </w:ins>
      <w:r w:rsidR="00556426">
        <w:t>.</w:t>
      </w:r>
    </w:p>
    <w:p w:rsidR="00DA0940" w:rsidRDefault="00DA0940" w:rsidP="00DA0940">
      <w:ins w:id="576" w:author="Sammartano, Marc (BIC USA)" w:date="2016-05-12T17:16:00Z">
        <w:r>
          <w:t xml:space="preserve">"ENCRYPT_RAW" </w:t>
        </w:r>
      </w:ins>
      <w:ins w:id="577" w:author="Sammartano, Marc (BIC USA)" w:date="2016-05-12T18:11:00Z">
        <w:r w:rsidR="000333FF">
          <w:t>and "DECRYPT_RAW" are</w:t>
        </w:r>
      </w:ins>
      <w:ins w:id="578" w:author="Sammartano, Marc (BIC USA)" w:date="2016-05-12T17:49:00Z">
        <w:r w:rsidR="00873A89">
          <w:t xml:space="preserve"> intended for </w:t>
        </w:r>
      </w:ins>
      <w:ins w:id="579" w:author="Sammartano, Marc (BIC USA)" w:date="2016-05-12T17:51:00Z">
        <w:r w:rsidR="00873A89">
          <w:t>use with</w:t>
        </w:r>
      </w:ins>
      <w:ins w:id="580" w:author="Sammartano, Marc (BIC USA)" w:date="2016-05-12T17:49:00Z">
        <w:r w:rsidR="00873A89">
          <w:t xml:space="preserve"> </w:t>
        </w:r>
      </w:ins>
      <w:ins w:id="581" w:author="Sammartano, Marc (BIC USA)" w:date="2016-05-12T17:32:00Z">
        <w:r w:rsidR="00F611FF">
          <w:t>binary data in a buffer string. A buffer string is a special use of the BASIC! string in which each 16-bit character consists of one byte of 0 and one byte of data.</w:t>
        </w:r>
      </w:ins>
      <w:ins w:id="582" w:author="Sammartano, Marc (BIC USA)" w:date="2016-05-12T18:15:00Z">
        <w:r w:rsidR="00CD3967">
          <w:t xml:space="preserve"> </w:t>
        </w:r>
      </w:ins>
      <w:ins w:id="583" w:author="Sammartano, Marc (BIC USA)" w:date="2016-05-12T18:14:00Z">
        <w:r w:rsidR="000333FF">
          <w:t xml:space="preserve">"ENCRYPT_RAW" </w:t>
        </w:r>
      </w:ins>
      <w:ins w:id="584" w:author="Sammartano, Marc (BIC USA)" w:date="2016-05-13T10:50:00Z">
        <w:r w:rsidR="000E6060">
          <w:t xml:space="preserve">can </w:t>
        </w:r>
      </w:ins>
      <w:ins w:id="585" w:author="Sammartano, Marc (BIC USA)" w:date="2016-05-12T18:14:00Z">
        <w:r w:rsidR="000333FF">
          <w:t xml:space="preserve">encrypt </w:t>
        </w:r>
      </w:ins>
      <w:ins w:id="586" w:author="Sammartano, Marc (BIC USA)" w:date="2016-05-13T10:53:00Z">
        <w:r w:rsidR="000E6060">
          <w:t xml:space="preserve">a buffer string or </w:t>
        </w:r>
      </w:ins>
      <w:ins w:id="587" w:author="Sammartano, Marc (BIC USA)" w:date="2016-05-12T18:14:00Z">
        <w:r w:rsidR="000333FF">
          <w:t>a</w:t>
        </w:r>
      </w:ins>
      <w:ins w:id="588" w:author="Sammartano, Marc (BIC USA)" w:date="2016-05-13T10:50:00Z">
        <w:r w:rsidR="000E6060">
          <w:t>n</w:t>
        </w:r>
      </w:ins>
      <w:ins w:id="589" w:author="Sammartano, Marc (BIC USA)" w:date="2016-05-12T18:14:00Z">
        <w:r w:rsidR="000333FF">
          <w:t xml:space="preserve"> </w:t>
        </w:r>
      </w:ins>
      <w:ins w:id="590" w:author="Sammartano, Marc (BIC USA)" w:date="2016-05-13T10:50:00Z">
        <w:r w:rsidR="000E6060">
          <w:t xml:space="preserve">ASCII </w:t>
        </w:r>
      </w:ins>
      <w:ins w:id="591" w:author="Sammartano, Marc (BIC USA)" w:date="2016-05-12T18:14:00Z">
        <w:r w:rsidR="000333FF">
          <w:t>text string</w:t>
        </w:r>
      </w:ins>
      <w:ins w:id="592" w:author="Sammartano, Marc (BIC USA)" w:date="2016-05-13T10:51:00Z">
        <w:r w:rsidR="000E6060">
          <w:t>, but using it</w:t>
        </w:r>
      </w:ins>
      <w:ins w:id="593" w:author="Sammartano, Marc (BIC USA)" w:date="2016-05-13T10:53:00Z">
        <w:r w:rsidR="000E6060">
          <w:t xml:space="preserve"> on</w:t>
        </w:r>
      </w:ins>
      <w:ins w:id="594" w:author="Sammartano, Marc (BIC USA)" w:date="2016-05-13T10:52:00Z">
        <w:r w:rsidR="000E6060">
          <w:t xml:space="preserve"> Unicode text</w:t>
        </w:r>
      </w:ins>
      <w:ins w:id="595" w:author="Sammartano, Marc (BIC USA)" w:date="2016-05-12T18:14:00Z">
        <w:r w:rsidR="000E6060">
          <w:t xml:space="preserve"> will corrupt the string</w:t>
        </w:r>
        <w:r w:rsidR="000333FF">
          <w:t>.</w:t>
        </w:r>
      </w:ins>
      <w:ins w:id="596" w:author="Sammartano, Marc (BIC USA)" w:date="2016-05-12T18:10:00Z">
        <w:r w:rsidR="000333FF">
          <w:t xml:space="preserve"> </w:t>
        </w:r>
      </w:ins>
      <w:ins w:id="597" w:author="Sammartano, Marc (BIC USA)" w:date="2016-05-12T17:43:00Z">
        <w:r w:rsidR="00915034">
          <w:t>After encryption</w:t>
        </w:r>
      </w:ins>
      <w:ins w:id="598" w:author="Sammartano, Marc (BIC USA)" w:date="2016-05-12T17:47:00Z">
        <w:r w:rsidR="00873A89">
          <w:t xml:space="preserve">, the result </w:t>
        </w:r>
      </w:ins>
      <w:ins w:id="599" w:author="Sammartano, Marc (BIC USA)" w:date="2016-05-12T17:53:00Z">
        <w:r w:rsidR="00873A89">
          <w:t xml:space="preserve">is returned in </w:t>
        </w:r>
      </w:ins>
      <w:ins w:id="600" w:author="Sammartano, Marc (BIC USA)" w:date="2016-05-12T17:47:00Z">
        <w:r w:rsidR="00873A89">
          <w:t>a</w:t>
        </w:r>
      </w:ins>
      <w:ins w:id="601" w:author="Sammartano, Marc (BIC USA)" w:date="2016-05-12T17:59:00Z">
        <w:r w:rsidR="003A3BD3">
          <w:t>nother</w:t>
        </w:r>
      </w:ins>
      <w:ins w:id="602" w:author="Sammartano, Marc (BIC USA)" w:date="2016-05-12T17:47:00Z">
        <w:r w:rsidR="00873A89">
          <w:t xml:space="preserve"> buffer string.</w:t>
        </w:r>
      </w:ins>
    </w:p>
    <w:p w:rsidR="002A130A" w:rsidRDefault="002A130A" w:rsidP="00CC38B6">
      <w:r>
        <w:t xml:space="preserve">"BASE64" also converts its string to a byte-stream before encoding it to Base64. The default conversion, using UTF-8, works with any BASIC! string; specifying another </w:t>
      </w:r>
      <w:r w:rsidR="00545781">
        <w:t>character set encoding</w:t>
      </w:r>
      <w:r>
        <w:t xml:space="preserve"> may </w:t>
      </w:r>
      <w:r w:rsidR="00545781">
        <w:t>corrupt data.</w:t>
      </w:r>
    </w:p>
    <w:p w:rsidR="00556426" w:rsidRDefault="00545781" w:rsidP="00CC38B6">
      <w:r>
        <w:t xml:space="preserve">Normally, you </w:t>
      </w:r>
      <w:r w:rsidR="003A37FE">
        <w:t xml:space="preserve">would </w:t>
      </w:r>
      <w:r>
        <w:t xml:space="preserve">use </w:t>
      </w:r>
      <w:r w:rsidR="00556426">
        <w:t xml:space="preserve">"BASE64" </w:t>
      </w:r>
      <w:r>
        <w:t>on binary data in a</w:t>
      </w:r>
      <w:r w:rsidR="002A130A">
        <w:t xml:space="preserve"> buffer string</w:t>
      </w:r>
      <w:r>
        <w:t xml:space="preserve">. </w:t>
      </w:r>
      <w:del w:id="603" w:author="Sammartano, Marc (BIC USA)" w:date="2016-05-12T17:37:00Z">
        <w:r w:rsidDel="00915034">
          <w:delText xml:space="preserve">This is the format returned by the </w:delText>
        </w:r>
        <w:r w:rsidDel="00915034">
          <w:rPr>
            <w:b/>
          </w:rPr>
          <w:delText>Byte.read.buffer</w:delText>
        </w:r>
        <w:r w:rsidDel="00915034">
          <w:delText xml:space="preserve"> command, for example.</w:delText>
        </w:r>
        <w:r w:rsidR="002A130A" w:rsidDel="00915034">
          <w:delText xml:space="preserve"> A buffer string is a special use of the BASIC! string</w:delText>
        </w:r>
        <w:r w:rsidR="00714346" w:rsidDel="00915034">
          <w:delText xml:space="preserve"> in which each 16-</w:delText>
        </w:r>
        <w:r w:rsidR="002A130A" w:rsidDel="00915034">
          <w:delText>b</w:delText>
        </w:r>
        <w:r w:rsidDel="00915034">
          <w:delText>it</w:delText>
        </w:r>
        <w:r w:rsidR="00714346" w:rsidDel="00915034">
          <w:delText xml:space="preserve"> character consists of one byte of 0 and </w:delText>
        </w:r>
        <w:r w:rsidR="002A130A" w:rsidDel="00915034">
          <w:delText>one byte of data.</w:delText>
        </w:r>
        <w:r w:rsidDel="00915034">
          <w:delText xml:space="preserve"> </w:delText>
        </w:r>
      </w:del>
      <w:r>
        <w:t>In this case, you may specify any valid charset with no data corruption. The encoding string will change, but it can always be decoded using the same charset.</w:t>
      </w:r>
    </w:p>
    <w:p w:rsidR="00714346" w:rsidRPr="00714346" w:rsidRDefault="00714346" w:rsidP="00CC38B6">
      <w:r>
        <w:t xml:space="preserve">See the two-parameter form of </w:t>
      </w:r>
      <w:r>
        <w:rPr>
          <w:b/>
        </w:rPr>
        <w:t>ENCODE$()</w:t>
      </w:r>
      <w:r>
        <w:t>, below, for a partial list of valid charsets.</w:t>
      </w:r>
    </w:p>
    <w:p w:rsidR="00F157B6" w:rsidRDefault="00F157B6" w:rsidP="00F157B6">
      <w:pPr>
        <w:pStyle w:val="Heading2"/>
      </w:pPr>
      <w:bookmarkStart w:id="604" w:name="_Toc477150654"/>
      <w:r>
        <w:t>DE</w:t>
      </w:r>
      <w:r w:rsidR="004623ED">
        <w:t>CODE$(&lt;type_sexp&gt;, {&lt;</w:t>
      </w:r>
      <w:r w:rsidR="00C809B3">
        <w:t>qualifier_sexp</w:t>
      </w:r>
      <w:r w:rsidR="004623ED">
        <w:t>&gt;}</w:t>
      </w:r>
      <w:r>
        <w:t>, &lt;source_sexp&gt;)</w:t>
      </w:r>
      <w:bookmarkEnd w:id="604"/>
      <w:r>
        <w:fldChar w:fldCharType="begin"/>
      </w:r>
      <w:r>
        <w:instrText xml:space="preserve"> XE "D</w:instrText>
      </w:r>
      <w:r w:rsidRPr="002E6C8B">
        <w:instrText>E</w:instrText>
      </w:r>
      <w:r w:rsidR="004623ED">
        <w:instrText>CODE$(&lt;type_sexp&gt;, {&lt;</w:instrText>
      </w:r>
      <w:r w:rsidR="00C809B3">
        <w:instrText>qualifier_sexp</w:instrText>
      </w:r>
      <w:r w:rsidR="004623ED">
        <w:instrText>&gt;}</w:instrText>
      </w:r>
      <w:r w:rsidRPr="002E6C8B">
        <w:instrText>, &lt;source_sexp&gt;</w:instrText>
      </w:r>
      <w:r>
        <w:instrText xml:space="preserve">)" </w:instrText>
      </w:r>
      <w:r>
        <w:fldChar w:fldCharType="end"/>
      </w:r>
    </w:p>
    <w:p w:rsidR="003A37FE" w:rsidRDefault="003A37FE" w:rsidP="003A37FE">
      <w:r>
        <w:t xml:space="preserve">Returns the result of decoding </w:t>
      </w:r>
      <w:del w:id="605" w:author="Sammartano, Marc (BIC USA)" w:date="2016-05-13T11:04:00Z">
        <w:r w:rsidDel="00997295">
          <w:delText>the</w:delText>
        </w:r>
      </w:del>
      <w:ins w:id="606" w:author="Sammartano, Marc (BIC USA)" w:date="2016-05-13T11:04:00Z">
        <w:r w:rsidR="00997295">
          <w:t>a</w:t>
        </w:r>
      </w:ins>
      <w:r>
        <w:t xml:space="preserve"> string &lt;source_sexp&gt; that was encoded </w:t>
      </w:r>
      <w:ins w:id="607" w:author="Sammartano, Marc (BIC USA)" w:date="2016-05-13T11:04:00Z">
        <w:r w:rsidR="00997295">
          <w:t xml:space="preserve">with ENCODE$(). </w:t>
        </w:r>
      </w:ins>
      <w:del w:id="608" w:author="Sammartano, Marc (BIC USA)" w:date="2016-05-13T11:05:00Z">
        <w:r w:rsidDel="00997295">
          <w:delText>in one of several ways, as specified by t</w:delText>
        </w:r>
      </w:del>
      <w:ins w:id="609" w:author="Sammartano, Marc (BIC USA)" w:date="2016-05-13T11:05:00Z">
        <w:r w:rsidR="00997295">
          <w:t>T</w:t>
        </w:r>
      </w:ins>
      <w:r>
        <w:t>he &lt;type_sexp&gt;</w:t>
      </w:r>
      <w:del w:id="610" w:author="Sammartano, Marc (BIC USA)" w:date="2016-05-13T11:06:00Z">
        <w:r w:rsidDel="00997295">
          <w:delText>. The</w:delText>
        </w:r>
      </w:del>
      <w:ins w:id="611" w:author="Sammartano, Marc (BIC USA)" w:date="2016-05-13T11:06:00Z">
        <w:r w:rsidR="00997295">
          <w:t>and</w:t>
        </w:r>
      </w:ins>
      <w:r>
        <w:t xml:space="preserve"> &lt;qualifier_sexp&gt; </w:t>
      </w:r>
      <w:del w:id="612" w:author="Sammartano, Marc (BIC USA)" w:date="2016-05-13T11:06:00Z">
        <w:r w:rsidDel="00997295">
          <w:delText xml:space="preserve">usage depends on the type. </w:delText>
        </w:r>
        <w:r w:rsidR="00280036" w:rsidDel="00997295">
          <w:delText xml:space="preserve">The type and qualifier parameters </w:delText>
        </w:r>
      </w:del>
      <w:r w:rsidR="00280036">
        <w:t>describe how the string was encoded. You must use the</w:t>
      </w:r>
      <w:r>
        <w:t xml:space="preserve"> same type and qualifier </w:t>
      </w:r>
      <w:r w:rsidR="00280036">
        <w:t xml:space="preserve">that were </w:t>
      </w:r>
      <w:r>
        <w:t>used to encode the source string</w:t>
      </w:r>
      <w:r w:rsidR="00280036">
        <w:t>, or you may get unpredictable results</w:t>
      </w:r>
      <w:r>
        <w:t>.</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A37FE" w:rsidRPr="002C2F6D" w:rsidTr="00D05C80">
        <w:tc>
          <w:tcPr>
            <w:tcW w:w="1260" w:type="dxa"/>
          </w:tcPr>
          <w:p w:rsidR="003A37FE" w:rsidRPr="002C2F6D" w:rsidRDefault="003A37FE" w:rsidP="00D05C80">
            <w:pPr>
              <w:jc w:val="center"/>
              <w:rPr>
                <w:b/>
              </w:rPr>
            </w:pPr>
            <w:r>
              <w:rPr>
                <w:b/>
              </w:rPr>
              <w:t>Type</w:t>
            </w:r>
          </w:p>
        </w:tc>
        <w:tc>
          <w:tcPr>
            <w:tcW w:w="1260" w:type="dxa"/>
          </w:tcPr>
          <w:p w:rsidR="003A37FE" w:rsidRDefault="003A37FE" w:rsidP="00D05C80">
            <w:pPr>
              <w:jc w:val="center"/>
              <w:rPr>
                <w:b/>
              </w:rPr>
            </w:pPr>
            <w:r>
              <w:rPr>
                <w:b/>
              </w:rPr>
              <w:t>Qualifier</w:t>
            </w:r>
          </w:p>
        </w:tc>
        <w:tc>
          <w:tcPr>
            <w:tcW w:w="1080" w:type="dxa"/>
          </w:tcPr>
          <w:p w:rsidR="003A37FE" w:rsidRDefault="003A37FE" w:rsidP="00D05C80">
            <w:pPr>
              <w:jc w:val="center"/>
              <w:rPr>
                <w:b/>
              </w:rPr>
            </w:pPr>
            <w:r>
              <w:rPr>
                <w:b/>
              </w:rPr>
              <w:t>Default</w:t>
            </w:r>
          </w:p>
        </w:tc>
        <w:tc>
          <w:tcPr>
            <w:tcW w:w="5850" w:type="dxa"/>
          </w:tcPr>
          <w:p w:rsidR="003A37FE" w:rsidRDefault="003A37FE" w:rsidP="00D05C80">
            <w:pPr>
              <w:jc w:val="center"/>
              <w:rPr>
                <w:b/>
              </w:rPr>
            </w:pPr>
            <w:r>
              <w:rPr>
                <w:b/>
              </w:rPr>
              <w:t>Result</w:t>
            </w:r>
          </w:p>
        </w:tc>
      </w:tr>
      <w:tr w:rsidR="003A37FE" w:rsidRPr="005B3879" w:rsidTr="00D05C80">
        <w:tc>
          <w:tcPr>
            <w:tcW w:w="1260" w:type="dxa"/>
          </w:tcPr>
          <w:p w:rsidR="003A37FE" w:rsidRPr="005B3879" w:rsidRDefault="003A37FE" w:rsidP="00D05C80">
            <w:pPr>
              <w:jc w:val="center"/>
            </w:pPr>
            <w:r w:rsidRPr="005B3879">
              <w:t>"</w:t>
            </w:r>
            <w:r>
              <w:t>ENCRYPT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 (empty)</w:t>
            </w:r>
          </w:p>
        </w:tc>
        <w:tc>
          <w:tcPr>
            <w:tcW w:w="5850" w:type="dxa"/>
          </w:tcPr>
          <w:p w:rsidR="003A37FE" w:rsidRPr="00313091" w:rsidRDefault="003A37FE" w:rsidP="003A37FE">
            <w:r>
              <w:t>Decrypts the source string using the password parameter. The encryption algorithm is "PBEWithMD5AndDES". This usage of</w:t>
            </w:r>
            <w:r w:rsidRPr="003A37FE">
              <w:rPr>
                <w:b/>
              </w:rPr>
              <w:t xml:space="preserve"> </w:t>
            </w:r>
            <w:r>
              <w:rPr>
                <w:b/>
              </w:rPr>
              <w:t>DE</w:t>
            </w:r>
            <w:r w:rsidRPr="003A37FE">
              <w:rPr>
                <w:b/>
              </w:rPr>
              <w:t>CODE$()</w:t>
            </w:r>
            <w:r>
              <w:t xml:space="preserve"> works the same way as the </w:t>
            </w:r>
            <w:r>
              <w:rPr>
                <w:b/>
              </w:rPr>
              <w:t>DECRYPT</w:t>
            </w:r>
            <w:r>
              <w:t xml:space="preserve"> command.</w:t>
            </w:r>
          </w:p>
        </w:tc>
      </w:tr>
      <w:tr w:rsidR="003A37FE" w:rsidRPr="005B3879" w:rsidTr="00D05C80">
        <w:tc>
          <w:tcPr>
            <w:tcW w:w="1260" w:type="dxa"/>
          </w:tcPr>
          <w:p w:rsidR="003A37FE" w:rsidRPr="005B3879" w:rsidRDefault="003A37FE" w:rsidP="00D05C80">
            <w:pPr>
              <w:jc w:val="center"/>
            </w:pPr>
            <w:r w:rsidRPr="005B3879">
              <w:t>"</w:t>
            </w:r>
            <w:r>
              <w:t>DECRYPT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w:t>
            </w:r>
          </w:p>
        </w:tc>
        <w:tc>
          <w:tcPr>
            <w:tcW w:w="5850" w:type="dxa"/>
          </w:tcPr>
          <w:p w:rsidR="003A37FE" w:rsidRPr="005B3879" w:rsidRDefault="003A37FE" w:rsidP="00D05C80">
            <w:r>
              <w:t>Same as type "ENCRYPT"</w:t>
            </w:r>
            <w:ins w:id="613" w:author="Sammartano, Marc (BIC USA)" w:date="2016-05-13T11:02:00Z">
              <w:r w:rsidR="00997295">
                <w:t xml:space="preserve"> (decrypts, does not encrypt)</w:t>
              </w:r>
            </w:ins>
            <w:r>
              <w:t>.</w:t>
            </w:r>
          </w:p>
        </w:tc>
      </w:tr>
      <w:tr w:rsidR="00997295" w:rsidRPr="005B3879" w:rsidTr="00877CBF">
        <w:trPr>
          <w:ins w:id="614" w:author="Sammartano, Marc (BIC USA)" w:date="2016-05-13T11:01:00Z"/>
        </w:trPr>
        <w:tc>
          <w:tcPr>
            <w:tcW w:w="1260" w:type="dxa"/>
          </w:tcPr>
          <w:p w:rsidR="00997295" w:rsidRPr="005B3879" w:rsidRDefault="00997295" w:rsidP="00877CBF">
            <w:pPr>
              <w:jc w:val="center"/>
              <w:rPr>
                <w:ins w:id="615" w:author="Sammartano, Marc (BIC USA)" w:date="2016-05-13T11:01:00Z"/>
              </w:rPr>
            </w:pPr>
            <w:ins w:id="616" w:author="Sammartano, Marc (BIC USA)" w:date="2016-05-13T11:01:00Z">
              <w:r w:rsidRPr="005B3879">
                <w:t>"</w:t>
              </w:r>
              <w:r>
                <w:t>ENCRYPT</w:t>
              </w:r>
              <w:r w:rsidRPr="005B3879">
                <w:t>"</w:t>
              </w:r>
            </w:ins>
          </w:p>
        </w:tc>
        <w:tc>
          <w:tcPr>
            <w:tcW w:w="1260" w:type="dxa"/>
          </w:tcPr>
          <w:p w:rsidR="00997295" w:rsidRPr="005B3879" w:rsidRDefault="00997295" w:rsidP="00877CBF">
            <w:pPr>
              <w:jc w:val="center"/>
              <w:rPr>
                <w:ins w:id="617" w:author="Sammartano, Marc (BIC USA)" w:date="2016-05-13T11:01:00Z"/>
              </w:rPr>
            </w:pPr>
            <w:ins w:id="618" w:author="Sammartano, Marc (BIC USA)" w:date="2016-05-13T11:01:00Z">
              <w:r>
                <w:t>password</w:t>
              </w:r>
            </w:ins>
          </w:p>
        </w:tc>
        <w:tc>
          <w:tcPr>
            <w:tcW w:w="1080" w:type="dxa"/>
          </w:tcPr>
          <w:p w:rsidR="00997295" w:rsidRDefault="00997295" w:rsidP="00877CBF">
            <w:pPr>
              <w:jc w:val="center"/>
              <w:rPr>
                <w:ins w:id="619" w:author="Sammartano, Marc (BIC USA)" w:date="2016-05-13T11:01:00Z"/>
              </w:rPr>
            </w:pPr>
            <w:ins w:id="620" w:author="Sammartano, Marc (BIC USA)" w:date="2016-05-13T11:01:00Z">
              <w:r>
                <w:t>""</w:t>
              </w:r>
            </w:ins>
          </w:p>
        </w:tc>
        <w:tc>
          <w:tcPr>
            <w:tcW w:w="5850" w:type="dxa"/>
          </w:tcPr>
          <w:p w:rsidR="00997295" w:rsidRPr="00313091" w:rsidRDefault="00997295" w:rsidP="00997295">
            <w:pPr>
              <w:rPr>
                <w:ins w:id="621" w:author="Sammartano, Marc (BIC USA)" w:date="2016-05-13T11:01:00Z"/>
              </w:rPr>
            </w:pPr>
            <w:ins w:id="622" w:author="Sammartano, Marc (BIC USA)" w:date="2016-05-13T11:02:00Z">
              <w:r>
                <w:t>Same as type "</w:t>
              </w:r>
            </w:ins>
            <w:ins w:id="623" w:author="Sammartano, Marc (BIC USA)" w:date="2016-05-13T11:03:00Z">
              <w:r>
                <w:t>DE</w:t>
              </w:r>
            </w:ins>
            <w:ins w:id="624" w:author="Sammartano, Marc (BIC USA)" w:date="2016-05-13T11:02:00Z">
              <w:r>
                <w:t xml:space="preserve">CRYPT" except the input and output are buffer strings. This is useful for </w:t>
              </w:r>
            </w:ins>
            <w:ins w:id="625" w:author="Sammartano, Marc (BIC USA)" w:date="2016-05-13T11:03:00Z">
              <w:r>
                <w:t>de</w:t>
              </w:r>
            </w:ins>
            <w:ins w:id="626" w:author="Sammartano, Marc (BIC USA)" w:date="2016-05-13T11:02:00Z">
              <w:r>
                <w:t>crypting binary data.</w:t>
              </w:r>
            </w:ins>
          </w:p>
        </w:tc>
      </w:tr>
      <w:tr w:rsidR="00997295" w:rsidRPr="005B3879" w:rsidTr="00877CBF">
        <w:trPr>
          <w:ins w:id="627" w:author="Sammartano, Marc (BIC USA)" w:date="2016-05-13T11:01:00Z"/>
        </w:trPr>
        <w:tc>
          <w:tcPr>
            <w:tcW w:w="1260" w:type="dxa"/>
          </w:tcPr>
          <w:p w:rsidR="00997295" w:rsidRPr="005B3879" w:rsidRDefault="00997295" w:rsidP="00877CBF">
            <w:pPr>
              <w:jc w:val="center"/>
              <w:rPr>
                <w:ins w:id="628" w:author="Sammartano, Marc (BIC USA)" w:date="2016-05-13T11:01:00Z"/>
              </w:rPr>
            </w:pPr>
            <w:ins w:id="629" w:author="Sammartano, Marc (BIC USA)" w:date="2016-05-13T11:01:00Z">
              <w:r w:rsidRPr="005B3879">
                <w:t>"</w:t>
              </w:r>
              <w:r>
                <w:t>DECRYPT</w:t>
              </w:r>
              <w:r w:rsidRPr="005B3879">
                <w:t>"</w:t>
              </w:r>
            </w:ins>
          </w:p>
        </w:tc>
        <w:tc>
          <w:tcPr>
            <w:tcW w:w="1260" w:type="dxa"/>
          </w:tcPr>
          <w:p w:rsidR="00997295" w:rsidRPr="005B3879" w:rsidRDefault="00997295" w:rsidP="00877CBF">
            <w:pPr>
              <w:jc w:val="center"/>
              <w:rPr>
                <w:ins w:id="630" w:author="Sammartano, Marc (BIC USA)" w:date="2016-05-13T11:01:00Z"/>
              </w:rPr>
            </w:pPr>
            <w:ins w:id="631" w:author="Sammartano, Marc (BIC USA)" w:date="2016-05-13T11:01:00Z">
              <w:r>
                <w:t>password</w:t>
              </w:r>
            </w:ins>
          </w:p>
        </w:tc>
        <w:tc>
          <w:tcPr>
            <w:tcW w:w="1080" w:type="dxa"/>
          </w:tcPr>
          <w:p w:rsidR="00997295" w:rsidRDefault="00997295" w:rsidP="00877CBF">
            <w:pPr>
              <w:jc w:val="center"/>
              <w:rPr>
                <w:ins w:id="632" w:author="Sammartano, Marc (BIC USA)" w:date="2016-05-13T11:01:00Z"/>
              </w:rPr>
            </w:pPr>
            <w:ins w:id="633" w:author="Sammartano, Marc (BIC USA)" w:date="2016-05-13T11:01:00Z">
              <w:r>
                <w:t>""</w:t>
              </w:r>
            </w:ins>
          </w:p>
        </w:tc>
        <w:tc>
          <w:tcPr>
            <w:tcW w:w="5850" w:type="dxa"/>
          </w:tcPr>
          <w:p w:rsidR="00997295" w:rsidRPr="005B3879" w:rsidRDefault="00997295" w:rsidP="00877CBF">
            <w:pPr>
              <w:rPr>
                <w:ins w:id="634" w:author="Sammartano, Marc (BIC USA)" w:date="2016-05-13T11:01:00Z"/>
              </w:rPr>
            </w:pPr>
            <w:ins w:id="635" w:author="Sammartano, Marc (BIC USA)" w:date="2016-05-13T11:01:00Z">
              <w:r>
                <w:t>Same as type "ENCRYPT".</w:t>
              </w:r>
            </w:ins>
          </w:p>
        </w:tc>
      </w:tr>
      <w:tr w:rsidR="003A37FE" w:rsidRPr="005B3879" w:rsidTr="00D05C80">
        <w:tc>
          <w:tcPr>
            <w:tcW w:w="1260" w:type="dxa"/>
          </w:tcPr>
          <w:p w:rsidR="003A37FE" w:rsidRPr="005B3879" w:rsidRDefault="003A37FE" w:rsidP="00D05C80">
            <w:pPr>
              <w:jc w:val="center"/>
            </w:pPr>
            <w:r>
              <w:t>"URL"</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assumed to be in the format required by HTML </w:t>
            </w:r>
            <w:hyperlink r:id="rId24" w:anchor="h-17.13.4.1" w:history="1">
              <w:r w:rsidRPr="00D0097F">
                <w:rPr>
                  <w:rStyle w:val="Hyperlink"/>
                  <w:rFonts w:ascii="Consolas" w:hAnsi="Consolas" w:cs="Consolas"/>
                  <w:sz w:val="20"/>
                  <w:szCs w:val="20"/>
                  <w:shd w:val="clear" w:color="auto" w:fill="F7F7F7"/>
                </w:rPr>
                <w:t>application/x-www-form-urlencoded</w:t>
              </w:r>
            </w:hyperlink>
            <w:r>
              <w:t>. You should omit the charset parameter.</w:t>
            </w:r>
          </w:p>
        </w:tc>
      </w:tr>
      <w:tr w:rsidR="003A37FE" w:rsidRPr="005B3879" w:rsidTr="00D05C80">
        <w:tc>
          <w:tcPr>
            <w:tcW w:w="1260" w:type="dxa"/>
          </w:tcPr>
          <w:p w:rsidR="003A37FE" w:rsidRPr="005B3879" w:rsidRDefault="003A37FE" w:rsidP="00D05C80">
            <w:pPr>
              <w:jc w:val="center"/>
            </w:pPr>
            <w:r>
              <w:t>"BASE64"</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holding the Base64 representation of binary data. See RFCs </w:t>
            </w:r>
            <w:hyperlink r:id="rId25" w:history="1">
              <w:r w:rsidRPr="003C1B1C">
                <w:rPr>
                  <w:rStyle w:val="Hyperlink"/>
                </w:rPr>
                <w:t>2045</w:t>
              </w:r>
            </w:hyperlink>
            <w:r>
              <w:t xml:space="preserve"> and </w:t>
            </w:r>
            <w:hyperlink r:id="rId26" w:history="1">
              <w:r w:rsidRPr="003C1B1C">
                <w:rPr>
                  <w:rStyle w:val="Hyperlink"/>
                </w:rPr>
                <w:t>3548</w:t>
              </w:r>
            </w:hyperlink>
            <w:r>
              <w:t>.</w:t>
            </w:r>
          </w:p>
        </w:tc>
      </w:tr>
    </w:tbl>
    <w:p w:rsidR="003A37FE" w:rsidRDefault="003A37FE" w:rsidP="003A37FE">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3A37FE" w:rsidRDefault="003A37FE" w:rsidP="003A37FE">
      <w:pPr>
        <w:pStyle w:val="ListParagraph"/>
        <w:spacing w:before="120"/>
      </w:pPr>
      <w:r>
        <w:t>The type IS NOT case-sensitive: "BASE64", "base64", and "Base64" are all the same.</w:t>
      </w:r>
    </w:p>
    <w:p w:rsidR="003A37FE" w:rsidRDefault="003A37FE" w:rsidP="003A37FE">
      <w:pPr>
        <w:pStyle w:val="ListParagraph"/>
        <w:spacing w:before="120"/>
      </w:pPr>
      <w:r>
        <w:t>The qualifier is optional, but its comma is required.</w:t>
      </w:r>
    </w:p>
    <w:p w:rsidR="003A37FE" w:rsidRDefault="003A37FE" w:rsidP="003A37FE">
      <w:pPr>
        <w:pStyle w:val="ListParagraph"/>
        <w:spacing w:before="120"/>
      </w:pPr>
      <w:r>
        <w:lastRenderedPageBreak/>
        <w:t>If you supply the qualifier, whether password or charset, it IS case-sensitive.</w:t>
      </w:r>
    </w:p>
    <w:p w:rsidR="00280036" w:rsidRDefault="00280036" w:rsidP="00F70D72">
      <w:r>
        <w:t xml:space="preserve">The source string is decoded to a byte stream according to the type. Then the byte stream is converted to a BASIC! string </w:t>
      </w:r>
      <w:r w:rsidR="00F70D72">
        <w:t xml:space="preserve">(UTF-16) </w:t>
      </w:r>
      <w:r>
        <w:t xml:space="preserve">according to the character encoding </w:t>
      </w:r>
      <w:r w:rsidR="00F70D72">
        <w:t>(</w:t>
      </w:r>
      <w:r>
        <w:t>the charset parameter</w:t>
      </w:r>
      <w:r w:rsidR="00F70D72">
        <w:t>), which describes how to interpret the byte stream</w:t>
      </w:r>
      <w:r>
        <w:t xml:space="preserve">. </w:t>
      </w:r>
      <w:r w:rsidR="00F70D72">
        <w:t>The charset is always UTF-8 for decryption, and defaults to UTF-8 for the other types. The most common usage of this function is to omit the charset.</w:t>
      </w:r>
    </w:p>
    <w:p w:rsidR="00F70D72" w:rsidRDefault="00997295" w:rsidP="00F70D72">
      <w:pPr>
        <w:rPr>
          <w:ins w:id="636" w:author="Sammartano, Marc (BIC USA)" w:date="2016-05-13T15:36:00Z"/>
        </w:rPr>
      </w:pPr>
      <w:ins w:id="637" w:author="Sammartano, Marc (BIC USA)" w:date="2016-05-13T11:08:00Z">
        <w:r>
          <w:t>If the source</w:t>
        </w:r>
      </w:ins>
      <w:del w:id="638" w:author="Sammartano, Marc (BIC USA)" w:date="2016-05-13T11:09:00Z">
        <w:r w:rsidR="00F70D72" w:rsidDel="00997295">
          <w:delText>If a Base64</w:delText>
        </w:r>
      </w:del>
      <w:r w:rsidR="00F70D72">
        <w:t xml:space="preserve"> string was encoded from binary data</w:t>
      </w:r>
      <w:ins w:id="639" w:author="Sammartano, Marc (BIC USA)" w:date="2016-05-13T11:09:00Z">
        <w:r>
          <w:t xml:space="preserve"> (with "ENCRYPT_RAW" or "BASE64"</w:t>
        </w:r>
      </w:ins>
      <w:ins w:id="640" w:author="Sammartano, Marc (BIC USA)" w:date="2016-05-13T11:10:00Z">
        <w:r>
          <w:t>)</w:t>
        </w:r>
      </w:ins>
      <w:r w:rsidR="00F70D72">
        <w:t>, the resulting BASIC! string will be a buffer string. When</w:t>
      </w:r>
      <w:r w:rsidR="00714346">
        <w:t xml:space="preserve"> a string is</w:t>
      </w:r>
      <w:r w:rsidR="00F70D72">
        <w:t xml:space="preserve"> used as a buffer, one byte of data is written into the lower 8 bits of each 16-bit character, and the upper 8 bits are 0. You can extract the binary data from the string, one byte at a time, using the </w:t>
      </w:r>
      <w:r w:rsidR="00F70D72" w:rsidRPr="00F70D72">
        <w:rPr>
          <w:b/>
        </w:rPr>
        <w:t>ASCII()</w:t>
      </w:r>
      <w:r w:rsidR="00F70D72">
        <w:t xml:space="preserve"> or </w:t>
      </w:r>
      <w:r w:rsidR="00F70D72" w:rsidRPr="00F70D72">
        <w:rPr>
          <w:b/>
        </w:rPr>
        <w:t>UCODE()</w:t>
      </w:r>
      <w:r w:rsidR="00F70D72">
        <w:t xml:space="preserve"> functions.</w:t>
      </w:r>
    </w:p>
    <w:p w:rsidR="00BE6142" w:rsidRPr="004C23CF" w:rsidRDefault="00BE6142" w:rsidP="00F70D72">
      <w:ins w:id="641" w:author="Sammartano, Marc (BIC USA)" w:date="2016-05-13T15:36:00Z">
        <w:r>
          <w:t xml:space="preserve">If the source string cannot be decoded </w:t>
        </w:r>
      </w:ins>
      <w:ins w:id="642" w:author="Sammartano, Marc (BIC USA)" w:date="2016-05-13T15:37:00Z">
        <w:r>
          <w:t>(or decrypted) with the specified char</w:t>
        </w:r>
      </w:ins>
      <w:ins w:id="643" w:author="Sammartano, Marc (BIC USA)" w:date="2016-05-13T15:38:00Z">
        <w:r>
          <w:t>se</w:t>
        </w:r>
      </w:ins>
      <w:ins w:id="644" w:author="Sammartano, Marc (BIC USA)" w:date="2016-05-13T15:37:00Z">
        <w:r>
          <w:t>t (or password)</w:t>
        </w:r>
      </w:ins>
      <w:ins w:id="645" w:author="Sammartano, Marc (BIC USA)" w:date="2016-05-13T15:38:00Z">
        <w:r>
          <w:t>, the function returns an empty string ("").</w:t>
        </w:r>
      </w:ins>
      <w:ins w:id="646" w:author="Sammartano, Marc (BIC USA)" w:date="2016-05-13T15:40:00Z">
        <w:r>
          <w:t xml:space="preserve"> You can call the </w:t>
        </w:r>
        <w:r w:rsidRPr="006B2707">
          <w:rPr>
            <w:b/>
          </w:rPr>
          <w:t>GETERROR$()</w:t>
        </w:r>
        <w:r>
          <w:t xml:space="preserve"> function to get an error message.</w:t>
        </w:r>
      </w:ins>
    </w:p>
    <w:p w:rsidR="00714346" w:rsidRPr="00714346" w:rsidRDefault="00714346" w:rsidP="00714346">
      <w:r>
        <w:t xml:space="preserve">See the two-parameter form of </w:t>
      </w:r>
      <w:r>
        <w:rPr>
          <w:b/>
        </w:rPr>
        <w:t>ENCODE$()</w:t>
      </w:r>
      <w:r>
        <w:t>, below, for a partial list of valid charsets.</w:t>
      </w:r>
    </w:p>
    <w:p w:rsidR="00C809B3" w:rsidRDefault="00C809B3" w:rsidP="00C809B3">
      <w:pPr>
        <w:pStyle w:val="Heading2"/>
      </w:pPr>
      <w:bookmarkStart w:id="647" w:name="_Toc477150655"/>
      <w:r>
        <w:t>ENCODE$(&lt;charset_sexp&gt;, &lt;source_sexp&gt;)</w:t>
      </w:r>
      <w:bookmarkEnd w:id="647"/>
      <w:r>
        <w:fldChar w:fldCharType="begin"/>
      </w:r>
      <w:r>
        <w:instrText xml:space="preserve"> XE "</w:instrText>
      </w:r>
      <w:r w:rsidRPr="002E6C8B">
        <w:instrText>E</w:instrText>
      </w:r>
      <w:r>
        <w:instrText xml:space="preserve">NCODE$(&lt;charset_sexp&gt;, </w:instrText>
      </w:r>
      <w:r w:rsidRPr="002E6C8B">
        <w:instrText>&lt;source_sexp&gt;</w:instrText>
      </w:r>
      <w:r>
        <w:instrText xml:space="preserve">)" </w:instrText>
      </w:r>
      <w:r>
        <w:fldChar w:fldCharType="end"/>
      </w:r>
    </w:p>
    <w:p w:rsidR="002D5E8D" w:rsidRDefault="002D5E8D" w:rsidP="00C809B3">
      <w:r>
        <w:t xml:space="preserve">Encodes the </w:t>
      </w:r>
      <w:r w:rsidR="00C809B3">
        <w:t>string &lt;source_sexp&gt;</w:t>
      </w:r>
      <w:r w:rsidR="0097206A">
        <w:t xml:space="preserve"> </w:t>
      </w:r>
      <w:r>
        <w:t>using the character encoding of the &lt;charset_sexp&gt; and returns the result in a buffer string.</w:t>
      </w:r>
      <w:r w:rsidR="0097206A">
        <w:t xml:space="preserve"> </w:t>
      </w:r>
      <w:r w:rsidR="00714346">
        <w:t>When a string is used as a buffer, one byte of data is written into the lower 8 bits of each 16-bit character, and the upper 8 bits are 0</w:t>
      </w:r>
      <w:r>
        <w:t>.</w:t>
      </w:r>
    </w:p>
    <w:p w:rsidR="00C809B3" w:rsidRDefault="002D5E8D" w:rsidP="00C809B3">
      <w:r>
        <w:t xml:space="preserve">The charset specifies the rules used to convert the source string into a byte stream. </w:t>
      </w:r>
      <w:r w:rsidR="0097206A">
        <w:t>The stream is written to a buffer string, one byte per character. The bytes are not reassembled into 16-bit characters.</w:t>
      </w:r>
    </w:p>
    <w:p w:rsidR="00294DAF" w:rsidRDefault="00294DAF" w:rsidP="00C809B3">
      <w:pPr>
        <w:rPr>
          <w:ins w:id="648" w:author="Sammartano, Marc (BIC USA)" w:date="2016-05-13T15:42:00Z"/>
        </w:rPr>
      </w:pPr>
      <w:r>
        <w:t>The charsets "UTF-8", "UTF-16", "UTF-16BE", "UTF-16LE", "US-ASCII", and "ISO-8859-1" are always available. Your device may have additional charsets. The charset names are case-sensitive, but the standard charsets have aliases for convenience. For example, "utf8" is valid.</w:t>
      </w:r>
    </w:p>
    <w:p w:rsidR="00BE6142" w:rsidRDefault="00BE6142" w:rsidP="00C809B3">
      <w:ins w:id="649" w:author="Sammartano, Marc (BIC USA)" w:date="2016-05-13T15:42:00Z">
        <w:r>
          <w:t xml:space="preserve">If the source string cannot be encoded with the specified charset, the function returns an empty string (""). You can call the </w:t>
        </w:r>
        <w:r w:rsidRPr="006B2707">
          <w:rPr>
            <w:b/>
          </w:rPr>
          <w:t>GETERROR$()</w:t>
        </w:r>
        <w:r>
          <w:t xml:space="preserve"> function to get an error message.</w:t>
        </w:r>
      </w:ins>
    </w:p>
    <w:p w:rsidR="00902DCC" w:rsidRDefault="00902DCC" w:rsidP="00C809B3">
      <w:r>
        <w:t xml:space="preserve">If you create a buffer string with </w:t>
      </w:r>
      <w:r>
        <w:rPr>
          <w:b/>
        </w:rPr>
        <w:t>ENCODE$()</w:t>
      </w:r>
      <w:r>
        <w:t xml:space="preserve">, you can write the bytes to a file with </w:t>
      </w:r>
      <w:r>
        <w:rPr>
          <w:b/>
        </w:rPr>
        <w:t>Byte.write.buffer</w:t>
      </w:r>
      <w:r>
        <w:t>.</w:t>
      </w:r>
    </w:p>
    <w:p w:rsidR="00714346" w:rsidRPr="00902DCC" w:rsidRDefault="00714346" w:rsidP="00C809B3">
      <w:r>
        <w:t xml:space="preserve">For encryption and URL- or Base64-encoding, see the three-parameter form of </w:t>
      </w:r>
      <w:r w:rsidRPr="00714346">
        <w:rPr>
          <w:b/>
        </w:rPr>
        <w:t>ENCODE$()</w:t>
      </w:r>
      <w:r>
        <w:t>, above.</w:t>
      </w:r>
    </w:p>
    <w:p w:rsidR="00294DAF" w:rsidRDefault="00294DAF" w:rsidP="00294DAF">
      <w:pPr>
        <w:pStyle w:val="Heading2"/>
      </w:pPr>
      <w:bookmarkStart w:id="650" w:name="_Toc477150656"/>
      <w:r>
        <w:t>DECODE$(&lt;charset_sexp&gt;, &lt;buffer_sexp&gt;)</w:t>
      </w:r>
      <w:bookmarkEnd w:id="650"/>
      <w:r>
        <w:fldChar w:fldCharType="begin"/>
      </w:r>
      <w:r>
        <w:instrText xml:space="preserve"> XE "DECODE$(&lt;charset_sexp&gt;, </w:instrText>
      </w:r>
      <w:r w:rsidRPr="002E6C8B">
        <w:instrText>&lt;</w:instrText>
      </w:r>
      <w:r>
        <w:instrText>buffer</w:instrText>
      </w:r>
      <w:r w:rsidRPr="002E6C8B">
        <w:instrText>_sexp&gt;</w:instrText>
      </w:r>
      <w:r>
        <w:instrText xml:space="preserve">)" </w:instrText>
      </w:r>
      <w:r>
        <w:fldChar w:fldCharType="end"/>
      </w:r>
    </w:p>
    <w:p w:rsidR="0097206A" w:rsidRDefault="00294DAF" w:rsidP="00294DAF">
      <w:r>
        <w:t xml:space="preserve">Decodes the buffer string &lt;buffer_sexp&gt; that was encoded using the &lt;charset_sexp&gt; and returns the result in a standard BASIC! string. </w:t>
      </w:r>
      <w:r w:rsidR="00714346">
        <w:t>A buffer string is a special use of the BASIC! string in which each 16-bit character consists of one byte of 0 and one byte of data.</w:t>
      </w:r>
    </w:p>
    <w:p w:rsidR="00BE6142" w:rsidRDefault="00BE6142" w:rsidP="00294DAF">
      <w:pPr>
        <w:rPr>
          <w:ins w:id="651" w:author="Sammartano, Marc (BIC USA)" w:date="2016-05-13T15:42:00Z"/>
        </w:rPr>
      </w:pPr>
      <w:ins w:id="652" w:author="Sammartano, Marc (BIC USA)" w:date="2016-05-13T15:42:00Z">
        <w:r>
          <w:t xml:space="preserve">If the source string cannot be decoded with the specified charset, the function returns an empty string (""). You can call the </w:t>
        </w:r>
        <w:r w:rsidRPr="006B2707">
          <w:rPr>
            <w:b/>
          </w:rPr>
          <w:t>GETERROR$()</w:t>
        </w:r>
        <w:r>
          <w:t xml:space="preserve"> function to get an error message.</w:t>
        </w:r>
      </w:ins>
    </w:p>
    <w:p w:rsidR="00294DAF" w:rsidRDefault="00294DAF" w:rsidP="00294DAF">
      <w:r>
        <w:lastRenderedPageBreak/>
        <w:t xml:space="preserve">If you attempt to </w:t>
      </w:r>
      <w:r>
        <w:rPr>
          <w:b/>
        </w:rPr>
        <w:t>DECODE$()</w:t>
      </w:r>
      <w:r>
        <w:t xml:space="preserve"> a string that is not </w:t>
      </w:r>
      <w:r w:rsidR="00BF038F">
        <w:t xml:space="preserve">a buffer string, you may get unexpected results. Besides the function </w:t>
      </w:r>
      <w:r w:rsidR="00BF038F">
        <w:rPr>
          <w:b/>
        </w:rPr>
        <w:t>ENCODE$()</w:t>
      </w:r>
      <w:r w:rsidR="00BF038F">
        <w:t xml:space="preserve">, the commands </w:t>
      </w:r>
      <w:r w:rsidR="00BF038F">
        <w:rPr>
          <w:b/>
        </w:rPr>
        <w:t>Byte.read.buffer</w:t>
      </w:r>
      <w:r w:rsidR="00BF038F">
        <w:t xml:space="preserve"> and </w:t>
      </w:r>
      <w:r w:rsidR="00BF038F">
        <w:rPr>
          <w:b/>
        </w:rPr>
        <w:t>BT.read.bytes</w:t>
      </w:r>
      <w:r w:rsidR="00BF038F">
        <w:t xml:space="preserve"> can write buffer strings. Your program can also build such strings directly, character-by-character.</w:t>
      </w:r>
    </w:p>
    <w:p w:rsidR="00902DCC" w:rsidRDefault="00902DCC" w:rsidP="00294DAF">
      <w:r>
        <w:t xml:space="preserve">If you read data from a file with </w:t>
      </w:r>
      <w:r>
        <w:rPr>
          <w:b/>
        </w:rPr>
        <w:t>Byte.read.buffer</w:t>
      </w:r>
      <w:r>
        <w:t xml:space="preserve">, you can use </w:t>
      </w:r>
      <w:r>
        <w:rPr>
          <w:b/>
        </w:rPr>
        <w:t>DECODE$()</w:t>
      </w:r>
      <w:r>
        <w:t xml:space="preserve"> to reassemble the bytes into BASIC! (UTF-16) strings. The charset specifies how the original string was encoded when it was written as bytes to the file.</w:t>
      </w:r>
    </w:p>
    <w:p w:rsidR="00A25227" w:rsidRDefault="00902DCC" w:rsidP="00A25227">
      <w:r>
        <w:t xml:space="preserve">For example, </w:t>
      </w:r>
      <w:r w:rsidR="009F78B3">
        <w:t>a</w:t>
      </w:r>
      <w:r w:rsidR="00D05C80">
        <w:t xml:space="preserve"> binary</w:t>
      </w:r>
      <w:r w:rsidR="009F78B3">
        <w:t xml:space="preserve"> file may </w:t>
      </w:r>
      <w:r w:rsidR="00D05C80">
        <w:t xml:space="preserve">have </w:t>
      </w:r>
      <w:r w:rsidR="009F78B3">
        <w:t>embedded text strings for names or titles. In order to allow Unicode, the text may be encode</w:t>
      </w:r>
      <w:r w:rsidR="00A25227">
        <w:t xml:space="preserve">d. Let’s say you read </w:t>
      </w:r>
      <w:r w:rsidR="00D05C80">
        <w:t>32</w:t>
      </w:r>
      <w:r w:rsidR="00A25227">
        <w:t xml:space="preserve"> bytes of binary data, consisting of 8 bytes of binary and </w:t>
      </w:r>
      <w:r w:rsidR="00D05C80">
        <w:t>24</w:t>
      </w:r>
      <w:r w:rsidR="00A25227">
        <w:t xml:space="preserve"> bytes of UTF-8-encoded text:</w:t>
      </w:r>
    </w:p>
    <w:p w:rsidR="00D05C80" w:rsidRPr="00A25227" w:rsidRDefault="00D05C80" w:rsidP="00D05C80">
      <w:pPr>
        <w:pStyle w:val="Codeexample"/>
        <w:rPr>
          <w:rStyle w:val="fj9y4"/>
          <w:rFonts w:ascii="Letter Gothic" w:hAnsi="Letter Gothic"/>
          <w:b w:val="0"/>
        </w:rPr>
      </w:pPr>
      <w:r>
        <w:rPr>
          <w:rStyle w:val="fj9y4"/>
          <w:rFonts w:ascii="Letter Gothic" w:hAnsi="Letter Gothic"/>
          <w:b w:val="0"/>
        </w:rPr>
        <w:t>BYTE.READ.BUFFER file, 32, bfr$</w:t>
      </w:r>
    </w:p>
    <w:p w:rsidR="00D05C80" w:rsidRDefault="00D05C80" w:rsidP="00A25227">
      <w:pPr>
        <w:pStyle w:val="Codeexample"/>
        <w:rPr>
          <w:rStyle w:val="fj9y4"/>
          <w:rFonts w:ascii="Letter Gothic" w:hAnsi="Letter Gothic"/>
          <w:b w:val="0"/>
        </w:rPr>
      </w:pPr>
      <w:r>
        <w:rPr>
          <w:rStyle w:val="fj9y4"/>
          <w:rFonts w:ascii="Letter Gothic" w:hAnsi="Letter Gothic"/>
          <w:b w:val="0"/>
        </w:rPr>
        <w:t>namebfr$ = MID$(bfr$, 9)</w:t>
      </w:r>
    </w:p>
    <w:p w:rsidR="00A25227" w:rsidRDefault="00D05C80" w:rsidP="00A25227">
      <w:pPr>
        <w:pStyle w:val="Codeexample"/>
        <w:rPr>
          <w:rStyle w:val="fj9y4"/>
          <w:rFonts w:ascii="Letter Gothic" w:hAnsi="Letter Gothic"/>
          <w:b w:val="0"/>
        </w:rPr>
      </w:pPr>
      <w:r>
        <w:rPr>
          <w:rStyle w:val="fj9y4"/>
          <w:rFonts w:ascii="Letter Gothic" w:hAnsi="Letter Gothic"/>
          <w:b w:val="0"/>
        </w:rPr>
        <w:t>name$ = DECODE$("UTF-8", namebfr$)</w:t>
      </w:r>
    </w:p>
    <w:p w:rsidR="00714346" w:rsidRPr="00714346" w:rsidRDefault="00714346" w:rsidP="00714346">
      <w:r>
        <w:t xml:space="preserve">For encryption and URL- or Base64-decoding, see the three-parameter form of </w:t>
      </w:r>
      <w:r>
        <w:rPr>
          <w:b/>
        </w:rPr>
        <w:t>DE</w:t>
      </w:r>
      <w:r w:rsidRPr="00714346">
        <w:rPr>
          <w:b/>
        </w:rPr>
        <w:t>CODE$()</w:t>
      </w:r>
      <w:r>
        <w:t>, above.</w:t>
      </w:r>
    </w:p>
    <w:p w:rsidR="00EF672D" w:rsidRPr="00D1460F" w:rsidRDefault="00EF672D" w:rsidP="00EB1F62">
      <w:pPr>
        <w:pStyle w:val="Heading2"/>
        <w:rPr>
          <w:rFonts w:eastAsia="Times New Roman"/>
        </w:rPr>
      </w:pPr>
      <w:bookmarkStart w:id="653" w:name="_Toc477150657"/>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653"/>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654" w:name="_Toc477150658"/>
      <w:r w:rsidRPr="00D1460F">
        <w:rPr>
          <w:rFonts w:eastAsia="Times New Roman"/>
        </w:rPr>
        <w:t>LOWER$(</w:t>
      </w:r>
      <w:r w:rsidRPr="00D1460F">
        <w:t>&lt;sexp&gt;</w:t>
      </w:r>
      <w:r w:rsidR="00EF672D" w:rsidRPr="00D1460F">
        <w:rPr>
          <w:rFonts w:eastAsia="Times New Roman"/>
        </w:rPr>
        <w:t>)</w:t>
      </w:r>
      <w:bookmarkEnd w:id="654"/>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655" w:name="_Toc477150659"/>
      <w:r w:rsidRPr="00D1460F">
        <w:rPr>
          <w:rFonts w:eastAsia="Times New Roman"/>
        </w:rPr>
        <w:t>UPPER$(</w:t>
      </w:r>
      <w:r w:rsidR="00CA49F0" w:rsidRPr="00D1460F">
        <w:t>&lt;sexp&gt;</w:t>
      </w:r>
      <w:r w:rsidR="00AF288A">
        <w:rPr>
          <w:rFonts w:eastAsia="Times New Roman"/>
        </w:rPr>
        <w:t>)</w:t>
      </w:r>
      <w:bookmarkEnd w:id="655"/>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656" w:name="_Toc477150660"/>
      <w:r>
        <w:rPr>
          <w:rFonts w:eastAsia="Times New Roman"/>
        </w:rPr>
        <w:t>VERSION$()</w:t>
      </w:r>
      <w:bookmarkEnd w:id="656"/>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657" w:name="_Toc477150661"/>
      <w:r>
        <w:rPr>
          <w:rFonts w:eastAsia="Times New Roman"/>
        </w:rPr>
        <w:t>INT$(&lt;nexp&gt;)</w:t>
      </w:r>
      <w:bookmarkEnd w:id="657"/>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658" w:name="_Toc477150662"/>
      <w:r>
        <w:rPr>
          <w:rFonts w:eastAsia="Times New Roman"/>
        </w:rPr>
        <w:t>HEX$(&lt;nexp&gt;)</w:t>
      </w:r>
      <w:bookmarkEnd w:id="658"/>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659" w:name="_Toc477150663"/>
      <w:r>
        <w:t>OCT$(&lt;nexp&gt;</w:t>
      </w:r>
      <w:r w:rsidR="00520661">
        <w:fldChar w:fldCharType="begin"/>
      </w:r>
      <w:r>
        <w:instrText xml:space="preserve"> XE "</w:instrText>
      </w:r>
      <w:r w:rsidRPr="007B08C0">
        <w:instrText>OCT$(&lt;nexp&gt;</w:instrText>
      </w:r>
      <w:r w:rsidR="00977684">
        <w:instrText>)</w:instrText>
      </w:r>
      <w:r>
        <w:instrText xml:space="preserve">" </w:instrText>
      </w:r>
      <w:r w:rsidR="00520661">
        <w:fldChar w:fldCharType="end"/>
      </w:r>
      <w:r>
        <w:t>)</w:t>
      </w:r>
      <w:bookmarkEnd w:id="659"/>
    </w:p>
    <w:p w:rsidR="007D0BE8" w:rsidRDefault="007D0BE8" w:rsidP="007D0BE8">
      <w:r>
        <w:t>Returns a string representing the octal representation of the numeric expression.</w:t>
      </w:r>
    </w:p>
    <w:p w:rsidR="007D0BE8" w:rsidRDefault="007D0BE8" w:rsidP="00EB1F62">
      <w:pPr>
        <w:pStyle w:val="Heading2"/>
      </w:pPr>
      <w:bookmarkStart w:id="660" w:name="_Toc477150664"/>
      <w:r>
        <w:t>BIN$(&lt;nexp&gt;)</w:t>
      </w:r>
      <w:bookmarkEnd w:id="660"/>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661" w:name="_Toc477150665"/>
      <w:r>
        <w:lastRenderedPageBreak/>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661"/>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27"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662" w:name="_Toc477150666"/>
      <w:r>
        <w:t>Locale</w:t>
      </w:r>
      <w:r w:rsidR="004544DB">
        <w:t xml:space="preserve"> expression</w:t>
      </w:r>
      <w:bookmarkEnd w:id="662"/>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663" w:name="_Toc477150667"/>
      <w:r>
        <w:t>Format expression</w:t>
      </w:r>
      <w:bookmarkEnd w:id="663"/>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lastRenderedPageBreak/>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lastRenderedPageBreak/>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lastRenderedPageBreak/>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 foo"</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"foo "</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"%4.2s",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664" w:name="_Toc477150668"/>
      <w:r>
        <w:lastRenderedPageBreak/>
        <w:t>Integer values</w:t>
      </w:r>
      <w:bookmarkEnd w:id="664"/>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665" w:name="_Toc477150669"/>
      <w:r>
        <w:t>FORMAT_USING$(&lt;locale_sexp&gt;, &lt;format_sexp&gt;</w:t>
      </w:r>
      <w:r w:rsidR="00B23E47">
        <w:t xml:space="preserve"> { </w:t>
      </w:r>
      <w:r>
        <w:t>, &lt;exp&gt;</w:t>
      </w:r>
      <w:r w:rsidR="00B23E47">
        <w:t>}</w:t>
      </w:r>
      <w:r w:rsidR="00C66F8A">
        <w:t>...</w:t>
      </w:r>
      <w:r>
        <w:t>)</w:t>
      </w:r>
      <w:bookmarkEnd w:id="665"/>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666" w:name="_Toc477150670"/>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666"/>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lastRenderedPageBreak/>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667" w:name="_Toc477150671"/>
      <w:r>
        <w:t>Notes</w:t>
      </w:r>
      <w:bookmarkEnd w:id="667"/>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668" w:name="_Toc477150672"/>
      <w:r>
        <w:t>Examples</w:t>
      </w:r>
      <w:bookmarkEnd w:id="668"/>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669" w:name="_Toc477150673"/>
      <w:r>
        <w:t>User</w:t>
      </w:r>
      <w:r w:rsidR="00E34BE5">
        <w:t>-</w:t>
      </w:r>
      <w:r>
        <w:t>Defined Functions</w:t>
      </w:r>
      <w:bookmarkEnd w:id="669"/>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F11A10" w:rsidRDefault="00F11A10" w:rsidP="002418A0">
      <w:r>
        <w:t>You may define a function with the same name as a built-in function. The User-Defined Function always overrides the built-in function, and the built-in function is not accessible.</w:t>
      </w:r>
    </w:p>
    <w:p w:rsidR="002418A0" w:rsidRDefault="00DF7A4D" w:rsidP="002418A0">
      <w:r>
        <w:lastRenderedPageBreak/>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670" w:name="_Toc477150674"/>
      <w:r>
        <w:t>Variable Scope</w:t>
      </w:r>
      <w:bookmarkEnd w:id="670"/>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671" w:name="_Toc477150675"/>
      <w:r>
        <w:t>Data Structures in User-Defined Functions</w:t>
      </w:r>
      <w:bookmarkEnd w:id="671"/>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672" w:name="_Toc477150676"/>
      <w:r>
        <w:t>Commands</w:t>
      </w:r>
      <w:bookmarkEnd w:id="672"/>
    </w:p>
    <w:p w:rsidR="002418A0" w:rsidRDefault="002418A0" w:rsidP="005F4916">
      <w:pPr>
        <w:pStyle w:val="Heading3"/>
      </w:pPr>
      <w:bookmarkStart w:id="673" w:name="_Toc477150677"/>
      <w:r>
        <w:t>Fn.def name|name$( {nvar}|{svar}|Array[]|Array$[]</w:t>
      </w:r>
      <w:r w:rsidR="002341F5">
        <w:t xml:space="preserve">, </w:t>
      </w:r>
      <w:r w:rsidR="001F060B">
        <w:t>...</w:t>
      </w:r>
      <w:r w:rsidR="002341F5">
        <w:t xml:space="preserve"> {nvar}|{svar}|Array[]|Array$[])</w:t>
      </w:r>
      <w:bookmarkEnd w:id="673"/>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B4B07" w:rsidRDefault="00A80749" w:rsidP="002341F5">
      <w:r>
        <w:t>Begins the definition of a function. This command names the function and lists the parameters, if any.</w:t>
      </w:r>
    </w:p>
    <w:p w:rsidR="00AB4B07" w:rsidRDefault="00AB4B07" w:rsidP="002341F5">
      <w:r>
        <w:t xml:space="preserve">If the function name ends with the $ character then the function will return a string, otherwise it will return a number. </w:t>
      </w:r>
      <w:r w:rsidRPr="002341F5">
        <w:t>The parameter list can contain as</w:t>
      </w:r>
      <w:r>
        <w:t xml:space="preserve"> many parameters as needed, or none at all. The parameters may </w:t>
      </w:r>
      <w:r w:rsidRPr="002341F5">
        <w:t>be numeric or st</w:t>
      </w:r>
      <w:r>
        <w:t>r</w:t>
      </w:r>
      <w:r w:rsidRPr="002341F5">
        <w:t>ing, scalar or array.</w:t>
      </w:r>
    </w:p>
    <w:p w:rsidR="00A80749" w:rsidRDefault="00A80749" w:rsidP="002341F5">
      <w:r>
        <w:t xml:space="preserve">Your program must execute </w:t>
      </w:r>
      <w:r w:rsidRPr="00A80749">
        <w:rPr>
          <w:b/>
        </w:rPr>
        <w:t>Fn.def</w:t>
      </w:r>
      <w:r>
        <w:t xml:space="preserve"> before it tries to call the named function. Your program must not </w:t>
      </w:r>
      <w:r w:rsidR="0076653F">
        <w:t>attempt to crea</w:t>
      </w:r>
      <w:r>
        <w:t xml:space="preserve">te more than one </w:t>
      </w:r>
      <w:r w:rsidR="0076653F">
        <w:t>function with</w:t>
      </w:r>
      <w:r>
        <w:t xml:space="preserve"> the same name, or the same </w:t>
      </w:r>
      <w:r w:rsidR="0076653F" w:rsidRPr="0076653F">
        <w:t>function</w:t>
      </w:r>
      <w:r>
        <w:t xml:space="preserve"> more than once.</w:t>
      </w:r>
      <w:r w:rsidR="0076653F">
        <w:t xml:space="preserve"> However, you may override a built-in function by defining your own function with the same name.</w:t>
      </w:r>
    </w:p>
    <w:p w:rsidR="002341F5" w:rsidRDefault="002341F5" w:rsidP="002341F5">
      <w:r>
        <w:lastRenderedPageBreak/>
        <w:t>The following are all valid:</w:t>
      </w:r>
    </w:p>
    <w:p w:rsidR="002341F5" w:rsidRPr="004D67F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cut$(a$, left, right)</w:t>
      </w:r>
    </w:p>
    <w:p w:rsidR="002341F5" w:rsidRPr="004D67F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sum(a, b, </w:t>
      </w:r>
      <w:r w:rsidR="00AB4B07">
        <w:rPr>
          <w:rFonts w:ascii="Letter Gothic" w:hAnsi="Letter Gothic"/>
          <w:b w:val="0"/>
        </w:rPr>
        <w:t>c</w:t>
      </w:r>
      <w:r w:rsidR="002341F5" w:rsidRPr="004D67FF">
        <w:rPr>
          <w:rFonts w:ascii="Letter Gothic" w:hAnsi="Letter Gothic"/>
          <w:b w:val="0"/>
        </w:rPr>
        <w:t>, d, e, f, g, h, i, j)</w:t>
      </w:r>
    </w:p>
    <w:p w:rsidR="0076653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sort(v$[], direction)</w:t>
      </w:r>
    </w:p>
    <w:p w:rsidR="002341F5" w:rsidRPr="004D67FF" w:rsidRDefault="0076653F" w:rsidP="007B2223">
      <w:pPr>
        <w:pStyle w:val="Codeexample"/>
        <w:rPr>
          <w:b w:val="0"/>
        </w:rPr>
      </w:pPr>
      <w:r>
        <w:rPr>
          <w:rFonts w:ascii="Letter Gothic" w:hAnsi="Letter Gothic"/>
          <w:b w:val="0"/>
        </w:rPr>
        <w:t>FN.DEF pi()</w:t>
      </w:r>
      <w:r>
        <w:rPr>
          <w:rFonts w:ascii="Letter Gothic" w:hAnsi="Letter Gothic"/>
          <w:b w:val="0"/>
        </w:rPr>
        <w:tab/>
      </w:r>
      <w:r>
        <w:rPr>
          <w:rFonts w:ascii="Letter Gothic" w:hAnsi="Letter Gothic"/>
          <w:b w:val="0"/>
        </w:rPr>
        <w:tab/>
      </w:r>
      <w:r>
        <w:rPr>
          <w:rFonts w:ascii="Letter Gothic" w:hAnsi="Letter Gothic"/>
          <w:b w:val="0"/>
        </w:rPr>
        <w:tab/>
        <w:t xml:space="preserve">% </w:t>
      </w:r>
      <w:r w:rsidR="00D727F0">
        <w:rPr>
          <w:rFonts w:ascii="Letter Gothic" w:hAnsi="Letter Gothic"/>
          <w:b w:val="0"/>
        </w:rPr>
        <w:t>O</w:t>
      </w:r>
      <w:r>
        <w:rPr>
          <w:rFonts w:ascii="Letter Gothic" w:hAnsi="Letter Gothic"/>
          <w:b w:val="0"/>
        </w:rPr>
        <w:t>verrides built-in</w:t>
      </w:r>
      <w:r w:rsidR="00D727F0">
        <w:rPr>
          <w:rFonts w:ascii="Letter Gothic" w:hAnsi="Letter Gothic"/>
          <w:b w:val="0"/>
        </w:rPr>
        <w:t>.</w:t>
      </w:r>
      <w:r>
        <w:rPr>
          <w:rFonts w:ascii="Letter Gothic" w:hAnsi="Letter Gothic"/>
          <w:b w:val="0"/>
        </w:rPr>
        <w:t xml:space="preserve"> </w:t>
      </w:r>
      <w:r w:rsidR="00D727F0">
        <w:rPr>
          <w:rFonts w:ascii="Letter Gothic" w:hAnsi="Letter Gothic"/>
          <w:b w:val="0"/>
        </w:rPr>
        <w:t>Y</w:t>
      </w:r>
      <w:r>
        <w:rPr>
          <w:rFonts w:ascii="Letter Gothic" w:hAnsi="Letter Gothic"/>
          <w:b w:val="0"/>
        </w:rPr>
        <w:t xml:space="preserve">ou can make </w:t>
      </w:r>
      <w:r w:rsidRPr="00AB4B07">
        <w:rPr>
          <w:rFonts w:asciiTheme="minorHAnsi" w:hAnsiTheme="minorHAnsi"/>
          <w:b w:val="0"/>
        </w:rPr>
        <w:t>π</w:t>
      </w:r>
      <w:r w:rsidR="00AB4B07">
        <w:rPr>
          <w:rFonts w:ascii="Letter Gothic" w:hAnsi="Letter Gothic"/>
          <w:b w:val="0"/>
        </w:rPr>
        <w:t xml:space="preserve"> = 3!</w:t>
      </w:r>
    </w:p>
    <w:p w:rsidR="006D7008" w:rsidRDefault="006D7008" w:rsidP="002341F5">
      <w:r>
        <w:t>Parameters create variables visible only inside the function. They can be used like other variables created inside the function (see Variable Scope, above).</w:t>
      </w:r>
    </w:p>
    <w:p w:rsidR="00D3543D" w:rsidRDefault="00D3543D" w:rsidP="002341F5">
      <w:r>
        <w:t>There are two type</w:t>
      </w:r>
      <w:r w:rsidR="005A67BD">
        <w:t>s</w:t>
      </w:r>
      <w:r>
        <w:t xml:space="preserve"> of parameters: call by reference and call by value. Call by value means that the calling variable value (or expression) </w:t>
      </w:r>
      <w:r w:rsidR="006D7008">
        <w:t>is</w:t>
      </w:r>
      <w:r>
        <w:t xml:space="preserve"> copied into the called variable. Changes made to the called variable within the function </w:t>
      </w:r>
      <w:r w:rsidR="006D7008">
        <w:t>do</w:t>
      </w:r>
      <w:r>
        <w:t xml:space="preserve"> not affect the value of the calling variable. Call by reference means that the calling variable value </w:t>
      </w:r>
      <w:r w:rsidR="006D7008">
        <w:t>is</w:t>
      </w:r>
      <w:r>
        <w:t xml:space="preserv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t>
      </w:r>
      <w:r w:rsidR="006D7008">
        <w:t>is</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t>
      </w:r>
      <w:r w:rsidR="006D7008">
        <w:t>is</w:t>
      </w:r>
      <w:r w:rsidR="00D3543D">
        <w:t xml:space="preserv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w:t>
      </w:r>
      <w:r w:rsidR="006D7008">
        <w:rPr>
          <w:rFonts w:ascii="Letter Gothic" w:hAnsi="Letter Gothic"/>
          <w:b w:val="0"/>
        </w:rPr>
        <w:t>N</w:t>
      </w:r>
      <w:r w:rsidRPr="004D67FF">
        <w:rPr>
          <w:rFonts w:ascii="Letter Gothic" w:hAnsi="Letter Gothic"/>
          <w:b w:val="0"/>
        </w:rPr>
        <w:t>.</w:t>
      </w:r>
      <w:r w:rsidR="006D7008">
        <w:rPr>
          <w:rFonts w:ascii="Letter Gothic" w:hAnsi="Letter Gothic"/>
          <w:b w:val="0"/>
        </w:rPr>
        <w:t>DEF</w:t>
      </w:r>
      <w:r w:rsidRPr="004D67FF">
        <w:rPr>
          <w:rFonts w:ascii="Letter Gothic" w:hAnsi="Letter Gothic"/>
          <w:b w:val="0"/>
        </w:rPr>
        <w:t xml:space="preserve">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RTN</w:t>
      </w:r>
      <w:r w:rsidR="001A520F" w:rsidRPr="004D67FF">
        <w:rPr>
          <w:rFonts w:ascii="Letter Gothic" w:hAnsi="Letter Gothic"/>
          <w:b w:val="0"/>
        </w:rPr>
        <w:t xml:space="preserve"> a</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6D7008" w:rsidP="007B2223">
      <w:pPr>
        <w:pStyle w:val="Codeexample"/>
        <w:rPr>
          <w:rFonts w:ascii="Letter Gothic" w:hAnsi="Letter Gothic"/>
          <w:b w:val="0"/>
        </w:rPr>
      </w:pPr>
      <w:r>
        <w:rPr>
          <w:rFonts w:ascii="Letter Gothic" w:hAnsi="Letter Gothic"/>
          <w:b w:val="0"/>
        </w:rPr>
        <w:t>PRINT</w:t>
      </w:r>
      <w:r w:rsidR="009220E5" w:rsidRPr="004D67FF">
        <w:rPr>
          <w:rFonts w:ascii="Letter Gothic" w:hAnsi="Letter Gothic"/>
          <w:b w:val="0"/>
        </w:rPr>
        <w:t xml:space="preserve"> test(a), a  %</w:t>
      </w:r>
      <w:r w:rsidR="001A520F" w:rsidRPr="004D67FF">
        <w:rPr>
          <w:rFonts w:ascii="Letter Gothic" w:hAnsi="Letter Gothic"/>
          <w:b w:val="0"/>
        </w:rPr>
        <w:t>will print: 9, 1</w:t>
      </w:r>
    </w:p>
    <w:p w:rsidR="001A520F" w:rsidRPr="004D67FF" w:rsidRDefault="006D7008" w:rsidP="007B2223">
      <w:pPr>
        <w:pStyle w:val="Codeexample"/>
        <w:rPr>
          <w:rFonts w:ascii="Letter Gothic" w:hAnsi="Letter Gothic"/>
          <w:b w:val="0"/>
        </w:rPr>
      </w:pPr>
      <w:r>
        <w:rPr>
          <w:rFonts w:ascii="Letter Gothic" w:hAnsi="Letter Gothic"/>
          <w:b w:val="0"/>
        </w:rPr>
        <w:t>PRINT</w:t>
      </w:r>
      <w:r w:rsidR="001F51F1" w:rsidRPr="004D67FF">
        <w:rPr>
          <w:rFonts w:ascii="Letter Gothic" w:hAnsi="Letter Gothic"/>
          <w:b w:val="0"/>
        </w:rPr>
        <w:t xml:space="preserve">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w:t>
      </w:r>
      <w:r w:rsidR="006D7008">
        <w:rPr>
          <w:rFonts w:ascii="Letter Gothic" w:hAnsi="Letter Gothic"/>
          <w:b w:val="0"/>
        </w:rPr>
        <w:t>N</w:t>
      </w:r>
      <w:r w:rsidRPr="004D67FF">
        <w:rPr>
          <w:rFonts w:ascii="Letter Gothic" w:hAnsi="Letter Gothic"/>
          <w:b w:val="0"/>
        </w:rPr>
        <w:t>.</w:t>
      </w:r>
      <w:r w:rsidR="006D7008">
        <w:rPr>
          <w:rFonts w:ascii="Letter Gothic" w:hAnsi="Letter Gothic"/>
          <w:b w:val="0"/>
        </w:rPr>
        <w:t>DEF</w:t>
      </w:r>
      <w:r w:rsidRPr="004D67FF">
        <w:rPr>
          <w:rFonts w:ascii="Letter Gothic" w:hAnsi="Letter Gothic"/>
          <w:b w:val="0"/>
        </w:rPr>
        <w:t xml:space="preserve">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RTN</w:t>
      </w:r>
      <w:r w:rsidR="001A520F" w:rsidRPr="004D67FF">
        <w:rPr>
          <w:rFonts w:ascii="Letter Gothic" w:hAnsi="Letter Gothic"/>
          <w:b w:val="0"/>
        </w:rPr>
        <w:t xml:space="preserve"> a[1]</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END</w:t>
      </w:r>
    </w:p>
    <w:p w:rsidR="001A520F" w:rsidRPr="004D67FF" w:rsidRDefault="001A520F" w:rsidP="007B2223">
      <w:pPr>
        <w:pStyle w:val="Codeexample"/>
        <w:rPr>
          <w:rFonts w:ascii="Letter Gothic" w:hAnsi="Letter Gothic"/>
          <w:b w:val="0"/>
        </w:rPr>
      </w:pPr>
    </w:p>
    <w:p w:rsidR="001A520F" w:rsidRPr="004D67FF" w:rsidRDefault="006D7008" w:rsidP="007B2223">
      <w:pPr>
        <w:pStyle w:val="Codeexample"/>
        <w:rPr>
          <w:rFonts w:ascii="Letter Gothic" w:hAnsi="Letter Gothic"/>
          <w:b w:val="0"/>
        </w:rPr>
      </w:pPr>
      <w:r>
        <w:rPr>
          <w:rFonts w:ascii="Letter Gothic" w:hAnsi="Letter Gothic"/>
          <w:b w:val="0"/>
        </w:rPr>
        <w:t>DIM</w:t>
      </w:r>
      <w:r w:rsidR="001A520F" w:rsidRPr="004D67FF">
        <w:rPr>
          <w:rFonts w:ascii="Letter Gothic" w:hAnsi="Letter Gothic"/>
          <w:b w:val="0"/>
        </w:rPr>
        <w:t xml:space="preserve"> a[1]</w:t>
      </w:r>
    </w:p>
    <w:p w:rsidR="001A520F" w:rsidRPr="004D67FF" w:rsidRDefault="001A520F" w:rsidP="007B2223">
      <w:pPr>
        <w:pStyle w:val="Codeexample"/>
        <w:rPr>
          <w:rFonts w:ascii="Letter Gothic" w:hAnsi="Letter Gothic"/>
          <w:b w:val="0"/>
        </w:rPr>
      </w:pPr>
      <w:r w:rsidRPr="004D67FF">
        <w:rPr>
          <w:rFonts w:ascii="Letter Gothic" w:hAnsi="Letter Gothic"/>
          <w:b w:val="0"/>
        </w:rPr>
        <w:t>a[1] = 1</w:t>
      </w:r>
    </w:p>
    <w:p w:rsidR="001A520F" w:rsidRPr="004D67FF" w:rsidRDefault="006D7008" w:rsidP="007B2223">
      <w:pPr>
        <w:pStyle w:val="Codeexample"/>
        <w:rPr>
          <w:rFonts w:ascii="Letter Gothic" w:hAnsi="Letter Gothic"/>
          <w:b w:val="0"/>
        </w:rPr>
      </w:pPr>
      <w:r>
        <w:rPr>
          <w:rFonts w:ascii="Letter Gothic" w:hAnsi="Letter Gothic"/>
          <w:b w:val="0"/>
        </w:rPr>
        <w:t>PRINT</w:t>
      </w:r>
      <w:r w:rsidR="009220E5" w:rsidRPr="004D67FF">
        <w:rPr>
          <w:rFonts w:ascii="Letter Gothic" w:hAnsi="Letter Gothic"/>
          <w:b w:val="0"/>
        </w:rPr>
        <w:t xml:space="preserve"> test(a[]), a[1]  %</w:t>
      </w:r>
      <w:r w:rsidR="001A520F" w:rsidRPr="004D67FF">
        <w:rPr>
          <w:rFonts w:ascii="Letter Gothic" w:hAnsi="Letter Gothic"/>
          <w:b w:val="0"/>
        </w:rPr>
        <w:t xml:space="preserve"> print</w:t>
      </w:r>
      <w:r>
        <w:rPr>
          <w:rFonts w:ascii="Letter Gothic" w:hAnsi="Letter Gothic"/>
          <w:b w:val="0"/>
        </w:rPr>
        <w:t>s</w:t>
      </w:r>
      <w:r w:rsidR="001A520F" w:rsidRPr="004D67FF">
        <w:rPr>
          <w:rFonts w:ascii="Letter Gothic" w:hAnsi="Letter Gothic"/>
          <w:b w:val="0"/>
        </w:rPr>
        <w: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674" w:name="_Toc477150678"/>
      <w:r>
        <w:t>Fn.rtn</w:t>
      </w:r>
      <w:r w:rsidR="00A1178A">
        <w:t xml:space="preserve"> &lt;sexp&gt;|&lt;nexp&gt;</w:t>
      </w:r>
      <w:bookmarkEnd w:id="674"/>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lastRenderedPageBreak/>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675" w:name="_Toc477150679"/>
      <w:r>
        <w:t>Fn.end</w:t>
      </w:r>
      <w:bookmarkEnd w:id="675"/>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676" w:name="_Toc477150680"/>
      <w:r>
        <w:t>Call &lt;user_defined_function&gt;</w:t>
      </w:r>
      <w:bookmarkEnd w:id="676"/>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677" w:name="_Toc477150681"/>
      <w:r>
        <w:t>Program Control Commands</w:t>
      </w:r>
      <w:bookmarkEnd w:id="677"/>
    </w:p>
    <w:p w:rsidR="00364E69" w:rsidRDefault="00737EB3" w:rsidP="00EB1F62">
      <w:pPr>
        <w:pStyle w:val="Heading2"/>
      </w:pPr>
      <w:bookmarkStart w:id="678" w:name="_Toc477150682"/>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678"/>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lastRenderedPageBreak/>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679" w:name="_Toc477150683"/>
      <w:r>
        <w:t>If</w:t>
      </w:r>
      <w:r w:rsidR="00854349">
        <w:t xml:space="preserve"> /</w:t>
      </w:r>
      <w:r>
        <w:t xml:space="preserve"> Then</w:t>
      </w:r>
      <w:r w:rsidR="00E34BE5">
        <w:t xml:space="preserve"> </w:t>
      </w:r>
      <w:r w:rsidR="00854349">
        <w:t>/</w:t>
      </w:r>
      <w:r>
        <w:t xml:space="preserve"> Else</w:t>
      </w:r>
      <w:bookmarkEnd w:id="679"/>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t>In this form,</w:t>
      </w:r>
      <w:r w:rsidR="006D3F4F">
        <w:t xml:space="preserve"> </w:t>
      </w:r>
      <w:r w:rsidR="006D3F4F" w:rsidRPr="006D3F4F">
        <w:rPr>
          <w:b/>
        </w:rPr>
        <w:t>T</w:t>
      </w:r>
      <w:r w:rsidR="00A23BCC">
        <w:rPr>
          <w:b/>
        </w:rPr>
        <w:t>hen</w:t>
      </w:r>
      <w:r w:rsidR="006D3F4F">
        <w:t xml:space="preserve"> is required, and</w:t>
      </w:r>
      <w:r>
        <w:t xml:space="preserve"> there is no </w:t>
      </w:r>
      <w:r w:rsidRPr="00FC5D64">
        <w:rPr>
          <w:b/>
        </w:rPr>
        <w:t>E</w:t>
      </w:r>
      <w:r w:rsidR="00A23BCC">
        <w:rPr>
          <w:b/>
        </w:rPr>
        <w:t>lse</w:t>
      </w:r>
      <w:r w:rsidRPr="00FC5D64">
        <w:rPr>
          <w:b/>
        </w:rPr>
        <w:t>I</w:t>
      </w:r>
      <w:r w:rsidR="00A23BCC">
        <w:rPr>
          <w:b/>
        </w:rPr>
        <w:t>f</w:t>
      </w:r>
      <w:r>
        <w:t xml:space="preserve"> or </w:t>
      </w:r>
      <w:r w:rsidRPr="00FC5D64">
        <w:rPr>
          <w:b/>
        </w:rPr>
        <w:t>E</w:t>
      </w:r>
      <w:r w:rsidR="00A23BCC">
        <w:rPr>
          <w:b/>
        </w:rPr>
        <w:t>nd</w:t>
      </w:r>
      <w:r w:rsidRPr="00FC5D64">
        <w:rPr>
          <w:b/>
        </w:rPr>
        <w:t>I</w:t>
      </w:r>
      <w:r w:rsidR="00A23BCC">
        <w:rPr>
          <w:b/>
        </w:rPr>
        <w:t>f</w:t>
      </w:r>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becomes an </w:t>
      </w:r>
      <w:r w:rsidRPr="008C7749">
        <w:rPr>
          <w:b/>
        </w:rPr>
        <w:t>I</w:t>
      </w:r>
      <w:r w:rsidR="00A23BCC">
        <w:rPr>
          <w:b/>
        </w:rPr>
        <w:t>f</w:t>
      </w:r>
      <w:r w:rsidRPr="008C7749">
        <w:rPr>
          <w:b/>
        </w:rPr>
        <w:t>/T</w:t>
      </w:r>
      <w:r w:rsidR="00A23BCC">
        <w:rPr>
          <w:b/>
        </w:rPr>
        <w:t>hen</w:t>
      </w:r>
      <w:r w:rsidRPr="008C7749">
        <w:rPr>
          <w:b/>
        </w:rPr>
        <w:t>/E</w:t>
      </w:r>
      <w:r w:rsidR="00A23BCC">
        <w:rPr>
          <w:b/>
        </w:rPr>
        <w:t>lse</w:t>
      </w:r>
      <w:r w:rsidRPr="008C7749">
        <w:rPr>
          <w:b/>
        </w:rPr>
        <w:t>/E</w:t>
      </w:r>
      <w:r w:rsidR="00A23BCC">
        <w:rPr>
          <w:b/>
        </w:rPr>
        <w:t>ndif</w:t>
      </w:r>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rsidR="00BE1EAC" w:rsidRPr="00BE1EAC" w:rsidRDefault="00BE1EAC" w:rsidP="00BE1EAC">
      <w:r>
        <w:t xml:space="preserve">Please note, if you wish to use colon-separated statements in this form of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then you must be careful to put spaces around the keywords </w:t>
      </w:r>
      <w:r w:rsidRPr="00BE1EAC">
        <w:rPr>
          <w:b/>
        </w:rPr>
        <w:t>T</w:t>
      </w:r>
      <w:r w:rsidR="00A23BCC">
        <w:rPr>
          <w:b/>
        </w:rPr>
        <w:t>hen</w:t>
      </w:r>
      <w:r>
        <w:t xml:space="preserve"> and </w:t>
      </w:r>
      <w:r w:rsidRPr="00BE1EAC">
        <w:rPr>
          <w:b/>
        </w:rPr>
        <w:t>E</w:t>
      </w:r>
      <w:r w:rsidR="00A23BCC">
        <w:rPr>
          <w:b/>
        </w:rPr>
        <w:t>lse</w:t>
      </w:r>
      <w:r>
        <w:t>. Spaces are not significant to the BASIC! interpreter, but they are needed by the pre</w:t>
      </w:r>
      <w:del w:id="680" w:author="Sammartano, Marc (BIC USA)" w:date="2016-04-07T17:19:00Z">
        <w:r w:rsidDel="005862A4">
          <w:delText>-</w:delText>
        </w:r>
      </w:del>
      <w:r>
        <w:t xml:space="preserve">processor that converts the single-line </w:t>
      </w:r>
      <w:r w:rsidRPr="00BE1EAC">
        <w:rPr>
          <w:b/>
        </w:rPr>
        <w:t>I</w:t>
      </w:r>
      <w:r w:rsidR="00A23BCC">
        <w:rPr>
          <w:b/>
        </w:rPr>
        <w:t>f</w:t>
      </w:r>
      <w:r>
        <w:t xml:space="preserve"> with multi-statement blocks into a multi-line </w:t>
      </w:r>
      <w:r w:rsidRPr="00BE1EAC">
        <w:rPr>
          <w:b/>
        </w:rPr>
        <w:t>I</w:t>
      </w:r>
      <w:r w:rsidR="00A23BCC">
        <w:rPr>
          <w:b/>
        </w:rPr>
        <w:t>f</w:t>
      </w:r>
      <w:r>
        <w:t xml:space="preserve"> with an </w:t>
      </w:r>
      <w:r w:rsidRPr="00BE1EAC">
        <w:rPr>
          <w:b/>
        </w:rPr>
        <w:t>E</w:t>
      </w:r>
      <w:r w:rsidR="00A23BCC">
        <w:rPr>
          <w:b/>
        </w:rPr>
        <w:t>nd</w:t>
      </w:r>
      <w:r w:rsidRPr="00BE1EAC">
        <w:rPr>
          <w:b/>
        </w:rPr>
        <w:t>I</w:t>
      </w:r>
      <w:r w:rsidR="00A23BCC">
        <w:rPr>
          <w:b/>
        </w:rPr>
        <w:t>f</w:t>
      </w:r>
      <w:r>
        <w:t>.</w:t>
      </w:r>
    </w:p>
    <w:p w:rsidR="00737EB3" w:rsidRPr="00674A65" w:rsidRDefault="00184DA5" w:rsidP="00EB1F62">
      <w:pPr>
        <w:pStyle w:val="Heading2"/>
      </w:pPr>
      <w:bookmarkStart w:id="681" w:name="_Toc477150684"/>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681"/>
      <w:r w:rsidR="00520661" w:rsidRPr="00674A65">
        <w:fldChar w:fldCharType="begin"/>
      </w:r>
      <w:r>
        <w:instrText xml:space="preserve"> XE "For </w:instrText>
      </w:r>
      <w:r w:rsidR="004D3DDB">
        <w:instrText>&lt;nvar&gt; = &lt;nexp&gt;</w:instrText>
      </w:r>
      <w:r>
        <w:instrText xml:space="preserve"> To </w:instrText>
      </w:r>
      <w:r w:rsidR="004D3DDB">
        <w:instrText>&lt;nexp&gt;</w:instrText>
      </w:r>
      <w:r>
        <w:instrText xml:space="preserve"> </w:instrText>
      </w:r>
      <w:r w:rsidR="004D3DDB">
        <w:instrText>{</w:instrText>
      </w:r>
      <w:r>
        <w:instrText xml:space="preserve">Step </w:instrText>
      </w:r>
      <w:r w:rsidR="004D3DDB">
        <w:instrText xml:space="preserve">&lt;nexp&gt;}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w:t>
      </w:r>
      <w:r w:rsidR="00C107C7">
        <w:rPr>
          <w:rFonts w:ascii="Letter Gothic" w:hAnsi="Letter Gothic"/>
          <w:b w:val="0"/>
        </w:rPr>
        <w:t>OR</w:t>
      </w:r>
      <w:r w:rsidRPr="00E3611B">
        <w:rPr>
          <w:rFonts w:ascii="Letter Gothic" w:hAnsi="Letter Gothic"/>
          <w:b w:val="0"/>
        </w:rPr>
        <w:t xml:space="preserve"> &lt;nvar&gt; = &lt;nexp</w:t>
      </w:r>
      <w:r w:rsidR="00F454BB" w:rsidRPr="00E3611B">
        <w:rPr>
          <w:rFonts w:ascii="Letter Gothic" w:hAnsi="Letter Gothic"/>
          <w:b w:val="0"/>
        </w:rPr>
        <w:t>_1&gt; T</w:t>
      </w:r>
      <w:r w:rsidR="00C107C7">
        <w:rPr>
          <w:rFonts w:ascii="Letter Gothic" w:hAnsi="Letter Gothic"/>
          <w:b w:val="0"/>
        </w:rPr>
        <w:t>O</w:t>
      </w:r>
      <w:r w:rsidR="00F454BB" w:rsidRPr="00E3611B">
        <w:rPr>
          <w:rFonts w:ascii="Letter Gothic" w:hAnsi="Letter Gothic"/>
          <w:b w:val="0"/>
        </w:rPr>
        <w:t xml:space="preserve">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w:t>
      </w:r>
      <w:r w:rsidR="00C107C7">
        <w:rPr>
          <w:rFonts w:ascii="Letter Gothic" w:hAnsi="Letter Gothic"/>
          <w:b w:val="0"/>
        </w:rPr>
        <w:t>TEP</w:t>
      </w:r>
      <w:r w:rsidR="00F454BB" w:rsidRPr="00E3611B">
        <w:rPr>
          <w:rFonts w:ascii="Letter Gothic" w:hAnsi="Letter Gothic"/>
          <w:b w:val="0"/>
        </w:rPr>
        <w:t xml:space="preserve">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N</w:t>
      </w:r>
      <w:r w:rsidR="00C107C7">
        <w:rPr>
          <w:rFonts w:ascii="Letter Gothic" w:hAnsi="Letter Gothic"/>
          <w:b w:val="0"/>
        </w:rPr>
        <w:t>EXT</w:t>
      </w:r>
      <w:r w:rsidRPr="00E3611B">
        <w:rPr>
          <w:rFonts w:ascii="Letter Gothic" w:hAnsi="Letter Gothic"/>
          <w:b w:val="0"/>
        </w:rPr>
        <w:t xml:space="preserve">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4D3DDB" w:rsidP="00084947">
      <w:r>
        <w:lastRenderedPageBreak/>
        <w:t>Initially,</w:t>
      </w:r>
      <w:r w:rsidR="00BB5FF4">
        <w:t xml:space="preserve"> </w:t>
      </w:r>
      <w:r w:rsidR="00AC64BE" w:rsidRPr="00674A65">
        <w:t xml:space="preserve">&lt;nvar&gt; </w:t>
      </w:r>
      <w:r>
        <w:t>is</w:t>
      </w:r>
      <w:r w:rsidR="00F454BB" w:rsidRPr="00674A65">
        <w:t xml:space="preserve"> assigned the value of &lt;nexp_</w:t>
      </w:r>
      <w:r w:rsidR="00AC64BE" w:rsidRPr="00674A65">
        <w:t>1</w:t>
      </w:r>
      <w:r w:rsidR="00F454BB" w:rsidRPr="00674A65">
        <w:t>&gt;</w:t>
      </w:r>
      <w:r w:rsidR="00BB5FF4">
        <w:t xml:space="preserve"> </w:t>
      </w:r>
      <w:r>
        <w:t>and</w:t>
      </w:r>
      <w:r w:rsidR="00F454BB" w:rsidRPr="00674A65">
        <w:t xml:space="preserve"> compared to &lt;nexp_2&gt;</w:t>
      </w:r>
      <w:r w:rsidR="002E1B0B" w:rsidRPr="00674A65">
        <w:t>.</w:t>
      </w:r>
      <w:r>
        <w:t xml:space="preserve"> </w:t>
      </w:r>
      <w:r w:rsidRPr="00674A65">
        <w:t>{S</w:t>
      </w:r>
      <w:r>
        <w:t>TEP</w:t>
      </w:r>
      <w:r w:rsidRPr="00674A65">
        <w:t xml:space="preserve"> &lt;nexp_3&gt;} is optional and may be omitted. If omitted then the </w:t>
      </w:r>
      <w:r w:rsidRPr="00C107C7">
        <w:rPr>
          <w:b/>
        </w:rPr>
        <w:t>Step</w:t>
      </w:r>
      <w:r w:rsidRPr="00674A65">
        <w:t xml:space="preserve"> value </w:t>
      </w:r>
      <w:r>
        <w:t>is</w:t>
      </w:r>
      <w:r w:rsidRPr="00674A65">
        <w:t xml:space="preserve"> 1.</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 xml:space="preserve">the statements between the </w:t>
      </w:r>
      <w:r w:rsidRPr="002C76E2">
        <w:rPr>
          <w:b/>
        </w:rPr>
        <w:t>For</w:t>
      </w:r>
      <w:r w:rsidRPr="00674A65">
        <w:t xml:space="preserve"> and </w:t>
      </w:r>
      <w:r w:rsidRPr="002C76E2">
        <w:rPr>
          <w:b/>
        </w:rPr>
        <w:t>Next</w:t>
      </w:r>
      <w:r w:rsidRPr="00674A65">
        <w:t xml:space="preserve"> </w:t>
      </w:r>
      <w:r w:rsidR="004D3DDB">
        <w:t>are</w:t>
      </w:r>
      <w:r w:rsidRPr="00674A65">
        <w:t xml:space="preserv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 xml:space="preserve">the statements between the </w:t>
      </w:r>
      <w:r w:rsidRPr="002C76E2">
        <w:rPr>
          <w:b/>
        </w:rPr>
        <w:t>For</w:t>
      </w:r>
      <w:r w:rsidRPr="00674A65">
        <w:t xml:space="preserve"> and </w:t>
      </w:r>
      <w:r w:rsidRPr="002C76E2">
        <w:rPr>
          <w:b/>
        </w:rPr>
        <w:t>Next</w:t>
      </w:r>
      <w:r w:rsidRPr="00674A65">
        <w:t xml:space="preserve"> </w:t>
      </w:r>
      <w:r w:rsidR="004D3DDB">
        <w:t>are</w:t>
      </w:r>
      <w:r w:rsidRPr="00674A65">
        <w:t xml:space="preserve"> executed.</w:t>
      </w:r>
    </w:p>
    <w:p w:rsidR="00796245" w:rsidRPr="007D3AF2" w:rsidRDefault="00796245" w:rsidP="00A33ED2">
      <w:r>
        <w:t xml:space="preserve">When the </w:t>
      </w:r>
      <w:r w:rsidRPr="00517080">
        <w:rPr>
          <w:b/>
        </w:rPr>
        <w:t>Next</w:t>
      </w:r>
      <w:r>
        <w:t xml:space="preserve"> statement is executed, &lt;nvar&gt; </w:t>
      </w:r>
      <w:r w:rsidR="004D3DDB">
        <w:t>is</w:t>
      </w:r>
      <w:r>
        <w:t xml:space="preserve"> incremented or decremented by the </w:t>
      </w:r>
      <w:r w:rsidR="009725B4" w:rsidRPr="00517080">
        <w:rPr>
          <w:b/>
        </w:rPr>
        <w:t>Step</w:t>
      </w:r>
      <w:r w:rsidR="009725B4">
        <w:t xml:space="preserve"> </w:t>
      </w:r>
      <w:r w:rsidR="00003B09">
        <w:t xml:space="preserve">value </w:t>
      </w:r>
      <w:r>
        <w:t xml:space="preserve">and the test </w:t>
      </w:r>
      <w:r w:rsidR="004D3DDB">
        <w:t>is</w:t>
      </w:r>
      <w:r>
        <w:t xml:space="preserv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r w:rsidR="007D3AF2">
        <w:t xml:space="preserve"> Each time, &lt;nvar&gt; is compared to the original value of &lt;nexp_2&gt;; </w:t>
      </w:r>
      <w:r w:rsidR="00D4046C">
        <w:t>&lt;nexp_2&gt;</w:t>
      </w:r>
      <w:r w:rsidR="007D3AF2">
        <w:t xml:space="preserve"> is not re-evaluated with each </w:t>
      </w:r>
      <w:r w:rsidR="007D3AF2">
        <w:rPr>
          <w:b/>
        </w:rPr>
        <w:t>Next</w:t>
      </w:r>
      <w:r w:rsidR="007D3AF2">
        <w:t>.</w:t>
      </w:r>
    </w:p>
    <w:p w:rsidR="002C76E2" w:rsidRDefault="002C76E2" w:rsidP="00A33ED2">
      <w:r>
        <w:t xml:space="preserve">Because the keywords </w:t>
      </w:r>
      <w:r>
        <w:rPr>
          <w:b/>
        </w:rPr>
        <w:t>To</w:t>
      </w:r>
      <w:r>
        <w:t xml:space="preserve"> and </w:t>
      </w:r>
      <w:r>
        <w:rPr>
          <w:b/>
        </w:rPr>
        <w:t>Step</w:t>
      </w:r>
      <w:r>
        <w:t xml:space="preserve"> are in the middle of the line with expressions that may include variables, it is possible to confuse </w:t>
      </w:r>
      <w:r w:rsidR="002C415E">
        <w:t>BASIC!</w:t>
      </w:r>
      <w:r>
        <w:t xml:space="preserve">. Remember that the interpreter does not see any spaces you put between variables and keywords. </w:t>
      </w:r>
      <w:r>
        <w:rPr>
          <w:b/>
        </w:rPr>
        <w:t>FOR a TO m</w:t>
      </w:r>
      <w:r>
        <w:t xml:space="preserve"> is seen as </w:t>
      </w:r>
      <w:r>
        <w:rPr>
          <w:b/>
        </w:rPr>
        <w:t>foratom</w:t>
      </w:r>
      <w:r>
        <w:t xml:space="preserve">. If there is any possibility of confusion, use parentheses to tell </w:t>
      </w:r>
      <w:r w:rsidR="002C415E">
        <w:t>BASIC!</w:t>
      </w:r>
      <w:r>
        <w:t xml:space="preserve"> that a name is a variable:</w:t>
      </w:r>
    </w:p>
    <w:p w:rsidR="002C76E2" w:rsidRPr="002C76E2" w:rsidRDefault="002C76E2" w:rsidP="002C76E2">
      <w:pPr>
        <w:pStyle w:val="Codeexample"/>
        <w:rPr>
          <w:rFonts w:ascii="Letter Gothic" w:hAnsi="Letter Gothic"/>
          <w:b w:val="0"/>
        </w:rPr>
      </w:pPr>
      <w:r>
        <w:rPr>
          <w:rFonts w:ascii="Letter Gothic" w:hAnsi="Letter Gothic"/>
          <w:b w:val="0"/>
        </w:rPr>
        <w:t xml:space="preserve">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r>
      <w:r>
        <w:rPr>
          <w:rFonts w:ascii="Letter Gothic" w:hAnsi="Letter Gothic"/>
          <w:b w:val="0"/>
        </w:rPr>
        <w:tab/>
        <w:t xml:space="preserve">% </w:t>
      </w:r>
      <w:r w:rsidR="001D5333">
        <w:rPr>
          <w:rFonts w:ascii="Letter Gothic" w:hAnsi="Letter Gothic"/>
          <w:b w:val="0"/>
        </w:rPr>
        <w:t>ERROR</w:t>
      </w:r>
      <w:r>
        <w:rPr>
          <w:rFonts w:ascii="Letter Gothic" w:hAnsi="Letter Gothic"/>
          <w:b w:val="0"/>
        </w:rPr>
        <w:t xml:space="preserve">: interpreted as </w:t>
      </w:r>
      <w:r w:rsidR="001D5333">
        <w:rPr>
          <w:rFonts w:ascii="Letter Gothic" w:hAnsi="Letter Gothic"/>
          <w:b w:val="0"/>
        </w:rPr>
        <w:t>"</w:t>
      </w:r>
      <w:r>
        <w:rPr>
          <w:rFonts w:ascii="Letter Gothic" w:hAnsi="Letter Gothic"/>
          <w:b w:val="0"/>
        </w:rPr>
        <w:t xml:space="preserve">FOR </w:t>
      </w:r>
      <w:r w:rsidR="001D5333">
        <w:rPr>
          <w:rFonts w:ascii="Letter Gothic" w:hAnsi="Letter Gothic"/>
          <w:b w:val="0"/>
        </w:rPr>
        <w:t>win</w:t>
      </w:r>
      <w:r>
        <w:rPr>
          <w:rFonts w:ascii="Letter Gothic" w:hAnsi="Letter Gothic"/>
          <w:b w:val="0"/>
        </w:rPr>
        <w:t xml:space="preserve"> TO </w:t>
      </w:r>
      <w:r w:rsidR="001D5333">
        <w:rPr>
          <w:rFonts w:ascii="Letter Gothic" w:hAnsi="Letter Gothic"/>
          <w:b w:val="0"/>
        </w:rPr>
        <w:t>ptowinbot"</w:t>
      </w:r>
    </w:p>
    <w:p w:rsidR="002C76E2" w:rsidRPr="002C76E2" w:rsidRDefault="002C76E2" w:rsidP="002C76E2">
      <w:pPr>
        <w:pStyle w:val="Codeexample"/>
        <w:rPr>
          <w:rFonts w:ascii="Letter Gothic" w:hAnsi="Letter Gothic"/>
          <w:b w:val="0"/>
        </w:rPr>
      </w:pPr>
      <w:r>
        <w:rPr>
          <w:rFonts w:ascii="Letter Gothic" w:hAnsi="Letter Gothic"/>
          <w:b w:val="0"/>
        </w:rPr>
        <w:t>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t>% interpreted as intended</w:t>
      </w:r>
    </w:p>
    <w:p w:rsidR="00796245" w:rsidRDefault="00BB5FF4" w:rsidP="00A33ED2">
      <w:r w:rsidRPr="00C107C7">
        <w:rPr>
          <w:b/>
        </w:rPr>
        <w:t>For-Next</w:t>
      </w:r>
      <w:r>
        <w:t xml:space="preserve"> loop</w:t>
      </w:r>
      <w:r w:rsidR="00796245">
        <w:t>s ca</w:t>
      </w:r>
      <w:r w:rsidR="009725B4">
        <w:t>n be nested to any level. Wh</w:t>
      </w:r>
      <w:r w:rsidR="00003B09">
        <w:t xml:space="preserve">en </w:t>
      </w:r>
      <w:r w:rsidRPr="00C107C7">
        <w:rPr>
          <w:b/>
        </w:rPr>
        <w:t>For-Next</w:t>
      </w:r>
      <w:r>
        <w:t xml:space="preserve">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A81E2C" w:rsidRDefault="004D3DDB" w:rsidP="00A33ED2">
      <w:r>
        <w:t>It is possible to</w:t>
      </w:r>
      <w:r w:rsidR="00A744E5">
        <w:t xml:space="preserve"> exit a </w:t>
      </w:r>
      <w:r w:rsidR="00A744E5" w:rsidRPr="00A744E5">
        <w:rPr>
          <w:b/>
        </w:rPr>
        <w:t>For</w:t>
      </w:r>
      <w:r w:rsidR="00A744E5">
        <w:t xml:space="preserve"> </w:t>
      </w:r>
      <w:r w:rsidR="00A744E5" w:rsidRPr="00A744E5">
        <w:t>loop</w:t>
      </w:r>
      <w:r w:rsidR="00A744E5">
        <w:t xml:space="preserve"> without </w:t>
      </w:r>
      <w:r w:rsidR="00A744E5">
        <w:rPr>
          <w:b/>
        </w:rPr>
        <w:t>Next</w:t>
      </w:r>
      <w:r w:rsidR="00A744E5">
        <w:t xml:space="preserve"> or </w:t>
      </w:r>
      <w:r w:rsidR="00A744E5">
        <w:rPr>
          <w:b/>
        </w:rPr>
        <w:t>F_N.break</w:t>
      </w:r>
      <w:r w:rsidR="00A81E2C">
        <w:t xml:space="preserve">. However, this can </w:t>
      </w:r>
      <w:r w:rsidR="00A744E5">
        <w:t xml:space="preserve">create </w:t>
      </w:r>
      <w:r w:rsidR="00A81E2C">
        <w:t>subtle logic errors</w:t>
      </w:r>
      <w:r w:rsidR="00A744E5">
        <w:t xml:space="preserve"> that are hard to debug</w:t>
      </w:r>
      <w:r w:rsidR="00A81E2C">
        <w:t xml:space="preserve">. If you set debug mode (see the </w:t>
      </w:r>
      <w:r w:rsidR="00A81E2C">
        <w:rPr>
          <w:b/>
        </w:rPr>
        <w:t>Debug.on</w:t>
      </w:r>
      <w:r w:rsidR="00A81E2C">
        <w:t xml:space="preserve"> command), then BASIC! can help you find these bugs. When your program ends and debug is on, if your program entered a </w:t>
      </w:r>
      <w:r w:rsidR="00A81E2C" w:rsidRPr="00A744E5">
        <w:rPr>
          <w:b/>
        </w:rPr>
        <w:t>For</w:t>
      </w:r>
      <w:r w:rsidR="00A81E2C">
        <w:t xml:space="preserve"> loop </w:t>
      </w:r>
      <w:r w:rsidR="00A744E5">
        <w:t>and did not leave it cleanly, BASIC! shows a run-time error: "Program ended with FOR without NEXT".</w:t>
      </w:r>
    </w:p>
    <w:p w:rsidR="00915AC3" w:rsidRDefault="00915AC3" w:rsidP="00915AC3">
      <w:pPr>
        <w:pStyle w:val="Heading2"/>
      </w:pPr>
      <w:bookmarkStart w:id="682" w:name="_Toc477150685"/>
      <w:r>
        <w:t>F_N.continue</w:t>
      </w:r>
      <w:bookmarkEnd w:id="682"/>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w:t>
      </w:r>
      <w:r w:rsidRPr="00C107C7">
        <w:rPr>
          <w:b/>
        </w:rPr>
        <w:t>For-Next</w:t>
      </w:r>
      <w:r>
        <w:t xml:space="preserve"> loop, the rest of the current pass of the loop is skipped. The </w:t>
      </w:r>
      <w:r w:rsidRPr="00517080">
        <w:rPr>
          <w:b/>
        </w:rPr>
        <w:t>Next</w:t>
      </w:r>
      <w:r>
        <w:t xml:space="preserve"> statement executes immediately.</w:t>
      </w:r>
    </w:p>
    <w:p w:rsidR="00E055C9" w:rsidRDefault="00E055C9" w:rsidP="00EB1F62">
      <w:pPr>
        <w:pStyle w:val="Heading2"/>
      </w:pPr>
      <w:bookmarkStart w:id="683" w:name="_Toc477150686"/>
      <w:r>
        <w:t>F_</w:t>
      </w:r>
      <w:r w:rsidR="00915AC3">
        <w:t>N</w:t>
      </w:r>
      <w:r>
        <w:t>.break</w:t>
      </w:r>
      <w:bookmarkEnd w:id="683"/>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 xml:space="preserve">f this statement is executed within a </w:t>
      </w:r>
      <w:r w:rsidR="00B45C5F" w:rsidRPr="00C107C7">
        <w:rPr>
          <w:b/>
        </w:rPr>
        <w:t>For-Next</w:t>
      </w:r>
      <w:r w:rsidR="00B45C5F">
        <w:t xml:space="preserve">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684" w:name="_Toc477150687"/>
      <w:r>
        <w:t>While</w:t>
      </w:r>
      <w:r w:rsidR="00DB389E">
        <w:t xml:space="preserve"> &lt;lexp&gt;</w:t>
      </w:r>
      <w:r w:rsidR="00C760EB">
        <w:t xml:space="preserve"> </w:t>
      </w:r>
      <w:r w:rsidR="009611B1">
        <w:t>/</w:t>
      </w:r>
      <w:r>
        <w:t xml:space="preserve"> Repeat</w:t>
      </w:r>
      <w:bookmarkEnd w:id="684"/>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lastRenderedPageBreak/>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A744E5">
      <w:r w:rsidRPr="00C107C7">
        <w:rPr>
          <w:b/>
        </w:rPr>
        <w:t>While</w:t>
      </w:r>
      <w:r w:rsidR="00D274D5" w:rsidRPr="00C107C7">
        <w:rPr>
          <w:b/>
        </w:rPr>
        <w:t>-Repeat</w:t>
      </w:r>
      <w:r>
        <w:t xml:space="preserve"> loops may be nested to any level. When </w:t>
      </w:r>
      <w:r w:rsidR="00D274D5" w:rsidRPr="00C107C7">
        <w:rPr>
          <w:b/>
        </w:rPr>
        <w:t>While-Repeat</w:t>
      </w:r>
      <w:r>
        <w:t xml:space="preserve"> are nested, any executed </w:t>
      </w:r>
      <w:r w:rsidRPr="00517080">
        <w:rPr>
          <w:b/>
        </w:rPr>
        <w:t>Repeat</w:t>
      </w:r>
      <w:r>
        <w:t xml:space="preserve"> statement will apply to inner most </w:t>
      </w:r>
      <w:r w:rsidRPr="00C107C7">
        <w:rPr>
          <w:b/>
        </w:rPr>
        <w:t>While</w:t>
      </w:r>
      <w:r>
        <w:t xml:space="preserve"> loop.</w:t>
      </w:r>
    </w:p>
    <w:p w:rsidR="00915AC3" w:rsidRDefault="00915AC3" w:rsidP="00915AC3">
      <w:pPr>
        <w:pStyle w:val="Heading2"/>
      </w:pPr>
      <w:bookmarkStart w:id="685" w:name="_Toc477150688"/>
      <w:r>
        <w:t>W_R.continue</w:t>
      </w:r>
      <w:bookmarkEnd w:id="685"/>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Default="00915AC3" w:rsidP="00915AC3">
      <w:r>
        <w:t xml:space="preserve">If this statement is executed within a </w:t>
      </w:r>
      <w:r w:rsidRPr="00A81E2C">
        <w:rPr>
          <w:b/>
        </w:rPr>
        <w:t>While-Repeat</w:t>
      </w:r>
      <w:r>
        <w:t xml:space="preserve"> loop, the rest of the current pass of the loop is skipped. The </w:t>
      </w:r>
      <w:r w:rsidRPr="00517080">
        <w:rPr>
          <w:b/>
        </w:rPr>
        <w:t>Repeat</w:t>
      </w:r>
      <w:r>
        <w:t xml:space="preserve"> statement executes immediately.</w:t>
      </w:r>
    </w:p>
    <w:p w:rsidR="00A744E5" w:rsidRPr="00E055C9" w:rsidRDefault="00A744E5" w:rsidP="00915AC3">
      <w:r>
        <w:t xml:space="preserve">You can exit a </w:t>
      </w:r>
      <w:r>
        <w:rPr>
          <w:b/>
        </w:rPr>
        <w:t>While</w:t>
      </w:r>
      <w:r>
        <w:t xml:space="preserve"> </w:t>
      </w:r>
      <w:r w:rsidRPr="00A744E5">
        <w:t>loop</w:t>
      </w:r>
      <w:r>
        <w:t xml:space="preserve"> without </w:t>
      </w:r>
      <w:r>
        <w:rPr>
          <w:b/>
        </w:rPr>
        <w:t>Repeat</w:t>
      </w:r>
      <w:r>
        <w:t xml:space="preserve"> or </w:t>
      </w:r>
      <w:r>
        <w:rPr>
          <w:b/>
        </w:rPr>
        <w:t>W_R.break</w:t>
      </w:r>
      <w:r>
        <w:t xml:space="preserve">. As with </w:t>
      </w:r>
      <w:r w:rsidRPr="00A744E5">
        <w:rPr>
          <w:b/>
        </w:rPr>
        <w:t>For-Next</w:t>
      </w:r>
      <w:r>
        <w:t xml:space="preserve"> loops, this can create subtle bugs, and BASIC! can help you find them. </w:t>
      </w:r>
      <w:r w:rsidR="0004115E">
        <w:t>If</w:t>
      </w:r>
      <w:r>
        <w:t xml:space="preserve"> debug is on, </w:t>
      </w:r>
      <w:r w:rsidR="0004115E">
        <w:t>and</w:t>
      </w:r>
      <w:r>
        <w:t xml:space="preserve"> your</w:t>
      </w:r>
      <w:r w:rsidR="0004115E">
        <w:t xml:space="preserve"> program is still in a </w:t>
      </w:r>
      <w:r w:rsidR="0004115E">
        <w:rPr>
          <w:b/>
        </w:rPr>
        <w:t>While</w:t>
      </w:r>
      <w:r>
        <w:t xml:space="preserve"> loop </w:t>
      </w:r>
      <w:r w:rsidR="0004115E">
        <w:t>when it ends</w:t>
      </w:r>
      <w:r>
        <w:t xml:space="preserve">, BASIC! shows a run-time error: "Program ended with </w:t>
      </w:r>
      <w:r w:rsidR="0004115E">
        <w:t>WHILE</w:t>
      </w:r>
      <w:r>
        <w:t xml:space="preserve"> without </w:t>
      </w:r>
      <w:r w:rsidR="0004115E">
        <w:t xml:space="preserve"> REPEAT</w:t>
      </w:r>
      <w:r>
        <w:t>".</w:t>
      </w:r>
    </w:p>
    <w:p w:rsidR="00CA12D0" w:rsidRDefault="00CA12D0" w:rsidP="00EB1F62">
      <w:pPr>
        <w:pStyle w:val="Heading2"/>
      </w:pPr>
      <w:bookmarkStart w:id="686" w:name="_Toc477150689"/>
      <w:r>
        <w:t>W_</w:t>
      </w:r>
      <w:r w:rsidR="00915AC3">
        <w:t>R</w:t>
      </w:r>
      <w:r>
        <w:t>.break</w:t>
      </w:r>
      <w:bookmarkEnd w:id="686"/>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t>
      </w:r>
      <w:r w:rsidR="00CA12D0" w:rsidRPr="00A81E2C">
        <w:rPr>
          <w:b/>
        </w:rPr>
        <w:t>While</w:t>
      </w:r>
      <w:r w:rsidR="00D274D5" w:rsidRPr="00A81E2C">
        <w:rPr>
          <w:b/>
        </w:rPr>
        <w:t>-</w:t>
      </w:r>
      <w:r w:rsidR="00CA12D0" w:rsidRPr="00A81E2C">
        <w:rPr>
          <w:b/>
        </w:rPr>
        <w:t>Repeat</w:t>
      </w:r>
      <w:r w:rsidR="00CA12D0">
        <w:t xml:space="preserve">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687" w:name="_Toc477150690"/>
      <w:r>
        <w:t xml:space="preserve">Do </w:t>
      </w:r>
      <w:r w:rsidR="009611B1">
        <w:t>/</w:t>
      </w:r>
      <w:r>
        <w:t xml:space="preserve"> Until</w:t>
      </w:r>
      <w:r w:rsidR="00BA0F9C">
        <w:t xml:space="preserve"> </w:t>
      </w:r>
      <w:r w:rsidR="00DB389E">
        <w:t>&lt;lexp&gt;</w:t>
      </w:r>
      <w:bookmarkEnd w:id="687"/>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A744E5">
      <w:r w:rsidRPr="00A81E2C">
        <w:rPr>
          <w:b/>
        </w:rPr>
        <w:t>Do</w:t>
      </w:r>
      <w:r w:rsidR="00D274D5" w:rsidRPr="00A81E2C">
        <w:rPr>
          <w:b/>
        </w:rPr>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A744E5" w:rsidRDefault="00A744E5" w:rsidP="00A744E5">
      <w:r>
        <w:t xml:space="preserve">You can exit a </w:t>
      </w:r>
      <w:r>
        <w:rPr>
          <w:b/>
        </w:rPr>
        <w:t>Do</w:t>
      </w:r>
      <w:r>
        <w:t xml:space="preserve"> </w:t>
      </w:r>
      <w:r w:rsidRPr="00A744E5">
        <w:t>loop</w:t>
      </w:r>
      <w:r>
        <w:t xml:space="preserve"> without </w:t>
      </w:r>
      <w:r>
        <w:rPr>
          <w:b/>
        </w:rPr>
        <w:t>Until</w:t>
      </w:r>
      <w:r>
        <w:t xml:space="preserve"> or </w:t>
      </w:r>
      <w:r>
        <w:rPr>
          <w:b/>
        </w:rPr>
        <w:t>D_U.break</w:t>
      </w:r>
      <w:r>
        <w:t xml:space="preserve">. </w:t>
      </w:r>
      <w:r w:rsidR="0004115E">
        <w:t xml:space="preserve">As with </w:t>
      </w:r>
      <w:r w:rsidR="0004115E" w:rsidRPr="00A744E5">
        <w:rPr>
          <w:b/>
        </w:rPr>
        <w:t>For-Next</w:t>
      </w:r>
      <w:r w:rsidR="0004115E">
        <w:t xml:space="preserve"> loops, this can create subtle bugs, and BASIC! can help you find them. If debug is on, and your program is still in a </w:t>
      </w:r>
      <w:r w:rsidR="0004115E">
        <w:rPr>
          <w:b/>
        </w:rPr>
        <w:t>Do</w:t>
      </w:r>
      <w:r w:rsidR="0004115E">
        <w:t xml:space="preserve"> loop when it ends, BASIC! shows a run-time error: "Program ended with DO without  UNTIL"</w:t>
      </w:r>
      <w:r>
        <w:t>.</w:t>
      </w:r>
    </w:p>
    <w:p w:rsidR="00915AC3" w:rsidRDefault="00915AC3" w:rsidP="00915AC3">
      <w:pPr>
        <w:pStyle w:val="Heading2"/>
      </w:pPr>
      <w:bookmarkStart w:id="688" w:name="_Toc477150691"/>
      <w:r>
        <w:t>D_U.continue</w:t>
      </w:r>
      <w:bookmarkEnd w:id="688"/>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t>
      </w:r>
      <w:r w:rsidRPr="00A81E2C">
        <w:rPr>
          <w:b/>
        </w:rPr>
        <w:t>Do-Until</w:t>
      </w:r>
      <w:r>
        <w:t xml:space="preserve">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689" w:name="_Toc477150692"/>
      <w:r>
        <w:lastRenderedPageBreak/>
        <w:t>D_</w:t>
      </w:r>
      <w:r w:rsidR="00915AC3">
        <w:t>U</w:t>
      </w:r>
      <w:r>
        <w:t>.break</w:t>
      </w:r>
      <w:bookmarkEnd w:id="689"/>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w:t>
      </w:r>
      <w:r w:rsidR="00CA12D0" w:rsidRPr="00A81E2C">
        <w:rPr>
          <w:b/>
        </w:rPr>
        <w:t>Do</w:t>
      </w:r>
      <w:r w:rsidR="00D274D5" w:rsidRPr="00A81E2C">
        <w:rPr>
          <w:b/>
        </w:rPr>
        <w:t>-</w:t>
      </w:r>
      <w:r w:rsidR="00CA12D0" w:rsidRPr="00A81E2C">
        <w:rPr>
          <w:b/>
        </w:rPr>
        <w:t>Until</w:t>
      </w:r>
      <w:r w:rsidR="00CA12D0">
        <w:t xml:space="preserve">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690" w:name="_Toc477150693"/>
      <w:r>
        <w:t xml:space="preserve">Labels, </w:t>
      </w:r>
      <w:r w:rsidR="004957D3">
        <w:t xml:space="preserve">GOTO, </w:t>
      </w:r>
      <w:r w:rsidR="0073447D">
        <w:t>GOSUB</w:t>
      </w:r>
      <w:r w:rsidR="004957D3">
        <w:t>, and RETURN</w:t>
      </w:r>
      <w:r>
        <w:t>: Traditional BASIC</w:t>
      </w:r>
      <w:bookmarkEnd w:id="690"/>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rsidR="008E348B" w:rsidRDefault="008E348B" w:rsidP="008E348B">
      <w:pPr>
        <w:pStyle w:val="Heading3"/>
      </w:pPr>
      <w:bookmarkStart w:id="691" w:name="_Toc477150694"/>
      <w:r>
        <w:t>Label</w:t>
      </w:r>
      <w:bookmarkEnd w:id="691"/>
    </w:p>
    <w:p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r w:rsidR="00E6138B">
        <w:t>Label names follow the same conventions as variable names</w:t>
      </w:r>
      <w:ins w:id="692" w:author="Sammartano, Marc (BIC USA)" w:date="2016-04-10T17:39:00Z">
        <w:r w:rsidR="004D20A6">
          <w:t>, except that a label must not start with a BASIC! command keyword</w:t>
        </w:r>
      </w:ins>
      <w:r w:rsidR="00FB7C92">
        <w:t>.</w:t>
      </w:r>
    </w:p>
    <w:p w:rsidR="00674334" w:rsidRDefault="00674334" w:rsidP="008E348B">
      <w:r>
        <w:t>You may put a label on a line with other commands</w:t>
      </w:r>
      <w:r w:rsidR="00724143">
        <w:t>. Use two colons: one to signify that the word is a label, and a second to separate the label from the other command(s) on the line.</w:t>
      </w:r>
    </w:p>
    <w:p w:rsidR="00724143" w:rsidRPr="00724143" w:rsidRDefault="00724143" w:rsidP="00724143">
      <w:pPr>
        <w:pStyle w:val="Codeexample"/>
        <w:rPr>
          <w:rFonts w:ascii="Letter Gothic" w:hAnsi="Letter Gothic"/>
          <w:b w:val="0"/>
        </w:rPr>
      </w:pPr>
      <w:r>
        <w:rPr>
          <w:rFonts w:ascii="Letter Gothic" w:hAnsi="Letter Gothic"/>
          <w:b w:val="0"/>
        </w:rPr>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rsidR="00724143" w:rsidRDefault="00724143" w:rsidP="00FB7C92">
      <w:r>
        <w:t xml:space="preserve">This </w:t>
      </w:r>
      <w:r w:rsidR="00BE1EAC">
        <w:t xml:space="preserve">program </w:t>
      </w:r>
      <w:r>
        <w:t xml:space="preserve">prints </w:t>
      </w:r>
      <w:r w:rsidRPr="00724143">
        <w:rPr>
          <w:rFonts w:ascii="Letter Gothic" w:hAnsi="Letter Gothic"/>
          <w:sz w:val="20"/>
          <w:szCs w:val="20"/>
        </w:rPr>
        <w:t>5.0</w:t>
      </w:r>
      <w:r>
        <w:t xml:space="preserve"> and then stops.</w:t>
      </w:r>
    </w:p>
    <w:p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lastRenderedPageBreak/>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693" w:name="_Toc477150695"/>
      <w:r>
        <w:t>GoTo &lt;label&gt;</w:t>
      </w:r>
      <w:bookmarkEnd w:id="693"/>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694" w:name="_Toc477150696"/>
      <w:r>
        <w:t>GoTo &lt;index_nexp&gt;, &lt;label&gt;...</w:t>
      </w:r>
      <w:bookmarkEnd w:id="694"/>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695" w:name="_Toc477150697"/>
      <w:r>
        <w:t>GoSub &lt;label&gt;</w:t>
      </w:r>
      <w:r w:rsidR="00854349">
        <w:t xml:space="preserve"> /</w:t>
      </w:r>
      <w:r>
        <w:t xml:space="preserve"> Return</w:t>
      </w:r>
      <w:bookmarkEnd w:id="695"/>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696" w:name="_Toc477150698"/>
      <w:r>
        <w:t>GoSub &lt;index_nexp&gt;, &lt;label&gt;...</w:t>
      </w:r>
      <w:r w:rsidR="009611B1">
        <w:t xml:space="preserve"> / Return</w:t>
      </w:r>
      <w:bookmarkEnd w:id="696"/>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lastRenderedPageBreak/>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 xml:space="preserve">&lt;subroutine for side </w:t>
      </w:r>
      <w:del w:id="697" w:author="Sammartano, Marc (BIC USA)" w:date="2016-11-26T09:41:00Z">
        <w:r w:rsidRPr="00517080" w:rsidDel="00E35822">
          <w:rPr>
            <w:rFonts w:ascii="Letter Gothic" w:hAnsi="Letter Gothic"/>
            <w:b w:val="0"/>
          </w:rPr>
          <w:delText>1</w:delText>
        </w:r>
      </w:del>
      <w:ins w:id="698" w:author="Sammartano, Marc (BIC USA)" w:date="2016-11-26T09:41:00Z">
        <w:r w:rsidR="00E35822">
          <w:rPr>
            <w:rFonts w:ascii="Letter Gothic" w:hAnsi="Letter Gothic"/>
            <w:b w:val="0"/>
          </w:rPr>
          <w:t>6</w:t>
        </w:r>
      </w:ins>
      <w:r w:rsidRPr="00517080">
        <w:rPr>
          <w:rFonts w:ascii="Letter Gothic" w:hAnsi="Letter Gothic"/>
          <w:b w:val="0"/>
        </w:rPr>
        <w:t>&gt;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699" w:name="_Toc477150699"/>
      <w:r>
        <w:t>Using Source Code f</w:t>
      </w:r>
      <w:r w:rsidR="000A743C">
        <w:t>rom Multiple Files</w:t>
      </w:r>
      <w:bookmarkEnd w:id="699"/>
    </w:p>
    <w:p w:rsidR="00391A64" w:rsidRDefault="00391A64" w:rsidP="000A743C">
      <w:pPr>
        <w:pStyle w:val="Heading3"/>
      </w:pPr>
      <w:bookmarkStart w:id="700" w:name="_Toc477150700"/>
      <w:r>
        <w:t>Include FilePath</w:t>
      </w:r>
      <w:bookmarkEnd w:id="700"/>
      <w:r>
        <w:fldChar w:fldCharType="begin"/>
      </w:r>
      <w:r>
        <w:instrText xml:space="preserve"> XE "</w:instrText>
      </w:r>
      <w:r w:rsidRPr="002E6C8B">
        <w:instrText>Include FilePath</w:instrText>
      </w:r>
      <w:r>
        <w:instrText xml:space="preserve">" </w:instrText>
      </w:r>
      <w:r>
        <w:fldChar w:fldCharType="end"/>
      </w:r>
    </w:p>
    <w:p w:rsidR="00391A64" w:rsidRDefault="00391A64" w:rsidP="00391A64">
      <w:pPr>
        <w:rPr>
          <w:ins w:id="701" w:author="Sammartano, Marc (BIC USA)" w:date="2016-04-07T17:16:00Z"/>
        </w:rPr>
      </w:pPr>
      <w:r>
        <w:t>Before the program is run, the BASIC! pre</w:t>
      </w:r>
      <w:del w:id="702" w:author="Sammartano, Marc (BIC USA)" w:date="2016-04-07T17:19:00Z">
        <w:r w:rsidR="005C0F82" w:rsidDel="005862A4">
          <w:delText>-</w:delText>
        </w:r>
      </w:del>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5862A4" w:rsidRPr="00D160AA" w:rsidRDefault="005862A4" w:rsidP="00391A64">
      <w:ins w:id="703" w:author="Sammartano, Marc (BIC USA)" w:date="2016-04-07T17:16:00Z">
        <w:r>
          <w:t xml:space="preserve">You may </w:t>
        </w:r>
      </w:ins>
      <w:ins w:id="704" w:author="Sammartano, Marc (BIC USA)" w:date="2016-04-07T17:21:00Z">
        <w:r w:rsidR="00D160AA">
          <w:t xml:space="preserve">include </w:t>
        </w:r>
      </w:ins>
      <w:ins w:id="705" w:author="Sammartano, Marc (BIC USA)" w:date="2016-04-07T17:17:00Z">
        <w:r>
          <w:t xml:space="preserve">a file only once. If multiple </w:t>
        </w:r>
        <w:r>
          <w:rPr>
            <w:b/>
          </w:rPr>
          <w:t>Include</w:t>
        </w:r>
        <w:r>
          <w:t xml:space="preserve"> statements name the same file, the preprocessor insert</w:t>
        </w:r>
      </w:ins>
      <w:ins w:id="706" w:author="Sammartano, Marc (BIC USA)" w:date="2016-04-07T17:20:00Z">
        <w:r>
          <w:t>s</w:t>
        </w:r>
      </w:ins>
      <w:ins w:id="707" w:author="Sammartano, Marc (BIC USA)" w:date="2016-04-07T17:17:00Z">
        <w:r>
          <w:t xml:space="preserve"> the contents of the file in place of the first such </w:t>
        </w:r>
      </w:ins>
      <w:ins w:id="708" w:author="Sammartano, Marc (BIC USA)" w:date="2016-04-07T17:18:00Z">
        <w:r>
          <w:rPr>
            <w:b/>
          </w:rPr>
          <w:t>Include</w:t>
        </w:r>
        <w:r>
          <w:t xml:space="preserve"> statement and delete</w:t>
        </w:r>
      </w:ins>
      <w:ins w:id="709" w:author="Sammartano, Marc (BIC USA)" w:date="2016-04-07T17:20:00Z">
        <w:r>
          <w:t>s</w:t>
        </w:r>
      </w:ins>
      <w:ins w:id="710" w:author="Sammartano, Marc (BIC USA)" w:date="2016-04-07T17:18:00Z">
        <w:r>
          <w:t xml:space="preserve"> the </w:t>
        </w:r>
      </w:ins>
      <w:ins w:id="711" w:author="Sammartano, Marc (BIC USA)" w:date="2016-04-07T17:20:00Z">
        <w:r>
          <w:t>others</w:t>
        </w:r>
      </w:ins>
      <w:ins w:id="712" w:author="Sammartano, Marc (BIC USA)" w:date="2016-04-07T17:18:00Z">
        <w:r>
          <w:t>.</w:t>
        </w:r>
      </w:ins>
      <w:ins w:id="713" w:author="Sammartano, Marc (BIC USA)" w:date="2016-04-07T17:21:00Z">
        <w:r w:rsidR="00D160AA">
          <w:t xml:space="preserve"> This prevents Out-Of-Memory crashes caused by an </w:t>
        </w:r>
        <w:r w:rsidR="00D160AA">
          <w:rPr>
            <w:b/>
          </w:rPr>
          <w:t>Include</w:t>
        </w:r>
        <w:r w:rsidR="00D160AA">
          <w:t xml:space="preserve"> file including itself.</w:t>
        </w:r>
      </w:ins>
    </w:p>
    <w:p w:rsidR="00391A64" w:rsidRPr="008377C5" w:rsidRDefault="00391A64" w:rsidP="000A5A50">
      <w:pPr>
        <w:pStyle w:val="Codeexample"/>
        <w:keepNext/>
        <w:rPr>
          <w:rFonts w:ascii="Letter Gothic" w:hAnsi="Letter Gothic"/>
          <w:b w:val="0"/>
        </w:rPr>
      </w:pPr>
      <w:r w:rsidRPr="008377C5">
        <w:rPr>
          <w:rFonts w:ascii="Letter Gothic" w:hAnsi="Letter Gothic"/>
          <w:b w:val="0"/>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8377C5" w:rsidRDefault="003E49F4" w:rsidP="003E49F4">
      <w:pPr>
        <w:pStyle w:val="Codeexample"/>
        <w:rPr>
          <w:rFonts w:ascii="Letter Gothic" w:hAnsi="Letter Gothic"/>
          <w:b w:val="0"/>
        </w:rPr>
      </w:pPr>
      <w:r w:rsidRPr="008377C5">
        <w:rPr>
          <w:rFonts w:ascii="Letter Gothic" w:hAnsi="Letter Gothic"/>
          <w:b w:val="0"/>
        </w:rPr>
        <w:t>INCLUDE "functions/DrawGraph.bas"</w:t>
      </w:r>
    </w:p>
    <w:p w:rsidR="005C0F82" w:rsidRDefault="003E49F4" w:rsidP="00391A64">
      <w:r>
        <w:t>If present, the quotes prevent the pre</w:t>
      </w:r>
      <w:del w:id="714" w:author="Sammartano, Marc (BIC USA)" w:date="2016-04-07T17:19:00Z">
        <w:r w:rsidR="005C0F82" w:rsidDel="005862A4">
          <w:delText>-</w:delText>
        </w:r>
      </w:del>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Default="005C0F82" w:rsidP="00391A64">
      <w:pPr>
        <w:rPr>
          <w:ins w:id="715" w:author="Sammartano, Marc (BIC USA)" w:date="2016-04-07T17:26:00Z"/>
        </w:rPr>
      </w:pPr>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160AA" w:rsidRDefault="008377C5" w:rsidP="00391A64">
      <w:pPr>
        <w:rPr>
          <w:ins w:id="716" w:author="Sammartano, Marc (BIC USA)" w:date="2016-04-07T17:30:00Z"/>
        </w:rPr>
      </w:pPr>
      <w:ins w:id="717" w:author="Sammartano, Marc (BIC USA)" w:date="2016-04-07T17:30:00Z">
        <w:r>
          <w:t xml:space="preserve">Because </w:t>
        </w:r>
        <w:r>
          <w:rPr>
            <w:b/>
          </w:rPr>
          <w:t>Include</w:t>
        </w:r>
        <w:r>
          <w:t xml:space="preserve"> is processed before your program starts running, it is not affected by program logic.</w:t>
        </w:r>
      </w:ins>
    </w:p>
    <w:p w:rsidR="00DC67C4" w:rsidRDefault="008377C5" w:rsidP="008377C5">
      <w:pPr>
        <w:pStyle w:val="Codeexample"/>
        <w:rPr>
          <w:ins w:id="718" w:author="Sammartano, Marc (BIC USA)" w:date="2016-04-07T17:31:00Z"/>
          <w:rFonts w:ascii="Letter Gothic" w:hAnsi="Letter Gothic"/>
          <w:b w:val="0"/>
        </w:rPr>
      </w:pPr>
      <w:ins w:id="719" w:author="Sammartano, Marc (BIC USA)" w:date="2016-04-07T17:31:00Z">
        <w:r>
          <w:rPr>
            <w:rFonts w:ascii="Letter Gothic" w:hAnsi="Letter Gothic"/>
            <w:b w:val="0"/>
          </w:rPr>
          <w:t xml:space="preserve">IF </w:t>
        </w:r>
        <w:r w:rsidR="00DC67C4">
          <w:rPr>
            <w:rFonts w:ascii="Letter Gothic" w:hAnsi="Letter Gothic"/>
            <w:b w:val="0"/>
          </w:rPr>
          <w:t>0</w:t>
        </w:r>
      </w:ins>
    </w:p>
    <w:p w:rsidR="00DC67C4" w:rsidRDefault="00DC67C4" w:rsidP="008377C5">
      <w:pPr>
        <w:pStyle w:val="Codeexample"/>
        <w:rPr>
          <w:ins w:id="720" w:author="Sammartano, Marc (BIC USA)" w:date="2016-04-07T17:31:00Z"/>
          <w:rFonts w:ascii="Letter Gothic" w:hAnsi="Letter Gothic"/>
          <w:b w:val="0"/>
        </w:rPr>
      </w:pPr>
      <w:ins w:id="721" w:author="Sammartano, Marc (BIC USA)" w:date="2016-04-07T17:45:00Z">
        <w:r>
          <w:rPr>
            <w:rFonts w:ascii="Letter Gothic" w:hAnsi="Letter Gothic"/>
            <w:b w:val="0"/>
          </w:rPr>
          <w:t xml:space="preserve">  </w:t>
        </w:r>
      </w:ins>
      <w:ins w:id="722" w:author="Sammartano, Marc (BIC USA)" w:date="2016-04-07T17:31:00Z">
        <w:r w:rsidR="008377C5">
          <w:rPr>
            <w:rFonts w:ascii="Letter Gothic" w:hAnsi="Letter Gothic"/>
            <w:b w:val="0"/>
          </w:rPr>
          <w:t>IN</w:t>
        </w:r>
        <w:r>
          <w:rPr>
            <w:rFonts w:ascii="Letter Gothic" w:hAnsi="Letter Gothic"/>
            <w:b w:val="0"/>
          </w:rPr>
          <w:t>CLUDE functions/DrawGraph.bas</w:t>
        </w:r>
      </w:ins>
    </w:p>
    <w:p w:rsidR="008377C5" w:rsidRDefault="008377C5" w:rsidP="008377C5">
      <w:pPr>
        <w:pStyle w:val="Codeexample"/>
        <w:rPr>
          <w:ins w:id="723" w:author="Sammartano, Marc (BIC USA)" w:date="2016-04-07T17:31:00Z"/>
          <w:rFonts w:ascii="Letter Gothic" w:hAnsi="Letter Gothic"/>
          <w:b w:val="0"/>
        </w:rPr>
      </w:pPr>
      <w:ins w:id="724" w:author="Sammartano, Marc (BIC USA)" w:date="2016-04-07T17:31:00Z">
        <w:r>
          <w:rPr>
            <w:rFonts w:ascii="Letter Gothic" w:hAnsi="Letter Gothic"/>
            <w:b w:val="0"/>
          </w:rPr>
          <w:t>ENDIF</w:t>
        </w:r>
      </w:ins>
    </w:p>
    <w:p w:rsidR="008377C5" w:rsidRPr="008377C5" w:rsidRDefault="008377C5" w:rsidP="008377C5">
      <w:pPr>
        <w:rPr>
          <w:ins w:id="725" w:author="Sammartano, Marc (BIC USA)" w:date="2016-04-07T17:32:00Z"/>
        </w:rPr>
      </w:pPr>
      <w:ins w:id="726" w:author="Sammartano, Marc (BIC USA)" w:date="2016-04-07T17:32:00Z">
        <w:r>
          <w:t xml:space="preserve">In this example, the </w:t>
        </w:r>
      </w:ins>
      <w:ins w:id="727" w:author="Sammartano, Marc (BIC USA)" w:date="2016-04-07T17:34:00Z">
        <w:r>
          <w:t xml:space="preserve">contents of the program file replace </w:t>
        </w:r>
      </w:ins>
      <w:ins w:id="728" w:author="Sammartano, Marc (BIC USA)" w:date="2016-04-07T17:33:00Z">
        <w:r>
          <w:t xml:space="preserve">the </w:t>
        </w:r>
        <w:r>
          <w:rPr>
            <w:b/>
          </w:rPr>
          <w:t>Include</w:t>
        </w:r>
        <w:r>
          <w:t xml:space="preserve"> statement</w:t>
        </w:r>
      </w:ins>
      <w:ins w:id="729" w:author="Sammartano, Marc (BIC USA)" w:date="2016-04-07T17:41:00Z">
        <w:r w:rsidR="00DC67C4">
          <w:t xml:space="preserve"> in the body of the </w:t>
        </w:r>
      </w:ins>
      <w:ins w:id="730" w:author="Sammartano, Marc (BIC USA)" w:date="2016-04-07T17:42:00Z">
        <w:r w:rsidR="00DC67C4">
          <w:rPr>
            <w:b/>
          </w:rPr>
          <w:t>If</w:t>
        </w:r>
        <w:r w:rsidR="00DC67C4">
          <w:t>/</w:t>
        </w:r>
        <w:r w:rsidR="00DC67C4">
          <w:rPr>
            <w:b/>
          </w:rPr>
          <w:t>Endif</w:t>
        </w:r>
      </w:ins>
      <w:ins w:id="731" w:author="Sammartano, Marc (BIC USA)" w:date="2016-04-07T17:33:00Z">
        <w:r>
          <w:t>, but the statements are never executed</w:t>
        </w:r>
      </w:ins>
      <w:ins w:id="732" w:author="Sammartano, Marc (BIC USA)" w:date="2016-04-07T17:35:00Z">
        <w:r>
          <w:t xml:space="preserve"> because </w:t>
        </w:r>
        <w:r w:rsidRPr="008377C5">
          <w:rPr>
            <w:b/>
          </w:rPr>
          <w:t>I</w:t>
        </w:r>
        <w:r>
          <w:rPr>
            <w:b/>
          </w:rPr>
          <w:t>f</w:t>
        </w:r>
        <w:r w:rsidRPr="008377C5">
          <w:rPr>
            <w:b/>
          </w:rPr>
          <w:t xml:space="preserve"> 0</w:t>
        </w:r>
        <w:r>
          <w:t xml:space="preserve"> is always false</w:t>
        </w:r>
      </w:ins>
      <w:ins w:id="733" w:author="Sammartano, Marc (BIC USA)" w:date="2016-04-07T17:33:00Z">
        <w:r>
          <w:t>.</w:t>
        </w:r>
      </w:ins>
    </w:p>
    <w:p w:rsidR="008377C5" w:rsidRDefault="008377C5" w:rsidP="008377C5">
      <w:pPr>
        <w:rPr>
          <w:ins w:id="734" w:author="Sammartano, Marc (BIC USA)" w:date="2016-04-07T17:37:00Z"/>
        </w:rPr>
      </w:pPr>
      <w:ins w:id="735" w:author="Sammartano, Marc (BIC USA)" w:date="2016-04-07T17:37:00Z">
        <w:r>
          <w:lastRenderedPageBreak/>
          <w:t xml:space="preserve">However, an </w:t>
        </w:r>
        <w:r>
          <w:rPr>
            <w:b/>
          </w:rPr>
          <w:t>Include</w:t>
        </w:r>
        <w:r>
          <w:t xml:space="preserve"> in a single-line </w:t>
        </w:r>
        <w:r>
          <w:rPr>
            <w:b/>
          </w:rPr>
          <w:t>If</w:t>
        </w:r>
        <w:r>
          <w:t xml:space="preserve"> is ignored:</w:t>
        </w:r>
      </w:ins>
    </w:p>
    <w:p w:rsidR="008377C5" w:rsidRDefault="008377C5" w:rsidP="008377C5">
      <w:pPr>
        <w:pStyle w:val="Codeexample"/>
        <w:rPr>
          <w:ins w:id="736" w:author="Sammartano, Marc (BIC USA)" w:date="2016-04-07T17:37:00Z"/>
          <w:rFonts w:ascii="Letter Gothic" w:hAnsi="Letter Gothic"/>
          <w:b w:val="0"/>
        </w:rPr>
      </w:pPr>
      <w:ins w:id="737" w:author="Sammartano, Marc (BIC USA)" w:date="2016-04-07T17:37:00Z">
        <w:r>
          <w:rPr>
            <w:rFonts w:ascii="Letter Gothic" w:hAnsi="Letter Gothic"/>
            <w:b w:val="0"/>
          </w:rPr>
          <w:t xml:space="preserve">IF </w:t>
        </w:r>
      </w:ins>
      <w:ins w:id="738" w:author="Sammartano, Marc (BIC USA)" w:date="2016-04-07T17:38:00Z">
        <w:r>
          <w:rPr>
            <w:rFonts w:ascii="Letter Gothic" w:hAnsi="Letter Gothic"/>
            <w:b w:val="0"/>
          </w:rPr>
          <w:t>x</w:t>
        </w:r>
      </w:ins>
      <w:ins w:id="739" w:author="Sammartano, Marc (BIC USA)" w:date="2016-04-07T17:37:00Z">
        <w:r>
          <w:rPr>
            <w:rFonts w:ascii="Letter Gothic" w:hAnsi="Letter Gothic"/>
            <w:b w:val="0"/>
          </w:rPr>
          <w:t xml:space="preserve"> THEN INCLUDE functions/DrawGraph.bas</w:t>
        </w:r>
      </w:ins>
      <w:ins w:id="740" w:author="Sammartano, Marc (BIC USA)" w:date="2016-04-07T17:44:00Z">
        <w:r w:rsidR="00DC67C4">
          <w:rPr>
            <w:rFonts w:ascii="Letter Gothic" w:hAnsi="Letter Gothic"/>
            <w:b w:val="0"/>
          </w:rPr>
          <w:t xml:space="preserve"> ELSE PRINT "bad!"</w:t>
        </w:r>
      </w:ins>
    </w:p>
    <w:p w:rsidR="008377C5" w:rsidRPr="00DC67C4" w:rsidRDefault="008377C5" w:rsidP="008377C5">
      <w:ins w:id="741" w:author="Sammartano, Marc (BIC USA)" w:date="2016-04-07T17:38:00Z">
        <w:r>
          <w:t xml:space="preserve">In this example, the </w:t>
        </w:r>
      </w:ins>
      <w:ins w:id="742" w:author="Sammartano, Marc (BIC USA)" w:date="2016-04-07T17:44:00Z">
        <w:r w:rsidR="00DC67C4">
          <w:t xml:space="preserve">file is not inserted </w:t>
        </w:r>
      </w:ins>
      <w:ins w:id="743" w:author="Sammartano, Marc (BIC USA)" w:date="2016-04-07T17:45:00Z">
        <w:r w:rsidR="00DC67C4">
          <w:t xml:space="preserve">in place of the </w:t>
        </w:r>
        <w:r w:rsidR="00DC67C4">
          <w:rPr>
            <w:b/>
          </w:rPr>
          <w:t>Include</w:t>
        </w:r>
        <w:r w:rsidR="00DC67C4">
          <w:t xml:space="preserve"> statement.</w:t>
        </w:r>
      </w:ins>
    </w:p>
    <w:p w:rsidR="00D4463D" w:rsidRDefault="00D4463D" w:rsidP="000A743C">
      <w:pPr>
        <w:pStyle w:val="Heading3"/>
      </w:pPr>
      <w:bookmarkStart w:id="744" w:name="_Toc477150701"/>
      <w:r>
        <w:t>Run &lt;filename_sexp&gt;</w:t>
      </w:r>
      <w:del w:id="745" w:author="Sammartano, Marc (BIC USA)" w:date="2017-03-04T20:29:00Z">
        <w:r w:rsidDel="00F463EF">
          <w:delText xml:space="preserve"> </w:delText>
        </w:r>
      </w:del>
      <w:r>
        <w:t>{,</w:t>
      </w:r>
      <w:r w:rsidR="0029334D">
        <w:t xml:space="preserve"> &lt;data_sexp&gt;}</w:t>
      </w:r>
      <w:bookmarkEnd w:id="744"/>
      <w:r w:rsidR="00520661">
        <w:fldChar w:fldCharType="begin"/>
      </w:r>
      <w:r w:rsidR="0029334D">
        <w:instrText xml:space="preserve"> XE "</w:instrText>
      </w:r>
      <w:r w:rsidR="0029334D" w:rsidRPr="00B4125C">
        <w:instrText>Run &lt;filename_sexp&gt;</w:instrText>
      </w:r>
      <w:del w:id="746" w:author="Sammartano, Marc (BIC USA)" w:date="2017-03-04T20:29:00Z">
        <w:r w:rsidR="0029334D" w:rsidRPr="00B4125C" w:rsidDel="00F463EF">
          <w:delInstrText xml:space="preserve"> </w:delInstrText>
        </w:r>
      </w:del>
      <w:r w:rsidR="0029334D" w:rsidRPr="00B4125C">
        <w:instrText>{, &lt;data_sexp&gt;}</w:instrText>
      </w:r>
      <w:r w:rsidR="0029334D">
        <w:instrText xml:space="preserve">" </w:instrText>
      </w:r>
      <w:r w:rsidR="00520661">
        <w:fldChar w:fldCharType="end"/>
      </w:r>
    </w:p>
    <w:p w:rsidR="0029334D" w:rsidRDefault="0029334D" w:rsidP="00064982">
      <w:pPr>
        <w:rPr>
          <w:ins w:id="747" w:author="Sammartano, Marc (BIC USA)" w:date="2017-03-05T02:58:00Z"/>
        </w:rPr>
      </w:pPr>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706934" w:rsidRPr="00706934" w:rsidRDefault="00706934" w:rsidP="00064982">
      <w:ins w:id="748" w:author="Sammartano, Marc (BIC USA)" w:date="2017-03-05T02:58:00Z">
        <w:r>
          <w:t xml:space="preserve">If the filename parameter is omitted, </w:t>
        </w:r>
      </w:ins>
      <w:ins w:id="749" w:author="Sammartano, Marc (BIC USA)" w:date="2017-03-05T03:00:00Z">
        <w:r>
          <w:t xml:space="preserve">and the currently executing program has a name, then </w:t>
        </w:r>
      </w:ins>
      <w:ins w:id="750" w:author="Sammartano, Marc (BIC USA)" w:date="2017-03-05T02:59:00Z">
        <w:r>
          <w:t xml:space="preserve">the program restarts. </w:t>
        </w:r>
      </w:ins>
      <w:ins w:id="751" w:author="Sammartano, Marc (BIC USA)" w:date="2017-03-05T03:00:00Z">
        <w:r>
          <w:t>The program does not have a name if you run</w:t>
        </w:r>
      </w:ins>
      <w:ins w:id="752" w:author="Sammartano, Marc (BIC USA)" w:date="2017-03-05T03:02:00Z">
        <w:r>
          <w:t xml:space="preserve"> </w:t>
        </w:r>
      </w:ins>
      <w:ins w:id="753" w:author="Sammartano, Marc (BIC USA)" w:date="2017-03-05T03:00:00Z">
        <w:r>
          <w:t xml:space="preserve">from the BASIC! Editor without first saving </w:t>
        </w:r>
      </w:ins>
      <w:ins w:id="754" w:author="Sammartano, Marc (BIC USA)" w:date="2017-03-05T03:02:00Z">
        <w:r>
          <w:t xml:space="preserve">the </w:t>
        </w:r>
      </w:ins>
      <w:ins w:id="755" w:author="Sammartano, Marc (BIC USA)" w:date="2017-03-05T03:00:00Z">
        <w:r>
          <w:t xml:space="preserve">program; in this case </w:t>
        </w:r>
      </w:ins>
      <w:ins w:id="756" w:author="Sammartano, Marc (BIC USA)" w:date="2017-03-05T03:01:00Z">
        <w:r>
          <w:rPr>
            <w:b/>
          </w:rPr>
          <w:t>Run</w:t>
        </w:r>
        <w:r>
          <w:t xml:space="preserve"> terminates your program with a syntax error.</w:t>
        </w:r>
      </w:ins>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Default="00947140" w:rsidP="00064982">
      <w:pPr>
        <w:rPr>
          <w:ins w:id="757" w:author="Sammartano, Marc (BIC USA)" w:date="2017-03-05T01:42:00Z"/>
        </w:rPr>
      </w:pPr>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6C0D68" w:rsidRDefault="006C0D68" w:rsidP="006C0D68">
      <w:pPr>
        <w:pStyle w:val="Heading3"/>
        <w:rPr>
          <w:ins w:id="758" w:author="Sammartano, Marc (BIC USA)" w:date="2017-03-05T01:42:00Z"/>
        </w:rPr>
      </w:pPr>
      <w:bookmarkStart w:id="759" w:name="_Toc477150702"/>
      <w:ins w:id="760" w:author="Sammartano, Marc (BIC USA)" w:date="2017-03-05T01:42:00Z">
        <w:r>
          <w:t xml:space="preserve">Program.info </w:t>
        </w:r>
      </w:ins>
      <w:ins w:id="761" w:author="Sammartano, Marc (BIC USA)" w:date="2017-03-05T01:45:00Z">
        <w:r w:rsidRPr="007664E4">
          <w:t>&lt;nexp&gt;|&lt;nvar&gt;</w:t>
        </w:r>
      </w:ins>
      <w:bookmarkEnd w:id="759"/>
      <w:ins w:id="762" w:author="Sammartano, Marc (BIC USA)" w:date="2017-03-05T01:42:00Z">
        <w:r>
          <w:fldChar w:fldCharType="begin"/>
        </w:r>
        <w:r>
          <w:instrText xml:space="preserve"> XE "</w:instrText>
        </w:r>
      </w:ins>
      <w:ins w:id="763" w:author="Sammartano, Marc (BIC USA)" w:date="2017-03-05T01:43:00Z">
        <w:r>
          <w:instrText>Program.info</w:instrText>
        </w:r>
      </w:ins>
      <w:ins w:id="764" w:author="Sammartano, Marc (BIC USA)" w:date="2017-03-05T01:42:00Z">
        <w:r w:rsidRPr="00B4125C">
          <w:instrText xml:space="preserve"> </w:instrText>
        </w:r>
      </w:ins>
      <w:ins w:id="765" w:author="Sammartano, Marc (BIC USA)" w:date="2017-03-05T01:45:00Z">
        <w:r w:rsidRPr="007664E4">
          <w:instrText>&lt;nexp&gt;|&lt;nvar&gt;</w:instrText>
        </w:r>
      </w:ins>
      <w:ins w:id="766" w:author="Sammartano, Marc (BIC USA)" w:date="2017-03-05T01:42:00Z">
        <w:r>
          <w:instrText xml:space="preserve">" </w:instrText>
        </w:r>
        <w:r>
          <w:fldChar w:fldCharType="end"/>
        </w:r>
      </w:ins>
    </w:p>
    <w:p w:rsidR="006C0D68" w:rsidRDefault="006C0D68" w:rsidP="006C0D68">
      <w:pPr>
        <w:rPr>
          <w:ins w:id="767" w:author="Sammartano, Marc (BIC USA)" w:date="2017-03-05T01:48:00Z"/>
        </w:rPr>
      </w:pPr>
      <w:ins w:id="768" w:author="Sammartano, Marc (BIC USA)" w:date="2017-03-05T01:45:00Z">
        <w:r>
          <w:t xml:space="preserve">Returns </w:t>
        </w:r>
      </w:ins>
      <w:ins w:id="769" w:author="Sammartano, Marc (BIC USA)" w:date="2017-03-05T01:49:00Z">
        <w:r>
          <w:t xml:space="preserve">a Bundle that reports </w:t>
        </w:r>
      </w:ins>
      <w:ins w:id="770" w:author="Sammartano, Marc (BIC USA)" w:date="2017-03-05T01:45:00Z">
        <w:r>
          <w:t xml:space="preserve">information </w:t>
        </w:r>
      </w:ins>
      <w:ins w:id="771" w:author="Sammartano, Marc (BIC USA)" w:date="2017-03-05T01:49:00Z">
        <w:r>
          <w:t xml:space="preserve">about the currently </w:t>
        </w:r>
      </w:ins>
      <w:ins w:id="772" w:author="Sammartano, Marc (BIC USA)" w:date="2017-03-05T01:45:00Z">
        <w:r>
          <w:t>running program. If you provide a variable that is not a valid Bundle pointer, the command creates a new Bundle and returns the Bundle pointer in your variable. Otherwise it writes into the Bundle your variable or expression points to.</w:t>
        </w:r>
      </w:ins>
    </w:p>
    <w:p w:rsidR="006C4403" w:rsidRDefault="006C0D68" w:rsidP="006C4403">
      <w:pPr>
        <w:rPr>
          <w:ins w:id="773" w:author="Sammartano, Marc (BIC USA)" w:date="2017-03-05T01:45:00Z"/>
        </w:rPr>
      </w:pPr>
      <w:ins w:id="774" w:author="Sammartano, Marc (BIC USA)" w:date="2017-03-05T01:48:00Z">
        <w:r>
          <w:t>The bundle keys and</w:t>
        </w:r>
      </w:ins>
      <w:ins w:id="775" w:author="Sammartano, Marc (BIC USA)" w:date="2017-03-05T01:49:00Z">
        <w:r>
          <w:t xml:space="preserve"> possibl</w:t>
        </w:r>
        <w:r w:rsidR="006C4403">
          <w:t>e values are in the table below:</w:t>
        </w:r>
      </w:ins>
    </w:p>
    <w:tbl>
      <w:tblPr>
        <w:tblStyle w:val="TableGrid"/>
        <w:tblW w:w="8259" w:type="dxa"/>
        <w:jc w:val="center"/>
        <w:tblLayout w:type="fixed"/>
        <w:tblLook w:val="04A0" w:firstRow="1" w:lastRow="0" w:firstColumn="1" w:lastColumn="0" w:noHBand="0" w:noVBand="1"/>
      </w:tblPr>
      <w:tblGrid>
        <w:gridCol w:w="1189"/>
        <w:gridCol w:w="1108"/>
        <w:gridCol w:w="5962"/>
      </w:tblGrid>
      <w:tr w:rsidR="006C4403" w:rsidRPr="002C2F6D" w:rsidTr="00EB697C">
        <w:trPr>
          <w:cantSplit/>
          <w:trHeight w:val="302"/>
          <w:jc w:val="center"/>
          <w:ins w:id="776" w:author="Sammartano, Marc (BIC USA)" w:date="2017-03-05T01:46:00Z"/>
        </w:trPr>
        <w:tc>
          <w:tcPr>
            <w:tcW w:w="1189" w:type="dxa"/>
          </w:tcPr>
          <w:p w:rsidR="006C4403" w:rsidRPr="002C2F6D" w:rsidRDefault="006C4403" w:rsidP="008A66A9">
            <w:pPr>
              <w:jc w:val="center"/>
              <w:rPr>
                <w:ins w:id="777" w:author="Sammartano, Marc (BIC USA)" w:date="2017-03-05T01:46:00Z"/>
                <w:b/>
              </w:rPr>
            </w:pPr>
            <w:ins w:id="778" w:author="Sammartano, Marc (BIC USA)" w:date="2017-03-05T01:46:00Z">
              <w:r>
                <w:rPr>
                  <w:b/>
                </w:rPr>
                <w:t>Key</w:t>
              </w:r>
            </w:ins>
          </w:p>
        </w:tc>
        <w:tc>
          <w:tcPr>
            <w:tcW w:w="1108" w:type="dxa"/>
          </w:tcPr>
          <w:p w:rsidR="006C4403" w:rsidRDefault="006C4403" w:rsidP="008A66A9">
            <w:pPr>
              <w:jc w:val="center"/>
              <w:rPr>
                <w:ins w:id="779" w:author="Sammartano, Marc (BIC USA)" w:date="2017-03-05T01:50:00Z"/>
                <w:b/>
              </w:rPr>
            </w:pPr>
            <w:ins w:id="780" w:author="Sammartano, Marc (BIC USA)" w:date="2017-03-05T01:50:00Z">
              <w:r>
                <w:rPr>
                  <w:b/>
                </w:rPr>
                <w:t>Type</w:t>
              </w:r>
            </w:ins>
          </w:p>
        </w:tc>
        <w:tc>
          <w:tcPr>
            <w:tcW w:w="5962" w:type="dxa"/>
          </w:tcPr>
          <w:p w:rsidR="006C4403" w:rsidRDefault="00EB697C" w:rsidP="008A66A9">
            <w:pPr>
              <w:jc w:val="center"/>
              <w:rPr>
                <w:ins w:id="781" w:author="Sammartano, Marc (BIC USA)" w:date="2017-03-05T01:46:00Z"/>
                <w:b/>
              </w:rPr>
            </w:pPr>
            <w:ins w:id="782" w:author="Sammartano, Marc (BIC USA)" w:date="2017-03-05T02:14:00Z">
              <w:r>
                <w:rPr>
                  <w:b/>
                </w:rPr>
                <w:t>Value</w:t>
              </w:r>
            </w:ins>
          </w:p>
        </w:tc>
      </w:tr>
      <w:tr w:rsidR="006C4403" w:rsidRPr="002C2F6D" w:rsidTr="00EB697C">
        <w:trPr>
          <w:cantSplit/>
          <w:trHeight w:val="312"/>
          <w:jc w:val="center"/>
          <w:ins w:id="783" w:author="Sammartano, Marc (BIC USA)" w:date="2017-03-05T01:46:00Z"/>
        </w:trPr>
        <w:tc>
          <w:tcPr>
            <w:tcW w:w="1189" w:type="dxa"/>
            <w:vAlign w:val="center"/>
          </w:tcPr>
          <w:p w:rsidR="006C4403" w:rsidRPr="001839EC" w:rsidRDefault="006C4403" w:rsidP="008A66A9">
            <w:pPr>
              <w:jc w:val="center"/>
              <w:rPr>
                <w:ins w:id="784" w:author="Sammartano, Marc (BIC USA)" w:date="2017-03-05T01:46:00Z"/>
                <w:b/>
              </w:rPr>
            </w:pPr>
            <w:ins w:id="785" w:author="Sammartano, Marc (BIC USA)" w:date="2017-03-05T01:47:00Z">
              <w:r>
                <w:rPr>
                  <w:b/>
                </w:rPr>
                <w:t>BasPath</w:t>
              </w:r>
            </w:ins>
          </w:p>
        </w:tc>
        <w:tc>
          <w:tcPr>
            <w:tcW w:w="1108" w:type="dxa"/>
            <w:vAlign w:val="center"/>
          </w:tcPr>
          <w:p w:rsidR="006C4403" w:rsidRDefault="006C4403" w:rsidP="008A66A9">
            <w:pPr>
              <w:jc w:val="center"/>
              <w:rPr>
                <w:ins w:id="786" w:author="Sammartano, Marc (BIC USA)" w:date="2017-03-05T01:50:00Z"/>
              </w:rPr>
            </w:pPr>
            <w:ins w:id="787" w:author="Sammartano, Marc (BIC USA)" w:date="2017-03-05T01:50:00Z">
              <w:r>
                <w:t>String</w:t>
              </w:r>
            </w:ins>
          </w:p>
        </w:tc>
        <w:tc>
          <w:tcPr>
            <w:tcW w:w="5962" w:type="dxa"/>
            <w:vAlign w:val="center"/>
          </w:tcPr>
          <w:p w:rsidR="006C4403" w:rsidRDefault="006C4403" w:rsidP="006C4403">
            <w:pPr>
              <w:rPr>
                <w:ins w:id="788" w:author="Sammartano, Marc (BIC USA)" w:date="2017-03-05T02:08:00Z"/>
              </w:rPr>
            </w:pPr>
            <w:ins w:id="789" w:author="Sammartano, Marc (BIC USA)" w:date="2017-03-05T01:58:00Z">
              <w:r>
                <w:t>Full path + name of the program currently being executed</w:t>
              </w:r>
            </w:ins>
            <w:ins w:id="790" w:author="Sammartano, Marc (BIC USA)" w:date="2017-03-05T02:09:00Z">
              <w:r>
                <w:t>.</w:t>
              </w:r>
            </w:ins>
          </w:p>
          <w:p w:rsidR="006C4403" w:rsidRDefault="006C4403" w:rsidP="006C4403">
            <w:pPr>
              <w:rPr>
                <w:ins w:id="791" w:author="Sammartano, Marc (BIC USA)" w:date="2017-03-05T01:46:00Z"/>
              </w:rPr>
            </w:pPr>
            <w:ins w:id="792" w:author="Sammartano, Marc (BIC USA)" w:date="2017-03-05T02:09:00Z">
              <w:r>
                <w:t>The path is</w:t>
              </w:r>
            </w:ins>
            <w:ins w:id="793" w:author="Sammartano, Marc (BIC USA)" w:date="2017-03-05T01:58:00Z">
              <w:r>
                <w:t xml:space="preserve"> relative to BASIC!’s "source/" directory.</w:t>
              </w:r>
            </w:ins>
          </w:p>
        </w:tc>
      </w:tr>
      <w:tr w:rsidR="006C4403" w:rsidRPr="002C2F6D" w:rsidTr="00EB697C">
        <w:trPr>
          <w:cantSplit/>
          <w:trHeight w:val="312"/>
          <w:jc w:val="center"/>
          <w:ins w:id="794" w:author="Sammartano, Marc (BIC USA)" w:date="2017-03-05T01:46:00Z"/>
        </w:trPr>
        <w:tc>
          <w:tcPr>
            <w:tcW w:w="1189" w:type="dxa"/>
            <w:vAlign w:val="center"/>
          </w:tcPr>
          <w:p w:rsidR="006C4403" w:rsidRPr="001839EC" w:rsidRDefault="006C4403" w:rsidP="008A66A9">
            <w:pPr>
              <w:jc w:val="center"/>
              <w:rPr>
                <w:ins w:id="795" w:author="Sammartano, Marc (BIC USA)" w:date="2017-03-05T01:46:00Z"/>
                <w:b/>
              </w:rPr>
            </w:pPr>
            <w:ins w:id="796" w:author="Sammartano, Marc (BIC USA)" w:date="2017-03-05T01:47:00Z">
              <w:r>
                <w:rPr>
                  <w:b/>
                </w:rPr>
                <w:t>BasName</w:t>
              </w:r>
            </w:ins>
          </w:p>
        </w:tc>
        <w:tc>
          <w:tcPr>
            <w:tcW w:w="1108" w:type="dxa"/>
            <w:vAlign w:val="center"/>
          </w:tcPr>
          <w:p w:rsidR="006C4403" w:rsidRDefault="006C4403" w:rsidP="008A66A9">
            <w:pPr>
              <w:jc w:val="center"/>
              <w:rPr>
                <w:ins w:id="797" w:author="Sammartano, Marc (BIC USA)" w:date="2017-03-05T01:50:00Z"/>
              </w:rPr>
            </w:pPr>
            <w:ins w:id="798" w:author="Sammartano, Marc (BIC USA)" w:date="2017-03-05T01:50:00Z">
              <w:r>
                <w:t>String</w:t>
              </w:r>
            </w:ins>
          </w:p>
        </w:tc>
        <w:tc>
          <w:tcPr>
            <w:tcW w:w="5962" w:type="dxa"/>
            <w:vAlign w:val="center"/>
          </w:tcPr>
          <w:p w:rsidR="006C4403" w:rsidRDefault="006C4403" w:rsidP="008A66A9">
            <w:pPr>
              <w:rPr>
                <w:ins w:id="799" w:author="Sammartano, Marc (BIC USA)" w:date="2017-03-05T01:46:00Z"/>
              </w:rPr>
            </w:pPr>
            <w:ins w:id="800" w:author="Sammartano, Marc (BIC USA)" w:date="2017-03-05T02:00:00Z">
              <w:r>
                <w:t>Name of the program currently being executed.</w:t>
              </w:r>
            </w:ins>
          </w:p>
        </w:tc>
      </w:tr>
      <w:tr w:rsidR="006C4403" w:rsidRPr="002C2F6D" w:rsidTr="00EB697C">
        <w:trPr>
          <w:cantSplit/>
          <w:trHeight w:val="302"/>
          <w:jc w:val="center"/>
          <w:ins w:id="801" w:author="Sammartano, Marc (BIC USA)" w:date="2017-03-05T01:46:00Z"/>
        </w:trPr>
        <w:tc>
          <w:tcPr>
            <w:tcW w:w="1189" w:type="dxa"/>
            <w:vAlign w:val="center"/>
          </w:tcPr>
          <w:p w:rsidR="006C4403" w:rsidRPr="001839EC" w:rsidRDefault="006C4403" w:rsidP="008A66A9">
            <w:pPr>
              <w:jc w:val="center"/>
              <w:rPr>
                <w:ins w:id="802" w:author="Sammartano, Marc (BIC USA)" w:date="2017-03-05T01:46:00Z"/>
                <w:b/>
              </w:rPr>
            </w:pPr>
            <w:ins w:id="803" w:author="Sammartano, Marc (BIC USA)" w:date="2017-03-05T01:47:00Z">
              <w:r>
                <w:rPr>
                  <w:b/>
                </w:rPr>
                <w:t>SysPath</w:t>
              </w:r>
            </w:ins>
          </w:p>
        </w:tc>
        <w:tc>
          <w:tcPr>
            <w:tcW w:w="1108" w:type="dxa"/>
            <w:vAlign w:val="center"/>
          </w:tcPr>
          <w:p w:rsidR="006C4403" w:rsidRDefault="006C4403" w:rsidP="008A66A9">
            <w:pPr>
              <w:jc w:val="center"/>
              <w:rPr>
                <w:ins w:id="804" w:author="Sammartano, Marc (BIC USA)" w:date="2017-03-05T01:50:00Z"/>
              </w:rPr>
            </w:pPr>
            <w:ins w:id="805" w:author="Sammartano, Marc (BIC USA)" w:date="2017-03-05T01:50:00Z">
              <w:r>
                <w:t>String</w:t>
              </w:r>
            </w:ins>
          </w:p>
        </w:tc>
        <w:tc>
          <w:tcPr>
            <w:tcW w:w="5962" w:type="dxa"/>
            <w:vAlign w:val="center"/>
          </w:tcPr>
          <w:p w:rsidR="006C4403" w:rsidRDefault="006C4403" w:rsidP="008A66A9">
            <w:pPr>
              <w:rPr>
                <w:ins w:id="806" w:author="Sammartano, Marc (BIC USA)" w:date="2017-03-05T02:10:00Z"/>
              </w:rPr>
            </w:pPr>
            <w:ins w:id="807" w:author="Sammartano, Marc (BIC USA)" w:date="2017-03-05T02:08:00Z">
              <w:r>
                <w:t xml:space="preserve">Full </w:t>
              </w:r>
              <w:r w:rsidR="00271853">
                <w:t>path to the BASIC!</w:t>
              </w:r>
            </w:ins>
            <w:ins w:id="808" w:author="Sammartano, Marc (BIC USA)" w:date="2017-03-05T02:40:00Z">
              <w:r w:rsidR="00271853">
                <w:t>’s</w:t>
              </w:r>
            </w:ins>
            <w:ins w:id="809" w:author="Sammartano, Marc (BIC USA)" w:date="2017-03-05T02:08:00Z">
              <w:r>
                <w:t xml:space="preserve"> </w:t>
              </w:r>
            </w:ins>
            <w:ins w:id="810" w:author="Sammartano, Marc (BIC USA)" w:date="2017-03-05T02:09:00Z">
              <w:r>
                <w:t>private file storage directory.</w:t>
              </w:r>
            </w:ins>
          </w:p>
          <w:p w:rsidR="006C4403" w:rsidRDefault="006C4403" w:rsidP="008A66A9">
            <w:pPr>
              <w:rPr>
                <w:ins w:id="811" w:author="Sammartano, Marc (BIC USA)" w:date="2017-03-05T01:46:00Z"/>
              </w:rPr>
            </w:pPr>
            <w:ins w:id="812" w:author="Sammartano, Marc (BIC USA)" w:date="2017-03-05T02:10:00Z">
              <w:r>
                <w:t>The path is relative to BASIC!’s "data/" directory.</w:t>
              </w:r>
            </w:ins>
          </w:p>
        </w:tc>
      </w:tr>
      <w:tr w:rsidR="006C4403" w:rsidRPr="002C2F6D" w:rsidTr="00EB697C">
        <w:trPr>
          <w:cantSplit/>
          <w:trHeight w:val="302"/>
          <w:jc w:val="center"/>
          <w:ins w:id="813" w:author="Sammartano, Marc (BIC USA)" w:date="2017-03-05T01:46:00Z"/>
        </w:trPr>
        <w:tc>
          <w:tcPr>
            <w:tcW w:w="1189" w:type="dxa"/>
            <w:vAlign w:val="center"/>
          </w:tcPr>
          <w:p w:rsidR="006C4403" w:rsidRPr="001839EC" w:rsidRDefault="006C4403" w:rsidP="008A66A9">
            <w:pPr>
              <w:jc w:val="center"/>
              <w:rPr>
                <w:ins w:id="814" w:author="Sammartano, Marc (BIC USA)" w:date="2017-03-05T01:46:00Z"/>
                <w:b/>
              </w:rPr>
            </w:pPr>
            <w:ins w:id="815" w:author="Sammartano, Marc (BIC USA)" w:date="2017-03-05T01:47:00Z">
              <w:r>
                <w:rPr>
                  <w:b/>
                </w:rPr>
                <w:t>UserApk</w:t>
              </w:r>
            </w:ins>
          </w:p>
        </w:tc>
        <w:tc>
          <w:tcPr>
            <w:tcW w:w="1108" w:type="dxa"/>
            <w:vAlign w:val="center"/>
          </w:tcPr>
          <w:p w:rsidR="006C4403" w:rsidRDefault="006C4403" w:rsidP="008A66A9">
            <w:pPr>
              <w:jc w:val="center"/>
              <w:rPr>
                <w:ins w:id="816" w:author="Sammartano, Marc (BIC USA)" w:date="2017-03-05T01:50:00Z"/>
              </w:rPr>
            </w:pPr>
            <w:ins w:id="817" w:author="Sammartano, Marc (BIC USA)" w:date="2017-03-05T01:50:00Z">
              <w:r>
                <w:t>Numeric</w:t>
              </w:r>
            </w:ins>
          </w:p>
          <w:p w:rsidR="006C4403" w:rsidRDefault="006C4403" w:rsidP="008A66A9">
            <w:pPr>
              <w:jc w:val="center"/>
              <w:rPr>
                <w:ins w:id="818" w:author="Sammartano, Marc (BIC USA)" w:date="2017-03-05T01:50:00Z"/>
              </w:rPr>
            </w:pPr>
            <w:ins w:id="819" w:author="Sammartano, Marc (BIC USA)" w:date="2017-03-05T01:50:00Z">
              <w:r>
                <w:t>(Logical)</w:t>
              </w:r>
            </w:ins>
          </w:p>
        </w:tc>
        <w:tc>
          <w:tcPr>
            <w:tcW w:w="5962" w:type="dxa"/>
            <w:vAlign w:val="center"/>
          </w:tcPr>
          <w:p w:rsidR="006C4403" w:rsidRDefault="006C4403" w:rsidP="00B96081">
            <w:pPr>
              <w:rPr>
                <w:ins w:id="820" w:author="Sammartano, Marc (BIC USA)" w:date="2017-03-05T01:54:00Z"/>
              </w:rPr>
            </w:pPr>
            <w:ins w:id="821" w:author="Sammartano, Marc (BIC USA)" w:date="2017-03-05T01:51:00Z">
              <w:r>
                <w:t xml:space="preserve">Returns 1.0 (true) if the </w:t>
              </w:r>
            </w:ins>
            <w:ins w:id="822" w:author="Sammartano, Marc (BIC USA)" w:date="2017-03-05T01:52:00Z">
              <w:r>
                <w:t xml:space="preserve">current </w:t>
              </w:r>
            </w:ins>
            <w:ins w:id="823" w:author="Sammartano, Marc (BIC USA)" w:date="2017-03-05T01:51:00Z">
              <w:r>
                <w:t>program</w:t>
              </w:r>
            </w:ins>
            <w:ins w:id="824" w:author="Sammartano, Marc (BIC USA)" w:date="2017-03-05T01:52:00Z">
              <w:r>
                <w:t xml:space="preserve"> is being run from a standalone user-</w:t>
              </w:r>
            </w:ins>
            <w:ins w:id="825" w:author="Sammartano, Marc (BIC USA)" w:date="2017-03-05T01:54:00Z">
              <w:r>
                <w:t>built</w:t>
              </w:r>
            </w:ins>
            <w:ins w:id="826" w:author="Sammartano, Marc (BIC USA)" w:date="2017-03-05T01:52:00Z">
              <w:r>
                <w:t xml:space="preserve"> APK</w:t>
              </w:r>
            </w:ins>
            <w:ins w:id="827" w:author="Sammartano, Marc (BIC USA)" w:date="2017-03-05T01:54:00Z">
              <w:r>
                <w:t xml:space="preserve"> (Appendix D)</w:t>
              </w:r>
            </w:ins>
            <w:ins w:id="828" w:author="Sammartano, Marc (BIC USA)" w:date="2017-03-05T01:52:00Z">
              <w:r>
                <w:t>.</w:t>
              </w:r>
            </w:ins>
          </w:p>
          <w:p w:rsidR="00EB697C" w:rsidRDefault="006C4403" w:rsidP="00B96081">
            <w:pPr>
              <w:rPr>
                <w:ins w:id="829" w:author="Sammartano, Marc (BIC USA)" w:date="2017-03-05T01:46:00Z"/>
              </w:rPr>
            </w:pPr>
            <w:ins w:id="830" w:author="Sammartano, Marc (BIC USA)" w:date="2017-03-05T01:54:00Z">
              <w:r>
                <w:t xml:space="preserve">Returns 0.0 (false) if the program </w:t>
              </w:r>
            </w:ins>
            <w:ins w:id="831" w:author="Sammartano, Marc (BIC USA)" w:date="2017-03-05T02:14:00Z">
              <w:r w:rsidR="00EB697C">
                <w:t xml:space="preserve">is being from </w:t>
              </w:r>
            </w:ins>
            <w:ins w:id="832" w:author="Sammartano, Marc (BIC USA)" w:date="2017-03-05T02:15:00Z">
              <w:r w:rsidR="00EB697C">
                <w:t>from the</w:t>
              </w:r>
            </w:ins>
            <w:ins w:id="833" w:author="Sammartano, Marc (BIC USA)" w:date="2017-03-05T02:14:00Z">
              <w:r w:rsidR="00EB697C">
                <w:t xml:space="preserve"> </w:t>
              </w:r>
            </w:ins>
            <w:ins w:id="834" w:author="Sammartano, Marc (BIC USA)" w:date="2017-03-05T02:15:00Z">
              <w:r w:rsidR="00EB697C">
                <w:t>BASIC! Editor or a Launcher Shortcut (Appendix C).</w:t>
              </w:r>
            </w:ins>
          </w:p>
        </w:tc>
      </w:tr>
    </w:tbl>
    <w:p w:rsidR="006C4403" w:rsidRDefault="006C4403" w:rsidP="006C4403">
      <w:pPr>
        <w:pStyle w:val="ListParagraph"/>
        <w:ind w:left="0"/>
        <w:rPr>
          <w:ins w:id="835" w:author="Sammartano, Marc (BIC USA)" w:date="2017-03-05T02:18:00Z"/>
        </w:rPr>
      </w:pPr>
    </w:p>
    <w:p w:rsidR="006C4403" w:rsidRDefault="006C4403" w:rsidP="006C4403">
      <w:pPr>
        <w:pStyle w:val="ListParagraph"/>
        <w:ind w:left="0"/>
        <w:rPr>
          <w:ins w:id="836" w:author="Sammartano, Marc (BIC USA)" w:date="2017-03-05T02:13:00Z"/>
        </w:rPr>
      </w:pPr>
      <w:ins w:id="837" w:author="Sammartano, Marc (BIC USA)" w:date="2017-03-05T02:13:00Z">
        <w:r>
          <w:t>For example, assume:</w:t>
        </w:r>
      </w:ins>
    </w:p>
    <w:p w:rsidR="006C4403" w:rsidRDefault="006C4403" w:rsidP="006C4403">
      <w:pPr>
        <w:pStyle w:val="ListParagraph"/>
        <w:numPr>
          <w:ilvl w:val="0"/>
          <w:numId w:val="56"/>
        </w:numPr>
        <w:ind w:left="720"/>
        <w:rPr>
          <w:ins w:id="838" w:author="Sammartano, Marc (BIC USA)" w:date="2017-03-05T02:13:00Z"/>
        </w:rPr>
      </w:pPr>
      <w:ins w:id="839" w:author="Sammartano, Marc (BIC USA)" w:date="2017-03-05T02:13:00Z">
        <w:r>
          <w:t>Y</w:t>
        </w:r>
        <w:r w:rsidR="008A66A9">
          <w:t xml:space="preserve">ou are using the default &lt;pref </w:t>
        </w:r>
        <w:r>
          <w:t>base</w:t>
        </w:r>
      </w:ins>
      <w:ins w:id="840" w:author="Sammartano, Marc (BIC USA)" w:date="2017-03-05T04:06:00Z">
        <w:r w:rsidR="008A66A9">
          <w:t xml:space="preserve"> </w:t>
        </w:r>
      </w:ins>
      <w:ins w:id="841" w:author="Sammartano, Marc (BIC USA)" w:date="2017-03-05T02:13:00Z">
        <w:r>
          <w:t>drive&gt;</w:t>
        </w:r>
      </w:ins>
    </w:p>
    <w:p w:rsidR="00EB697C" w:rsidRDefault="006C4403" w:rsidP="008A66A9">
      <w:pPr>
        <w:pStyle w:val="ListParagraph"/>
        <w:numPr>
          <w:ilvl w:val="0"/>
          <w:numId w:val="56"/>
        </w:numPr>
        <w:ind w:left="720"/>
        <w:rPr>
          <w:ins w:id="842" w:author="Sammartano, Marc (BIC USA)" w:date="2017-03-05T02:13:00Z"/>
        </w:rPr>
      </w:pPr>
      <w:ins w:id="843" w:author="Sammartano, Marc (BIC USA)" w:date="2017-03-05T02:13:00Z">
        <w:r>
          <w:t>You downloaded a file called "my_program.bas" to the standard Android Download directory.</w:t>
        </w:r>
      </w:ins>
    </w:p>
    <w:p w:rsidR="006C4403" w:rsidRDefault="006C4403" w:rsidP="008A66A9">
      <w:pPr>
        <w:pStyle w:val="ListParagraph"/>
        <w:numPr>
          <w:ilvl w:val="0"/>
          <w:numId w:val="56"/>
        </w:numPr>
        <w:ind w:left="720"/>
        <w:rPr>
          <w:ins w:id="844" w:author="Sammartano, Marc (BIC USA)" w:date="2017-03-05T02:13:00Z"/>
        </w:rPr>
      </w:pPr>
      <w:ins w:id="845" w:author="Sammartano, Marc (BIC USA)" w:date="2017-03-05T02:13:00Z">
        <w:r>
          <w:t>You used the BASIC! Editor to load and run the downloaded program.</w:t>
        </w:r>
      </w:ins>
    </w:p>
    <w:p w:rsidR="00EB697C" w:rsidRDefault="00EB697C" w:rsidP="00EB697C">
      <w:pPr>
        <w:rPr>
          <w:ins w:id="846" w:author="Sammartano, Marc (BIC USA)" w:date="2017-03-05T02:16:00Z"/>
        </w:rPr>
      </w:pPr>
      <w:ins w:id="847" w:author="Sammartano, Marc (BIC USA)" w:date="2017-03-05T02:13:00Z">
        <w:r>
          <w:t xml:space="preserve">Then the </w:t>
        </w:r>
      </w:ins>
      <w:ins w:id="848" w:author="Sammartano, Marc (BIC USA)" w:date="2017-03-05T02:14:00Z">
        <w:r>
          <w:t>returned values would be as follows:</w:t>
        </w:r>
      </w:ins>
    </w:p>
    <w:tbl>
      <w:tblPr>
        <w:tblStyle w:val="TableGrid"/>
        <w:tblW w:w="7778" w:type="dxa"/>
        <w:jc w:val="center"/>
        <w:tblLayout w:type="fixed"/>
        <w:tblLook w:val="04A0" w:firstRow="1" w:lastRow="0" w:firstColumn="1" w:lastColumn="0" w:noHBand="0" w:noVBand="1"/>
      </w:tblPr>
      <w:tblGrid>
        <w:gridCol w:w="1189"/>
        <w:gridCol w:w="3557"/>
        <w:gridCol w:w="1189"/>
        <w:gridCol w:w="1843"/>
      </w:tblGrid>
      <w:tr w:rsidR="00271853" w:rsidRPr="002C2F6D" w:rsidTr="00271853">
        <w:trPr>
          <w:cantSplit/>
          <w:trHeight w:val="302"/>
          <w:jc w:val="center"/>
          <w:ins w:id="849" w:author="Sammartano, Marc (BIC USA)" w:date="2017-03-05T02:16:00Z"/>
        </w:trPr>
        <w:tc>
          <w:tcPr>
            <w:tcW w:w="1189" w:type="dxa"/>
          </w:tcPr>
          <w:p w:rsidR="00271853" w:rsidRPr="002C2F6D" w:rsidRDefault="00271853" w:rsidP="008A66A9">
            <w:pPr>
              <w:jc w:val="center"/>
              <w:rPr>
                <w:ins w:id="850" w:author="Sammartano, Marc (BIC USA)" w:date="2017-03-05T02:16:00Z"/>
                <w:b/>
              </w:rPr>
            </w:pPr>
            <w:ins w:id="851" w:author="Sammartano, Marc (BIC USA)" w:date="2017-03-05T02:16:00Z">
              <w:r>
                <w:rPr>
                  <w:b/>
                </w:rPr>
                <w:t>Key</w:t>
              </w:r>
            </w:ins>
          </w:p>
        </w:tc>
        <w:tc>
          <w:tcPr>
            <w:tcW w:w="3557" w:type="dxa"/>
          </w:tcPr>
          <w:p w:rsidR="00271853" w:rsidRDefault="00271853" w:rsidP="008A66A9">
            <w:pPr>
              <w:jc w:val="center"/>
              <w:rPr>
                <w:ins w:id="852" w:author="Sammartano, Marc (BIC USA)" w:date="2017-03-05T02:37:00Z"/>
                <w:b/>
              </w:rPr>
            </w:pPr>
            <w:ins w:id="853" w:author="Sammartano, Marc (BIC USA)" w:date="2017-03-05T02:40:00Z">
              <w:r>
                <w:rPr>
                  <w:b/>
                </w:rPr>
                <w:t>Value</w:t>
              </w:r>
            </w:ins>
          </w:p>
        </w:tc>
        <w:tc>
          <w:tcPr>
            <w:tcW w:w="1189" w:type="dxa"/>
          </w:tcPr>
          <w:p w:rsidR="00271853" w:rsidRDefault="00271853" w:rsidP="008A66A9">
            <w:pPr>
              <w:jc w:val="center"/>
              <w:rPr>
                <w:ins w:id="854" w:author="Sammartano, Marc (BIC USA)" w:date="2017-03-05T02:37:00Z"/>
                <w:b/>
              </w:rPr>
            </w:pPr>
            <w:ins w:id="855" w:author="Sammartano, Marc (BIC USA)" w:date="2017-03-05T02:37:00Z">
              <w:r>
                <w:rPr>
                  <w:b/>
                </w:rPr>
                <w:t>Key</w:t>
              </w:r>
            </w:ins>
          </w:p>
        </w:tc>
        <w:tc>
          <w:tcPr>
            <w:tcW w:w="1843" w:type="dxa"/>
          </w:tcPr>
          <w:p w:rsidR="00271853" w:rsidRDefault="00271853" w:rsidP="008A66A9">
            <w:pPr>
              <w:jc w:val="center"/>
              <w:rPr>
                <w:ins w:id="856" w:author="Sammartano, Marc (BIC USA)" w:date="2017-03-05T02:16:00Z"/>
                <w:b/>
              </w:rPr>
            </w:pPr>
            <w:ins w:id="857" w:author="Sammartano, Marc (BIC USA)" w:date="2017-03-05T02:16:00Z">
              <w:r>
                <w:rPr>
                  <w:b/>
                </w:rPr>
                <w:t>Value</w:t>
              </w:r>
            </w:ins>
          </w:p>
        </w:tc>
      </w:tr>
      <w:tr w:rsidR="00271853" w:rsidRPr="002C2F6D" w:rsidTr="00271853">
        <w:trPr>
          <w:cantSplit/>
          <w:trHeight w:val="312"/>
          <w:jc w:val="center"/>
          <w:ins w:id="858" w:author="Sammartano, Marc (BIC USA)" w:date="2017-03-05T02:16:00Z"/>
        </w:trPr>
        <w:tc>
          <w:tcPr>
            <w:tcW w:w="1189" w:type="dxa"/>
            <w:vAlign w:val="center"/>
          </w:tcPr>
          <w:p w:rsidR="00271853" w:rsidRPr="001839EC" w:rsidRDefault="00271853" w:rsidP="008A66A9">
            <w:pPr>
              <w:jc w:val="center"/>
              <w:rPr>
                <w:ins w:id="859" w:author="Sammartano, Marc (BIC USA)" w:date="2017-03-05T02:16:00Z"/>
                <w:b/>
              </w:rPr>
            </w:pPr>
            <w:ins w:id="860" w:author="Sammartano, Marc (BIC USA)" w:date="2017-03-05T02:16:00Z">
              <w:r>
                <w:rPr>
                  <w:b/>
                </w:rPr>
                <w:t>BasPath</w:t>
              </w:r>
            </w:ins>
          </w:p>
        </w:tc>
        <w:tc>
          <w:tcPr>
            <w:tcW w:w="3557" w:type="dxa"/>
          </w:tcPr>
          <w:p w:rsidR="00271853" w:rsidRDefault="00271853" w:rsidP="008A66A9">
            <w:pPr>
              <w:rPr>
                <w:ins w:id="861" w:author="Sammartano, Marc (BIC USA)" w:date="2017-03-05T02:37:00Z"/>
              </w:rPr>
            </w:pPr>
            <w:ins w:id="862" w:author="Sammartano, Marc (BIC USA)" w:date="2017-03-05T02:38:00Z">
              <w:r>
                <w:t>../../Download/my_program.bas</w:t>
              </w:r>
            </w:ins>
          </w:p>
        </w:tc>
        <w:tc>
          <w:tcPr>
            <w:tcW w:w="1189" w:type="dxa"/>
          </w:tcPr>
          <w:p w:rsidR="00271853" w:rsidRDefault="00271853" w:rsidP="008A66A9">
            <w:pPr>
              <w:rPr>
                <w:ins w:id="863" w:author="Sammartano, Marc (BIC USA)" w:date="2017-03-05T02:37:00Z"/>
              </w:rPr>
            </w:pPr>
            <w:ins w:id="864" w:author="Sammartano, Marc (BIC USA)" w:date="2017-03-05T02:38:00Z">
              <w:r>
                <w:rPr>
                  <w:b/>
                </w:rPr>
                <w:t>BasName</w:t>
              </w:r>
            </w:ins>
          </w:p>
        </w:tc>
        <w:tc>
          <w:tcPr>
            <w:tcW w:w="1843" w:type="dxa"/>
            <w:vAlign w:val="center"/>
          </w:tcPr>
          <w:p w:rsidR="00271853" w:rsidRDefault="00271853" w:rsidP="008A66A9">
            <w:pPr>
              <w:rPr>
                <w:ins w:id="865" w:author="Sammartano, Marc (BIC USA)" w:date="2017-03-05T02:16:00Z"/>
              </w:rPr>
            </w:pPr>
            <w:ins w:id="866" w:author="Sammartano, Marc (BIC USA)" w:date="2017-03-05T02:16:00Z">
              <w:r>
                <w:t>my_program.bas</w:t>
              </w:r>
            </w:ins>
          </w:p>
        </w:tc>
      </w:tr>
      <w:tr w:rsidR="00271853" w:rsidRPr="002C2F6D" w:rsidTr="00271853">
        <w:trPr>
          <w:cantSplit/>
          <w:trHeight w:val="302"/>
          <w:jc w:val="center"/>
          <w:ins w:id="867" w:author="Sammartano, Marc (BIC USA)" w:date="2017-03-05T02:16:00Z"/>
        </w:trPr>
        <w:tc>
          <w:tcPr>
            <w:tcW w:w="1189" w:type="dxa"/>
            <w:vAlign w:val="center"/>
          </w:tcPr>
          <w:p w:rsidR="00271853" w:rsidRPr="001839EC" w:rsidRDefault="00271853" w:rsidP="008A66A9">
            <w:pPr>
              <w:jc w:val="center"/>
              <w:rPr>
                <w:ins w:id="868" w:author="Sammartano, Marc (BIC USA)" w:date="2017-03-05T02:16:00Z"/>
                <w:b/>
              </w:rPr>
            </w:pPr>
            <w:ins w:id="869" w:author="Sammartano, Marc (BIC USA)" w:date="2017-03-05T02:16:00Z">
              <w:r>
                <w:rPr>
                  <w:b/>
                </w:rPr>
                <w:t>SysPath</w:t>
              </w:r>
            </w:ins>
          </w:p>
        </w:tc>
        <w:tc>
          <w:tcPr>
            <w:tcW w:w="3557" w:type="dxa"/>
          </w:tcPr>
          <w:p w:rsidR="00271853" w:rsidRDefault="00271853" w:rsidP="008A66A9">
            <w:pPr>
              <w:rPr>
                <w:ins w:id="870" w:author="Sammartano, Marc (BIC USA)" w:date="2017-03-05T02:37:00Z"/>
              </w:rPr>
            </w:pPr>
            <w:ins w:id="871" w:author="Sammartano, Marc (BIC USA)" w:date="2017-03-05T02:39:00Z">
              <w:r>
                <w:t>../../../../../data/data/com.rfo.basic</w:t>
              </w:r>
            </w:ins>
          </w:p>
        </w:tc>
        <w:tc>
          <w:tcPr>
            <w:tcW w:w="1189" w:type="dxa"/>
          </w:tcPr>
          <w:p w:rsidR="00271853" w:rsidRPr="00271853" w:rsidRDefault="00271853" w:rsidP="008A66A9">
            <w:pPr>
              <w:rPr>
                <w:ins w:id="872" w:author="Sammartano, Marc (BIC USA)" w:date="2017-03-05T02:37:00Z"/>
                <w:b/>
              </w:rPr>
            </w:pPr>
            <w:ins w:id="873" w:author="Sammartano, Marc (BIC USA)" w:date="2017-03-05T02:39:00Z">
              <w:r>
                <w:rPr>
                  <w:b/>
                </w:rPr>
                <w:t>UserApk</w:t>
              </w:r>
            </w:ins>
          </w:p>
        </w:tc>
        <w:tc>
          <w:tcPr>
            <w:tcW w:w="1843" w:type="dxa"/>
            <w:vAlign w:val="center"/>
          </w:tcPr>
          <w:p w:rsidR="00271853" w:rsidRDefault="00271853" w:rsidP="008A66A9">
            <w:pPr>
              <w:rPr>
                <w:ins w:id="874" w:author="Sammartano, Marc (BIC USA)" w:date="2017-03-05T02:16:00Z"/>
              </w:rPr>
            </w:pPr>
            <w:ins w:id="875" w:author="Sammartano, Marc (BIC USA)" w:date="2017-03-05T02:39:00Z">
              <w:r>
                <w:t>0.0</w:t>
              </w:r>
            </w:ins>
          </w:p>
        </w:tc>
      </w:tr>
    </w:tbl>
    <w:p w:rsidR="009C120E" w:rsidRDefault="009C120E" w:rsidP="009C120E">
      <w:pPr>
        <w:pStyle w:val="ListParagraph"/>
        <w:ind w:left="0"/>
        <w:rPr>
          <w:ins w:id="876" w:author="Sammartano, Marc (BIC USA)" w:date="2017-03-05T02:26:00Z"/>
        </w:rPr>
      </w:pPr>
    </w:p>
    <w:p w:rsidR="00EB697C" w:rsidRDefault="00271853" w:rsidP="00271853">
      <w:pPr>
        <w:rPr>
          <w:ins w:id="877" w:author="Sammartano, Marc (BIC USA)" w:date="2017-03-05T02:42:00Z"/>
        </w:rPr>
      </w:pPr>
      <w:ins w:id="878" w:author="Sammartano, Marc (BIC USA)" w:date="2017-03-05T02:26:00Z">
        <w:r>
          <w:rPr>
            <w:b/>
          </w:rPr>
          <w:t>SysPath</w:t>
        </w:r>
      </w:ins>
      <w:ins w:id="879" w:author="Sammartano, Marc (BIC USA)" w:date="2017-03-05T02:41:00Z">
        <w:r>
          <w:t>:</w:t>
        </w:r>
      </w:ins>
      <w:ins w:id="880" w:author="Sammartano, Marc (BIC USA)" w:date="2017-03-05T02:26:00Z">
        <w:r w:rsidR="009C120E">
          <w:t xml:space="preserve"> BASIC! normally keeps programs and data in its </w:t>
        </w:r>
        <w:r w:rsidR="009C120E">
          <w:rPr>
            <w:i/>
          </w:rPr>
          <w:t>base directory</w:t>
        </w:r>
        <w:r w:rsidR="009C120E">
          <w:t xml:space="preserve"> (see </w:t>
        </w:r>
        <w:r w:rsidR="009C120E" w:rsidRPr="00EB697C">
          <w:rPr>
            <w:b/>
          </w:rPr>
          <w:t>Working with Files</w:t>
        </w:r>
        <w:r w:rsidR="009C120E">
          <w:t xml:space="preserve">, later in this manual). The base directory is in public storage </w:t>
        </w:r>
      </w:ins>
      <w:ins w:id="881" w:author="Sammartano, Marc (BIC USA)" w:date="2017-03-05T02:34:00Z">
        <w:r>
          <w:t>space</w:t>
        </w:r>
      </w:ins>
      <w:ins w:id="882" w:author="Sammartano, Marc (BIC USA)" w:date="2017-03-05T02:26:00Z">
        <w:r w:rsidR="009C120E">
          <w:t xml:space="preserve">. </w:t>
        </w:r>
      </w:ins>
      <w:ins w:id="883" w:author="Sammartano, Marc (BIC USA)" w:date="2017-03-05T02:35:00Z">
        <w:r>
          <w:t>BASIC! programs also have acces to</w:t>
        </w:r>
      </w:ins>
      <w:ins w:id="884" w:author="Sammartano, Marc (BIC USA)" w:date="2017-03-05T02:26:00Z">
        <w:r w:rsidR="009C120E">
          <w:t xml:space="preserve"> a private storage area</w:t>
        </w:r>
      </w:ins>
      <w:ins w:id="885" w:author="Sammartano, Marc (BIC USA)" w:date="2017-03-05T02:35:00Z">
        <w:r>
          <w:t>. Y</w:t>
        </w:r>
      </w:ins>
      <w:ins w:id="886" w:author="Sammartano, Marc (BIC USA)" w:date="2017-03-05T02:26:00Z">
        <w:r w:rsidR="009C120E">
          <w:t>ou</w:t>
        </w:r>
      </w:ins>
      <w:ins w:id="887" w:author="Sammartano, Marc (BIC USA)" w:date="2017-03-05T02:33:00Z">
        <w:r w:rsidR="009C120E">
          <w:t>r program can c</w:t>
        </w:r>
      </w:ins>
      <w:ins w:id="888" w:author="Sammartano, Marc (BIC USA)" w:date="2017-03-05T02:27:00Z">
        <w:r w:rsidR="009C120E">
          <w:t>reate a subdirectory within</w:t>
        </w:r>
      </w:ins>
      <w:ins w:id="889" w:author="Sammartano, Marc (BIC USA)" w:date="2017-03-05T02:29:00Z">
        <w:r w:rsidR="009C120E">
          <w:t xml:space="preserve"> the SysPath directory and store </w:t>
        </w:r>
      </w:ins>
      <w:ins w:id="890" w:author="Sammartano, Marc (BIC USA)" w:date="2017-03-05T02:34:00Z">
        <w:r w:rsidR="009C120E">
          <w:t>private</w:t>
        </w:r>
      </w:ins>
      <w:ins w:id="891" w:author="Sammartano, Marc (BIC USA)" w:date="2017-03-05T02:29:00Z">
        <w:r w:rsidR="009C120E">
          <w:t xml:space="preserve"> files there. Note that </w:t>
        </w:r>
      </w:ins>
      <w:ins w:id="892" w:author="Sammartano, Marc (BIC USA)" w:date="2017-03-05T02:31:00Z">
        <w:r w:rsidR="009C120E">
          <w:t xml:space="preserve">if you uninstall BASIC!, </w:t>
        </w:r>
      </w:ins>
      <w:ins w:id="893" w:author="Sammartano, Marc (BIC USA)" w:date="2017-03-05T02:29:00Z">
        <w:r w:rsidR="009C120E">
          <w:t xml:space="preserve">any files in private storage </w:t>
        </w:r>
      </w:ins>
      <w:ins w:id="894" w:author="Sammartano, Marc (BIC USA)" w:date="2017-03-05T02:31:00Z">
        <w:r w:rsidR="009C120E">
          <w:t xml:space="preserve">will be </w:t>
        </w:r>
      </w:ins>
      <w:ins w:id="895" w:author="Sammartano, Marc (BIC USA)" w:date="2017-03-05T02:29:00Z">
        <w:r w:rsidR="009C120E">
          <w:t>deleted</w:t>
        </w:r>
      </w:ins>
      <w:ins w:id="896" w:author="Sammartano, Marc (BIC USA)" w:date="2017-03-05T02:31:00Z">
        <w:r w:rsidR="009C120E">
          <w:t>.</w:t>
        </w:r>
      </w:ins>
    </w:p>
    <w:p w:rsidR="00271853" w:rsidRPr="00706934" w:rsidRDefault="00271853" w:rsidP="009C120E">
      <w:pPr>
        <w:pStyle w:val="ListParagraph"/>
        <w:ind w:left="0"/>
      </w:pPr>
      <w:ins w:id="897" w:author="Sammartano, Marc (BIC USA)" w:date="2017-03-05T02:42:00Z">
        <w:r>
          <w:t>SysPath is of particular interest</w:t>
        </w:r>
      </w:ins>
      <w:ins w:id="898" w:author="Sammartano, Marc (BIC USA)" w:date="2017-03-05T02:56:00Z">
        <w:r w:rsidR="00706934">
          <w:t xml:space="preserve"> to you</w:t>
        </w:r>
      </w:ins>
      <w:ins w:id="899" w:author="Sammartano, Marc (BIC USA)" w:date="2017-03-05T02:44:00Z">
        <w:r w:rsidR="00C52DC4">
          <w:t xml:space="preserve"> if you</w:t>
        </w:r>
      </w:ins>
      <w:ins w:id="900" w:author="Sammartano, Marc (BIC USA)" w:date="2017-03-05T02:42:00Z">
        <w:r>
          <w:t xml:space="preserve"> build </w:t>
        </w:r>
      </w:ins>
      <w:ins w:id="901" w:author="Sammartano, Marc (BIC USA)" w:date="2017-03-05T02:43:00Z">
        <w:r>
          <w:t xml:space="preserve">a </w:t>
        </w:r>
      </w:ins>
      <w:ins w:id="902" w:author="Sammartano, Marc (BIC USA)" w:date="2017-03-05T02:45:00Z">
        <w:r w:rsidR="00C52DC4">
          <w:t xml:space="preserve">BASIC! </w:t>
        </w:r>
      </w:ins>
      <w:ins w:id="903" w:author="Sammartano, Marc (BIC USA)" w:date="2017-03-05T02:43:00Z">
        <w:r>
          <w:t xml:space="preserve">program </w:t>
        </w:r>
      </w:ins>
      <w:ins w:id="904" w:author="Sammartano, Marc (BIC USA)" w:date="2017-03-05T02:45:00Z">
        <w:r w:rsidR="00C52DC4">
          <w:t xml:space="preserve">as an application </w:t>
        </w:r>
      </w:ins>
      <w:ins w:id="905" w:author="Sammartano, Marc (BIC USA)" w:date="2017-03-05T02:43:00Z">
        <w:r>
          <w:t xml:space="preserve">in a </w:t>
        </w:r>
      </w:ins>
      <w:ins w:id="906" w:author="Sammartano, Marc (BIC USA)" w:date="2017-03-05T02:42:00Z">
        <w:r>
          <w:t>standa</w:t>
        </w:r>
      </w:ins>
      <w:ins w:id="907" w:author="Sammartano, Marc (BIC USA)" w:date="2017-03-05T02:43:00Z">
        <w:r>
          <w:t xml:space="preserve">lone </w:t>
        </w:r>
        <w:r w:rsidR="00706934">
          <w:t xml:space="preserve">apk, as described in </w:t>
        </w:r>
        <w:r>
          <w:t>Appendix D.</w:t>
        </w:r>
      </w:ins>
      <w:ins w:id="908" w:author="Sammartano, Marc (BIC USA)" w:date="2017-03-05T02:54:00Z">
        <w:r w:rsidR="00C52DC4">
          <w:t xml:space="preserve"> See </w:t>
        </w:r>
      </w:ins>
      <w:ins w:id="909" w:author="Sammartano, Marc (BIC USA)" w:date="2017-03-05T02:55:00Z">
        <w:r w:rsidR="00706934" w:rsidRPr="00706934">
          <w:rPr>
            <w:b/>
          </w:rPr>
          <w:t xml:space="preserve">Modifications to the AndroidManifest.xml File </w:t>
        </w:r>
        <w:r w:rsidR="00706934" w:rsidRPr="00706934">
          <w:rPr>
            <w:b/>
            <w:sz w:val="16"/>
            <w:szCs w:val="16"/>
          </w:rPr>
          <w:sym w:font="Wingdings" w:char="F0E0"/>
        </w:r>
        <w:r w:rsidR="00706934">
          <w:rPr>
            <w:b/>
          </w:rPr>
          <w:t xml:space="preserve"> Permissions</w:t>
        </w:r>
      </w:ins>
      <w:ins w:id="910" w:author="Sammartano, Marc (BIC USA)" w:date="2017-03-05T02:56:00Z">
        <w:r w:rsidR="00706934">
          <w:t>.</w:t>
        </w:r>
      </w:ins>
    </w:p>
    <w:p w:rsidR="009725B4" w:rsidRDefault="00FD6B3C" w:rsidP="00EB1F62">
      <w:pPr>
        <w:pStyle w:val="Heading2"/>
      </w:pPr>
      <w:bookmarkStart w:id="911" w:name="_Toc477150703"/>
      <w:r>
        <w:t>Switch Commands</w:t>
      </w:r>
      <w:bookmarkEnd w:id="911"/>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r w:rsidR="006807B6">
        <w:rPr>
          <w:rFonts w:ascii="Letter Gothic" w:hAnsi="Letter Gothic"/>
          <w:sz w:val="20"/>
          <w:szCs w:val="20"/>
        </w:rPr>
        <w:t>, 4</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w:t>
      </w:r>
      <w:r w:rsidR="006807B6">
        <w:rPr>
          <w:rFonts w:ascii="Letter Gothic" w:hAnsi="Letter Gothic"/>
          <w:sz w:val="20"/>
          <w:szCs w:val="20"/>
        </w:rPr>
        <w:t>&lt; 0</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1104F5" w:rsidRPr="00EA4758" w:rsidRDefault="001104F5" w:rsidP="001104F5">
      <w:pPr>
        <w:spacing w:before="120"/>
      </w:pPr>
      <w:r>
        <w:lastRenderedPageBreak/>
        <w:t xml:space="preserve">The </w:t>
      </w:r>
      <w:r w:rsidR="00E50ADB">
        <w:t xml:space="preserve">value of the </w:t>
      </w:r>
      <w:r>
        <w:t xml:space="preserve">argument of </w:t>
      </w:r>
      <w:r>
        <w:rPr>
          <w:b/>
        </w:rPr>
        <w:t>Sw.begin</w:t>
      </w:r>
      <w:r>
        <w:t xml:space="preserve"> is compared to the argument of each </w:t>
      </w:r>
      <w:r>
        <w:rPr>
          <w:b/>
        </w:rPr>
        <w:t>Sw.case</w:t>
      </w:r>
      <w:r>
        <w:t xml:space="preserve"> in order. If </w:t>
      </w:r>
      <w:r w:rsidR="00E50ADB">
        <w:t xml:space="preserve">any </w:t>
      </w:r>
      <w:r w:rsidR="00E50ADB">
        <w:rPr>
          <w:b/>
        </w:rPr>
        <w:t>Sw.case</w:t>
      </w:r>
      <w:r w:rsidR="00E50ADB">
        <w:t xml:space="preserve"> </w:t>
      </w:r>
      <w:r>
        <w:t>match</w:t>
      </w:r>
      <w:r w:rsidR="00E50ADB">
        <w:t xml:space="preserve">es the </w:t>
      </w:r>
      <w:r w:rsidR="00E50ADB">
        <w:rPr>
          <w:b/>
        </w:rPr>
        <w:t>Sw.begin</w:t>
      </w:r>
      <w:r>
        <w:t xml:space="preserve">, </w:t>
      </w:r>
      <w:r w:rsidR="00E50ADB">
        <w:t xml:space="preserve">the </w:t>
      </w:r>
      <w:r>
        <w:t xml:space="preserve">statements following the matching </w:t>
      </w:r>
      <w:r>
        <w:rPr>
          <w:b/>
        </w:rPr>
        <w:t>Sw.case</w:t>
      </w:r>
      <w:r>
        <w:t xml:space="preserve"> </w:t>
      </w:r>
      <w:r w:rsidR="00E50ADB">
        <w:t xml:space="preserve">is </w:t>
      </w:r>
      <w:r>
        <w:t xml:space="preserve">executed; if no </w:t>
      </w:r>
      <w:r>
        <w:rPr>
          <w:b/>
        </w:rPr>
        <w:t>Sw.case</w:t>
      </w:r>
      <w:r>
        <w:t xml:space="preserve"> matches, the statements after </w:t>
      </w:r>
      <w:r>
        <w:rPr>
          <w:b/>
        </w:rPr>
        <w:t>Sw.default</w:t>
      </w:r>
      <w:r>
        <w:t xml:space="preserve"> are executed. Once </w:t>
      </w:r>
      <w:r w:rsidR="002C415E">
        <w:t>BASIC!</w:t>
      </w:r>
      <w:r>
        <w:t xml:space="preserve"> starts to execute the statements of a </w:t>
      </w:r>
      <w:r>
        <w:rPr>
          <w:b/>
        </w:rPr>
        <w:t>Sw.case</w:t>
      </w:r>
      <w:r>
        <w:t xml:space="preserve"> or </w:t>
      </w:r>
      <w:r>
        <w:rPr>
          <w:b/>
        </w:rPr>
        <w:t>Sw.default</w:t>
      </w:r>
      <w:r>
        <w:t xml:space="preserve">, it continues </w:t>
      </w:r>
      <w:r w:rsidR="00EA4758">
        <w:t>execution until it finds</w:t>
      </w:r>
      <w:r>
        <w:t xml:space="preserve"> a </w:t>
      </w:r>
      <w:r>
        <w:rPr>
          <w:b/>
        </w:rPr>
        <w:t>Sw.break</w:t>
      </w:r>
      <w:r>
        <w:t xml:space="preserve"> or the </w:t>
      </w:r>
      <w:r>
        <w:rPr>
          <w:b/>
        </w:rPr>
        <w:t>Sw.end</w:t>
      </w:r>
      <w:r>
        <w:t>, ignoring any</w:t>
      </w:r>
      <w:r w:rsidR="00CC0FAA">
        <w:t xml:space="preserve"> other</w:t>
      </w:r>
      <w:r>
        <w:t xml:space="preserve"> </w:t>
      </w:r>
      <w:r>
        <w:rPr>
          <w:b/>
        </w:rPr>
        <w:t>Sw.case</w:t>
      </w:r>
      <w:r>
        <w:t xml:space="preserve"> or </w:t>
      </w:r>
      <w:r>
        <w:rPr>
          <w:b/>
        </w:rPr>
        <w:t>Sw.default</w:t>
      </w:r>
      <w:r>
        <w:t xml:space="preserve"> it may encounter.</w:t>
      </w:r>
      <w:r w:rsidR="00EA4758">
        <w:t xml:space="preserve"> </w:t>
      </w:r>
      <w:r w:rsidR="00EA4758">
        <w:rPr>
          <w:b/>
        </w:rPr>
        <w:t>Sw.break</w:t>
      </w:r>
      <w:r w:rsidR="00EA4758">
        <w:t xml:space="preserve"> causes a jump to the </w:t>
      </w:r>
      <w:r w:rsidR="00EA4758">
        <w:rPr>
          <w:b/>
        </w:rPr>
        <w:t>Sw.end</w:t>
      </w:r>
      <w:r w:rsidR="00EA4758">
        <w:t>.</w:t>
      </w:r>
    </w:p>
    <w:p w:rsidR="00D75C2C" w:rsidRDefault="00D75C2C" w:rsidP="00D75C2C">
      <w:pPr>
        <w:pStyle w:val="NoSpacing"/>
      </w:pPr>
      <w:r>
        <w:t>In th</w:t>
      </w:r>
      <w:r w:rsidR="001104F5">
        <w:t>e</w:t>
      </w:r>
      <w:r>
        <w:t xml:space="preserve"> example:</w:t>
      </w:r>
    </w:p>
    <w:p w:rsidR="00D75C2C" w:rsidRDefault="00D75C2C" w:rsidP="004A2113">
      <w:pPr>
        <w:pStyle w:val="ListParagraph"/>
        <w:numPr>
          <w:ilvl w:val="0"/>
          <w:numId w:val="44"/>
        </w:numPr>
      </w:pPr>
      <w:r>
        <w:t xml:space="preserve">if the value of </w:t>
      </w:r>
      <w:r>
        <w:rPr>
          <w:b/>
        </w:rPr>
        <w:t>a</w:t>
      </w:r>
      <w:r>
        <w:t xml:space="preserve"> is 1, then &lt;statement1&gt; through &lt;statement2&gt; </w:t>
      </w:r>
      <w:r w:rsidR="000B4792">
        <w:t>execute</w:t>
      </w:r>
    </w:p>
    <w:p w:rsidR="00D75C2C" w:rsidRDefault="00D75C2C" w:rsidP="004A2113">
      <w:pPr>
        <w:pStyle w:val="ListParagraph"/>
        <w:numPr>
          <w:ilvl w:val="0"/>
          <w:numId w:val="44"/>
        </w:numPr>
      </w:pPr>
      <w:r>
        <w:t xml:space="preserve">if the value of </w:t>
      </w:r>
      <w:r>
        <w:rPr>
          <w:b/>
        </w:rPr>
        <w:t>a</w:t>
      </w:r>
      <w:r>
        <w:t xml:space="preserve"> is 2</w:t>
      </w:r>
      <w:r w:rsidR="006807B6">
        <w:t xml:space="preserve"> or 4</w:t>
      </w:r>
      <w:r>
        <w:t xml:space="preserve">, then &lt;statement3&gt; through &lt;statement4&gt; </w:t>
      </w:r>
      <w:r w:rsidR="000B4792">
        <w:t>execute</w:t>
      </w:r>
    </w:p>
    <w:p w:rsidR="00D75C2C" w:rsidRDefault="00D75C2C" w:rsidP="004A2113">
      <w:pPr>
        <w:pStyle w:val="ListParagraph"/>
        <w:numPr>
          <w:ilvl w:val="0"/>
          <w:numId w:val="44"/>
        </w:numPr>
      </w:pPr>
      <w:r>
        <w:t xml:space="preserve">if the value of </w:t>
      </w:r>
      <w:r>
        <w:rPr>
          <w:b/>
        </w:rPr>
        <w:t>a</w:t>
      </w:r>
      <w:r>
        <w:t xml:space="preserve"> is </w:t>
      </w:r>
      <w:r w:rsidR="006807B6">
        <w:t>less than 0</w:t>
      </w:r>
      <w:r>
        <w:t xml:space="preserve">, then &lt;statement5&gt; through &lt;statement6&gt; </w:t>
      </w:r>
      <w:r w:rsidR="000B4792">
        <w:t>execute</w:t>
      </w:r>
    </w:p>
    <w:p w:rsidR="00D75C2C" w:rsidRPr="00D75C2C" w:rsidRDefault="00D75C2C" w:rsidP="004A2113">
      <w:pPr>
        <w:pStyle w:val="ListParagraph"/>
        <w:numPr>
          <w:ilvl w:val="0"/>
          <w:numId w:val="44"/>
        </w:numPr>
      </w:pPr>
      <w:r>
        <w:t xml:space="preserve">if </w:t>
      </w:r>
      <w:r>
        <w:rPr>
          <w:b/>
        </w:rPr>
        <w:t>a</w:t>
      </w:r>
      <w:r>
        <w:t xml:space="preserve"> </w:t>
      </w:r>
      <w:r w:rsidR="006807B6">
        <w:t>has any other value (3, or more than 4)</w:t>
      </w:r>
      <w:r w:rsidR="000B4792">
        <w:t xml:space="preserve"> then &lt;statement7&gt; executes</w:t>
      </w:r>
      <w:r>
        <w:t>.</w:t>
      </w:r>
    </w:p>
    <w:p w:rsidR="0028068E" w:rsidRPr="00E75BBF" w:rsidRDefault="00E75BBF" w:rsidP="00E75BBF">
      <w:r>
        <w:t xml:space="preserve">A </w:t>
      </w:r>
      <w:r>
        <w:rPr>
          <w:b/>
        </w:rPr>
        <w:t>Sw.begin</w:t>
      </w:r>
      <w:r>
        <w:t xml:space="preserve"> must be followed by a </w:t>
      </w:r>
      <w:r>
        <w:rPr>
          <w:b/>
        </w:rPr>
        <w:t>Sw.end</w:t>
      </w:r>
      <w:r>
        <w:t>, and all</w:t>
      </w:r>
      <w:r w:rsidR="00304EB8">
        <w:t xml:space="preserve"> of the</w:t>
      </w:r>
      <w:r>
        <w:t xml:space="preserve"> </w:t>
      </w:r>
      <w:r>
        <w:rPr>
          <w:b/>
        </w:rPr>
        <w:t>Sw.case</w:t>
      </w:r>
      <w:r>
        <w:t xml:space="preserve"> and the </w:t>
      </w:r>
      <w:r>
        <w:rPr>
          <w:b/>
        </w:rPr>
        <w:t>Sw.default</w:t>
      </w:r>
      <w:r>
        <w:t xml:space="preserve"> (if there is one) for the same switch must appear between them. </w:t>
      </w:r>
      <w:r w:rsidR="00CC0FAA">
        <w:t>A set of s</w:t>
      </w:r>
      <w:r>
        <w:t>witch commands is treated as a single unit, just as if BASIC! were compiled.</w:t>
      </w:r>
    </w:p>
    <w:p w:rsidR="00265345" w:rsidRDefault="00265345" w:rsidP="005F4916">
      <w:pPr>
        <w:pStyle w:val="Heading3"/>
      </w:pPr>
      <w:bookmarkStart w:id="912" w:name="_Toc477150704"/>
      <w:r>
        <w:t xml:space="preserve">Nesting Switch </w:t>
      </w:r>
      <w:r w:rsidR="0088530E">
        <w:t>Operations</w:t>
      </w:r>
      <w:bookmarkEnd w:id="912"/>
    </w:p>
    <w:p w:rsidR="00CC0FAA" w:rsidRDefault="0088530E" w:rsidP="00304EB8">
      <w:r>
        <w:t>Switch</w:t>
      </w:r>
      <w:r w:rsidR="00304EB8">
        <w:t>es</w:t>
      </w:r>
      <w:r>
        <w:t xml:space="preserve"> can be nested. </w:t>
      </w:r>
      <w:r w:rsidR="00CC0FAA">
        <w:t xml:space="preserve">The block of statements following a </w:t>
      </w:r>
      <w:r w:rsidR="00CC0FAA">
        <w:rPr>
          <w:b/>
        </w:rPr>
        <w:t>Sw.case</w:t>
      </w:r>
      <w:r w:rsidR="00CC0FAA">
        <w:t xml:space="preserve"> or </w:t>
      </w:r>
      <w:r w:rsidR="00CC0FAA">
        <w:rPr>
          <w:b/>
        </w:rPr>
        <w:t>Sw.default</w:t>
      </w:r>
      <w:r w:rsidR="00CC0FAA">
        <w:t xml:space="preserve"> may include a full set of switch commands. The nested switch begins with another </w:t>
      </w:r>
      <w:r w:rsidR="00CC0FAA">
        <w:rPr>
          <w:b/>
        </w:rPr>
        <w:t>Sw.begin</w:t>
      </w:r>
      <w:r w:rsidR="00CC0FAA">
        <w:t xml:space="preserve"> and ends with another </w:t>
      </w:r>
      <w:r w:rsidR="00CC0FAA">
        <w:rPr>
          <w:b/>
        </w:rPr>
        <w:t>Sw.end</w:t>
      </w:r>
      <w:r w:rsidR="00CC0FAA">
        <w:t xml:space="preserve">, with its own </w:t>
      </w:r>
      <w:r w:rsidR="00CC0FAA">
        <w:rPr>
          <w:b/>
        </w:rPr>
        <w:t>Sw.case</w:t>
      </w:r>
      <w:r w:rsidR="00CC0FAA">
        <w:t xml:space="preserve"> and </w:t>
      </w:r>
      <w:r w:rsidR="00CC0FAA">
        <w:rPr>
          <w:b/>
        </w:rPr>
        <w:t>Sw.default</w:t>
      </w:r>
      <w:r w:rsidR="00CC0FAA">
        <w:t xml:space="preserve"> statements in between. You can nest other switches inside nested switches, for as many levels as you want.</w:t>
      </w:r>
    </w:p>
    <w:p w:rsidR="0088530E" w:rsidRPr="00EA4758" w:rsidRDefault="00CC0FAA" w:rsidP="00304EB8">
      <w:r>
        <w:t>If you prefer, you may put the inner</w:t>
      </w:r>
      <w:r w:rsidR="0088530E">
        <w:t xml:space="preserve"> switch operations </w:t>
      </w:r>
      <w:r>
        <w:t xml:space="preserve">in a labeled </w:t>
      </w:r>
      <w:r>
        <w:rPr>
          <w:b/>
        </w:rPr>
        <w:t>Gosub</w:t>
      </w:r>
      <w:r>
        <w:t xml:space="preserve"> routine or a User-defined Function, and put the </w:t>
      </w:r>
      <w:r>
        <w:rPr>
          <w:b/>
        </w:rPr>
        <w:t>Gosub</w:t>
      </w:r>
      <w:r>
        <w:t xml:space="preserve"> or function call in the </w:t>
      </w:r>
      <w:r>
        <w:rPr>
          <w:b/>
        </w:rPr>
        <w:t>Sw.case</w:t>
      </w:r>
      <w:r>
        <w:t xml:space="preserve"> or </w:t>
      </w:r>
      <w:r>
        <w:rPr>
          <w:b/>
        </w:rPr>
        <w:t>Sw.default</w:t>
      </w:r>
      <w:r>
        <w:t xml:space="preserve"> block. This may make your code easier to read, and it will also make the initial scan of the switch a little faster</w:t>
      </w:r>
      <w:r w:rsidR="0088530E">
        <w:t>.</w:t>
      </w:r>
    </w:p>
    <w:p w:rsidR="004921BA" w:rsidRDefault="00265345" w:rsidP="005F4916">
      <w:pPr>
        <w:pStyle w:val="Heading3"/>
      </w:pPr>
      <w:bookmarkStart w:id="913" w:name="_Toc477150705"/>
      <w:r>
        <w:t>Sw.begin &lt;exp&gt;</w:t>
      </w:r>
      <w:bookmarkEnd w:id="913"/>
      <w:r w:rsidR="00520661">
        <w:fldChar w:fldCharType="begin"/>
      </w:r>
      <w:r w:rsidR="0088530E">
        <w:instrText xml:space="preserve"> XE "</w:instrText>
      </w:r>
      <w:r w:rsidR="0088530E" w:rsidRPr="00955305">
        <w:instrText>Sw.begin &lt;exp&gt;</w:instrText>
      </w:r>
      <w:r w:rsidR="0088530E">
        <w:instrText xml:space="preserve">" </w:instrText>
      </w:r>
      <w:r w:rsidR="00520661">
        <w:fldChar w:fldCharType="end"/>
      </w:r>
    </w:p>
    <w:p w:rsidR="00B30AA7" w:rsidRPr="002C415E" w:rsidRDefault="003B538A" w:rsidP="00D04A62">
      <w:r>
        <w:t>Begins</w:t>
      </w:r>
      <w:r w:rsidR="00535476">
        <w:t xml:space="preserve"> a switch operation</w:t>
      </w:r>
      <w:r w:rsidR="001449A8">
        <w:t>.</w:t>
      </w:r>
      <w:r w:rsidR="001449A8" w:rsidRPr="001449A8">
        <w:t xml:space="preserve"> </w:t>
      </w:r>
      <w:r w:rsidR="001449A8">
        <w:t xml:space="preserve">BASIC! scans forward until it reaches a </w:t>
      </w:r>
      <w:r w:rsidR="001449A8">
        <w:rPr>
          <w:b/>
        </w:rPr>
        <w:t>Sw.end</w:t>
      </w:r>
      <w:r w:rsidR="001449A8">
        <w:t xml:space="preserve">, locating all </w:t>
      </w:r>
      <w:r w:rsidR="001449A8">
        <w:rPr>
          <w:b/>
        </w:rPr>
        <w:t>Sw.case</w:t>
      </w:r>
      <w:r w:rsidR="001449A8">
        <w:t xml:space="preserve">, </w:t>
      </w:r>
      <w:r w:rsidR="001449A8">
        <w:rPr>
          <w:b/>
        </w:rPr>
        <w:t>Sw.break</w:t>
      </w:r>
      <w:r w:rsidR="001449A8">
        <w:t xml:space="preserve">, and </w:t>
      </w:r>
      <w:r w:rsidR="001449A8">
        <w:rPr>
          <w:b/>
        </w:rPr>
        <w:t>Sw.default</w:t>
      </w:r>
      <w:r w:rsidR="001449A8">
        <w:t xml:space="preserve"> statements between the </w:t>
      </w:r>
      <w:r w:rsidR="001449A8">
        <w:rPr>
          <w:b/>
        </w:rPr>
        <w:t>Sw.begin</w:t>
      </w:r>
      <w:r w:rsidR="001449A8">
        <w:t xml:space="preserve"> and the </w:t>
      </w:r>
      <w:r w:rsidR="001449A8">
        <w:rPr>
          <w:b/>
        </w:rPr>
        <w:t>Sw.end</w:t>
      </w:r>
      <w:r w:rsidR="00535476">
        <w:t>.</w:t>
      </w:r>
    </w:p>
    <w:p w:rsidR="00B30AA7" w:rsidRPr="00D1333D" w:rsidRDefault="00B30AA7" w:rsidP="00D04A62">
      <w:r>
        <w:t xml:space="preserve">The </w:t>
      </w:r>
      <w:r w:rsidR="000B4792">
        <w:t>numeric</w:t>
      </w:r>
      <w:r>
        <w:t xml:space="preserve"> or </w:t>
      </w:r>
      <w:r w:rsidR="000B4792">
        <w:t xml:space="preserve">string expression </w:t>
      </w:r>
      <w:r>
        <w:t xml:space="preserve">&lt;exp&gt; </w:t>
      </w:r>
      <w:r w:rsidR="000B4792">
        <w:t>is</w:t>
      </w:r>
      <w:r>
        <w:t xml:space="preserve"> evaluated. </w:t>
      </w:r>
      <w:r w:rsidR="000B4792">
        <w:t>Its value</w:t>
      </w:r>
      <w:r w:rsidR="001449A8">
        <w:t xml:space="preserve"> is</w:t>
      </w:r>
      <w:r>
        <w:t xml:space="preserve"> then compared t</w:t>
      </w:r>
      <w:r w:rsidR="000B4792">
        <w:t>o t</w:t>
      </w:r>
      <w:r>
        <w:t xml:space="preserve">he </w:t>
      </w:r>
      <w:r w:rsidR="005102B9">
        <w:t>exp</w:t>
      </w:r>
      <w:r w:rsidR="00E50ADB">
        <w:t>ression</w:t>
      </w:r>
      <w:r w:rsidR="00B534D0">
        <w:t>(s)</w:t>
      </w:r>
      <w:r w:rsidR="00731361">
        <w:t xml:space="preserve"> </w:t>
      </w:r>
      <w:r>
        <w:t xml:space="preserve">in </w:t>
      </w:r>
      <w:r w:rsidR="00E50ADB">
        <w:t>each</w:t>
      </w:r>
      <w:r>
        <w:t xml:space="preserve"> </w:t>
      </w:r>
      <w:r w:rsidR="00731361" w:rsidRPr="00731361">
        <w:rPr>
          <w:b/>
        </w:rPr>
        <w:t>S</w:t>
      </w:r>
      <w:r w:rsidR="003B538A" w:rsidRPr="00731361">
        <w:rPr>
          <w:b/>
        </w:rPr>
        <w:t>w.</w:t>
      </w:r>
      <w:r w:rsidRPr="00731361">
        <w:rPr>
          <w:b/>
        </w:rPr>
        <w:t>case</w:t>
      </w:r>
      <w:r>
        <w:t xml:space="preserve"> statement</w:t>
      </w:r>
      <w:r w:rsidR="00E50ADB">
        <w:t>, in order</w:t>
      </w:r>
      <w:r>
        <w:t>.</w:t>
      </w:r>
      <w:r w:rsidR="00B534D0">
        <w:t xml:space="preserve"> BASIC! uses to result of the compare</w:t>
      </w:r>
      <w:r w:rsidR="00D1333D">
        <w:t>s</w:t>
      </w:r>
      <w:r w:rsidR="00B534D0">
        <w:t xml:space="preserve"> to decide which statement to execute next</w:t>
      </w:r>
      <w:r w:rsidR="00D1333D">
        <w:t>.</w:t>
      </w:r>
    </w:p>
    <w:tbl>
      <w:tblPr>
        <w:tblStyle w:val="GridTable1Light"/>
        <w:tblW w:w="0" w:type="auto"/>
        <w:tblInd w:w="198" w:type="dxa"/>
        <w:tblLook w:val="04A0" w:firstRow="1" w:lastRow="0" w:firstColumn="1" w:lastColumn="0" w:noHBand="0" w:noVBand="1"/>
      </w:tblPr>
      <w:tblGrid>
        <w:gridCol w:w="5400"/>
        <w:gridCol w:w="3240"/>
      </w:tblGrid>
      <w:tr w:rsidR="009C74EC" w:rsidTr="00564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Pr>
          <w:p w:rsidR="009C74EC" w:rsidRDefault="009C74EC" w:rsidP="00D04A62">
            <w:r>
              <w:t>IF this condition is met:</w:t>
            </w:r>
          </w:p>
        </w:tc>
        <w:tc>
          <w:tcPr>
            <w:tcW w:w="3240" w:type="dxa"/>
          </w:tcPr>
          <w:p w:rsidR="009C74EC" w:rsidRDefault="009C74EC" w:rsidP="009C74EC">
            <w:pPr>
              <w:cnfStyle w:val="100000000000" w:firstRow="1" w:lastRow="0" w:firstColumn="0" w:lastColumn="0" w:oddVBand="0" w:evenVBand="0" w:oddHBand="0" w:evenHBand="0" w:firstRowFirstColumn="0" w:firstRowLastColumn="0" w:lastRowFirstColumn="0" w:lastRowLastColumn="0"/>
            </w:pPr>
            <w:r>
              <w:t>THEN jump to the statement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Pr="009C74EC" w:rsidRDefault="009C74EC" w:rsidP="009C74EC">
            <w:pPr>
              <w:rPr>
                <w:b w:val="0"/>
              </w:rPr>
            </w:pPr>
            <w:r w:rsidRPr="009C74EC">
              <w:rPr>
                <w:b w:val="0"/>
              </w:rPr>
              <w:t xml:space="preserve">One or more </w:t>
            </w:r>
            <w:r>
              <w:t>Sw.Case</w:t>
            </w:r>
            <w:r>
              <w:rPr>
                <w:b w:val="0"/>
              </w:rPr>
              <w:t xml:space="preserve"> </w:t>
            </w:r>
            <w:r w:rsidR="00564F21">
              <w:rPr>
                <w:b w:val="0"/>
              </w:rPr>
              <w:t xml:space="preserve">statement(s) </w:t>
            </w:r>
            <w:r>
              <w:rPr>
                <w:b w:val="0"/>
              </w:rPr>
              <w:t xml:space="preserve">match the </w:t>
            </w:r>
            <w:r>
              <w:t>Sw.Begin</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sidRPr="00564F21">
              <w:rPr>
                <w:i/>
              </w:rPr>
              <w:t>first</w:t>
            </w:r>
            <w:r>
              <w:t xml:space="preserve"> matching </w:t>
            </w:r>
            <w:r>
              <w:rPr>
                <w:b/>
              </w:rPr>
              <w:t>Sw.case</w:t>
            </w:r>
            <w:r>
              <w: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Pr="009C74EC" w:rsidRDefault="009C74EC" w:rsidP="009C74EC">
            <w:pPr>
              <w:rPr>
                <w:b w:val="0"/>
              </w:rPr>
            </w:pPr>
            <w:r>
              <w:rPr>
                <w:b w:val="0"/>
              </w:rPr>
              <w:t xml:space="preserve">No </w:t>
            </w:r>
            <w:r>
              <w:t>Sw.Case</w:t>
            </w:r>
            <w:r>
              <w:rPr>
                <w:b w:val="0"/>
              </w:rPr>
              <w:t xml:space="preserve"> matches </w:t>
            </w:r>
            <w:r>
              <w:t>AND</w:t>
            </w:r>
            <w:r>
              <w:rPr>
                <w:b w:val="0"/>
              </w:rPr>
              <w:t xml:space="preserve"> a </w:t>
            </w:r>
            <w:r>
              <w:t>Sw.default</w:t>
            </w:r>
            <w:r>
              <w:rPr>
                <w:b w:val="0"/>
              </w:rPr>
              <w:t xml:space="preserve"> exists</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Pr>
                <w:b/>
              </w:rPr>
              <w:t>Sw.default</w:t>
            </w:r>
            <w:r>
              <w: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Default="009C74EC" w:rsidP="00D04A62">
            <w:r>
              <w:rPr>
                <w:b w:val="0"/>
              </w:rPr>
              <w:t xml:space="preserve">No </w:t>
            </w:r>
            <w:r>
              <w:t>Sw.Case</w:t>
            </w:r>
            <w:r>
              <w:rPr>
                <w:b w:val="0"/>
              </w:rPr>
              <w:t xml:space="preserve"> matches </w:t>
            </w:r>
            <w:r>
              <w:t>AND</w:t>
            </w:r>
            <w:r>
              <w:rPr>
                <w:b w:val="0"/>
              </w:rPr>
              <w:t xml:space="preserve"> no </w:t>
            </w:r>
            <w:r>
              <w:t>Sw.default</w:t>
            </w:r>
            <w:r>
              <w:rPr>
                <w:b w:val="0"/>
              </w:rPr>
              <w:t xml:space="preserve"> exists</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Pr>
                <w:b/>
              </w:rPr>
              <w:t>Sw.end</w:t>
            </w:r>
            <w:r>
              <w:t>.</w:t>
            </w:r>
          </w:p>
        </w:tc>
      </w:tr>
    </w:tbl>
    <w:p w:rsidR="00535476" w:rsidRPr="00535476" w:rsidRDefault="00CD78F9" w:rsidP="00CD78F9">
      <w:pPr>
        <w:spacing w:before="120"/>
      </w:pPr>
      <w:r>
        <w:t>T</w:t>
      </w:r>
      <w:r w:rsidR="00B30AA7">
        <w:t>he</w:t>
      </w:r>
      <w:r>
        <w:t>re</w:t>
      </w:r>
      <w:r w:rsidR="00B30AA7">
        <w:t xml:space="preserve"> </w:t>
      </w:r>
      <w:r>
        <w:t xml:space="preserve">are two forms of </w:t>
      </w:r>
      <w:r w:rsidR="00731361" w:rsidRPr="00731361">
        <w:rPr>
          <w:b/>
        </w:rPr>
        <w:t>S</w:t>
      </w:r>
      <w:r w:rsidR="00B30AA7" w:rsidRPr="00731361">
        <w:rPr>
          <w:b/>
        </w:rPr>
        <w:t>w.case</w:t>
      </w:r>
      <w:r>
        <w:t xml:space="preserve">. You may freely mix both forms. Each form defines what it means to "match" </w:t>
      </w:r>
      <w:r>
        <w:rPr>
          <w:b/>
        </w:rPr>
        <w:t>Sw.begin</w:t>
      </w:r>
      <w:r>
        <w:t xml:space="preserve">. Only the first matching </w:t>
      </w:r>
      <w:r>
        <w:rPr>
          <w:b/>
        </w:rPr>
        <w:t>Sw.case</w:t>
      </w:r>
      <w:r>
        <w:t xml:space="preserve"> has any effect</w:t>
      </w:r>
      <w:r w:rsidR="00B30AA7">
        <w:t>.</w:t>
      </w:r>
    </w:p>
    <w:p w:rsidR="00B30AA7" w:rsidRDefault="00265345" w:rsidP="005F4916">
      <w:pPr>
        <w:pStyle w:val="Heading3"/>
      </w:pPr>
      <w:bookmarkStart w:id="914" w:name="_Toc477150706"/>
      <w:r>
        <w:lastRenderedPageBreak/>
        <w:t>Sw.case &lt;</w:t>
      </w:r>
      <w:r w:rsidR="001B3211">
        <w:t>exp</w:t>
      </w:r>
      <w:r>
        <w:t>&gt;</w:t>
      </w:r>
      <w:r w:rsidR="007A606B">
        <w:t>,</w:t>
      </w:r>
      <w:r w:rsidR="006807B6">
        <w:t xml:space="preserve"> </w:t>
      </w:r>
      <w:r w:rsidR="007A606B">
        <w:t>...</w:t>
      </w:r>
      <w:bookmarkEnd w:id="914"/>
      <w:r w:rsidR="00520661">
        <w:fldChar w:fldCharType="begin"/>
      </w:r>
      <w:r w:rsidR="003B538A">
        <w:instrText xml:space="preserve"> XE "</w:instrText>
      </w:r>
      <w:r w:rsidR="003B538A" w:rsidRPr="00F10C9A">
        <w:instrText>Sw.case &lt;</w:instrText>
      </w:r>
      <w:r w:rsidR="000B4495">
        <w:instrText>exp</w:instrText>
      </w:r>
      <w:r w:rsidR="000B4495" w:rsidRPr="00F10C9A" w:rsidDel="000B4495">
        <w:instrText xml:space="preserve"> </w:instrText>
      </w:r>
      <w:r w:rsidR="003B538A" w:rsidRPr="00F10C9A">
        <w:instrText>&gt;</w:instrText>
      </w:r>
      <w:r w:rsidR="006807B6">
        <w:instrText>, ...</w:instrText>
      </w:r>
      <w:r w:rsidR="003B538A">
        <w:instrText xml:space="preserve">" </w:instrText>
      </w:r>
      <w:r w:rsidR="00520661">
        <w:fldChar w:fldCharType="end"/>
      </w:r>
    </w:p>
    <w:p w:rsidR="003B538A" w:rsidRPr="00EC20AD" w:rsidRDefault="00D1333D" w:rsidP="00D04A62">
      <w:r>
        <w:t xml:space="preserve">This form of </w:t>
      </w:r>
      <w:r>
        <w:rPr>
          <w:b/>
        </w:rPr>
        <w:t>Sw.</w:t>
      </w:r>
      <w:r w:rsidRPr="00D1333D">
        <w:rPr>
          <w:b/>
        </w:rPr>
        <w:t>case</w:t>
      </w:r>
      <w:r>
        <w:t xml:space="preserve"> provides a list of one or more expressions. A </w:t>
      </w:r>
      <w:r>
        <w:rPr>
          <w:b/>
        </w:rPr>
        <w:t>Sw.case</w:t>
      </w:r>
      <w:r>
        <w:t xml:space="preserve"> of this form matches the </w:t>
      </w:r>
      <w:r>
        <w:rPr>
          <w:b/>
        </w:rPr>
        <w:t>Sw.begin</w:t>
      </w:r>
      <w:r w:rsidRPr="00D1333D">
        <w:t xml:space="preserve"> </w:t>
      </w:r>
      <w:r>
        <w:t xml:space="preserve">if the value of at least one of the expressions </w:t>
      </w:r>
      <w:r w:rsidRPr="00D1333D">
        <w:rPr>
          <w:i/>
        </w:rPr>
        <w:t>exactly equals</w:t>
      </w:r>
      <w:r>
        <w:t xml:space="preserve"> </w:t>
      </w:r>
      <w:r w:rsidRPr="00D1333D">
        <w:t>the</w:t>
      </w:r>
      <w:r>
        <w:t xml:space="preserve"> value of the </w:t>
      </w:r>
      <w:r>
        <w:rPr>
          <w:b/>
        </w:rPr>
        <w:t>Sw.begin</w:t>
      </w:r>
      <w:r w:rsidRPr="00D1333D">
        <w:t xml:space="preserve"> </w:t>
      </w:r>
      <w:r>
        <w:t xml:space="preserve">parameter. </w:t>
      </w:r>
      <w:r w:rsidR="003B538A">
        <w:t xml:space="preserve">The type of </w:t>
      </w:r>
      <w:r w:rsidR="000B4792">
        <w:t>the</w:t>
      </w:r>
      <w:r w:rsidR="006807B6">
        <w:t xml:space="preserve"> </w:t>
      </w:r>
      <w:r w:rsidR="006807B6">
        <w:rPr>
          <w:b/>
        </w:rPr>
        <w:t>Sw.begin</w:t>
      </w:r>
      <w:r w:rsidR="006807B6">
        <w:t xml:space="preserve"> and </w:t>
      </w:r>
      <w:r w:rsidR="006807B6">
        <w:rPr>
          <w:b/>
        </w:rPr>
        <w:t>Sw.case</w:t>
      </w:r>
      <w:r w:rsidR="000B4792">
        <w:t xml:space="preserve"> </w:t>
      </w:r>
      <w:r w:rsidR="003B538A">
        <w:t>parameter</w:t>
      </w:r>
      <w:r>
        <w:t>(</w:t>
      </w:r>
      <w:r w:rsidR="000B4792">
        <w:t>s</w:t>
      </w:r>
      <w:r>
        <w:t>)</w:t>
      </w:r>
      <w:r w:rsidR="003B538A">
        <w:t>, numeric or string, must match.</w:t>
      </w:r>
    </w:p>
    <w:p w:rsidR="00EC20AD" w:rsidRDefault="00EC20AD" w:rsidP="00EC20AD">
      <w:pPr>
        <w:pStyle w:val="Heading3"/>
      </w:pPr>
      <w:bookmarkStart w:id="915" w:name="_Toc477150707"/>
      <w:r>
        <w:t>Sw.case &lt;op&gt;&lt;exp&gt;</w:t>
      </w:r>
      <w:bookmarkEnd w:id="915"/>
      <w:r>
        <w:fldChar w:fldCharType="begin"/>
      </w:r>
      <w:r>
        <w:instrText xml:space="preserve"> XE "</w:instrText>
      </w:r>
      <w:r w:rsidRPr="00F10C9A">
        <w:instrText xml:space="preserve">Sw.case </w:instrText>
      </w:r>
      <w:r>
        <w:instrText>&lt;op&gt;</w:instrText>
      </w:r>
      <w:r w:rsidRPr="00F10C9A">
        <w:instrText>&lt;</w:instrText>
      </w:r>
      <w:r>
        <w:instrText>exp</w:instrText>
      </w:r>
      <w:r w:rsidRPr="00F10C9A" w:rsidDel="000B4495">
        <w:instrText xml:space="preserve"> </w:instrText>
      </w:r>
      <w:r w:rsidRPr="00F10C9A">
        <w:instrText>&gt;</w:instrText>
      </w:r>
      <w:r>
        <w:instrText xml:space="preserve">" </w:instrText>
      </w:r>
      <w:r>
        <w:fldChar w:fldCharType="end"/>
      </w:r>
    </w:p>
    <w:p w:rsidR="00CD78F9" w:rsidRDefault="00EC20AD" w:rsidP="00CD78F9">
      <w:pPr>
        <w:spacing w:after="0"/>
      </w:pPr>
      <w:r>
        <w:t xml:space="preserve">The first form of </w:t>
      </w:r>
      <w:r>
        <w:rPr>
          <w:b/>
        </w:rPr>
        <w:t>Sw.case</w:t>
      </w:r>
      <w:r>
        <w:t xml:space="preserve">, above, matches the </w:t>
      </w:r>
      <w:r>
        <w:rPr>
          <w:b/>
        </w:rPr>
        <w:t>Sw.begin</w:t>
      </w:r>
      <w:r w:rsidRPr="00EC20AD">
        <w:t xml:space="preserve"> </w:t>
      </w:r>
      <w:r>
        <w:t xml:space="preserve">if the </w:t>
      </w:r>
      <w:r w:rsidR="005A51FD">
        <w:t>value</w:t>
      </w:r>
      <w:r>
        <w:t xml:space="preserve"> of </w:t>
      </w:r>
      <w:r w:rsidR="00CD78F9">
        <w:t xml:space="preserve">any </w:t>
      </w:r>
      <w:r w:rsidR="00564F21">
        <w:t>of its</w:t>
      </w:r>
      <w:r>
        <w:t xml:space="preserve"> </w:t>
      </w:r>
      <w:r w:rsidR="005A51FD">
        <w:t>parameter</w:t>
      </w:r>
      <w:r w:rsidR="00CD78F9">
        <w:t>s</w:t>
      </w:r>
      <w:r>
        <w:t xml:space="preserve"> </w:t>
      </w:r>
      <w:r w:rsidRPr="00564F21">
        <w:rPr>
          <w:i/>
        </w:rPr>
        <w:t>equa</w:t>
      </w:r>
      <w:r w:rsidR="005A51FD" w:rsidRPr="00564F21">
        <w:rPr>
          <w:i/>
        </w:rPr>
        <w:t>ls</w:t>
      </w:r>
      <w:r w:rsidR="005A51FD">
        <w:t xml:space="preserve"> the</w:t>
      </w:r>
      <w:r>
        <w:t xml:space="preserve"> </w:t>
      </w:r>
      <w:r w:rsidR="005A51FD">
        <w:t xml:space="preserve">value of the </w:t>
      </w:r>
      <w:r w:rsidR="005A51FD" w:rsidRPr="005A51FD">
        <w:rPr>
          <w:b/>
        </w:rPr>
        <w:t>Sw.begin</w:t>
      </w:r>
      <w:r w:rsidR="005A51FD">
        <w:t xml:space="preserve"> parameter. </w:t>
      </w:r>
      <w:r>
        <w:t>This second form</w:t>
      </w:r>
      <w:r w:rsidR="00CD78F9">
        <w:t xml:space="preserve"> can take only one expression &lt;exp&gt;, but it</w:t>
      </w:r>
      <w:r>
        <w:t xml:space="preserve"> </w:t>
      </w:r>
      <w:r w:rsidR="00FB6567">
        <w:t>lets you specify a different logical operator</w:t>
      </w:r>
      <w:r w:rsidR="005A51FD">
        <w:t xml:space="preserve"> &lt;op&gt;</w:t>
      </w:r>
      <w:r w:rsidR="00FB6567">
        <w:t>.</w:t>
      </w:r>
      <w:r w:rsidR="00CD78F9" w:rsidRPr="00CD78F9">
        <w:t xml:space="preserve"> </w:t>
      </w:r>
      <w:r w:rsidR="00CD78F9">
        <w:t>You may use any of these comparison operators:</w:t>
      </w:r>
    </w:p>
    <w:p w:rsidR="00CD78F9" w:rsidRPr="00FB6567" w:rsidRDefault="00FB6567" w:rsidP="00CD78F9">
      <w:pPr>
        <w:pStyle w:val="Codeexample"/>
        <w:rPr>
          <w:rFonts w:ascii="Letter Gothic" w:hAnsi="Letter Gothic"/>
        </w:rPr>
      </w:pPr>
      <w:r>
        <w:t xml:space="preserve"> </w:t>
      </w:r>
      <w:r w:rsidR="00CD78F9" w:rsidRPr="00FB6567">
        <w:rPr>
          <w:rFonts w:ascii="Letter Gothic" w:hAnsi="Letter Gothic"/>
        </w:rPr>
        <w:t>&lt;   &lt;=   &gt;   &gt;=   &lt;&gt;</w:t>
      </w:r>
    </w:p>
    <w:p w:rsidR="00FB6567" w:rsidRDefault="00FB6567" w:rsidP="00446014">
      <w:pPr>
        <w:pStyle w:val="NoSpacing"/>
      </w:pPr>
      <w:r>
        <w:t>For example:</w:t>
      </w:r>
    </w:p>
    <w:p w:rsidR="00FB6567" w:rsidRPr="00FB6567" w:rsidRDefault="00587237" w:rsidP="00FB6567">
      <w:pPr>
        <w:pStyle w:val="Codeexample"/>
        <w:rPr>
          <w:rFonts w:ascii="Letter Gothic" w:hAnsi="Letter Gothic"/>
          <w:b w:val="0"/>
        </w:rPr>
      </w:pPr>
      <w:r>
        <w:rPr>
          <w:rFonts w:ascii="Letter Gothic" w:hAnsi="Letter Gothic"/>
          <w:b w:val="0"/>
        </w:rPr>
        <w:t>SW.BEGIN</w:t>
      </w:r>
      <w:r w:rsidR="00FB6567" w:rsidRPr="00FB6567">
        <w:rPr>
          <w:rFonts w:ascii="Letter Gothic" w:hAnsi="Letter Gothic"/>
          <w:b w:val="0"/>
        </w:rPr>
        <w:t xml:space="preserve"> a</w:t>
      </w:r>
    </w:p>
    <w:p w:rsidR="00FB6567" w:rsidRPr="00FB6567" w:rsidRDefault="00587237" w:rsidP="00FB6567">
      <w:pPr>
        <w:pStyle w:val="Codeexample"/>
        <w:rPr>
          <w:rFonts w:ascii="Letter Gothic" w:hAnsi="Letter Gothic"/>
          <w:b w:val="0"/>
        </w:rPr>
      </w:pPr>
      <w:r>
        <w:rPr>
          <w:rFonts w:ascii="Letter Gothic" w:hAnsi="Letter Gothic"/>
          <w:b w:val="0"/>
        </w:rPr>
        <w:t>SW.CASE</w:t>
      </w:r>
      <w:r w:rsidR="00FB6567" w:rsidRPr="00FB6567">
        <w:rPr>
          <w:rFonts w:ascii="Letter Gothic" w:hAnsi="Letter Gothic"/>
          <w:b w:val="0"/>
        </w:rPr>
        <w:t xml:space="preserve"> &lt; b</w:t>
      </w:r>
      <w:r w:rsidR="00446014">
        <w:rPr>
          <w:rFonts w:ascii="Letter Gothic" w:hAnsi="Letter Gothic"/>
          <w:b w:val="0"/>
        </w:rPr>
        <w:tab/>
      </w:r>
      <w:r w:rsidR="00446014">
        <w:rPr>
          <w:rFonts w:ascii="Letter Gothic" w:hAnsi="Letter Gothic"/>
          <w:b w:val="0"/>
        </w:rPr>
        <w:tab/>
        <w:t xml:space="preserve">% This </w:t>
      </w:r>
      <w:r w:rsidR="00446014" w:rsidRPr="00587237">
        <w:rPr>
          <w:rFonts w:ascii="Letter Gothic" w:hAnsi="Letter Gothic"/>
          <w:b w:val="0"/>
        </w:rPr>
        <w:t>S</w:t>
      </w:r>
      <w:r w:rsidRPr="00587237">
        <w:rPr>
          <w:rFonts w:ascii="Letter Gothic" w:hAnsi="Letter Gothic"/>
          <w:b w:val="0"/>
        </w:rPr>
        <w:t>W</w:t>
      </w:r>
      <w:r w:rsidR="00446014" w:rsidRPr="00587237">
        <w:rPr>
          <w:rFonts w:ascii="Letter Gothic" w:hAnsi="Letter Gothic"/>
          <w:b w:val="0"/>
        </w:rPr>
        <w:t>.</w:t>
      </w:r>
      <w:r w:rsidRPr="00587237">
        <w:rPr>
          <w:rFonts w:ascii="Letter Gothic" w:hAnsi="Letter Gothic"/>
          <w:b w:val="0"/>
        </w:rPr>
        <w:t>CASE</w:t>
      </w:r>
      <w:r w:rsidR="00446014">
        <w:rPr>
          <w:rFonts w:ascii="Letter Gothic" w:hAnsi="Letter Gothic"/>
          <w:b w:val="0"/>
        </w:rPr>
        <w:t xml:space="preserve"> matches if </w:t>
      </w:r>
      <w:r w:rsidR="00446014" w:rsidRPr="00446014">
        <w:rPr>
          <w:rFonts w:ascii="Letter Gothic" w:hAnsi="Letter Gothic"/>
        </w:rPr>
        <w:t>a &lt; b</w:t>
      </w:r>
    </w:p>
    <w:p w:rsidR="007A606B" w:rsidRDefault="00446014" w:rsidP="00446014">
      <w:pPr>
        <w:pStyle w:val="NoSpacing"/>
      </w:pPr>
      <w:r>
        <w:t>The expression &lt;exp&gt; may be arbitrarily complex. The whole expression is evaluated as if written:</w:t>
      </w:r>
    </w:p>
    <w:p w:rsidR="00446014" w:rsidRDefault="00446014" w:rsidP="00446014">
      <w:pPr>
        <w:pStyle w:val="Codeexample"/>
        <w:rPr>
          <w:rFonts w:ascii="Letter Gothic" w:hAnsi="Letter Gothic"/>
          <w:b w:val="0"/>
        </w:rPr>
      </w:pPr>
      <w:r>
        <w:rPr>
          <w:rFonts w:ascii="Letter Gothic" w:hAnsi="Letter Gothic"/>
          <w:b w:val="0"/>
        </w:rPr>
        <w:t xml:space="preserve">&lt;value of </w:t>
      </w:r>
      <w:r w:rsidRPr="00446014">
        <w:rPr>
          <w:rFonts w:ascii="Letter Gothic" w:hAnsi="Letter Gothic"/>
        </w:rPr>
        <w:t>S</w:t>
      </w:r>
      <w:r w:rsidR="00587237">
        <w:rPr>
          <w:rFonts w:ascii="Letter Gothic" w:hAnsi="Letter Gothic"/>
        </w:rPr>
        <w:t>w</w:t>
      </w:r>
      <w:r w:rsidRPr="00446014">
        <w:rPr>
          <w:rFonts w:ascii="Letter Gothic" w:hAnsi="Letter Gothic"/>
        </w:rPr>
        <w:t>.</w:t>
      </w:r>
      <w:r w:rsidR="00587237">
        <w:rPr>
          <w:rFonts w:ascii="Letter Gothic" w:hAnsi="Letter Gothic"/>
        </w:rPr>
        <w:t>b</w:t>
      </w:r>
      <w:r w:rsidRPr="00446014">
        <w:rPr>
          <w:rFonts w:ascii="Letter Gothic" w:hAnsi="Letter Gothic"/>
        </w:rPr>
        <w:t>egin</w:t>
      </w:r>
      <w:r>
        <w:rPr>
          <w:rFonts w:ascii="Letter Gothic" w:hAnsi="Letter Gothic"/>
          <w:b w:val="0"/>
        </w:rPr>
        <w:t xml:space="preserve"> argument&gt; &lt;op&gt; &lt;exp&gt;</w:t>
      </w:r>
    </w:p>
    <w:p w:rsidR="00446014" w:rsidRPr="00446014" w:rsidRDefault="00446014" w:rsidP="00446014">
      <w:r>
        <w:t>Operator precedence is applied as usual.</w:t>
      </w:r>
    </w:p>
    <w:p w:rsidR="00B30AA7" w:rsidRDefault="00265345" w:rsidP="005F4916">
      <w:pPr>
        <w:pStyle w:val="Heading3"/>
      </w:pPr>
      <w:bookmarkStart w:id="916" w:name="_Toc477150708"/>
      <w:r>
        <w:t>Sw.break</w:t>
      </w:r>
      <w:bookmarkEnd w:id="916"/>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446014" w:rsidP="00A22136">
      <w:r>
        <w:t>This statement may be used to terminate the block of statements that follows</w:t>
      </w:r>
      <w:r w:rsidR="00D04A62">
        <w:t xml:space="preserve"> </w:t>
      </w:r>
      <w:r w:rsidR="00731361" w:rsidRPr="00731361">
        <w:rPr>
          <w:b/>
        </w:rPr>
        <w:t>S</w:t>
      </w:r>
      <w:r w:rsidR="00D04A62" w:rsidRPr="00731361">
        <w:rPr>
          <w:b/>
        </w:rPr>
        <w:t>w.case</w:t>
      </w:r>
      <w:r w:rsidR="00D04A62">
        <w:t xml:space="preserve"> </w:t>
      </w:r>
      <w:r>
        <w:t xml:space="preserve">or </w:t>
      </w:r>
      <w:r>
        <w:rPr>
          <w:b/>
        </w:rPr>
        <w:t>Sw.default</w:t>
      </w:r>
      <w:r>
        <w:t xml:space="preserve">. </w:t>
      </w:r>
      <w:r w:rsidR="00A22136">
        <w:t>T</w:t>
      </w:r>
      <w:r w:rsidR="00D04A62">
        <w:t xml:space="preserve">he </w:t>
      </w:r>
      <w:r w:rsidR="00731361" w:rsidRPr="00731361">
        <w:rPr>
          <w:b/>
        </w:rPr>
        <w:t>S</w:t>
      </w:r>
      <w:r w:rsidR="00D04A62" w:rsidRPr="00731361">
        <w:rPr>
          <w:b/>
        </w:rPr>
        <w:t>w.break</w:t>
      </w:r>
      <w:r w:rsidR="00D04A62">
        <w:t xml:space="preserve"> </w:t>
      </w:r>
      <w:r w:rsidR="00A22136">
        <w:t>causes</w:t>
      </w:r>
      <w:r w:rsidR="00D04A62">
        <w:t xml:space="preserve"> BASIC! </w:t>
      </w:r>
      <w:r w:rsidR="00A22136">
        <w:t xml:space="preserve">to </w:t>
      </w:r>
      <w:r w:rsidR="005A51FD">
        <w:t>jump</w:t>
      </w:r>
      <w:r w:rsidR="00D04A62">
        <w:t xml:space="preserve"> for</w:t>
      </w:r>
      <w:r w:rsidR="00A22136">
        <w:t xml:space="preserve">ward </w:t>
      </w:r>
      <w:r w:rsidR="005A51FD">
        <w:t>to</w:t>
      </w:r>
      <w:r w:rsidR="00D04A62">
        <w:t xml:space="preserve"> the </w:t>
      </w:r>
      <w:r w:rsidR="00731361" w:rsidRPr="00731361">
        <w:rPr>
          <w:b/>
        </w:rPr>
        <w:t>S</w:t>
      </w:r>
      <w:r w:rsidR="00D04A62" w:rsidRPr="00731361">
        <w:rPr>
          <w:b/>
        </w:rPr>
        <w:t>w.end</w:t>
      </w:r>
      <w:r w:rsidR="00D04A62">
        <w:t xml:space="preserve"> statement</w:t>
      </w:r>
      <w:r w:rsidR="00A22136">
        <w:t>, skipping everything between</w:t>
      </w:r>
      <w:r w:rsidR="00D04A62">
        <w:t>.</w:t>
      </w:r>
    </w:p>
    <w:p w:rsidR="00265345" w:rsidRDefault="00D04A62" w:rsidP="00D04A62">
      <w:r>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w:t>
      </w:r>
      <w:r w:rsidR="00A22136">
        <w:t xml:space="preserve">or </w:t>
      </w:r>
      <w:r w:rsidR="00A22136">
        <w:rPr>
          <w:b/>
        </w:rPr>
        <w:t>Sw.end</w:t>
      </w:r>
      <w:r w:rsidR="00A22136">
        <w:t xml:space="preserve"> </w:t>
      </w:r>
      <w:r>
        <w:t>is encountered</w:t>
      </w:r>
      <w:r w:rsidR="000B4495">
        <w:t>.</w:t>
      </w:r>
    </w:p>
    <w:p w:rsidR="00D04A62" w:rsidRDefault="00265345" w:rsidP="005F4916">
      <w:pPr>
        <w:pStyle w:val="Heading3"/>
      </w:pPr>
      <w:bookmarkStart w:id="917" w:name="_Toc477150709"/>
      <w:r>
        <w:t>Sw.default</w:t>
      </w:r>
      <w:bookmarkEnd w:id="917"/>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A22136" w:rsidP="00D04A62">
      <w:r>
        <w:t>This statements acts like a</w:t>
      </w:r>
      <w:r w:rsidR="00D04A62">
        <w:t xml:space="preserve"> </w:t>
      </w:r>
      <w:r w:rsidR="00731361" w:rsidRPr="00731361">
        <w:rPr>
          <w:b/>
        </w:rPr>
        <w:t>S</w:t>
      </w:r>
      <w:r w:rsidR="00D04A62" w:rsidRPr="00731361">
        <w:rPr>
          <w:b/>
        </w:rPr>
        <w:t>w.case</w:t>
      </w:r>
      <w:r w:rsidR="00D04A62">
        <w:t xml:space="preserve"> </w:t>
      </w:r>
      <w:r>
        <w:t xml:space="preserve">that matches any value. If any </w:t>
      </w:r>
      <w:r>
        <w:rPr>
          <w:b/>
        </w:rPr>
        <w:t>Sw.case</w:t>
      </w:r>
      <w:r w:rsidRPr="00A22136">
        <w:t xml:space="preserve"> </w:t>
      </w:r>
      <w:r>
        <w:t xml:space="preserve">matches the </w:t>
      </w:r>
      <w:r>
        <w:rPr>
          <w:b/>
        </w:rPr>
        <w:t>Sw.begin</w:t>
      </w:r>
      <w:r w:rsidR="00587237">
        <w:t xml:space="preserve"> value,</w:t>
      </w:r>
      <w:r w:rsidR="00D04A62">
        <w:t xml:space="preserve"> then the </w:t>
      </w:r>
      <w:r w:rsidR="00731361" w:rsidRPr="00731361">
        <w:rPr>
          <w:b/>
        </w:rPr>
        <w:t>S</w:t>
      </w:r>
      <w:r w:rsidR="00D04A62" w:rsidRPr="00731361">
        <w:rPr>
          <w:b/>
        </w:rPr>
        <w:t>w.default</w:t>
      </w:r>
      <w:r w:rsidR="00587237" w:rsidRPr="00587237">
        <w:t xml:space="preserve"> is</w:t>
      </w:r>
      <w:r w:rsidR="00587237">
        <w:t xml:space="preserve"> ignored</w:t>
      </w:r>
      <w:r w:rsidR="00D04A62">
        <w:t xml:space="preserve">, </w:t>
      </w:r>
      <w:r w:rsidR="00587237">
        <w:t xml:space="preserve">even </w:t>
      </w:r>
      <w:r w:rsidR="00D04A62">
        <w:t xml:space="preserve">if </w:t>
      </w:r>
      <w:r w:rsidR="00587237">
        <w:t xml:space="preserve">the matching </w:t>
      </w:r>
      <w:r w:rsidR="00587237">
        <w:rPr>
          <w:b/>
        </w:rPr>
        <w:t>Sw.case</w:t>
      </w:r>
      <w:r w:rsidR="00587237">
        <w:t xml:space="preserve"> is after t</w:t>
      </w:r>
      <w:r w:rsidR="00D04A62">
        <w:t xml:space="preserve">he </w:t>
      </w:r>
      <w:r w:rsidR="00731361" w:rsidRPr="00731361">
        <w:rPr>
          <w:b/>
        </w:rPr>
        <w:t>S</w:t>
      </w:r>
      <w:r w:rsidR="00D04A62" w:rsidRPr="00731361">
        <w:rPr>
          <w:b/>
        </w:rPr>
        <w:t>w.default</w:t>
      </w:r>
      <w:r>
        <w:t>.</w:t>
      </w:r>
    </w:p>
    <w:p w:rsidR="00587237" w:rsidRPr="00587237" w:rsidRDefault="00587237" w:rsidP="00D04A62">
      <w:r>
        <w:t xml:space="preserve">A switch is not required to have a </w:t>
      </w:r>
      <w:r>
        <w:rPr>
          <w:b/>
        </w:rPr>
        <w:t>Sw.default</w:t>
      </w:r>
      <w:r w:rsidRPr="00587237">
        <w:t>, bu</w:t>
      </w:r>
      <w:r>
        <w:t>t it must not have more than one.</w:t>
      </w:r>
      <w:r w:rsidRPr="00587237">
        <w:t xml:space="preserve"> </w:t>
      </w:r>
      <w:r>
        <w:t xml:space="preserve">A second </w:t>
      </w:r>
      <w:r>
        <w:rPr>
          <w:b/>
        </w:rPr>
        <w:t>Sw.default</w:t>
      </w:r>
      <w:r>
        <w:t xml:space="preserve"> in the same switch is a syntax error.</w:t>
      </w:r>
    </w:p>
    <w:p w:rsidR="00D04A62" w:rsidRDefault="00265345" w:rsidP="005F4916">
      <w:pPr>
        <w:pStyle w:val="Heading3"/>
      </w:pPr>
      <w:bookmarkStart w:id="918" w:name="_Toc477150710"/>
      <w:r>
        <w:t>Sw.end</w:t>
      </w:r>
      <w:bookmarkEnd w:id="918"/>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1B4911" w:rsidRDefault="001B4911" w:rsidP="001B4911">
      <w:pPr>
        <w:pStyle w:val="Heading2"/>
      </w:pPr>
      <w:bookmarkStart w:id="919" w:name="_Toc477150711"/>
      <w:r>
        <w:t>Interrupt Labels (Event Handlers)</w:t>
      </w:r>
      <w:bookmarkEnd w:id="919"/>
    </w:p>
    <w:p w:rsidR="001B4911" w:rsidRDefault="001B4911" w:rsidP="001B4911">
      <w:r>
        <w:t>You can perform physical actions that tell your BASIC! program to do something. When yo</w:t>
      </w:r>
      <w:r w:rsidR="005B4EF3">
        <w:t>u touch the screen or press a key</w:t>
      </w:r>
      <w:r>
        <w:t xml:space="preserve"> you cause an </w:t>
      </w:r>
      <w:r>
        <w:rPr>
          <w:i/>
        </w:rPr>
        <w:t>event</w:t>
      </w:r>
      <w:r>
        <w:t xml:space="preserve">. These events are </w:t>
      </w:r>
      <w:r>
        <w:rPr>
          <w:i/>
        </w:rPr>
        <w:t>asynchronous</w:t>
      </w:r>
      <w:r>
        <w:t>, that is, they happen at times your program cannot predict.</w:t>
      </w:r>
      <w:r w:rsidR="005B4EF3">
        <w:t xml:space="preserve"> BASIC! detects some events so your program can respond to them.</w:t>
      </w:r>
    </w:p>
    <w:p w:rsidR="00843992" w:rsidRDefault="001B4911" w:rsidP="00843992">
      <w:pPr>
        <w:spacing w:after="0"/>
      </w:pPr>
      <w:r>
        <w:t xml:space="preserve">BASIC! handles events as </w:t>
      </w:r>
      <w:r>
        <w:rPr>
          <w:i/>
        </w:rPr>
        <w:t>interrupts</w:t>
      </w:r>
      <w:r>
        <w:t xml:space="preserve">. </w:t>
      </w:r>
      <w:r w:rsidR="00843992">
        <w:t xml:space="preserve">Each event that BASIC! recognizes has a unique </w:t>
      </w:r>
      <w:r w:rsidR="00843992">
        <w:rPr>
          <w:i/>
        </w:rPr>
        <w:t>Interrupt Label</w:t>
      </w:r>
      <w:r w:rsidR="00843992">
        <w:t>. When an event occurs, BASIC! looks for the Interrupt Label that matches the event.</w:t>
      </w:r>
    </w:p>
    <w:p w:rsidR="00843992" w:rsidRPr="002E66B0" w:rsidRDefault="001B4911" w:rsidP="004A2113">
      <w:pPr>
        <w:pStyle w:val="ListParagraph"/>
        <w:numPr>
          <w:ilvl w:val="0"/>
          <w:numId w:val="47"/>
        </w:numPr>
      </w:pPr>
      <w:r w:rsidRPr="002E66B0">
        <w:lastRenderedPageBreak/>
        <w:t>If you have not written that Interrupt Label into your program, the event is ignored and your program goes on running as if nothing happened.</w:t>
      </w:r>
    </w:p>
    <w:p w:rsidR="001B4911" w:rsidRPr="002E66B0" w:rsidRDefault="001B4911" w:rsidP="004A2113">
      <w:pPr>
        <w:pStyle w:val="ListParagraph"/>
        <w:numPr>
          <w:ilvl w:val="0"/>
          <w:numId w:val="47"/>
        </w:numPr>
      </w:pPr>
      <w:r w:rsidRPr="002E66B0">
        <w:t xml:space="preserve">If you have included the right Interrupt Label for the event, BASIC! jumps to that label and continues execution </w:t>
      </w:r>
      <w:r w:rsidR="00843992" w:rsidRPr="002E66B0">
        <w:t>at the line after the label. This is called trapping the event.</w:t>
      </w:r>
    </w:p>
    <w:p w:rsidR="00FE5BD2" w:rsidRDefault="00FE5BD2" w:rsidP="00843992">
      <w:r>
        <w:t>BASIC! does not necessarily respond to the event as soon as it occurs. The statement that is executing when the event occurs is allowed to complete, then BASIC! jumps to the Interrupt Label.</w:t>
      </w:r>
    </w:p>
    <w:p w:rsidR="00843992" w:rsidRDefault="00843992" w:rsidP="00843992">
      <w:r>
        <w:t xml:space="preserve">When you use an Interrupt Label to trap an event, BASIC! </w:t>
      </w:r>
      <w:r w:rsidR="005B4EF3">
        <w:t xml:space="preserve">executes instructions until it finds a </w:t>
      </w:r>
      <w:r w:rsidR="005B4EF3">
        <w:rPr>
          <w:i/>
        </w:rPr>
        <w:t>Resume</w:t>
      </w:r>
      <w:r w:rsidR="005B4EF3">
        <w:t xml:space="preserve"> command that matches the Interrupt Label. </w:t>
      </w:r>
      <w:r w:rsidR="002E66B0">
        <w:t xml:space="preserve">During that </w:t>
      </w:r>
      <w:r w:rsidR="008A195F">
        <w:t>time,</w:t>
      </w:r>
      <w:r w:rsidR="002E66B0">
        <w:t xml:space="preserve"> it records other events but it does not respond to them. T</w:t>
      </w:r>
      <w:r w:rsidR="005B4EF3">
        <w:t xml:space="preserve">he block of code between the Interrupt Label and the matching Resume may be called an </w:t>
      </w:r>
      <w:r w:rsidR="005B4EF3">
        <w:rPr>
          <w:i/>
        </w:rPr>
        <w:t>Interrupt Service Routine (ISR)</w:t>
      </w:r>
      <w:r w:rsidR="005B4EF3">
        <w:t xml:space="preserve"> or, if you prefer, an </w:t>
      </w:r>
      <w:r w:rsidR="005B4EF3">
        <w:rPr>
          <w:i/>
        </w:rPr>
        <w:t>Event Handler</w:t>
      </w:r>
      <w:r w:rsidR="005B4EF3">
        <w:t>.</w:t>
      </w:r>
    </w:p>
    <w:p w:rsidR="005B4EF3" w:rsidRDefault="002E66B0" w:rsidP="002E66B0">
      <w:pPr>
        <w:pStyle w:val="NoSpacing"/>
      </w:pPr>
      <w:r>
        <w:t>When BASIC! executes the event’s Resume command, it resumes normal execution.</w:t>
      </w:r>
    </w:p>
    <w:p w:rsidR="008A195F" w:rsidRDefault="002E66B0" w:rsidP="004A2113">
      <w:pPr>
        <w:pStyle w:val="ListParagraph"/>
        <w:numPr>
          <w:ilvl w:val="0"/>
          <w:numId w:val="48"/>
        </w:numPr>
      </w:pPr>
      <w:r>
        <w:t>BASIC! jumps back to where it was running when the interrupt occurred.</w:t>
      </w:r>
    </w:p>
    <w:p w:rsidR="002E66B0" w:rsidRDefault="008A195F" w:rsidP="004A2113">
      <w:pPr>
        <w:pStyle w:val="ListParagraph"/>
        <w:numPr>
          <w:ilvl w:val="0"/>
          <w:numId w:val="48"/>
        </w:numPr>
      </w:pPr>
      <w:r>
        <w:t>BASIC! again responds to other events, including any that occurred while it was handling an event.</w:t>
      </w:r>
    </w:p>
    <w:p w:rsidR="008A195F" w:rsidRPr="005B4EF3" w:rsidRDefault="008A195F" w:rsidP="008A195F">
      <w:r>
        <w:t>An Interrupt Label looks and behaves just like any other label in BASIC!. However, you must not execute any of the Resume commands except to finish an event’s handler.</w:t>
      </w:r>
    </w:p>
    <w:p w:rsidR="001C1A05" w:rsidRDefault="001C1A05" w:rsidP="001C1A05">
      <w:pPr>
        <w:pStyle w:val="Heading3"/>
      </w:pPr>
      <w:bookmarkStart w:id="920" w:name="_Toc477150712"/>
      <w:r>
        <w:t>All Interrupt Labels</w:t>
      </w:r>
      <w:bookmarkEnd w:id="920"/>
    </w:p>
    <w:p w:rsidR="001C1A05" w:rsidRDefault="001C1A05" w:rsidP="004D20A6">
      <w:pPr>
        <w:spacing w:after="0"/>
        <w:rPr>
          <w:noProof/>
        </w:rPr>
      </w:pPr>
      <w:r w:rsidRPr="001C1A05">
        <w:t>BASIC! supports</w:t>
      </w:r>
      <w:r>
        <w:t xml:space="preserve"> trapping of</w:t>
      </w:r>
      <w:r w:rsidRPr="001C1A05">
        <w:t xml:space="preserve"> </w:t>
      </w:r>
      <w:r>
        <w:t>the following</w:t>
      </w:r>
      <w:r w:rsidRPr="001C1A05">
        <w:t xml:space="preserve"> </w:t>
      </w:r>
      <w:r>
        <w:t>events. These</w:t>
      </w:r>
      <w:r w:rsidRPr="001C1A05">
        <w:t xml:space="preserve"> interrupt labels </w:t>
      </w:r>
      <w:r>
        <w:t xml:space="preserve">and their Resume commands </w:t>
      </w:r>
      <w:r w:rsidRPr="001C1A05">
        <w:t xml:space="preserve">are described in </w:t>
      </w:r>
      <w:r>
        <w:t>various</w:t>
      </w:r>
      <w:r w:rsidRPr="001C1A05">
        <w:t xml:space="preserve"> parts of this</w:t>
      </w:r>
      <w:r>
        <w:rPr>
          <w:noProof/>
        </w:rPr>
        <w:t xml:space="preserve"> manual.</w:t>
      </w:r>
    </w:p>
    <w:p w:rsidR="001C1A05" w:rsidRPr="00D949C2" w:rsidRDefault="001C1A05" w:rsidP="004A2113">
      <w:pPr>
        <w:pStyle w:val="ListParagraph"/>
        <w:numPr>
          <w:ilvl w:val="0"/>
          <w:numId w:val="49"/>
        </w:numPr>
        <w:rPr>
          <w:noProof/>
        </w:rPr>
      </w:pPr>
      <w:r w:rsidRPr="001C1A05">
        <w:rPr>
          <w:b/>
          <w:noProof/>
        </w:rPr>
        <w:t>OnBack</w:t>
      </w:r>
      <w:r w:rsidR="00F045C3">
        <w:rPr>
          <w:b/>
          <w:noProof/>
        </w:rPr>
        <w:t>g</w:t>
      </w:r>
      <w:r w:rsidRPr="001C1A05">
        <w:rPr>
          <w:b/>
          <w:noProof/>
        </w:rPr>
        <w:t>round:</w:t>
      </w:r>
      <w:r>
        <w:rPr>
          <w:noProof/>
        </w:rPr>
        <w:tab/>
      </w:r>
      <w:r w:rsidRPr="001C1A05">
        <w:rPr>
          <w:b/>
          <w:noProof/>
        </w:rPr>
        <w:t>Background.resume</w:t>
      </w:r>
    </w:p>
    <w:p w:rsidR="00D949C2" w:rsidRDefault="00D949C2" w:rsidP="004A2113">
      <w:pPr>
        <w:pStyle w:val="ListParagraph"/>
        <w:numPr>
          <w:ilvl w:val="0"/>
          <w:numId w:val="49"/>
        </w:numPr>
        <w:rPr>
          <w:noProof/>
        </w:rPr>
      </w:pPr>
      <w:r>
        <w:rPr>
          <w:b/>
          <w:noProof/>
        </w:rPr>
        <w:t>OnBackKey:</w:t>
      </w:r>
      <w:r>
        <w:rPr>
          <w:noProof/>
        </w:rPr>
        <w:tab/>
      </w:r>
      <w:r>
        <w:rPr>
          <w:b/>
          <w:noProof/>
        </w:rPr>
        <w:t>Back.resume</w:t>
      </w:r>
    </w:p>
    <w:p w:rsidR="001C1A05" w:rsidRPr="00D949C2" w:rsidRDefault="001C1A05" w:rsidP="004A2113">
      <w:pPr>
        <w:pStyle w:val="ListParagraph"/>
        <w:numPr>
          <w:ilvl w:val="0"/>
          <w:numId w:val="49"/>
        </w:numPr>
        <w:rPr>
          <w:noProof/>
        </w:rPr>
      </w:pPr>
      <w:r w:rsidRPr="001C1A05">
        <w:rPr>
          <w:b/>
          <w:noProof/>
        </w:rPr>
        <w:t>OnBtReadReady:</w:t>
      </w:r>
      <w:r>
        <w:rPr>
          <w:noProof/>
        </w:rPr>
        <w:tab/>
      </w:r>
      <w:r w:rsidRPr="003A1A0A">
        <w:rPr>
          <w:b/>
        </w:rPr>
        <w:t>B</w:t>
      </w:r>
      <w:r>
        <w:rPr>
          <w:b/>
        </w:rPr>
        <w:t>t.onReadReady.r</w:t>
      </w:r>
      <w:r w:rsidRPr="003A1A0A">
        <w:rPr>
          <w:b/>
        </w:rPr>
        <w:t>esume</w:t>
      </w:r>
    </w:p>
    <w:p w:rsidR="00D949C2" w:rsidRPr="00D949C2" w:rsidRDefault="00D949C2" w:rsidP="004A2113">
      <w:pPr>
        <w:pStyle w:val="ListParagraph"/>
        <w:numPr>
          <w:ilvl w:val="0"/>
          <w:numId w:val="49"/>
        </w:numPr>
        <w:rPr>
          <w:noProof/>
        </w:rPr>
      </w:pPr>
      <w:r>
        <w:rPr>
          <w:b/>
        </w:rPr>
        <w:t>OnConsoleTouch:</w:t>
      </w:r>
      <w:r>
        <w:tab/>
      </w:r>
      <w:r>
        <w:rPr>
          <w:b/>
        </w:rPr>
        <w:t>ConsoleTouch.resume</w:t>
      </w:r>
    </w:p>
    <w:p w:rsidR="00D949C2" w:rsidRDefault="00D949C2" w:rsidP="004A2113">
      <w:pPr>
        <w:pStyle w:val="ListParagraph"/>
        <w:numPr>
          <w:ilvl w:val="0"/>
          <w:numId w:val="49"/>
        </w:numPr>
        <w:rPr>
          <w:noProof/>
        </w:rPr>
      </w:pPr>
      <w:r>
        <w:rPr>
          <w:b/>
        </w:rPr>
        <w:t>OnError:</w:t>
      </w:r>
      <w:r>
        <w:tab/>
      </w:r>
      <w:r>
        <w:tab/>
        <w:t xml:space="preserve">None (not a true event, see </w:t>
      </w:r>
      <w:r>
        <w:rPr>
          <w:b/>
        </w:rPr>
        <w:t>OnError:</w:t>
      </w:r>
      <w:r>
        <w:t>, below)</w:t>
      </w:r>
    </w:p>
    <w:p w:rsidR="001C1A05" w:rsidRDefault="001C1A05" w:rsidP="004A2113">
      <w:pPr>
        <w:pStyle w:val="ListParagraph"/>
        <w:numPr>
          <w:ilvl w:val="0"/>
          <w:numId w:val="49"/>
        </w:numPr>
        <w:rPr>
          <w:noProof/>
        </w:rPr>
      </w:pPr>
      <w:r w:rsidRPr="001C1A05">
        <w:rPr>
          <w:b/>
          <w:noProof/>
        </w:rPr>
        <w:t>OnGrTouch:</w:t>
      </w:r>
      <w:r>
        <w:rPr>
          <w:noProof/>
        </w:rPr>
        <w:tab/>
      </w:r>
      <w:r w:rsidRPr="001C1A05">
        <w:rPr>
          <w:b/>
          <w:noProof/>
        </w:rPr>
        <w:t>Gr.onGrTouch.resume</w:t>
      </w:r>
    </w:p>
    <w:p w:rsidR="001C1A05" w:rsidRPr="00D949C2" w:rsidRDefault="001C1A05" w:rsidP="004A2113">
      <w:pPr>
        <w:pStyle w:val="ListParagraph"/>
        <w:numPr>
          <w:ilvl w:val="0"/>
          <w:numId w:val="49"/>
        </w:numPr>
        <w:rPr>
          <w:noProof/>
        </w:rPr>
      </w:pPr>
      <w:r w:rsidRPr="001C1A05">
        <w:rPr>
          <w:b/>
          <w:noProof/>
        </w:rPr>
        <w:t>OnKbChange:</w:t>
      </w:r>
      <w:r>
        <w:rPr>
          <w:noProof/>
        </w:rPr>
        <w:tab/>
      </w:r>
      <w:r w:rsidRPr="00E638BE">
        <w:rPr>
          <w:b/>
        </w:rPr>
        <w:t>Kb.resume</w:t>
      </w:r>
    </w:p>
    <w:p w:rsidR="00D949C2" w:rsidRPr="00D949C2" w:rsidRDefault="00D949C2" w:rsidP="004A2113">
      <w:pPr>
        <w:pStyle w:val="ListParagraph"/>
        <w:numPr>
          <w:ilvl w:val="0"/>
          <w:numId w:val="49"/>
        </w:numPr>
        <w:rPr>
          <w:noProof/>
        </w:rPr>
      </w:pPr>
      <w:r>
        <w:rPr>
          <w:b/>
        </w:rPr>
        <w:t>OnKeyPress:</w:t>
      </w:r>
      <w:r>
        <w:tab/>
      </w:r>
      <w:r>
        <w:rPr>
          <w:b/>
        </w:rPr>
        <w:t>Key.resume</w:t>
      </w:r>
    </w:p>
    <w:p w:rsidR="00D949C2" w:rsidRPr="00D949C2" w:rsidRDefault="00D949C2" w:rsidP="004A2113">
      <w:pPr>
        <w:pStyle w:val="ListParagraph"/>
        <w:numPr>
          <w:ilvl w:val="0"/>
          <w:numId w:val="49"/>
        </w:numPr>
        <w:rPr>
          <w:noProof/>
        </w:rPr>
      </w:pPr>
      <w:r>
        <w:rPr>
          <w:b/>
        </w:rPr>
        <w:t>OnLowMemory:</w:t>
      </w:r>
      <w:r>
        <w:tab/>
      </w:r>
      <w:r>
        <w:rPr>
          <w:b/>
        </w:rPr>
        <w:t>LowMemory.resume</w:t>
      </w:r>
    </w:p>
    <w:p w:rsidR="00D949C2" w:rsidRDefault="00D949C2" w:rsidP="004A2113">
      <w:pPr>
        <w:pStyle w:val="ListParagraph"/>
        <w:numPr>
          <w:ilvl w:val="0"/>
          <w:numId w:val="49"/>
        </w:numPr>
        <w:rPr>
          <w:noProof/>
        </w:rPr>
      </w:pPr>
      <w:r>
        <w:rPr>
          <w:b/>
        </w:rPr>
        <w:t>OnMenuKey:</w:t>
      </w:r>
      <w:r>
        <w:tab/>
      </w:r>
      <w:r>
        <w:rPr>
          <w:b/>
        </w:rPr>
        <w:t>MenuKey.resume</w:t>
      </w:r>
    </w:p>
    <w:p w:rsidR="00D949C2" w:rsidRPr="00716E6B" w:rsidRDefault="001C1A05" w:rsidP="004A2113">
      <w:pPr>
        <w:pStyle w:val="ListParagraph"/>
        <w:numPr>
          <w:ilvl w:val="0"/>
          <w:numId w:val="49"/>
        </w:numPr>
        <w:rPr>
          <w:noProof/>
        </w:rPr>
      </w:pPr>
      <w:r w:rsidRPr="001C1A05">
        <w:rPr>
          <w:b/>
          <w:noProof/>
        </w:rPr>
        <w:t>OnTimer:</w:t>
      </w:r>
      <w:r>
        <w:rPr>
          <w:noProof/>
        </w:rPr>
        <w:tab/>
      </w:r>
      <w:r>
        <w:rPr>
          <w:noProof/>
        </w:rPr>
        <w:tab/>
      </w:r>
      <w:r w:rsidR="00D949C2">
        <w:rPr>
          <w:b/>
        </w:rPr>
        <w:t>Timer.r</w:t>
      </w:r>
      <w:r w:rsidRPr="00B15EE4">
        <w:rPr>
          <w:b/>
        </w:rPr>
        <w:t>esume</w:t>
      </w:r>
    </w:p>
    <w:p w:rsidR="00737EB3" w:rsidRDefault="006A6394" w:rsidP="008A195F">
      <w:pPr>
        <w:pStyle w:val="Heading3"/>
      </w:pPr>
      <w:bookmarkStart w:id="921" w:name="_Toc477150713"/>
      <w:r>
        <w:t>On</w:t>
      </w:r>
      <w:r w:rsidR="00737EB3">
        <w:t>Error:</w:t>
      </w:r>
      <w:bookmarkEnd w:id="921"/>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460314" w:rsidRDefault="00FE4E1B" w:rsidP="00460314">
      <w:pPr>
        <w:pStyle w:val="NoSpacing"/>
      </w:pPr>
      <w:r>
        <w:t>Special i</w:t>
      </w:r>
      <w:r w:rsidR="00F258B9">
        <w:t xml:space="preserve">nterrupt </w:t>
      </w:r>
      <w:r>
        <w:t>l</w:t>
      </w:r>
      <w:r w:rsidR="00F258B9">
        <w:t>abel that traps a run-time error as if it were an event</w:t>
      </w:r>
      <w:r w:rsidR="00460314">
        <w:t xml:space="preserve">, </w:t>
      </w:r>
      <w:r w:rsidR="00460314" w:rsidRPr="00460314">
        <w:t>except</w:t>
      </w:r>
      <w:r w:rsidR="00460314">
        <w:t xml:space="preserve"> that:</w:t>
      </w:r>
    </w:p>
    <w:p w:rsidR="00460314" w:rsidRDefault="00460314" w:rsidP="004A2113">
      <w:pPr>
        <w:pStyle w:val="ListParagraph"/>
        <w:numPr>
          <w:ilvl w:val="0"/>
          <w:numId w:val="46"/>
        </w:numPr>
      </w:pPr>
      <w:r>
        <w:rPr>
          <w:b/>
        </w:rPr>
        <w:t>OnError:</w:t>
      </w:r>
      <w:r>
        <w:t xml:space="preserve"> has no matching </w:t>
      </w:r>
      <w:r w:rsidRPr="00460314">
        <w:t>Resume</w:t>
      </w:r>
      <w:r>
        <w:t xml:space="preserve"> command. You can use </w:t>
      </w:r>
      <w:r>
        <w:rPr>
          <w:b/>
        </w:rPr>
        <w:t>GoTo</w:t>
      </w:r>
      <w:r>
        <w:t xml:space="preserve"> to jump </w:t>
      </w:r>
      <w:r w:rsidR="00FE4E1B">
        <w:t>anywhere in</w:t>
      </w:r>
      <w:r>
        <w:t xml:space="preserve"> your program.</w:t>
      </w:r>
    </w:p>
    <w:p w:rsidR="00381716" w:rsidRPr="00381716" w:rsidRDefault="00381716" w:rsidP="004A2113">
      <w:pPr>
        <w:pStyle w:val="ListParagraph"/>
        <w:numPr>
          <w:ilvl w:val="0"/>
          <w:numId w:val="46"/>
        </w:numPr>
      </w:pPr>
      <w:r>
        <w:rPr>
          <w:b/>
        </w:rPr>
        <w:t>OnError:</w:t>
      </w:r>
      <w:r>
        <w:t xml:space="preserve"> is not locked out by other interrupts.</w:t>
      </w:r>
    </w:p>
    <w:p w:rsidR="00460314" w:rsidRDefault="00460314" w:rsidP="004A2113">
      <w:pPr>
        <w:pStyle w:val="ListParagraph"/>
        <w:numPr>
          <w:ilvl w:val="0"/>
          <w:numId w:val="46"/>
        </w:numPr>
      </w:pPr>
      <w:r>
        <w:rPr>
          <w:b/>
        </w:rPr>
        <w:t>OnError:</w:t>
      </w:r>
      <w:r>
        <w:t xml:space="preserve"> does not lock out other interrupts.</w:t>
      </w:r>
    </w:p>
    <w:p w:rsidR="00013165" w:rsidRPr="00602E79" w:rsidRDefault="006A6394" w:rsidP="006A6394">
      <w:r>
        <w:t xml:space="preserve">If </w:t>
      </w:r>
      <w:r w:rsidR="00F258B9">
        <w:t xml:space="preserve">a BASIC! program does not have </w:t>
      </w:r>
      <w:r>
        <w:t xml:space="preserve">an </w:t>
      </w:r>
      <w:r w:rsidRPr="00AA4B93">
        <w:rPr>
          <w:b/>
        </w:rPr>
        <w:t>On</w:t>
      </w:r>
      <w:r w:rsidR="001C5330" w:rsidRPr="00AA4B93">
        <w:rPr>
          <w:b/>
        </w:rPr>
        <w:t>Error:</w:t>
      </w:r>
      <w:r w:rsidR="001C5330">
        <w:t xml:space="preserve"> </w:t>
      </w:r>
      <w:r>
        <w:t xml:space="preserve">label </w:t>
      </w:r>
      <w:r w:rsidR="00FE5BD2">
        <w:t>and an</w:t>
      </w:r>
      <w:r w:rsidR="00630D3C">
        <w:t xml:space="preserve"> error</w:t>
      </w:r>
      <w:r>
        <w:t xml:space="preserve"> occurs</w:t>
      </w:r>
      <w:r w:rsidR="00FE5BD2">
        <w:t xml:space="preserve"> while the program is running, an error message is printed to the Output Console and the program stops running</w:t>
      </w:r>
      <w:r>
        <w:t>.</w:t>
      </w:r>
    </w:p>
    <w:p w:rsidR="00E60108" w:rsidRDefault="00CD4149" w:rsidP="00460314">
      <w:r>
        <w:lastRenderedPageBreak/>
        <w:t xml:space="preserve">If </w:t>
      </w:r>
      <w:r w:rsidR="00460314">
        <w:t xml:space="preserve">the program does have an </w:t>
      </w:r>
      <w:r w:rsidR="00460314" w:rsidRPr="00AA4B93">
        <w:rPr>
          <w:b/>
        </w:rPr>
        <w:t>OnError:</w:t>
      </w:r>
      <w:r w:rsidR="00460314">
        <w:t xml:space="preserve"> label</w:t>
      </w:r>
      <w:r>
        <w:t xml:space="preserve">, BASIC! </w:t>
      </w:r>
      <w:r w:rsidR="00460314">
        <w:t xml:space="preserve">does not stop on an error. Instead, </w:t>
      </w:r>
      <w:r w:rsidR="002C415E">
        <w:t>it</w:t>
      </w:r>
      <w:r w:rsidR="00460314">
        <w:t xml:space="preserve"> </w:t>
      </w:r>
      <w:r>
        <w:t>jumps t</w:t>
      </w:r>
      <w:r w:rsidR="00460314">
        <w:t xml:space="preserve">o the </w:t>
      </w:r>
      <w:r w:rsidR="00460314" w:rsidRPr="00AA4B93">
        <w:rPr>
          <w:b/>
        </w:rPr>
        <w:t>OnError:</w:t>
      </w:r>
      <w:r w:rsidR="00460314">
        <w:t xml:space="preserve"> label (see "Interrupt Labels", above)</w:t>
      </w:r>
      <w:r>
        <w:t xml:space="preserve">. </w:t>
      </w:r>
      <w:r w:rsidR="00633A72">
        <w:t xml:space="preserve">The error message </w:t>
      </w:r>
      <w:r w:rsidR="00B35D12">
        <w:t>is</w:t>
      </w:r>
      <w:r w:rsidR="00633A72">
        <w:t xml:space="preserve"> not printed</w:t>
      </w:r>
      <w:r w:rsidR="00B35D12">
        <w:t>, but it</w:t>
      </w:r>
      <w:r w:rsidR="00633A72">
        <w:t xml:space="preserve"> can be retrieved by the </w:t>
      </w:r>
      <w:r w:rsidR="00776AF2">
        <w:rPr>
          <w:b/>
        </w:rPr>
        <w:t>GET</w:t>
      </w:r>
      <w:r w:rsidR="00633A72" w:rsidRPr="00AA4B93">
        <w:rPr>
          <w:b/>
        </w:rPr>
        <w:t>E</w:t>
      </w:r>
      <w:r w:rsidR="00776AF2">
        <w:rPr>
          <w:b/>
        </w:rPr>
        <w:t>RROR</w:t>
      </w:r>
      <w:r w:rsidR="00633A72" w:rsidRPr="00AA4B93">
        <w:rPr>
          <w:b/>
        </w:rPr>
        <w:t>$()</w:t>
      </w:r>
      <w:r w:rsidR="00633A72">
        <w:t xml:space="preserve"> function.</w:t>
      </w:r>
    </w:p>
    <w:p w:rsidR="00013165" w:rsidRDefault="001C5330" w:rsidP="006A6394">
      <w:r>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AD14BF">
        <w:t xml:space="preserve"> </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B45975" w:rsidRDefault="00622933" w:rsidP="008D6085">
      <w:pPr>
        <w:pStyle w:val="Heading3"/>
      </w:pPr>
      <w:bookmarkStart w:id="922" w:name="_Toc477150714"/>
      <w:r>
        <w:t>O</w:t>
      </w:r>
      <w:r w:rsidR="00B45975">
        <w:t>nConsoleTouch:</w:t>
      </w:r>
      <w:bookmarkEnd w:id="922"/>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6B0416" w:rsidP="00E44D57">
      <w:r>
        <w:rPr>
          <w:rFonts w:ascii="Calibri" w:hAnsi="Calibri" w:cs="Calibri"/>
        </w:rPr>
        <w:t xml:space="preserve">Interrupt label that </w:t>
      </w:r>
      <w:r w:rsidR="00FE4E1B">
        <w:rPr>
          <w:rFonts w:ascii="Calibri" w:hAnsi="Calibri" w:cs="Calibri"/>
        </w:rPr>
        <w:t>traps a</w:t>
      </w:r>
      <w:r>
        <w:rPr>
          <w:rFonts w:ascii="Calibri" w:hAnsi="Calibri" w:cs="Calibri"/>
        </w:rPr>
        <w:t xml:space="preserve"> </w:t>
      </w:r>
      <w:r w:rsidR="00FE4E1B">
        <w:rPr>
          <w:rFonts w:ascii="Calibri" w:hAnsi="Calibri" w:cs="Calibri"/>
        </w:rPr>
        <w:t>t</w:t>
      </w:r>
      <w:r w:rsidR="00B45975">
        <w:t xml:space="preserve">ap on a line </w:t>
      </w:r>
      <w:r>
        <w:t xml:space="preserve">printed </w:t>
      </w:r>
      <w:r w:rsidR="00B45975">
        <w:t xml:space="preserve">on the </w:t>
      </w:r>
      <w:r>
        <w:t>O</w:t>
      </w:r>
      <w:r w:rsidR="00B45975">
        <w:t>utput Console</w:t>
      </w:r>
      <w:r w:rsidR="00A20903">
        <w:t>.</w:t>
      </w:r>
      <w:r w:rsidR="00B45975">
        <w:t xml:space="preserve"> </w:t>
      </w:r>
      <w:r w:rsidR="00AD14BF">
        <w:t>BASIC!</w:t>
      </w:r>
      <w:r w:rsidR="00AD14BF">
        <w:rPr>
          <w:rFonts w:ascii="Calibri" w:hAnsi="Calibri" w:cs="Calibri"/>
        </w:rPr>
        <w:t xml:space="preserve"> executes </w:t>
      </w:r>
      <w:r w:rsidR="00A542CB">
        <w:rPr>
          <w:rFonts w:ascii="Calibri" w:hAnsi="Calibri" w:cs="Calibri"/>
        </w:rPr>
        <w:t xml:space="preserve">the </w:t>
      </w:r>
      <w:r w:rsidR="00AD14BF">
        <w:rPr>
          <w:rFonts w:ascii="Calibri" w:hAnsi="Calibri" w:cs="Calibri"/>
        </w:rPr>
        <w:t xml:space="preserve">statements </w:t>
      </w:r>
      <w:r w:rsidR="00A542CB">
        <w:rPr>
          <w:rFonts w:ascii="Calibri" w:hAnsi="Calibri" w:cs="Calibri"/>
        </w:rPr>
        <w:t>following</w:t>
      </w:r>
      <w:r w:rsidR="00AD14BF">
        <w:rPr>
          <w:rFonts w:ascii="Calibri" w:hAnsi="Calibri" w:cs="Calibri"/>
        </w:rPr>
        <w:t xml:space="preserve"> the </w:t>
      </w:r>
      <w:r w:rsidR="00AD14BF">
        <w:rPr>
          <w:rFonts w:ascii="Calibri" w:hAnsi="Calibri" w:cs="Calibri"/>
          <w:b/>
        </w:rPr>
        <w:t>OnConsoleTouch:</w:t>
      </w:r>
      <w:r w:rsidR="00B45975">
        <w:t xml:space="preserve"> label</w:t>
      </w:r>
      <w:r w:rsidR="00FE4E1B">
        <w:rPr>
          <w:rFonts w:ascii="Calibri" w:hAnsi="Calibri" w:cs="Calibri"/>
        </w:rPr>
        <w:t xml:space="preserve"> </w:t>
      </w:r>
      <w:r>
        <w:rPr>
          <w:rFonts w:ascii="Calibri" w:hAnsi="Calibri" w:cs="Calibri"/>
        </w:rPr>
        <w:t xml:space="preserve">until it reaches a </w:t>
      </w:r>
      <w:r>
        <w:rPr>
          <w:rFonts w:ascii="Calibri" w:hAnsi="Calibri" w:cs="Calibri"/>
          <w:b/>
          <w:bCs/>
        </w:rPr>
        <w:t>ConsoleTouch.resume</w:t>
      </w:r>
      <w:r w:rsidR="00B45975">
        <w:t xml:space="preserve">. </w:t>
      </w:r>
      <w:r w:rsidR="00B45975" w:rsidRPr="00672E64">
        <w:t>Note</w:t>
      </w:r>
      <w:r w:rsidR="00B45975">
        <w:t xml:space="preserve"> that</w:t>
      </w:r>
      <w:r w:rsidR="00F94791">
        <w:t xml:space="preserve"> </w:t>
      </w:r>
      <w:r w:rsidR="00E940EC">
        <w:t>you must</w:t>
      </w:r>
      <w:r w:rsidR="00B45975">
        <w:t xml:space="preserve"> touch </w:t>
      </w:r>
      <w:r w:rsidR="00F94791">
        <w:t>a</w:t>
      </w:r>
      <w:r w:rsidR="00B45975">
        <w:t xml:space="preserve"> line </w:t>
      </w:r>
      <w:r>
        <w:t xml:space="preserve">written by a </w:t>
      </w:r>
      <w:r w:rsidRPr="006B0416">
        <w:rPr>
          <w:b/>
        </w:rPr>
        <w:t>PRINT</w:t>
      </w:r>
      <w:r>
        <w:t xml:space="preserve"> command, although it may be blank</w:t>
      </w:r>
      <w:r w:rsidR="00B45975">
        <w:t xml:space="preserve">. </w:t>
      </w:r>
      <w:r w:rsidR="00FE4E1B">
        <w:t>BASIC! Ignores any t</w:t>
      </w:r>
      <w:r>
        <w:t>ouch</w:t>
      </w:r>
      <w:r w:rsidR="00FE4E1B">
        <w:t xml:space="preserve"> </w:t>
      </w:r>
      <w:r>
        <w:t>in the</w:t>
      </w:r>
      <w:r w:rsidR="00B45975">
        <w:t xml:space="preserve"> empty area of the screen</w:t>
      </w:r>
      <w:r w:rsidR="00FE4E1B">
        <w:t xml:space="preserve"> below the printed lines</w:t>
      </w:r>
      <w:r w:rsidR="00B45975">
        <w:t>.</w:t>
      </w:r>
    </w:p>
    <w:p w:rsidR="001F59AD" w:rsidRDefault="001F59AD" w:rsidP="00375401">
      <w:r>
        <w:t xml:space="preserve">After </w:t>
      </w:r>
      <w:r w:rsidR="00E44D57">
        <w:t xml:space="preserve">touching </w:t>
      </w:r>
      <w:r>
        <w:t xml:space="preserve">a Console </w:t>
      </w:r>
      <w:r w:rsidR="00E44D57">
        <w:t>line</w:t>
      </w:r>
      <w:r>
        <w:t xml:space="preserve">, you may use the </w:t>
      </w:r>
      <w:r w:rsidRPr="00AA4B93">
        <w:rPr>
          <w:b/>
        </w:rPr>
        <w:t>Console.Line.Touched</w:t>
      </w:r>
      <w:r>
        <w:t xml:space="preserve"> command to determine what line of text was touched.</w:t>
      </w:r>
    </w:p>
    <w:p w:rsidR="00B45975" w:rsidRDefault="00B45975" w:rsidP="00375401">
      <w:r>
        <w:t xml:space="preserve">This </w:t>
      </w:r>
      <w:r w:rsidR="00FE4E1B">
        <w:t>label</w:t>
      </w:r>
      <w:r>
        <w:t xml:space="preserve"> allow</w:t>
      </w:r>
      <w:r w:rsidR="00CA1113">
        <w:t>s</w:t>
      </w:r>
      <w:r>
        <w:t xml:space="preserve"> the user to interrupt an executing BASIC! program </w:t>
      </w:r>
      <w:r w:rsidR="00672E64">
        <w:t xml:space="preserve">in Console mode </w:t>
      </w:r>
      <w:r>
        <w:t xml:space="preserve">(not in </w:t>
      </w:r>
      <w:r w:rsidR="00FE4E1B">
        <w:t>G</w:t>
      </w:r>
      <w:r>
        <w:t xml:space="preserve">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A542CB" w:rsidP="00375401">
      <w:r>
        <w:t>T</w:t>
      </w:r>
      <w:r w:rsidR="00B45975">
        <w:t xml:space="preserve">o detect screen touches while in graphics mode, use </w:t>
      </w:r>
      <w:r w:rsidR="001B1CBE" w:rsidRPr="00CA1113">
        <w:rPr>
          <w:b/>
        </w:rPr>
        <w:t>O</w:t>
      </w:r>
      <w:r w:rsidR="00B45975" w:rsidRPr="00CA1113">
        <w:rPr>
          <w:b/>
        </w:rPr>
        <w:t>nG</w:t>
      </w:r>
      <w:r w:rsidR="001B1CBE" w:rsidRPr="00CA1113">
        <w:rPr>
          <w:b/>
        </w:rPr>
        <w:t>rT</w:t>
      </w:r>
      <w:r w:rsidR="00B45975" w:rsidRPr="00CA1113">
        <w:rPr>
          <w:b/>
        </w:rPr>
        <w:t>ouch:</w:t>
      </w:r>
      <w:r w:rsidR="00CA1113">
        <w:t>.</w:t>
      </w:r>
    </w:p>
    <w:p w:rsidR="00F94791" w:rsidRDefault="00622933" w:rsidP="005F4916">
      <w:pPr>
        <w:pStyle w:val="Heading3"/>
      </w:pPr>
      <w:bookmarkStart w:id="923" w:name="_Toc477150715"/>
      <w:r>
        <w:t>C</w:t>
      </w:r>
      <w:r w:rsidR="00F94791">
        <w:t>onsoleTouch.</w:t>
      </w:r>
      <w:r w:rsidR="001B1CBE">
        <w:t>r</w:t>
      </w:r>
      <w:r w:rsidR="00F94791">
        <w:t>esume</w:t>
      </w:r>
      <w:bookmarkEnd w:id="923"/>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 xml:space="preserve">Resumes execution at the point in the BASIC! program where the </w:t>
      </w:r>
      <w:r w:rsidR="00E44D57" w:rsidRPr="00E44D57">
        <w:rPr>
          <w:b/>
        </w:rPr>
        <w:t>OnConsoleT</w:t>
      </w:r>
      <w:r w:rsidRPr="00E44D57">
        <w:rPr>
          <w:b/>
        </w:rPr>
        <w:t>ouch</w:t>
      </w:r>
      <w:r w:rsidR="00E44D57" w:rsidRPr="00E44D57">
        <w:rPr>
          <w:b/>
        </w:rPr>
        <w:t>:</w:t>
      </w:r>
      <w:r>
        <w:t xml:space="preserve"> </w:t>
      </w:r>
      <w:r w:rsidR="00E44D57">
        <w:t xml:space="preserve">interrupt </w:t>
      </w:r>
      <w:r>
        <w:t>occurred.</w:t>
      </w:r>
    </w:p>
    <w:p w:rsidR="00E10811" w:rsidRDefault="00E10811" w:rsidP="008D6085">
      <w:pPr>
        <w:pStyle w:val="Heading3"/>
      </w:pPr>
      <w:bookmarkStart w:id="924" w:name="_Toc477150716"/>
      <w:r>
        <w:t>OnBackKey:</w:t>
      </w:r>
      <w:bookmarkEnd w:id="924"/>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8D6085" w:rsidP="00E10811">
      <w:r>
        <w:t>Interrupt label that traps</w:t>
      </w:r>
      <w:r w:rsidR="00E10811">
        <w:t xml:space="preserve"> the </w:t>
      </w:r>
      <w:r w:rsidR="00D22D9C">
        <w:t>BACK key</w:t>
      </w:r>
      <w:r w:rsidR="00E10811">
        <w:t xml:space="preserve">. </w:t>
      </w:r>
      <w:r w:rsidR="00A20903">
        <w:t xml:space="preserve">BASIC! executes the statements </w:t>
      </w:r>
      <w:r w:rsidR="00A40522">
        <w:t>following</w:t>
      </w:r>
      <w:r w:rsidR="00A20903">
        <w:t xml:space="preserve"> t</w:t>
      </w:r>
      <w:r w:rsidR="00E10811">
        <w:t xml:space="preserve">he </w:t>
      </w:r>
      <w:r w:rsidR="00E10811" w:rsidRPr="00CA1113">
        <w:rPr>
          <w:b/>
        </w:rPr>
        <w:t>OnBackKey:</w:t>
      </w:r>
      <w:r w:rsidR="00E10811">
        <w:t xml:space="preserve"> label </w:t>
      </w:r>
      <w:r w:rsidR="00A20903">
        <w:t xml:space="preserve">until it reaches a </w:t>
      </w:r>
      <w:r w:rsidR="00A20903">
        <w:rPr>
          <w:b/>
        </w:rPr>
        <w:t>Back.resume</w:t>
      </w:r>
      <w:r w:rsidR="00A20903" w:rsidRPr="00A20903">
        <w:t>.</w:t>
      </w:r>
      <w:r w:rsidR="00A20903">
        <w:t xml:space="preserve"> If a BASIC! program does not have an</w:t>
      </w:r>
      <w:r w:rsidR="00E10811">
        <w:t xml:space="preserve"> </w:t>
      </w:r>
      <w:r w:rsidR="00E10811" w:rsidRPr="00CA1113">
        <w:rPr>
          <w:b/>
        </w:rPr>
        <w:t>OnBackKey:</w:t>
      </w:r>
      <w:r w:rsidR="00A20903">
        <w:t xml:space="preserve"> label, the BACK key normally halts program execution</w:t>
      </w:r>
      <w:r w:rsidR="00CA1113">
        <w:t>.</w:t>
      </w:r>
    </w:p>
    <w:p w:rsidR="00E10811" w:rsidRDefault="006B6AFC" w:rsidP="00E10811">
      <w:r>
        <w:t xml:space="preserve">If you trap the BACK key with </w:t>
      </w:r>
      <w:r w:rsidRPr="006B6AFC">
        <w:rPr>
          <w:b/>
        </w:rPr>
        <w:t>OnBackKey:</w:t>
      </w:r>
      <w:r>
        <w:t xml:space="preserve">, the BACK key does not stop your program. You should either terminate the run in the </w:t>
      </w:r>
      <w:r w:rsidRPr="006B6AFC">
        <w:rPr>
          <w:b/>
        </w:rPr>
        <w:t>OnBackKey:</w:t>
      </w:r>
      <w:r>
        <w:t xml:space="preserve"> code or provide another way for the user to tell your program to stop, especially i</w:t>
      </w:r>
      <w:r w:rsidR="0032652A">
        <w:t xml:space="preserve">f the program is in Graphics mode </w:t>
      </w:r>
      <w:r>
        <w:t>where there is no menu</w:t>
      </w:r>
      <w:r w:rsidR="0032652A">
        <w:t xml:space="preserve">. If </w:t>
      </w:r>
      <w:r>
        <w:t>you</w:t>
      </w:r>
      <w:r w:rsidR="0032652A">
        <w:t xml:space="preserve"> do not then there will be no stop</w:t>
      </w:r>
      <w:r w:rsidR="00375401">
        <w:t>ping</w:t>
      </w:r>
      <w:r w:rsidR="0032652A">
        <w:t xml:space="preserve"> the program (other than using </w:t>
      </w:r>
      <w:r w:rsidR="00AD14BF">
        <w:t xml:space="preserve">Android Settings or </w:t>
      </w:r>
      <w:r w:rsidR="0032652A">
        <w:t>a task killer application).</w:t>
      </w:r>
    </w:p>
    <w:p w:rsidR="00914C24" w:rsidRDefault="00914C24" w:rsidP="005F4916">
      <w:pPr>
        <w:pStyle w:val="Heading3"/>
      </w:pPr>
      <w:bookmarkStart w:id="925" w:name="_Toc477150717"/>
      <w:r>
        <w:t>Back.resume</w:t>
      </w:r>
      <w:bookmarkEnd w:id="925"/>
      <w:r w:rsidR="00520661">
        <w:fldChar w:fldCharType="begin"/>
      </w:r>
      <w:r>
        <w:instrText xml:space="preserve"> XE "</w:instrText>
      </w:r>
      <w:r w:rsidRPr="00510757">
        <w:instrText>Back.resume</w:instrText>
      </w:r>
      <w:r>
        <w:instrText xml:space="preserve">" </w:instrText>
      </w:r>
      <w:r w:rsidR="00520661">
        <w:fldChar w:fldCharType="end"/>
      </w:r>
    </w:p>
    <w:p w:rsidR="00914C24" w:rsidRDefault="008D6085" w:rsidP="00914C24">
      <w:r>
        <w:t>R</w:t>
      </w:r>
      <w:r w:rsidR="00914C24">
        <w:t>esume</w:t>
      </w:r>
      <w:r>
        <w:t>s execution</w:t>
      </w:r>
      <w:r w:rsidR="00914C24">
        <w:t xml:space="preserve"> at the point </w:t>
      </w:r>
      <w:r>
        <w:t xml:space="preserve">in the BASIC! program </w:t>
      </w:r>
      <w:r w:rsidR="00914C24">
        <w:t xml:space="preserve">where the </w:t>
      </w:r>
      <w:r>
        <w:rPr>
          <w:b/>
        </w:rPr>
        <w:t>OnBackKey:</w:t>
      </w:r>
      <w:r>
        <w:t xml:space="preserve"> interrupt occurred</w:t>
      </w:r>
      <w:r w:rsidR="00914C24">
        <w:t>.</w:t>
      </w:r>
    </w:p>
    <w:p w:rsidR="00F378FD" w:rsidRDefault="00F378FD" w:rsidP="008D6085">
      <w:pPr>
        <w:pStyle w:val="Heading3"/>
      </w:pPr>
      <w:bookmarkStart w:id="926" w:name="_Toc477150718"/>
      <w:r>
        <w:t>OnMenuKey:</w:t>
      </w:r>
      <w:bookmarkEnd w:id="926"/>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I</w:t>
      </w:r>
      <w:r w:rsidR="00381716">
        <w:t>nterrupt</w:t>
      </w:r>
      <w:r>
        <w:t xml:space="preserve"> label </w:t>
      </w:r>
      <w:r w:rsidR="00381716">
        <w:t>that</w:t>
      </w:r>
      <w:r>
        <w:t xml:space="preserve"> </w:t>
      </w:r>
      <w:r w:rsidR="00C16B63">
        <w:t>t</w:t>
      </w:r>
      <w:r w:rsidR="00381716">
        <w:t>r</w:t>
      </w:r>
      <w:r w:rsidR="00C16B63">
        <w:t>ap</w:t>
      </w:r>
      <w:r>
        <w:t>s the M</w:t>
      </w:r>
      <w:r w:rsidR="00AA4B93">
        <w:t>ENU</w:t>
      </w:r>
      <w:r>
        <w:t xml:space="preserve"> key</w:t>
      </w:r>
      <w:r w:rsidR="00D87F5A">
        <w:t xml:space="preserve">. </w:t>
      </w:r>
      <w:r w:rsidR="00AD14BF">
        <w:t>BASIC!</w:t>
      </w:r>
      <w:r w:rsidR="00AD14BF">
        <w:rPr>
          <w:rFonts w:ascii="Calibri" w:hAnsi="Calibri" w:cs="Calibri"/>
        </w:rPr>
        <w:t xml:space="preserve"> executes</w:t>
      </w:r>
      <w:r w:rsidR="00AD14BF">
        <w:t xml:space="preserve"> t</w:t>
      </w:r>
      <w:r w:rsidR="00D87F5A">
        <w:t>he statements following th</w:t>
      </w:r>
      <w:r w:rsidR="00AD14BF">
        <w:rPr>
          <w:rFonts w:ascii="Calibri" w:hAnsi="Calibri" w:cs="Calibri"/>
        </w:rPr>
        <w:t xml:space="preserve">e </w:t>
      </w:r>
      <w:r w:rsidR="00AD14BF">
        <w:rPr>
          <w:b/>
        </w:rPr>
        <w:t>OnMenuKey</w:t>
      </w:r>
      <w:r w:rsidR="00AD14BF">
        <w:rPr>
          <w:rFonts w:ascii="Calibri" w:hAnsi="Calibri" w:cs="Calibri"/>
          <w:b/>
        </w:rPr>
        <w:t>:</w:t>
      </w:r>
      <w:r w:rsidR="00D87F5A">
        <w:t xml:space="preserve"> label </w:t>
      </w:r>
      <w:r w:rsidR="00AD14BF">
        <w:rPr>
          <w:rFonts w:ascii="Calibri" w:hAnsi="Calibri" w:cs="Calibri"/>
        </w:rPr>
        <w:t xml:space="preserve">until it reaches a </w:t>
      </w:r>
      <w:r w:rsidR="00AD14BF" w:rsidRPr="00AA4B93">
        <w:rPr>
          <w:b/>
        </w:rPr>
        <w:t>MenuKey</w:t>
      </w:r>
      <w:r w:rsidR="00AD14BF">
        <w:rPr>
          <w:rFonts w:ascii="Calibri" w:hAnsi="Calibri" w:cs="Calibri"/>
          <w:b/>
          <w:bCs/>
        </w:rPr>
        <w:t>.resume</w:t>
      </w:r>
      <w:r w:rsidR="00D87F5A">
        <w:t>.</w:t>
      </w:r>
      <w:ins w:id="927" w:author="Sammartano, Marc (BIC USA)" w:date="2016-05-12T14:02:00Z">
        <w:r w:rsidR="00B31E47">
          <w:t xml:space="preserve"> Note: </w:t>
        </w:r>
      </w:ins>
      <w:ins w:id="928" w:author="Sammartano, Marc (BIC USA)" w:date="2016-05-12T14:03:00Z">
        <w:r w:rsidR="00B31E47">
          <w:t xml:space="preserve">This interrupt does not work unless your device has a MENU key. </w:t>
        </w:r>
      </w:ins>
      <w:ins w:id="929" w:author="Sammartano, Marc (BIC USA)" w:date="2016-05-12T14:02:00Z">
        <w:r w:rsidR="00B31E47">
          <w:t xml:space="preserve">Android devices </w:t>
        </w:r>
      </w:ins>
      <w:ins w:id="930" w:author="Sammartano, Marc (BIC USA)" w:date="2016-05-12T14:03:00Z">
        <w:r w:rsidR="00B31E47">
          <w:t>since Honeycomb typically do not have a MENU key.</w:t>
        </w:r>
      </w:ins>
    </w:p>
    <w:p w:rsidR="00D87F5A" w:rsidRDefault="00D87F5A" w:rsidP="005F4916">
      <w:pPr>
        <w:pStyle w:val="Heading3"/>
      </w:pPr>
      <w:bookmarkStart w:id="931" w:name="_Toc477150719"/>
      <w:r>
        <w:lastRenderedPageBreak/>
        <w:t>MenuKey.</w:t>
      </w:r>
      <w:r w:rsidR="001F060B">
        <w:t>r</w:t>
      </w:r>
      <w:r>
        <w:t>esume</w:t>
      </w:r>
      <w:bookmarkEnd w:id="931"/>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A20903" w:rsidP="00D87F5A">
      <w:r>
        <w:t>R</w:t>
      </w:r>
      <w:r w:rsidR="00D87F5A">
        <w:t>esume</w:t>
      </w:r>
      <w:r>
        <w:t>s execution</w:t>
      </w:r>
      <w:r w:rsidR="00D87F5A">
        <w:t xml:space="preserve"> at the point </w:t>
      </w:r>
      <w:r>
        <w:t xml:space="preserve">in the BASIC! program </w:t>
      </w:r>
      <w:r w:rsidR="00D87F5A">
        <w:t xml:space="preserve">where the </w:t>
      </w:r>
      <w:r>
        <w:rPr>
          <w:b/>
        </w:rPr>
        <w:t>OnMenuKey:</w:t>
      </w:r>
      <w:r>
        <w:t xml:space="preserve"> interrupt occurred</w:t>
      </w:r>
      <w:r w:rsidR="00D87F5A">
        <w:t>.</w:t>
      </w:r>
    </w:p>
    <w:p w:rsidR="00716E6B" w:rsidRDefault="00716E6B" w:rsidP="00A20903">
      <w:pPr>
        <w:pStyle w:val="Heading3"/>
      </w:pPr>
      <w:bookmarkStart w:id="932" w:name="_Toc477150720"/>
      <w:r>
        <w:t>OnKeyPress:</w:t>
      </w:r>
      <w:bookmarkEnd w:id="932"/>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I</w:t>
      </w:r>
      <w:r w:rsidR="00A20903">
        <w:t>nterrupt</w:t>
      </w:r>
      <w:r>
        <w:t xml:space="preserve"> label </w:t>
      </w:r>
      <w:r w:rsidR="00A20903">
        <w:t>that traps a</w:t>
      </w:r>
      <w:r>
        <w:t xml:space="preserve"> </w:t>
      </w:r>
      <w:r w:rsidR="00C16B63">
        <w:t>tap</w:t>
      </w:r>
      <w:r w:rsidR="00A20903">
        <w:t xml:space="preserve"> on</w:t>
      </w:r>
      <w:r>
        <w:t xml:space="preserve"> any</w:t>
      </w:r>
      <w:r w:rsidR="00375401">
        <w:t xml:space="preserve"> key</w:t>
      </w:r>
      <w:r>
        <w:t xml:space="preserve">. </w:t>
      </w:r>
      <w:r w:rsidR="00AD14BF">
        <w:t>BASIC! executes t</w:t>
      </w:r>
      <w:r>
        <w:t>he statements following th</w:t>
      </w:r>
      <w:r w:rsidR="00A40522">
        <w:t xml:space="preserve">e </w:t>
      </w:r>
      <w:r w:rsidR="00A40522">
        <w:rPr>
          <w:b/>
        </w:rPr>
        <w:t>OnKeyPress:</w:t>
      </w:r>
      <w:r>
        <w:t xml:space="preserve"> label </w:t>
      </w:r>
      <w:r w:rsidR="00A40522">
        <w:t xml:space="preserve">until it reaches a </w:t>
      </w:r>
      <w:r w:rsidR="00A40522">
        <w:rPr>
          <w:b/>
        </w:rPr>
        <w:t>Key.resume</w:t>
      </w:r>
      <w:r>
        <w:t>.</w:t>
      </w:r>
    </w:p>
    <w:p w:rsidR="00716E6B" w:rsidRDefault="00716E6B" w:rsidP="005F4916">
      <w:pPr>
        <w:pStyle w:val="Heading3"/>
      </w:pPr>
      <w:bookmarkStart w:id="933" w:name="_Toc477150721"/>
      <w:r>
        <w:t>Key.</w:t>
      </w:r>
      <w:r w:rsidR="001B1CBE">
        <w:t>r</w:t>
      </w:r>
      <w:r>
        <w:t>esume</w:t>
      </w:r>
      <w:bookmarkEnd w:id="933"/>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A40522" w:rsidP="00716E6B">
      <w:r>
        <w:t>R</w:t>
      </w:r>
      <w:r w:rsidR="00716E6B">
        <w:t>esume</w:t>
      </w:r>
      <w:r>
        <w:t>s execution</w:t>
      </w:r>
      <w:r w:rsidR="00716E6B">
        <w:t xml:space="preserve"> at the point </w:t>
      </w:r>
      <w:r>
        <w:t xml:space="preserve">in the BASIC! program </w:t>
      </w:r>
      <w:r w:rsidR="00716E6B">
        <w:t xml:space="preserve">where the </w:t>
      </w:r>
      <w:r>
        <w:rPr>
          <w:b/>
        </w:rPr>
        <w:t>OnKeyPress:</w:t>
      </w:r>
      <w:r>
        <w:t xml:space="preserve"> interrupt occurred</w:t>
      </w:r>
      <w:r w:rsidR="00716E6B">
        <w:t>.</w:t>
      </w:r>
    </w:p>
    <w:p w:rsidR="003F5BEC" w:rsidRDefault="003F5BEC" w:rsidP="00A40522">
      <w:pPr>
        <w:pStyle w:val="Heading3"/>
      </w:pPr>
      <w:bookmarkStart w:id="934" w:name="_Toc477150722"/>
      <w:r>
        <w:t>OnLowMemory:</w:t>
      </w:r>
      <w:bookmarkEnd w:id="934"/>
      <w:r>
        <w:fldChar w:fldCharType="begin"/>
      </w:r>
      <w:r>
        <w:instrText xml:space="preserve"> XE "</w:instrText>
      </w:r>
      <w:r w:rsidRPr="00620DDE">
        <w:instrText>On</w:instrText>
      </w:r>
      <w:r w:rsidR="003806A7">
        <w:instrText>LowMemory</w:instrText>
      </w:r>
      <w:r w:rsidRPr="00620DDE">
        <w:instrText>\:</w:instrText>
      </w:r>
      <w:r>
        <w:instrText xml:space="preserve">" </w:instrText>
      </w:r>
      <w:r>
        <w:fldChar w:fldCharType="end"/>
      </w:r>
    </w:p>
    <w:p w:rsidR="003F5BEC" w:rsidRPr="003F5BEC" w:rsidRDefault="00A40522" w:rsidP="003F5BEC">
      <w:r>
        <w:t>Interrupt label that t</w:t>
      </w:r>
      <w:r w:rsidR="002B79CE">
        <w:t>raps</w:t>
      </w:r>
      <w:r w:rsidR="003F5BEC">
        <w:t xml:space="preserve"> the Android "low memory" warning</w:t>
      </w:r>
      <w:r>
        <w:t>.</w:t>
      </w:r>
      <w:r w:rsidR="003F5BEC">
        <w:t xml:space="preserve"> </w:t>
      </w:r>
      <w:r>
        <w:t>BASIC! executes</w:t>
      </w:r>
      <w:r w:rsidR="003F5BEC">
        <w:t xml:space="preserve"> the program lines between the </w:t>
      </w:r>
      <w:r w:rsidR="003F5BEC">
        <w:rPr>
          <w:b/>
        </w:rPr>
        <w:t>OnLowMemory:</w:t>
      </w:r>
      <w:r w:rsidR="003F5BEC">
        <w:t xml:space="preserve"> interrupt label and the </w:t>
      </w:r>
      <w:r w:rsidR="003F5BEC">
        <w:rPr>
          <w:b/>
        </w:rPr>
        <w:t>LowMemory.resume</w:t>
      </w:r>
      <w:r w:rsidR="003F5BEC">
        <w:t xml:space="preserve"> command.</w:t>
      </w:r>
    </w:p>
    <w:p w:rsidR="003F5BEC" w:rsidRPr="003F5BEC" w:rsidRDefault="003F5BEC" w:rsidP="003F5BEC">
      <w:r>
        <w:t xml:space="preserve">If Android is running out of memory, it may kill applications running in the background, but first it will broadcast a "low memory" warning to all applications. If you do not have an </w:t>
      </w:r>
      <w:r>
        <w:rPr>
          <w:b/>
        </w:rPr>
        <w:t>OnLowMemory:</w:t>
      </w:r>
      <w:r>
        <w:t xml:space="preserve"> label in your program, you will see "Warning: Low Memory" printed on the Console. </w:t>
      </w:r>
    </w:p>
    <w:p w:rsidR="003F5BEC" w:rsidRDefault="003F5BEC" w:rsidP="003F5BEC">
      <w:pPr>
        <w:pStyle w:val="Heading3"/>
      </w:pPr>
      <w:bookmarkStart w:id="935" w:name="_Toc477150723"/>
      <w:r>
        <w:t>LowMemory.resume</w:t>
      </w:r>
      <w:bookmarkEnd w:id="935"/>
      <w:r>
        <w:fldChar w:fldCharType="begin"/>
      </w:r>
      <w:r>
        <w:instrText xml:space="preserve"> XE "</w:instrText>
      </w:r>
      <w:r w:rsidR="003806A7">
        <w:instrText>LowMemory</w:instrText>
      </w:r>
      <w:r w:rsidRPr="00620DDE">
        <w:instrText>.</w:instrText>
      </w:r>
      <w:r>
        <w:instrText>r</w:instrText>
      </w:r>
      <w:r w:rsidRPr="00620DDE">
        <w:instrText>esume</w:instrText>
      </w:r>
      <w:r>
        <w:instrText xml:space="preserve">" </w:instrText>
      </w:r>
      <w:r>
        <w:fldChar w:fldCharType="end"/>
      </w:r>
    </w:p>
    <w:p w:rsidR="00A40522" w:rsidRPr="00716E6B" w:rsidRDefault="00A40522" w:rsidP="001C1A05">
      <w:r>
        <w:t>R</w:t>
      </w:r>
      <w:r w:rsidR="003F5BEC">
        <w:t>esume</w:t>
      </w:r>
      <w:r>
        <w:t>s execution</w:t>
      </w:r>
      <w:r w:rsidR="003F5BEC">
        <w:t xml:space="preserve"> at the point </w:t>
      </w:r>
      <w:r>
        <w:t xml:space="preserve">in the BASIC! program </w:t>
      </w:r>
      <w:r w:rsidR="003F5BEC">
        <w:t xml:space="preserve">where the </w:t>
      </w:r>
      <w:r>
        <w:rPr>
          <w:b/>
        </w:rPr>
        <w:t>OnLowMemory:</w:t>
      </w:r>
      <w:r>
        <w:t xml:space="preserve"> interrupt occured</w:t>
      </w:r>
      <w:r w:rsidR="003F5BEC">
        <w:t>.</w:t>
      </w:r>
    </w:p>
    <w:p w:rsidR="00D91C25" w:rsidRDefault="00DB4176" w:rsidP="00EB1F62">
      <w:pPr>
        <w:pStyle w:val="Heading2"/>
      </w:pPr>
      <w:bookmarkStart w:id="936" w:name="_Toc477150724"/>
      <w:r>
        <w:t>End{ &lt;msg_sexp&gt;</w:t>
      </w:r>
      <w:r w:rsidRPr="00DB4176">
        <w:t>}</w:t>
      </w:r>
      <w:bookmarkEnd w:id="936"/>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 xml:space="preserve">rints a message and stops the execution of the program. </w:t>
      </w:r>
      <w:r w:rsidR="00D949C2">
        <w:t xml:space="preserve">The default message in "END". </w:t>
      </w:r>
      <w:r w:rsidR="00DB4176">
        <w:t xml:space="preserve">You can use the optional &lt;msg_sexp&gt; argument to specify </w:t>
      </w:r>
      <w:r w:rsidR="00D949C2">
        <w:t>a different</w:t>
      </w:r>
      <w:r w:rsidR="00DB4176">
        <w:t xml:space="preserve"> message.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937" w:name="_Toc477150725"/>
      <w:r>
        <w:t>Exit</w:t>
      </w:r>
      <w:bookmarkEnd w:id="937"/>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938" w:name="_Toc477150726"/>
      <w:r>
        <w:t>READ – DATA</w:t>
      </w:r>
      <w:r w:rsidR="005757F3">
        <w:t xml:space="preserve"> – </w:t>
      </w:r>
      <w:r w:rsidR="00A64D40">
        <w:t>RESTORE</w:t>
      </w:r>
      <w:r>
        <w:t xml:space="preserve"> Commands</w:t>
      </w:r>
      <w:bookmarkEnd w:id="938"/>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939" w:name="_Toc477150727"/>
      <w:r>
        <w:t>Read.data &lt;number&gt;|&lt;string&gt;</w:t>
      </w:r>
      <w:r w:rsidR="001F65EF">
        <w:t>{,&lt;number&gt;|&lt;string&gt;</w:t>
      </w:r>
      <w:r w:rsidR="00254A25">
        <w:t>...</w:t>
      </w:r>
      <w:r w:rsidR="001F65EF">
        <w:t>,&lt;number&gt;|&lt;string&gt;}</w:t>
      </w:r>
      <w:bookmarkEnd w:id="939"/>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lastRenderedPageBreak/>
        <w:t>Read.data</w:t>
      </w:r>
      <w:r>
        <w:t xml:space="preserve"> is equivalent to the </w:t>
      </w:r>
      <w:r w:rsidRPr="00CA1113">
        <w:rPr>
          <w:b/>
        </w:rPr>
        <w:t>DATA</w:t>
      </w:r>
      <w:r>
        <w:t xml:space="preserve"> statement in Dartmouth Basic.</w:t>
      </w:r>
    </w:p>
    <w:p w:rsidR="001F65EF" w:rsidRDefault="001F65EF" w:rsidP="00EB1F62">
      <w:pPr>
        <w:pStyle w:val="Heading2"/>
      </w:pPr>
      <w:bookmarkStart w:id="940" w:name="_Toc477150728"/>
      <w:r>
        <w:t>Read.next</w:t>
      </w:r>
      <w:r w:rsidR="00DC6D33">
        <w:t xml:space="preserve"> &lt;var&gt;,</w:t>
      </w:r>
      <w:r w:rsidR="00196AF1">
        <w:t xml:space="preserve"> </w:t>
      </w:r>
      <w:r w:rsidR="00254A25">
        <w:t>...</w:t>
      </w:r>
      <w:bookmarkEnd w:id="940"/>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941" w:name="_Toc477150729"/>
      <w:r>
        <w:t>Read.from &lt;nexp&gt;</w:t>
      </w:r>
      <w:bookmarkEnd w:id="941"/>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942" w:name="_Toc477150730"/>
      <w:r>
        <w:t>Debug Commands</w:t>
      </w:r>
      <w:bookmarkEnd w:id="942"/>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943" w:name="_Toc477150731"/>
      <w:r>
        <w:t>Debug.on</w:t>
      </w:r>
      <w:bookmarkEnd w:id="943"/>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1E723D" w:rsidRPr="0004115E" w:rsidRDefault="001E723D" w:rsidP="00C43B29">
      <w:r>
        <w:rPr>
          <w:b/>
        </w:rPr>
        <w:t>Debug.on</w:t>
      </w:r>
      <w:r>
        <w:t xml:space="preserve"> also enables a simple debugging</w:t>
      </w:r>
      <w:r w:rsidR="0004115E">
        <w:t xml:space="preserve"> aid built into BASIC!. If debug is on, and your program entered a loop but did not exit the loop cleanly, you will get a run-time error. See the looping commands (</w:t>
      </w:r>
      <w:r w:rsidR="0004115E" w:rsidRPr="0004115E">
        <w:rPr>
          <w:b/>
        </w:rPr>
        <w:t>For</w:t>
      </w:r>
      <w:r w:rsidR="0004115E">
        <w:t xml:space="preserve">, </w:t>
      </w:r>
      <w:r w:rsidR="0004115E" w:rsidRPr="0004115E">
        <w:rPr>
          <w:b/>
        </w:rPr>
        <w:t>While</w:t>
      </w:r>
      <w:r w:rsidR="0004115E">
        <w:t xml:space="preserve">, and </w:t>
      </w:r>
      <w:r w:rsidR="0004115E" w:rsidRPr="0004115E">
        <w:rPr>
          <w:b/>
        </w:rPr>
        <w:t>Do</w:t>
      </w:r>
      <w:r w:rsidR="0004115E">
        <w:t xml:space="preserve">) </w:t>
      </w:r>
      <w:r w:rsidR="0004115E" w:rsidRPr="0004115E">
        <w:t>for</w:t>
      </w:r>
      <w:r w:rsidR="0004115E">
        <w:t xml:space="preserve"> details.</w:t>
      </w:r>
    </w:p>
    <w:p w:rsidR="00C43B29" w:rsidRDefault="00C43B29" w:rsidP="00EB1F62">
      <w:pPr>
        <w:pStyle w:val="Heading2"/>
      </w:pPr>
      <w:bookmarkStart w:id="944" w:name="_Toc477150732"/>
      <w:r>
        <w:t>Debug.off</w:t>
      </w:r>
      <w:bookmarkEnd w:id="944"/>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r w:rsidR="00C107C7">
        <w:t xml:space="preserve"> When your program exits, the broken-loop checks are not performed.</w:t>
      </w:r>
    </w:p>
    <w:p w:rsidR="00C43B29" w:rsidRDefault="00C43B29" w:rsidP="00EB1F62">
      <w:pPr>
        <w:pStyle w:val="Heading2"/>
      </w:pPr>
      <w:bookmarkStart w:id="945" w:name="_Toc477150733"/>
      <w:r>
        <w:t>Debug.echo.on</w:t>
      </w:r>
      <w:bookmarkEnd w:id="945"/>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CE45D3" w:rsidRDefault="00CE45D3" w:rsidP="00CE45D3">
      <w:pPr>
        <w:pStyle w:val="Heading2"/>
      </w:pPr>
      <w:bookmarkStart w:id="946" w:name="_Toc477150734"/>
      <w:r>
        <w:lastRenderedPageBreak/>
        <w:t>Echo.on</w:t>
      </w:r>
      <w:bookmarkEnd w:id="946"/>
      <w:r>
        <w:fldChar w:fldCharType="begin"/>
      </w:r>
      <w:r>
        <w:instrText xml:space="preserve"> XE "</w:instrText>
      </w:r>
      <w:r w:rsidRPr="003E4027">
        <w:instrText>Echo.on</w:instrText>
      </w:r>
      <w:r>
        <w:instrText xml:space="preserve">" </w:instrText>
      </w:r>
      <w:r>
        <w:fldChar w:fldCharType="end"/>
      </w:r>
    </w:p>
    <w:p w:rsidR="00CE45D3" w:rsidRPr="006719A2" w:rsidRDefault="00CE45D3" w:rsidP="00CE45D3">
      <w:r>
        <w:t xml:space="preserve">Same as </w:t>
      </w:r>
      <w:r w:rsidR="00D4046C" w:rsidRPr="00D4046C">
        <w:rPr>
          <w:b/>
        </w:rPr>
        <w:t>D</w:t>
      </w:r>
      <w:r w:rsidRPr="00D4046C">
        <w:rPr>
          <w:b/>
        </w:rPr>
        <w:t>ebug.echo.on</w:t>
      </w:r>
      <w:r>
        <w:t>.</w:t>
      </w:r>
    </w:p>
    <w:p w:rsidR="00096DF7" w:rsidRDefault="00096DF7" w:rsidP="00EB1F62">
      <w:pPr>
        <w:pStyle w:val="Heading2"/>
      </w:pPr>
      <w:bookmarkStart w:id="947" w:name="_Toc477150735"/>
      <w:r>
        <w:t>Debug.echo.off</w:t>
      </w:r>
      <w:bookmarkEnd w:id="947"/>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CE45D3" w:rsidRDefault="00CE45D3" w:rsidP="00CE45D3">
      <w:pPr>
        <w:pStyle w:val="Heading2"/>
      </w:pPr>
      <w:bookmarkStart w:id="948" w:name="_Toc477150736"/>
      <w:r>
        <w:t>Echo.off</w:t>
      </w:r>
      <w:bookmarkEnd w:id="948"/>
      <w:r>
        <w:fldChar w:fldCharType="begin"/>
      </w:r>
      <w:r>
        <w:instrText xml:space="preserve"> XE "</w:instrText>
      </w:r>
      <w:r w:rsidRPr="003E4027">
        <w:instrText>Echo.off</w:instrText>
      </w:r>
      <w:r>
        <w:instrText xml:space="preserve">" </w:instrText>
      </w:r>
      <w:r>
        <w:fldChar w:fldCharType="end"/>
      </w:r>
    </w:p>
    <w:p w:rsidR="00CE45D3" w:rsidRPr="006719A2" w:rsidRDefault="00D4046C" w:rsidP="00CE45D3">
      <w:r>
        <w:t xml:space="preserve">Same as </w:t>
      </w:r>
      <w:r w:rsidRPr="00D4046C">
        <w:rPr>
          <w:b/>
        </w:rPr>
        <w:t>D</w:t>
      </w:r>
      <w:r w:rsidR="00CE45D3" w:rsidRPr="00D4046C">
        <w:rPr>
          <w:b/>
        </w:rPr>
        <w:t>ebug.echo.off</w:t>
      </w:r>
      <w:r w:rsidR="00CE45D3">
        <w:t>.</w:t>
      </w:r>
    </w:p>
    <w:p w:rsidR="00096DF7" w:rsidRDefault="00096DF7" w:rsidP="00EB1F62">
      <w:pPr>
        <w:pStyle w:val="Heading2"/>
      </w:pPr>
      <w:bookmarkStart w:id="949" w:name="_Toc477150737"/>
      <w:r>
        <w:t>Debug.print</w:t>
      </w:r>
      <w:bookmarkEnd w:id="949"/>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950" w:name="_Toc477150738"/>
      <w:r>
        <w:t>Debug.dump.scalars</w:t>
      </w:r>
      <w:bookmarkEnd w:id="950"/>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951" w:name="_Toc477150739"/>
      <w:r>
        <w:t>Debug.dump.array Array[]</w:t>
      </w:r>
      <w:bookmarkEnd w:id="951"/>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952" w:name="_Toc477150740"/>
      <w:r>
        <w:t>Debug.dump.bundle &lt;bundlePtr_nexp&gt;</w:t>
      </w:r>
      <w:bookmarkEnd w:id="952"/>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953" w:name="_Toc477150741"/>
      <w:r>
        <w:t>Debug.dump.list &lt;listPtr_nexp&gt;</w:t>
      </w:r>
      <w:bookmarkEnd w:id="953"/>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954" w:name="_Toc477150742"/>
      <w:r>
        <w:t>Debug.dump.stack &lt;stackPtr_nexp&gt;</w:t>
      </w:r>
      <w:bookmarkEnd w:id="954"/>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955" w:name="_Toc477150743"/>
      <w:r w:rsidRPr="00CD5746">
        <w:t>Debug.show.scalars</w:t>
      </w:r>
      <w:bookmarkEnd w:id="955"/>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956" w:name="_Toc477150744"/>
      <w:r w:rsidRPr="00CD5746">
        <w:lastRenderedPageBreak/>
        <w:t>Debug.show.array Array[]</w:t>
      </w:r>
      <w:bookmarkEnd w:id="956"/>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957" w:name="_Toc477150745"/>
      <w:r w:rsidRPr="00CD5746">
        <w:t>Debug.show.bundle &lt;bundlePtr_nexp&gt;</w:t>
      </w:r>
      <w:bookmarkEnd w:id="957"/>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958" w:name="_Toc477150746"/>
      <w:r w:rsidRPr="00CD5746">
        <w:t>Debug.show.list &lt;listPtr_nexp&gt;</w:t>
      </w:r>
      <w:bookmarkEnd w:id="958"/>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959" w:name="_Toc477150747"/>
      <w:r w:rsidRPr="00CD5746">
        <w:t>Debug.show.stack &lt;stackPtr_nexp&gt;</w:t>
      </w:r>
      <w:bookmarkEnd w:id="959"/>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960" w:name="_Toc477150748"/>
      <w:r w:rsidRPr="00CD5746">
        <w:t xml:space="preserve">Debug.watch var, </w:t>
      </w:r>
      <w:r w:rsidR="00254A25">
        <w:t>...</w:t>
      </w:r>
      <w:bookmarkEnd w:id="960"/>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961" w:name="_Toc477150749"/>
      <w:r w:rsidRPr="00CD5746">
        <w:t>Debug.show.watch</w:t>
      </w:r>
      <w:bookmarkEnd w:id="961"/>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962" w:name="_Toc477150750"/>
      <w:r w:rsidRPr="00CD5746">
        <w:t>Debug.show.program</w:t>
      </w:r>
      <w:bookmarkEnd w:id="962"/>
      <w:r w:rsidR="00520661">
        <w:fldChar w:fldCharType="begin"/>
      </w:r>
      <w:r>
        <w:instrText xml:space="preserve"> XE "</w:instrText>
      </w:r>
      <w:r w:rsidRPr="00091656">
        <w:instrText>Debug.show.program</w:instrText>
      </w:r>
      <w:r>
        <w:instrText xml:space="preserve">" </w:instrText>
      </w:r>
      <w:r w:rsidR="00520661">
        <w:fldChar w:fldCharType="end"/>
      </w:r>
    </w:p>
    <w:p w:rsidR="00BE125B" w:rsidRDefault="00CD5746" w:rsidP="00D231E2">
      <w:r>
        <w:t xml:space="preserve">Pauses the execution of the program and displays a dialog box. The dialog box shows the entire program, with line numbers, as well as a marker pointing to the </w:t>
      </w:r>
      <w:r w:rsidR="00BE125B">
        <w:t xml:space="preserve">last line that was </w:t>
      </w:r>
      <w:r>
        <w:t>executed.</w:t>
      </w:r>
    </w:p>
    <w:p w:rsidR="00CD5746" w:rsidRPr="00BE125B" w:rsidRDefault="00BE125B" w:rsidP="00D231E2">
      <w:r>
        <w:lastRenderedPageBreak/>
        <w:t xml:space="preserve">Note: the debugger does not stop on a function call. The first line of the function is executed and the marker points to that line. When a </w:t>
      </w:r>
      <w:r w:rsidRPr="00BE125B">
        <w:rPr>
          <w:b/>
        </w:rPr>
        <w:t>Fn.rtn</w:t>
      </w:r>
      <w:r>
        <w:t xml:space="preserve"> or </w:t>
      </w:r>
      <w:r w:rsidRPr="00BE125B">
        <w:rPr>
          <w:b/>
        </w:rPr>
        <w:t>Fn.end</w:t>
      </w:r>
      <w:r>
        <w:t xml:space="preserve"> executes, the marker points to the function call.</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963" w:name="_Toc477150751"/>
      <w:r w:rsidRPr="00CD5746">
        <w:t>Debug.show</w:t>
      </w:r>
      <w:bookmarkEnd w:id="963"/>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 xml:space="preserve">Pauses the execution of the program and displays a dialog box. The dialog box will contain the </w:t>
      </w:r>
      <w:r w:rsidR="00AB6B8B">
        <w:t xml:space="preserve">result of the </w:t>
      </w:r>
      <w:r>
        <w:t xml:space="preserve">last </w:t>
      </w:r>
      <w:r w:rsidRPr="00AB6B8B">
        <w:rPr>
          <w:b/>
        </w:rPr>
        <w:t>Debug.show.&lt;command&gt;</w:t>
      </w:r>
      <w:r>
        <w:t xml:space="preserve"> used or by default </w:t>
      </w:r>
      <w:r w:rsidRPr="00AB6B8B">
        <w:rPr>
          <w:b/>
        </w:rPr>
        <w:t>Debug.show.program</w:t>
      </w:r>
      <w:r>
        <w:t>.</w:t>
      </w:r>
    </w:p>
    <w:p w:rsidR="00CD5746" w:rsidRDefault="00CD5746" w:rsidP="00AB6B8B">
      <w:pPr>
        <w:pStyle w:val="ListParagraph"/>
        <w:ind w:left="0"/>
      </w:pPr>
      <w:r>
        <w:t>There are t</w:t>
      </w:r>
      <w:r w:rsidR="00AB6B8B">
        <w:t>hree</w:t>
      </w:r>
      <w:r>
        <w:t xml:space="preserve"> buttons in the dialog:</w:t>
      </w:r>
    </w:p>
    <w:p w:rsidR="00CD5746" w:rsidRDefault="00CD5746" w:rsidP="00AB6B8B">
      <w:pPr>
        <w:pStyle w:val="ListParagraph"/>
      </w:pPr>
      <w:r>
        <w:t>Resume: Resumes execution.</w:t>
      </w:r>
    </w:p>
    <w:p w:rsidR="00CD5746" w:rsidRDefault="00CD5746" w:rsidP="00AB6B8B">
      <w:pPr>
        <w:pStyle w:val="ListParagraph"/>
      </w:pPr>
      <w:r>
        <w:t>Step: Executes the next line while continuing to display the dialog box.</w:t>
      </w:r>
    </w:p>
    <w:p w:rsidR="00AB6B8B" w:rsidRDefault="00AB6B8B" w:rsidP="00AB6B8B">
      <w:pPr>
        <w:pStyle w:val="ListParagraph"/>
      </w:pPr>
      <w:r>
        <w:t>View Swap: Opens a new dialog that allows you to choose a different Debug View.</w:t>
      </w:r>
    </w:p>
    <w:p w:rsidR="00AB6B8B" w:rsidRDefault="00AB6B8B" w:rsidP="00AB6B8B">
      <w:r>
        <w:t>The BACK key closes the debug dialog and stops your program.</w:t>
      </w:r>
    </w:p>
    <w:p w:rsidR="004764A7" w:rsidRDefault="009A1037" w:rsidP="004764A7">
      <w:pPr>
        <w:pStyle w:val="Heading1"/>
      </w:pPr>
      <w:bookmarkStart w:id="964" w:name="_Toc477150752"/>
      <w:r>
        <w:t>Fonts</w:t>
      </w:r>
      <w:bookmarkEnd w:id="964"/>
    </w:p>
    <w:p w:rsidR="009A1037" w:rsidRDefault="009A1037" w:rsidP="009A1037">
      <w:r>
        <w:t>Your program can use fonts loaded from files.</w:t>
      </w:r>
      <w:del w:id="965" w:author="Sammartano, Marc (BIC USA)" w:date="2016-07-05T15:28:00Z">
        <w:r w:rsidDel="00DC1FC0">
          <w:delText xml:space="preserve"> If compiled into a standalone APK, a program can use fonts loaded from assets </w:delText>
        </w:r>
        <w:r w:rsidR="000669F8" w:rsidDel="00DC1FC0">
          <w:delText xml:space="preserve">or resources </w:delText>
        </w:r>
        <w:r w:rsidDel="00DC1FC0">
          <w:delText>contained in the APK.</w:delText>
        </w:r>
      </w:del>
      <w:del w:id="966" w:author="Sammartano, Marc (BIC USA)" w:date="2016-07-05T15:26:00Z">
        <w:r w:rsidDel="00DC1FC0">
          <w:delText xml:space="preserve"> This is a new feature of BASIC! that is not yet fully developed. New ways to use these fonts will be coming soon.</w:delText>
        </w:r>
      </w:del>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967" w:name="_Toc477150753"/>
      <w:r>
        <w:t>Font</w:t>
      </w:r>
      <w:r w:rsidRPr="00CD5746">
        <w:t>.</w:t>
      </w:r>
      <w:r>
        <w:t>load &lt;font_ptr_nvar&gt;, &lt;filename_sexp&gt;</w:t>
      </w:r>
      <w:bookmarkEnd w:id="967"/>
      <w:r>
        <w:fldChar w:fldCharType="begin"/>
      </w:r>
      <w:r>
        <w:instrText xml:space="preserve"> XE "Font</w:instrText>
      </w:r>
      <w:r w:rsidRPr="00091656">
        <w:instrText>.</w:instrText>
      </w:r>
      <w:r>
        <w:instrText xml:space="preserve">load &lt;font_ptr_nvar&gt;, &lt;filename_sexp&gt;" </w:instrText>
      </w:r>
      <w:r>
        <w:fldChar w:fldCharType="end"/>
      </w:r>
    </w:p>
    <w:p w:rsidR="00A32FD3"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A32FD3" w:rsidP="009A1037">
      <w:r>
        <w:t xml:space="preserve">If the font file can not be loaded, the pointer will be set to -1. You can call the </w:t>
      </w:r>
      <w:r w:rsidRPr="006B2707">
        <w:rPr>
          <w:b/>
        </w:rPr>
        <w:t>GETERROR$()</w:t>
      </w:r>
      <w:r>
        <w:t xml:space="preserve"> function to get an error message.</w:t>
      </w:r>
    </w:p>
    <w:p w:rsidR="009A1037" w:rsidRDefault="009A1037" w:rsidP="009A1037">
      <w:pPr>
        <w:pStyle w:val="Heading2"/>
      </w:pPr>
      <w:bookmarkStart w:id="968" w:name="_Toc477150754"/>
      <w:r>
        <w:t>Font</w:t>
      </w:r>
      <w:r w:rsidRPr="00CD5746">
        <w:t>.</w:t>
      </w:r>
      <w:r>
        <w:t xml:space="preserve">delete </w:t>
      </w:r>
      <w:r w:rsidR="00F733A7">
        <w:t>{</w:t>
      </w:r>
      <w:r>
        <w:t>&lt;font_ptr_n</w:t>
      </w:r>
      <w:r w:rsidR="00CE41D9">
        <w:t>exp</w:t>
      </w:r>
      <w:r>
        <w:t>&gt;</w:t>
      </w:r>
      <w:r w:rsidR="00F733A7">
        <w:t>}</w:t>
      </w:r>
      <w:bookmarkEnd w:id="968"/>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969" w:name="_Toc477150755"/>
      <w:r>
        <w:t>Font</w:t>
      </w:r>
      <w:r w:rsidRPr="00CD5746">
        <w:t>.</w:t>
      </w:r>
      <w:r>
        <w:t>clear</w:t>
      </w:r>
      <w:bookmarkEnd w:id="969"/>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lastRenderedPageBreak/>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970" w:name="_Toc477150756"/>
      <w:r>
        <w:t>Console I/O</w:t>
      </w:r>
      <w:bookmarkEnd w:id="970"/>
    </w:p>
    <w:p w:rsidR="00D91C25" w:rsidRDefault="00645E12" w:rsidP="00EB1F62">
      <w:pPr>
        <w:pStyle w:val="Heading2"/>
      </w:pPr>
      <w:bookmarkStart w:id="971" w:name="_Toc477150757"/>
      <w:r>
        <w:t>Output Console</w:t>
      </w:r>
      <w:bookmarkEnd w:id="971"/>
    </w:p>
    <w:p w:rsidR="00B05D5F" w:rsidRDefault="00B05D5F" w:rsidP="00D231E2">
      <w:r>
        <w:t>BASIC! has t</w:t>
      </w:r>
      <w:r w:rsidR="000D4623">
        <w:t>hree</w:t>
      </w:r>
      <w:r>
        <w:t xml:space="preserve"> types of output screens: The </w:t>
      </w:r>
      <w:r w:rsidR="00645E12">
        <w:t>Output Console</w:t>
      </w:r>
      <w:r w:rsidR="000D4623">
        <w:t>,</w:t>
      </w:r>
      <w:r>
        <w:t xml:space="preserve"> the Graphics Screen</w:t>
      </w:r>
      <w:r w:rsidR="000D4623">
        <w:t>, and the HTML Screen</w:t>
      </w:r>
      <w:r>
        <w:t xml:space="preserve">. This section deals with the </w:t>
      </w:r>
      <w:r w:rsidR="00645E12">
        <w:t>Output Console</w:t>
      </w:r>
      <w:r>
        <w:t>. See the section on Graphics for information about the Graphics Screen.</w:t>
      </w:r>
      <w:r w:rsidR="000D4623">
        <w:t xml:space="preserve"> See the section on HTML for information aobut the HTML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331386" w:rsidRDefault="00D91C25" w:rsidP="00176F87">
      <w:pPr>
        <w:pStyle w:val="Heading3"/>
        <w:spacing w:before="0"/>
      </w:pPr>
      <w:bookmarkStart w:id="972" w:name="_Toc477150758"/>
      <w:r w:rsidRPr="00D91C25">
        <w:t>Print</w:t>
      </w:r>
      <w:r w:rsidR="00184DA5">
        <w:t xml:space="preserve"> </w:t>
      </w:r>
      <w:r w:rsidR="008451C1">
        <w:t>{</w:t>
      </w:r>
      <w:r w:rsidR="00184DA5">
        <w:t>&lt;exp&gt; {,|;}</w:t>
      </w:r>
      <w:r w:rsidR="00A46A88">
        <w:t>}</w:t>
      </w:r>
      <w:r w:rsidR="00184DA5">
        <w:t xml:space="preserve"> ...</w:t>
      </w:r>
      <w:bookmarkEnd w:id="972"/>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973" w:name="_Toc477150759"/>
      <w:r>
        <w:t>?</w:t>
      </w:r>
      <w:r w:rsidR="007A7950">
        <w:t xml:space="preserve"> {&lt;exp&gt; {,|;}} ...</w:t>
      </w:r>
      <w:bookmarkEnd w:id="973"/>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lastRenderedPageBreak/>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974" w:name="_Toc477150760"/>
      <w:r w:rsidRPr="00D91C25">
        <w:t>Print</w:t>
      </w:r>
      <w:r>
        <w:t xml:space="preserve"> with User-Defined Functions</w:t>
      </w:r>
      <w:bookmarkEnd w:id="974"/>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Pr="00DC1FC0" w:rsidRDefault="007004EF" w:rsidP="007004EF">
      <w:pPr>
        <w:pStyle w:val="Codeexample"/>
        <w:rPr>
          <w:rFonts w:ascii="Letter Gothic" w:hAnsi="Letter Gothic"/>
          <w:b w:val="0"/>
        </w:rPr>
      </w:pPr>
      <w:r w:rsidRPr="00DC1FC0">
        <w:rPr>
          <w:rFonts w:ascii="Letter Gothic" w:hAnsi="Letter Gothic"/>
          <w:b w:val="0"/>
        </w:rPr>
        <w:t>! Do this:</w:t>
      </w:r>
    </w:p>
    <w:p w:rsidR="007004EF" w:rsidRPr="00DC1FC0" w:rsidRDefault="00DF1FB1" w:rsidP="007004EF">
      <w:pPr>
        <w:pStyle w:val="Codeexample"/>
        <w:rPr>
          <w:rFonts w:ascii="Letter Gothic" w:hAnsi="Letter Gothic"/>
          <w:b w:val="0"/>
        </w:rPr>
      </w:pPr>
      <w:r w:rsidRPr="00DC1FC0">
        <w:rPr>
          <w:rFonts w:ascii="Letter Gothic" w:hAnsi="Letter Gothic"/>
          <w:b w:val="0"/>
        </w:rPr>
        <w:t>y =</w:t>
      </w:r>
      <w:r w:rsidR="007004EF" w:rsidRPr="00DC1FC0">
        <w:rPr>
          <w:rFonts w:ascii="Letter Gothic" w:hAnsi="Letter Gothic"/>
          <w:b w:val="0"/>
        </w:rPr>
        <w:t xml:space="preserve"> </w:t>
      </w:r>
      <w:r w:rsidRPr="00DC1FC0">
        <w:rPr>
          <w:rFonts w:ascii="Letter Gothic" w:hAnsi="Letter Gothic"/>
          <w:b w:val="0"/>
        </w:rPr>
        <w:t>MyFunction(x</w:t>
      </w:r>
      <w:r w:rsidR="007004EF" w:rsidRPr="00DC1FC0">
        <w:rPr>
          <w:rFonts w:ascii="Letter Gothic" w:hAnsi="Letter Gothic"/>
          <w:b w:val="0"/>
        </w:rPr>
        <w:t>)</w:t>
      </w:r>
    </w:p>
    <w:p w:rsidR="007004EF" w:rsidRPr="00DC1FC0" w:rsidRDefault="00DF1FB1" w:rsidP="007004EF">
      <w:pPr>
        <w:pStyle w:val="Codeexample"/>
        <w:rPr>
          <w:rFonts w:ascii="Letter Gothic" w:hAnsi="Letter Gothic"/>
          <w:b w:val="0"/>
        </w:rPr>
      </w:pPr>
      <w:r w:rsidRPr="00DC1FC0">
        <w:rPr>
          <w:rFonts w:ascii="Letter Gothic" w:hAnsi="Letter Gothic"/>
          <w:b w:val="0"/>
        </w:rPr>
        <w:t>Print y</w:t>
      </w:r>
    </w:p>
    <w:p w:rsidR="007004EF" w:rsidRPr="00DC1FC0" w:rsidRDefault="00DF1FB1" w:rsidP="007004EF">
      <w:pPr>
        <w:pStyle w:val="Codeexample"/>
        <w:rPr>
          <w:rFonts w:ascii="Letter Gothic" w:hAnsi="Letter Gothic"/>
          <w:b w:val="0"/>
        </w:rPr>
      </w:pPr>
      <w:r w:rsidRPr="00DC1FC0">
        <w:rPr>
          <w:rFonts w:ascii="Letter Gothic" w:hAnsi="Letter Gothic"/>
          <w:b w:val="0"/>
        </w:rPr>
        <w:t>! NOT this:</w:t>
      </w:r>
    </w:p>
    <w:p w:rsidR="007004EF" w:rsidRPr="00DC1FC0" w:rsidRDefault="00DF1FB1" w:rsidP="007004EF">
      <w:pPr>
        <w:pStyle w:val="Codeexample"/>
        <w:rPr>
          <w:rFonts w:ascii="Letter Gothic" w:hAnsi="Letter Gothic"/>
          <w:b w:val="0"/>
        </w:rPr>
      </w:pPr>
      <w:r w:rsidRPr="00DC1FC0">
        <w:rPr>
          <w:rFonts w:ascii="Letter Gothic" w:hAnsi="Letter Gothic"/>
          <w:b w:val="0"/>
        </w:rPr>
        <w:t>Print MyFunction(x)</w:t>
      </w:r>
    </w:p>
    <w:p w:rsidR="000D4623" w:rsidRDefault="000D4623" w:rsidP="000D4623">
      <w:pPr>
        <w:pStyle w:val="Heading3"/>
      </w:pPr>
      <w:bookmarkStart w:id="975" w:name="_Toc477150761"/>
      <w:r>
        <w:t>Cls</w:t>
      </w:r>
      <w:bookmarkEnd w:id="975"/>
      <w:r>
        <w:fldChar w:fldCharType="begin"/>
      </w:r>
      <w:r>
        <w:instrText xml:space="preserve"> XE "</w:instrText>
      </w:r>
      <w:r w:rsidRPr="002E6C8B">
        <w:instrText>C</w:instrText>
      </w:r>
      <w:r>
        <w:instrText xml:space="preserve">ls" </w:instrText>
      </w:r>
      <w:r>
        <w:fldChar w:fldCharType="end"/>
      </w:r>
    </w:p>
    <w:p w:rsidR="000D4623" w:rsidRPr="00B05D5F" w:rsidRDefault="000D4623" w:rsidP="000D4623">
      <w:r>
        <w:t>Clears the Output Console screen.</w:t>
      </w:r>
    </w:p>
    <w:p w:rsidR="000D4623" w:rsidRDefault="000D4623" w:rsidP="003F1311">
      <w:pPr>
        <w:pStyle w:val="Heading3"/>
      </w:pPr>
      <w:bookmarkStart w:id="976" w:name="_Toc477150762"/>
      <w:r>
        <w:t>Console.front</w:t>
      </w:r>
      <w:bookmarkEnd w:id="976"/>
      <w:r>
        <w:fldChar w:fldCharType="begin"/>
      </w:r>
      <w:r>
        <w:instrText xml:space="preserve"> XE "</w:instrText>
      </w:r>
      <w:r w:rsidRPr="000B4495">
        <w:instrText xml:space="preserve"> </w:instrText>
      </w:r>
      <w:r>
        <w:instrText xml:space="preserve">Console.front" </w:instrText>
      </w:r>
      <w:r>
        <w:fldChar w:fldCharType="end"/>
      </w:r>
    </w:p>
    <w:p w:rsidR="000D4623" w:rsidRDefault="00533264" w:rsidP="000D4623">
      <w:r>
        <w:t>Brings the Output Console to the front where the user can see it.</w:t>
      </w:r>
    </w:p>
    <w:p w:rsidR="00533264" w:rsidRDefault="00533264" w:rsidP="000D4623">
      <w:r>
        <w:t>If BASIC! is running in the background with no screen visible, this command brings it to the foreground. If you have a different application running in the foreground, it will be pushed to the background.</w:t>
      </w:r>
    </w:p>
    <w:p w:rsidR="00533264" w:rsidRPr="000D4623" w:rsidRDefault="00533264" w:rsidP="000D4623">
      <w:r>
        <w:t>If BASIC! is running in the foreground, but the Graphics or HTML screen is in the foreground, this command brings the Console to the foreground. BASIC! remains in Graphics or HTML mode.</w:t>
      </w:r>
    </w:p>
    <w:p w:rsidR="003F1311" w:rsidRDefault="003F1311" w:rsidP="003F1311">
      <w:pPr>
        <w:pStyle w:val="Heading3"/>
      </w:pPr>
      <w:bookmarkStart w:id="977" w:name="_Toc477150763"/>
      <w:r>
        <w:t>Console.line.count &lt;count_nvar&gt;</w:t>
      </w:r>
      <w:bookmarkEnd w:id="977"/>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978" w:name="_Toc477150764"/>
      <w:r>
        <w:t>Console.line.text &lt;line_nexp&gt;</w:t>
      </w:r>
      <w:r w:rsidR="000B4495">
        <w:t>, &lt;text_svar&gt;</w:t>
      </w:r>
      <w:bookmarkEnd w:id="978"/>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979" w:name="_Toc477150765"/>
      <w:r>
        <w:lastRenderedPageBreak/>
        <w:t>Console.line.touched &lt;line_nvar&gt;</w:t>
      </w:r>
      <w:r w:rsidR="000B4495">
        <w:t xml:space="preserve"> {, &lt;press_lvar&gt;}</w:t>
      </w:r>
      <w:bookmarkEnd w:id="979"/>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touch–a short tap or a long press–is returned in the &lt;press_lvar&gt;. Its value will be 0 (false) if the touch was a short tap. Its value will be 1 (true) if the touch was a long press.</w:t>
      </w:r>
    </w:p>
    <w:p w:rsidR="004654DD" w:rsidRDefault="004654DD" w:rsidP="005F4916">
      <w:pPr>
        <w:pStyle w:val="Heading3"/>
      </w:pPr>
      <w:bookmarkStart w:id="980" w:name="_Toc477150766"/>
      <w:r>
        <w:t>Console.save &lt;filename_sexp&gt;</w:t>
      </w:r>
      <w:bookmarkEnd w:id="980"/>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0D4623" w:rsidRDefault="000D4623" w:rsidP="000D4623">
      <w:pPr>
        <w:pStyle w:val="Heading3"/>
      </w:pPr>
      <w:bookmarkStart w:id="981" w:name="_Toc477150767"/>
      <w:r>
        <w:t>Console.title { &lt;title_sexp&gt;}</w:t>
      </w:r>
      <w:bookmarkEnd w:id="981"/>
      <w:r>
        <w:fldChar w:fldCharType="begin"/>
      </w:r>
      <w:r>
        <w:instrText xml:space="preserve"> XE "</w:instrText>
      </w:r>
      <w:r w:rsidRPr="009E4347">
        <w:instrText>Console.</w:instrText>
      </w:r>
      <w:r>
        <w:instrText>t</w:instrText>
      </w:r>
      <w:r w:rsidRPr="009E4347">
        <w:instrText>itle { &lt;title_sexp&gt;}</w:instrText>
      </w:r>
      <w:r>
        <w:instrText xml:space="preserve">" </w:instrText>
      </w:r>
      <w:r>
        <w:fldChar w:fldCharType="end"/>
      </w:r>
    </w:p>
    <w:p w:rsidR="000D4623" w:rsidRPr="00B05D5F" w:rsidRDefault="000D4623" w:rsidP="000D4623">
      <w:r>
        <w:t>Changes the title of the console window. If the &lt;title_sexp&gt; parameter is omitted, the title is changed to the default title, "BASIC! Program Output".</w:t>
      </w:r>
    </w:p>
    <w:p w:rsidR="00D91C25" w:rsidRDefault="00A8233B" w:rsidP="00EB1F62">
      <w:pPr>
        <w:pStyle w:val="Heading2"/>
      </w:pPr>
      <w:bookmarkStart w:id="982" w:name="_Toc477150768"/>
      <w:r>
        <w:t xml:space="preserve">User </w:t>
      </w:r>
      <w:r w:rsidR="00D91C25">
        <w:t>Input</w:t>
      </w:r>
      <w:r w:rsidR="006C56BC">
        <w:t xml:space="preserve"> and Interaction</w:t>
      </w:r>
      <w:bookmarkEnd w:id="982"/>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2E363B">
        <w:t xml:space="preserve">, </w:t>
      </w:r>
      <w:r w:rsidR="002E363B">
        <w:rPr>
          <w:b/>
        </w:rPr>
        <w:t>Kb.show</w:t>
      </w:r>
      <w:r w:rsidR="002E363B">
        <w:t>,</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983" w:name="_Toc477150769"/>
      <w:r>
        <w:t>Dialog.m</w:t>
      </w:r>
      <w:r w:rsidR="00BD0BBD">
        <w:t>essage {&lt;title_sexp&gt;}, {&lt;message_sexp&gt;}, &lt;sel_nvar&gt; {, &lt;button1_sexp&gt;{, &lt;button2_sexp&gt;{, &lt;button3_sexp&gt;}}}</w:t>
      </w:r>
      <w:bookmarkEnd w:id="983"/>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w:t>
      </w:r>
      <w:r w:rsidR="00170927">
        <w:t xml:space="preserve">selected </w:t>
      </w:r>
      <w:r w:rsidR="00CF51F7">
        <w:t xml:space="preserve">button is returned in </w:t>
      </w:r>
      <w:r>
        <w:t>&lt;sel_nvar&gt;.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lastRenderedPageBreak/>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 xml:space="preserve">You may have 0, 1, 2, or 3 buttons. </w:t>
      </w:r>
      <w:r w:rsidR="00170927">
        <w:t>On most devices, t</w:t>
      </w:r>
      <w:r>
        <w:t xml:space="preserve">he buttons are numbered from right-to-left, because Android style guides recommend the positive action on the right and the negative action on the left. </w:t>
      </w:r>
      <w:r w:rsidR="00170927">
        <w:t>Some devices differ. On compliant devices,</w:t>
      </w:r>
      <w:r>
        <w:t xml:space="preserve"> tapping the right-most button returns 1.</w:t>
      </w:r>
    </w:p>
    <w:p w:rsidR="00BD0BBD" w:rsidRDefault="00CC6B5B" w:rsidP="00BD0BBD">
      <w:r>
        <w:t>All of the parameters except the</w:t>
      </w:r>
      <w:r w:rsidR="00170927">
        <w:t xml:space="preserve"> selection index variable</w:t>
      </w:r>
      <w:r>
        <w:t xml:space="preserve"> &lt;sel_nvar&gt; are optional. If any parameter is omitted, the corresponding part of the message dialog is not displayed.</w:t>
      </w:r>
      <w:r w:rsidR="0036006F">
        <w:t xml:space="preserve"> Use commas </w:t>
      </w:r>
      <w:r w:rsidR="00CD343B">
        <w:t>to indicate</w:t>
      </w:r>
      <w:r w:rsidR="0036006F">
        <w:t xml:space="preserve"> omitted parameters (see Optional Parameters).</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984" w:name="_Toc477150770"/>
      <w:r>
        <w:t>Dialog.s</w:t>
      </w:r>
      <w:r w:rsidR="00ED539B">
        <w:t>elect &lt;sel_nvar&gt;, &lt;Array$[]&gt;|&lt;list_nexp&gt; {,&lt;title_sexp&gt;}</w:t>
      </w:r>
      <w:bookmarkEnd w:id="984"/>
      <w:r w:rsidR="00ED539B">
        <w:fldChar w:fldCharType="begin"/>
      </w:r>
      <w:r w:rsidR="00ED539B">
        <w:instrText xml:space="preserve"> XE "</w:instrText>
      </w:r>
      <w:r>
        <w:instrText>Dialog.s</w:instrText>
      </w:r>
      <w:r w:rsidR="00ED539B" w:rsidRPr="00BB7FC4">
        <w:instrText xml:space="preserve">elect &lt;sel_nvar&gt;,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w:t>
      </w:r>
      <w:r w:rsidR="00170927">
        <w:t>e selected</w:t>
      </w:r>
      <w:r w:rsidR="00CF51F7">
        <w:t xml:space="preserve"> line is</w:t>
      </w:r>
      <w:r>
        <w:t xml:space="preserve"> returned in the &lt;sel_nvar&gt;.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985" w:name="_Toc477150771"/>
      <w:r>
        <w:lastRenderedPageBreak/>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985"/>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rsidR="009A10E6" w:rsidRDefault="009A10E6" w:rsidP="00DA5DB5">
      <w:r>
        <w:t>If there is a</w:t>
      </w:r>
      <w:r w:rsidR="00A06E47">
        <w:t>n</w:t>
      </w:r>
      <w:r w:rsidR="00B825DB">
        <w:t xml:space="preserve"> "</w:t>
      </w:r>
      <w:r>
        <w:t>OnError:</w:t>
      </w:r>
      <w:r w:rsidR="00B825DB">
        <w:t>" label</w:t>
      </w:r>
      <w:r>
        <w:t xml:space="preserve">, execution will resume at the statement following the </w:t>
      </w:r>
      <w:r w:rsidR="00A06E47">
        <w:t>label</w:t>
      </w:r>
      <w:r>
        <w:t>.</w:t>
      </w:r>
    </w:p>
    <w:p w:rsidR="00020A6F" w:rsidRDefault="00020A6F" w:rsidP="00DA5DB5">
      <w:r>
        <w:t xml:space="preserve">The </w:t>
      </w:r>
      <w:r w:rsidR="00C55945">
        <w:t xml:space="preserve">&lt;result_var&gt; parameter is required. All others are </w:t>
      </w:r>
      <w:r>
        <w:t>optional.</w:t>
      </w:r>
      <w:r w:rsidR="00C55945">
        <w:t xml:space="preserve"> These are all valid: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"default",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rsidR="00C55945" w:rsidRPr="00C55945" w:rsidRDefault="00C55945" w:rsidP="00C55945">
      <w:r>
        <w:t>Note the use of commas as parameter placeholders</w:t>
      </w:r>
      <w:r w:rsidR="00601001" w:rsidRPr="00601001">
        <w:t xml:space="preserve"> </w:t>
      </w:r>
      <w:r w:rsidR="00601001">
        <w:t>(see Optional Parameters)</w:t>
      </w:r>
      <w:r>
        <w:t>.</w:t>
      </w:r>
    </w:p>
    <w:p w:rsidR="00D91C25" w:rsidRDefault="00D91C25" w:rsidP="005F4916">
      <w:pPr>
        <w:pStyle w:val="Heading3"/>
      </w:pPr>
      <w:bookmarkStart w:id="986" w:name="_Toc477150772"/>
      <w:r>
        <w:t>Inkey$</w:t>
      </w:r>
      <w:r w:rsidR="00D1460F">
        <w:t xml:space="preserve"> &lt;svar&gt;</w:t>
      </w:r>
      <w:bookmarkEnd w:id="986"/>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987" w:name="_Toc477150773"/>
      <w:r>
        <w:lastRenderedPageBreak/>
        <w:t>Popup &lt;message_sexp&gt;</w:t>
      </w:r>
      <w:r w:rsidR="00E3611B">
        <w:t xml:space="preserve"> {{</w:t>
      </w:r>
      <w:r>
        <w:t>, &lt;x_nexp&gt;</w:t>
      </w:r>
      <w:r w:rsidR="00E3611B">
        <w:t>}{</w:t>
      </w:r>
      <w:r>
        <w:t>, &lt;y_nexp&gt;</w:t>
      </w:r>
      <w:r w:rsidR="00E3611B">
        <w:t>}{</w:t>
      </w:r>
      <w:r>
        <w:t>, &lt;duration_</w:t>
      </w:r>
      <w:r w:rsidR="00794F45">
        <w:t>l</w:t>
      </w:r>
      <w:r>
        <w:t>exp&gt;</w:t>
      </w:r>
      <w:r w:rsidR="00E3611B">
        <w:t>}}</w:t>
      </w:r>
      <w:bookmarkEnd w:id="987"/>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r w:rsidR="00BB481A">
        <w:t>. If omitted, their default values are 0.</w:t>
      </w:r>
      <w:r w:rsidR="00601001" w:rsidRPr="00601001">
        <w:t xml:space="preserve"> </w:t>
      </w:r>
      <w:r w:rsidR="00601001">
        <w:t xml:space="preserve">Use commas </w:t>
      </w:r>
      <w:r w:rsidR="00CD343B">
        <w:t>to indicate</w:t>
      </w:r>
      <w:r w:rsidR="00601001">
        <w:t xml:space="preserve"> omitted param</w:t>
      </w:r>
      <w:r w:rsidR="00724907">
        <w:t>eters (see Optional Parameters</w:t>
      </w:r>
      <w:r w:rsidR="00601001">
        <w:t>).</w:t>
      </w:r>
    </w:p>
    <w:p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988" w:name="_Toc477150774"/>
      <w:r>
        <w:t>Select &lt;sel_nvar&gt;, &lt;Array$[]&gt;|&lt;list_nexp&gt; {,&lt;title_sexp&gt; {, &lt;message_sexp&gt; } } {,&lt;press_lvar&gt; }</w:t>
      </w:r>
      <w:bookmarkEnd w:id="988"/>
      <w:r>
        <w:fldChar w:fldCharType="begin"/>
      </w:r>
      <w:r>
        <w:instrText xml:space="preserve"> XE "</w:instrText>
      </w:r>
      <w:r w:rsidRPr="00BB7FC4">
        <w:instrText xml:space="preserve">Select &lt;sel_nvar&gt;,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f th</w:t>
      </w:r>
      <w:r w:rsidR="00170927">
        <w:t>e selected</w:t>
      </w:r>
      <w:r>
        <w:t xml:space="preserve"> line </w:t>
      </w:r>
      <w:r w:rsidR="00CF51F7">
        <w:t>is</w:t>
      </w:r>
      <w:r>
        <w:t xml:space="preserve"> returned</w:t>
      </w:r>
      <w:r w:rsidR="00CF51F7">
        <w:t xml:space="preserve"> in the </w:t>
      </w:r>
      <w:r>
        <w:t>&lt;sel_nvar&gt;.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601001" w:rsidRDefault="00ED539B" w:rsidP="00ED539B">
      <w:r>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FE73A4" w:rsidRDefault="00FE73A4" w:rsidP="00ED539B">
      <w:r>
        <w:t>Use commas to indicate omitted optional parameters (see Optional Parameters).</w:t>
      </w:r>
    </w:p>
    <w:p w:rsidR="007B5B5A" w:rsidRDefault="006E0666" w:rsidP="005F4916">
      <w:pPr>
        <w:pStyle w:val="Heading3"/>
        <w:rPr>
          <w:rFonts w:eastAsia="Times New Roman"/>
        </w:rPr>
      </w:pPr>
      <w:bookmarkStart w:id="989" w:name="_Toc477150775"/>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989"/>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lastRenderedPageBreak/>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1732BB" w:rsidP="006D1B99">
      <w:pPr>
        <w:pStyle w:val="Codeexample"/>
        <w:rPr>
          <w:rFonts w:ascii="Letter Gothic" w:hAnsi="Letter Gothic"/>
          <w:b w:val="0"/>
        </w:rPr>
      </w:pPr>
      <w:r>
        <w:rPr>
          <w:rFonts w:ascii="Letter Gothic" w:hAnsi="Letter Gothic"/>
          <w:b w:val="0"/>
        </w:rPr>
        <w:t>GRABFILE</w:t>
      </w:r>
      <w:r w:rsidR="00F5620B" w:rsidRPr="0096220C">
        <w:rPr>
          <w:rFonts w:ascii="Letter Gothic" w:hAnsi="Letter Gothic"/>
          <w:b w:val="0"/>
        </w:rPr>
        <w:t xml:space="preserve"> s$, "../source/</w:t>
      </w:r>
      <w:r w:rsidR="004A1077" w:rsidRPr="0096220C">
        <w:rPr>
          <w:rFonts w:ascii="Letter Gothic" w:hAnsi="Letter Gothic"/>
          <w:b w:val="0"/>
        </w:rPr>
        <w:t xml:space="preserve"> Sample_Programs</w:t>
      </w:r>
      <w:r w:rsidR="00F5620B" w:rsidRPr="0096220C">
        <w:rPr>
          <w:rFonts w:ascii="Letter Gothic" w:hAnsi="Letter Gothic"/>
          <w:b w:val="0"/>
        </w:rPr>
        <w:t>/f01_commands.bas"</w:t>
      </w:r>
    </w:p>
    <w:p w:rsidR="006D1B99" w:rsidRPr="0096220C" w:rsidRDefault="001732BB" w:rsidP="006D1B99">
      <w:pPr>
        <w:pStyle w:val="Codeexample"/>
        <w:rPr>
          <w:rFonts w:ascii="Letter Gothic" w:hAnsi="Letter Gothic"/>
          <w:b w:val="0"/>
        </w:rPr>
      </w:pPr>
      <w:r>
        <w:rPr>
          <w:rFonts w:ascii="Letter Gothic" w:hAnsi="Letter Gothic"/>
          <w:b w:val="0"/>
        </w:rPr>
        <w:t>TEXT.INPUT</w:t>
      </w:r>
      <w:r w:rsidR="00F5620B" w:rsidRPr="0096220C">
        <w:rPr>
          <w:rFonts w:ascii="Letter Gothic" w:hAnsi="Letter Gothic"/>
          <w:b w:val="0"/>
        </w:rPr>
        <w:t xml:space="preserve"> r$,s$</w:t>
      </w:r>
    </w:p>
    <w:p w:rsidR="006D1B99" w:rsidRPr="0096220C" w:rsidRDefault="001732BB" w:rsidP="006D1B99">
      <w:pPr>
        <w:pStyle w:val="Codeexample"/>
        <w:rPr>
          <w:rFonts w:ascii="Letter Gothic" w:hAnsi="Letter Gothic"/>
          <w:b w:val="0"/>
        </w:rPr>
      </w:pPr>
      <w:r>
        <w:rPr>
          <w:rFonts w:ascii="Letter Gothic" w:hAnsi="Letter Gothic"/>
          <w:b w:val="0"/>
        </w:rPr>
        <w:t>PRINT</w:t>
      </w:r>
      <w:r w:rsidR="00F5620B" w:rsidRPr="0096220C">
        <w:rPr>
          <w:rFonts w:ascii="Letter Gothic" w:hAnsi="Letter Gothic"/>
          <w:b w:val="0"/>
        </w:rPr>
        <w:t xml:space="preserve"> r$</w:t>
      </w:r>
    </w:p>
    <w:p w:rsidR="00F5620B" w:rsidRPr="0096220C" w:rsidRDefault="001732BB" w:rsidP="006D1B99">
      <w:pPr>
        <w:pStyle w:val="Codeexample"/>
        <w:rPr>
          <w:rFonts w:ascii="Letter Gothic" w:hAnsi="Letter Gothic"/>
          <w:b w:val="0"/>
        </w:rPr>
      </w:pPr>
      <w:r>
        <w:rPr>
          <w:rFonts w:ascii="Letter Gothic" w:hAnsi="Letter Gothic"/>
          <w:b w:val="0"/>
        </w:rPr>
        <w:t>END</w:t>
      </w:r>
    </w:p>
    <w:p w:rsidR="00833CF8" w:rsidRDefault="00833CF8" w:rsidP="005F4916">
      <w:pPr>
        <w:pStyle w:val="Heading3"/>
      </w:pPr>
      <w:bookmarkStart w:id="990" w:name="_Toc477150776"/>
      <w:r w:rsidRPr="00833CF8">
        <w:t>TGet &lt;result_svar&gt;</w:t>
      </w:r>
      <w:r>
        <w:t>, &lt;prompt_sexp&gt; {, &lt;title_sexp&gt;</w:t>
      </w:r>
      <w:r w:rsidRPr="00833CF8">
        <w:t>}</w:t>
      </w:r>
      <w:bookmarkEnd w:id="990"/>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E40235" w:rsidRDefault="00E40235" w:rsidP="00E40235">
      <w:pPr>
        <w:pStyle w:val="Heading3"/>
      </w:pPr>
      <w:bookmarkStart w:id="991" w:name="_Toc477150777"/>
      <w:r>
        <w:t>Kb.hide</w:t>
      </w:r>
      <w:bookmarkEnd w:id="991"/>
      <w:r>
        <w:fldChar w:fldCharType="begin"/>
      </w:r>
      <w:r>
        <w:instrText xml:space="preserve"> XE "</w:instrText>
      </w:r>
      <w:r w:rsidRPr="0012310D">
        <w:instrText>Kb.hide</w:instrText>
      </w:r>
      <w:r>
        <w:instrText xml:space="preserve">" </w:instrText>
      </w:r>
      <w:r>
        <w:fldChar w:fldCharType="end"/>
      </w:r>
    </w:p>
    <w:p w:rsidR="000027EE" w:rsidRDefault="00E40235" w:rsidP="00E40235">
      <w:r>
        <w:t>Hides the soft keyboard.</w:t>
      </w:r>
    </w:p>
    <w:p w:rsidR="000027EE" w:rsidRDefault="000027EE" w:rsidP="00E40235">
      <w:r>
        <w:t xml:space="preserve">If the keyboard is showing, and you have an </w:t>
      </w:r>
      <w:r>
        <w:rPr>
          <w:b/>
        </w:rPr>
        <w:t>OnK</w:t>
      </w:r>
      <w:r w:rsidR="00E638BE">
        <w:rPr>
          <w:b/>
        </w:rPr>
        <w:t>b</w:t>
      </w:r>
      <w:r>
        <w:rPr>
          <w:b/>
        </w:rPr>
        <w:t>Change:</w:t>
      </w:r>
      <w:r>
        <w:t xml:space="preserve"> interrupt label, BASIC! will jump to your interrupt label when the keyboard closes.</w:t>
      </w:r>
    </w:p>
    <w:p w:rsidR="00E40235" w:rsidRDefault="00E40235" w:rsidP="00E40235">
      <w:r>
        <w:t xml:space="preserve">The soft keyboard is always hidden when your program starts running, regardless of whether </w:t>
      </w:r>
      <w:r w:rsidR="000027EE">
        <w:t>it</w:t>
      </w:r>
      <w:r>
        <w:t xml:space="preserve"> is showing in the Editor.</w:t>
      </w:r>
    </w:p>
    <w:p w:rsidR="00067527" w:rsidRDefault="00067527" w:rsidP="00E40235">
      <w:r>
        <w:t xml:space="preserve">Note: BASIC! automatically hides the soft keyboard when you change screens. For example, if the keyboard is showing over the Output Console, and you execute </w:t>
      </w:r>
      <w:r w:rsidRPr="00067527">
        <w:rPr>
          <w:b/>
        </w:rPr>
        <w:t>G</w:t>
      </w:r>
      <w:r w:rsidR="006F50DE">
        <w:rPr>
          <w:b/>
        </w:rPr>
        <w:t>r</w:t>
      </w:r>
      <w:r w:rsidRPr="00067527">
        <w:rPr>
          <w:b/>
        </w:rPr>
        <w:t>.open</w:t>
      </w:r>
      <w:r>
        <w:t xml:space="preserve"> to start Graphics Mode, the keyboard is hidden. The keyboard will not be showing when you exit Graphics Mode and return to the Console. Similarly, if you show the keyboard over your Graphics screen and you execute </w:t>
      </w:r>
      <w:r w:rsidRPr="00067527">
        <w:rPr>
          <w:b/>
        </w:rPr>
        <w:t>G</w:t>
      </w:r>
      <w:r w:rsidR="006F50DE">
        <w:rPr>
          <w:b/>
        </w:rPr>
        <w:t>r</w:t>
      </w:r>
      <w:r w:rsidRPr="00067527">
        <w:rPr>
          <w:b/>
        </w:rPr>
        <w:t>.close</w:t>
      </w:r>
      <w:r>
        <w:t xml:space="preserve"> to return to the Console, the keyboard is hidden.</w:t>
      </w:r>
    </w:p>
    <w:p w:rsidR="00067527" w:rsidRPr="00067527" w:rsidRDefault="00067527" w:rsidP="00E40235">
      <w:r>
        <w:t xml:space="preserve">If you have an </w:t>
      </w:r>
      <w:r>
        <w:rPr>
          <w:b/>
        </w:rPr>
        <w:t>OnK</w:t>
      </w:r>
      <w:r w:rsidR="00E638BE">
        <w:rPr>
          <w:b/>
        </w:rPr>
        <w:t>b</w:t>
      </w:r>
      <w:r>
        <w:rPr>
          <w:b/>
        </w:rPr>
        <w:t>Change:</w:t>
      </w:r>
      <w:r>
        <w:t xml:space="preserve"> interrupt label, automatically hiding the keyboard does </w:t>
      </w:r>
      <w:r>
        <w:rPr>
          <w:b/>
        </w:rPr>
        <w:t>not</w:t>
      </w:r>
      <w:r>
        <w:t xml:space="preserve"> trigger a jump to the interrupt label.</w:t>
      </w:r>
    </w:p>
    <w:p w:rsidR="00E40235" w:rsidRDefault="00E40235" w:rsidP="00E40235">
      <w:pPr>
        <w:pStyle w:val="Heading3"/>
      </w:pPr>
      <w:bookmarkStart w:id="992" w:name="_Toc477150778"/>
      <w:r>
        <w:t>Kb.show</w:t>
      </w:r>
      <w:bookmarkEnd w:id="992"/>
      <w:r>
        <w:fldChar w:fldCharType="begin"/>
      </w:r>
      <w:r>
        <w:instrText xml:space="preserve"> XE "</w:instrText>
      </w:r>
      <w:r w:rsidRPr="0012310D">
        <w:instrText>Kb.</w:instrText>
      </w:r>
      <w:r>
        <w:instrText xml:space="preserve">show" </w:instrText>
      </w:r>
      <w:r>
        <w:fldChar w:fldCharType="end"/>
      </w:r>
    </w:p>
    <w:p w:rsidR="00E40235" w:rsidRDefault="003C28A6" w:rsidP="00E40235">
      <w:r>
        <w:t>S</w:t>
      </w:r>
      <w:r w:rsidR="00E40235">
        <w:t>how</w:t>
      </w:r>
      <w:r>
        <w:t>s</w:t>
      </w:r>
      <w:r w:rsidR="00E40235">
        <w:t xml:space="preserve"> the soft keyboard.</w:t>
      </w:r>
    </w:p>
    <w:p w:rsidR="00E638BE" w:rsidRDefault="00E638BE" w:rsidP="00E638BE">
      <w:r>
        <w:lastRenderedPageBreak/>
        <w:t xml:space="preserve">If the keyboard is not showing, and you have an </w:t>
      </w:r>
      <w:r>
        <w:rPr>
          <w:b/>
        </w:rPr>
        <w:t>OnKbChange:</w:t>
      </w:r>
      <w:r>
        <w:t xml:space="preserve"> interrupt label, BASIC! will jump to your interrupt label when the keyboard opens.</w:t>
      </w:r>
    </w:p>
    <w:p w:rsidR="003C28A6" w:rsidRDefault="003C28A6" w:rsidP="00E40235">
      <w:r>
        <w:t xml:space="preserve">When the soft keyboard is showing, its keys may be read using the </w:t>
      </w:r>
      <w:r w:rsidRPr="003C28A6">
        <w:rPr>
          <w:b/>
        </w:rPr>
        <w:t>Inkey$</w:t>
      </w:r>
      <w:r>
        <w:t xml:space="preserve"> command. The command may not work in devices with hard or slide-out keyboards.</w:t>
      </w:r>
    </w:p>
    <w:p w:rsidR="00067527" w:rsidRDefault="00067527" w:rsidP="00067527">
      <w:r>
        <w:t xml:space="preserve">You cannot show the soft keyboard over the Output Console unless you first </w:t>
      </w:r>
      <w:r w:rsidRPr="00067527">
        <w:rPr>
          <w:b/>
        </w:rPr>
        <w:t>P</w:t>
      </w:r>
      <w:r>
        <w:rPr>
          <w:b/>
        </w:rPr>
        <w:t>rint</w:t>
      </w:r>
      <w:r>
        <w:t xml:space="preserve"> to the Console.</w:t>
      </w:r>
    </w:p>
    <w:p w:rsidR="007B41AD" w:rsidRDefault="007B41AD" w:rsidP="00662FB4">
      <w:pPr>
        <w:pStyle w:val="Heading3"/>
      </w:pPr>
      <w:bookmarkStart w:id="993" w:name="_Toc477150779"/>
      <w:r>
        <w:t>Kb.</w:t>
      </w:r>
      <w:r w:rsidR="00194BF8">
        <w:t>toggle</w:t>
      </w:r>
      <w:bookmarkEnd w:id="993"/>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067527" w:rsidRDefault="00067527" w:rsidP="00067527">
      <w:pPr>
        <w:pStyle w:val="Heading3"/>
      </w:pPr>
      <w:bookmarkStart w:id="994" w:name="_Toc477150780"/>
      <w:r>
        <w:t>Kb.showing &lt;lvar&gt;</w:t>
      </w:r>
      <w:bookmarkEnd w:id="994"/>
      <w:r>
        <w:fldChar w:fldCharType="begin"/>
      </w:r>
      <w:r>
        <w:instrText xml:space="preserve"> XE "</w:instrText>
      </w:r>
      <w:r w:rsidRPr="00B22178">
        <w:instrText>Kb.</w:instrText>
      </w:r>
      <w:r>
        <w:instrText xml:space="preserve">showing &lt;lvar&gt;" </w:instrText>
      </w:r>
      <w:r>
        <w:fldChar w:fldCharType="end"/>
      </w:r>
    </w:p>
    <w:p w:rsidR="00067527" w:rsidRDefault="00067527" w:rsidP="00067527">
      <w:r>
        <w:t>Reports the visibility of the soft keyboard. If the keyboard is showing, the &lt;lvar&gt; is set to 1.0 (true), otherwise the &lt;lvar&gt; is set to 0.0 (false).</w:t>
      </w:r>
    </w:p>
    <w:p w:rsidR="000027EE" w:rsidRDefault="000027EE" w:rsidP="00067527">
      <w:r>
        <w:t xml:space="preserve">This command reports only the status of the </w:t>
      </w:r>
      <w:r w:rsidR="00087C85">
        <w:t xml:space="preserve">keyboard shown by </w:t>
      </w:r>
      <w:r w:rsidR="00087C85" w:rsidRPr="00087C85">
        <w:rPr>
          <w:b/>
        </w:rPr>
        <w:t>K</w:t>
      </w:r>
      <w:r w:rsidR="00E638BE">
        <w:rPr>
          <w:b/>
        </w:rPr>
        <w:t>b</w:t>
      </w:r>
      <w:r w:rsidR="00087C85" w:rsidRPr="00087C85">
        <w:rPr>
          <w:b/>
        </w:rPr>
        <w:t>.show</w:t>
      </w:r>
      <w:r w:rsidR="00087C85">
        <w:t xml:space="preserve">. For example, the keyboard attached to the </w:t>
      </w:r>
      <w:r w:rsidR="00087C85" w:rsidRPr="00087C85">
        <w:rPr>
          <w:b/>
        </w:rPr>
        <w:t>Input</w:t>
      </w:r>
      <w:r w:rsidR="00087C85">
        <w:t xml:space="preserve"> command dialog box cannot be controlled by </w:t>
      </w:r>
      <w:r w:rsidR="00087C85" w:rsidRPr="00087C85">
        <w:rPr>
          <w:b/>
        </w:rPr>
        <w:t>K</w:t>
      </w:r>
      <w:r w:rsidR="00E638BE">
        <w:rPr>
          <w:b/>
        </w:rPr>
        <w:t>b</w:t>
      </w:r>
      <w:r w:rsidR="00087C85" w:rsidRPr="00087C85">
        <w:rPr>
          <w:b/>
        </w:rPr>
        <w:t>.show</w:t>
      </w:r>
      <w:r w:rsidR="00087C85">
        <w:t xml:space="preserve"> or </w:t>
      </w:r>
      <w:r w:rsidR="00087C85" w:rsidRPr="00087C85">
        <w:rPr>
          <w:b/>
        </w:rPr>
        <w:t>K</w:t>
      </w:r>
      <w:r w:rsidR="00E638BE">
        <w:rPr>
          <w:b/>
        </w:rPr>
        <w:t>b</w:t>
      </w:r>
      <w:r w:rsidR="00087C85" w:rsidRPr="00087C85">
        <w:rPr>
          <w:b/>
        </w:rPr>
        <w:t>.hide</w:t>
      </w:r>
      <w:r w:rsidR="00087C85">
        <w:t xml:space="preserve"> and its status is not reported by </w:t>
      </w:r>
      <w:r w:rsidR="00087C85" w:rsidRPr="00087C85">
        <w:rPr>
          <w:b/>
        </w:rPr>
        <w:t>Kb.showing</w:t>
      </w:r>
      <w:r w:rsidR="00087C85">
        <w:t>.</w:t>
      </w:r>
    </w:p>
    <w:p w:rsidR="00087C85" w:rsidRDefault="00087C85" w:rsidP="00087C85">
      <w:pPr>
        <w:pStyle w:val="Heading3"/>
      </w:pPr>
      <w:bookmarkStart w:id="995" w:name="_Toc477150781"/>
      <w:r>
        <w:t>OnKbChange:</w:t>
      </w:r>
      <w:bookmarkEnd w:id="995"/>
      <w:r>
        <w:fldChar w:fldCharType="begin"/>
      </w:r>
      <w:r>
        <w:instrText xml:space="preserve"> XE "OnKbChange:" </w:instrText>
      </w:r>
      <w:r>
        <w:fldChar w:fldCharType="end"/>
      </w:r>
    </w:p>
    <w:p w:rsidR="00087C85" w:rsidRDefault="00087C85" w:rsidP="00087C85">
      <w:r>
        <w:t xml:space="preserve">If you show a soft keyboard with </w:t>
      </w:r>
      <w:r w:rsidRPr="00087C85">
        <w:rPr>
          <w:b/>
        </w:rPr>
        <w:t>Kb.show</w:t>
      </w:r>
      <w:r>
        <w:t xml:space="preserve">, or close that same keyboard with </w:t>
      </w:r>
      <w:r w:rsidRPr="00087C85">
        <w:rPr>
          <w:b/>
        </w:rPr>
        <w:t>Kb.hide</w:t>
      </w:r>
      <w:r>
        <w:t xml:space="preserve"> or by tapping the BACK key, </w:t>
      </w:r>
      <w:r w:rsidR="00E638BE">
        <w:t>t</w:t>
      </w:r>
      <w:r>
        <w:t>he change</w:t>
      </w:r>
      <w:r w:rsidR="00E638BE">
        <w:t xml:space="preserve"> takes some time. The keyboard may open or close</w:t>
      </w:r>
      <w:r>
        <w:t xml:space="preserve"> a few hundred milliseconds after it is requested.</w:t>
      </w:r>
      <w:r w:rsidR="00E638BE">
        <w:t xml:space="preserve"> </w:t>
      </w:r>
      <w:r w:rsidR="00E638BE" w:rsidRPr="00E638BE">
        <w:rPr>
          <w:b/>
        </w:rPr>
        <w:t>Kb.show</w:t>
      </w:r>
      <w:r w:rsidR="00E638BE">
        <w:t xml:space="preserve"> and </w:t>
      </w:r>
      <w:r w:rsidR="00E638BE" w:rsidRPr="00E638BE">
        <w:rPr>
          <w:b/>
        </w:rPr>
        <w:t>Kb.hide</w:t>
      </w:r>
      <w:r w:rsidR="00E638BE">
        <w:t xml:space="preserve"> block until the change is complete, but your program does not know when you tap the BACK key.</w:t>
      </w:r>
    </w:p>
    <w:p w:rsidR="00087C85" w:rsidRDefault="00087C85" w:rsidP="00087C85">
      <w:r>
        <w:t xml:space="preserve">If you have an </w:t>
      </w:r>
      <w:r w:rsidRPr="00087C85">
        <w:rPr>
          <w:b/>
        </w:rPr>
        <w:t>OnKbChange:</w:t>
      </w:r>
      <w:r>
        <w:t xml:space="preserve"> interrupt label in your program, </w:t>
      </w:r>
      <w:r w:rsidR="002252D3">
        <w:t xml:space="preserve">then </w:t>
      </w:r>
      <w:r w:rsidR="00E638BE">
        <w:t>when the keyboard changes as just described</w:t>
      </w:r>
      <w:r w:rsidR="00603024">
        <w:t>,</w:t>
      </w:r>
      <w:r w:rsidR="00E638BE">
        <w:t xml:space="preserve"> BASIC! interrupts your program and </w:t>
      </w:r>
      <w:r w:rsidR="00603024">
        <w:t>executes</w:t>
      </w:r>
      <w:r w:rsidR="00E638BE">
        <w:t xml:space="preserve"> the </w:t>
      </w:r>
      <w:r w:rsidR="00603024">
        <w:t>statements</w:t>
      </w:r>
      <w:r w:rsidR="00E638BE">
        <w:t xml:space="preserve"> after the interrupt label.</w:t>
      </w:r>
    </w:p>
    <w:p w:rsidR="00E638BE" w:rsidRDefault="00E638BE" w:rsidP="00087C85">
      <w:r>
        <w:t xml:space="preserve">To return control to where the interrupt occurred, execute </w:t>
      </w:r>
      <w:r w:rsidRPr="00E638BE">
        <w:rPr>
          <w:b/>
        </w:rPr>
        <w:t>Kb.resume</w:t>
      </w:r>
      <w:r>
        <w:t xml:space="preserve"> in your interrupt handler.</w:t>
      </w:r>
    </w:p>
    <w:p w:rsidR="002252D3" w:rsidRDefault="002252D3" w:rsidP="00087C85">
      <w:r>
        <w:t xml:space="preserve">This interrupt occurs only for keyboards you show with </w:t>
      </w:r>
      <w:r w:rsidRPr="002252D3">
        <w:rPr>
          <w:b/>
        </w:rPr>
        <w:t>Kb.show</w:t>
      </w:r>
      <w:r>
        <w:t xml:space="preserve">. Keyboards attached to other screens, such as </w:t>
      </w:r>
      <w:r w:rsidRPr="002252D3">
        <w:rPr>
          <w:b/>
        </w:rPr>
        <w:t>TGet</w:t>
      </w:r>
      <w:r>
        <w:t xml:space="preserve"> or the </w:t>
      </w:r>
      <w:r w:rsidRPr="002252D3">
        <w:rPr>
          <w:b/>
        </w:rPr>
        <w:t>Input</w:t>
      </w:r>
      <w:r>
        <w:t xml:space="preserve"> dialog box, do not cause </w:t>
      </w:r>
      <w:r w:rsidRPr="002252D3">
        <w:rPr>
          <w:b/>
        </w:rPr>
        <w:t>OnKbChange:</w:t>
      </w:r>
      <w:r>
        <w:t xml:space="preserve"> interrupts.</w:t>
      </w:r>
    </w:p>
    <w:p w:rsidR="00E638BE" w:rsidRDefault="00E638BE" w:rsidP="00E638BE">
      <w:pPr>
        <w:pStyle w:val="Heading3"/>
      </w:pPr>
      <w:bookmarkStart w:id="996" w:name="_Toc477150782"/>
      <w:r>
        <w:t>Kb.resume</w:t>
      </w:r>
      <w:bookmarkEnd w:id="996"/>
      <w:r>
        <w:fldChar w:fldCharType="begin"/>
      </w:r>
      <w:r>
        <w:instrText xml:space="preserve"> XE "Kb.resume" </w:instrText>
      </w:r>
      <w:r>
        <w:fldChar w:fldCharType="end"/>
      </w:r>
    </w:p>
    <w:p w:rsidR="00E638BE" w:rsidRDefault="00E638BE" w:rsidP="00087C85">
      <w:r>
        <w:t xml:space="preserve">Resume program execution at the point where the </w:t>
      </w:r>
      <w:r w:rsidRPr="00E638BE">
        <w:rPr>
          <w:b/>
        </w:rPr>
        <w:t>OnKbChang</w:t>
      </w:r>
      <w:r>
        <w:rPr>
          <w:b/>
        </w:rPr>
        <w:t>e:</w:t>
      </w:r>
      <w:r>
        <w:t xml:space="preserve"> interrupt occurred.</w:t>
      </w:r>
    </w:p>
    <w:p w:rsidR="00E638BE" w:rsidRPr="00087C85" w:rsidRDefault="00E638BE" w:rsidP="00087C85">
      <w:r>
        <w:t xml:space="preserve">When an interrupt occurs, no other interrupt can occur (except </w:t>
      </w:r>
      <w:r w:rsidRPr="00E638BE">
        <w:rPr>
          <w:b/>
        </w:rPr>
        <w:t>OnError:</w:t>
      </w:r>
      <w:r>
        <w:t xml:space="preserve">) until the corresponding </w:t>
      </w:r>
      <w:r w:rsidRPr="00E638BE">
        <w:rPr>
          <w:b/>
        </w:rPr>
        <w:t>resume</w:t>
      </w:r>
      <w:r>
        <w:t xml:space="preserve"> executes.</w:t>
      </w:r>
    </w:p>
    <w:p w:rsidR="002252D3" w:rsidRDefault="002252D3" w:rsidP="002252D3">
      <w:pPr>
        <w:pStyle w:val="Heading3"/>
      </w:pPr>
      <w:bookmarkStart w:id="997" w:name="_Toc477150783"/>
      <w:r>
        <w:t>The Soft Keyboard and the BACK Key</w:t>
      </w:r>
      <w:bookmarkEnd w:id="997"/>
    </w:p>
    <w:p w:rsidR="002252D3" w:rsidRPr="002252D3" w:rsidRDefault="002252D3" w:rsidP="002252D3">
      <w:r>
        <w:t xml:space="preserve">If you show a soft keyboard with </w:t>
      </w:r>
      <w:r w:rsidRPr="00087C85">
        <w:rPr>
          <w:b/>
        </w:rPr>
        <w:t>Kb.show</w:t>
      </w:r>
      <w:r>
        <w:t xml:space="preserve">, and you tap the BACK key, the keyboard closes. The current screen (Console or Graphics screen) does not close. BASIC! does not trap the keypress with either </w:t>
      </w:r>
      <w:r w:rsidRPr="002252D3">
        <w:rPr>
          <w:b/>
        </w:rPr>
        <w:t>OnBackKey:</w:t>
      </w:r>
      <w:r>
        <w:t xml:space="preserve"> or </w:t>
      </w:r>
      <w:r w:rsidRPr="002252D3">
        <w:rPr>
          <w:b/>
        </w:rPr>
        <w:t>OnKeyPress:</w:t>
      </w:r>
      <w:r>
        <w:t xml:space="preserve">. You can use the </w:t>
      </w:r>
      <w:r w:rsidRPr="002252D3">
        <w:rPr>
          <w:b/>
        </w:rPr>
        <w:t>OnKbChange:</w:t>
      </w:r>
      <w:r>
        <w:t xml:space="preserve"> interrupt label to be notified that the keyboard closed.</w:t>
      </w:r>
    </w:p>
    <w:p w:rsidR="002D4A72" w:rsidRDefault="002D4A72" w:rsidP="00E33967">
      <w:pPr>
        <w:pStyle w:val="Heading1"/>
      </w:pPr>
      <w:bookmarkStart w:id="998" w:name="_Toc477150784"/>
      <w:r>
        <w:lastRenderedPageBreak/>
        <w:t>Working with Files</w:t>
      </w:r>
      <w:bookmarkEnd w:id="998"/>
    </w:p>
    <w:p w:rsidR="00A02B75" w:rsidRDefault="00A02B75" w:rsidP="00613B38">
      <w:del w:id="999" w:author="Sammartano, Marc (BIC USA)" w:date="2017-03-04T09:11:00Z">
        <w:r w:rsidDel="00592915">
          <w:delText xml:space="preserve">Files on </w:delText>
        </w:r>
      </w:del>
      <w:r>
        <w:t xml:space="preserve">Android devices </w:t>
      </w:r>
      <w:del w:id="1000" w:author="Sammartano, Marc (BIC USA)" w:date="2017-03-04T09:11:00Z">
        <w:r w:rsidDel="00592915">
          <w:delText>are stored on more or more</w:delText>
        </w:r>
      </w:del>
      <w:ins w:id="1001" w:author="Sammartano, Marc (BIC USA)" w:date="2017-03-04T09:11:00Z">
        <w:r w:rsidR="00592915">
          <w:t>may have several file</w:t>
        </w:r>
      </w:ins>
      <w:r>
        <w:t xml:space="preserve"> storage devices. BASIC! uses one of these devices as its </w:t>
      </w:r>
      <w:r>
        <w:rPr>
          <w:i/>
        </w:rPr>
        <w:t>base drive</w:t>
      </w:r>
      <w:r>
        <w:t xml:space="preserve">. </w:t>
      </w:r>
      <w:del w:id="1002" w:author="Sammartano, Marc (BIC USA)" w:date="2017-03-04T11:09:00Z">
        <w:r w:rsidR="000C0A8B" w:rsidDel="00DB33ED">
          <w:delText xml:space="preserve">In most cases, the </w:delText>
        </w:r>
        <w:r w:rsidR="000C0A8B" w:rsidRPr="000C0A8B" w:rsidDel="00DB33ED">
          <w:rPr>
            <w:i/>
          </w:rPr>
          <w:delText>base drive</w:delText>
        </w:r>
        <w:r w:rsidR="000C0A8B" w:rsidDel="00DB33ED">
          <w:delText xml:space="preserve"> is </w:delText>
        </w:r>
        <w:r w:rsidR="000C0A8B" w:rsidRPr="000C0A8B" w:rsidDel="00DB33ED">
          <w:delText>the</w:delText>
        </w:r>
        <w:r w:rsidR="000C0A8B" w:rsidDel="00DB33ED">
          <w:delText xml:space="preserve"> </w:delText>
        </w:r>
        <w:r w:rsidR="008209F2" w:rsidDel="00DB33ED">
          <w:delText>SD card</w:delText>
        </w:r>
        <w:r w:rsidDel="00DB33ED">
          <w:delText xml:space="preserve">, seen on most Android devices as the directory "/sdcard". </w:delText>
        </w:r>
      </w:del>
      <w:r>
        <w:t xml:space="preserve">You can select a different base drive in the </w:t>
      </w:r>
      <w:r>
        <w:rPr>
          <w:i/>
        </w:rPr>
        <w:t>Menu-&gt;Preferences</w:t>
      </w:r>
      <w:r>
        <w:t xml:space="preserve"> item </w:t>
      </w:r>
      <w:r w:rsidRPr="00A10646">
        <w:rPr>
          <w:rFonts w:asciiTheme="majorHAnsi" w:hAnsiTheme="majorHAnsi"/>
          <w:smallCaps/>
        </w:rPr>
        <w:t>Base Drive</w:t>
      </w:r>
      <w:r>
        <w:t xml:space="preserve">. In this manual, the notation </w:t>
      </w:r>
      <w:r w:rsidRPr="001D2780">
        <w:rPr>
          <w:b/>
        </w:rPr>
        <w:t>&lt;pref base drive&gt;</w:t>
      </w:r>
      <w:r>
        <w:t xml:space="preserve">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w:t>
      </w:r>
      <w:del w:id="1003" w:author="Sammartano, Marc (BIC USA)" w:date="2017-03-04T11:15:00Z">
        <w:r w:rsidR="00DA02A4" w:rsidDel="00DB33ED">
          <w:delText>the user</w:delText>
        </w:r>
      </w:del>
      <w:ins w:id="1004" w:author="Sammartano, Marc (BIC USA)" w:date="2017-03-04T11:15:00Z">
        <w:r w:rsidR="00DB33ED">
          <w:t>you</w:t>
        </w:r>
      </w:ins>
      <w:r w:rsidR="00DA02A4">
        <w:t xml:space="preserve"> create</w:t>
      </w:r>
      <w:del w:id="1005" w:author="Sammartano, Marc (BIC USA)" w:date="2017-03-04T11:15:00Z">
        <w:r w:rsidR="00DA02A4" w:rsidDel="00DB33ED">
          <w:delText>s</w:delText>
        </w:r>
      </w:del>
      <w:r w:rsidR="00DA02A4">
        <w:t xml:space="preserve"> a standalone apk file (see Appendix D), the base directory is </w:t>
      </w:r>
      <w:r w:rsidR="00DA02A4" w:rsidRPr="00DB33ED">
        <w:rPr>
          <w:b/>
        </w:rPr>
        <w:t>&lt;pref base drive&gt;/rfo-basic</w:t>
      </w:r>
      <w:r w:rsidR="00DA02A4">
        <w:t>. All file</w:t>
      </w:r>
      <w:del w:id="1006" w:author="Sammartano, Marc (BIC USA)" w:date="2017-03-04T11:16:00Z">
        <w:r w:rsidR="00DA02A4" w:rsidDel="00DB33ED">
          <w:delText>name</w:delText>
        </w:r>
      </w:del>
      <w:ins w:id="1007" w:author="Sammartano, Marc (BIC USA)" w:date="2017-03-04T11:16:00Z">
        <w:r w:rsidR="00DB33ED">
          <w:t xml:space="preserve"> path</w:t>
        </w:r>
      </w:ins>
      <w:r w:rsidR="00DA02A4">
        <w:t xml:space="preserve">s </w:t>
      </w:r>
      <w:del w:id="1008" w:author="Sammartano, Marc (BIC USA)" w:date="2017-03-04T11:16:00Z">
        <w:r w:rsidR="00DA02A4" w:rsidDel="00DB33ED">
          <w:delText xml:space="preserve">(but not URLs) </w:delText>
        </w:r>
      </w:del>
      <w:r w:rsidR="00DA02A4">
        <w:t xml:space="preserve">are relative to a subdirectory of the base </w:t>
      </w:r>
      <w:del w:id="1009" w:author="Sammartano, Marc (BIC USA)" w:date="2017-03-04T11:13:00Z">
        <w:r w:rsidR="00DA02A4" w:rsidDel="00DB33ED">
          <w:delText>drive</w:delText>
        </w:r>
      </w:del>
      <w:ins w:id="1010" w:author="Sammartano, Marc (BIC USA)" w:date="2017-03-04T11:13:00Z">
        <w:r w:rsidR="00DB33ED">
          <w:t>directory</w:t>
        </w:r>
      </w:ins>
      <w:r w:rsidR="00DA02A4">
        <w:t>.</w:t>
      </w:r>
    </w:p>
    <w:p w:rsidR="002D4A72" w:rsidRDefault="002D4A72" w:rsidP="00EB1F62">
      <w:pPr>
        <w:pStyle w:val="Heading2"/>
      </w:pPr>
      <w:bookmarkStart w:id="1011" w:name="_Toc477150785"/>
      <w:r>
        <w:t>Paths Explained</w:t>
      </w:r>
      <w:ins w:id="1012" w:author="Sammartano, Marc (BIC USA)" w:date="2017-03-03T11:45:00Z">
        <w:r w:rsidR="001628B5">
          <w:t xml:space="preserve"> – a beginner’s guide</w:t>
        </w:r>
      </w:ins>
      <w:bookmarkEnd w:id="1011"/>
    </w:p>
    <w:p w:rsidR="00613B38" w:rsidRDefault="00613B38" w:rsidP="00613B38">
      <w:pPr>
        <w:rPr>
          <w:ins w:id="1013" w:author="Sammartano, Marc (BIC USA)" w:date="2017-03-03T10:49:00Z"/>
        </w:rPr>
      </w:pPr>
      <w:r>
        <w:t xml:space="preserve">A path describes where a file or directory is located relative to </w:t>
      </w:r>
      <w:del w:id="1014" w:author="Sammartano, Marc (BIC USA)" w:date="2017-03-03T11:47:00Z">
        <w:r w:rsidDel="00F21034">
          <w:delText>some</w:delText>
        </w:r>
        <w:r w:rsidR="00DA02A4" w:rsidDel="00F21034">
          <w:delText xml:space="preserve"> </w:delText>
        </w:r>
      </w:del>
      <w:ins w:id="1015" w:author="Sammartano, Marc (BIC USA)" w:date="2017-03-03T11:47:00Z">
        <w:r w:rsidR="00F21034">
          <w:t>an</w:t>
        </w:r>
      </w:ins>
      <w:r w:rsidR="00DA02A4">
        <w:t>other</w:t>
      </w:r>
      <w:del w:id="1016" w:author="Sammartano, Marc (BIC USA)" w:date="2017-03-03T11:46:00Z">
        <w:r w:rsidDel="001628B5">
          <w:delText xml:space="preserve"> file or</w:delText>
        </w:r>
      </w:del>
      <w:r>
        <w:t xml:space="preserve"> directory</w:t>
      </w:r>
      <w:r w:rsidR="000C0A8B">
        <w:t>.</w:t>
      </w:r>
    </w:p>
    <w:p w:rsidR="005B5D56" w:rsidRDefault="00F21034" w:rsidP="00613B38">
      <w:pPr>
        <w:rPr>
          <w:ins w:id="1017" w:author="Sammartano, Marc (BIC USA)" w:date="2017-03-03T11:49:00Z"/>
        </w:rPr>
      </w:pPr>
      <w:ins w:id="1018" w:author="Sammartano, Marc (BIC USA)" w:date="2017-03-03T11:49:00Z">
        <w:r>
          <w:t>A file is a container for data. A directory</w:t>
        </w:r>
      </w:ins>
      <w:ins w:id="1019" w:author="Sammartano, Marc (BIC USA)" w:date="2017-03-03T11:50:00Z">
        <w:r>
          <w:t xml:space="preserve"> is a container for files and other directories.</w:t>
        </w:r>
      </w:ins>
      <w:ins w:id="1020" w:author="Sammartano, Marc (BIC USA)" w:date="2017-03-03T11:55:00Z">
        <w:r>
          <w:rPr>
            <w:rStyle w:val="FootnoteReference"/>
          </w:rPr>
          <w:footnoteReference w:id="1"/>
        </w:r>
      </w:ins>
      <w:ins w:id="1024" w:author="Sammartano, Marc (BIC USA)" w:date="2017-03-03T11:50:00Z">
        <w:r>
          <w:t xml:space="preserve"> </w:t>
        </w:r>
      </w:ins>
      <w:ins w:id="1025" w:author="Sammartano, Marc (BIC USA)" w:date="2017-03-03T11:54:00Z">
        <w:r>
          <w:t>A directory that is in a directory may have other directories in it, and those directories may contain other directories, and so on.</w:t>
        </w:r>
      </w:ins>
      <w:ins w:id="1026" w:author="Sammartano, Marc (BIC USA)" w:date="2017-03-03T11:58:00Z">
        <w:r w:rsidR="00447554">
          <w:t xml:space="preserve"> This results in a "</w:t>
        </w:r>
      </w:ins>
      <w:ins w:id="1027" w:author="Sammartano, Marc (BIC USA)" w:date="2017-03-03T11:59:00Z">
        <w:r w:rsidR="00447554">
          <w:t xml:space="preserve">tree" of directories and files, called a </w:t>
        </w:r>
      </w:ins>
      <w:ins w:id="1028" w:author="Sammartano, Marc (BIC USA)" w:date="2017-03-03T12:01:00Z">
        <w:r w:rsidR="00447554" w:rsidRPr="005B374F">
          <w:rPr>
            <w:i/>
          </w:rPr>
          <w:t>file system</w:t>
        </w:r>
      </w:ins>
      <w:ins w:id="1029" w:author="Sammartano, Marc (BIC USA)" w:date="2017-03-03T12:02:00Z">
        <w:r w:rsidR="00447554">
          <w:t>. A file system organizes data on a storage device, such as a disk or a memory card.</w:t>
        </w:r>
      </w:ins>
    </w:p>
    <w:p w:rsidR="00245EFD" w:rsidRPr="00DB33ED" w:rsidRDefault="00BB58B0" w:rsidP="0015172A">
      <w:pPr>
        <w:rPr>
          <w:ins w:id="1030" w:author="Sammartano, Marc (BIC USA)" w:date="2017-03-04T08:53:00Z"/>
        </w:rPr>
      </w:pPr>
      <w:ins w:id="1031" w:author="Sammartano, Marc (BIC USA)" w:date="2017-03-04T09:22:00Z">
        <w:r>
          <w:rPr>
            <w:b/>
          </w:rPr>
          <w:t>Absolute paths:</w:t>
        </w:r>
        <w:r w:rsidRPr="00BB58B0">
          <w:t xml:space="preserve"> </w:t>
        </w:r>
      </w:ins>
      <w:ins w:id="1032" w:author="Sammartano, Marc (BIC USA)" w:date="2017-03-03T12:33:00Z">
        <w:r w:rsidR="00245EFD" w:rsidRPr="00BB58B0">
          <w:t>A</w:t>
        </w:r>
        <w:r w:rsidR="00245EFD">
          <w:t xml:space="preserve"> path that is relative to the root directory is </w:t>
        </w:r>
      </w:ins>
      <w:ins w:id="1033" w:author="Sammartano, Marc (BIC USA)" w:date="2017-03-03T12:34:00Z">
        <w:r w:rsidR="00245EFD">
          <w:t xml:space="preserve">called an </w:t>
        </w:r>
        <w:r w:rsidR="00245EFD">
          <w:rPr>
            <w:i/>
          </w:rPr>
          <w:t>absolute path</w:t>
        </w:r>
        <w:r w:rsidR="00245EFD">
          <w:t>.</w:t>
        </w:r>
      </w:ins>
      <w:ins w:id="1034" w:author="Sammartano, Marc (BIC USA)" w:date="2017-03-03T12:36:00Z">
        <w:r w:rsidR="00245EFD">
          <w:t xml:space="preserve"> For example</w:t>
        </w:r>
      </w:ins>
      <w:ins w:id="1035" w:author="Sammartano, Marc (BIC USA)" w:date="2017-03-04T08:52:00Z">
        <w:r w:rsidR="0015172A">
          <w:t xml:space="preserve">, </w:t>
        </w:r>
      </w:ins>
      <w:ins w:id="1036" w:author="Sammartano, Marc (BIC USA)" w:date="2017-03-03T12:36:00Z">
        <w:r w:rsidR="00245EFD">
          <w:t xml:space="preserve">the absolute path to pictures you take with an Android </w:t>
        </w:r>
        <w:r w:rsidR="0015172A">
          <w:t>camera may be "</w:t>
        </w:r>
      </w:ins>
      <w:ins w:id="1037" w:author="Sammartano, Marc (BIC USA)" w:date="2017-03-04T08:52:00Z">
        <w:r w:rsidR="0015172A">
          <w:t>/sdcard/</w:t>
        </w:r>
      </w:ins>
      <w:ins w:id="1038" w:author="Sammartano, Marc (BIC USA)" w:date="2017-03-04T08:53:00Z">
        <w:r w:rsidR="0015172A">
          <w:t>DCIM/Camera".</w:t>
        </w:r>
      </w:ins>
      <w:ins w:id="1039" w:author="Sammartano, Marc (BIC USA)" w:date="2017-03-04T11:10:00Z">
        <w:r w:rsidR="00DB33ED">
          <w:t xml:space="preserve"> </w:t>
        </w:r>
      </w:ins>
      <w:ins w:id="1040" w:author="Sammartano, Marc (BIC USA)" w:date="2017-03-04T11:21:00Z">
        <w:r w:rsidR="008E337D">
          <w:t xml:space="preserve">In </w:t>
        </w:r>
      </w:ins>
      <w:ins w:id="1041" w:author="Sammartano, Marc (BIC USA)" w:date="2017-03-04T11:10:00Z">
        <w:r w:rsidR="00DB33ED">
          <w:t>BASIC!</w:t>
        </w:r>
        <w:r w:rsidR="008E337D">
          <w:t>,</w:t>
        </w:r>
      </w:ins>
      <w:ins w:id="1042" w:author="Sammartano, Marc (BIC USA)" w:date="2017-03-04T11:21:00Z">
        <w:r w:rsidR="008E337D">
          <w:t xml:space="preserve"> the</w:t>
        </w:r>
      </w:ins>
      <w:ins w:id="1043" w:author="Sammartano, Marc (BIC USA)" w:date="2017-03-04T11:10:00Z">
        <w:r w:rsidR="008E337D">
          <w:t xml:space="preserve"> </w:t>
        </w:r>
        <w:r w:rsidR="00DB33ED">
          <w:rPr>
            <w:i/>
          </w:rPr>
          <w:t>base directory</w:t>
        </w:r>
        <w:r w:rsidR="00DB33ED">
          <w:t xml:space="preserve"> is not a </w:t>
        </w:r>
      </w:ins>
      <w:ins w:id="1044" w:author="Sammartano, Marc (BIC USA)" w:date="2017-03-04T11:11:00Z">
        <w:r w:rsidR="00DB33ED">
          <w:rPr>
            <w:i/>
          </w:rPr>
          <w:t>root directory</w:t>
        </w:r>
        <w:r w:rsidR="00DB33ED">
          <w:t xml:space="preserve">, so </w:t>
        </w:r>
        <w:r w:rsidR="00DB33ED">
          <w:rPr>
            <w:i/>
          </w:rPr>
          <w:t>BASIC! does not use absolute paths</w:t>
        </w:r>
        <w:r w:rsidR="00DB33ED">
          <w:t>.</w:t>
        </w:r>
      </w:ins>
    </w:p>
    <w:p w:rsidR="0015172A" w:rsidRDefault="00BB58B0" w:rsidP="0015172A">
      <w:pPr>
        <w:rPr>
          <w:ins w:id="1045" w:author="Sammartano, Marc (BIC USA)" w:date="2017-03-04T09:17:00Z"/>
        </w:rPr>
      </w:pPr>
      <w:ins w:id="1046" w:author="Sammartano, Marc (BIC USA)" w:date="2017-03-04T09:22:00Z">
        <w:r>
          <w:rPr>
            <w:b/>
          </w:rPr>
          <w:t>Relative paths:</w:t>
        </w:r>
        <w:r w:rsidRPr="00BB58B0">
          <w:t xml:space="preserve"> </w:t>
        </w:r>
      </w:ins>
      <w:ins w:id="1047" w:author="Sammartano, Marc (BIC USA)" w:date="2017-03-04T08:54:00Z">
        <w:r w:rsidR="0015172A" w:rsidRPr="00BB58B0">
          <w:t>A</w:t>
        </w:r>
        <w:r w:rsidR="0015172A">
          <w:t xml:space="preserve"> path that is relative to anything except the root directory is called a </w:t>
        </w:r>
        <w:r w:rsidR="0015172A">
          <w:rPr>
            <w:i/>
          </w:rPr>
          <w:t>relative path</w:t>
        </w:r>
        <w:r w:rsidR="0015172A">
          <w:t>. Starting from "</w:t>
        </w:r>
      </w:ins>
      <w:ins w:id="1048" w:author="Sammartano, Marc (BIC USA)" w:date="2017-03-04T08:55:00Z">
        <w:r w:rsidR="0015172A">
          <w:t xml:space="preserve">/sdcard", the relative path </w:t>
        </w:r>
      </w:ins>
      <w:ins w:id="1049" w:author="Sammartano, Marc (BIC USA)" w:date="2017-03-04T08:57:00Z">
        <w:r w:rsidR="0015172A">
          <w:t xml:space="preserve">down </w:t>
        </w:r>
      </w:ins>
      <w:ins w:id="1050" w:author="Sammartano, Marc (BIC USA)" w:date="2017-03-04T08:55:00Z">
        <w:r w:rsidR="0015172A">
          <w:t>to Camera is "DCIM/Camera".</w:t>
        </w:r>
      </w:ins>
      <w:ins w:id="1051" w:author="Sammartano, Marc (BIC USA)" w:date="2017-03-04T08:58:00Z">
        <w:r w:rsidR="0015172A">
          <w:t xml:space="preserve"> Use the "../" path notation to </w:t>
        </w:r>
      </w:ins>
      <w:ins w:id="1052" w:author="Sammartano, Marc (BIC USA)" w:date="2017-03-04T09:17:00Z">
        <w:r w:rsidR="005B374F">
          <w:t xml:space="preserve">go </w:t>
        </w:r>
      </w:ins>
      <w:ins w:id="1053" w:author="Sammartano, Marc (BIC USA)" w:date="2017-03-04T08:58:00Z">
        <w:r w:rsidR="0015172A">
          <w:t xml:space="preserve">back up:  from </w:t>
        </w:r>
      </w:ins>
      <w:ins w:id="1054" w:author="Sammartano, Marc (BIC USA)" w:date="2017-03-04T08:59:00Z">
        <w:r w:rsidR="0015172A">
          <w:t>Camera, the path to "/sdcard/DCIM" is "</w:t>
        </w:r>
        <w:r w:rsidR="00592915">
          <w:t>..</w:t>
        </w:r>
        <w:r w:rsidR="0015172A">
          <w:t>" and to "</w:t>
        </w:r>
      </w:ins>
      <w:ins w:id="1055" w:author="Sammartano, Marc (BIC USA)" w:date="2017-03-04T09:00:00Z">
        <w:r w:rsidR="0015172A">
          <w:t>/sdcard" is "../.."</w:t>
        </w:r>
      </w:ins>
      <w:ins w:id="1056" w:author="Sammartano, Marc (BIC USA)" w:date="2017-03-04T08:59:00Z">
        <w:r w:rsidR="0015172A">
          <w:t xml:space="preserve"> </w:t>
        </w:r>
      </w:ins>
      <w:ins w:id="1057" w:author="Sammartano, Marc (BIC USA)" w:date="2017-03-04T08:58:00Z">
        <w:r w:rsidR="0015172A">
          <w:t>.</w:t>
        </w:r>
      </w:ins>
    </w:p>
    <w:p w:rsidR="005B374F" w:rsidRDefault="005B374F" w:rsidP="0015172A">
      <w:pPr>
        <w:rPr>
          <w:ins w:id="1058" w:author="Sammartano, Marc (BIC USA)" w:date="2017-03-04T08:55:00Z"/>
        </w:rPr>
      </w:pPr>
      <w:ins w:id="1059" w:author="Sammartano, Marc (BIC USA)" w:date="2017-03-04T09:18:00Z">
        <w:r>
          <w:t xml:space="preserve">The relative path from "/sdcard/DCIM/Camera" </w:t>
        </w:r>
      </w:ins>
      <w:ins w:id="1060" w:author="Sammartano, Marc (BIC USA)" w:date="2017-03-04T09:19:00Z">
        <w:r>
          <w:t xml:space="preserve">to "/sdcard/DCIM/.thumbnails" </w:t>
        </w:r>
      </w:ins>
      <w:ins w:id="1061" w:author="Sammartano, Marc (BIC USA)" w:date="2017-03-04T09:18:00Z">
        <w:r>
          <w:t>is "..</w:t>
        </w:r>
      </w:ins>
      <w:ins w:id="1062" w:author="Sammartano, Marc (BIC USA)" w:date="2017-03-04T09:19:00Z">
        <w:r>
          <w:t>/.thumbnails</w:t>
        </w:r>
      </w:ins>
      <w:ins w:id="1063" w:author="Sammartano, Marc (BIC USA)" w:date="2017-03-04T09:18:00Z">
        <w:r>
          <w:t>".</w:t>
        </w:r>
      </w:ins>
      <w:ins w:id="1064" w:author="Sammartano, Marc (BIC USA)" w:date="2017-03-04T09:19:00Z">
        <w:r>
          <w:t xml:space="preserve"> </w:t>
        </w:r>
      </w:ins>
      <w:ins w:id="1065" w:author="Sammartano, Marc (BIC USA)" w:date="2017-03-04T09:18:00Z">
        <w:r>
          <w:t>With this notation, you can reach any file in the file system.</w:t>
        </w:r>
      </w:ins>
    </w:p>
    <w:p w:rsidR="005B374F" w:rsidRDefault="00386A2B" w:rsidP="00BB58B0">
      <w:pPr>
        <w:rPr>
          <w:ins w:id="1066" w:author="Sammartano, Marc (BIC USA)" w:date="2017-03-04T10:00:00Z"/>
        </w:rPr>
      </w:pPr>
      <w:ins w:id="1067" w:author="Sammartano, Marc (BIC USA)" w:date="2017-03-04T10:39:00Z">
        <w:r>
          <w:t>All paths in BASIC! are relative to a default path that depends on the kind of data you want to use.</w:t>
        </w:r>
      </w:ins>
      <w:ins w:id="1068" w:author="Sammartano, Marc (BIC USA)" w:date="2017-03-04T10:41:00Z">
        <w:r>
          <w:t xml:space="preserve"> These </w:t>
        </w:r>
      </w:ins>
      <w:ins w:id="1069" w:author="Sammartano, Marc (BIC USA)" w:date="2017-03-04T11:21:00Z">
        <w:r w:rsidR="008E337D">
          <w:t xml:space="preserve">default paths </w:t>
        </w:r>
      </w:ins>
      <w:ins w:id="1070" w:author="Sammartano, Marc (BIC USA)" w:date="2017-03-04T10:41:00Z">
        <w:r>
          <w:t>are explained in the next section.</w:t>
        </w:r>
      </w:ins>
    </w:p>
    <w:p w:rsidR="002154F5" w:rsidRPr="00505ADB" w:rsidRDefault="002154F5" w:rsidP="002154F5">
      <w:pPr>
        <w:pStyle w:val="Heading2"/>
      </w:pPr>
      <w:bookmarkStart w:id="1071" w:name="_Toc477150786"/>
      <w:ins w:id="1072" w:author="Sammartano, Marc (BIC USA)" w:date="2017-03-04T10:00:00Z">
        <w:r>
          <w:t>Paths in BASIC!</w:t>
        </w:r>
      </w:ins>
      <w:bookmarkEnd w:id="1071"/>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BB58B0">
      <w:pPr>
        <w:pStyle w:val="ListParagraph"/>
        <w:numPr>
          <w:ilvl w:val="0"/>
          <w:numId w:val="53"/>
        </w:numPr>
        <w:spacing w:after="0"/>
      </w:pPr>
      <w:r>
        <w:t>BASIC! program files are in</w:t>
      </w:r>
      <w:del w:id="1073" w:author="Sammartano, Marc (BIC USA)" w:date="2017-03-04T09:29:00Z">
        <w:r w:rsidDel="00BB58B0">
          <w:delText>:</w:delText>
        </w:r>
      </w:del>
      <w:r>
        <w:t xml:space="preserve"> </w:t>
      </w:r>
      <w:del w:id="1074" w:author="Sammartano, Marc (BIC USA)" w:date="2017-03-04T09:29:00Z">
        <w:r w:rsidR="00F5651B" w:rsidDel="00BB58B0">
          <w:delText>"</w:delText>
        </w:r>
      </w:del>
      <w:r w:rsidRPr="00BB58B0">
        <w:rPr>
          <w:b/>
        </w:rPr>
        <w:t>rfo-basic/source/</w:t>
      </w:r>
      <w:del w:id="1075" w:author="Sammartano, Marc (BIC USA)" w:date="2017-03-04T09:29:00Z">
        <w:r w:rsidR="00F5651B" w:rsidDel="00BB58B0">
          <w:delText>"</w:delText>
        </w:r>
      </w:del>
    </w:p>
    <w:p w:rsidR="00613B38" w:rsidRDefault="00613B38" w:rsidP="00BB58B0">
      <w:pPr>
        <w:pStyle w:val="ListParagraph"/>
        <w:numPr>
          <w:ilvl w:val="0"/>
          <w:numId w:val="53"/>
        </w:numPr>
        <w:spacing w:after="0"/>
      </w:pPr>
      <w:r>
        <w:t>BASIC! data files are in</w:t>
      </w:r>
      <w:del w:id="1076" w:author="Sammartano, Marc (BIC USA)" w:date="2017-03-04T09:29:00Z">
        <w:r w:rsidDel="00BB58B0">
          <w:delText>:</w:delText>
        </w:r>
      </w:del>
      <w:ins w:id="1077" w:author="Sammartano, Marc (BIC USA)" w:date="2017-03-04T09:29:00Z">
        <w:r w:rsidR="00BB58B0">
          <w:t xml:space="preserve"> </w:t>
        </w:r>
      </w:ins>
      <w:del w:id="1078" w:author="Sammartano, Marc (BIC USA)" w:date="2017-03-04T09:29:00Z">
        <w:r w:rsidR="00F5651B" w:rsidDel="00BB58B0">
          <w:delText>"</w:delText>
        </w:r>
      </w:del>
      <w:r w:rsidRPr="00BB58B0">
        <w:rPr>
          <w:b/>
        </w:rPr>
        <w:t>rfo-basic/data/</w:t>
      </w:r>
      <w:del w:id="1079" w:author="Sammartano, Marc (BIC USA)" w:date="2017-03-04T09:29:00Z">
        <w:r w:rsidR="00F5651B" w:rsidDel="00BB58B0">
          <w:delText>"</w:delText>
        </w:r>
      </w:del>
    </w:p>
    <w:p w:rsidR="00613B38" w:rsidRDefault="00613B38" w:rsidP="00BB58B0">
      <w:pPr>
        <w:pStyle w:val="ListParagraph"/>
        <w:numPr>
          <w:ilvl w:val="0"/>
          <w:numId w:val="53"/>
        </w:numPr>
        <w:spacing w:after="0"/>
      </w:pPr>
      <w:r>
        <w:t>BASIC! SQL</w:t>
      </w:r>
      <w:r w:rsidR="00D54187">
        <w:t>ite</w:t>
      </w:r>
      <w:r>
        <w:t xml:space="preserve"> databases are in</w:t>
      </w:r>
      <w:del w:id="1080" w:author="Sammartano, Marc (BIC USA)" w:date="2017-03-04T09:29:00Z">
        <w:r w:rsidDel="00BB58B0">
          <w:delText>:</w:delText>
        </w:r>
        <w:r w:rsidR="00F5651B" w:rsidDel="00BB58B0">
          <w:delText>"</w:delText>
        </w:r>
      </w:del>
      <w:ins w:id="1081" w:author="Sammartano, Marc (BIC USA)" w:date="2017-03-04T09:29:00Z">
        <w:r w:rsidR="00BB58B0">
          <w:t xml:space="preserve"> </w:t>
        </w:r>
      </w:ins>
      <w:r w:rsidRPr="00BB58B0">
        <w:rPr>
          <w:b/>
        </w:rPr>
        <w:t>rfo-basic/databases/</w:t>
      </w:r>
      <w:del w:id="1082" w:author="Sammartano, Marc (BIC USA)" w:date="2017-03-04T09:29:00Z">
        <w:r w:rsidR="00F5651B" w:rsidDel="00BB58B0">
          <w:delText>"</w:delText>
        </w:r>
      </w:del>
    </w:p>
    <w:p w:rsidR="0022424F" w:rsidRDefault="0022424F" w:rsidP="00613B38">
      <w:pPr>
        <w:spacing w:after="0"/>
      </w:pPr>
    </w:p>
    <w:p w:rsidR="00BB58B0" w:rsidRDefault="0022424F" w:rsidP="00D54187">
      <w:pPr>
        <w:rPr>
          <w:ins w:id="1083" w:author="Sammartano, Marc (BIC USA)" w:date="2017-03-04T09:27:00Z"/>
        </w:rPr>
      </w:pPr>
      <w:r>
        <w:t xml:space="preserve">All of the BASIC! file </w:t>
      </w:r>
      <w:del w:id="1084" w:author="Sammartano, Marc (BIC USA)" w:date="2017-03-04T11:19:00Z">
        <w:r w:rsidDel="008E337D">
          <w:delText xml:space="preserve">I/O </w:delText>
        </w:r>
      </w:del>
      <w:r>
        <w:t xml:space="preserve">commands assume </w:t>
      </w:r>
      <w:r w:rsidR="00D54788">
        <w:t xml:space="preserve">a certain default path. </w:t>
      </w:r>
      <w:r w:rsidR="00D54187">
        <w:t>The default path depends on the type of file each command expects to handle</w:t>
      </w:r>
      <w:ins w:id="1085" w:author="Sammartano, Marc (BIC USA)" w:date="2017-03-04T09:27:00Z">
        <w:r w:rsidR="00BB58B0">
          <w:t>:</w:t>
        </w:r>
      </w:ins>
      <w:del w:id="1086" w:author="Sammartano, Marc (BIC USA)" w:date="2017-03-04T09:27:00Z">
        <w:r w:rsidR="00D54187" w:rsidDel="00BB58B0">
          <w:delText xml:space="preserve">. </w:delText>
        </w:r>
      </w:del>
    </w:p>
    <w:p w:rsidR="00BB58B0" w:rsidRDefault="00D54187" w:rsidP="00BB58B0">
      <w:pPr>
        <w:pStyle w:val="ListParagraph"/>
        <w:numPr>
          <w:ilvl w:val="0"/>
          <w:numId w:val="54"/>
        </w:numPr>
        <w:rPr>
          <w:ins w:id="1087" w:author="Sammartano, Marc (BIC USA)" w:date="2017-03-04T09:27:00Z"/>
        </w:rPr>
      </w:pPr>
      <w:r>
        <w:lastRenderedPageBreak/>
        <w:t xml:space="preserve">The </w:t>
      </w:r>
      <w:r w:rsidRPr="00BB58B0">
        <w:rPr>
          <w:b/>
        </w:rPr>
        <w:t>I</w:t>
      </w:r>
      <w:ins w:id="1088" w:author="Sammartano, Marc (BIC USA)" w:date="2017-03-04T09:25:00Z">
        <w:r w:rsidR="00BB58B0" w:rsidRPr="00BB58B0">
          <w:rPr>
            <w:b/>
          </w:rPr>
          <w:t>nclude</w:t>
        </w:r>
      </w:ins>
      <w:del w:id="1089" w:author="Sammartano, Marc (BIC USA)" w:date="2017-03-04T09:25:00Z">
        <w:r w:rsidDel="00BB58B0">
          <w:delText>NCLUDE</w:delText>
        </w:r>
      </w:del>
      <w:r>
        <w:t xml:space="preserve"> and </w:t>
      </w:r>
      <w:r w:rsidRPr="00BB58B0">
        <w:rPr>
          <w:b/>
        </w:rPr>
        <w:t>R</w:t>
      </w:r>
      <w:ins w:id="1090" w:author="Sammartano, Marc (BIC USA)" w:date="2017-03-04T09:25:00Z">
        <w:r w:rsidR="00BB58B0" w:rsidRPr="00BB58B0">
          <w:rPr>
            <w:b/>
          </w:rPr>
          <w:t>un</w:t>
        </w:r>
      </w:ins>
      <w:del w:id="1091" w:author="Sammartano, Marc (BIC USA)" w:date="2017-03-04T09:25:00Z">
        <w:r w:rsidDel="00BB58B0">
          <w:delText>UN</w:delText>
        </w:r>
      </w:del>
      <w:r>
        <w:t xml:space="preserve"> commands expect to load program files, so they look in </w:t>
      </w:r>
      <w:del w:id="1092" w:author="Sammartano, Marc (BIC USA)" w:date="2017-03-04T09:29:00Z">
        <w:r w:rsidRPr="00BB58B0" w:rsidDel="00BB58B0">
          <w:rPr>
            <w:b/>
          </w:rPr>
          <w:delText>"</w:delText>
        </w:r>
      </w:del>
      <w:r w:rsidRPr="00BB58B0">
        <w:rPr>
          <w:b/>
        </w:rPr>
        <w:t>rfo-basic/source/</w:t>
      </w:r>
      <w:del w:id="1093" w:author="Sammartano, Marc (BIC USA)" w:date="2017-03-04T09:30:00Z">
        <w:r w:rsidDel="00BB58B0">
          <w:delText>"</w:delText>
        </w:r>
      </w:del>
      <w:r>
        <w:t>.</w:t>
      </w:r>
    </w:p>
    <w:p w:rsidR="00BB58B0" w:rsidRDefault="00D54187" w:rsidP="00BB58B0">
      <w:pPr>
        <w:pStyle w:val="ListParagraph"/>
        <w:numPr>
          <w:ilvl w:val="0"/>
          <w:numId w:val="54"/>
        </w:numPr>
        <w:rPr>
          <w:ins w:id="1094" w:author="Sammartano, Marc (BIC USA)" w:date="2017-03-04T09:27:00Z"/>
        </w:rPr>
      </w:pPr>
      <w:del w:id="1095" w:author="Sammartano, Marc (BIC USA)" w:date="2017-03-04T09:27:00Z">
        <w:r w:rsidDel="00BB58B0">
          <w:delText xml:space="preserve"> </w:delText>
        </w:r>
      </w:del>
      <w:r w:rsidRPr="00BB58B0">
        <w:rPr>
          <w:b/>
        </w:rPr>
        <w:t>SQLite</w:t>
      </w:r>
      <w:r>
        <w:t xml:space="preserve"> operations look for database files in </w:t>
      </w:r>
      <w:del w:id="1096" w:author="Sammartano, Marc (BIC USA)" w:date="2017-03-04T09:30:00Z">
        <w:r w:rsidDel="00BB58B0">
          <w:delText>"</w:delText>
        </w:r>
      </w:del>
      <w:r w:rsidRPr="00BB58B0">
        <w:rPr>
          <w:b/>
        </w:rPr>
        <w:t>rfo-basic/databases/</w:t>
      </w:r>
      <w:del w:id="1097" w:author="Sammartano, Marc (BIC USA)" w:date="2017-03-04T09:30:00Z">
        <w:r w:rsidDel="00BB58B0">
          <w:delText>"</w:delText>
        </w:r>
      </w:del>
      <w:r>
        <w:t>.</w:t>
      </w:r>
      <w:del w:id="1098" w:author="Sammartano, Marc (BIC USA)" w:date="2017-03-04T09:27:00Z">
        <w:r w:rsidDel="00BB58B0">
          <w:delText xml:space="preserve"> </w:delText>
        </w:r>
      </w:del>
    </w:p>
    <w:p w:rsidR="00D54187" w:rsidRDefault="00D54187" w:rsidP="00BB58B0">
      <w:pPr>
        <w:pStyle w:val="ListParagraph"/>
        <w:numPr>
          <w:ilvl w:val="0"/>
          <w:numId w:val="54"/>
        </w:numPr>
      </w:pPr>
      <w:r>
        <w:t xml:space="preserve">All other file operations look for data files in </w:t>
      </w:r>
      <w:del w:id="1099" w:author="Sammartano, Marc (BIC USA)" w:date="2017-03-04T09:30:00Z">
        <w:r w:rsidDel="00BB58B0">
          <w:delText>"</w:delText>
        </w:r>
      </w:del>
      <w:r w:rsidRPr="00BB58B0">
        <w:rPr>
          <w:b/>
        </w:rPr>
        <w:t>rfo-basic/data/</w:t>
      </w:r>
      <w:del w:id="1100" w:author="Sammartano, Marc (BIC USA)" w:date="2017-03-04T09:30:00Z">
        <w:r w:rsidDel="00BB58B0">
          <w:delText>"</w:delText>
        </w:r>
      </w:del>
      <w:r w:rsidR="00104664">
        <w:t>.</w:t>
      </w:r>
    </w:p>
    <w:p w:rsidR="0022424F" w:rsidRDefault="00D54187" w:rsidP="00053755">
      <w:r>
        <w:t>If you give a filename to a file command, it looks for that file</w:t>
      </w:r>
      <w:ins w:id="1101" w:author="Sammartano, Marc (BIC USA)" w:date="2017-03-04T10:11:00Z">
        <w:r w:rsidR="00053755">
          <w:t>name</w:t>
        </w:r>
      </w:ins>
      <w:r>
        <w:t xml:space="preserve"> in the default directory for commands of that type. </w:t>
      </w:r>
      <w:r w:rsidR="0022424F">
        <w:t xml:space="preserve">If you want to work with a file that is not in that directory, you </w:t>
      </w:r>
      <w:del w:id="1102" w:author="Sammartano, Marc (BIC USA)" w:date="2017-03-04T12:01:00Z">
        <w:r w:rsidR="0022424F" w:rsidDel="00D16803">
          <w:delText>will have</w:delText>
        </w:r>
        <w:r w:rsidR="00003B09" w:rsidDel="00D16803">
          <w:delText xml:space="preserve"> to</w:delText>
        </w:r>
      </w:del>
      <w:ins w:id="1103" w:author="Sammartano, Marc (BIC USA)" w:date="2017-03-04T12:01:00Z">
        <w:r w:rsidR="00D16803">
          <w:t>must</w:t>
        </w:r>
      </w:ins>
      <w:r w:rsidR="00003B09">
        <w:t xml:space="preserve"> specify</w:t>
      </w:r>
      <w:r w:rsidR="0022424F">
        <w:t xml:space="preserve"> a </w:t>
      </w:r>
      <w:ins w:id="1104" w:author="Sammartano, Marc (BIC USA)" w:date="2017-03-04T09:35:00Z">
        <w:r w:rsidR="00D55E54">
          <w:t xml:space="preserve">relative </w:t>
        </w:r>
      </w:ins>
      <w:r w:rsidR="0022424F">
        <w:t>path to the appropriate directory.</w:t>
      </w:r>
      <w:ins w:id="1105" w:author="Sammartano, Marc (BIC USA)" w:date="2017-03-04T10:45:00Z">
        <w:r w:rsidR="00386A2B">
          <w:t xml:space="preserve"> BASIC! adds your path to the default path.</w:t>
        </w:r>
      </w:ins>
    </w:p>
    <w:p w:rsidR="0022424F" w:rsidDel="00386A2B" w:rsidRDefault="0022424F" w:rsidP="00053755">
      <w:pPr>
        <w:rPr>
          <w:del w:id="1106" w:author="Sammartano, Marc (BIC USA)" w:date="2017-03-04T10:46:00Z"/>
        </w:rPr>
      </w:pPr>
      <w:del w:id="1107" w:author="Sammartano, Marc (BIC USA)" w:date="2017-03-04T10:46:00Z">
        <w:r w:rsidDel="00386A2B">
          <w:delText xml:space="preserve">The </w:delText>
        </w:r>
        <w:r w:rsidR="00F5651B" w:rsidDel="00386A2B">
          <w:delText>"</w:delText>
        </w:r>
        <w:r w:rsidDel="00386A2B">
          <w:delText>../</w:delText>
        </w:r>
        <w:r w:rsidR="00F5651B" w:rsidDel="00386A2B">
          <w:delText>"</w:delText>
        </w:r>
        <w:r w:rsidDel="00386A2B">
          <w:delText xml:space="preserve"> path notation means to back up from the current directory by one level. </w:delText>
        </w:r>
        <w:r w:rsidR="00D54788" w:rsidDel="00386A2B">
          <w:delText>T</w:delText>
        </w:r>
        <w:r w:rsidR="002705B5" w:rsidDel="00386A2B">
          <w:delText xml:space="preserve">he default path </w:delText>
        </w:r>
        <w:r w:rsidR="00D54187" w:rsidDel="00386A2B">
          <w:delText xml:space="preserve">for data files </w:delText>
        </w:r>
        <w:r w:rsidR="00D54788" w:rsidDel="00386A2B">
          <w:delText>is</w:delText>
        </w:r>
        <w:r w:rsidR="002705B5" w:rsidDel="00386A2B">
          <w:delText xml:space="preserve"> </w:delText>
        </w:r>
        <w:r w:rsidR="00F5651B" w:rsidDel="00386A2B">
          <w:delText>"</w:delText>
        </w:r>
        <w:r w:rsidR="00D54187" w:rsidDel="00386A2B">
          <w:delText>&lt;pref base drive&gt;</w:delText>
        </w:r>
        <w:r w:rsidR="002705B5" w:rsidDel="00386A2B">
          <w:delText>/</w:delText>
        </w:r>
        <w:r w:rsidR="00D54788" w:rsidDel="00386A2B">
          <w:delText>rfo-basic/</w:delText>
        </w:r>
        <w:r w:rsidR="002705B5" w:rsidDel="00386A2B">
          <w:delText>data</w:delText>
        </w:r>
        <w:r w:rsidR="00D54788" w:rsidDel="00386A2B">
          <w:delText>/</w:delText>
        </w:r>
        <w:r w:rsidR="00F5651B" w:rsidDel="00386A2B">
          <w:delText>"</w:delText>
        </w:r>
        <w:r w:rsidR="00D54187" w:rsidDel="00386A2B">
          <w:delText>.</w:delText>
        </w:r>
        <w:r w:rsidR="002705B5" w:rsidDel="00386A2B">
          <w:delText xml:space="preserve"> </w:delText>
        </w:r>
        <w:r w:rsidR="00D54788" w:rsidDel="00386A2B">
          <w:delText>The</w:delText>
        </w:r>
        <w:r w:rsidR="002705B5" w:rsidDel="00386A2B">
          <w:delText xml:space="preserve"> path</w:delText>
        </w:r>
        <w:r w:rsidDel="00386A2B">
          <w:delText xml:space="preserve"> </w:delText>
        </w:r>
        <w:r w:rsidR="00F5651B" w:rsidDel="00386A2B">
          <w:delText>"</w:delText>
        </w:r>
        <w:r w:rsidDel="00386A2B">
          <w:delText>../source/</w:delText>
        </w:r>
        <w:r w:rsidR="00F5651B" w:rsidDel="00386A2B">
          <w:delText>"</w:delText>
        </w:r>
        <w:r w:rsidDel="00386A2B">
          <w:delText xml:space="preserve"> tells BASIC! to back up </w:delText>
        </w:r>
        <w:r w:rsidR="00947670" w:rsidDel="00386A2B">
          <w:delText xml:space="preserve">to </w:delText>
        </w:r>
        <w:r w:rsidDel="00386A2B">
          <w:delText xml:space="preserve">the </w:delText>
        </w:r>
        <w:r w:rsidR="00F5651B" w:rsidDel="00386A2B">
          <w:delText>"</w:delText>
        </w:r>
        <w:r w:rsidR="00D54187" w:rsidDel="00386A2B">
          <w:delText>&lt;pref base drive&gt;</w:delText>
        </w:r>
        <w:r w:rsidDel="00386A2B">
          <w:delText>/rfo-basic/</w:delText>
        </w:r>
        <w:r w:rsidR="00F5651B" w:rsidDel="00386A2B">
          <w:delText>"</w:delText>
        </w:r>
        <w:r w:rsidDel="00386A2B">
          <w:delText xml:space="preserve"> directory and lo</w:delText>
        </w:r>
        <w:r w:rsidR="00D335ED" w:rsidDel="00386A2B">
          <w:delText xml:space="preserve">ok into the </w:delText>
        </w:r>
        <w:r w:rsidR="00F5651B" w:rsidDel="00386A2B">
          <w:delText>"</w:delText>
        </w:r>
        <w:r w:rsidR="00D335ED" w:rsidDel="00386A2B">
          <w:delText>source/</w:delText>
        </w:r>
        <w:r w:rsidR="00F5651B" w:rsidDel="00386A2B">
          <w:delText>"</w:delText>
        </w:r>
        <w:r w:rsidR="00D335ED" w:rsidDel="00386A2B">
          <w:delText xml:space="preserve"> directory.</w:delText>
        </w:r>
      </w:del>
    </w:p>
    <w:p w:rsidR="00D54788" w:rsidRPr="004F7FBD" w:rsidDel="00386A2B" w:rsidRDefault="00D54187" w:rsidP="00D335ED">
      <w:pPr>
        <w:spacing w:before="240" w:after="0"/>
        <w:rPr>
          <w:del w:id="1108" w:author="Sammartano, Marc (BIC USA)" w:date="2017-03-04T10:46:00Z"/>
        </w:rPr>
      </w:pPr>
      <w:del w:id="1109" w:author="Sammartano, Marc (BIC USA)" w:date="2017-03-04T10:46:00Z">
        <w:r w:rsidDel="00386A2B">
          <w:delText xml:space="preserve">The default &lt;pref base drive&gt; is the SD card, "/sdcard". </w:delText>
        </w:r>
        <w:r w:rsidR="00D335ED" w:rsidDel="00386A2B">
          <w:delText>If you want to work with a file in th</w:delText>
        </w:r>
        <w:r w:rsidR="002705B5" w:rsidDel="00386A2B">
          <w:delText xml:space="preserve">e root directory of the </w:delText>
        </w:r>
        <w:r w:rsidR="008209F2" w:rsidDel="00386A2B">
          <w:delText>SD card</w:delText>
        </w:r>
        <w:r w:rsidR="00EA1508" w:rsidDel="00386A2B">
          <w:delText>, the</w:delText>
        </w:r>
        <w:r w:rsidR="002705B5" w:rsidDel="00386A2B">
          <w:delText xml:space="preserve"> </w:delText>
        </w:r>
        <w:r w:rsidR="00D54788" w:rsidDel="00386A2B">
          <w:delText>path from the default</w:delText>
        </w:r>
        <w:r w:rsidR="002705B5" w:rsidDel="00386A2B">
          <w:delText xml:space="preserve"> path is </w:delText>
        </w:r>
        <w:r w:rsidR="00D54788" w:rsidDel="00386A2B">
          <w:delText xml:space="preserve">would be: </w:delText>
        </w:r>
        <w:r w:rsidR="00F5651B" w:rsidDel="00386A2B">
          <w:delText>"</w:delText>
        </w:r>
        <w:r w:rsidR="00D54788" w:rsidDel="00386A2B">
          <w:delText>../../</w:delText>
        </w:r>
        <w:r w:rsidR="00F5651B" w:rsidDel="00386A2B">
          <w:delText>"</w:delText>
        </w:r>
        <w:r w:rsidR="00D54788" w:rsidDel="00386A2B">
          <w:delText xml:space="preserve"> </w:delText>
        </w:r>
        <w:r w:rsidR="00003B09" w:rsidDel="00386A2B">
          <w:delText>Th</w:delText>
        </w:r>
        <w:r w:rsidR="00832ADA" w:rsidDel="00386A2B">
          <w:delText>is</w:delText>
        </w:r>
        <w:r w:rsidR="00D335ED" w:rsidDel="00386A2B">
          <w:delText xml:space="preserve"> tells BASIC! to back up two level</w:delText>
        </w:r>
        <w:r w:rsidR="00277FF8" w:rsidDel="00386A2B">
          <w:delText>s</w:delText>
        </w:r>
        <w:r w:rsidR="00D335ED" w:rsidDel="00386A2B">
          <w:delText xml:space="preserve"> from </w:delText>
        </w:r>
        <w:r w:rsidR="00F5651B" w:rsidDel="00386A2B">
          <w:delText>"</w:delText>
        </w:r>
        <w:r w:rsidR="00D335ED" w:rsidDel="00386A2B">
          <w:delText>/sd</w:delText>
        </w:r>
        <w:r w:rsidR="00763F33" w:rsidDel="00386A2B">
          <w:delText>card/rfo-basic/data</w:delText>
        </w:r>
        <w:r w:rsidDel="00386A2B">
          <w:delText>/</w:delText>
        </w:r>
        <w:r w:rsidR="00F5651B" w:rsidDel="00386A2B">
          <w:delText>"</w:delText>
        </w:r>
        <w:r w:rsidR="00763F33" w:rsidDel="00386A2B">
          <w:delText xml:space="preserve"> to </w:delText>
        </w:r>
        <w:r w:rsidR="00F5651B" w:rsidDel="00386A2B">
          <w:delText>"</w:delText>
        </w:r>
        <w:r w:rsidR="00763F33" w:rsidDel="00386A2B">
          <w:delText>/sdcard/</w:delText>
        </w:r>
        <w:r w:rsidR="00F5651B" w:rsidDel="00386A2B">
          <w:delText>"</w:delText>
        </w:r>
        <w:r w:rsidR="00514A7D" w:rsidDel="00386A2B">
          <w:delText>.</w:delText>
        </w:r>
        <w:r w:rsidR="00D612BA" w:rsidDel="00386A2B">
          <w:delText xml:space="preserve"> On most Android devices "sdcard" is a symbolic link (shortcut) to a longer path name, such as "/mnt/sdcard" or "/storage/sdcard0"</w:delText>
        </w:r>
        <w:r w:rsidR="00514A7D" w:rsidDel="00386A2B">
          <w:delText xml:space="preserve">. </w:delText>
        </w:r>
        <w:r w:rsidR="00D612BA" w:rsidDel="00386A2B">
          <w:delText xml:space="preserve">If you want to work with a file </w:delText>
        </w:r>
        <w:r w:rsidR="00B55199" w:rsidDel="00386A2B">
          <w:delText xml:space="preserve">in the root directory of the Android device, "/", you can use the </w:delText>
        </w:r>
      </w:del>
      <w:del w:id="1110" w:author="Sammartano, Marc (BIC USA)" w:date="2017-03-03T18:15:00Z">
        <w:r w:rsidR="00B55199" w:rsidDel="003B163E">
          <w:delText>FILE</w:delText>
        </w:r>
      </w:del>
      <w:del w:id="1111" w:author="Sammartano, Marc (BIC USA)" w:date="2017-03-04T10:46:00Z">
        <w:r w:rsidR="00B55199" w:rsidRPr="003B163E" w:rsidDel="00386A2B">
          <w:rPr>
            <w:b/>
          </w:rPr>
          <w:delText>.</w:delText>
        </w:r>
      </w:del>
      <w:del w:id="1112" w:author="Sammartano, Marc (BIC USA)" w:date="2017-03-03T18:15:00Z">
        <w:r w:rsidR="00B55199" w:rsidDel="003B163E">
          <w:delText xml:space="preserve">ROOT </w:delText>
        </w:r>
      </w:del>
      <w:del w:id="1113" w:author="Sammartano, Marc (BIC USA)" w:date="2017-03-04T10:46:00Z">
        <w:r w:rsidR="00B55199" w:rsidDel="00386A2B">
          <w:delText>command to get the full path of the &lt;pref base drive&gt;.</w:delText>
        </w:r>
      </w:del>
    </w:p>
    <w:p w:rsidR="00D335ED" w:rsidDel="00386A2B" w:rsidRDefault="0077315A" w:rsidP="00D335ED">
      <w:pPr>
        <w:spacing w:before="240" w:after="0"/>
        <w:rPr>
          <w:del w:id="1114" w:author="Sammartano, Marc (BIC USA)" w:date="2017-03-04T10:46:00Z"/>
        </w:rPr>
      </w:pPr>
      <w:del w:id="1115" w:author="Sammartano, Marc (BIC USA)" w:date="2017-03-04T10:46:00Z">
        <w:r w:rsidDel="00386A2B">
          <w:delText>All of the</w:delText>
        </w:r>
        <w:r w:rsidR="00832ADA" w:rsidDel="00386A2B">
          <w:delText>se paths</w:delText>
        </w:r>
        <w:r w:rsidDel="00386A2B">
          <w:delText xml:space="preserve"> get you to a directory where you want</w:delText>
        </w:r>
        <w:r w:rsidR="00832ADA" w:rsidDel="00386A2B">
          <w:delText xml:space="preserve"> to</w:delText>
        </w:r>
        <w:r w:rsidDel="00386A2B">
          <w:delText xml:space="preserve"> read, write</w:delText>
        </w:r>
        <w:r w:rsidR="00D54187" w:rsidDel="00386A2B">
          <w:delText>,</w:delText>
        </w:r>
        <w:r w:rsidDel="00386A2B">
          <w:delText xml:space="preserve"> or create</w:delText>
        </w:r>
        <w:r w:rsidR="00D54187" w:rsidDel="00386A2B">
          <w:delText xml:space="preserve"> a file</w:delText>
        </w:r>
        <w:r w:rsidDel="00386A2B">
          <w:delText>. To access that specific file, you add the filename to the path.</w:delText>
        </w:r>
      </w:del>
    </w:p>
    <w:p w:rsidR="0077315A" w:rsidRDefault="00832ADA" w:rsidP="00156EC7">
      <w:pPr>
        <w:pStyle w:val="ListParagraph"/>
        <w:numPr>
          <w:ilvl w:val="0"/>
          <w:numId w:val="14"/>
        </w:numPr>
        <w:spacing w:before="240" w:after="0"/>
      </w:pPr>
      <w:del w:id="1116" w:author="Sammartano, Marc (BIC USA)" w:date="2017-03-04T10:48:00Z">
        <w:r w:rsidDel="00386A2B">
          <w:delText>In order</w:delText>
        </w:r>
        <w:r w:rsidR="0077315A" w:rsidDel="00386A2B">
          <w:delText xml:space="preserve"> t</w:delText>
        </w:r>
      </w:del>
      <w:ins w:id="1117" w:author="Sammartano, Marc (BIC USA)" w:date="2017-03-04T10:48:00Z">
        <w:r w:rsidR="00386A2B">
          <w:t>T</w:t>
        </w:r>
      </w:ins>
      <w:r w:rsidR="0077315A">
        <w:t>o read the file</w:t>
      </w:r>
      <w:r>
        <w:t xml:space="preserve"> "</w:t>
      </w:r>
      <w:r w:rsidR="0077315A">
        <w:t>names.txt</w:t>
      </w:r>
      <w:r>
        <w:t>"</w:t>
      </w:r>
      <w:r w:rsidR="0077315A">
        <w:t xml:space="preserve"> in </w:t>
      </w:r>
      <w:r w:rsidR="00F5651B">
        <w:t>"</w:t>
      </w:r>
      <w:del w:id="1118" w:author="Sammartano, Marc (BIC USA)" w:date="2017-03-04T10:47:00Z">
        <w:r w:rsidR="0077315A" w:rsidDel="00386A2B">
          <w:delText>/sdcard/</w:delText>
        </w:r>
      </w:del>
      <w:r w:rsidR="0077315A">
        <w:t>rfo-basic/data/</w:t>
      </w:r>
      <w:r w:rsidR="00F5651B">
        <w:t>"</w:t>
      </w:r>
      <w:r>
        <w:t>,</w:t>
      </w:r>
      <w:r w:rsidR="0077315A">
        <w:t xml:space="preserve"> the path </w:t>
      </w:r>
      <w:ins w:id="1119" w:author="Sammartano, Marc (BIC USA)" w:date="2017-03-04T10:48:00Z">
        <w:r w:rsidR="00386A2B">
          <w:t>is</w:t>
        </w:r>
      </w:ins>
      <w:del w:id="1120" w:author="Sammartano, Marc (BIC USA)" w:date="2017-03-04T10:48:00Z">
        <w:r w:rsidR="0077315A" w:rsidDel="00386A2B">
          <w:delText>would be</w:delText>
        </w:r>
      </w:del>
      <w:r w:rsidR="0077315A">
        <w:t xml:space="preserve"> </w:t>
      </w:r>
      <w:r w:rsidR="00F5651B">
        <w:t>"</w:t>
      </w:r>
      <w:r w:rsidR="0077315A">
        <w:t>names.txt</w:t>
      </w:r>
      <w:r w:rsidR="00F5651B">
        <w:t>"</w:t>
      </w:r>
      <w:r w:rsidR="000C0A8B">
        <w:t>.</w:t>
      </w:r>
    </w:p>
    <w:p w:rsidR="0077315A" w:rsidRDefault="00832ADA" w:rsidP="00156EC7">
      <w:pPr>
        <w:pStyle w:val="ListParagraph"/>
        <w:numPr>
          <w:ilvl w:val="0"/>
          <w:numId w:val="14"/>
        </w:numPr>
        <w:spacing w:before="240" w:after="0"/>
        <w:rPr>
          <w:ins w:id="1121" w:author="Sammartano, Marc (BIC USA)" w:date="2017-03-04T10:49:00Z"/>
        </w:rPr>
      </w:pPr>
      <w:del w:id="1122" w:author="Sammartano, Marc (BIC USA)" w:date="2017-03-04T10:48:00Z">
        <w:r w:rsidDel="00386A2B">
          <w:delText>In order t</w:delText>
        </w:r>
      </w:del>
      <w:ins w:id="1123" w:author="Sammartano, Marc (BIC USA)" w:date="2017-03-04T10:48:00Z">
        <w:r w:rsidR="00386A2B">
          <w:t>T</w:t>
        </w:r>
      </w:ins>
      <w:r>
        <w:t>o read the program file</w:t>
      </w:r>
      <w:r w:rsidR="0077315A">
        <w:t xml:space="preserve"> </w:t>
      </w:r>
      <w:r>
        <w:t>"</w:t>
      </w:r>
      <w:r w:rsidR="0077315A">
        <w:t>sines.bas</w:t>
      </w:r>
      <w:r>
        <w:t>"</w:t>
      </w:r>
      <w:r w:rsidR="0077315A">
        <w:t xml:space="preserve"> in </w:t>
      </w:r>
      <w:r w:rsidR="00F5651B">
        <w:t>"</w:t>
      </w:r>
      <w:del w:id="1124" w:author="Sammartano, Marc (BIC USA)" w:date="2017-03-04T10:47:00Z">
        <w:r w:rsidR="0077315A" w:rsidDel="00386A2B">
          <w:delText>/sdcard/</w:delText>
        </w:r>
      </w:del>
      <w:r w:rsidR="0077315A">
        <w:t>rfo-basic/source</w:t>
      </w:r>
      <w:r w:rsidR="00F5651B">
        <w:t>"</w:t>
      </w:r>
      <w:r w:rsidR="007A3059">
        <w:t>,</w:t>
      </w:r>
      <w:r w:rsidR="0077315A">
        <w:t xml:space="preserve"> the path </w:t>
      </w:r>
      <w:ins w:id="1125" w:author="Sammartano, Marc (BIC USA)" w:date="2017-03-04T10:49:00Z">
        <w:r w:rsidR="00386A2B">
          <w:t>is</w:t>
        </w:r>
      </w:ins>
      <w:del w:id="1126" w:author="Sammartano, Marc (BIC USA)" w:date="2017-03-04T10:49:00Z">
        <w:r w:rsidR="0077315A" w:rsidDel="00386A2B">
          <w:delText>would be</w:delText>
        </w:r>
      </w:del>
      <w:r w:rsidR="0077315A">
        <w:t xml:space="preserve"> </w:t>
      </w:r>
      <w:r w:rsidR="00F5651B">
        <w:t>"</w:t>
      </w:r>
      <w:r w:rsidR="0077315A">
        <w:t>../source/sines.bas</w:t>
      </w:r>
      <w:r w:rsidR="00F5651B">
        <w:t>"</w:t>
      </w:r>
      <w:r w:rsidR="000C0A8B">
        <w:t>.</w:t>
      </w:r>
    </w:p>
    <w:p w:rsidR="00175A45" w:rsidRDefault="00175A45" w:rsidP="00175A45">
      <w:pPr>
        <w:pStyle w:val="Heading2"/>
        <w:rPr>
          <w:ins w:id="1127" w:author="Sammartano, Marc (BIC USA)" w:date="2017-03-04T10:50:00Z"/>
        </w:rPr>
      </w:pPr>
      <w:bookmarkStart w:id="1128" w:name="_Toc477150787"/>
      <w:ins w:id="1129" w:author="Sammartano, Marc (BIC USA)" w:date="2017-03-04T10:49:00Z">
        <w:r>
          <w:t xml:space="preserve">Paths </w:t>
        </w:r>
      </w:ins>
      <w:ins w:id="1130" w:author="Sammartano, Marc (BIC USA)" w:date="2017-03-04T10:50:00Z">
        <w:r>
          <w:t>O</w:t>
        </w:r>
      </w:ins>
      <w:ins w:id="1131" w:author="Sammartano, Marc (BIC USA)" w:date="2017-03-04T10:49:00Z">
        <w:r>
          <w:t>utside of BASIC!</w:t>
        </w:r>
      </w:ins>
      <w:bookmarkEnd w:id="1128"/>
    </w:p>
    <w:p w:rsidR="007D01CF" w:rsidRDefault="007D01CF" w:rsidP="007D01CF">
      <w:pPr>
        <w:rPr>
          <w:ins w:id="1132" w:author="Sammartano, Marc (BIC USA)" w:date="2017-03-04T11:38:00Z"/>
        </w:rPr>
      </w:pPr>
      <w:ins w:id="1133" w:author="Sammartano, Marc (BIC USA)" w:date="2017-03-04T11:38:00Z">
        <w:r>
          <w:t>BASIC! runs on an Android device, and its files are part of the Android file system.</w:t>
        </w:r>
      </w:ins>
    </w:p>
    <w:p w:rsidR="008E337D" w:rsidRPr="00175A45" w:rsidRDefault="007D01CF" w:rsidP="00175A45">
      <w:ins w:id="1134" w:author="Sammartano, Marc (BIC USA)" w:date="2017-03-04T11:39:00Z">
        <w:r>
          <w:t>Y</w:t>
        </w:r>
      </w:ins>
      <w:ins w:id="1135" w:author="Sammartano, Marc (BIC USA)" w:date="2017-03-04T11:36:00Z">
        <w:r>
          <w:t>ou</w:t>
        </w:r>
      </w:ins>
      <w:ins w:id="1136" w:author="Sammartano, Marc (BIC USA)" w:date="2017-03-04T11:39:00Z">
        <w:r>
          <w:t xml:space="preserve"> can</w:t>
        </w:r>
      </w:ins>
      <w:ins w:id="1137" w:author="Sammartano, Marc (BIC USA)" w:date="2017-03-04T11:36:00Z">
        <w:r>
          <w:t xml:space="preserve"> </w:t>
        </w:r>
      </w:ins>
      <w:ins w:id="1138" w:author="Sammartano, Marc (BIC USA)" w:date="2017-03-04T11:26:00Z">
        <w:r w:rsidR="008E337D">
          <w:t xml:space="preserve">use relative paths to access files outside of </w:t>
        </w:r>
        <w:r>
          <w:t>the</w:t>
        </w:r>
        <w:r w:rsidR="008E337D">
          <w:t xml:space="preserve"> base directory.</w:t>
        </w:r>
      </w:ins>
      <w:ins w:id="1139" w:author="Sammartano, Marc (BIC USA)" w:date="2017-03-04T11:27:00Z">
        <w:r>
          <w:t xml:space="preserve"> To continue the example</w:t>
        </w:r>
        <w:r w:rsidR="008E337D">
          <w:t xml:space="preserve"> from the previous section, assume the absolute Android path to the</w:t>
        </w:r>
        <w:r w:rsidR="008A66A9">
          <w:t xml:space="preserve"> &lt;pref </w:t>
        </w:r>
        <w:r w:rsidR="008E337D">
          <w:t>base</w:t>
        </w:r>
      </w:ins>
      <w:ins w:id="1140" w:author="Sammartano, Marc (BIC USA)" w:date="2017-03-05T04:06:00Z">
        <w:r w:rsidR="008A66A9">
          <w:t xml:space="preserve"> </w:t>
        </w:r>
      </w:ins>
      <w:ins w:id="1141" w:author="Sammartano, Marc (BIC USA)" w:date="2017-03-04T11:27:00Z">
        <w:r w:rsidR="008E337D">
          <w:t>drive&gt; is "/sdcard"</w:t>
        </w:r>
      </w:ins>
      <w:ins w:id="1142" w:author="Sammartano, Marc (BIC USA)" w:date="2017-03-04T11:26:00Z">
        <w:r>
          <w:t>:</w:t>
        </w:r>
      </w:ins>
    </w:p>
    <w:p w:rsidR="00485133" w:rsidRPr="007D01CF" w:rsidRDefault="008E337D" w:rsidP="007D01CF">
      <w:pPr>
        <w:pStyle w:val="ListParagraph"/>
        <w:numPr>
          <w:ilvl w:val="0"/>
          <w:numId w:val="55"/>
        </w:numPr>
        <w:rPr>
          <w:ins w:id="1143" w:author="Sammartano, Marc (BIC USA)" w:date="2017-03-04T11:36:00Z"/>
        </w:rPr>
      </w:pPr>
      <w:ins w:id="1144" w:author="Sammartano, Marc (BIC USA)" w:date="2017-03-04T11:26:00Z">
        <w:r w:rsidRPr="007D01CF">
          <w:t>T</w:t>
        </w:r>
      </w:ins>
      <w:del w:id="1145" w:author="Unknown">
        <w:r w:rsidR="007A3059" w:rsidRPr="007D01CF" w:rsidDel="008E337D">
          <w:delText>In order</w:delText>
        </w:r>
        <w:r w:rsidR="0077315A" w:rsidRPr="007D01CF" w:rsidDel="008E337D">
          <w:delText xml:space="preserve"> t</w:delText>
        </w:r>
      </w:del>
      <w:r w:rsidR="0077315A" w:rsidRPr="007D01CF">
        <w:t xml:space="preserve">o </w:t>
      </w:r>
      <w:del w:id="1146" w:author="Sammartano, Marc (BIC USA)" w:date="2017-03-04T12:02:00Z">
        <w:r w:rsidR="0077315A" w:rsidRPr="007D01CF" w:rsidDel="00D16803">
          <w:delText>access</w:delText>
        </w:r>
      </w:del>
      <w:ins w:id="1147" w:author="Sammartano, Marc (BIC USA)" w:date="2017-03-04T12:02:00Z">
        <w:r w:rsidR="00D16803">
          <w:t>read</w:t>
        </w:r>
      </w:ins>
      <w:r w:rsidR="0077315A" w:rsidRPr="007D01CF">
        <w:t xml:space="preserve"> the music file</w:t>
      </w:r>
      <w:r w:rsidR="007A3059" w:rsidRPr="007D01CF">
        <w:t xml:space="preserve"> "</w:t>
      </w:r>
      <w:r w:rsidR="0077315A" w:rsidRPr="007D01CF">
        <w:t>rain.mp3</w:t>
      </w:r>
      <w:r w:rsidR="007A3059" w:rsidRPr="007D01CF">
        <w:t>"</w:t>
      </w:r>
      <w:r w:rsidR="0077315A" w:rsidRPr="007D01CF">
        <w:t xml:space="preserve"> in </w:t>
      </w:r>
      <w:r w:rsidR="00F5651B" w:rsidRPr="007D01CF">
        <w:t>"</w:t>
      </w:r>
      <w:r w:rsidR="0077315A" w:rsidRPr="007D01CF">
        <w:t>/sdcard/music/</w:t>
      </w:r>
      <w:r w:rsidR="00F5651B" w:rsidRPr="007D01CF">
        <w:t>"</w:t>
      </w:r>
      <w:r w:rsidR="007A3059" w:rsidRPr="007D01CF">
        <w:t>,</w:t>
      </w:r>
      <w:r w:rsidR="0077315A" w:rsidRPr="007D01CF">
        <w:t xml:space="preserve"> the </w:t>
      </w:r>
      <w:ins w:id="1148" w:author="Sammartano, Marc (BIC USA)" w:date="2017-03-04T11:38:00Z">
        <w:r w:rsidR="007D01CF">
          <w:t xml:space="preserve">BASIC! </w:t>
        </w:r>
      </w:ins>
      <w:r w:rsidR="0077315A" w:rsidRPr="007D01CF">
        <w:t xml:space="preserve">path </w:t>
      </w:r>
      <w:ins w:id="1149" w:author="Sammartano, Marc (BIC USA)" w:date="2017-03-04T11:30:00Z">
        <w:r w:rsidR="007D01CF" w:rsidRPr="007D01CF">
          <w:t>is</w:t>
        </w:r>
      </w:ins>
      <w:del w:id="1150" w:author="Unknown">
        <w:r w:rsidR="0077315A" w:rsidRPr="007D01CF" w:rsidDel="007D01CF">
          <w:delText>would be</w:delText>
        </w:r>
      </w:del>
      <w:r w:rsidR="0077315A" w:rsidRPr="007D01CF">
        <w:t xml:space="preserve"> </w:t>
      </w:r>
      <w:r w:rsidR="00F5651B" w:rsidRPr="007D01CF">
        <w:t>"</w:t>
      </w:r>
      <w:r w:rsidR="0077315A" w:rsidRPr="007D01CF">
        <w:t>../../music/rain.mp3</w:t>
      </w:r>
      <w:r w:rsidR="00F5651B" w:rsidRPr="007D01CF">
        <w:t>"</w:t>
      </w:r>
      <w:r w:rsidR="000C0A8B" w:rsidRPr="007D01CF">
        <w:t>.</w:t>
      </w:r>
      <w:ins w:id="1151" w:author="Sammartano, Marc (BIC USA)" w:date="2017-03-04T11:30:00Z">
        <w:r w:rsidR="007D01CF">
          <w:t xml:space="preserve"> The </w:t>
        </w:r>
        <w:r w:rsidR="007D01CF" w:rsidRPr="007D01CF">
          <w:t>path</w:t>
        </w:r>
      </w:ins>
      <w:ins w:id="1152" w:author="Sammartano, Marc (BIC USA)" w:date="2017-03-04T11:38:00Z">
        <w:r w:rsidR="007D01CF">
          <w:t xml:space="preserve"> is</w:t>
        </w:r>
      </w:ins>
      <w:ins w:id="1153" w:author="Sammartano, Marc (BIC USA)" w:date="2017-03-04T11:30:00Z">
        <w:r w:rsidR="007D01CF" w:rsidRPr="007D01CF">
          <w:t xml:space="preserve"> relative to the default directory </w:t>
        </w:r>
      </w:ins>
      <w:ins w:id="1154" w:author="Sammartano, Marc (BIC USA)" w:date="2017-03-04T11:31:00Z">
        <w:r w:rsidR="007D01CF" w:rsidRPr="007D01CF">
          <w:t xml:space="preserve">for general data </w:t>
        </w:r>
      </w:ins>
      <w:ins w:id="1155" w:author="Sammartano, Marc (BIC USA)" w:date="2017-03-04T11:30:00Z">
        <w:r w:rsidR="007D01CF" w:rsidRPr="007D01CF">
          <w:t>"&lt;pref</w:t>
        </w:r>
      </w:ins>
      <w:ins w:id="1156" w:author="Sammartano, Marc (BIC USA)" w:date="2017-03-05T04:06:00Z">
        <w:r w:rsidR="008A66A9">
          <w:t xml:space="preserve"> </w:t>
        </w:r>
      </w:ins>
      <w:ins w:id="1157" w:author="Sammartano, Marc (BIC USA)" w:date="2017-03-04T11:30:00Z">
        <w:r w:rsidR="007D01CF" w:rsidRPr="007D01CF">
          <w:t>base</w:t>
        </w:r>
      </w:ins>
      <w:ins w:id="1158" w:author="Sammartano, Marc (BIC USA)" w:date="2017-03-05T04:06:00Z">
        <w:r w:rsidR="008A66A9">
          <w:t xml:space="preserve"> </w:t>
        </w:r>
      </w:ins>
      <w:ins w:id="1159" w:author="Sammartano, Marc (BIC USA)" w:date="2017-03-04T11:30:00Z">
        <w:r w:rsidR="007D01CF" w:rsidRPr="007D01CF">
          <w:t>drive&gt;/rfo-basic/data/".</w:t>
        </w:r>
      </w:ins>
    </w:p>
    <w:p w:rsidR="001D2780" w:rsidRDefault="001D2780" w:rsidP="001D2780">
      <w:pPr>
        <w:rPr>
          <w:ins w:id="1160" w:author="Sammartano, Marc (BIC USA)" w:date="2017-03-04T11:54:00Z"/>
        </w:rPr>
      </w:pPr>
      <w:ins w:id="1161" w:author="Sammartano, Marc (BIC USA)" w:date="2017-03-04T11:54:00Z">
        <w:r>
          <w:t>Use care when writing paths that look up from the &lt;pref</w:t>
        </w:r>
      </w:ins>
      <w:ins w:id="1162" w:author="Sammartano, Marc (BIC USA)" w:date="2017-03-05T04:06:00Z">
        <w:r w:rsidR="008A66A9">
          <w:t xml:space="preserve"> </w:t>
        </w:r>
      </w:ins>
      <w:ins w:id="1163" w:author="Sammartano, Marc (BIC USA)" w:date="2017-03-04T11:54:00Z">
        <w:r>
          <w:t>base</w:t>
        </w:r>
      </w:ins>
      <w:ins w:id="1164" w:author="Sammartano, Marc (BIC USA)" w:date="2017-03-05T04:07:00Z">
        <w:r w:rsidR="008A66A9">
          <w:t xml:space="preserve"> </w:t>
        </w:r>
      </w:ins>
      <w:ins w:id="1165" w:author="Sammartano, Marc (BIC USA)" w:date="2017-03-04T11:54:00Z">
        <w:r>
          <w:t xml:space="preserve">drive&gt;. The directory </w:t>
        </w:r>
      </w:ins>
      <w:ins w:id="1166" w:author="Sammartano, Marc (BIC USA)" w:date="2017-03-04T11:55:00Z">
        <w:r>
          <w:t xml:space="preserve">name </w:t>
        </w:r>
      </w:ins>
      <w:ins w:id="1167" w:author="Sammartano, Marc (BIC USA)" w:date="2017-03-04T11:54:00Z">
        <w:r>
          <w:t>may not be what you expect, and it may not be the same on all Android devices.</w:t>
        </w:r>
      </w:ins>
    </w:p>
    <w:p w:rsidR="007268CF" w:rsidRDefault="001D2780" w:rsidP="007D01CF">
      <w:pPr>
        <w:rPr>
          <w:ins w:id="1168" w:author="Sammartano, Marc (BIC USA)" w:date="2017-03-04T11:39:00Z"/>
        </w:rPr>
      </w:pPr>
      <w:ins w:id="1169" w:author="Sammartano, Marc (BIC USA)" w:date="2017-03-04T11:54:00Z">
        <w:r>
          <w:t>E</w:t>
        </w:r>
      </w:ins>
      <w:ins w:id="1170" w:author="Sammartano, Marc (BIC USA)" w:date="2017-03-04T11:37:00Z">
        <w:r w:rsidR="007D01CF">
          <w:t xml:space="preserve">very file on an Android device has an absolute path. Unfortunately, on most Android devices every file has several absolute paths. </w:t>
        </w:r>
      </w:ins>
      <w:ins w:id="1171" w:author="Sammartano, Marc (BIC USA)" w:date="2017-03-04T12:04:00Z">
        <w:r w:rsidR="00D16803">
          <w:t>T</w:t>
        </w:r>
      </w:ins>
      <w:ins w:id="1172" w:author="Sammartano, Marc (BIC USA)" w:date="2017-03-04T11:37:00Z">
        <w:r w:rsidR="007D01CF">
          <w:t>he default &lt;pref</w:t>
        </w:r>
      </w:ins>
      <w:ins w:id="1173" w:author="Sammartano, Marc (BIC USA)" w:date="2017-03-05T04:07:00Z">
        <w:r w:rsidR="008A66A9">
          <w:t xml:space="preserve"> </w:t>
        </w:r>
      </w:ins>
      <w:ins w:id="1174" w:author="Sammartano, Marc (BIC USA)" w:date="2017-03-04T11:37:00Z">
        <w:r w:rsidR="007D01CF">
          <w:t>base</w:t>
        </w:r>
      </w:ins>
      <w:ins w:id="1175" w:author="Sammartano, Marc (BIC USA)" w:date="2017-03-05T04:07:00Z">
        <w:r w:rsidR="008A66A9">
          <w:t xml:space="preserve"> </w:t>
        </w:r>
      </w:ins>
      <w:ins w:id="1176" w:author="Sammartano, Marc (BIC USA)" w:date="2017-03-04T11:37:00Z">
        <w:r w:rsidR="007D01CF">
          <w:t xml:space="preserve">drive&gt; can be reached with the absolute Android path "/sdcard". The name "sdcard" is a shortcut (a </w:t>
        </w:r>
        <w:r w:rsidR="007D01CF" w:rsidRPr="007D01CF">
          <w:rPr>
            <w:i/>
          </w:rPr>
          <w:t>symbolic link</w:t>
        </w:r>
        <w:r w:rsidR="007D01CF">
          <w:t xml:space="preserve">) that means different things on different </w:t>
        </w:r>
        <w:r>
          <w:t xml:space="preserve">devices. </w:t>
        </w:r>
        <w:r w:rsidR="007D01CF">
          <w:t>"</w:t>
        </w:r>
      </w:ins>
      <w:ins w:id="1177" w:author="Sammartano, Marc (BIC USA)" w:date="2017-03-04T11:56:00Z">
        <w:r w:rsidR="008A66A9">
          <w:t xml:space="preserve">&lt;pref </w:t>
        </w:r>
        <w:r>
          <w:t>base</w:t>
        </w:r>
      </w:ins>
      <w:ins w:id="1178" w:author="Sammartano, Marc (BIC USA)" w:date="2017-03-05T04:07:00Z">
        <w:r w:rsidR="008A66A9">
          <w:t xml:space="preserve"> </w:t>
        </w:r>
      </w:ins>
      <w:ins w:id="1179" w:author="Sammartano, Marc (BIC USA)" w:date="2017-03-04T11:56:00Z">
        <w:r>
          <w:t>drive&gt;/rfo-basic</w:t>
        </w:r>
      </w:ins>
      <w:ins w:id="1180" w:author="Sammartano, Marc (BIC USA)" w:date="2017-03-04T11:57:00Z">
        <w:r>
          <w:t>/../</w:t>
        </w:r>
      </w:ins>
      <w:ins w:id="1181" w:author="Sammartano, Marc (BIC USA)" w:date="2017-03-04T11:37:00Z">
        <w:r w:rsidR="007D01CF">
          <w:t xml:space="preserve">" may not get to </w:t>
        </w:r>
      </w:ins>
      <w:ins w:id="1182" w:author="Sammartano, Marc (BIC USA)" w:date="2017-03-04T11:58:00Z">
        <w:r>
          <w:t xml:space="preserve">the Android directory </w:t>
        </w:r>
      </w:ins>
      <w:ins w:id="1183" w:author="Sammartano, Marc (BIC USA)" w:date="2017-03-04T11:37:00Z">
        <w:r w:rsidR="007D01CF">
          <w:t>"/sdcard", but to something like "/storage/emulated/legacy".</w:t>
        </w:r>
      </w:ins>
    </w:p>
    <w:p w:rsidR="007D01CF" w:rsidRPr="007268CF" w:rsidRDefault="007268CF" w:rsidP="007D01CF">
      <w:ins w:id="1184" w:author="Sammartano, Marc (BIC USA)" w:date="2017-03-04T11:42:00Z">
        <w:r>
          <w:t xml:space="preserve">You can use the command </w:t>
        </w:r>
        <w:r>
          <w:rPr>
            <w:b/>
          </w:rPr>
          <w:t>File.root</w:t>
        </w:r>
        <w:r>
          <w:t xml:space="preserve"> to get the absolute Android path to the BASIC! &lt;pref</w:t>
        </w:r>
      </w:ins>
      <w:ins w:id="1185" w:author="Sammartano, Marc (BIC USA)" w:date="2017-03-05T04:07:00Z">
        <w:r w:rsidR="008A66A9">
          <w:t xml:space="preserve"> </w:t>
        </w:r>
      </w:ins>
      <w:ins w:id="1186" w:author="Sammartano, Marc (BIC USA)" w:date="2017-03-04T11:42:00Z">
        <w:r>
          <w:t>base</w:t>
        </w:r>
      </w:ins>
      <w:ins w:id="1187" w:author="Sammartano, Marc (BIC USA)" w:date="2017-03-05T04:07:00Z">
        <w:r w:rsidR="008A66A9">
          <w:t xml:space="preserve"> </w:t>
        </w:r>
      </w:ins>
      <w:ins w:id="1188" w:author="Sammartano, Marc (BIC USA)" w:date="2017-03-04T11:42:00Z">
        <w:r>
          <w:t>drive&gt;.</w:t>
        </w:r>
      </w:ins>
    </w:p>
    <w:p w:rsidR="005E27ED" w:rsidRDefault="005E27ED" w:rsidP="005E27ED">
      <w:pPr>
        <w:pStyle w:val="Heading2"/>
      </w:pPr>
      <w:bookmarkStart w:id="1189" w:name="_Toc477150788"/>
      <w:r>
        <w:t>Paths and Case-sensitivity</w:t>
      </w:r>
      <w:bookmarkEnd w:id="1189"/>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w:t>
      </w:r>
      <w:del w:id="1190" w:author="Sammartano, Marc (BIC USA)" w:date="2017-03-05T00:27:00Z">
        <w:r w:rsidDel="00696B9A">
          <w:delText>-</w:delText>
        </w:r>
      </w:del>
      <w:r>
        <w:t>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1191" w:name="_Toc477150789"/>
      <w:r>
        <w:lastRenderedPageBreak/>
        <w:t>Mark and Mark Limit</w:t>
      </w:r>
      <w:bookmarkEnd w:id="1191"/>
    </w:p>
    <w:p w:rsidR="00876EDA" w:rsidRDefault="00876EDA" w:rsidP="00876EDA">
      <w:r w:rsidRPr="00876EDA">
        <w:rPr>
          <w:b/>
        </w:rPr>
        <w:t>Note</w:t>
      </w:r>
      <w:r>
        <w:t>: This is an advanced file management technique that you will rarely need to use. However</w:t>
      </w:r>
      <w:ins w:id="1192" w:author="Sammartano, Marc (BIC USA)" w:date="2017-03-03T10:48:00Z">
        <w:r w:rsidR="00720621">
          <w:t>,</w:t>
        </w:r>
      </w:ins>
      <w:r>
        <w:t xml:space="preserve">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1193" w:name="_Toc477150790"/>
      <w:r>
        <w:t>File Commands</w:t>
      </w:r>
      <w:bookmarkEnd w:id="1193"/>
    </w:p>
    <w:p w:rsidR="00C70574" w:rsidRDefault="00C70574" w:rsidP="00EB1F62">
      <w:pPr>
        <w:pStyle w:val="Heading2"/>
      </w:pPr>
      <w:bookmarkStart w:id="1194" w:name="_Toc477150791"/>
      <w:r>
        <w:t>File.</w:t>
      </w:r>
      <w:r w:rsidR="000B4495">
        <w:t>d</w:t>
      </w:r>
      <w:r>
        <w:t xml:space="preserve">elete </w:t>
      </w:r>
      <w:r w:rsidR="00792AD4">
        <w:t>&lt;lvar&gt;</w:t>
      </w:r>
      <w:r>
        <w:t>, &lt;</w:t>
      </w:r>
      <w:r w:rsidR="000B4495">
        <w:t>p</w:t>
      </w:r>
      <w:r>
        <w:t>ath_sexp&gt;</w:t>
      </w:r>
      <w:bookmarkEnd w:id="1194"/>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1195" w:name="_Toc477150792"/>
      <w:r>
        <w:lastRenderedPageBreak/>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1195"/>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1D4DB4">
        <w:instrText>$</w:instrText>
      </w:r>
      <w:r w:rsidR="008E2479">
        <w:instrText>[]</w:instrText>
      </w:r>
      <w:r w:rsidR="00C744B1">
        <w:instrText xml:space="preserve"> {, &lt;dirmark_sexp&gt;}</w:instrText>
      </w:r>
      <w:r w:rsidR="00335552">
        <w:instrText xml:space="preserve">" </w:instrText>
      </w:r>
      <w:r w:rsidR="00520661">
        <w:fldChar w:fldCharType="end"/>
      </w:r>
    </w:p>
    <w:p w:rsidR="00EB7A4A" w:rsidRDefault="00CA0730" w:rsidP="00545323">
      <w:r>
        <w:t>R</w:t>
      </w:r>
      <w:r w:rsidR="0077315A">
        <w:t>eturns the names of the files</w:t>
      </w:r>
      <w:r w:rsidR="00FD4E93">
        <w:t xml:space="preserve"> and directories</w:t>
      </w:r>
      <w:r w:rsidR="0077315A">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F454BB">
        <w:t>.</w:t>
      </w:r>
      <w:r w:rsidR="008E2479">
        <w:t xml:space="preserve"> The </w:t>
      </w:r>
      <w:r w:rsidR="00C744B1">
        <w:t>array is</w:t>
      </w:r>
      <w:r w:rsidR="008E2479">
        <w:t xml:space="preserve"> sorted alphabetically with the directories at the top of the list.</w:t>
      </w:r>
      <w:r w:rsidR="00CA0730">
        <w:t xml:space="preserve"> If the array exists, it is overwritten</w:t>
      </w:r>
      <w:r w:rsidR="00D262B9">
        <w:t>,</w:t>
      </w:r>
      <w:r w:rsidR="00CA0730">
        <w:t xml:space="preserve"> </w:t>
      </w:r>
      <w:r w:rsidR="00D262B9">
        <w:t>o</w:t>
      </w:r>
      <w:r w:rsidR="00CA0730">
        <w:t>therwise a new array is created. The result is always a one-dimensional array</w:t>
      </w:r>
      <w:ins w:id="1196" w:author="Sammartano, Marc (BIC USA)" w:date="2016-06-27T15:44:00Z">
        <w:r w:rsidR="008E2066">
          <w:t>.</w:t>
        </w:r>
      </w:ins>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EA6104" w:rsidRPr="00EA6104" w:rsidRDefault="00EA6104" w:rsidP="00545323">
      <w:r>
        <w:rPr>
          <w:b/>
        </w:rPr>
        <w:t>Dir</w:t>
      </w:r>
      <w:r>
        <w:t xml:space="preserve"> is a valid alias for this command.</w:t>
      </w:r>
    </w:p>
    <w:p w:rsidR="00C70574" w:rsidRDefault="00C70574" w:rsidP="00EB1F62">
      <w:pPr>
        <w:pStyle w:val="Heading2"/>
      </w:pPr>
      <w:bookmarkStart w:id="1197" w:name="_Toc477150793"/>
      <w:r>
        <w:t>File.</w:t>
      </w:r>
      <w:r w:rsidR="000B4495">
        <w:t>e</w:t>
      </w:r>
      <w:r>
        <w:t>xists &lt;</w:t>
      </w:r>
      <w:r w:rsidR="00BA0F9C">
        <w:t>l</w:t>
      </w:r>
      <w:r>
        <w:t>var&gt;, &lt;</w:t>
      </w:r>
      <w:r w:rsidR="000B4495">
        <w:t>p</w:t>
      </w:r>
      <w:r>
        <w:t>ath_sexp&gt;</w:t>
      </w:r>
      <w:bookmarkEnd w:id="1197"/>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A0730" w:rsidP="00C70574">
      <w:r>
        <w:t>R</w:t>
      </w:r>
      <w:r w:rsidR="00C70574">
        <w:t>eports if th</w:t>
      </w:r>
      <w:r w:rsidR="00D67B9F">
        <w:t>e &lt;</w:t>
      </w:r>
      <w:r w:rsidR="000B4495">
        <w:t>p</w:t>
      </w:r>
      <w:r w:rsidR="00D67B9F">
        <w:t xml:space="preserve">ath_sexp&gt; directory or file </w:t>
      </w:r>
      <w:r w:rsidR="00C70574">
        <w:t xml:space="preserve">exists. If the directory or file </w:t>
      </w:r>
      <w:r w:rsidR="00D67B9F">
        <w:t>does not exist</w:t>
      </w:r>
      <w:r w:rsidR="00C70574">
        <w:t>, the &lt;</w:t>
      </w:r>
      <w:r w:rsidR="00BA0F9C">
        <w:t>l</w:t>
      </w:r>
      <w:r w:rsidR="00C70574">
        <w:t xml:space="preserve">var&gt; will contain zero. If the file or directory </w:t>
      </w:r>
      <w:r w:rsidR="00D67B9F">
        <w:t>does</w:t>
      </w:r>
      <w:r w:rsidR="00C70574">
        <w:t xml:space="preserve"> exist, the &lt;</w:t>
      </w:r>
      <w:r w:rsidR="00BA0F9C">
        <w:t>l</w:t>
      </w:r>
      <w:r w:rsidR="00C70574">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1198" w:name="_Toc477150794"/>
      <w:r>
        <w:t>File.</w:t>
      </w:r>
      <w:r w:rsidR="000B4495">
        <w:t>m</w:t>
      </w:r>
      <w:r w:rsidR="002D4A72">
        <w:t>kdir</w:t>
      </w:r>
      <w:r w:rsidR="00C56F97">
        <w:t xml:space="preserve"> &lt;</w:t>
      </w:r>
      <w:r w:rsidR="000B4495">
        <w:t>p</w:t>
      </w:r>
      <w:r w:rsidR="00C56F97">
        <w:t>ath_sexp</w:t>
      </w:r>
      <w:r w:rsidR="00EF35E8">
        <w:t>&gt;</w:t>
      </w:r>
      <w:bookmarkEnd w:id="1198"/>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r w:rsidR="00EA6104">
        <w:fldChar w:fldCharType="begin"/>
      </w:r>
      <w:r w:rsidR="00EA6104">
        <w:instrText xml:space="preserve"> XE "</w:instrText>
      </w:r>
      <w:r w:rsidR="0077731B">
        <w:instrText>m</w:instrText>
      </w:r>
      <w:r w:rsidR="00EA6104" w:rsidRPr="00DE2D3C">
        <w:instrText>kdir &lt;</w:instrText>
      </w:r>
      <w:r w:rsidR="00EA6104">
        <w:instrText>p</w:instrText>
      </w:r>
      <w:r w:rsidR="00EA6104" w:rsidRPr="00DE2D3C">
        <w:instrText>ath_sexp&gt;</w:instrText>
      </w:r>
      <w:r w:rsidR="00EA6104">
        <w:instrText xml:space="preserve">" </w:instrText>
      </w:r>
      <w:r w:rsidR="00EA6104">
        <w:fldChar w:fldCharType="end"/>
      </w:r>
    </w:p>
    <w:p w:rsidR="00C70574" w:rsidRDefault="00C56F97" w:rsidP="007A3059">
      <w:r>
        <w:t xml:space="preserve">Before you can use a directory, the directory must exist. </w:t>
      </w:r>
      <w:r w:rsidR="00EA6104">
        <w:t>Use this</w:t>
      </w:r>
      <w:r>
        <w:t xml:space="preserve"> command to create </w:t>
      </w:r>
      <w:r w:rsidR="009A2D50">
        <w:t xml:space="preserve">a </w:t>
      </w:r>
      <w:r>
        <w:t>director</w:t>
      </w:r>
      <w:r w:rsidR="009A2D50">
        <w:t>y</w:t>
      </w:r>
      <w:r w:rsidR="00EA6104">
        <w:t xml:space="preserve"> </w:t>
      </w:r>
      <w:r w:rsidR="009A2D50">
        <w:t>named by t</w:t>
      </w:r>
      <w:r w:rsidR="00EA6104">
        <w:t>he path string &lt;path_sexp&gt;.</w:t>
      </w:r>
    </w:p>
    <w:p w:rsidR="00D54788" w:rsidRDefault="00D54788" w:rsidP="009A2D50">
      <w:pPr>
        <w:spacing w:after="0"/>
      </w:pPr>
      <w:r>
        <w:t xml:space="preserve">The </w:t>
      </w:r>
      <w:r w:rsidR="009A2D50">
        <w:t>new directory is created</w:t>
      </w:r>
      <w:r w:rsidR="00EA6104">
        <w:t xml:space="preserve"> relative to the </w:t>
      </w:r>
      <w:r>
        <w:t xml:space="preserve">default </w:t>
      </w:r>
      <w:r w:rsidR="00EA6104">
        <w:t>directory</w:t>
      </w:r>
      <w:r>
        <w:t xml:space="preserve"> </w:t>
      </w:r>
      <w:r w:rsidR="00F5651B">
        <w:t>"</w:t>
      </w:r>
      <w:r w:rsidR="000C0A8B">
        <w:t>&lt;pref base drive&gt;/</w:t>
      </w:r>
      <w:r>
        <w:t>rfo-basic/data/</w:t>
      </w:r>
      <w:r w:rsidR="00F5651B">
        <w:t>"</w:t>
      </w:r>
      <w:r w:rsidR="007A3059">
        <w:t>.</w:t>
      </w:r>
      <w:r w:rsidR="009A2D50">
        <w:t xml:space="preserve"> For example:</w:t>
      </w:r>
    </w:p>
    <w:p w:rsidR="00C56F97" w:rsidRDefault="00C56F97" w:rsidP="00156EC7">
      <w:pPr>
        <w:pStyle w:val="ListParagraph"/>
        <w:numPr>
          <w:ilvl w:val="0"/>
          <w:numId w:val="32"/>
        </w:numPr>
      </w:pPr>
      <w:r>
        <w:t xml:space="preserve">To create a new directory, </w:t>
      </w:r>
      <w:r w:rsidR="00F5651B">
        <w:t>"</w:t>
      </w:r>
      <w:r>
        <w:t>homes</w:t>
      </w:r>
      <w:r w:rsidR="00F5651B">
        <w:t>"</w:t>
      </w:r>
      <w:r>
        <w:t xml:space="preserve">, in </w:t>
      </w:r>
      <w:r w:rsidR="00F5651B">
        <w:t>"</w:t>
      </w:r>
      <w:r w:rsidR="000C0A8B">
        <w:t>&lt;pref base drive&gt;/</w:t>
      </w:r>
      <w:r>
        <w:t>rfo_basic/data/</w:t>
      </w:r>
      <w:r w:rsidR="00F5651B">
        <w:t>"</w:t>
      </w:r>
      <w:r w:rsidR="009A2D50">
        <w:t>,</w:t>
      </w:r>
      <w:r>
        <w:t xml:space="preserve"> </w:t>
      </w:r>
      <w:r w:rsidR="009A2D50">
        <w:t>use the path</w:t>
      </w:r>
      <w:r>
        <w:t xml:space="preserve"> </w:t>
      </w:r>
      <w:r w:rsidR="00F5651B">
        <w:t>"</w:t>
      </w:r>
      <w:r>
        <w:t>homes/</w:t>
      </w:r>
      <w:r w:rsidR="00F5651B">
        <w:t>"</w:t>
      </w:r>
      <w:r w:rsidR="00A50C6A">
        <w:t>, or simply "homes"</w:t>
      </w:r>
      <w:r w:rsidR="007A3059">
        <w:t>.</w:t>
      </w:r>
    </w:p>
    <w:p w:rsidR="00C56F97" w:rsidRPr="00F454BB" w:rsidRDefault="00C56F97" w:rsidP="00156EC7">
      <w:pPr>
        <w:pStyle w:val="ListParagraph"/>
        <w:numPr>
          <w:ilvl w:val="0"/>
          <w:numId w:val="32"/>
        </w:numPr>
      </w:pPr>
      <w:r>
        <w:t xml:space="preserve">To create a new directory, </w:t>
      </w:r>
      <w:r w:rsidR="007A3059">
        <w:t>"</w:t>
      </w:r>
      <w:r>
        <w:t>icons</w:t>
      </w:r>
      <w:r w:rsidR="007A3059">
        <w:t>"</w:t>
      </w:r>
      <w:r>
        <w:t>, in the root direct</w:t>
      </w:r>
      <w:r w:rsidR="00C70574">
        <w:t xml:space="preserve">ory of the </w:t>
      </w:r>
      <w:r w:rsidR="008209F2">
        <w:t>SD card</w:t>
      </w:r>
      <w:r w:rsidR="009A2D50">
        <w:t>,</w:t>
      </w:r>
      <w:r w:rsidR="00C70574">
        <w:t xml:space="preserve"> </w:t>
      </w:r>
      <w:r w:rsidR="009A2D50">
        <w:t>us</w:t>
      </w:r>
      <w:r w:rsidR="00C70574">
        <w:t xml:space="preserve">e </w:t>
      </w:r>
      <w:r w:rsidR="00F5651B">
        <w:t>"</w:t>
      </w:r>
      <w:r>
        <w:t>../</w:t>
      </w:r>
      <w:r w:rsidR="00D54788">
        <w:t>../</w:t>
      </w:r>
      <w:r>
        <w:t>icons</w:t>
      </w:r>
      <w:r w:rsidR="00F5651B">
        <w:t>"</w:t>
      </w:r>
      <w:r w:rsidR="007A3059">
        <w:t>.</w:t>
      </w:r>
    </w:p>
    <w:p w:rsidR="00EA6104" w:rsidRPr="00EA6104" w:rsidRDefault="00EA6104" w:rsidP="00EA6104">
      <w:r>
        <w:rPr>
          <w:b/>
        </w:rPr>
        <w:t>Mkdir</w:t>
      </w:r>
      <w:r>
        <w:t xml:space="preserve"> is a valid alias for this command.</w:t>
      </w:r>
    </w:p>
    <w:p w:rsidR="002D4A72" w:rsidRDefault="00766F4F" w:rsidP="00EB1F62">
      <w:pPr>
        <w:pStyle w:val="Heading2"/>
      </w:pPr>
      <w:bookmarkStart w:id="1199" w:name="_Toc477150795"/>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1199"/>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 xml:space="preserve">The </w:t>
      </w:r>
      <w:r w:rsidR="009A2D50">
        <w:t>r</w:t>
      </w:r>
      <w:r>
        <w:t>ename operation can not only change the name of a file or a directory, it can also move the file or directory to another directory.</w:t>
      </w:r>
    </w:p>
    <w:p w:rsidR="00DF6D7A" w:rsidRDefault="00DF6D7A" w:rsidP="007A3059">
      <w:r>
        <w:t>For example:</w:t>
      </w:r>
    </w:p>
    <w:p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r w:rsidR="00DF6D7A" w:rsidRPr="00EF53E1">
        <w:rPr>
          <w:rFonts w:ascii="Letter Gothic" w:hAnsi="Letter Gothic"/>
          <w:b w:val="0"/>
        </w:rPr>
        <w:t>testfile1.txt</w:t>
      </w:r>
      <w:r w:rsidR="00F5651B" w:rsidRPr="00EF53E1">
        <w:rPr>
          <w:rFonts w:ascii="Letter Gothic" w:hAnsi="Letter Gothic"/>
          <w:b w:val="0"/>
        </w:rPr>
        <w:t>"</w:t>
      </w:r>
    </w:p>
    <w:p w:rsidR="002D4A72" w:rsidRDefault="00DF6D7A" w:rsidP="007A3059">
      <w:r>
        <w:lastRenderedPageBreak/>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EA6104" w:rsidRPr="00EA6104" w:rsidRDefault="00EA6104" w:rsidP="00EA6104">
      <w:r>
        <w:rPr>
          <w:b/>
        </w:rPr>
        <w:t>Rename</w:t>
      </w:r>
      <w:r>
        <w:t xml:space="preserve"> is a valid alias for this command.</w:t>
      </w:r>
    </w:p>
    <w:p w:rsidR="00385DE4" w:rsidRDefault="00385DE4" w:rsidP="00EB1F62">
      <w:pPr>
        <w:pStyle w:val="Heading2"/>
      </w:pPr>
      <w:bookmarkStart w:id="1200" w:name="_Toc477150796"/>
      <w:r>
        <w:t>File.</w:t>
      </w:r>
      <w:r w:rsidR="000B4495">
        <w:t>r</w:t>
      </w:r>
      <w:r>
        <w:t>oot &lt;svar&gt;</w:t>
      </w:r>
      <w:bookmarkEnd w:id="1200"/>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1D2780" w:rsidRDefault="00385DE4" w:rsidP="00385DE4">
      <w:pPr>
        <w:rPr>
          <w:ins w:id="1201" w:author="Sammartano, Marc (BIC USA)" w:date="2017-03-04T11:48:00Z"/>
        </w:rPr>
      </w:pPr>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w:t>
      </w:r>
      <w:ins w:id="1202" w:author="Sammartano, Marc (BIC USA)" w:date="2017-03-05T04:07:00Z">
        <w:r w:rsidR="008A66A9">
          <w:t xml:space="preserve"> </w:t>
        </w:r>
      </w:ins>
      <w:del w:id="1203" w:author="Sammartano, Marc (BIC USA)" w:date="2017-03-05T04:07:00Z">
        <w:r w:rsidR="00B55199" w:rsidDel="008A66A9">
          <w:delText>_</w:delText>
        </w:r>
      </w:del>
      <w:r w:rsidR="00B55199">
        <w:t>base</w:t>
      </w:r>
      <w:ins w:id="1204" w:author="Sammartano, Marc (BIC USA)" w:date="2017-03-05T04:07:00Z">
        <w:r w:rsidR="008A66A9">
          <w:t xml:space="preserve"> </w:t>
        </w:r>
      </w:ins>
      <w:del w:id="1205" w:author="Sammartano, Marc (BIC USA)" w:date="2017-03-05T04:07:00Z">
        <w:r w:rsidR="00B55199" w:rsidDel="008A66A9">
          <w:delText>_</w:delText>
        </w:r>
      </w:del>
      <w:r w:rsidR="00B55199">
        <w:t xml:space="preserve">drive&gt; is expanded to the full absolute </w:t>
      </w:r>
      <w:ins w:id="1206" w:author="Sammartano, Marc (BIC USA)" w:date="2017-03-04T11:43:00Z">
        <w:r w:rsidR="007268CF">
          <w:t xml:space="preserve">Android </w:t>
        </w:r>
      </w:ins>
      <w:r w:rsidR="00B55199">
        <w:t>path from the file system root, "/".</w:t>
      </w:r>
    </w:p>
    <w:p w:rsidR="00385DE4" w:rsidRPr="00385DE4" w:rsidRDefault="007268CF" w:rsidP="00385DE4">
      <w:ins w:id="1207" w:author="Sammartano, Marc (BIC USA)" w:date="2017-03-04T11:48:00Z">
        <w:r>
          <w:t xml:space="preserve">You cannot use this path in any BASIC! command, as BASIC! paths are relative to a </w:t>
        </w:r>
      </w:ins>
      <w:ins w:id="1208" w:author="Sammartano, Marc (BIC USA)" w:date="2017-03-04T11:49:00Z">
        <w:r>
          <w:t xml:space="preserve">command-dependent </w:t>
        </w:r>
      </w:ins>
      <w:ins w:id="1209" w:author="Sammartano, Marc (BIC USA)" w:date="2017-03-04T11:48:00Z">
        <w:r>
          <w:t>default directory.</w:t>
        </w:r>
      </w:ins>
      <w:ins w:id="1210" w:author="Sammartano, Marc (BIC USA)" w:date="2017-03-04T11:49:00Z">
        <w:r>
          <w:t xml:space="preserve"> However, you can use it to compute a relative path to parts of the Android file system outside of the BASIC!</w:t>
        </w:r>
      </w:ins>
      <w:ins w:id="1211" w:author="Sammartano, Marc (BIC USA)" w:date="2017-03-04T11:50:00Z">
        <w:r w:rsidR="001D2780">
          <w:t xml:space="preserve"> &lt;</w:t>
        </w:r>
        <w:r w:rsidR="008A66A9">
          <w:t xml:space="preserve">pref </w:t>
        </w:r>
        <w:r w:rsidR="001D2780">
          <w:t>base</w:t>
        </w:r>
        <w:r w:rsidR="008A66A9">
          <w:t xml:space="preserve"> </w:t>
        </w:r>
        <w:r w:rsidR="001D2780">
          <w:t>drive&gt;</w:t>
        </w:r>
      </w:ins>
      <w:ins w:id="1212" w:author="Sammartano, Marc (BIC USA)" w:date="2017-03-04T11:49:00Z">
        <w:r>
          <w:t>.</w:t>
        </w:r>
      </w:ins>
    </w:p>
    <w:p w:rsidR="006A59CE" w:rsidRDefault="006A59CE" w:rsidP="00EB1F62">
      <w:pPr>
        <w:pStyle w:val="Heading2"/>
      </w:pPr>
      <w:bookmarkStart w:id="1213" w:name="_Toc477150797"/>
      <w:r>
        <w:t>File.</w:t>
      </w:r>
      <w:r w:rsidR="000B4495">
        <w:t>s</w:t>
      </w:r>
      <w:r>
        <w:t>ize &lt;size_nvar&gt;, &lt;</w:t>
      </w:r>
      <w:r w:rsidR="000B4495">
        <w:t>p</w:t>
      </w:r>
      <w:r>
        <w:t>ath_sexp&gt;</w:t>
      </w:r>
      <w:bookmarkEnd w:id="1213"/>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 xml:space="preserve">ath_sexp&gt; </w:t>
      </w:r>
      <w:r w:rsidR="00CA0730">
        <w:t>is</w:t>
      </w:r>
      <w:r>
        <w:t xml:space="preserve"> returned in &lt;size_nvar&gt;.</w:t>
      </w:r>
      <w:r w:rsidR="006D0694">
        <w:t xml:space="preserve"> If there is no file at &lt;</w:t>
      </w:r>
      <w:r w:rsidR="000B4495">
        <w:t>p</w:t>
      </w:r>
      <w:r w:rsidR="006D0694">
        <w:t>ath_sexp&gt;, th</w:t>
      </w:r>
      <w:r w:rsidR="00CA0730">
        <w:t>is</w:t>
      </w:r>
      <w:r w:rsidR="006D0694">
        <w:t xml:space="preserve"> </w:t>
      </w:r>
      <w:r w:rsidR="00CA0730">
        <w:t>command</w:t>
      </w:r>
      <w:r w:rsidR="006D0694">
        <w:t xml:space="preserve"> generate</w:t>
      </w:r>
      <w:r w:rsidR="00CA0730">
        <w:t>s</w:t>
      </w:r>
      <w:r w:rsidR="006D0694">
        <w:t xml:space="preserve"> a run-time error.</w:t>
      </w:r>
    </w:p>
    <w:p w:rsidR="006A59CE" w:rsidRDefault="006A59CE" w:rsidP="006A59CE">
      <w:r>
        <w:t xml:space="preserve">The </w:t>
      </w:r>
      <w:r w:rsidR="00CA0730">
        <w:t xml:space="preserve">&lt;path_sexp&gt; is appended to the </w:t>
      </w:r>
      <w:r>
        <w:t>default path</w:t>
      </w:r>
      <w:r w:rsidR="00CA0730">
        <w:t>,</w:t>
      </w:r>
      <w:r>
        <w:t xml:space="preserve">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1214" w:name="_Toc477150798"/>
      <w:r>
        <w:t>File.type &lt;type_</w:t>
      </w:r>
      <w:r w:rsidR="00BD2E33">
        <w:t>s</w:t>
      </w:r>
      <w:r>
        <w:t>var&gt;, &lt;path_sexp&gt;</w:t>
      </w:r>
      <w:bookmarkEnd w:id="1214"/>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1215" w:name="_Toc477150799"/>
      <w:r>
        <w:t>Text File I/O</w:t>
      </w:r>
      <w:bookmarkEnd w:id="121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1216" w:name="_Toc477150800"/>
      <w:r>
        <w:t>Text.open</w:t>
      </w:r>
      <w:r w:rsidR="000F6104">
        <w:t xml:space="preserve"> {r|w|a}, &lt;</w:t>
      </w:r>
      <w:r w:rsidR="000B4495">
        <w:t>f</w:t>
      </w:r>
      <w:r w:rsidR="000F6104">
        <w:t>ile_table</w:t>
      </w:r>
      <w:r w:rsidR="00CD065B">
        <w:t>_nvar&gt;, &lt;</w:t>
      </w:r>
      <w:r w:rsidR="000B4495">
        <w:t>p</w:t>
      </w:r>
      <w:r w:rsidR="00CD065B">
        <w:t>ath_sexp&gt;</w:t>
      </w:r>
      <w:bookmarkEnd w:id="1216"/>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9288" w:type="dxa"/>
        <w:tblInd w:w="288" w:type="dxa"/>
        <w:tblLook w:val="04A0" w:firstRow="1" w:lastRow="0" w:firstColumn="1" w:lastColumn="0" w:noHBand="0" w:noVBand="1"/>
      </w:tblPr>
      <w:tblGrid>
        <w:gridCol w:w="1350"/>
        <w:gridCol w:w="990"/>
        <w:gridCol w:w="6948"/>
      </w:tblGrid>
      <w:tr w:rsidR="00492A8D" w:rsidRPr="002C2F6D" w:rsidTr="008E2066">
        <w:tc>
          <w:tcPr>
            <w:tcW w:w="1350" w:type="dxa"/>
          </w:tcPr>
          <w:p w:rsidR="00492A8D" w:rsidRPr="002C2F6D" w:rsidRDefault="00AC4920" w:rsidP="00492A8D">
            <w:pPr>
              <w:jc w:val="center"/>
              <w:rPr>
                <w:b/>
              </w:rPr>
            </w:pPr>
            <w:r>
              <w:rPr>
                <w:b/>
              </w:rPr>
              <w:lastRenderedPageBreak/>
              <w:t>Parameter</w:t>
            </w:r>
          </w:p>
        </w:tc>
        <w:tc>
          <w:tcPr>
            <w:tcW w:w="990" w:type="dxa"/>
          </w:tcPr>
          <w:p w:rsidR="00492A8D" w:rsidRPr="002C2F6D" w:rsidRDefault="00492A8D" w:rsidP="00492A8D">
            <w:pPr>
              <w:jc w:val="center"/>
              <w:rPr>
                <w:b/>
              </w:rPr>
            </w:pPr>
            <w:r>
              <w:rPr>
                <w:b/>
              </w:rPr>
              <w:t>Mode</w:t>
            </w:r>
          </w:p>
        </w:tc>
        <w:tc>
          <w:tcPr>
            <w:tcW w:w="6948" w:type="dxa"/>
          </w:tcPr>
          <w:p w:rsidR="00492A8D" w:rsidRDefault="00492A8D" w:rsidP="00064566">
            <w:pPr>
              <w:jc w:val="center"/>
              <w:rPr>
                <w:b/>
              </w:rPr>
            </w:pPr>
            <w:r>
              <w:rPr>
                <w:b/>
              </w:rPr>
              <w:t>Notes</w:t>
            </w:r>
          </w:p>
        </w:tc>
      </w:tr>
      <w:tr w:rsidR="008E2066" w:rsidRPr="005B3879" w:rsidTr="008E2066">
        <w:tc>
          <w:tcPr>
            <w:tcW w:w="1350" w:type="dxa"/>
          </w:tcPr>
          <w:p w:rsidR="008E2066" w:rsidRPr="005B3879" w:rsidRDefault="008E2066" w:rsidP="008E2066">
            <w:pPr>
              <w:jc w:val="center"/>
            </w:pPr>
            <w:r>
              <w:t>r</w:t>
            </w:r>
          </w:p>
        </w:tc>
        <w:tc>
          <w:tcPr>
            <w:tcW w:w="990" w:type="dxa"/>
          </w:tcPr>
          <w:p w:rsidR="008E2066" w:rsidRPr="005B3879" w:rsidRDefault="008E2066" w:rsidP="008E2066">
            <w:pPr>
              <w:jc w:val="center"/>
            </w:pPr>
            <w:r>
              <w:t>read</w:t>
            </w:r>
          </w:p>
        </w:tc>
        <w:tc>
          <w:tcPr>
            <w:tcW w:w="6948" w:type="dxa"/>
          </w:tcPr>
          <w:p w:rsidR="008E2066" w:rsidRDefault="008E2066" w:rsidP="008E2066">
            <w:ins w:id="1217" w:author="Sammartano, Marc (BIC USA)" w:date="2016-06-27T15:48:00Z">
              <w:r>
                <w:t>File exists: Reads from the start of the file.</w:t>
              </w:r>
              <w:r>
                <w:br/>
                <w:t>File does not exist: Error (see below).</w:t>
              </w:r>
            </w:ins>
          </w:p>
        </w:tc>
      </w:tr>
      <w:tr w:rsidR="008E2066" w:rsidRPr="005B3879" w:rsidTr="008E2066">
        <w:tc>
          <w:tcPr>
            <w:tcW w:w="1350" w:type="dxa"/>
          </w:tcPr>
          <w:p w:rsidR="008E2066" w:rsidRPr="005B3879" w:rsidRDefault="008E2066" w:rsidP="008E2066">
            <w:pPr>
              <w:jc w:val="center"/>
            </w:pPr>
            <w:r>
              <w:t>w</w:t>
            </w:r>
          </w:p>
        </w:tc>
        <w:tc>
          <w:tcPr>
            <w:tcW w:w="990" w:type="dxa"/>
          </w:tcPr>
          <w:p w:rsidR="008E2066" w:rsidRPr="005B3879" w:rsidRDefault="008E2066" w:rsidP="008E2066">
            <w:pPr>
              <w:jc w:val="center"/>
            </w:pPr>
            <w:r>
              <w:t>write</w:t>
            </w:r>
          </w:p>
        </w:tc>
        <w:tc>
          <w:tcPr>
            <w:tcW w:w="6948" w:type="dxa"/>
          </w:tcPr>
          <w:p w:rsidR="008E2066" w:rsidRDefault="008E2066" w:rsidP="008E2066">
            <w:ins w:id="1218" w:author="Sammartano, Marc (BIC USA)" w:date="2016-06-27T15:49:00Z">
              <w:r>
                <w:t xml:space="preserve">File exists: </w:t>
              </w:r>
            </w:ins>
            <w:r>
              <w:t>Write</w:t>
            </w:r>
            <w:ins w:id="1219" w:author="Sammartano, Marc (BIC USA)" w:date="2016-06-27T15:51:00Z">
              <w:r>
                <w:t>s</w:t>
              </w:r>
            </w:ins>
            <w:r>
              <w:t xml:space="preserve"> from the start of the file. Writes over any existing data.</w:t>
            </w:r>
            <w:ins w:id="1220" w:author="Sammartano, Marc (BIC USA)" w:date="2016-06-27T15:50:00Z">
              <w:r>
                <w:br/>
                <w:t>File does not exist: Creates a new file. Writes from the start of the file.</w:t>
              </w:r>
            </w:ins>
          </w:p>
        </w:tc>
      </w:tr>
      <w:tr w:rsidR="008E2066" w:rsidRPr="005B3879" w:rsidTr="008E2066">
        <w:tc>
          <w:tcPr>
            <w:tcW w:w="1350" w:type="dxa"/>
          </w:tcPr>
          <w:p w:rsidR="008E2066" w:rsidRPr="005B3879" w:rsidRDefault="008E2066" w:rsidP="008E2066">
            <w:pPr>
              <w:jc w:val="center"/>
            </w:pPr>
            <w:r>
              <w:t>a</w:t>
            </w:r>
          </w:p>
        </w:tc>
        <w:tc>
          <w:tcPr>
            <w:tcW w:w="990" w:type="dxa"/>
          </w:tcPr>
          <w:p w:rsidR="008E2066" w:rsidRPr="005B3879" w:rsidRDefault="008E2066" w:rsidP="008E2066">
            <w:pPr>
              <w:jc w:val="center"/>
            </w:pPr>
            <w:r>
              <w:t>append</w:t>
            </w:r>
          </w:p>
        </w:tc>
        <w:tc>
          <w:tcPr>
            <w:tcW w:w="6948" w:type="dxa"/>
          </w:tcPr>
          <w:p w:rsidR="008E2066" w:rsidRDefault="008E2066" w:rsidP="008E2066">
            <w:ins w:id="1221" w:author="Sammartano, Marc (BIC USA)" w:date="2016-06-27T15:51:00Z">
              <w:r>
                <w:t xml:space="preserve">File exists: </w:t>
              </w:r>
            </w:ins>
            <w:r>
              <w:t>Writing starts after the last line in the file.</w:t>
            </w:r>
            <w:ins w:id="1222" w:author="Sammartano, Marc (BIC USA)" w:date="2016-06-27T15:52:00Z">
              <w:r>
                <w:br/>
                <w:t>File does not exist: Creates a new file. Writes from the start of the file.</w:t>
              </w:r>
            </w:ins>
          </w:p>
        </w:tc>
      </w:tr>
    </w:tbl>
    <w:p w:rsidR="00CD065B" w:rsidRDefault="00CD065B" w:rsidP="00492A8D">
      <w:pPr>
        <w:spacing w:before="200"/>
      </w:pPr>
      <w:r>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1223" w:name="_Toc477150801"/>
      <w:r>
        <w:t>Text.close &lt;</w:t>
      </w:r>
      <w:r w:rsidR="000B4495">
        <w:t>f</w:t>
      </w:r>
      <w:r>
        <w:t>ile_table_n</w:t>
      </w:r>
      <w:r w:rsidR="00896CFC">
        <w:t>exp</w:t>
      </w:r>
      <w:r>
        <w:t>&gt;</w:t>
      </w:r>
      <w:bookmarkEnd w:id="1223"/>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1224" w:name="_Toc477150802"/>
      <w:r>
        <w:t>Text.readln</w:t>
      </w:r>
      <w:r w:rsidR="000F6104">
        <w:t xml:space="preserve"> &lt;</w:t>
      </w:r>
      <w:r w:rsidR="000B4495">
        <w:t>f</w:t>
      </w:r>
      <w:r w:rsidR="000F6104">
        <w:t>ile_table_n</w:t>
      </w:r>
      <w:r w:rsidR="00896CFC">
        <w:t>exp</w:t>
      </w:r>
      <w:r w:rsidR="000F6104">
        <w:t>&gt;</w:t>
      </w:r>
      <w:r w:rsidR="00055418">
        <w:t xml:space="preserve"> {</w:t>
      </w:r>
      <w:r w:rsidR="000F6104">
        <w:t>,&lt;svar&gt;</w:t>
      </w:r>
      <w:r w:rsidR="00055418">
        <w:t>}...</w:t>
      </w:r>
      <w:bookmarkEnd w:id="1224"/>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w:instrText>
      </w:r>
      <w:r w:rsidR="00055418">
        <w:instrText xml:space="preserve"> {</w:instrText>
      </w:r>
      <w:r w:rsidR="008A6BAC" w:rsidRPr="002E6C8B">
        <w:instrText>,&lt;svar&gt;</w:instrText>
      </w:r>
      <w:r w:rsidR="00055418">
        <w:instrText>}...</w:instrText>
      </w:r>
      <w:r w:rsidR="008A6BAC">
        <w:instrText xml:space="preserve">" </w:instrText>
      </w:r>
      <w:r w:rsidR="00520661">
        <w:fldChar w:fldCharType="end"/>
      </w:r>
    </w:p>
    <w:p w:rsidR="00F65FC1" w:rsidRDefault="001E2A81" w:rsidP="001D7C02">
      <w:r>
        <w:t>Read t</w:t>
      </w:r>
      <w:r w:rsidR="000F6104">
        <w:t>he line</w:t>
      </w:r>
      <w:r w:rsidR="00055418">
        <w:t>s</w:t>
      </w:r>
      <w:r w:rsidR="000F6104">
        <w:t xml:space="preserve"> from the specified</w:t>
      </w:r>
      <w:r w:rsidR="00F65FC1">
        <w:t>,</w:t>
      </w:r>
      <w:r w:rsidR="000F6104">
        <w:t xml:space="preserve"> previously opened file </w:t>
      </w:r>
      <w:r>
        <w:t xml:space="preserve">and write </w:t>
      </w:r>
      <w:r w:rsidR="00055418">
        <w:t>them</w:t>
      </w:r>
      <w:r w:rsidR="000F6104">
        <w:t xml:space="preserve"> into </w:t>
      </w:r>
      <w:r w:rsidR="00055418">
        <w:t xml:space="preserve">the </w:t>
      </w:r>
      <w:r w:rsidR="000F6104">
        <w:t>&lt;svar&gt;</w:t>
      </w:r>
      <w:r w:rsidR="00055418">
        <w:t xml:space="preserve"> parameter</w:t>
      </w:r>
      <w:r w:rsidR="008D299D">
        <w:t>(</w:t>
      </w:r>
      <w:r w:rsidR="00055418">
        <w:t>s</w:t>
      </w:r>
      <w:r w:rsidR="008D299D">
        <w:t>)</w:t>
      </w:r>
      <w:r w:rsidR="000F6104">
        <w:t>.</w:t>
      </w:r>
      <w:r>
        <w:t xml:space="preserve"> If &lt;file_table_nexp&gt; is -1, indicating </w:t>
      </w:r>
      <w:r w:rsidRPr="001E2A81">
        <w:rPr>
          <w:b/>
        </w:rPr>
        <w:t>Text.open</w:t>
      </w:r>
      <w:r>
        <w:t xml:space="preserve"> failed, or if it is not a valid file table number, then </w:t>
      </w:r>
      <w:r w:rsidR="00BF2F24">
        <w:t>the command throws a</w:t>
      </w:r>
      <w:r>
        <w:t xml:space="preserve"> run-time error.</w:t>
      </w:r>
    </w:p>
    <w:p w:rsidR="000F6104" w:rsidRPr="001E2A81" w:rsidRDefault="00BF2F24" w:rsidP="001D7C02">
      <w:r>
        <w:t>A</w:t>
      </w:r>
      <w:r w:rsidR="000F6104">
        <w:t xml:space="preserve">fter the last line in the file has been read, </w:t>
      </w:r>
      <w:r>
        <w:t xml:space="preserve">further attempts to read from the file place </w:t>
      </w:r>
      <w:r w:rsidR="000F6104">
        <w:t xml:space="preserve">the </w:t>
      </w:r>
      <w:r w:rsidR="000B4495">
        <w:t>c</w:t>
      </w:r>
      <w:r w:rsidR="000F6104">
        <w:t xml:space="preserve">haracters </w:t>
      </w:r>
      <w:r w:rsidR="00F5651B">
        <w:t>"</w:t>
      </w:r>
      <w:r w:rsidR="000F6104">
        <w:t>EOF</w:t>
      </w:r>
      <w:r w:rsidR="00F5651B">
        <w:t>"</w:t>
      </w:r>
      <w:r w:rsidR="001E2A81">
        <w:t xml:space="preserve"> </w:t>
      </w:r>
      <w:r w:rsidR="000F6104">
        <w:t xml:space="preserve">into </w:t>
      </w:r>
      <w:r>
        <w:t xml:space="preserve">the </w:t>
      </w:r>
      <w:r w:rsidR="000F6104">
        <w:t>&lt;</w:t>
      </w:r>
      <w:r w:rsidR="000B4495">
        <w:t>l</w:t>
      </w:r>
      <w:r w:rsidR="000F6104">
        <w:t>ine_svar&gt;</w:t>
      </w:r>
      <w:r>
        <w:t xml:space="preserve"> parameter(s)</w:t>
      </w:r>
      <w:r w:rsidR="000F6104">
        <w:t>.</w:t>
      </w:r>
      <w:r w:rsidR="001E2A81">
        <w:t xml:space="preserve"> This is indistinguishable from the string "EOF" read as actual data, except that the result of the </w:t>
      </w:r>
      <w:r w:rsidR="001E2A81" w:rsidRPr="001E2A81">
        <w:rPr>
          <w:b/>
        </w:rPr>
        <w:t>Text.eof</w:t>
      </w:r>
      <w:r w:rsidR="001E2A81">
        <w:t xml:space="preserve"> command will be false </w:t>
      </w:r>
      <w:r>
        <w:t>after reading</w:t>
      </w:r>
      <w:r w:rsidR="001E2A81">
        <w:t xml:space="preserve"> real data and true </w:t>
      </w:r>
      <w:r>
        <w:t>after reading at</w:t>
      </w:r>
      <w:r w:rsidR="001E2A81">
        <w:t xml:space="preserve"> end-of-file</w:t>
      </w:r>
      <w:r>
        <w:t xml:space="preserve"> (EOF)</w:t>
      </w:r>
      <w:r w:rsidR="001E2A81">
        <w:t>.</w:t>
      </w:r>
    </w:p>
    <w:p w:rsidR="000F6104" w:rsidRDefault="00587132" w:rsidP="001D7C02">
      <w:r>
        <w:t>This example reads an entire file and prints each line.</w:t>
      </w:r>
    </w:p>
    <w:p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rsidR="000F6104" w:rsidRPr="001E2A81" w:rsidRDefault="00492A8D" w:rsidP="007B2223">
      <w:pPr>
        <w:pStyle w:val="Codeexample"/>
        <w:rPr>
          <w:rFonts w:ascii="Letter Gothic" w:hAnsi="Letter Gothic"/>
          <w:b w:val="0"/>
        </w:rPr>
      </w:pPr>
      <w:r>
        <w:rPr>
          <w:rFonts w:ascii="Letter Gothic" w:hAnsi="Letter Gothic"/>
          <w:b w:val="0"/>
        </w:rPr>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rsidR="00AC56F2" w:rsidRDefault="00AC56F2" w:rsidP="001D7C02">
      <w:r>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rsidR="00AC56F2" w:rsidRPr="00674A65" w:rsidRDefault="00AC56F2" w:rsidP="001D7C02">
      <w:r>
        <w:lastRenderedPageBreak/>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1225" w:name="_Toc477150803"/>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1225"/>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8777BB" w:rsidRDefault="008777BB" w:rsidP="008777BB">
      <w:pPr>
        <w:pStyle w:val="Heading2"/>
      </w:pPr>
      <w:bookmarkStart w:id="1226" w:name="_Toc477150804"/>
      <w:r>
        <w:t>Text.eof &lt;file_table_nexp&gt;, &lt;lvar&gt;</w:t>
      </w:r>
      <w:bookmarkEnd w:id="1226"/>
      <w:r>
        <w:fldChar w:fldCharType="begin"/>
      </w:r>
      <w:r>
        <w:instrText xml:space="preserve"> XE "Text.eof</w:instrText>
      </w:r>
      <w:r w:rsidRPr="00F467FA">
        <w:instrText xml:space="preserve"> </w:instrText>
      </w:r>
      <w:r>
        <w:instrText xml:space="preserve">&lt;file_table_nexp&gt;, &lt;lvar&gt;" </w:instrText>
      </w:r>
      <w:r>
        <w:fldChar w:fldCharType="end"/>
      </w:r>
    </w:p>
    <w:p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rsidR="00BD462A" w:rsidRDefault="00BD462A" w:rsidP="00EB1F62">
      <w:pPr>
        <w:pStyle w:val="Heading2"/>
      </w:pPr>
      <w:bookmarkStart w:id="1227" w:name="_Toc477150805"/>
      <w:r>
        <w:t>Text.position.get &lt;</w:t>
      </w:r>
      <w:r w:rsidR="000B4495">
        <w:t>f</w:t>
      </w:r>
      <w:r>
        <w:t>ile_table_</w:t>
      </w:r>
      <w:r w:rsidR="00AC56F2">
        <w:t>n</w:t>
      </w:r>
      <w:r w:rsidR="00896CFC">
        <w:t>exp</w:t>
      </w:r>
      <w:r w:rsidR="00AC56F2">
        <w:t>&gt;, &lt;position_nvar&gt;</w:t>
      </w:r>
      <w:bookmarkEnd w:id="1227"/>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1228" w:name="_Toc477150806"/>
      <w:r>
        <w:t>Text.position.set &lt;</w:t>
      </w:r>
      <w:r w:rsidR="000B4495">
        <w:t>f</w:t>
      </w:r>
      <w:r>
        <w:t>ile_table_n</w:t>
      </w:r>
      <w:r w:rsidR="00896CFC">
        <w:t>exp</w:t>
      </w:r>
      <w:r>
        <w:t>&gt;, &lt;position_nexp&gt;</w:t>
      </w:r>
      <w:bookmarkEnd w:id="1228"/>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 xml:space="preserve">Text.position.set can only be used for files open for </w:t>
      </w:r>
      <w:r w:rsidR="00740C03">
        <w:t xml:space="preserve">text </w:t>
      </w:r>
      <w:r>
        <w:t>reading.</w:t>
      </w:r>
    </w:p>
    <w:p w:rsidR="00AC56F2" w:rsidRDefault="00AC56F2" w:rsidP="00AC56F2">
      <w:r>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lastRenderedPageBreak/>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1229" w:name="_Toc477150807"/>
      <w:r>
        <w:t>Text.position.mark {{&lt;file_table_n</w:t>
      </w:r>
      <w:r w:rsidR="00896CFC">
        <w:t>exp</w:t>
      </w:r>
      <w:r>
        <w:t>&gt;}{, &lt;</w:t>
      </w:r>
      <w:r w:rsidR="00896CFC">
        <w:t>marklimit</w:t>
      </w:r>
      <w:r>
        <w:t>_nexp&gt;}}</w:t>
      </w:r>
      <w:bookmarkEnd w:id="1229"/>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1230" w:name="_Toc477150808"/>
      <w:r>
        <w:t>GrabURL &lt;result_svar&gt;,</w:t>
      </w:r>
      <w:r w:rsidR="00EA6E3B">
        <w:t xml:space="preserve"> </w:t>
      </w:r>
      <w:r>
        <w:t>&lt;url_sexp&gt;</w:t>
      </w:r>
      <w:r w:rsidR="00042FF1">
        <w:t>{, &lt;timeout_nexp&gt;</w:t>
      </w:r>
      <w:r w:rsidR="00042FF1" w:rsidRPr="00042FF1">
        <w:t>}</w:t>
      </w:r>
      <w:bookmarkEnd w:id="1230"/>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A93F05" w:rsidP="00042FF1">
      <w:r>
        <w:t>Copies t</w:t>
      </w:r>
      <w:r w:rsidR="00753F23" w:rsidRPr="008F6B1A">
        <w:t xml:space="preserve">he </w:t>
      </w:r>
      <w:r w:rsidR="00753F23">
        <w:t>entire source text</w:t>
      </w:r>
      <w:r w:rsidR="00753F23" w:rsidRPr="008F6B1A">
        <w:t xml:space="preserve"> of the URL </w:t>
      </w:r>
      <w:r w:rsidR="00753F23">
        <w:t>&lt;url_sexp&gt;</w:t>
      </w:r>
      <w:r w:rsidR="00753F23" w:rsidRPr="008F6B1A">
        <w:t xml:space="preserve"> to the</w:t>
      </w:r>
      <w:r>
        <w:t xml:space="preserve"> string variable</w:t>
      </w:r>
      <w:r w:rsidR="00753F23" w:rsidRPr="008F6B1A">
        <w:t xml:space="preserve"> </w:t>
      </w:r>
      <w:r w:rsidR="00753F23">
        <w:t xml:space="preserve">&lt;result_svar&gt;. The </w:t>
      </w:r>
      <w:r w:rsidR="00600084">
        <w:t xml:space="preserve">URL may specify an Internet resource or a local file. If the URL does not exist or the data cannot be read, the &lt;result_svar&gt; is set to the empty string, "", and you can use the </w:t>
      </w:r>
      <w:r w:rsidR="00600084">
        <w:rPr>
          <w:b/>
        </w:rPr>
        <w:t>GETERROR$()</w:t>
      </w:r>
      <w:r w:rsidR="00600084">
        <w:t xml:space="preserve"> function to get more information</w:t>
      </w:r>
      <w:r w:rsidR="00753F23">
        <w:t>.</w:t>
      </w:r>
    </w:p>
    <w:p w:rsidR="00042FF1" w:rsidRDefault="00042FF1" w:rsidP="00042FF1">
      <w:r>
        <w:t xml:space="preserve">If the optional &lt;timeout_nexp&gt; parameter is non-zero, it specifies a timeout in milliseconds. This is meaningful only if the URL names a </w:t>
      </w:r>
      <w:r w:rsidR="00600084">
        <w:t>resource</w:t>
      </w:r>
      <w:r>
        <w:t xml:space="preserve"> on a remote host. If the timeout time elapses and host does not connect or does not return any data, </w:t>
      </w:r>
      <w:r w:rsidRPr="00EF53E1">
        <w:rPr>
          <w:b/>
        </w:rPr>
        <w:t>G</w:t>
      </w:r>
      <w:r w:rsidR="00600084">
        <w:rPr>
          <w:b/>
        </w:rPr>
        <w:t>ETERRO</w:t>
      </w:r>
      <w:r w:rsidRPr="00EF53E1">
        <w:rPr>
          <w:b/>
        </w:rPr>
        <w:t>R</w:t>
      </w:r>
      <w:r w:rsidR="00600084">
        <w:rPr>
          <w:b/>
        </w:rPr>
        <w:t>$</w:t>
      </w:r>
      <w:r>
        <w:t xml:space="preserve"> reports a socket timeout.</w:t>
      </w:r>
    </w:p>
    <w:p w:rsidR="00600084" w:rsidRPr="00600084" w:rsidRDefault="001521CE" w:rsidP="00042FF1">
      <w:r>
        <w:t xml:space="preserve">If the named resource is empty, the &lt;result_svar&gt; is empty, "", and </w:t>
      </w:r>
      <w:r>
        <w:rPr>
          <w:b/>
        </w:rPr>
        <w:t>GETERROR$()</w:t>
      </w:r>
      <w:r w:rsidRPr="00317954">
        <w:t xml:space="preserve"> returns </w:t>
      </w:r>
      <w:r>
        <w:t>"No error"</w:t>
      </w:r>
      <w:r w:rsidR="00600084">
        <w:t>.</w:t>
      </w:r>
    </w:p>
    <w:p w:rsidR="00317954" w:rsidRPr="008F6B1A" w:rsidRDefault="00317954" w:rsidP="00042FF1">
      <w:r>
        <w:t xml:space="preserve">The </w:t>
      </w:r>
      <w:r w:rsidRPr="00EF53E1">
        <w:rPr>
          <w:b/>
        </w:rPr>
        <w:t>Split</w:t>
      </w:r>
      <w:r>
        <w:t xml:space="preserve"> command can be used to split the &lt;result_svar&gt; into an array of lines.</w:t>
      </w:r>
    </w:p>
    <w:p w:rsidR="00753F23" w:rsidRDefault="00753F23" w:rsidP="00EB1F62">
      <w:pPr>
        <w:pStyle w:val="Heading2"/>
      </w:pPr>
      <w:bookmarkStart w:id="1231" w:name="_Toc477150809"/>
      <w:r>
        <w:t>GrabFile &lt;result_svar&gt;,</w:t>
      </w:r>
      <w:r w:rsidR="00EA6E3B">
        <w:t xml:space="preserve"> </w:t>
      </w:r>
      <w:r>
        <w:t>&lt;path_sexp&gt;</w:t>
      </w:r>
      <w:r w:rsidR="004815F0">
        <w:t>{, &lt;</w:t>
      </w:r>
      <w:r w:rsidR="000B4495">
        <w:t>u</w:t>
      </w:r>
      <w:r w:rsidR="004815F0">
        <w:t>nicode_flag_lexp&gt;</w:t>
      </w:r>
      <w:r w:rsidR="004815F0" w:rsidRPr="004815F0">
        <w:t>}</w:t>
      </w:r>
      <w:bookmarkEnd w:id="1231"/>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A93F05" w:rsidRDefault="00A93F05" w:rsidP="004815F0">
      <w:r>
        <w:t xml:space="preserve">Copies </w:t>
      </w:r>
      <w:r w:rsidR="00317954">
        <w:t>t</w:t>
      </w:r>
      <w:r w:rsidR="004815F0">
        <w:t xml:space="preserve">he entire contents of the file at &lt;path_sexp&gt; to the </w:t>
      </w:r>
      <w:r w:rsidR="00317954">
        <w:t xml:space="preserve">string variable </w:t>
      </w:r>
      <w:r w:rsidR="004815F0">
        <w:t xml:space="preserve">&lt;result_svar&gt;. By default, </w:t>
      </w:r>
      <w:r w:rsidR="004815F0" w:rsidRPr="00EF53E1">
        <w:rPr>
          <w:b/>
        </w:rPr>
        <w:t>GrabFile</w:t>
      </w:r>
      <w:r w:rsidR="004815F0">
        <w:t xml:space="preserve"> assumes that the file contains binary bytes or ASCII characters. If the optional &lt;</w:t>
      </w:r>
      <w:r w:rsidR="000B4495">
        <w:t>u</w:t>
      </w:r>
      <w:r w:rsidR="004815F0">
        <w:t xml:space="preserve">nicode_flag_lexp&gt; evaluates to true (a non-zero numeric value), </w:t>
      </w:r>
      <w:r w:rsidR="004815F0" w:rsidRPr="00EF53E1">
        <w:rPr>
          <w:b/>
        </w:rPr>
        <w:t>GrabFile</w:t>
      </w:r>
      <w:r w:rsidR="004815F0">
        <w:t xml:space="preserve"> can read Unicode text.</w:t>
      </w:r>
    </w:p>
    <w:p w:rsidR="00A93F05" w:rsidRDefault="00A93F05" w:rsidP="004815F0">
      <w:r>
        <w:t xml:space="preserve">If the file does not exist or cannot be opened, the &lt;result_svar&gt; is set to the empty string, "", and you can use the </w:t>
      </w:r>
      <w:r>
        <w:rPr>
          <w:b/>
        </w:rPr>
        <w:t>GETERROR$()</w:t>
      </w:r>
      <w:r>
        <w:t xml:space="preserve"> function to get more information.</w:t>
      </w:r>
      <w:r w:rsidR="004815F0">
        <w:t xml:space="preserve"> </w:t>
      </w:r>
      <w:r>
        <w:t xml:space="preserve">If the file is empty, the &lt;result_svar&gt; is an empty string, "", but </w:t>
      </w:r>
      <w:r>
        <w:rPr>
          <w:b/>
        </w:rPr>
        <w:t>GETERROR$()</w:t>
      </w:r>
      <w:r w:rsidRPr="00317954">
        <w:t xml:space="preserve"> returns </w:t>
      </w:r>
      <w:r>
        <w:t>"No error".</w:t>
      </w:r>
    </w:p>
    <w:p w:rsidR="00753F23" w:rsidRDefault="004815F0" w:rsidP="00753F23">
      <w:r>
        <w:t xml:space="preserve">For text files, either ASCII or Unicode, the </w:t>
      </w:r>
      <w:r w:rsidRPr="00287148">
        <w:rPr>
          <w:b/>
        </w:rPr>
        <w:t>Split</w:t>
      </w:r>
      <w:r>
        <w:t xml:space="preserve"> command can be used to split the &lt;result_svar&gt; into an array of lines.</w:t>
      </w:r>
      <w:r w:rsidR="00A93F05">
        <w:t xml:space="preserve"> </w:t>
      </w:r>
      <w:r w:rsidR="00A93F05">
        <w:rPr>
          <w:b/>
        </w:rPr>
        <w:t>GrabFile</w:t>
      </w:r>
      <w:r w:rsidR="00753F23">
        <w:t xml:space="preserve"> c</w:t>
      </w:r>
      <w:r w:rsidR="00317954">
        <w:t>an</w:t>
      </w:r>
      <w:r w:rsidR="00753F23">
        <w:t xml:space="preserve"> </w:t>
      </w:r>
      <w:r w:rsidR="00317954">
        <w:t xml:space="preserve">also </w:t>
      </w:r>
      <w:r w:rsidR="00753F23">
        <w:t xml:space="preserve">be used grab the contents of a text file for direct use with </w:t>
      </w:r>
      <w:r w:rsidR="00753F23" w:rsidRPr="00EF53E1">
        <w:rPr>
          <w:b/>
        </w:rPr>
        <w:t>Text.</w:t>
      </w:r>
      <w:r w:rsidR="00EA6E3B" w:rsidRPr="00EF53E1">
        <w:rPr>
          <w:b/>
        </w:rPr>
        <w:t>i</w:t>
      </w:r>
      <w:r w:rsidR="00753F23" w:rsidRPr="00EF53E1">
        <w:rPr>
          <w:b/>
        </w:rPr>
        <w:t>nput</w:t>
      </w:r>
      <w:r w:rsidR="00EF53E1">
        <w:t>:</w:t>
      </w:r>
    </w:p>
    <w:p w:rsidR="00753F23" w:rsidRPr="00EF53E1" w:rsidRDefault="00753F23" w:rsidP="00EF53E1">
      <w:pPr>
        <w:pStyle w:val="Codeexample"/>
        <w:keepNext/>
        <w:rPr>
          <w:rFonts w:ascii="Letter Gothic" w:hAnsi="Letter Gothic"/>
          <w:b w:val="0"/>
        </w:rPr>
      </w:pPr>
      <w:r w:rsidRPr="00EF53E1">
        <w:rPr>
          <w:rFonts w:ascii="Letter Gothic" w:hAnsi="Letter Gothic"/>
          <w:b w:val="0"/>
        </w:rPr>
        <w:t>G</w:t>
      </w:r>
      <w:r w:rsidR="00A93F05">
        <w:rPr>
          <w:rFonts w:ascii="Letter Gothic" w:hAnsi="Letter Gothic"/>
          <w:b w:val="0"/>
        </w:rPr>
        <w:t>RAB</w:t>
      </w:r>
      <w:r w:rsidRPr="00EF53E1">
        <w:rPr>
          <w:rFonts w:ascii="Letter Gothic" w:hAnsi="Letter Gothic"/>
          <w:b w:val="0"/>
        </w:rPr>
        <w:t>F</w:t>
      </w:r>
      <w:r w:rsidR="00A93F05">
        <w:rPr>
          <w:rFonts w:ascii="Letter Gothic" w:hAnsi="Letter Gothic"/>
          <w:b w:val="0"/>
        </w:rPr>
        <w:t>ILE</w:t>
      </w:r>
      <w:r w:rsidRPr="00EF53E1">
        <w:rPr>
          <w:rFonts w:ascii="Letter Gothic" w:hAnsi="Letter Gothic"/>
          <w:b w:val="0"/>
        </w:rPr>
        <w:t xml:space="preserv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rsidR="00753F23" w:rsidRPr="00EF53E1" w:rsidRDefault="005B0AD6" w:rsidP="007B2223">
      <w:pPr>
        <w:pStyle w:val="Codeexample"/>
        <w:rPr>
          <w:rFonts w:ascii="Letter Gothic" w:hAnsi="Letter Gothic"/>
          <w:b w:val="0"/>
        </w:rPr>
      </w:pPr>
      <w:r w:rsidRPr="00EF53E1">
        <w:rPr>
          <w:rFonts w:ascii="Letter Gothic" w:hAnsi="Letter Gothic"/>
          <w:b w:val="0"/>
        </w:rPr>
        <w:t>T</w:t>
      </w:r>
      <w:r w:rsidR="00A93F05">
        <w:rPr>
          <w:rFonts w:ascii="Letter Gothic" w:hAnsi="Letter Gothic"/>
          <w:b w:val="0"/>
        </w:rPr>
        <w:t>EXT</w:t>
      </w:r>
      <w:r w:rsidRPr="00EF53E1">
        <w:rPr>
          <w:rFonts w:ascii="Letter Gothic" w:hAnsi="Letter Gothic"/>
          <w:b w:val="0"/>
        </w:rPr>
        <w:t>.</w:t>
      </w:r>
      <w:r w:rsidR="00A93F05">
        <w:rPr>
          <w:rFonts w:ascii="Letter Gothic" w:hAnsi="Letter Gothic"/>
          <w:b w:val="0"/>
        </w:rPr>
        <w:t>INPUT</w:t>
      </w:r>
      <w:r w:rsidR="00753F23" w:rsidRPr="00EF53E1">
        <w:rPr>
          <w:rFonts w:ascii="Letter Gothic" w:hAnsi="Letter Gothic"/>
          <w:b w:val="0"/>
        </w:rPr>
        <w:t xml:space="preserve"> EditedText$, text$</w:t>
      </w:r>
    </w:p>
    <w:p w:rsidR="002D4A72" w:rsidRDefault="002D4A72" w:rsidP="00E33967">
      <w:pPr>
        <w:pStyle w:val="Heading1"/>
      </w:pPr>
      <w:bookmarkStart w:id="1232" w:name="_Toc477150810"/>
      <w:r>
        <w:lastRenderedPageBreak/>
        <w:t>Byte File I/O</w:t>
      </w:r>
      <w:bookmarkEnd w:id="1232"/>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w:t>
      </w:r>
      <w:r w:rsidR="002915E0">
        <w:t>Each command</w:t>
      </w:r>
      <w:r>
        <w:t xml:space="preserve"> read</w:t>
      </w:r>
      <w:r w:rsidR="002915E0">
        <w:t>s</w:t>
      </w:r>
      <w:r>
        <w:t xml:space="preserve"> </w:t>
      </w:r>
      <w:r w:rsidR="002915E0">
        <w:t>or</w:t>
      </w:r>
      <w:r>
        <w:t xml:space="preserve"> writ</w:t>
      </w:r>
      <w:r w:rsidR="002915E0">
        <w:t>es</w:t>
      </w:r>
      <w:r>
        <w:t xml:space="preserve"> one byte </w:t>
      </w:r>
      <w:r w:rsidR="002915E0">
        <w:t>or</w:t>
      </w:r>
      <w:r>
        <w:t xml:space="preserve"> a </w:t>
      </w:r>
      <w:r w:rsidR="002915E0">
        <w:t>sequence of bytes as binary data</w:t>
      </w:r>
      <w:r>
        <w:t>.</w:t>
      </w:r>
    </w:p>
    <w:p w:rsidR="00163607" w:rsidRDefault="002D4A72" w:rsidP="00EB1F62">
      <w:pPr>
        <w:pStyle w:val="Heading2"/>
      </w:pPr>
      <w:bookmarkStart w:id="1233" w:name="_Toc477150811"/>
      <w:r>
        <w:t>Byte.open</w:t>
      </w:r>
      <w:r w:rsidR="00163607">
        <w:t xml:space="preserve"> {r|w</w:t>
      </w:r>
      <w:r w:rsidR="005F7072">
        <w:t>|a</w:t>
      </w:r>
      <w:r w:rsidR="00163607">
        <w:t>}, &lt;</w:t>
      </w:r>
      <w:r w:rsidR="000B4495">
        <w:t>f</w:t>
      </w:r>
      <w:r w:rsidR="00163607">
        <w:t>ile_table_nvar&gt;, &lt;</w:t>
      </w:r>
      <w:r w:rsidR="000B4495">
        <w:t>p</w:t>
      </w:r>
      <w:r w:rsidR="00163607">
        <w:t>ath_sexp&gt;</w:t>
      </w:r>
      <w:bookmarkEnd w:id="1233"/>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rsidR="00AC4920" w:rsidRDefault="00AC4920" w:rsidP="00AC4920">
      <w:r>
        <w:t>The first parameter is a single character that sets the I/O mode for this file:</w:t>
      </w:r>
    </w:p>
    <w:tbl>
      <w:tblPr>
        <w:tblStyle w:val="TableGrid"/>
        <w:tblW w:w="9180" w:type="dxa"/>
        <w:tblInd w:w="288" w:type="dxa"/>
        <w:tblLook w:val="04A0" w:firstRow="1" w:lastRow="0" w:firstColumn="1" w:lastColumn="0" w:noHBand="0" w:noVBand="1"/>
      </w:tblPr>
      <w:tblGrid>
        <w:gridCol w:w="1245"/>
        <w:gridCol w:w="1064"/>
        <w:gridCol w:w="6871"/>
      </w:tblGrid>
      <w:tr w:rsidR="00AC4920" w:rsidRPr="002C2F6D" w:rsidTr="008E2066">
        <w:tc>
          <w:tcPr>
            <w:tcW w:w="1245" w:type="dxa"/>
          </w:tcPr>
          <w:p w:rsidR="00AC4920" w:rsidRPr="002C2F6D" w:rsidRDefault="00AC4920" w:rsidP="00064566">
            <w:pPr>
              <w:jc w:val="center"/>
              <w:rPr>
                <w:b/>
              </w:rPr>
            </w:pPr>
            <w:r>
              <w:rPr>
                <w:b/>
              </w:rPr>
              <w:t>Parameter</w:t>
            </w:r>
          </w:p>
        </w:tc>
        <w:tc>
          <w:tcPr>
            <w:tcW w:w="1064" w:type="dxa"/>
          </w:tcPr>
          <w:p w:rsidR="00AC4920" w:rsidRPr="002C2F6D" w:rsidRDefault="00AC4920" w:rsidP="00064566">
            <w:pPr>
              <w:jc w:val="center"/>
              <w:rPr>
                <w:b/>
              </w:rPr>
            </w:pPr>
            <w:r>
              <w:rPr>
                <w:b/>
              </w:rPr>
              <w:t>Mode</w:t>
            </w:r>
          </w:p>
        </w:tc>
        <w:tc>
          <w:tcPr>
            <w:tcW w:w="6871" w:type="dxa"/>
          </w:tcPr>
          <w:p w:rsidR="00AC4920" w:rsidRDefault="00AC4920" w:rsidP="00064566">
            <w:pPr>
              <w:jc w:val="center"/>
              <w:rPr>
                <w:b/>
              </w:rPr>
            </w:pPr>
            <w:r>
              <w:rPr>
                <w:b/>
              </w:rPr>
              <w:t>Notes</w:t>
            </w:r>
          </w:p>
        </w:tc>
      </w:tr>
      <w:tr w:rsidR="00AC4920" w:rsidRPr="005B3879" w:rsidTr="008E2066">
        <w:tc>
          <w:tcPr>
            <w:tcW w:w="1245" w:type="dxa"/>
          </w:tcPr>
          <w:p w:rsidR="00AC4920" w:rsidRPr="005B3879" w:rsidRDefault="00AC4920" w:rsidP="00064566">
            <w:pPr>
              <w:jc w:val="center"/>
            </w:pPr>
            <w:r>
              <w:t>r</w:t>
            </w:r>
          </w:p>
        </w:tc>
        <w:tc>
          <w:tcPr>
            <w:tcW w:w="1064" w:type="dxa"/>
          </w:tcPr>
          <w:p w:rsidR="00AC4920" w:rsidRPr="005B3879" w:rsidRDefault="00AC4920" w:rsidP="00064566">
            <w:pPr>
              <w:jc w:val="center"/>
            </w:pPr>
            <w:r>
              <w:t>read</w:t>
            </w:r>
          </w:p>
        </w:tc>
        <w:tc>
          <w:tcPr>
            <w:tcW w:w="6871" w:type="dxa"/>
          </w:tcPr>
          <w:p w:rsidR="00AC4920" w:rsidRDefault="00CB01B3" w:rsidP="00E16833">
            <w:r>
              <w:t>File exists: Read</w:t>
            </w:r>
            <w:r w:rsidR="00E16833">
              <w:t>s</w:t>
            </w:r>
            <w:r>
              <w:t xml:space="preserve"> from the start of the file.</w:t>
            </w:r>
            <w:r>
              <w:br/>
              <w:t>File does not exist: Error (see</w:t>
            </w:r>
            <w:r w:rsidR="00E16833">
              <w:t xml:space="preserve"> below)</w:t>
            </w:r>
            <w:r>
              <w:t>.</w:t>
            </w:r>
          </w:p>
        </w:tc>
      </w:tr>
      <w:tr w:rsidR="00AC4920" w:rsidRPr="005B3879" w:rsidTr="008E2066">
        <w:tc>
          <w:tcPr>
            <w:tcW w:w="1245" w:type="dxa"/>
          </w:tcPr>
          <w:p w:rsidR="00AC4920" w:rsidRPr="005B3879" w:rsidRDefault="00AC4920" w:rsidP="00064566">
            <w:pPr>
              <w:jc w:val="center"/>
            </w:pPr>
            <w:r>
              <w:t>w</w:t>
            </w:r>
          </w:p>
        </w:tc>
        <w:tc>
          <w:tcPr>
            <w:tcW w:w="1064" w:type="dxa"/>
          </w:tcPr>
          <w:p w:rsidR="00AC4920" w:rsidRPr="005B3879" w:rsidRDefault="00AC4920" w:rsidP="00064566">
            <w:pPr>
              <w:jc w:val="center"/>
            </w:pPr>
            <w:r>
              <w:t>write</w:t>
            </w:r>
          </w:p>
        </w:tc>
        <w:tc>
          <w:tcPr>
            <w:tcW w:w="6871" w:type="dxa"/>
          </w:tcPr>
          <w:p w:rsidR="00AC4920" w:rsidRDefault="00CB01B3" w:rsidP="00E16833">
            <w:r>
              <w:t xml:space="preserve">File exists: </w:t>
            </w:r>
            <w:r w:rsidR="00AC4920">
              <w:t>Write</w:t>
            </w:r>
            <w:ins w:id="1234" w:author="Sammartano, Marc (BIC USA)" w:date="2016-06-27T15:51:00Z">
              <w:r w:rsidR="008E2066">
                <w:t>s</w:t>
              </w:r>
            </w:ins>
            <w:r w:rsidR="00AC4920">
              <w:t xml:space="preserve"> from the start of the file. Writes over any existing data.</w:t>
            </w:r>
            <w:r w:rsidR="00E16833">
              <w:br/>
              <w:t>File does not exist: Creates a new file. Writes from the start of the file.</w:t>
            </w:r>
          </w:p>
        </w:tc>
      </w:tr>
      <w:tr w:rsidR="00AC4920" w:rsidRPr="005B3879" w:rsidTr="008E2066">
        <w:tc>
          <w:tcPr>
            <w:tcW w:w="1245" w:type="dxa"/>
          </w:tcPr>
          <w:p w:rsidR="00AC4920" w:rsidRPr="005B3879" w:rsidRDefault="00AC4920" w:rsidP="00064566">
            <w:pPr>
              <w:jc w:val="center"/>
            </w:pPr>
            <w:r>
              <w:t>a</w:t>
            </w:r>
          </w:p>
        </w:tc>
        <w:tc>
          <w:tcPr>
            <w:tcW w:w="1064" w:type="dxa"/>
          </w:tcPr>
          <w:p w:rsidR="00AC4920" w:rsidRPr="005B3879" w:rsidRDefault="00AC4920" w:rsidP="00064566">
            <w:pPr>
              <w:jc w:val="center"/>
            </w:pPr>
            <w:r>
              <w:t>append</w:t>
            </w:r>
          </w:p>
        </w:tc>
        <w:tc>
          <w:tcPr>
            <w:tcW w:w="6871" w:type="dxa"/>
          </w:tcPr>
          <w:p w:rsidR="00AC4920" w:rsidRDefault="00E16833" w:rsidP="00E16833">
            <w:r>
              <w:t xml:space="preserve">File exists: </w:t>
            </w:r>
            <w:r w:rsidR="00AC4920">
              <w:t>Writing starts after the last line in the file.</w:t>
            </w:r>
            <w:r>
              <w:br/>
              <w:t>File does not exist: Creates a new file. Writes from the start of the file.</w:t>
            </w:r>
          </w:p>
        </w:tc>
      </w:tr>
    </w:tbl>
    <w:p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rsidR="00886D8B" w:rsidRDefault="00154CAB" w:rsidP="00154CAB">
      <w:r>
        <w:t>If a file being opened for read does not exist then the &lt;</w:t>
      </w:r>
      <w:r w:rsidR="000B4495">
        <w:t>f</w:t>
      </w:r>
      <w:r>
        <w:t xml:space="preserve">ile_table_nvar&gt; will be set to -1. The BASIC! program can check for this and either create the file or report the error to the user.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AC545C" w:rsidRDefault="00AC545C" w:rsidP="00AC545C">
      <w:pPr>
        <w:pStyle w:val="Heading2"/>
      </w:pPr>
      <w:bookmarkStart w:id="1235" w:name="_Toc477150812"/>
      <w:r>
        <w:t>Byte.close &lt;</w:t>
      </w:r>
      <w:r w:rsidR="000B4495">
        <w:t>f</w:t>
      </w:r>
      <w:r>
        <w:t>ile_table_n</w:t>
      </w:r>
      <w:r w:rsidR="00876EDA">
        <w:t>exp</w:t>
      </w:r>
      <w:r>
        <w:t>&gt;</w:t>
      </w:r>
      <w:bookmarkEnd w:id="1235"/>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1236" w:name="_Toc477150813"/>
      <w:r>
        <w:t>Byte.read</w:t>
      </w:r>
      <w:r w:rsidR="007B5830">
        <w:t>.byte</w:t>
      </w:r>
      <w:r w:rsidR="00277FF8">
        <w:t xml:space="preserve"> </w:t>
      </w:r>
      <w:r w:rsidR="00163607">
        <w:t>&lt;</w:t>
      </w:r>
      <w:r w:rsidR="000B4495">
        <w:t>f</w:t>
      </w:r>
      <w:r w:rsidR="00163607">
        <w:t>ile_table_n</w:t>
      </w:r>
      <w:r w:rsidR="00876EDA">
        <w:t>exp</w:t>
      </w:r>
      <w:r w:rsidR="00163607">
        <w:t>&gt;</w:t>
      </w:r>
      <w:r w:rsidR="00453E1C">
        <w:t xml:space="preserve"> {</w:t>
      </w:r>
      <w:r w:rsidR="00163607">
        <w:t>,&lt;nvar&gt;</w:t>
      </w:r>
      <w:r w:rsidR="00453E1C">
        <w:t>}...</w:t>
      </w:r>
      <w:bookmarkEnd w:id="1236"/>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w:instrText>
      </w:r>
      <w:r w:rsidR="00453E1C">
        <w:instrText xml:space="preserve"> {</w:instrText>
      </w:r>
      <w:r w:rsidR="007B5830" w:rsidRPr="005A717A">
        <w:instrText>,&lt;nvar&gt;</w:instrText>
      </w:r>
      <w:r w:rsidR="00453E1C">
        <w:instrText>}...</w:instrText>
      </w:r>
      <w:r w:rsidR="007B5830">
        <w:instrText xml:space="preserve">" </w:instrText>
      </w:r>
      <w:r w:rsidR="00520661">
        <w:fldChar w:fldCharType="end"/>
      </w:r>
    </w:p>
    <w:p w:rsidR="002D4A72" w:rsidRPr="00AC545C" w:rsidRDefault="002915E0" w:rsidP="00AC545C">
      <w:r>
        <w:t>Reads byte</w:t>
      </w:r>
      <w:r w:rsidR="00453E1C">
        <w:t>s</w:t>
      </w:r>
      <w:r>
        <w:t xml:space="preserve"> from a file. The </w:t>
      </w:r>
      <w:r w:rsidRPr="00AC545C">
        <w:t>&lt;</w:t>
      </w:r>
      <w:r>
        <w:t>f</w:t>
      </w:r>
      <w:r w:rsidRPr="00AC545C">
        <w:t>ile_table_n</w:t>
      </w:r>
      <w:r>
        <w:t>exp</w:t>
      </w:r>
      <w:r w:rsidRPr="00AC545C">
        <w:t>&gt;</w:t>
      </w:r>
      <w:r>
        <w:t xml:space="preserve"> parameter is a file table number returned by a previous </w:t>
      </w:r>
      <w:r>
        <w:rPr>
          <w:b/>
        </w:rPr>
        <w:t>Byte.open</w:t>
      </w:r>
      <w:r>
        <w:t xml:space="preserve">. </w:t>
      </w:r>
      <w:r w:rsidR="009B47A8" w:rsidRPr="00AC545C">
        <w:t xml:space="preserve">If </w:t>
      </w:r>
      <w:r w:rsidR="00E07039">
        <w:t xml:space="preserve">the </w:t>
      </w:r>
      <w:r w:rsidR="000B4495">
        <w:t>f</w:t>
      </w:r>
      <w:r w:rsidR="009B47A8" w:rsidRPr="00AC545C">
        <w:t>ile</w:t>
      </w:r>
      <w:r w:rsidR="00E07039">
        <w:t xml:space="preserve"> number is</w:t>
      </w:r>
      <w:r w:rsidR="009B47A8" w:rsidRPr="00AC545C">
        <w:t xml:space="preserve"> -1 then </w:t>
      </w:r>
      <w:r w:rsidR="00E07039">
        <w:t>the command throws a</w:t>
      </w:r>
      <w:r w:rsidR="009B47A8" w:rsidRPr="00AC545C">
        <w:t xml:space="preserve"> run</w:t>
      </w:r>
      <w:r w:rsidR="00AC545C" w:rsidRPr="00AC545C">
        <w:t>-</w:t>
      </w:r>
      <w:r w:rsidR="009B47A8" w:rsidRPr="00AC545C">
        <w:t>time error</w:t>
      </w:r>
      <w:r w:rsidR="00AC545C" w:rsidRPr="00AC545C">
        <w:t>.</w:t>
      </w:r>
    </w:p>
    <w:p w:rsidR="00163607" w:rsidRPr="00AC545C" w:rsidRDefault="00E07039" w:rsidP="00AC545C">
      <w:r>
        <w:t>Places the</w:t>
      </w:r>
      <w:r w:rsidR="00163607" w:rsidRPr="00AC545C">
        <w:t xml:space="preserve"> byte</w:t>
      </w:r>
      <w:r w:rsidR="00453E1C">
        <w:t>(s)</w:t>
      </w:r>
      <w:r w:rsidR="00163607" w:rsidRPr="00AC545C">
        <w:t xml:space="preserve"> into </w:t>
      </w:r>
      <w:r>
        <w:t xml:space="preserve">the </w:t>
      </w:r>
      <w:r w:rsidR="00163607" w:rsidRPr="00AC545C">
        <w:t>&lt;nvar&gt;</w:t>
      </w:r>
      <w:r w:rsidR="002C4758">
        <w:t xml:space="preserve"> </w:t>
      </w:r>
      <w:r>
        <w:t>parameter</w:t>
      </w:r>
      <w:r w:rsidR="00453E1C">
        <w:t>(s)</w:t>
      </w:r>
      <w:r>
        <w:t xml:space="preserve"> </w:t>
      </w:r>
      <w:r w:rsidR="002C4758">
        <w:t>as positive value</w:t>
      </w:r>
      <w:r w:rsidR="00453E1C">
        <w:t>s</w:t>
      </w:r>
      <w:r w:rsidR="002C4758">
        <w:t>, 0 &lt;= byte &lt;= 255</w:t>
      </w:r>
      <w:r w:rsidR="00163607" w:rsidRPr="00AC545C">
        <w:t>. After the last byte in the file has been read</w:t>
      </w:r>
      <w:r w:rsidR="00B80C92">
        <w:t>, further attempts to read from the file return</w:t>
      </w:r>
      <w:r w:rsidR="00163607" w:rsidRPr="00AC545C">
        <w:t xml:space="preserve"> the</w:t>
      </w:r>
      <w:r w:rsidR="00B80C92">
        <w:t xml:space="preserve"> value -1</w:t>
      </w:r>
      <w:r w:rsidR="007B5830" w:rsidRPr="00AC545C">
        <w:t>.</w:t>
      </w:r>
      <w:r w:rsidR="00740C03">
        <w:t xml:space="preserve"> The result of the </w:t>
      </w:r>
      <w:r w:rsidR="00740C03">
        <w:rPr>
          <w:b/>
        </w:rPr>
        <w:t>Byte</w:t>
      </w:r>
      <w:r w:rsidR="00740C03" w:rsidRPr="001E2A81">
        <w:rPr>
          <w:b/>
        </w:rPr>
        <w:t>.eof</w:t>
      </w:r>
      <w:r w:rsidR="00740C03">
        <w:t xml:space="preserve"> command will be false </w:t>
      </w:r>
      <w:r>
        <w:t>after reading</w:t>
      </w:r>
      <w:r w:rsidR="00740C03">
        <w:t xml:space="preserve"> real data and true </w:t>
      </w:r>
      <w:r>
        <w:t>after reading at</w:t>
      </w:r>
      <w:r w:rsidR="00740C03">
        <w:t xml:space="preserve"> </w:t>
      </w:r>
      <w:r>
        <w:t>end-of-file (</w:t>
      </w:r>
      <w:r w:rsidR="00740C03">
        <w:t>EOF</w:t>
      </w:r>
      <w:r>
        <w:t>)</w:t>
      </w:r>
      <w:r w:rsidR="00740C03">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rsidR="00163607" w:rsidRPr="00740C03" w:rsidRDefault="00163607" w:rsidP="007B2223">
      <w:pPr>
        <w:pStyle w:val="Codeexample"/>
        <w:rPr>
          <w:rFonts w:ascii="Letter Gothic" w:hAnsi="Letter Gothic"/>
          <w:b w:val="0"/>
        </w:rPr>
      </w:pPr>
      <w:r w:rsidRPr="00740C03">
        <w:rPr>
          <w:rFonts w:ascii="Letter Gothic" w:hAnsi="Letter Gothic"/>
          <w:b w:val="0"/>
        </w:rPr>
        <w:t>D</w:t>
      </w:r>
      <w:r w:rsidR="00740C03">
        <w:rPr>
          <w:rFonts w:ascii="Letter Gothic" w:hAnsi="Letter Gothic"/>
          <w:b w:val="0"/>
        </w:rPr>
        <w:t>O</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rsidR="00163607" w:rsidRPr="00740C03" w:rsidRDefault="00B80C92" w:rsidP="007B2223">
      <w:pPr>
        <w:pStyle w:val="Codeexample"/>
        <w:rPr>
          <w:rFonts w:ascii="Letter Gothic" w:hAnsi="Letter Gothic"/>
          <w:b w:val="0"/>
        </w:rPr>
      </w:pPr>
      <w:r w:rsidRPr="00740C03">
        <w:rPr>
          <w:rFonts w:ascii="Letter Gothic" w:hAnsi="Letter Gothic"/>
          <w:b w:val="0"/>
        </w:rPr>
        <w:lastRenderedPageBreak/>
        <w:t xml:space="preserve">    </w:t>
      </w:r>
      <w:r w:rsidR="00740C03">
        <w:rPr>
          <w:rFonts w:ascii="Letter Gothic" w:hAnsi="Letter Gothic"/>
          <w:b w:val="0"/>
        </w:rPr>
        <w:t>PRINT</w:t>
      </w:r>
      <w:r w:rsidR="00163607" w:rsidRPr="00740C03">
        <w:rPr>
          <w:rFonts w:ascii="Letter Gothic" w:hAnsi="Letter Gothic"/>
          <w:b w:val="0"/>
        </w:rPr>
        <w:t xml:space="preserve"> Byte</w:t>
      </w:r>
    </w:p>
    <w:p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rsidR="002D4A72" w:rsidRDefault="002D4A72" w:rsidP="00EB1F62">
      <w:pPr>
        <w:pStyle w:val="Heading2"/>
      </w:pPr>
      <w:bookmarkStart w:id="1237" w:name="_Toc477150814"/>
      <w:r>
        <w:t>Byte.write</w:t>
      </w:r>
      <w:r w:rsidR="007B5830">
        <w:t>.byte</w:t>
      </w:r>
      <w:r w:rsidR="00C130D2">
        <w:t xml:space="preserve"> &lt;</w:t>
      </w:r>
      <w:r w:rsidR="000B4495">
        <w:t>f</w:t>
      </w:r>
      <w:r w:rsidR="00C130D2">
        <w:t>ile_table_n</w:t>
      </w:r>
      <w:r w:rsidR="00876EDA">
        <w:t>exp</w:t>
      </w:r>
      <w:r w:rsidR="00C130D2">
        <w:t>&gt;</w:t>
      </w:r>
      <w:r w:rsidR="00453E1C">
        <w:t xml:space="preserve"> {{</w:t>
      </w:r>
      <w:r w:rsidR="00C130D2">
        <w:t>,&lt;nexp</w:t>
      </w:r>
      <w:r w:rsidR="009001DD">
        <w:t>&gt;</w:t>
      </w:r>
      <w:r w:rsidR="00453E1C">
        <w:t>}</w:t>
      </w:r>
      <w:r w:rsidR="002B5743">
        <w:t>...</w:t>
      </w:r>
      <w:r w:rsidR="00453E1C">
        <w:t>{</w:t>
      </w:r>
      <w:r w:rsidR="00A6681C">
        <w:t>,</w:t>
      </w:r>
      <w:r w:rsidR="009001DD">
        <w:t>&lt;sexp&gt;</w:t>
      </w:r>
      <w:r w:rsidR="00453E1C">
        <w:t>}}</w:t>
      </w:r>
      <w:bookmarkEnd w:id="1237"/>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w:instrText>
      </w:r>
      <w:r w:rsidR="00453E1C">
        <w:instrText xml:space="preserve"> {{</w:instrText>
      </w:r>
      <w:r w:rsidR="009001DD" w:rsidRPr="00546DCD">
        <w:instrText>,&lt;nexp&gt;</w:instrText>
      </w:r>
      <w:r w:rsidR="00453E1C">
        <w:instrText>}</w:instrText>
      </w:r>
      <w:r w:rsidR="002B5743">
        <w:instrText>...{</w:instrText>
      </w:r>
      <w:r w:rsidR="00A6681C">
        <w:instrText>,</w:instrText>
      </w:r>
      <w:r w:rsidR="009001DD" w:rsidRPr="00546DCD">
        <w:instrText>&lt;sexp&gt;</w:instrText>
      </w:r>
      <w:r w:rsidR="00453E1C">
        <w:instrText>}</w:instrText>
      </w:r>
      <w:r w:rsidR="00A6681C">
        <w:instrText>}</w:instrText>
      </w:r>
      <w:r w:rsidR="009001DD">
        <w:instrText xml:space="preserve">" </w:instrText>
      </w:r>
      <w:r w:rsidR="00520661">
        <w:fldChar w:fldCharType="end"/>
      </w:r>
    </w:p>
    <w:p w:rsidR="003F5F52" w:rsidRDefault="002B5743" w:rsidP="00A6681C">
      <w:r>
        <w:t xml:space="preserve">Writes bytes to the file specified by the file number parameter </w:t>
      </w:r>
      <w:r w:rsidRPr="00AC545C">
        <w:t>&lt;</w:t>
      </w:r>
      <w:r>
        <w:t>f</w:t>
      </w:r>
      <w:r w:rsidRPr="00AC545C">
        <w:t>ile_table_n</w:t>
      </w:r>
      <w:r>
        <w:t>exp</w:t>
      </w:r>
      <w:r w:rsidRPr="00AC545C">
        <w:t>&gt;</w:t>
      </w:r>
      <w:r>
        <w:t>. The bytes are written from</w:t>
      </w:r>
      <w:r w:rsidR="009001DD">
        <w:t xml:space="preserve"> a</w:t>
      </w:r>
      <w:r w:rsidR="0001043A">
        <w:t>n</w:t>
      </w:r>
      <w:r w:rsidR="009001DD">
        <w:t xml:space="preserve"> </w:t>
      </w:r>
      <w:r w:rsidR="0001043A">
        <w:t xml:space="preserve">optional </w:t>
      </w:r>
      <w:r w:rsidR="00A6681C">
        <w:t xml:space="preserve">comma-separated list of </w:t>
      </w:r>
      <w:r w:rsidR="009001DD">
        <w:t>numeric expression</w:t>
      </w:r>
      <w:r w:rsidR="00A6681C">
        <w:t>s</w:t>
      </w:r>
      <w:r w:rsidR="0001043A">
        <w:t>,</w:t>
      </w:r>
      <w:r w:rsidR="009001DD">
        <w:t xml:space="preserve"> </w:t>
      </w:r>
      <w:r w:rsidR="003F5F52">
        <w:t>a</w:t>
      </w:r>
      <w:r w:rsidR="00A6681C">
        <w:t xml:space="preserve"> single</w:t>
      </w:r>
      <w:r w:rsidR="003F5F52">
        <w:t xml:space="preserve"> </w:t>
      </w:r>
      <w:r w:rsidR="0001043A">
        <w:t xml:space="preserve">optional </w:t>
      </w:r>
      <w:r w:rsidR="003F5F52">
        <w:t>string expression</w:t>
      </w:r>
      <w:r w:rsidR="0001043A">
        <w:t>, or both</w:t>
      </w:r>
      <w:r w:rsidR="003F5F52">
        <w:t>.</w:t>
      </w:r>
    </w:p>
    <w:p w:rsidR="009001DD" w:rsidRDefault="0001043A" w:rsidP="00156EC7">
      <w:pPr>
        <w:pStyle w:val="ListParagraph"/>
        <w:numPr>
          <w:ilvl w:val="0"/>
          <w:numId w:val="31"/>
        </w:numPr>
      </w:pPr>
      <w:r>
        <w:t>N</w:t>
      </w:r>
      <w:r w:rsidR="003F5F52">
        <w:t>umeric</w:t>
      </w:r>
      <w:r>
        <w:t xml:space="preserve"> parameters:</w:t>
      </w:r>
      <w:r w:rsidR="003F5F52">
        <w:t xml:space="preserve"> </w:t>
      </w:r>
      <w:r w:rsidR="009001DD">
        <w:t>the</w:t>
      </w:r>
      <w:r w:rsidR="003F5F52">
        <w:t xml:space="preserve"> command writes</w:t>
      </w:r>
      <w:r w:rsidR="009001DD">
        <w:t xml:space="preserve"> the low</w:t>
      </w:r>
      <w:r w:rsidR="002B5743">
        <w:t>-</w:t>
      </w:r>
      <w:r w:rsidR="009001DD">
        <w:t xml:space="preserve">order 8 bits of the value </w:t>
      </w:r>
      <w:r w:rsidR="002B5743">
        <w:t>of each expression</w:t>
      </w:r>
      <w:r w:rsidR="009001DD">
        <w:t xml:space="preserve"> as a single byte.</w:t>
      </w:r>
    </w:p>
    <w:p w:rsidR="0001043A" w:rsidRDefault="0001043A" w:rsidP="00156EC7">
      <w:pPr>
        <w:pStyle w:val="ListParagraph"/>
        <w:numPr>
          <w:ilvl w:val="0"/>
          <w:numId w:val="31"/>
        </w:numPr>
      </w:pPr>
      <w:r>
        <w:t xml:space="preserve">String parameters: the command writes the entire string to the file. Each character of the string is written as a single byte. See </w:t>
      </w:r>
      <w:r>
        <w:rPr>
          <w:b/>
        </w:rPr>
        <w:t>Byte.write.buffer</w:t>
      </w:r>
      <w:r>
        <w:t xml:space="preserve"> for more information.</w:t>
      </w:r>
    </w:p>
    <w:p w:rsidR="003F5F52" w:rsidRDefault="0001043A" w:rsidP="00156EC7">
      <w:pPr>
        <w:pStyle w:val="ListParagraph"/>
        <w:numPr>
          <w:ilvl w:val="0"/>
          <w:numId w:val="31"/>
        </w:numPr>
      </w:pPr>
      <w:r>
        <w:t>If you have both numeric and string parameters, you may have only one string, and it must be last.</w:t>
      </w:r>
    </w:p>
    <w:p w:rsidR="00B5684C" w:rsidRDefault="00B5684C" w:rsidP="00156EC7">
      <w:pPr>
        <w:pStyle w:val="ListParagraph"/>
        <w:numPr>
          <w:ilvl w:val="0"/>
          <w:numId w:val="31"/>
        </w:numPr>
      </w:pPr>
      <w:r>
        <w:t xml:space="preserve">The command accepts a string for backward compatibility. </w:t>
      </w:r>
      <w:r>
        <w:rPr>
          <w:b/>
        </w:rPr>
        <w:t>Byte.write.buffer</w:t>
      </w:r>
      <w:r>
        <w:t xml:space="preserve"> is preferred.</w:t>
      </w:r>
    </w:p>
    <w:p w:rsidR="002B5743" w:rsidRDefault="001511EC" w:rsidP="002B5743">
      <w:pPr>
        <w:spacing w:after="0"/>
      </w:pPr>
      <w:r>
        <w:t>E</w:t>
      </w:r>
      <w:r w:rsidR="002B5743">
        <w:t>xample</w:t>
      </w:r>
      <w:r>
        <w:t>s</w:t>
      </w:r>
      <w:r w:rsidR="002B5743">
        <w:t>:</w:t>
      </w:r>
    </w:p>
    <w:p w:rsidR="002B5743" w:rsidRDefault="002B5743" w:rsidP="002B5743">
      <w:pPr>
        <w:pStyle w:val="Codeexample"/>
        <w:rPr>
          <w:rFonts w:ascii="Letter Gothic" w:hAnsi="Letter Gothic"/>
          <w:b w:val="0"/>
        </w:rPr>
      </w:pPr>
      <w:r>
        <w:rPr>
          <w:rFonts w:ascii="Letter Gothic" w:hAnsi="Letter Gothic"/>
          <w:b w:val="0"/>
        </w:rPr>
        <w:t>Byte.open w, f1, "tmp.dat"</w:t>
      </w:r>
      <w:r>
        <w:rPr>
          <w:rFonts w:ascii="Letter Gothic" w:hAnsi="Letter Gothic"/>
          <w:b w:val="0"/>
        </w:rPr>
        <w:tab/>
      </w:r>
      <w:r>
        <w:rPr>
          <w:rFonts w:ascii="Letter Gothic" w:hAnsi="Letter Gothic"/>
          <w:b w:val="0"/>
        </w:rPr>
        <w:tab/>
        <w:t xml:space="preserve">% </w:t>
      </w:r>
      <w:r w:rsidR="001511EC">
        <w:rPr>
          <w:rFonts w:ascii="Letter Gothic" w:hAnsi="Letter Gothic"/>
          <w:b w:val="0"/>
        </w:rPr>
        <w:t>create</w:t>
      </w:r>
      <w:r>
        <w:rPr>
          <w:rFonts w:ascii="Letter Gothic" w:hAnsi="Letter Gothic"/>
          <w:b w:val="0"/>
        </w:rPr>
        <w:t xml:space="preserve"> </w:t>
      </w:r>
      <w:r w:rsidR="001511EC">
        <w:rPr>
          <w:rFonts w:ascii="Letter Gothic" w:hAnsi="Letter Gothic"/>
          <w:b w:val="0"/>
        </w:rPr>
        <w:t>a</w:t>
      </w:r>
      <w:r>
        <w:rPr>
          <w:rFonts w:ascii="Letter Gothic" w:hAnsi="Letter Gothic"/>
          <w:b w:val="0"/>
        </w:rPr>
        <w:t xml:space="preserve"> file</w:t>
      </w:r>
    </w:p>
    <w:p w:rsidR="002B5743" w:rsidRDefault="002B5743" w:rsidP="002B5743">
      <w:pPr>
        <w:pStyle w:val="Codeexample"/>
        <w:rPr>
          <w:rFonts w:ascii="Letter Gothic" w:hAnsi="Letter Gothic"/>
          <w:b w:val="0"/>
        </w:rPr>
      </w:pPr>
      <w:r>
        <w:rPr>
          <w:rFonts w:ascii="Letter Gothic" w:hAnsi="Letter Gothic"/>
          <w:b w:val="0"/>
        </w:rPr>
        <w:t>Byte.write.byte f1, 10</w:t>
      </w:r>
      <w:r>
        <w:rPr>
          <w:rFonts w:ascii="Letter Gothic" w:hAnsi="Letter Gothic"/>
          <w:b w:val="0"/>
        </w:rPr>
        <w:tab/>
      </w:r>
      <w:r>
        <w:rPr>
          <w:rFonts w:ascii="Letter Gothic" w:hAnsi="Letter Gothic"/>
          <w:b w:val="0"/>
        </w:rPr>
        <w:tab/>
        <w:t>% write one byte</w:t>
      </w:r>
    </w:p>
    <w:p w:rsidR="002B5743" w:rsidRDefault="002B5743" w:rsidP="002B5743">
      <w:pPr>
        <w:pStyle w:val="Codeexample"/>
        <w:rPr>
          <w:rFonts w:ascii="Letter Gothic" w:hAnsi="Letter Gothic"/>
          <w:b w:val="0"/>
        </w:rPr>
      </w:pPr>
      <w:r>
        <w:rPr>
          <w:rFonts w:ascii="Letter Gothic" w:hAnsi="Letter Gothic"/>
          <w:b w:val="0"/>
        </w:rPr>
        <w:t>Byte.write.byte f1, 11, 12, 13</w:t>
      </w:r>
      <w:r>
        <w:rPr>
          <w:rFonts w:ascii="Letter Gothic" w:hAnsi="Letter Gothic"/>
          <w:b w:val="0"/>
        </w:rPr>
        <w:tab/>
        <w:t>% write three bytes</w:t>
      </w:r>
    </w:p>
    <w:p w:rsidR="001511EC" w:rsidRPr="002B5743" w:rsidRDefault="001511EC" w:rsidP="001511EC">
      <w:pPr>
        <w:pStyle w:val="Codeexample"/>
        <w:rPr>
          <w:rFonts w:ascii="Letter Gothic" w:hAnsi="Letter Gothic"/>
          <w:b w:val="0"/>
        </w:rPr>
      </w:pPr>
      <w:r>
        <w:rPr>
          <w:rFonts w:ascii="Letter Gothic" w:hAnsi="Letter Gothic"/>
          <w:b w:val="0"/>
        </w:rPr>
        <w:t>Byte.write.byte f1, "Hello!"</w:t>
      </w:r>
      <w:r>
        <w:rPr>
          <w:rFonts w:ascii="Letter Gothic" w:hAnsi="Letter Gothic"/>
          <w:b w:val="0"/>
        </w:rPr>
        <w:tab/>
      </w:r>
      <w:r>
        <w:rPr>
          <w:rFonts w:ascii="Letter Gothic" w:hAnsi="Letter Gothic"/>
          <w:b w:val="0"/>
        </w:rPr>
        <w:tab/>
        <w:t>% write six bytes</w:t>
      </w:r>
    </w:p>
    <w:p w:rsidR="0001043A" w:rsidRPr="002B5743" w:rsidRDefault="0001043A" w:rsidP="0001043A">
      <w:pPr>
        <w:pStyle w:val="Codeexample"/>
        <w:rPr>
          <w:rFonts w:ascii="Letter Gothic" w:hAnsi="Letter Gothic"/>
          <w:b w:val="0"/>
        </w:rPr>
      </w:pPr>
      <w:r>
        <w:rPr>
          <w:rFonts w:ascii="Letter Gothic" w:hAnsi="Letter Gothic"/>
          <w:b w:val="0"/>
        </w:rPr>
        <w:t>Byte.write.byte f1, 1,2,3,"abc"</w:t>
      </w:r>
      <w:r>
        <w:rPr>
          <w:rFonts w:ascii="Letter Gothic" w:hAnsi="Letter Gothic"/>
          <w:b w:val="0"/>
        </w:rPr>
        <w:tab/>
        <w:t>% write six bytes</w:t>
      </w:r>
    </w:p>
    <w:p w:rsidR="002B5743" w:rsidRPr="002B5743" w:rsidRDefault="002B5743" w:rsidP="002B5743">
      <w:pPr>
        <w:pStyle w:val="Codeexample"/>
        <w:rPr>
          <w:rFonts w:ascii="Letter Gothic" w:hAnsi="Letter Gothic"/>
          <w:b w:val="0"/>
        </w:rPr>
      </w:pPr>
      <w:r>
        <w:rPr>
          <w:rFonts w:ascii="Letter Gothic" w:hAnsi="Letter Gothic"/>
          <w:b w:val="0"/>
        </w:rPr>
        <w:t>Byte.write.byte f1, "</w:t>
      </w:r>
      <w:r w:rsidR="001511EC">
        <w:rPr>
          <w:rFonts w:ascii="Letter Gothic" w:hAnsi="Letter Gothic"/>
          <w:b w:val="0"/>
        </w:rPr>
        <w:t>one</w:t>
      </w:r>
      <w:r>
        <w:rPr>
          <w:rFonts w:ascii="Letter Gothic" w:hAnsi="Letter Gothic"/>
          <w:b w:val="0"/>
        </w:rPr>
        <w:t>"</w:t>
      </w:r>
      <w:r w:rsidR="001511EC">
        <w:rPr>
          <w:rFonts w:ascii="Letter Gothic" w:hAnsi="Letter Gothic"/>
          <w:b w:val="0"/>
        </w:rPr>
        <w:t>, "two"</w:t>
      </w:r>
      <w:r>
        <w:rPr>
          <w:rFonts w:ascii="Letter Gothic" w:hAnsi="Letter Gothic"/>
          <w:b w:val="0"/>
        </w:rPr>
        <w:tab/>
        <w:t xml:space="preserve">% </w:t>
      </w:r>
      <w:r w:rsidR="001511EC">
        <w:rPr>
          <w:rFonts w:ascii="Letter Gothic" w:hAnsi="Letter Gothic"/>
          <w:b w:val="0"/>
        </w:rPr>
        <w:t>syntax error: only one string allowed</w:t>
      </w:r>
    </w:p>
    <w:p w:rsidR="009001DD" w:rsidRDefault="00E07039" w:rsidP="00AC545C">
      <w:r>
        <w:t xml:space="preserve">Note: </w:t>
      </w:r>
      <w:r w:rsidR="009001DD">
        <w:t xml:space="preserve">If the </w:t>
      </w:r>
      <w:r w:rsidR="00A6681C">
        <w:t>bytes are written from</w:t>
      </w:r>
      <w:r w:rsidR="009001DD">
        <w:t xml:space="preserve"> a string expression </w:t>
      </w:r>
      <w:r w:rsidR="00987DFF">
        <w:t xml:space="preserve">then </w:t>
      </w:r>
      <w:r w:rsidR="00A6681C">
        <w:t xml:space="preserve">the expression is </w:t>
      </w:r>
      <w:r>
        <w:t>evaluated twice</w:t>
      </w:r>
      <w:r w:rsidR="009001DD">
        <w:t>.</w:t>
      </w:r>
      <w:r w:rsidR="009B062F">
        <w:t xml:space="preserve"> You should not put calls to user-defined functions in the expression.</w:t>
      </w:r>
    </w:p>
    <w:p w:rsidR="00E16833" w:rsidRDefault="00E16833" w:rsidP="00E16833">
      <w:pPr>
        <w:pStyle w:val="Heading2"/>
      </w:pPr>
      <w:bookmarkStart w:id="1238" w:name="_Toc477150815"/>
      <w:r>
        <w:t>Byte.read.number &lt;file_table_nexp&gt;</w:t>
      </w:r>
      <w:r w:rsidR="001511EC">
        <w:t xml:space="preserve"> {</w:t>
      </w:r>
      <w:r>
        <w:t>,&lt;nvar&gt;</w:t>
      </w:r>
      <w:r w:rsidR="001511EC">
        <w:t>...}</w:t>
      </w:r>
      <w:bookmarkEnd w:id="1238"/>
      <w:r>
        <w:fldChar w:fldCharType="begin"/>
      </w:r>
      <w:r>
        <w:instrText xml:space="preserve"> XE "</w:instrText>
      </w:r>
      <w:r w:rsidRPr="005A717A">
        <w:instrText>Byte.read.</w:instrText>
      </w:r>
      <w:r w:rsidR="002C4758">
        <w:instrText>number</w:instrText>
      </w:r>
      <w:r w:rsidRPr="005A717A">
        <w:instrText xml:space="preserve"> &lt;</w:instrText>
      </w:r>
      <w:r>
        <w:instrText>f</w:instrText>
      </w:r>
      <w:r w:rsidRPr="005A717A">
        <w:instrText>ile_table_n</w:instrText>
      </w:r>
      <w:r>
        <w:instrText>exp</w:instrText>
      </w:r>
      <w:r w:rsidRPr="005A717A">
        <w:instrText>&gt;</w:instrText>
      </w:r>
      <w:r w:rsidR="001511EC">
        <w:instrText xml:space="preserve"> {,&lt;nvar&gt;...}</w:instrText>
      </w:r>
      <w:r>
        <w:instrText xml:space="preserve">" </w:instrText>
      </w:r>
      <w:r>
        <w:fldChar w:fldCharType="end"/>
      </w:r>
    </w:p>
    <w:p w:rsidR="009B062F" w:rsidRDefault="009B062F" w:rsidP="009B062F">
      <w:r>
        <w:t>Reads</w:t>
      </w:r>
      <w:r w:rsidR="001511EC">
        <w:t xml:space="preserve"> </w:t>
      </w:r>
      <w:r w:rsidR="007C1B22">
        <w:t xml:space="preserve">numbers </w:t>
      </w:r>
      <w:r>
        <w:t xml:space="preserve">from the file specified by the file number parameter </w:t>
      </w:r>
      <w:r w:rsidRPr="00AC545C">
        <w:t>&lt;</w:t>
      </w:r>
      <w:r>
        <w:t>f</w:t>
      </w:r>
      <w:r w:rsidRPr="00AC545C">
        <w:t>ile_table_n</w:t>
      </w:r>
      <w:r>
        <w:t>exp</w:t>
      </w:r>
      <w:r w:rsidRPr="00AC545C">
        <w:t>&gt;</w:t>
      </w:r>
      <w:r w:rsidR="007C1B22">
        <w:t xml:space="preserve"> </w:t>
      </w:r>
      <w:r>
        <w:t>and place</w:t>
      </w:r>
      <w:r w:rsidR="007C1B22">
        <w:t>s them</w:t>
      </w:r>
      <w:r>
        <w:t xml:space="preserve"> </w:t>
      </w:r>
      <w:r w:rsidR="003F5F52" w:rsidRPr="00AC545C">
        <w:t xml:space="preserve">into </w:t>
      </w:r>
      <w:r>
        <w:t>the numeric variable</w:t>
      </w:r>
      <w:r w:rsidR="007C1B22">
        <w:t>s in the</w:t>
      </w:r>
      <w:r>
        <w:t xml:space="preserve"> </w:t>
      </w:r>
      <w:r w:rsidR="007C1B22">
        <w:t>"{,</w:t>
      </w:r>
      <w:r w:rsidR="003F5F52" w:rsidRPr="00AC545C">
        <w:t>&lt;nvar&gt;</w:t>
      </w:r>
      <w:r w:rsidR="007C1B22">
        <w:t>}..." parameter list</w:t>
      </w:r>
      <w:r>
        <w:t>.</w:t>
      </w:r>
      <w:r w:rsidR="007C1B22">
        <w:t xml:space="preserve"> Each number is a group of 8 bytes.</w:t>
      </w:r>
    </w:p>
    <w:p w:rsidR="00E16833" w:rsidRDefault="009B062F" w:rsidP="009B062F">
      <w:r>
        <w:t xml:space="preserve">If the file does not have </w:t>
      </w:r>
      <w:r w:rsidR="007C1B22">
        <w:t>enough data available for all of the variables</w:t>
      </w:r>
      <w:r>
        <w:t xml:space="preserve">, </w:t>
      </w:r>
      <w:r w:rsidR="00E16833" w:rsidRPr="00AC545C">
        <w:t>the</w:t>
      </w:r>
      <w:r w:rsidR="00E16833">
        <w:t xml:space="preserve"> value </w:t>
      </w:r>
      <w:r>
        <w:t>of</w:t>
      </w:r>
      <w:r w:rsidR="007C1B22">
        <w:t xml:space="preserve"> one or more &lt;nvar&gt; will be</w:t>
      </w:r>
      <w:r>
        <w:t xml:space="preserve"> set to -1</w:t>
      </w:r>
      <w:r w:rsidR="00E16833" w:rsidRPr="00AC545C">
        <w:t>.</w:t>
      </w:r>
      <w:r w:rsidR="00E16833">
        <w:t xml:space="preserve"> This is indistinguishable from -1 read as actual data, except that the result of the </w:t>
      </w:r>
      <w:r w:rsidR="00E16833">
        <w:rPr>
          <w:b/>
        </w:rPr>
        <w:t>Byte</w:t>
      </w:r>
      <w:r w:rsidR="00E16833" w:rsidRPr="001E2A81">
        <w:rPr>
          <w:b/>
        </w:rPr>
        <w:t>.eof</w:t>
      </w:r>
      <w:r w:rsidR="00E16833">
        <w:t xml:space="preserve"> command will be false for real data and true for EOF.</w:t>
      </w:r>
    </w:p>
    <w:p w:rsidR="009B062F" w:rsidRPr="009B062F" w:rsidRDefault="009B062F" w:rsidP="009B062F">
      <w:r>
        <w:t xml:space="preserve">Normally this command is used only to read values written with </w:t>
      </w:r>
      <w:r>
        <w:rPr>
          <w:b/>
        </w:rPr>
        <w:t>Byte.write.number</w:t>
      </w:r>
      <w:r>
        <w:t>. You must be sure the file is positioned at the first byte of the eight-byte representation of a number, or you will get unexpected results.</w:t>
      </w:r>
    </w:p>
    <w:p w:rsidR="00E16833" w:rsidRDefault="00E16833" w:rsidP="00E16833">
      <w:pPr>
        <w:pStyle w:val="Heading2"/>
      </w:pPr>
      <w:bookmarkStart w:id="1239" w:name="_Toc477150816"/>
      <w:r>
        <w:t>Byte.write.</w:t>
      </w:r>
      <w:r w:rsidR="009B062F">
        <w:t>number</w:t>
      </w:r>
      <w:r>
        <w:t xml:space="preserve"> &lt;file_table_nexp&gt;</w:t>
      </w:r>
      <w:r w:rsidR="007C1B22">
        <w:t xml:space="preserve"> {</w:t>
      </w:r>
      <w:r>
        <w:t>,&lt;nexp&gt;</w:t>
      </w:r>
      <w:r w:rsidR="007C1B22">
        <w:t>}...</w:t>
      </w:r>
      <w:bookmarkEnd w:id="1239"/>
      <w:r>
        <w:fldChar w:fldCharType="begin"/>
      </w:r>
      <w:r>
        <w:instrText xml:space="preserve"> XE "</w:instrText>
      </w:r>
      <w:r w:rsidRPr="00546DCD">
        <w:instrText>Byte.write</w:instrText>
      </w:r>
      <w:r>
        <w:instrText>.</w:instrText>
      </w:r>
      <w:r w:rsidR="009B062F">
        <w:instrText>number</w:instrText>
      </w:r>
      <w:r w:rsidRPr="00546DCD">
        <w:instrText xml:space="preserve"> &lt;</w:instrText>
      </w:r>
      <w:r>
        <w:instrText>f</w:instrText>
      </w:r>
      <w:r w:rsidRPr="00546DCD">
        <w:instrText>ile_table_n</w:instrText>
      </w:r>
      <w:r>
        <w:instrText>exp</w:instrText>
      </w:r>
      <w:r w:rsidR="009B062F">
        <w:instrText>&gt;</w:instrText>
      </w:r>
      <w:r w:rsidR="007C1B22">
        <w:instrText xml:space="preserve"> {,&lt;nexp&gt;}...</w:instrText>
      </w:r>
      <w:r>
        <w:instrText xml:space="preserve">" </w:instrText>
      </w:r>
      <w:r>
        <w:fldChar w:fldCharType="end"/>
      </w:r>
    </w:p>
    <w:p w:rsidR="00E16833" w:rsidRDefault="009B062F" w:rsidP="00E16833">
      <w:r>
        <w:t>Writes the value</w:t>
      </w:r>
      <w:r w:rsidR="007C1B22">
        <w:t>s</w:t>
      </w:r>
      <w:r>
        <w:t xml:space="preserve"> of the numeric expression</w:t>
      </w:r>
      <w:r w:rsidR="007C1B22">
        <w:t>s</w:t>
      </w:r>
      <w:r>
        <w:t xml:space="preserve"> &lt;nexp&gt; to the file specified by the file number parameter </w:t>
      </w:r>
      <w:r w:rsidRPr="00AC545C">
        <w:t>&lt;</w:t>
      </w:r>
      <w:r>
        <w:t>f</w:t>
      </w:r>
      <w:r w:rsidRPr="00AC545C">
        <w:t>ile_table_n</w:t>
      </w:r>
      <w:r>
        <w:t>exp</w:t>
      </w:r>
      <w:r w:rsidRPr="00AC545C">
        <w:t>&gt;</w:t>
      </w:r>
      <w:r>
        <w:t>. This command always writes 8 bytes</w:t>
      </w:r>
      <w:r w:rsidR="007C1B22">
        <w:t xml:space="preserve"> for each expression in the parameter list</w:t>
      </w:r>
      <w:r>
        <w:t>.</w:t>
      </w:r>
    </w:p>
    <w:p w:rsidR="00C964AD" w:rsidRDefault="00C964AD" w:rsidP="00EB1F62">
      <w:pPr>
        <w:pStyle w:val="Heading2"/>
      </w:pPr>
      <w:bookmarkStart w:id="1240" w:name="_Toc477150817"/>
      <w:r>
        <w:lastRenderedPageBreak/>
        <w:t>Byte.read.buffer &lt;</w:t>
      </w:r>
      <w:r w:rsidR="000B4495">
        <w:t>f</w:t>
      </w:r>
      <w:r>
        <w:t>ile_table_n</w:t>
      </w:r>
      <w:r w:rsidR="00876EDA">
        <w:t>exp</w:t>
      </w:r>
      <w:r>
        <w:t>&gt;, &lt;count_nexp&gt;, &lt;buffer_svar&gt;</w:t>
      </w:r>
      <w:bookmarkEnd w:id="1240"/>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w:t>
      </w:r>
      <w:r w:rsidR="002D5E8D">
        <w:t>s</w:t>
      </w:r>
      <w:r>
        <w:t xml:space="preserve"> the specified </w:t>
      </w:r>
      <w:r w:rsidR="00E0064E">
        <w:t>number</w:t>
      </w:r>
      <w:r>
        <w:t xml:space="preserve">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w:t>
      </w:r>
      <w:r w:rsidR="00E0064E">
        <w:t xml:space="preserve">The </w:t>
      </w:r>
      <w:r w:rsidR="00E0064E" w:rsidRPr="003D72CE">
        <w:t>string length</w:t>
      </w:r>
      <w:r w:rsidR="00E0064E">
        <w:t xml:space="preserve"> (len(</w:t>
      </w:r>
      <w:r w:rsidR="00E0064E" w:rsidRPr="00892BDE">
        <w:t>&lt;buffer_svar&gt;</w:t>
      </w:r>
      <w:r w:rsidR="00E0064E">
        <w:t>)</w:t>
      </w:r>
      <w:ins w:id="1241" w:author="Sammartano, Marc (BIC USA)" w:date="2016-09-12T13:53:00Z">
        <w:r w:rsidR="00791C19">
          <w:t>)</w:t>
        </w:r>
      </w:ins>
      <w:r w:rsidR="00E0064E">
        <w:t xml:space="preserve"> will be the number of bytes actually read. </w:t>
      </w:r>
      <w:r w:rsidR="001D70BF">
        <w:t xml:space="preserve">If the end of file </w:t>
      </w:r>
      <w:r w:rsidR="008D299D">
        <w:t>i</w:t>
      </w:r>
      <w:r w:rsidR="001D70BF">
        <w:t>s reached, the</w:t>
      </w:r>
      <w:r w:rsidR="003D72CE">
        <w:t xml:space="preserve"> </w:t>
      </w:r>
      <w:r w:rsidR="003D72CE" w:rsidRPr="003D72CE">
        <w:t>string length</w:t>
      </w:r>
      <w:r w:rsidR="001D70BF">
        <w:t xml:space="preserve"> </w:t>
      </w:r>
      <w:r w:rsidR="00E0064E">
        <w:t>may</w:t>
      </w:r>
      <w:r w:rsidR="001D70BF">
        <w:t xml:space="preserve"> be </w:t>
      </w:r>
      <w:r w:rsidR="00E0064E">
        <w:t>less than the requested count</w:t>
      </w:r>
      <w:r w:rsidR="001D70BF">
        <w:t>.</w:t>
      </w:r>
    </w:p>
    <w:p w:rsidR="003C1B1C" w:rsidRDefault="003C1B1C" w:rsidP="00892BDE">
      <w:r>
        <w:t>A buffer string is a special use of the BASIC! string. Each character of a string is 16 b</w:t>
      </w:r>
      <w:r w:rsidR="00545781">
        <w:t>it</w:t>
      </w:r>
      <w:r>
        <w:t xml:space="preserve">s. When used as a buffer, one byte of data is written into the lower </w:t>
      </w:r>
      <w:r w:rsidR="00540D17">
        <w:t>8 bits of each 16-bit character. The upper 8 bits are 0.</w:t>
      </w:r>
      <w:r w:rsidR="00F70D72" w:rsidRPr="00F70D72">
        <w:t xml:space="preserve"> </w:t>
      </w:r>
      <w:r w:rsidR="00F70D72">
        <w:t xml:space="preserve">Extract the binary data from the string, one byte at a time, with the </w:t>
      </w:r>
      <w:r w:rsidR="00F70D72" w:rsidRPr="00F70D72">
        <w:rPr>
          <w:b/>
        </w:rPr>
        <w:t>ASCII()</w:t>
      </w:r>
      <w:r w:rsidR="00F70D72">
        <w:t xml:space="preserve"> or </w:t>
      </w:r>
      <w:r w:rsidR="00F70D72" w:rsidRPr="00F70D72">
        <w:rPr>
          <w:b/>
        </w:rPr>
        <w:t>UCODE()</w:t>
      </w:r>
      <w:r w:rsidR="00F70D72">
        <w:t xml:space="preserve"> functions.</w:t>
      </w:r>
    </w:p>
    <w:p w:rsidR="006E2250" w:rsidRPr="006E2250" w:rsidRDefault="006E2250" w:rsidP="00892BDE">
      <w:r>
        <w:t xml:space="preserve">The format of the buffer string read by this command is compatible with the </w:t>
      </w:r>
      <w:r>
        <w:rPr>
          <w:b/>
        </w:rPr>
        <w:t>DE</w:t>
      </w:r>
      <w:r w:rsidRPr="006E2250">
        <w:rPr>
          <w:b/>
        </w:rPr>
        <w:t>CODE$()</w:t>
      </w:r>
      <w:r>
        <w:t xml:space="preserve"> function. If you know that part of your data contains an encoded string, you can extract the substring (using a function like </w:t>
      </w:r>
      <w:r>
        <w:rPr>
          <w:b/>
        </w:rPr>
        <w:t>MID$()</w:t>
      </w:r>
      <w:r>
        <w:t xml:space="preserve">), then pass the substring to </w:t>
      </w:r>
      <w:r>
        <w:rPr>
          <w:b/>
        </w:rPr>
        <w:t>DE</w:t>
      </w:r>
      <w:r w:rsidRPr="006E2250">
        <w:rPr>
          <w:b/>
        </w:rPr>
        <w:t>CODE$()</w:t>
      </w:r>
      <w:r>
        <w:t xml:space="preserve"> to convert it to a BASIC! string.</w:t>
      </w:r>
    </w:p>
    <w:p w:rsidR="001D70BF" w:rsidRDefault="001D70BF" w:rsidP="00EB1F62">
      <w:pPr>
        <w:pStyle w:val="Heading2"/>
      </w:pPr>
      <w:bookmarkStart w:id="1242" w:name="_Toc477150818"/>
      <w:r>
        <w:t>Byte.write.buffer &lt;</w:t>
      </w:r>
      <w:r w:rsidR="000B4495">
        <w:t>f</w:t>
      </w:r>
      <w:r>
        <w:t>ile_table_n</w:t>
      </w:r>
      <w:r w:rsidR="00876EDA">
        <w:t>exp</w:t>
      </w:r>
      <w:r>
        <w:t>&gt;, &lt;</w:t>
      </w:r>
      <w:r w:rsidR="00FE3C2C">
        <w:t>buffer_</w:t>
      </w:r>
      <w:r>
        <w:t>sexp&gt;</w:t>
      </w:r>
      <w:bookmarkEnd w:id="1242"/>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461D73" w:rsidRDefault="00FE3C2C" w:rsidP="001D70BF">
      <w:r>
        <w:t>Write</w:t>
      </w:r>
      <w:r w:rsidR="002D5E8D">
        <w:t>s</w:t>
      </w:r>
      <w:r>
        <w:t xml:space="preserve"> t</w:t>
      </w:r>
      <w:r w:rsidR="001D70BF">
        <w:t>he entire contents of the string expression to the file.</w:t>
      </w:r>
      <w:r w:rsidR="00F70D72">
        <w:t xml:space="preserve"> </w:t>
      </w:r>
      <w:r>
        <w:t xml:space="preserve">The string is assumed to be a buffer string holding binary data, as described in </w:t>
      </w:r>
      <w:r>
        <w:rPr>
          <w:b/>
        </w:rPr>
        <w:t>Byte.read.buffer</w:t>
      </w:r>
      <w:r>
        <w:t>. The writer discards the upper 8 bits of each 16-bit character, writing one byte to the file for each character in the string.</w:t>
      </w:r>
    </w:p>
    <w:p w:rsidR="001D70BF" w:rsidRPr="00461D73" w:rsidRDefault="00461D73" w:rsidP="001D70BF">
      <w:r>
        <w:t xml:space="preserve">The </w:t>
      </w:r>
      <w:r>
        <w:rPr>
          <w:b/>
        </w:rPr>
        <w:t>Byte.read.buffer</w:t>
      </w:r>
      <w:r>
        <w:t xml:space="preserve"> command and the </w:t>
      </w:r>
      <w:r>
        <w:rPr>
          <w:b/>
        </w:rPr>
        <w:t>ENCODE$()</w:t>
      </w:r>
      <w:r>
        <w:t xml:space="preserve"> function always create these "buffer strings". You can construct one by using, for example, the </w:t>
      </w:r>
      <w:r>
        <w:rPr>
          <w:b/>
        </w:rPr>
        <w:t>CHR$()</w:t>
      </w:r>
      <w:r>
        <w:t xml:space="preserve"> function with values less than 256.</w:t>
      </w:r>
    </w:p>
    <w:p w:rsidR="006E2250" w:rsidRPr="00461D73" w:rsidRDefault="006E2250" w:rsidP="001D70BF">
      <w:r>
        <w:t xml:space="preserve">If you use only ASCII characters in a string, you can use this function to write the string to a file. The </w:t>
      </w:r>
      <w:r w:rsidR="00461D73">
        <w:t xml:space="preserve">output is </w:t>
      </w:r>
      <w:r>
        <w:t xml:space="preserve">the same as if you had written it with </w:t>
      </w:r>
      <w:r w:rsidR="00461D73">
        <w:rPr>
          <w:b/>
        </w:rPr>
        <w:t>Text.writeln</w:t>
      </w:r>
      <w:r w:rsidR="00461D73">
        <w:t>, except that it will have no added newline.</w:t>
      </w:r>
    </w:p>
    <w:p w:rsidR="00740C03" w:rsidRDefault="00740C03" w:rsidP="00740C03">
      <w:pPr>
        <w:pStyle w:val="Heading2"/>
      </w:pPr>
      <w:bookmarkStart w:id="1243" w:name="_Toc477150819"/>
      <w:r>
        <w:t>Byte.eof &lt;file_table_nexp&gt;, &lt;lvar&gt;</w:t>
      </w:r>
      <w:bookmarkEnd w:id="1243"/>
      <w:r>
        <w:fldChar w:fldCharType="begin"/>
      </w:r>
      <w:r>
        <w:instrText xml:space="preserve"> XE "Byte.eof</w:instrText>
      </w:r>
      <w:r w:rsidRPr="00F467FA">
        <w:instrText xml:space="preserve"> </w:instrText>
      </w:r>
      <w:r>
        <w:instrText xml:space="preserve">&lt;file_table_nexp&gt;, &lt;lvar&gt;" </w:instrText>
      </w:r>
      <w:r>
        <w:fldChar w:fldCharType="end"/>
      </w:r>
    </w:p>
    <w:p w:rsidR="00740C03" w:rsidRDefault="00740C03" w:rsidP="00740C03">
      <w:r>
        <w:t>Report</w:t>
      </w:r>
      <w:r w:rsidR="002D5E8D">
        <w:t>s</w:t>
      </w:r>
      <w:r>
        <w:t xml:space="preserve"> an opened file’s end-of-file status. If the file is at EOF, the &lt;lvar&gt; is set true (non-zero). If the file or directory is not at EOF, the &lt;lvar&gt; is set false (zero).</w:t>
      </w:r>
    </w:p>
    <w:p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rsidR="007B5830" w:rsidRDefault="007B5830" w:rsidP="00EB1F62">
      <w:pPr>
        <w:pStyle w:val="Heading2"/>
      </w:pPr>
      <w:bookmarkStart w:id="1244" w:name="_Toc477150820"/>
      <w:r>
        <w:t>Byte.position.get &lt;</w:t>
      </w:r>
      <w:r w:rsidR="000B4495">
        <w:t>f</w:t>
      </w:r>
      <w:r>
        <w:t>ile_table_n</w:t>
      </w:r>
      <w:r w:rsidR="00876EDA">
        <w:t>exp</w:t>
      </w:r>
      <w:r>
        <w:t>&gt;, &lt;position_</w:t>
      </w:r>
      <w:r w:rsidR="008333B7">
        <w:t>nvar</w:t>
      </w:r>
      <w:r>
        <w:t>&gt;</w:t>
      </w:r>
      <w:bookmarkEnd w:id="1244"/>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w:t>
      </w:r>
      <w:r w:rsidR="002D5E8D">
        <w:t>s</w:t>
      </w:r>
      <w:r>
        <w:t xml:space="preserve">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1245" w:name="_Toc477150821"/>
      <w:r>
        <w:t>Byte.position.set &lt;</w:t>
      </w:r>
      <w:r w:rsidR="000B4495">
        <w:t>f</w:t>
      </w:r>
      <w:r>
        <w:t>ile_table_n</w:t>
      </w:r>
      <w:r w:rsidR="00876EDA">
        <w:t>exp</w:t>
      </w:r>
      <w:r>
        <w:t>&gt;, &lt;position_nexp&gt;</w:t>
      </w:r>
      <w:bookmarkEnd w:id="1245"/>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w:t>
      </w:r>
      <w:r w:rsidR="002D5E8D">
        <w:t>s</w:t>
      </w:r>
      <w:r>
        <w:t xml:space="preserve"> the position of the next by</w:t>
      </w:r>
      <w:r w:rsidR="00EC353D">
        <w:t>te</w:t>
      </w:r>
      <w:r>
        <w:t xml:space="preserve">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876EDA" w:rsidRDefault="00876EDA" w:rsidP="00876EDA">
      <w:pPr>
        <w:pStyle w:val="Heading2"/>
      </w:pPr>
      <w:bookmarkStart w:id="1246" w:name="_Toc477150822"/>
      <w:r>
        <w:t>Byte.position.mark {{&lt;file_table_nexp&gt;}{, &lt;marklimit_nexp&gt;}}</w:t>
      </w:r>
      <w:bookmarkEnd w:id="1246"/>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1247" w:name="_Toc477150823"/>
      <w:r>
        <w:t>Byte.truncate &lt;file_table_nexp&gt;,&lt;length_nexp&gt;</w:t>
      </w:r>
      <w:bookmarkEnd w:id="1247"/>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1248" w:name="_Toc477150824"/>
      <w:r>
        <w:t>Byte.copy &lt;</w:t>
      </w:r>
      <w:r w:rsidR="000B4495">
        <w:t>f</w:t>
      </w:r>
      <w:r>
        <w:t>ile_table_n</w:t>
      </w:r>
      <w:r w:rsidR="00876EDA">
        <w:t>exp</w:t>
      </w:r>
      <w:r>
        <w:t>&gt;,&lt;output_file_s</w:t>
      </w:r>
      <w:r w:rsidR="00876EDA">
        <w:t>exp</w:t>
      </w:r>
      <w:r>
        <w:t>&gt;</w:t>
      </w:r>
      <w:bookmarkEnd w:id="1248"/>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77755E" w:rsidRDefault="00C964AD" w:rsidP="008A09FA">
      <w:pPr>
        <w:rPr>
          <w:ins w:id="1249" w:author="Sammartano, Marc (BIC USA)" w:date="2016-11-26T11:28:00Z"/>
        </w:rPr>
      </w:pPr>
      <w:del w:id="1250" w:author="Sammartano, Marc (BIC USA)" w:date="2016-11-26T11:26:00Z">
        <w:r w:rsidDel="00B848A0">
          <w:delText>The</w:delText>
        </w:r>
      </w:del>
      <w:ins w:id="1251" w:author="Sammartano, Marc (BIC USA)" w:date="2016-11-26T11:26:00Z">
        <w:r w:rsidR="00B848A0">
          <w:t>All bytes from the current position of the</w:t>
        </w:r>
      </w:ins>
      <w:r>
        <w:t xml:space="preserve"> input file </w:t>
      </w:r>
      <w:ins w:id="1252" w:author="Sammartano, Marc (BIC USA)" w:date="2016-11-26T11:26:00Z">
        <w:r w:rsidR="00B848A0">
          <w:t>to its end are</w:t>
        </w:r>
      </w:ins>
      <w:del w:id="1253" w:author="Sammartano, Marc (BIC USA)" w:date="2016-11-26T11:27:00Z">
        <w:r w:rsidDel="00B848A0">
          <w:delText>will be completely</w:delText>
        </w:r>
      </w:del>
      <w:r>
        <w:t xml:space="preserve"> copied to the to the output file. Both files </w:t>
      </w:r>
      <w:del w:id="1254" w:author="Sammartano, Marc (BIC USA)" w:date="2016-11-26T11:28:00Z">
        <w:r w:rsidDel="00B848A0">
          <w:delText>will</w:delText>
        </w:r>
      </w:del>
      <w:ins w:id="1255" w:author="Sammartano, Marc (BIC USA)" w:date="2016-11-26T11:28:00Z">
        <w:r w:rsidR="00B848A0">
          <w:t>are</w:t>
        </w:r>
      </w:ins>
      <w:r>
        <w:t xml:space="preserve"> then</w:t>
      </w:r>
      <w:del w:id="1256" w:author="Sammartano, Marc (BIC USA)" w:date="2016-11-26T11:27:00Z">
        <w:r w:rsidDel="00B848A0">
          <w:delText xml:space="preserve"> be</w:delText>
        </w:r>
      </w:del>
      <w:r>
        <w:t xml:space="preserve"> closed.</w:t>
      </w:r>
    </w:p>
    <w:p w:rsidR="00C964AD" w:rsidRPr="00B848A0" w:rsidRDefault="00B848A0" w:rsidP="008A09FA">
      <w:ins w:id="1257" w:author="Sammartano, Marc (BIC USA)" w:date="2016-11-26T11:28:00Z">
        <w:r>
          <w:t xml:space="preserve">If you have read from the input file, and you want to copy the whole file, you must </w:t>
        </w:r>
      </w:ins>
      <w:ins w:id="1258" w:author="Sammartano, Marc (BIC USA)" w:date="2016-11-26T11:29:00Z">
        <w:r>
          <w:t xml:space="preserve">reset the file position to 0 with </w:t>
        </w:r>
        <w:r>
          <w:rPr>
            <w:b/>
          </w:rPr>
          <w:t>Byte.position.set</w:t>
        </w:r>
        <w:r>
          <w:t xml:space="preserve">. However, if you have changed the file mark with </w:t>
        </w:r>
      </w:ins>
      <w:ins w:id="1259" w:author="Sammartano, Marc (BIC USA)" w:date="2016-11-26T11:30:00Z">
        <w:r>
          <w:rPr>
            <w:b/>
          </w:rPr>
          <w:t>Byte.position.mark</w:t>
        </w:r>
        <w:r>
          <w:t xml:space="preserve">, or if you </w:t>
        </w:r>
        <w:r w:rsidR="0077755E">
          <w:t>reading a non-local (internet) file, you can</w:t>
        </w:r>
      </w:ins>
      <w:ins w:id="1260" w:author="Sammartano, Marc (BIC USA)" w:date="2016-11-26T11:31:00Z">
        <w:r w:rsidR="0077755E">
          <w:t>’t reset the file position to 0. Instead, you must close and reopen the file.</w:t>
        </w:r>
      </w:ins>
    </w:p>
    <w:p w:rsidR="00C964AD" w:rsidRDefault="00C964AD" w:rsidP="008A09FA">
      <w:pPr>
        <w:rPr>
          <w:ins w:id="1261" w:author="Sammartano, Marc (BIC USA)" w:date="2016-06-27T15:35:00Z"/>
        </w:rPr>
      </w:pPr>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185064" w:rsidRDefault="00185064" w:rsidP="00185064">
      <w:pPr>
        <w:pStyle w:val="Heading1"/>
        <w:rPr>
          <w:ins w:id="1262" w:author="Sammartano, Marc (BIC USA)" w:date="2016-06-27T15:35:00Z"/>
        </w:rPr>
      </w:pPr>
      <w:bookmarkStart w:id="1263" w:name="_Toc477150825"/>
      <w:ins w:id="1264" w:author="Sammartano, Marc (BIC USA)" w:date="2016-06-27T15:37:00Z">
        <w:r>
          <w:t xml:space="preserve">ZIP </w:t>
        </w:r>
      </w:ins>
      <w:ins w:id="1265" w:author="Sammartano, Marc (BIC USA)" w:date="2016-06-27T15:35:00Z">
        <w:r>
          <w:t>File I/O</w:t>
        </w:r>
        <w:bookmarkEnd w:id="1263"/>
      </w:ins>
    </w:p>
    <w:p w:rsidR="00185064" w:rsidRDefault="00185064" w:rsidP="008A09FA">
      <w:pPr>
        <w:rPr>
          <w:ins w:id="1266" w:author="Sammartano, Marc (BIC USA)" w:date="2016-07-06T15:30:00Z"/>
        </w:rPr>
      </w:pPr>
      <w:ins w:id="1267" w:author="Sammartano, Marc (BIC USA)" w:date="2016-06-27T15:36:00Z">
        <w:r>
          <w:t>The Z</w:t>
        </w:r>
      </w:ins>
      <w:ins w:id="1268" w:author="Sammartano, Marc (BIC USA)" w:date="2016-06-27T15:37:00Z">
        <w:r>
          <w:t>IP</w:t>
        </w:r>
      </w:ins>
      <w:ins w:id="1269" w:author="Sammartano, Marc (BIC USA)" w:date="2016-06-27T15:36:00Z">
        <w:r>
          <w:t xml:space="preserve"> file I/O commands </w:t>
        </w:r>
      </w:ins>
      <w:ins w:id="1270" w:author="Sammartano, Marc (BIC USA)" w:date="2016-06-27T15:37:00Z">
        <w:r>
          <w:t>work with compressed files</w:t>
        </w:r>
      </w:ins>
      <w:ins w:id="1271" w:author="Sammartano, Marc (BIC USA)" w:date="2016-06-27T15:36:00Z">
        <w:r>
          <w:t>.</w:t>
        </w:r>
      </w:ins>
      <w:ins w:id="1272" w:author="Sammartano, Marc (BIC USA)" w:date="2016-06-27T15:38:00Z">
        <w:r>
          <w:t xml:space="preserve"> ZIP is an archive file format that stores multiple directories and files, using </w:t>
        </w:r>
      </w:ins>
      <w:ins w:id="1273" w:author="Sammartano, Marc (BIC USA)" w:date="2016-06-27T15:39:00Z">
        <w:r>
          <w:t xml:space="preserve">a method of </w:t>
        </w:r>
      </w:ins>
      <w:ins w:id="1274" w:author="Sammartano, Marc (BIC USA)" w:date="2016-06-27T15:38:00Z">
        <w:r>
          <w:t xml:space="preserve">lossless data compression to save </w:t>
        </w:r>
      </w:ins>
      <w:ins w:id="1275" w:author="Sammartano, Marc (BIC USA)" w:date="2016-06-27T15:39:00Z">
        <w:r>
          <w:t xml:space="preserve">file </w:t>
        </w:r>
      </w:ins>
      <w:ins w:id="1276" w:author="Sammartano, Marc (BIC USA)" w:date="2016-06-27T15:38:00Z">
        <w:r>
          <w:t>space.</w:t>
        </w:r>
      </w:ins>
    </w:p>
    <w:p w:rsidR="008664DE" w:rsidRPr="00481359" w:rsidRDefault="008664DE" w:rsidP="008A09FA">
      <w:pPr>
        <w:rPr>
          <w:ins w:id="1277" w:author="Sammartano, Marc (BIC USA)" w:date="2016-06-27T15:39:00Z"/>
        </w:rPr>
      </w:pPr>
      <w:ins w:id="1278" w:author="Sammartano, Marc (BIC USA)" w:date="2016-07-06T15:32:00Z">
        <w:r>
          <w:t xml:space="preserve">Use </w:t>
        </w:r>
        <w:r>
          <w:rPr>
            <w:b/>
          </w:rPr>
          <w:t>Zip.dir</w:t>
        </w:r>
        <w:r>
          <w:t xml:space="preserve"> to get an array containing the names of all of the </w:t>
        </w:r>
      </w:ins>
      <w:ins w:id="1279" w:author="Sammartano, Marc (BIC USA)" w:date="2016-07-06T15:33:00Z">
        <w:r>
          <w:t xml:space="preserve">directories and </w:t>
        </w:r>
      </w:ins>
      <w:ins w:id="1280" w:author="Sammartano, Marc (BIC USA)" w:date="2016-07-06T15:32:00Z">
        <w:r>
          <w:t xml:space="preserve">files in </w:t>
        </w:r>
      </w:ins>
      <w:ins w:id="1281" w:author="Sammartano, Marc (BIC USA)" w:date="2016-07-06T17:19:00Z">
        <w:r w:rsidR="00A33F39">
          <w:t>an</w:t>
        </w:r>
      </w:ins>
      <w:ins w:id="1282" w:author="Sammartano, Marc (BIC USA)" w:date="2016-07-06T15:32:00Z">
        <w:r>
          <w:t xml:space="preserve"> archive.</w:t>
        </w:r>
      </w:ins>
      <w:ins w:id="1283" w:author="Sammartano, Marc (BIC USA)" w:date="2016-07-06T15:33:00Z">
        <w:r>
          <w:t xml:space="preserve"> Use the </w:t>
        </w:r>
      </w:ins>
      <w:ins w:id="1284" w:author="Sammartano, Marc (BIC USA)" w:date="2016-07-06T17:01:00Z">
        <w:r w:rsidR="00481359">
          <w:t xml:space="preserve">file </w:t>
        </w:r>
      </w:ins>
      <w:ins w:id="1285" w:author="Sammartano, Marc (BIC USA)" w:date="2016-07-06T15:33:00Z">
        <w:r>
          <w:t xml:space="preserve">names </w:t>
        </w:r>
      </w:ins>
      <w:ins w:id="1286" w:author="Sammartano, Marc (BIC USA)" w:date="2016-07-06T17:01:00Z">
        <w:r w:rsidR="00481359">
          <w:t xml:space="preserve">with </w:t>
        </w:r>
        <w:r w:rsidR="00481359">
          <w:rPr>
            <w:b/>
          </w:rPr>
          <w:t>Zip.read</w:t>
        </w:r>
        <w:r w:rsidR="00481359">
          <w:t xml:space="preserve"> to extract files from the archive. </w:t>
        </w:r>
      </w:ins>
      <w:ins w:id="1287" w:author="Sammartano, Marc (BIC USA)" w:date="2016-07-06T17:02:00Z">
        <w:r w:rsidR="00481359">
          <w:rPr>
            <w:b/>
          </w:rPr>
          <w:t>Zip.read</w:t>
        </w:r>
        <w:r w:rsidR="00481359">
          <w:t xml:space="preserve"> </w:t>
        </w:r>
      </w:ins>
      <w:ins w:id="1288" w:author="Sammartano, Marc (BIC USA)" w:date="2016-07-06T17:05:00Z">
        <w:r w:rsidR="00481359">
          <w:t>can not</w:t>
        </w:r>
      </w:ins>
      <w:ins w:id="1289" w:author="Sammartano, Marc (BIC USA)" w:date="2016-07-06T17:02:00Z">
        <w:r w:rsidR="00481359">
          <w:t xml:space="preserve"> extract a directory. Use </w:t>
        </w:r>
      </w:ins>
      <w:ins w:id="1290" w:author="Sammartano, Marc (BIC USA)" w:date="2016-07-06T17:03:00Z">
        <w:r w:rsidR="00481359">
          <w:rPr>
            <w:b/>
          </w:rPr>
          <w:t>Zip.write</w:t>
        </w:r>
        <w:r w:rsidR="00713640">
          <w:t xml:space="preserve"> to put files in </w:t>
        </w:r>
      </w:ins>
      <w:ins w:id="1291" w:author="Sammartano, Marc (BIC USA)" w:date="2016-07-12T15:41:00Z">
        <w:r w:rsidR="00713640">
          <w:t>a new</w:t>
        </w:r>
      </w:ins>
      <w:ins w:id="1292" w:author="Sammartano, Marc (BIC USA)" w:date="2016-07-06T17:03:00Z">
        <w:r w:rsidR="00481359">
          <w:t xml:space="preserve"> archive.</w:t>
        </w:r>
      </w:ins>
      <w:ins w:id="1293" w:author="Sammartano, Marc (BIC USA)" w:date="2016-07-12T15:42:00Z">
        <w:r w:rsidR="00713640">
          <w:t xml:space="preserve"> You can overwrite an existing ZIP file, but you cannot </w:t>
        </w:r>
      </w:ins>
      <w:ins w:id="1294" w:author="Sammartano, Marc (BIC USA)" w:date="2016-07-12T15:43:00Z">
        <w:r w:rsidR="00713640">
          <w:t>replace or add</w:t>
        </w:r>
      </w:ins>
      <w:ins w:id="1295" w:author="Sammartano, Marc (BIC USA)" w:date="2016-07-12T15:42:00Z">
        <w:r w:rsidR="00713640">
          <w:t xml:space="preserve"> entries.</w:t>
        </w:r>
      </w:ins>
    </w:p>
    <w:p w:rsidR="00F7259B" w:rsidRDefault="00F7259B" w:rsidP="00F7259B">
      <w:pPr>
        <w:pStyle w:val="Heading2"/>
        <w:rPr>
          <w:ins w:id="1296" w:author="Sammartano, Marc (BIC USA)" w:date="2017-03-04T19:00:00Z"/>
        </w:rPr>
      </w:pPr>
      <w:bookmarkStart w:id="1297" w:name="_Toc477150826"/>
      <w:ins w:id="1298" w:author="Sammartano, Marc (BIC USA)" w:date="2017-03-04T18:57:00Z">
        <w:r>
          <w:lastRenderedPageBreak/>
          <w:t xml:space="preserve">Zip.count &lt;path_sexp&gt;, </w:t>
        </w:r>
      </w:ins>
      <w:ins w:id="1299" w:author="Sammartano, Marc (BIC USA)" w:date="2017-03-04T18:58:00Z">
        <w:r>
          <w:t>&lt;nvar&gt;</w:t>
        </w:r>
      </w:ins>
      <w:bookmarkEnd w:id="1297"/>
      <w:ins w:id="1300" w:author="Sammartano, Marc (BIC USA)" w:date="2017-03-04T18:57:00Z">
        <w:r>
          <w:fldChar w:fldCharType="begin"/>
        </w:r>
        <w:r>
          <w:instrText xml:space="preserve"> XE "</w:instrText>
        </w:r>
        <w:r w:rsidRPr="00185064">
          <w:instrText xml:space="preserve"> </w:instrText>
        </w:r>
        <w:r>
          <w:instrText xml:space="preserve">Zip.count &lt;path_sexp&gt;, </w:instrText>
        </w:r>
      </w:ins>
      <w:ins w:id="1301" w:author="Sammartano, Marc (BIC USA)" w:date="2017-03-04T19:00:00Z">
        <w:r>
          <w:instrText>&lt;</w:instrText>
        </w:r>
      </w:ins>
      <w:ins w:id="1302" w:author="Sammartano, Marc (BIC USA)" w:date="2017-03-04T18:59:00Z">
        <w:r>
          <w:instrText>n</w:instrText>
        </w:r>
      </w:ins>
      <w:ins w:id="1303" w:author="Sammartano, Marc (BIC USA)" w:date="2017-03-04T19:00:00Z">
        <w:r>
          <w:instrText>var</w:instrText>
        </w:r>
      </w:ins>
      <w:ins w:id="1304" w:author="Sammartano, Marc (BIC USA)" w:date="2017-03-04T18:57:00Z">
        <w:r>
          <w:instrText xml:space="preserve">}" </w:instrText>
        </w:r>
        <w:r>
          <w:fldChar w:fldCharType="end"/>
        </w:r>
      </w:ins>
    </w:p>
    <w:p w:rsidR="00F7259B" w:rsidRDefault="00F7259B" w:rsidP="00F7259B">
      <w:pPr>
        <w:rPr>
          <w:ins w:id="1305" w:author="Sammartano, Marc (BIC USA)" w:date="2017-03-04T19:00:00Z"/>
        </w:rPr>
      </w:pPr>
      <w:ins w:id="1306" w:author="Sammartano, Marc (BIC USA)" w:date="2017-03-04T19:00:00Z">
        <w:r>
          <w:t>Returns the number of entries inside the ZIP file located at &lt;path_sexp&gt;. The path is relative to "&lt;pref base drive&gt;/rfo-basic/data/".</w:t>
        </w:r>
      </w:ins>
    </w:p>
    <w:p w:rsidR="00F7259B" w:rsidRPr="00F7259B" w:rsidRDefault="00F7259B" w:rsidP="00F7259B">
      <w:pPr>
        <w:rPr>
          <w:ins w:id="1307" w:author="Sammartano, Marc (BIC USA)" w:date="2017-03-04T18:57:00Z"/>
        </w:rPr>
      </w:pPr>
      <w:ins w:id="1308" w:author="Sammartano, Marc (BIC USA)" w:date="2017-03-04T19:00:00Z">
        <w:r>
          <w:t>The count is retu</w:t>
        </w:r>
      </w:ins>
      <w:ins w:id="1309" w:author="Sammartano, Marc (BIC USA)" w:date="2017-03-04T19:01:00Z">
        <w:r>
          <w:t>rned in the &lt;nvar&gt;. If the ZIP file does not exist, the returned count is 0.</w:t>
        </w:r>
      </w:ins>
    </w:p>
    <w:p w:rsidR="00185064" w:rsidRDefault="00185064" w:rsidP="00185064">
      <w:pPr>
        <w:pStyle w:val="Heading2"/>
        <w:rPr>
          <w:ins w:id="1310" w:author="Sammartano, Marc (BIC USA)" w:date="2016-06-27T15:40:00Z"/>
        </w:rPr>
      </w:pPr>
      <w:bookmarkStart w:id="1311" w:name="_Toc477150827"/>
      <w:ins w:id="1312" w:author="Sammartano, Marc (BIC USA)" w:date="2016-06-27T15:40:00Z">
        <w:r>
          <w:t>Zip.dir &lt;path_sexp&gt;, Array$[] {,&lt;dirmark_sexp&gt;}</w:t>
        </w:r>
      </w:ins>
      <w:bookmarkEnd w:id="1311"/>
      <w:ins w:id="1313" w:author="Sammartano, Marc (BIC USA)" w:date="2016-06-27T15:41:00Z">
        <w:r>
          <w:fldChar w:fldCharType="begin"/>
        </w:r>
        <w:r>
          <w:instrText xml:space="preserve"> XE "</w:instrText>
        </w:r>
        <w:r w:rsidRPr="00185064">
          <w:instrText xml:space="preserve"> </w:instrText>
        </w:r>
        <w:r>
          <w:instrText xml:space="preserve">Zip.dir &lt;path_sexp&gt;, Array$[] {,&lt;dirmark_sexp&gt;}" </w:instrText>
        </w:r>
        <w:r>
          <w:fldChar w:fldCharType="end"/>
        </w:r>
      </w:ins>
    </w:p>
    <w:p w:rsidR="00185064" w:rsidRDefault="008E2066" w:rsidP="00185064">
      <w:pPr>
        <w:rPr>
          <w:ins w:id="1314" w:author="Sammartano, Marc (BIC USA)" w:date="2016-06-27T15:40:00Z"/>
        </w:rPr>
      </w:pPr>
      <w:ins w:id="1315" w:author="Sammartano, Marc (BIC USA)" w:date="2016-06-27T15:43:00Z">
        <w:r>
          <w:t>R</w:t>
        </w:r>
      </w:ins>
      <w:ins w:id="1316" w:author="Sammartano, Marc (BIC USA)" w:date="2016-06-27T15:40:00Z">
        <w:r w:rsidR="00185064">
          <w:t>eturns the names of the file</w:t>
        </w:r>
        <w:r w:rsidR="00AC3D4F">
          <w:t>s and directories inside the ZIP file</w:t>
        </w:r>
        <w:r w:rsidR="00185064">
          <w:t xml:space="preserve"> located at &lt;path_sexp&gt;. The path is relative to "&lt;pref base drive&gt;/rfo-basic/data/".</w:t>
        </w:r>
      </w:ins>
    </w:p>
    <w:p w:rsidR="00185064" w:rsidRDefault="00185064" w:rsidP="00185064">
      <w:pPr>
        <w:rPr>
          <w:ins w:id="1317" w:author="Sammartano, Marc (BIC USA)" w:date="2016-06-27T15:40:00Z"/>
        </w:rPr>
      </w:pPr>
      <w:ins w:id="1318" w:author="Sammartano, Marc (BIC USA)" w:date="2016-06-27T15:40:00Z">
        <w:r>
          <w:t>The names are placed into Array$[]. The array is sorted alphabetically with the directories at the top of the list. If the array exists, it is overwritten, otherwise a new array is created. The result is always a one-dimensional array.</w:t>
        </w:r>
      </w:ins>
    </w:p>
    <w:p w:rsidR="00185064" w:rsidRDefault="00185064" w:rsidP="00185064">
      <w:pPr>
        <w:rPr>
          <w:ins w:id="1319" w:author="Sammartano, Marc (BIC USA)" w:date="2016-06-27T15:44:00Z"/>
        </w:rPr>
      </w:pPr>
      <w:ins w:id="1320" w:author="Sammartano, Marc (BIC USA)" w:date="2016-06-27T15:40:00Z">
        <w:r>
          <w:t>A directory is identified by a marker appended to its name. The default marker is the string "(d)". You can change the marker with the optional directory mark parameter &lt;dirmark_sexp&gt;. If you do not want directories to be marked, set &lt;dirmar</w:t>
        </w:r>
        <w:r w:rsidR="008E2066">
          <w:t>k_sexp&gt; to an empty string, "".</w:t>
        </w:r>
      </w:ins>
    </w:p>
    <w:p w:rsidR="008E2066" w:rsidRDefault="008E2066" w:rsidP="008E2066">
      <w:pPr>
        <w:pStyle w:val="Heading2"/>
        <w:rPr>
          <w:ins w:id="1321" w:author="Sammartano, Marc (BIC USA)" w:date="2016-06-27T15:45:00Z"/>
        </w:rPr>
      </w:pPr>
      <w:bookmarkStart w:id="1322" w:name="_Toc477150828"/>
      <w:ins w:id="1323" w:author="Sammartano, Marc (BIC USA)" w:date="2016-06-27T15:45:00Z">
        <w:r>
          <w:t>Zip.</w:t>
        </w:r>
        <w:r w:rsidRPr="008E2066">
          <w:t>open {r|w|a}, &lt;file_table_nvar&gt;, &lt;path_sexp&gt;</w:t>
        </w:r>
        <w:bookmarkEnd w:id="1322"/>
        <w:r>
          <w:fldChar w:fldCharType="begin"/>
        </w:r>
        <w:r>
          <w:instrText xml:space="preserve"> XE "</w:instrText>
        </w:r>
        <w:r w:rsidRPr="00185064">
          <w:instrText xml:space="preserve"> </w:instrText>
        </w:r>
        <w:r>
          <w:instrText>Zip</w:instrText>
        </w:r>
      </w:ins>
      <w:ins w:id="1324" w:author="Sammartano, Marc (BIC USA)" w:date="2016-06-27T15:46:00Z">
        <w:r>
          <w:instrText>.</w:instrText>
        </w:r>
        <w:r w:rsidRPr="008E2066">
          <w:instrText>open {r|w|a}, &lt;file_table_nvar&gt;, &lt;path_sexp&gt;</w:instrText>
        </w:r>
      </w:ins>
      <w:ins w:id="1325" w:author="Sammartano, Marc (BIC USA)" w:date="2016-06-27T15:45:00Z">
        <w:r>
          <w:instrText xml:space="preserve">" </w:instrText>
        </w:r>
        <w:r>
          <w:fldChar w:fldCharType="end"/>
        </w:r>
      </w:ins>
    </w:p>
    <w:p w:rsidR="00185064" w:rsidRDefault="00185064" w:rsidP="00F16506">
      <w:pPr>
        <w:rPr>
          <w:ins w:id="1326" w:author="Sammartano, Marc (BIC USA)" w:date="2016-06-27T15:40:00Z"/>
        </w:rPr>
      </w:pPr>
      <w:ins w:id="1327" w:author="Sammartano, Marc (BIC USA)" w:date="2016-06-27T15:40:00Z">
        <w:r>
          <w:t xml:space="preserve">The </w:t>
        </w:r>
      </w:ins>
      <w:ins w:id="1328" w:author="Sammartano, Marc (BIC USA)" w:date="2016-06-27T15:55:00Z">
        <w:r w:rsidR="00AC3D4F">
          <w:t>ZIP</w:t>
        </w:r>
      </w:ins>
      <w:ins w:id="1329" w:author="Sammartano, Marc (BIC USA)" w:date="2016-06-27T15:40:00Z">
        <w:r>
          <w:t xml:space="preserve"> file specified by the path string expression &lt;path_sexp&gt; is opened</w:t>
        </w:r>
      </w:ins>
      <w:ins w:id="1330" w:author="Sammartano, Marc (BIC USA)" w:date="2016-07-12T15:38:00Z">
        <w:r w:rsidR="00713640">
          <w:t xml:space="preserve">. </w:t>
        </w:r>
      </w:ins>
      <w:ins w:id="1331" w:author="Sammartano, Marc (BIC USA)" w:date="2016-06-28T09:35:00Z">
        <w:r w:rsidR="00F16506">
          <w:t xml:space="preserve">The path is relative to </w:t>
        </w:r>
      </w:ins>
      <w:ins w:id="1332" w:author="Sammartano, Marc (BIC USA)" w:date="2016-06-27T15:40:00Z">
        <w:r>
          <w:t>"&lt;pref base drive&gt;/rfo-ba</w:t>
        </w:r>
        <w:r w:rsidR="00F16506">
          <w:t>sic/data/"</w:t>
        </w:r>
        <w:r>
          <w:t>.</w:t>
        </w:r>
      </w:ins>
    </w:p>
    <w:p w:rsidR="00713640" w:rsidRDefault="00713640" w:rsidP="00713640">
      <w:pPr>
        <w:rPr>
          <w:ins w:id="1333" w:author="Sammartano, Marc (BIC USA)" w:date="2016-07-12T15:38:00Z"/>
        </w:rPr>
      </w:pPr>
      <w:ins w:id="1334" w:author="Sammartano, Marc (BIC USA)" w:date="2016-07-12T15:38:00Z">
        <w:r>
          <w:t>The first parameter is a single character that sets the I/O mode for this file:</w:t>
        </w:r>
      </w:ins>
    </w:p>
    <w:tbl>
      <w:tblPr>
        <w:tblStyle w:val="TableGrid"/>
        <w:tblW w:w="9180" w:type="dxa"/>
        <w:tblInd w:w="288" w:type="dxa"/>
        <w:tblLook w:val="04A0" w:firstRow="1" w:lastRow="0" w:firstColumn="1" w:lastColumn="0" w:noHBand="0" w:noVBand="1"/>
      </w:tblPr>
      <w:tblGrid>
        <w:gridCol w:w="1245"/>
        <w:gridCol w:w="1064"/>
        <w:gridCol w:w="6871"/>
      </w:tblGrid>
      <w:tr w:rsidR="00713640" w:rsidRPr="002C2F6D" w:rsidTr="00036176">
        <w:trPr>
          <w:ins w:id="1335" w:author="Sammartano, Marc (BIC USA)" w:date="2016-07-12T15:38:00Z"/>
        </w:trPr>
        <w:tc>
          <w:tcPr>
            <w:tcW w:w="1245" w:type="dxa"/>
          </w:tcPr>
          <w:p w:rsidR="00713640" w:rsidRPr="002C2F6D" w:rsidRDefault="00713640" w:rsidP="00036176">
            <w:pPr>
              <w:jc w:val="center"/>
              <w:rPr>
                <w:ins w:id="1336" w:author="Sammartano, Marc (BIC USA)" w:date="2016-07-12T15:38:00Z"/>
                <w:b/>
              </w:rPr>
            </w:pPr>
            <w:ins w:id="1337" w:author="Sammartano, Marc (BIC USA)" w:date="2016-07-12T15:38:00Z">
              <w:r>
                <w:rPr>
                  <w:b/>
                </w:rPr>
                <w:t>Parameter</w:t>
              </w:r>
            </w:ins>
          </w:p>
        </w:tc>
        <w:tc>
          <w:tcPr>
            <w:tcW w:w="1064" w:type="dxa"/>
          </w:tcPr>
          <w:p w:rsidR="00713640" w:rsidRPr="002C2F6D" w:rsidRDefault="00713640" w:rsidP="00036176">
            <w:pPr>
              <w:jc w:val="center"/>
              <w:rPr>
                <w:ins w:id="1338" w:author="Sammartano, Marc (BIC USA)" w:date="2016-07-12T15:38:00Z"/>
                <w:b/>
              </w:rPr>
            </w:pPr>
            <w:ins w:id="1339" w:author="Sammartano, Marc (BIC USA)" w:date="2016-07-12T15:38:00Z">
              <w:r>
                <w:rPr>
                  <w:b/>
                </w:rPr>
                <w:t>Mode</w:t>
              </w:r>
            </w:ins>
          </w:p>
        </w:tc>
        <w:tc>
          <w:tcPr>
            <w:tcW w:w="6871" w:type="dxa"/>
          </w:tcPr>
          <w:p w:rsidR="00713640" w:rsidRDefault="00713640" w:rsidP="00036176">
            <w:pPr>
              <w:jc w:val="center"/>
              <w:rPr>
                <w:ins w:id="1340" w:author="Sammartano, Marc (BIC USA)" w:date="2016-07-12T15:38:00Z"/>
                <w:b/>
              </w:rPr>
            </w:pPr>
            <w:ins w:id="1341" w:author="Sammartano, Marc (BIC USA)" w:date="2016-07-12T15:38:00Z">
              <w:r>
                <w:rPr>
                  <w:b/>
                </w:rPr>
                <w:t>Notes</w:t>
              </w:r>
            </w:ins>
          </w:p>
        </w:tc>
      </w:tr>
      <w:tr w:rsidR="00713640" w:rsidRPr="005B3879" w:rsidTr="00036176">
        <w:trPr>
          <w:ins w:id="1342" w:author="Sammartano, Marc (BIC USA)" w:date="2016-07-12T15:38:00Z"/>
        </w:trPr>
        <w:tc>
          <w:tcPr>
            <w:tcW w:w="1245" w:type="dxa"/>
          </w:tcPr>
          <w:p w:rsidR="00713640" w:rsidRPr="005B3879" w:rsidRDefault="00713640" w:rsidP="00036176">
            <w:pPr>
              <w:jc w:val="center"/>
              <w:rPr>
                <w:ins w:id="1343" w:author="Sammartano, Marc (BIC USA)" w:date="2016-07-12T15:38:00Z"/>
              </w:rPr>
            </w:pPr>
            <w:ins w:id="1344" w:author="Sammartano, Marc (BIC USA)" w:date="2016-07-12T15:38:00Z">
              <w:r>
                <w:t>r</w:t>
              </w:r>
            </w:ins>
          </w:p>
        </w:tc>
        <w:tc>
          <w:tcPr>
            <w:tcW w:w="1064" w:type="dxa"/>
          </w:tcPr>
          <w:p w:rsidR="00713640" w:rsidRPr="005B3879" w:rsidRDefault="00713640" w:rsidP="00036176">
            <w:pPr>
              <w:jc w:val="center"/>
              <w:rPr>
                <w:ins w:id="1345" w:author="Sammartano, Marc (BIC USA)" w:date="2016-07-12T15:38:00Z"/>
              </w:rPr>
            </w:pPr>
            <w:ins w:id="1346" w:author="Sammartano, Marc (BIC USA)" w:date="2016-07-12T15:38:00Z">
              <w:r>
                <w:t>read</w:t>
              </w:r>
            </w:ins>
          </w:p>
        </w:tc>
        <w:tc>
          <w:tcPr>
            <w:tcW w:w="6871" w:type="dxa"/>
          </w:tcPr>
          <w:p w:rsidR="00713640" w:rsidRDefault="00713640" w:rsidP="00036176">
            <w:pPr>
              <w:rPr>
                <w:ins w:id="1347" w:author="Sammartano, Marc (BIC USA)" w:date="2016-07-12T15:38:00Z"/>
              </w:rPr>
            </w:pPr>
            <w:ins w:id="1348" w:author="Sammartano, Marc (BIC USA)" w:date="2016-07-12T15:38:00Z">
              <w:r>
                <w:t>File exists: Reads from the start of the file.</w:t>
              </w:r>
              <w:r>
                <w:br/>
                <w:t>File does not exist: Error (see below).</w:t>
              </w:r>
            </w:ins>
          </w:p>
        </w:tc>
      </w:tr>
      <w:tr w:rsidR="00713640" w:rsidRPr="005B3879" w:rsidTr="00036176">
        <w:trPr>
          <w:ins w:id="1349" w:author="Sammartano, Marc (BIC USA)" w:date="2016-07-12T15:38:00Z"/>
        </w:trPr>
        <w:tc>
          <w:tcPr>
            <w:tcW w:w="1245" w:type="dxa"/>
          </w:tcPr>
          <w:p w:rsidR="00713640" w:rsidRPr="005B3879" w:rsidRDefault="00713640" w:rsidP="00036176">
            <w:pPr>
              <w:jc w:val="center"/>
              <w:rPr>
                <w:ins w:id="1350" w:author="Sammartano, Marc (BIC USA)" w:date="2016-07-12T15:38:00Z"/>
              </w:rPr>
            </w:pPr>
            <w:ins w:id="1351" w:author="Sammartano, Marc (BIC USA)" w:date="2016-07-12T15:38:00Z">
              <w:r>
                <w:t>w</w:t>
              </w:r>
            </w:ins>
          </w:p>
        </w:tc>
        <w:tc>
          <w:tcPr>
            <w:tcW w:w="1064" w:type="dxa"/>
          </w:tcPr>
          <w:p w:rsidR="00713640" w:rsidRPr="005B3879" w:rsidRDefault="00713640" w:rsidP="00036176">
            <w:pPr>
              <w:jc w:val="center"/>
              <w:rPr>
                <w:ins w:id="1352" w:author="Sammartano, Marc (BIC USA)" w:date="2016-07-12T15:38:00Z"/>
              </w:rPr>
            </w:pPr>
            <w:ins w:id="1353" w:author="Sammartano, Marc (BIC USA)" w:date="2016-07-12T15:38:00Z">
              <w:r>
                <w:t>write</w:t>
              </w:r>
            </w:ins>
          </w:p>
        </w:tc>
        <w:tc>
          <w:tcPr>
            <w:tcW w:w="6871" w:type="dxa"/>
          </w:tcPr>
          <w:p w:rsidR="00713640" w:rsidRDefault="00713640" w:rsidP="00036176">
            <w:pPr>
              <w:rPr>
                <w:ins w:id="1354" w:author="Sammartano, Marc (BIC USA)" w:date="2016-07-12T15:38:00Z"/>
              </w:rPr>
            </w:pPr>
            <w:ins w:id="1355" w:author="Sammartano, Marc (BIC USA)" w:date="2016-07-12T15:38:00Z">
              <w:r>
                <w:t>File exists: Writes from the start of the file. Writes over any existing data.</w:t>
              </w:r>
              <w:r>
                <w:br/>
                <w:t>File does not exist: Creates a new file. Writes from the start of the file.</w:t>
              </w:r>
            </w:ins>
          </w:p>
        </w:tc>
      </w:tr>
    </w:tbl>
    <w:p w:rsidR="00713640" w:rsidRPr="00713640" w:rsidRDefault="00713640" w:rsidP="00713640">
      <w:pPr>
        <w:spacing w:before="200"/>
        <w:rPr>
          <w:ins w:id="1356" w:author="Sammartano, Marc (BIC USA)" w:date="2016-07-12T15:39:00Z"/>
        </w:rPr>
      </w:pPr>
      <w:ins w:id="1357" w:author="Sammartano, Marc (BIC USA)" w:date="2016-07-12T15:39:00Z">
        <w:r>
          <w:t xml:space="preserve">Note: unlike </w:t>
        </w:r>
        <w:r>
          <w:rPr>
            <w:b/>
          </w:rPr>
          <w:t>Text.open</w:t>
        </w:r>
        <w:r>
          <w:t xml:space="preserve"> and </w:t>
        </w:r>
        <w:r>
          <w:rPr>
            <w:b/>
          </w:rPr>
          <w:t>Byte.open</w:t>
        </w:r>
        <w:r>
          <w:t xml:space="preserve">, </w:t>
        </w:r>
        <w:r>
          <w:rPr>
            <w:b/>
          </w:rPr>
          <w:t>Zip.open</w:t>
        </w:r>
        <w:r>
          <w:t xml:space="preserve"> does not support append mode.</w:t>
        </w:r>
      </w:ins>
    </w:p>
    <w:p w:rsidR="00185064" w:rsidRDefault="00185064" w:rsidP="00713640">
      <w:pPr>
        <w:rPr>
          <w:ins w:id="1358" w:author="Sammartano, Marc (BIC USA)" w:date="2016-06-27T15:40:00Z"/>
        </w:rPr>
      </w:pPr>
      <w:ins w:id="1359" w:author="Sammartano, Marc (BIC USA)" w:date="2016-06-27T15:40:00Z">
        <w:r>
          <w:t xml:space="preserve">A file table number is placed into the numeric variable &lt;file_table_nvar&gt;. This value is for use in subsequent </w:t>
        </w:r>
        <w:r w:rsidRPr="00AC3D4F">
          <w:rPr>
            <w:b/>
          </w:rPr>
          <w:t>Zip.read</w:t>
        </w:r>
        <w:r>
          <w:t xml:space="preserve">, </w:t>
        </w:r>
        <w:r w:rsidRPr="00AC3D4F">
          <w:rPr>
            <w:b/>
          </w:rPr>
          <w:t>Zip.write</w:t>
        </w:r>
        <w:r>
          <w:t xml:space="preserve">, or </w:t>
        </w:r>
        <w:r w:rsidRPr="00AC3D4F">
          <w:rPr>
            <w:b/>
          </w:rPr>
          <w:t>Zip.close</w:t>
        </w:r>
        <w:r>
          <w:t xml:space="preserve"> commands.</w:t>
        </w:r>
      </w:ins>
    </w:p>
    <w:p w:rsidR="00185064" w:rsidRDefault="00185064" w:rsidP="00185064">
      <w:pPr>
        <w:rPr>
          <w:ins w:id="1360" w:author="Sammartano, Marc (BIC USA)" w:date="2016-06-27T15:40:00Z"/>
        </w:rPr>
      </w:pPr>
      <w:ins w:id="1361" w:author="Sammartano, Marc (BIC USA)" w:date="2016-06-27T15:40:00Z">
        <w:r>
          <w:t xml:space="preserve">If there was an error opening the </w:t>
        </w:r>
      </w:ins>
      <w:ins w:id="1362" w:author="Sammartano, Marc (BIC USA)" w:date="2016-06-27T15:57:00Z">
        <w:r w:rsidR="00AC3D4F">
          <w:t>ZIP</w:t>
        </w:r>
      </w:ins>
      <w:ins w:id="1363" w:author="Sammartano, Marc (BIC USA)" w:date="2016-06-27T15:40:00Z">
        <w:r>
          <w:t xml:space="preserve"> file, &lt;file_table_nvar&gt; is set</w:t>
        </w:r>
        <w:r w:rsidR="00AC3D4F">
          <w:t xml:space="preserve"> to -1 with details available from</w:t>
        </w:r>
        <w:r>
          <w:t xml:space="preserve"> the </w:t>
        </w:r>
        <w:r w:rsidRPr="00461922">
          <w:rPr>
            <w:b/>
          </w:rPr>
          <w:t>GETERROR$()</w:t>
        </w:r>
        <w:r>
          <w:t xml:space="preserve"> function.</w:t>
        </w:r>
      </w:ins>
    </w:p>
    <w:p w:rsidR="00AC3D4F" w:rsidRDefault="00AC3D4F" w:rsidP="00AC3D4F">
      <w:pPr>
        <w:pStyle w:val="Heading2"/>
        <w:rPr>
          <w:ins w:id="1364" w:author="Sammartano, Marc (BIC USA)" w:date="2016-06-27T15:57:00Z"/>
        </w:rPr>
      </w:pPr>
      <w:bookmarkStart w:id="1365" w:name="_Toc477150829"/>
      <w:ins w:id="1366" w:author="Sammartano, Marc (BIC USA)" w:date="2016-06-27T15:57:00Z">
        <w:r>
          <w:t>Zip.close</w:t>
        </w:r>
        <w:r w:rsidRPr="008E2066">
          <w:t xml:space="preserve"> &lt;file_table_</w:t>
        </w:r>
      </w:ins>
      <w:ins w:id="1367" w:author="Sammartano, Marc (BIC USA)" w:date="2016-06-27T15:58:00Z">
        <w:r>
          <w:t>n</w:t>
        </w:r>
      </w:ins>
      <w:ins w:id="1368" w:author="Sammartano, Marc (BIC USA)" w:date="2016-06-27T15:57:00Z">
        <w:r w:rsidRPr="008E2066">
          <w:t>exp&gt;</w:t>
        </w:r>
        <w:bookmarkEnd w:id="1365"/>
        <w:r>
          <w:fldChar w:fldCharType="begin"/>
        </w:r>
        <w:r>
          <w:instrText xml:space="preserve"> XE "</w:instrText>
        </w:r>
        <w:r w:rsidRPr="00185064">
          <w:instrText xml:space="preserve"> </w:instrText>
        </w:r>
        <w:r>
          <w:instrText>Zip.</w:instrText>
        </w:r>
      </w:ins>
      <w:ins w:id="1369" w:author="Sammartano, Marc (BIC USA)" w:date="2016-06-27T15:58:00Z">
        <w:r>
          <w:instrText>close</w:instrText>
        </w:r>
      </w:ins>
      <w:ins w:id="1370" w:author="Sammartano, Marc (BIC USA)" w:date="2016-06-27T15:57:00Z">
        <w:r w:rsidRPr="008E2066">
          <w:instrText>, &lt;file_table_nexp&gt;</w:instrText>
        </w:r>
        <w:r>
          <w:instrText xml:space="preserve">" </w:instrText>
        </w:r>
        <w:r>
          <w:fldChar w:fldCharType="end"/>
        </w:r>
      </w:ins>
    </w:p>
    <w:p w:rsidR="00185064" w:rsidRDefault="00185064" w:rsidP="00185064">
      <w:pPr>
        <w:rPr>
          <w:ins w:id="1371" w:author="Sammartano, Marc (BIC USA)" w:date="2016-06-27T15:40:00Z"/>
        </w:rPr>
      </w:pPr>
      <w:ins w:id="1372" w:author="Sammartano, Marc (BIC USA)" w:date="2016-06-27T15:40:00Z">
        <w:r>
          <w:t xml:space="preserve">Closes the previously opened </w:t>
        </w:r>
      </w:ins>
      <w:ins w:id="1373" w:author="Sammartano, Marc (BIC USA)" w:date="2016-06-27T15:58:00Z">
        <w:r w:rsidR="00AC3D4F">
          <w:t xml:space="preserve">ZIP </w:t>
        </w:r>
      </w:ins>
      <w:ins w:id="1374" w:author="Sammartano, Marc (BIC USA)" w:date="2016-06-27T15:40:00Z">
        <w:r>
          <w:t>file.</w:t>
        </w:r>
      </w:ins>
    </w:p>
    <w:p w:rsidR="00AC3D4F" w:rsidRDefault="00AC3D4F" w:rsidP="00AC3D4F">
      <w:pPr>
        <w:pStyle w:val="Heading2"/>
        <w:rPr>
          <w:ins w:id="1375" w:author="Sammartano, Marc (BIC USA)" w:date="2016-06-27T15:58:00Z"/>
        </w:rPr>
      </w:pPr>
      <w:bookmarkStart w:id="1376" w:name="_Toc477150830"/>
      <w:ins w:id="1377" w:author="Sammartano, Marc (BIC USA)" w:date="2016-06-27T15:58:00Z">
        <w:r>
          <w:t>Zip.</w:t>
        </w:r>
      </w:ins>
      <w:ins w:id="1378" w:author="Sammartano, Marc (BIC USA)" w:date="2016-06-27T15:59:00Z">
        <w:r w:rsidRPr="00AC3D4F">
          <w:t>read &lt;file_table_nexp&gt; ,&lt;buffer_svar&gt;, &lt;file_name_sexp&gt;</w:t>
        </w:r>
      </w:ins>
      <w:bookmarkEnd w:id="1376"/>
      <w:ins w:id="1379" w:author="Sammartano, Marc (BIC USA)" w:date="2016-06-27T15:58:00Z">
        <w:r>
          <w:fldChar w:fldCharType="begin"/>
        </w:r>
        <w:r>
          <w:instrText xml:space="preserve"> XE "</w:instrText>
        </w:r>
        <w:r w:rsidRPr="00185064">
          <w:instrText xml:space="preserve"> </w:instrText>
        </w:r>
        <w:r>
          <w:instrText>Zip.</w:instrText>
        </w:r>
      </w:ins>
      <w:ins w:id="1380" w:author="Sammartano, Marc (BIC USA)" w:date="2016-06-27T15:59:00Z">
        <w:r w:rsidRPr="00AC3D4F">
          <w:instrText>read &lt;file_table_nexp&gt; ,&lt;buffer_svar&gt;, &lt;file_name_sexp&gt;</w:instrText>
        </w:r>
      </w:ins>
      <w:ins w:id="1381" w:author="Sammartano, Marc (BIC USA)" w:date="2016-06-27T15:58:00Z">
        <w:r>
          <w:instrText xml:space="preserve">" </w:instrText>
        </w:r>
        <w:r>
          <w:fldChar w:fldCharType="end"/>
        </w:r>
      </w:ins>
    </w:p>
    <w:p w:rsidR="00185064" w:rsidRDefault="00185064" w:rsidP="00185064">
      <w:pPr>
        <w:rPr>
          <w:ins w:id="1382" w:author="Sammartano, Marc (BIC USA)" w:date="2016-06-27T15:40:00Z"/>
        </w:rPr>
      </w:pPr>
      <w:ins w:id="1383" w:author="Sammartano, Marc (BIC USA)" w:date="2016-06-27T15:40:00Z">
        <w:r>
          <w:t>Reads the content of the file &lt;file_name_sexp&gt; from inside a</w:t>
        </w:r>
      </w:ins>
      <w:ins w:id="1384" w:author="Sammartano, Marc (BIC USA)" w:date="2016-06-27T16:00:00Z">
        <w:r w:rsidR="00AC3D4F">
          <w:t xml:space="preserve"> ZIP file</w:t>
        </w:r>
      </w:ins>
      <w:ins w:id="1385" w:author="Sammartano, Marc (BIC USA)" w:date="2016-06-27T15:40:00Z">
        <w:r>
          <w:t xml:space="preserve"> and puts the result byte(s) inside the buffer string variable &lt;buffer_svar&gt;.</w:t>
        </w:r>
      </w:ins>
    </w:p>
    <w:p w:rsidR="00185064" w:rsidRDefault="00185064" w:rsidP="00185064">
      <w:pPr>
        <w:rPr>
          <w:ins w:id="1386" w:author="Sammartano, Marc (BIC USA)" w:date="2016-06-27T15:40:00Z"/>
        </w:rPr>
      </w:pPr>
      <w:ins w:id="1387" w:author="Sammartano, Marc (BIC USA)" w:date="2016-06-27T15:40:00Z">
        <w:r>
          <w:lastRenderedPageBreak/>
          <w:t xml:space="preserve">The &lt;file_table_nexp&gt; parameter is a file table number returned by a previous </w:t>
        </w:r>
        <w:r w:rsidRPr="00AC3D4F">
          <w:rPr>
            <w:b/>
          </w:rPr>
          <w:t>Zip.open</w:t>
        </w:r>
        <w:r>
          <w:t xml:space="preserve"> command. If the file number is -1 then the command throws a run-time error.</w:t>
        </w:r>
      </w:ins>
    </w:p>
    <w:p w:rsidR="00185064" w:rsidRDefault="00185064" w:rsidP="00185064">
      <w:pPr>
        <w:rPr>
          <w:ins w:id="1388" w:author="Sammartano, Marc (BIC USA)" w:date="2016-06-27T15:40:00Z"/>
        </w:rPr>
      </w:pPr>
      <w:ins w:id="1389" w:author="Sammartano, Marc (BIC USA)" w:date="2016-06-27T15:40:00Z">
        <w:r>
          <w:t>If the file &lt;file_na</w:t>
        </w:r>
        <w:r w:rsidR="00AC3D4F">
          <w:t>me_sexp&gt; is not found in the ZIP</w:t>
        </w:r>
        <w:r>
          <w:t>, &lt;buffer_svar&gt; is set to "EOF".</w:t>
        </w:r>
      </w:ins>
    </w:p>
    <w:p w:rsidR="00185064" w:rsidRPr="00AC3D4F" w:rsidRDefault="00185064" w:rsidP="00185064">
      <w:pPr>
        <w:rPr>
          <w:ins w:id="1390" w:author="Sammartano, Marc (BIC USA)" w:date="2016-06-27T15:40:00Z"/>
        </w:rPr>
      </w:pPr>
      <w:ins w:id="1391" w:author="Sammartano, Marc (BIC USA)" w:date="2016-06-27T15:40:00Z">
        <w:r>
          <w:t xml:space="preserve">If the user tries to read the content of a zipped </w:t>
        </w:r>
      </w:ins>
      <w:ins w:id="1392" w:author="Sammartano, Marc (BIC USA)" w:date="2016-06-27T16:02:00Z">
        <w:r w:rsidR="00AC3D4F">
          <w:t>directory</w:t>
        </w:r>
      </w:ins>
      <w:ins w:id="1393" w:author="Sammartano, Marc (BIC USA)" w:date="2016-06-27T15:40:00Z">
        <w:r>
          <w:t>, instead of a zipped file, then the command throws a run-time error.</w:t>
        </w:r>
      </w:ins>
      <w:ins w:id="1394" w:author="Sammartano, Marc (BIC USA)" w:date="2016-06-27T16:02:00Z">
        <w:r w:rsidR="00AC3D4F">
          <w:t xml:space="preserve"> To read the contents of a zipped directory, use </w:t>
        </w:r>
        <w:r w:rsidR="00AC3D4F">
          <w:rPr>
            <w:b/>
          </w:rPr>
          <w:t>Zip.dir</w:t>
        </w:r>
        <w:r w:rsidR="00AC3D4F">
          <w:t>.</w:t>
        </w:r>
      </w:ins>
    </w:p>
    <w:p w:rsidR="00AC3D4F" w:rsidRDefault="00AC3D4F" w:rsidP="00AC3D4F">
      <w:pPr>
        <w:pStyle w:val="Heading2"/>
        <w:rPr>
          <w:ins w:id="1395" w:author="Sammartano, Marc (BIC USA)" w:date="2016-06-27T16:02:00Z"/>
        </w:rPr>
      </w:pPr>
      <w:bookmarkStart w:id="1396" w:name="_Toc477150831"/>
      <w:ins w:id="1397" w:author="Sammartano, Marc (BIC USA)" w:date="2016-06-27T16:02:00Z">
        <w:r>
          <w:t>Zip.</w:t>
        </w:r>
      </w:ins>
      <w:ins w:id="1398" w:author="Sammartano, Marc (BIC USA)" w:date="2016-06-27T16:03:00Z">
        <w:r>
          <w:t>write</w:t>
        </w:r>
      </w:ins>
      <w:ins w:id="1399" w:author="Sammartano, Marc (BIC USA)" w:date="2016-06-27T16:02:00Z">
        <w:r w:rsidRPr="00AC3D4F">
          <w:t xml:space="preserve"> &lt;file_table_nexp&gt; ,&lt;buffer_s</w:t>
        </w:r>
      </w:ins>
      <w:ins w:id="1400" w:author="Sammartano, Marc (BIC USA)" w:date="2016-06-27T16:03:00Z">
        <w:r w:rsidR="00784127">
          <w:t>exp</w:t>
        </w:r>
      </w:ins>
      <w:ins w:id="1401" w:author="Sammartano, Marc (BIC USA)" w:date="2016-06-27T16:02:00Z">
        <w:r w:rsidRPr="00AC3D4F">
          <w:t>&gt;, &lt;file_name_sexp&gt;</w:t>
        </w:r>
        <w:bookmarkEnd w:id="1396"/>
        <w:r>
          <w:fldChar w:fldCharType="begin"/>
        </w:r>
        <w:r>
          <w:instrText xml:space="preserve"> XE "</w:instrText>
        </w:r>
        <w:r w:rsidRPr="00185064">
          <w:instrText xml:space="preserve"> </w:instrText>
        </w:r>
        <w:r>
          <w:instrText>Zip.</w:instrText>
        </w:r>
        <w:r w:rsidRPr="00AC3D4F">
          <w:instrText>read &lt;file_table_nexp&gt; ,&lt;buffer_svar&gt;, &lt;file_name_sexp&gt;</w:instrText>
        </w:r>
        <w:r>
          <w:instrText xml:space="preserve">" </w:instrText>
        </w:r>
        <w:r>
          <w:fldChar w:fldCharType="end"/>
        </w:r>
      </w:ins>
    </w:p>
    <w:p w:rsidR="00185064" w:rsidRPr="00627B5E" w:rsidRDefault="00185064" w:rsidP="00185064">
      <w:pPr>
        <w:rPr>
          <w:ins w:id="1402" w:author="Sammartano, Marc (BIC USA)" w:date="2016-06-27T15:40:00Z"/>
        </w:rPr>
      </w:pPr>
      <w:ins w:id="1403" w:author="Sammartano, Marc (BIC USA)" w:date="2016-06-27T15:40:00Z">
        <w:r>
          <w:t xml:space="preserve">Writes the entire contents of the string expression &lt;buffer_sexp&gt; into a </w:t>
        </w:r>
      </w:ins>
      <w:ins w:id="1404" w:author="Sammartano, Marc (BIC USA)" w:date="2016-06-27T16:14:00Z">
        <w:r w:rsidR="00BE3C3D">
          <w:t>ZIP</w:t>
        </w:r>
      </w:ins>
      <w:ins w:id="1405" w:author="Sammartano, Marc (BIC USA)" w:date="2016-06-27T15:40:00Z">
        <w:r>
          <w:t>, as a file named &lt;file_name_sexp&gt;.</w:t>
        </w:r>
      </w:ins>
      <w:ins w:id="1406" w:author="Sammartano, Marc (BIC USA)" w:date="2016-06-27T16:47:00Z">
        <w:r w:rsidR="00A41B64">
          <w:t xml:space="preserve"> The ZIP is in a file previously opened with </w:t>
        </w:r>
        <w:r w:rsidR="00A41B64">
          <w:rPr>
            <w:b/>
          </w:rPr>
          <w:t>Zip.open</w:t>
        </w:r>
      </w:ins>
      <w:ins w:id="1407" w:author="Sammartano, Marc (BIC USA)" w:date="2016-06-27T17:01:00Z">
        <w:r w:rsidR="00627B5E">
          <w:t>.</w:t>
        </w:r>
      </w:ins>
    </w:p>
    <w:p w:rsidR="00185064" w:rsidRPr="00B94824" w:rsidRDefault="00185064" w:rsidP="00185064">
      <w:ins w:id="1408" w:author="Sammartano, Marc (BIC USA)" w:date="2016-06-27T15:40:00Z">
        <w:r>
          <w:t>The string &lt;buffer_sexp&gt; is assumed to be a buffer string holding binary data, typically a string coming from</w:t>
        </w:r>
      </w:ins>
      <w:ins w:id="1409" w:author="Sammartano, Marc (BIC USA)" w:date="2016-06-27T16:14:00Z">
        <w:r w:rsidR="00BE3C3D">
          <w:t xml:space="preserve"> reading a local file with</w:t>
        </w:r>
      </w:ins>
      <w:ins w:id="1410" w:author="Sammartano, Marc (BIC USA)" w:date="2016-06-27T15:40:00Z">
        <w:r>
          <w:t xml:space="preserve"> </w:t>
        </w:r>
        <w:r w:rsidRPr="00BE3C3D">
          <w:rPr>
            <w:b/>
          </w:rPr>
          <w:t>Byte.read.buffer</w:t>
        </w:r>
        <w:r>
          <w:t>.</w:t>
        </w:r>
      </w:ins>
    </w:p>
    <w:p w:rsidR="00470A5E" w:rsidRDefault="00470A5E" w:rsidP="00E33967">
      <w:pPr>
        <w:pStyle w:val="Heading1"/>
      </w:pPr>
      <w:bookmarkStart w:id="1411" w:name="_Toc477150832"/>
      <w:r>
        <w:t>HTML</w:t>
      </w:r>
      <w:bookmarkEnd w:id="1411"/>
    </w:p>
    <w:p w:rsidR="00470A5E" w:rsidRDefault="00470A5E" w:rsidP="00EB1F62">
      <w:pPr>
        <w:pStyle w:val="Heading2"/>
      </w:pPr>
      <w:bookmarkStart w:id="1412" w:name="_Toc477150833"/>
      <w:r>
        <w:t>Introduction</w:t>
      </w:r>
      <w:bookmarkEnd w:id="141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1413" w:name="_Toc477150834"/>
      <w:r>
        <w:t xml:space="preserve">HTML </w:t>
      </w:r>
      <w:r w:rsidR="0054670D">
        <w:t>Commands</w:t>
      </w:r>
      <w:bookmarkEnd w:id="1413"/>
    </w:p>
    <w:p w:rsidR="0054670D" w:rsidRDefault="0054670D" w:rsidP="005F4916">
      <w:pPr>
        <w:pStyle w:val="Heading3"/>
      </w:pPr>
      <w:bookmarkStart w:id="1414" w:name="_Toc477150835"/>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1414"/>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lastRenderedPageBreak/>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1415" w:name="_Toc477150836"/>
      <w:r>
        <w:t>Html.orientation &lt;nexp&gt;</w:t>
      </w:r>
      <w:bookmarkEnd w:id="1415"/>
      <w:r>
        <w:fldChar w:fldCharType="begin"/>
      </w:r>
      <w:r>
        <w:instrText xml:space="preserve"> XE "Html</w:instrText>
      </w:r>
      <w:r w:rsidRPr="00584997">
        <w:instrText>.orientation &lt;nexp&gt;</w:instrText>
      </w:r>
      <w:r>
        <w:instrText xml:space="preserve">" </w:instrText>
      </w:r>
      <w:r>
        <w:fldChar w:fldCharType="end"/>
      </w:r>
    </w:p>
    <w:p w:rsidR="00A550EE" w:rsidRDefault="0006591D" w:rsidP="002473BF">
      <w:pPr>
        <w:pStyle w:val="NoSpacing"/>
      </w:pPr>
      <w:r>
        <w:t>The value of the &lt;nexp&gt; sets the orientation of screen as follows:</w:t>
      </w:r>
    </w:p>
    <w:p w:rsidR="00A550EE" w:rsidRDefault="00A550EE" w:rsidP="002473BF">
      <w:pPr>
        <w:pStyle w:val="ListParagraph"/>
      </w:pPr>
      <w:r>
        <w:t>-1 = Orientation depends upon the sensors.</w:t>
      </w:r>
    </w:p>
    <w:p w:rsidR="00A550EE" w:rsidRDefault="00A550EE" w:rsidP="002473BF">
      <w:pPr>
        <w:pStyle w:val="ListParagraph"/>
      </w:pPr>
      <w:r>
        <w:t xml:space="preserve"> 0 = Orientation is forced to Landscape.</w:t>
      </w:r>
    </w:p>
    <w:p w:rsidR="002473BF" w:rsidRDefault="00A550EE" w:rsidP="002473BF">
      <w:pPr>
        <w:pStyle w:val="ListParagraph"/>
      </w:pPr>
      <w:r>
        <w:t xml:space="preserve"> 1 = Orientation is forced to Portrait.</w:t>
      </w:r>
    </w:p>
    <w:p w:rsidR="002473BF" w:rsidRDefault="002473BF" w:rsidP="002473BF">
      <w:pPr>
        <w:pStyle w:val="ListParagraph"/>
      </w:pPr>
      <w:r>
        <w:t xml:space="preserve"> 2 = Orientation is forced to Reverse Landscape.</w:t>
      </w:r>
    </w:p>
    <w:p w:rsidR="00A550EE" w:rsidRDefault="002473BF" w:rsidP="00D262B9">
      <w:pPr>
        <w:pStyle w:val="ListParagraph"/>
      </w:pPr>
      <w:r>
        <w:t xml:space="preserve"> 3 = Orientation is forced to Reverse Portrait.</w:t>
      </w:r>
    </w:p>
    <w:p w:rsidR="004E1D15" w:rsidRDefault="004E1D15" w:rsidP="005F4916">
      <w:pPr>
        <w:pStyle w:val="Heading3"/>
      </w:pPr>
      <w:bookmarkStart w:id="1416" w:name="_Toc477150837"/>
      <w:r>
        <w:t>Html.load.url &lt;file_sexp&gt;</w:t>
      </w:r>
      <w:bookmarkEnd w:id="1416"/>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xml:space="preserve">. The file may reside on the Internet or on your </w:t>
      </w:r>
      <w:del w:id="1417" w:author="Sammartano, Marc (BIC USA)" w:date="2017-03-04T11:33:00Z">
        <w:r w:rsidDel="007D01CF">
          <w:delText>a</w:delText>
        </w:r>
      </w:del>
      <w:ins w:id="1418" w:author="Sammartano, Marc (BIC USA)" w:date="2017-03-04T11:33:00Z">
        <w:r w:rsidR="007D01CF">
          <w:t>A</w:t>
        </w:r>
      </w:ins>
      <w:r>
        <w:t>ndroid device. In either case, the entire URL must be specified.</w:t>
      </w:r>
    </w:p>
    <w:p w:rsidR="004E1D15" w:rsidRDefault="004E1D15" w:rsidP="004E1D15">
      <w:r>
        <w:t>The command:</w:t>
      </w:r>
    </w:p>
    <w:p w:rsidR="004E1D15" w:rsidRPr="00D262B9" w:rsidRDefault="00D262B9" w:rsidP="007B2223">
      <w:pPr>
        <w:pStyle w:val="Codeexample"/>
        <w:rPr>
          <w:rFonts w:ascii="Letter Gothic" w:hAnsi="Letter Gothic"/>
          <w:b w:val="0"/>
        </w:rPr>
      </w:pPr>
      <w:r w:rsidRPr="00D262B9">
        <w:rPr>
          <w:rFonts w:ascii="Letter Gothic" w:hAnsi="Letter Gothic"/>
          <w:b w:val="0"/>
        </w:rPr>
        <w:t>HTML.LOAD.URL</w:t>
      </w:r>
      <w:r w:rsidR="004E1D15" w:rsidRPr="00D262B9">
        <w:rPr>
          <w:rFonts w:ascii="Letter Gothic" w:hAnsi="Letter Gothic"/>
          <w:b w:val="0"/>
        </w:rPr>
        <w:t xml:space="preserve"> </w:t>
      </w:r>
      <w:r w:rsidR="00F5651B" w:rsidRPr="00D262B9">
        <w:rPr>
          <w:rFonts w:ascii="Letter Gothic" w:hAnsi="Letter Gothic"/>
          <w:b w:val="0"/>
        </w:rPr>
        <w:t>"</w:t>
      </w:r>
      <w:r w:rsidR="004E1D15" w:rsidRPr="00D262B9">
        <w:rPr>
          <w:rFonts w:ascii="Letter Gothic" w:hAnsi="Letter Gothic"/>
          <w:b w:val="0"/>
        </w:rPr>
        <w:t>http://laughton.com/basic</w:t>
      </w:r>
      <w:r w:rsidR="00474491" w:rsidRPr="00D262B9">
        <w:rPr>
          <w:rFonts w:ascii="Letter Gothic" w:hAnsi="Letter Gothic"/>
          <w:b w:val="0"/>
        </w:rPr>
        <w:t>/</w:t>
      </w:r>
      <w:r w:rsidR="00F5651B" w:rsidRPr="00D262B9">
        <w:rPr>
          <w:rFonts w:ascii="Letter Gothic" w:hAnsi="Letter Gothic"/>
          <w:b w:val="0"/>
        </w:rPr>
        <w:t>"</w:t>
      </w:r>
    </w:p>
    <w:p w:rsidR="004E1D15" w:rsidRDefault="004E1D15" w:rsidP="004E1D15">
      <w:r>
        <w:t>will load and display the BASIC! home page.</w:t>
      </w:r>
    </w:p>
    <w:p w:rsidR="004E1D15" w:rsidRDefault="004E1D15" w:rsidP="004E1D15">
      <w:r>
        <w:t>The command:</w:t>
      </w:r>
    </w:p>
    <w:p w:rsidR="00CC7B72" w:rsidRPr="00D262B9" w:rsidRDefault="00D262B9" w:rsidP="007B2223">
      <w:pPr>
        <w:pStyle w:val="Codeexample"/>
        <w:rPr>
          <w:rFonts w:ascii="Letter Gothic" w:hAnsi="Letter Gothic"/>
          <w:b w:val="0"/>
        </w:rPr>
      </w:pPr>
      <w:r w:rsidRPr="00D262B9">
        <w:rPr>
          <w:rFonts w:ascii="Letter Gothic" w:hAnsi="Letter Gothic"/>
          <w:b w:val="0"/>
        </w:rPr>
        <w:t>HTML.LOAD.URL</w:t>
      </w:r>
      <w:r w:rsidR="004E1D15" w:rsidRPr="00D262B9">
        <w:rPr>
          <w:rFonts w:ascii="Letter Gothic" w:hAnsi="Letter Gothic"/>
          <w:b w:val="0"/>
        </w:rPr>
        <w:t xml:space="preserve"> </w:t>
      </w:r>
      <w:r w:rsidR="00D76563" w:rsidRPr="00D262B9">
        <w:rPr>
          <w:rFonts w:ascii="Letter Gothic" w:hAnsi="Letter Gothic"/>
          <w:b w:val="0"/>
        </w:rPr>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Pr="00D262B9" w:rsidRDefault="00D262B9" w:rsidP="00D76563">
      <w:pPr>
        <w:pStyle w:val="Codeexample"/>
        <w:rPr>
          <w:rFonts w:ascii="Letter Gothic" w:hAnsi="Letter Gothic"/>
          <w:b w:val="0"/>
        </w:rPr>
      </w:pPr>
      <w:r w:rsidRPr="00D262B9">
        <w:rPr>
          <w:rFonts w:ascii="Letter Gothic" w:hAnsi="Letter Gothic"/>
          <w:b w:val="0"/>
        </w:rPr>
        <w:t>HTML.LOAD.URL</w:t>
      </w:r>
      <w:r w:rsidR="00D76563" w:rsidRPr="00D262B9">
        <w:rPr>
          <w:rFonts w:ascii="Letter Gothic" w:hAnsi="Letter Gothic"/>
          <w:b w:val="0"/>
        </w:rPr>
        <w:t xml:space="preserve">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1419" w:name="_Toc477150838"/>
      <w:r>
        <w:t>H</w:t>
      </w:r>
      <w:r w:rsidR="000A44ED">
        <w:t>tml.load.string &lt;html_sexp&gt;</w:t>
      </w:r>
      <w:bookmarkEnd w:id="1419"/>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Pr="00D262B9" w:rsidRDefault="000C0A8B" w:rsidP="00D262B9">
      <w:pPr>
        <w:pStyle w:val="Codeexample"/>
        <w:rPr>
          <w:rFonts w:ascii="Letter Gothic" w:hAnsi="Letter Gothic"/>
          <w:b w:val="0"/>
        </w:rPr>
      </w:pPr>
      <w:r w:rsidRPr="00D262B9">
        <w:rPr>
          <w:rFonts w:ascii="Letter Gothic" w:hAnsi="Letter Gothic"/>
          <w:b w:val="0"/>
        </w:rPr>
        <w:t>&lt;pref base drive&gt;/</w:t>
      </w:r>
      <w:r w:rsidR="000A44ED" w:rsidRPr="00D262B9">
        <w:rPr>
          <w:rFonts w:ascii="Letter Gothic" w:hAnsi="Letter Gothic"/>
          <w:b w:val="0"/>
        </w:rPr>
        <w:t>rfo-basic/data/</w:t>
      </w:r>
    </w:p>
    <w:p w:rsidR="00E268A7" w:rsidRDefault="009F6EC7" w:rsidP="005F4916">
      <w:pPr>
        <w:pStyle w:val="Heading3"/>
      </w:pPr>
      <w:bookmarkStart w:id="1420" w:name="_Toc477150839"/>
      <w:r>
        <w:lastRenderedPageBreak/>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1420"/>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1421" w:name="_Toc477150840"/>
      <w:r>
        <w:t>Html.get.datalink &lt;data_svar&gt;</w:t>
      </w:r>
      <w:bookmarkEnd w:id="1421"/>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7F1F85" w:rsidRDefault="000B1ADA" w:rsidP="007F1F85">
      <w:pPr>
        <w:spacing w:after="0"/>
      </w:pPr>
      <w:r>
        <w:t>A datalink provides a method for sending a message from an HTML program to the BASIC! programmer. There are two parts to a datalink in an HTML file:</w:t>
      </w:r>
    </w:p>
    <w:p w:rsidR="007F1F85" w:rsidRDefault="007F1F85" w:rsidP="004A2113">
      <w:pPr>
        <w:pStyle w:val="ListParagraph"/>
        <w:numPr>
          <w:ilvl w:val="0"/>
          <w:numId w:val="50"/>
        </w:numPr>
      </w:pPr>
      <w:r>
        <w:t>T</w:t>
      </w:r>
      <w:r w:rsidR="000B1ADA">
        <w:t>he JavaScript that defines the datalink function</w:t>
      </w:r>
    </w:p>
    <w:p w:rsidR="007F1F85" w:rsidRDefault="007F1F85" w:rsidP="004A2113">
      <w:pPr>
        <w:pStyle w:val="ListParagraph"/>
        <w:numPr>
          <w:ilvl w:val="0"/>
          <w:numId w:val="50"/>
        </w:numPr>
      </w:pPr>
      <w:r>
        <w:t>T</w:t>
      </w:r>
      <w:r w:rsidR="000B1ADA">
        <w:t>he HTML code that calls the datalink function.</w:t>
      </w:r>
    </w:p>
    <w:p w:rsidR="000B1ADA" w:rsidRDefault="00A67786" w:rsidP="007F1F85">
      <w:r>
        <w:t>The BASIC! Program requires a mechanism for communicating with a website's HTML code.</w:t>
      </w:r>
    </w:p>
    <w:p w:rsidR="000A44ED" w:rsidRDefault="000B1ADA" w:rsidP="007F1F85">
      <w:pPr>
        <w:spacing w:after="0"/>
      </w:pPr>
      <w:r w:rsidRPr="00D262B9">
        <w:rPr>
          <w:b/>
        </w:rPr>
        <w:t>Html.get.datalink</w:t>
      </w:r>
      <w:r w:rsidRPr="000B1ADA">
        <w:t xml:space="preserve"> </w:t>
      </w:r>
      <w:r>
        <w:t>g</w:t>
      </w:r>
      <w:r w:rsidR="000A44ED">
        <w:t xml:space="preserve">ets the </w:t>
      </w:r>
      <w:r w:rsidR="00217871">
        <w:t>next data</w:t>
      </w:r>
      <w:r w:rsidR="0020579D">
        <w:t>link</w:t>
      </w:r>
      <w:r w:rsidR="00217871">
        <w:t xml:space="preserve"> string from the datalink buffer. If there is no data available then the returned data will be an empty string (</w:t>
      </w:r>
      <w:r w:rsidR="00F5651B">
        <w:t>""</w:t>
      </w:r>
      <w:r w:rsidR="00217871">
        <w:t>). You should program a loop waiting for data:</w:t>
      </w:r>
    </w:p>
    <w:p w:rsidR="00217871" w:rsidRPr="00D262B9" w:rsidRDefault="00D262B9" w:rsidP="009F6EC7">
      <w:pPr>
        <w:pStyle w:val="Codeexample"/>
        <w:rPr>
          <w:rFonts w:ascii="Letter Gothic" w:hAnsi="Letter Gothic"/>
          <w:b w:val="0"/>
        </w:rPr>
      </w:pPr>
      <w:r>
        <w:rPr>
          <w:rFonts w:ascii="Letter Gothic" w:hAnsi="Letter Gothic"/>
          <w:b w:val="0"/>
        </w:rPr>
        <w:t>DO</w:t>
      </w:r>
    </w:p>
    <w:p w:rsidR="00217871" w:rsidRPr="00D262B9" w:rsidRDefault="009F6EC7" w:rsidP="009F6EC7">
      <w:pPr>
        <w:pStyle w:val="Codeexample"/>
        <w:rPr>
          <w:rFonts w:ascii="Letter Gothic" w:hAnsi="Letter Gothic"/>
          <w:b w:val="0"/>
        </w:rPr>
      </w:pPr>
      <w:r w:rsidRPr="00D262B9">
        <w:rPr>
          <w:rFonts w:ascii="Letter Gothic" w:hAnsi="Letter Gothic"/>
          <w:b w:val="0"/>
        </w:rPr>
        <w:t xml:space="preserve">  </w:t>
      </w:r>
      <w:r w:rsidR="00D262B9">
        <w:rPr>
          <w:rFonts w:ascii="Letter Gothic" w:hAnsi="Letter Gothic"/>
          <w:b w:val="0"/>
        </w:rPr>
        <w:t>HTML.GET.DATALINK</w:t>
      </w:r>
      <w:r w:rsidR="00217871" w:rsidRPr="00D262B9">
        <w:rPr>
          <w:rFonts w:ascii="Letter Gothic" w:hAnsi="Letter Gothic"/>
          <w:b w:val="0"/>
        </w:rPr>
        <w:t xml:space="preserve"> data$</w:t>
      </w:r>
    </w:p>
    <w:p w:rsidR="00217871" w:rsidRPr="00D262B9" w:rsidRDefault="00D262B9" w:rsidP="009F6EC7">
      <w:pPr>
        <w:pStyle w:val="Codeexample"/>
        <w:rPr>
          <w:rFonts w:ascii="Letter Gothic" w:hAnsi="Letter Gothic"/>
          <w:b w:val="0"/>
        </w:rPr>
      </w:pPr>
      <w:r>
        <w:rPr>
          <w:rFonts w:ascii="Letter Gothic" w:hAnsi="Letter Gothic"/>
          <w:b w:val="0"/>
        </w:rPr>
        <w:t>UNTIL</w:t>
      </w:r>
      <w:r w:rsidR="00217871" w:rsidRPr="00D262B9">
        <w:rPr>
          <w:rFonts w:ascii="Letter Gothic" w:hAnsi="Letter Gothic"/>
          <w:b w:val="0"/>
        </w:rPr>
        <w:t xml:space="preserve"> data$ &lt;&gt; </w:t>
      </w:r>
      <w:r w:rsidR="00F5651B" w:rsidRPr="00D262B9">
        <w:rPr>
          <w:rFonts w:ascii="Letter Gothic" w:hAnsi="Letter Gothic"/>
          <w:b w:val="0"/>
        </w:rPr>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w:t>
      </w:r>
      <w:r w:rsidR="00D262B9">
        <w:t>HTML</w:t>
      </w:r>
      <w:r>
        <w:t xml:space="preserve">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w:t>
      </w:r>
      <w:r w:rsidR="00D262B9" w:rsidRPr="00D262B9">
        <w:rPr>
          <w:b/>
        </w:rPr>
        <w:t>H</w:t>
      </w:r>
      <w:r w:rsidRPr="00D262B9">
        <w:rPr>
          <w:b/>
        </w:rPr>
        <w:t>tml.go.back</w:t>
      </w:r>
      <w:r>
        <w:t xml:space="preserve">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D262B9" w:rsidRPr="00D262B9">
        <w:rPr>
          <w:b/>
        </w:rPr>
        <w:t>H</w:t>
      </w:r>
      <w:r w:rsidR="003F5799" w:rsidRPr="00D262B9">
        <w:rPr>
          <w:b/>
        </w:rPr>
        <w:t>tml.load.url</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lastRenderedPageBreak/>
        <w:t>DAT:</w:t>
      </w:r>
      <w:r>
        <w:t xml:space="preserve"> The user has performed some action that has caused some JavaScript code to send data to BASIC! by means of the datalink. The JavaScript function for sending the data is:</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 type="text/javascript"&gt;</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function doDataLink(data)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Android.dataLink(data);</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&lt;/script&gt;</w:t>
      </w:r>
    </w:p>
    <w:p w:rsidR="00FE50F1" w:rsidRDefault="00FE50F1" w:rsidP="005F4916">
      <w:pPr>
        <w:pStyle w:val="Heading3"/>
      </w:pPr>
      <w:bookmarkStart w:id="1422" w:name="_Toc477150841"/>
      <w:r>
        <w:t>Html.go.back</w:t>
      </w:r>
      <w:bookmarkEnd w:id="1422"/>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1423" w:name="_Toc477150842"/>
      <w:r>
        <w:t>Html.go.forward</w:t>
      </w:r>
      <w:bookmarkEnd w:id="1423"/>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1424" w:name="_Toc477150843"/>
      <w:r>
        <w:t>Html.close</w:t>
      </w:r>
      <w:bookmarkEnd w:id="1424"/>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1425" w:name="_Toc477150844"/>
      <w:r>
        <w:t>Html.clear.cache</w:t>
      </w:r>
      <w:bookmarkEnd w:id="1425"/>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1426" w:name="_Toc477150845"/>
      <w:r>
        <w:t>H</w:t>
      </w:r>
      <w:r w:rsidR="00E95C98">
        <w:t>tml</w:t>
      </w:r>
      <w:r>
        <w:t>.clear.history</w:t>
      </w:r>
      <w:bookmarkEnd w:id="1426"/>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1427" w:name="_Toc477150846"/>
      <w:r>
        <w:t>Related Commands</w:t>
      </w:r>
      <w:bookmarkEnd w:id="1427"/>
    </w:p>
    <w:p w:rsidR="009D6C4F" w:rsidRDefault="009D6C4F" w:rsidP="009D6C4F">
      <w:pPr>
        <w:pStyle w:val="Heading3"/>
      </w:pPr>
      <w:bookmarkStart w:id="1428" w:name="_Toc477150847"/>
      <w:r>
        <w:t>Browse &lt;url_sexp&gt;</w:t>
      </w:r>
      <w:bookmarkEnd w:id="1428"/>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8"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t>Note: You can also use the HTML commands to display (and interact with) web pages located on your device or on the web.</w:t>
      </w:r>
    </w:p>
    <w:p w:rsidR="009D6C4F" w:rsidRDefault="009D6C4F" w:rsidP="00B85F06">
      <w:pPr>
        <w:pStyle w:val="Heading3"/>
      </w:pPr>
      <w:bookmarkStart w:id="1429" w:name="_Toc477150848"/>
      <w:r>
        <w:t>Http.post &lt;url_sexp&gt;, &lt;list_nexp&gt;, &lt;result_svar&gt;</w:t>
      </w:r>
      <w:bookmarkEnd w:id="1429"/>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lastRenderedPageBreak/>
        <w:t>&lt;result_svar&gt; is where the Post response will be placed.</w:t>
      </w:r>
    </w:p>
    <w:p w:rsidR="008952BE" w:rsidRDefault="00D663E0" w:rsidP="00E33967">
      <w:pPr>
        <w:pStyle w:val="Heading1"/>
      </w:pPr>
      <w:bookmarkStart w:id="1430" w:name="_Toc477150849"/>
      <w:r>
        <w:t>TCP</w:t>
      </w:r>
      <w:r w:rsidR="008952BE">
        <w:t>/IP Sockets</w:t>
      </w:r>
      <w:bookmarkEnd w:id="1430"/>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w:t>
      </w:r>
      <w:r w:rsidR="008952BE" w:rsidRPr="009F51A5">
        <w:rPr>
          <w:b/>
        </w:rPr>
        <w:t>f31_</w:t>
      </w:r>
      <w:r w:rsidR="00F5077A" w:rsidRPr="009F51A5">
        <w:rPr>
          <w:b/>
        </w:rPr>
        <w:t>socket_time</w:t>
      </w:r>
      <w:r w:rsidR="008952BE" w:rsidRPr="009F51A5">
        <w:rPr>
          <w:b/>
        </w:rPr>
        <w:t>.bas</w:t>
      </w:r>
      <w:r w:rsidR="008952BE">
        <w:t xml:space="preserve">.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Pr="009F51A5" w:rsidRDefault="006F3224" w:rsidP="00BA7506">
      <w:pPr>
        <w:pStyle w:val="Codeexample"/>
        <w:rPr>
          <w:rFonts w:ascii="Letter Gothic" w:hAnsi="Letter Gothic"/>
          <w:b w:val="0"/>
        </w:rPr>
      </w:pPr>
      <w:r w:rsidRPr="009F51A5">
        <w:rPr>
          <w:rFonts w:ascii="Letter Gothic" w:hAnsi="Letter Gothic"/>
          <w:b w:val="0"/>
        </w:rPr>
        <w:t xml:space="preserve">Graburl ip$, </w:t>
      </w:r>
      <w:r w:rsidR="00F5651B" w:rsidRPr="009F51A5">
        <w:rPr>
          <w:rFonts w:ascii="Letter Gothic" w:hAnsi="Letter Gothic"/>
          <w:b w:val="0"/>
        </w:rPr>
        <w:t>"</w:t>
      </w:r>
      <w:hyperlink r:id="rId29" w:history="1">
        <w:r w:rsidR="00336A33" w:rsidRPr="009F51A5">
          <w:rPr>
            <w:rStyle w:val="Hyperlink"/>
            <w:rFonts w:ascii="Letter Gothic" w:hAnsi="Letter Gothic"/>
            <w:b w:val="0"/>
          </w:rPr>
          <w:t>http://icanhazip.com</w:t>
        </w:r>
      </w:hyperlink>
      <w:r w:rsidR="00F5651B" w:rsidRPr="009F51A5">
        <w:rPr>
          <w:rFonts w:ascii="Letter Gothic" w:hAnsi="Letter Gothic"/>
          <w:b w:val="0"/>
        </w:rPr>
        <w:t>"</w:t>
      </w:r>
    </w:p>
    <w:p w:rsidR="00EE0F26" w:rsidRDefault="00EE0F26" w:rsidP="008952BE">
      <w:r>
        <w:t xml:space="preserve">This is not the same IP </w:t>
      </w:r>
      <w:r w:rsidR="002E6013">
        <w:t>that</w:t>
      </w:r>
      <w:r>
        <w:t xml:space="preserve"> would be obtained by executing </w:t>
      </w:r>
      <w:r w:rsidR="005E290C" w:rsidRPr="009F51A5">
        <w:rPr>
          <w:b/>
        </w:rPr>
        <w:t>S</w:t>
      </w:r>
      <w:r w:rsidRPr="009F51A5">
        <w:rPr>
          <w:b/>
        </w:rPr>
        <w:t>ocket.my</w:t>
      </w:r>
      <w:r w:rsidR="005E290C" w:rsidRPr="009F51A5">
        <w:rPr>
          <w:b/>
        </w:rPr>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xml:space="preserve">, </w:t>
      </w:r>
      <w:r w:rsidRPr="009F51A5">
        <w:rPr>
          <w:b/>
        </w:rPr>
        <w:t>f32_</w:t>
      </w:r>
      <w:r w:rsidR="00192A15" w:rsidRPr="009F51A5">
        <w:rPr>
          <w:b/>
        </w:rPr>
        <w:t>tcp_</w:t>
      </w:r>
      <w:r w:rsidR="00184A86" w:rsidRPr="009F51A5">
        <w:rPr>
          <w:b/>
        </w:rPr>
        <w:t>ip_sockets</w:t>
      </w:r>
      <w:r w:rsidRPr="009F51A5">
        <w:rPr>
          <w:b/>
        </w:rPr>
        <w:t>.bas</w:t>
      </w:r>
      <w:r>
        <w:t>,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1431" w:name="_Toc477150850"/>
      <w:r>
        <w:t xml:space="preserve">TCP/IP </w:t>
      </w:r>
      <w:r w:rsidR="00D65DA8">
        <w:t xml:space="preserve">Client </w:t>
      </w:r>
      <w:r>
        <w:t>Socket Commands</w:t>
      </w:r>
      <w:bookmarkEnd w:id="1431"/>
    </w:p>
    <w:p w:rsidR="00DD1527" w:rsidRDefault="00DD1527" w:rsidP="005F4916">
      <w:pPr>
        <w:pStyle w:val="Heading3"/>
      </w:pPr>
      <w:bookmarkStart w:id="1432" w:name="_Toc477150851"/>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1432"/>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 a Client TCP/IP socket and attempt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w:t>
      </w:r>
      <w:r w:rsidR="00DD1527">
        <w:lastRenderedPageBreak/>
        <w:t xml:space="preserve">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w:t>
      </w:r>
      <w:r w:rsidR="009F51A5">
        <w:rPr>
          <w:b/>
        </w:rPr>
        <w:t>S</w:t>
      </w:r>
      <w:r w:rsidRPr="009F51A5">
        <w:rPr>
          <w:b/>
        </w:rPr>
        <w:t>ocket.server.status</w:t>
      </w:r>
      <w:r>
        <w:t xml:space="preserve">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1433" w:name="_Toc477150852"/>
      <w:r>
        <w:t>Socket.client.status &lt;status_nvar&gt;</w:t>
      </w:r>
      <w:bookmarkEnd w:id="1433"/>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1434" w:name="_Toc477150853"/>
      <w:r>
        <w:t>S</w:t>
      </w:r>
      <w:r w:rsidR="00CB062B">
        <w:t>ocket.client.server.ip &lt;svar&gt;</w:t>
      </w:r>
      <w:bookmarkEnd w:id="1434"/>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 the IP of the server that this client is connected to in the string variable.</w:t>
      </w:r>
    </w:p>
    <w:p w:rsidR="00BA7506" w:rsidRDefault="00BA7506" w:rsidP="005F4916">
      <w:pPr>
        <w:pStyle w:val="Heading3"/>
      </w:pPr>
      <w:bookmarkStart w:id="1435" w:name="_Toc477150854"/>
      <w:r>
        <w:t>Socket.client.read.line &lt;line_svar&gt;</w:t>
      </w:r>
      <w:bookmarkEnd w:id="1435"/>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 a line from the previously</w:t>
      </w:r>
      <w:r w:rsidR="00FD5E7C">
        <w:t>-</w:t>
      </w:r>
      <w:r>
        <w:t xml:space="preserve">connected Server and place the line into the line string variable. The command does not return until the Server sends a line. To avoid an infinite delay waiting for the Server to send a line, the </w:t>
      </w:r>
      <w:r w:rsidR="009F51A5">
        <w:rPr>
          <w:b/>
        </w:rPr>
        <w:t>S</w:t>
      </w:r>
      <w:r w:rsidRPr="009F51A5">
        <w:rPr>
          <w:b/>
        </w:rPr>
        <w:t>ocket.client.read.ready</w:t>
      </w:r>
      <w:r w:rsidR="00B562D5">
        <w:t xml:space="preserve"> command</w:t>
      </w:r>
      <w:r>
        <w:t xml:space="preserve"> can be repeatedly executed with timeouts.</w:t>
      </w:r>
    </w:p>
    <w:p w:rsidR="00D2574E" w:rsidRDefault="00D2574E" w:rsidP="005F4916">
      <w:pPr>
        <w:pStyle w:val="Heading3"/>
      </w:pPr>
      <w:bookmarkStart w:id="1436" w:name="_Toc477150855"/>
      <w:r>
        <w:t>Socket.client.read.ready &lt;nvar&gt;</w:t>
      </w:r>
      <w:bookmarkEnd w:id="1436"/>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 xml:space="preserve">received a line for reading by </w:t>
      </w:r>
      <w:r w:rsidR="009F51A5">
        <w:rPr>
          <w:b/>
        </w:rPr>
        <w:t>S</w:t>
      </w:r>
      <w:r w:rsidR="00D2574E" w:rsidRPr="009F51A5">
        <w:rPr>
          <w:b/>
        </w:rPr>
        <w:t>ocket.client.read.line</w:t>
      </w:r>
      <w:r w:rsidR="00D2574E">
        <w:t xml:space="preserve"> then</w:t>
      </w:r>
      <w:r w:rsidR="00F216DD">
        <w:t xml:space="preserve"> set the return variable</w:t>
      </w:r>
      <w:r w:rsidR="00D2574E">
        <w:t xml:space="preserve"> &lt;nvar&gt; </w:t>
      </w:r>
      <w:r w:rsidR="00F216DD">
        <w:t>to</w:t>
      </w:r>
      <w:r>
        <w:t xml:space="preserve"> zero. Otherwise </w:t>
      </w:r>
      <w:r w:rsidR="0080376D">
        <w:t>return</w:t>
      </w:r>
      <w:r w:rsidR="00F216DD">
        <w:t xml:space="preserve"> </w:t>
      </w:r>
      <w:r w:rsidR="00A1543D">
        <w:t>a non-zero value.</w:t>
      </w:r>
    </w:p>
    <w:p w:rsidR="00FB64D6" w:rsidRDefault="00FB64D6" w:rsidP="00BA7506">
      <w:r>
        <w:t xml:space="preserve">The </w:t>
      </w:r>
      <w:r w:rsidR="009F51A5">
        <w:rPr>
          <w:b/>
        </w:rPr>
        <w:t>S</w:t>
      </w:r>
      <w:r w:rsidRPr="009F51A5">
        <w:rPr>
          <w:b/>
        </w:rPr>
        <w:t>ocket.client.read.line command</w:t>
      </w:r>
      <w:r>
        <w:t xml:space="preserve"> does not return until a line has been received from the Server. This command can be used to allow your program to time out if a line has not been received within a pre-determined time span. You can be sure that </w:t>
      </w:r>
      <w:r w:rsidR="009F51A5">
        <w:rPr>
          <w:b/>
        </w:rPr>
        <w:t>S</w:t>
      </w:r>
      <w:r w:rsidRPr="009F51A5">
        <w:rPr>
          <w:b/>
        </w:rPr>
        <w:t>ocket.client.read.line</w:t>
      </w:r>
      <w:r>
        <w:t xml:space="preserve"> will return with a line of data if </w:t>
      </w:r>
      <w:r w:rsidR="0080376D" w:rsidRPr="0080376D">
        <w:rPr>
          <w:b/>
        </w:rPr>
        <w:t>S</w:t>
      </w:r>
      <w:r w:rsidR="0080376D">
        <w:rPr>
          <w:b/>
        </w:rPr>
        <w:t>ocket.client</w:t>
      </w:r>
      <w:r w:rsidR="0080376D" w:rsidRPr="0080376D">
        <w:rPr>
          <w:b/>
        </w:rPr>
        <w:t>.read.ready</w:t>
      </w:r>
      <w:r>
        <w:t xml:space="preserve"> returns a non-zero value.</w:t>
      </w:r>
    </w:p>
    <w:p w:rsidR="00A42D88" w:rsidRDefault="00A42D88" w:rsidP="005F4916">
      <w:pPr>
        <w:pStyle w:val="Heading3"/>
      </w:pPr>
      <w:bookmarkStart w:id="1437" w:name="_Toc477150856"/>
      <w:r>
        <w:t>Socket.client.read.file &lt;f</w:t>
      </w:r>
      <w:r w:rsidR="00FD5E7C">
        <w:t>ile</w:t>
      </w:r>
      <w:r>
        <w:t>_nexp&gt;</w:t>
      </w:r>
      <w:bookmarkEnd w:id="1437"/>
      <w:r w:rsidR="00520661">
        <w:fldChar w:fldCharType="begin"/>
      </w:r>
      <w:r w:rsidR="006B69F2">
        <w:instrText xml:space="preserve"> XE "</w:instrText>
      </w:r>
      <w:r w:rsidR="006B69F2" w:rsidRPr="00CD07F1">
        <w:instrText>Socket.client.read.file &lt;f</w:instrText>
      </w:r>
      <w:r w:rsidR="00FD5E7C">
        <w:instrText>ile</w:instrText>
      </w:r>
      <w:r w:rsidR="006B69F2" w:rsidRPr="00CD07F1">
        <w:instrText>_nexp&gt;</w:instrText>
      </w:r>
      <w:r w:rsidR="006B69F2">
        <w:instrText xml:space="preserve">" </w:instrText>
      </w:r>
      <w:r w:rsidR="00520661">
        <w:fldChar w:fldCharType="end"/>
      </w:r>
    </w:p>
    <w:p w:rsidR="00A42D88" w:rsidRDefault="00DB0C94" w:rsidP="00A42D88">
      <w:r>
        <w:t>Read</w:t>
      </w:r>
      <w:r w:rsidR="00A42D88">
        <w:t xml:space="preserve"> file</w:t>
      </w:r>
      <w:r>
        <w:t xml:space="preserve"> data</w:t>
      </w:r>
      <w:r w:rsidR="00A42D88">
        <w:t xml:space="preserve"> transmitted by </w:t>
      </w:r>
      <w:r w:rsidR="00962375">
        <w:t>the</w:t>
      </w:r>
      <w:r w:rsidR="00A42D88">
        <w:t xml:space="preserve"> </w:t>
      </w:r>
      <w:r w:rsidR="00F216DD">
        <w:t>S</w:t>
      </w:r>
      <w:r w:rsidR="00A42D88">
        <w:t xml:space="preserve">erver and write </w:t>
      </w:r>
      <w:r w:rsidR="00F216DD">
        <w:t xml:space="preserve">it </w:t>
      </w:r>
      <w:r w:rsidR="008E5AA0">
        <w:t>to</w:t>
      </w:r>
      <w:r w:rsidR="00A42D88">
        <w:t xml:space="preserve"> </w:t>
      </w:r>
      <w:r w:rsidR="00962375">
        <w:t>a</w:t>
      </w:r>
      <w:r w:rsidR="00A42D88">
        <w:t xml:space="preserve"> file</w:t>
      </w:r>
      <w:r w:rsidR="00962375">
        <w:t>.</w:t>
      </w:r>
      <w:r w:rsidR="00A42D88">
        <w:t xml:space="preserve"> </w:t>
      </w:r>
      <w:r w:rsidR="00962375">
        <w:t>The</w:t>
      </w:r>
      <w:r w:rsidR="006630C6">
        <w:t xml:space="preserve"> &lt;f</w:t>
      </w:r>
      <w:r w:rsidR="00FD5E7C">
        <w:t>ile</w:t>
      </w:r>
      <w:r w:rsidR="006630C6">
        <w:t>_nexp&gt; is</w:t>
      </w:r>
      <w:r w:rsidR="00A42D88">
        <w:t xml:space="preserve"> </w:t>
      </w:r>
      <w:r w:rsidR="00962375">
        <w:t xml:space="preserve">the file index of a file opened for write by </w:t>
      </w:r>
      <w:r w:rsidR="009F51A5">
        <w:rPr>
          <w:b/>
        </w:rPr>
        <w:t>B</w:t>
      </w:r>
      <w:r w:rsidR="00A42D88" w:rsidRPr="009F51A5">
        <w:rPr>
          <w:b/>
        </w:rPr>
        <w:t xml:space="preserve">yte.open </w:t>
      </w:r>
      <w:r w:rsidR="008E5AA0" w:rsidRPr="009F51A5">
        <w:rPr>
          <w:b/>
        </w:rPr>
        <w:t>write</w:t>
      </w:r>
      <w:r w:rsidR="008E5AA0">
        <w:t xml:space="preserve"> </w:t>
      </w:r>
      <w:r w:rsidR="00A42D88">
        <w:t>command. For example:</w:t>
      </w:r>
    </w:p>
    <w:p w:rsidR="00A42D88" w:rsidRPr="009F51A5" w:rsidRDefault="00A42D88" w:rsidP="007B2223">
      <w:pPr>
        <w:pStyle w:val="Codeexample"/>
        <w:rPr>
          <w:rFonts w:ascii="Letter Gothic" w:hAnsi="Letter Gothic"/>
          <w:b w:val="0"/>
        </w:rPr>
      </w:pPr>
      <w:r w:rsidRPr="009F51A5">
        <w:rPr>
          <w:rFonts w:ascii="Letter Gothic" w:hAnsi="Letter Gothic"/>
          <w:b w:val="0"/>
        </w:rPr>
        <w:t xml:space="preserve">Byte.open w, fw, </w:t>
      </w:r>
      <w:r w:rsidR="00F5651B" w:rsidRPr="009F51A5">
        <w:rPr>
          <w:rFonts w:ascii="Letter Gothic" w:hAnsi="Letter Gothic"/>
          <w:b w:val="0"/>
        </w:rPr>
        <w:t>"</w:t>
      </w:r>
      <w:r w:rsidRPr="009F51A5">
        <w:rPr>
          <w:rFonts w:ascii="Letter Gothic" w:hAnsi="Letter Gothic"/>
          <w:b w:val="0"/>
        </w:rPr>
        <w:t>image.jpg</w:t>
      </w:r>
      <w:r w:rsidR="00F5651B" w:rsidRPr="009F51A5">
        <w:rPr>
          <w:rFonts w:ascii="Letter Gothic" w:hAnsi="Letter Gothic"/>
          <w:b w:val="0"/>
        </w:rPr>
        <w:t>"</w:t>
      </w:r>
    </w:p>
    <w:p w:rsidR="00A42D88" w:rsidRPr="009F51A5" w:rsidRDefault="00A42D88" w:rsidP="007B2223">
      <w:pPr>
        <w:pStyle w:val="Codeexample"/>
        <w:rPr>
          <w:rFonts w:ascii="Letter Gothic" w:hAnsi="Letter Gothic"/>
          <w:b w:val="0"/>
        </w:rPr>
      </w:pPr>
      <w:r w:rsidRPr="009F51A5">
        <w:rPr>
          <w:rFonts w:ascii="Letter Gothic" w:hAnsi="Letter Gothic"/>
          <w:b w:val="0"/>
        </w:rPr>
        <w:t>Socket.client.read.file fw</w:t>
      </w:r>
    </w:p>
    <w:p w:rsidR="006B69F2" w:rsidRPr="009F51A5" w:rsidRDefault="00A42D88" w:rsidP="007B2223">
      <w:pPr>
        <w:pStyle w:val="Codeexample"/>
        <w:rPr>
          <w:rFonts w:ascii="Letter Gothic" w:hAnsi="Letter Gothic"/>
          <w:b w:val="0"/>
        </w:rPr>
      </w:pPr>
      <w:r w:rsidRPr="009F51A5">
        <w:rPr>
          <w:rFonts w:ascii="Letter Gothic" w:hAnsi="Letter Gothic"/>
          <w:b w:val="0"/>
        </w:rPr>
        <w:t>Byte.close</w:t>
      </w:r>
      <w:r w:rsidR="006B69F2" w:rsidRPr="009F51A5">
        <w:rPr>
          <w:rFonts w:ascii="Letter Gothic" w:hAnsi="Letter Gothic"/>
          <w:b w:val="0"/>
        </w:rPr>
        <w:t xml:space="preserve"> fw</w:t>
      </w:r>
    </w:p>
    <w:p w:rsidR="008731B4" w:rsidRDefault="008731B4" w:rsidP="005F4916">
      <w:pPr>
        <w:pStyle w:val="Heading3"/>
      </w:pPr>
      <w:bookmarkStart w:id="1438" w:name="_Toc477150857"/>
      <w:r>
        <w:t>Socket.client.write.line &lt;line_sexp&gt;</w:t>
      </w:r>
      <w:bookmarkEnd w:id="1438"/>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t xml:space="preserve"> to the previously</w:t>
      </w:r>
      <w:r w:rsidR="00FD5E7C">
        <w:t>-</w:t>
      </w:r>
      <w:r>
        <w:t>connected Server as UTF-16 characters. End of line characters will be added to the end of the line</w:t>
      </w:r>
      <w:r w:rsidR="006630C6">
        <w:t>.</w:t>
      </w:r>
    </w:p>
    <w:p w:rsidR="00B4434A" w:rsidRDefault="00B4434A" w:rsidP="005F4916">
      <w:pPr>
        <w:pStyle w:val="Heading3"/>
      </w:pPr>
      <w:bookmarkStart w:id="1439" w:name="_Toc477150858"/>
      <w:r>
        <w:lastRenderedPageBreak/>
        <w:t>Socket.client.write.bytes &lt;sexp&gt;</w:t>
      </w:r>
      <w:bookmarkEnd w:id="1439"/>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w:t>
      </w:r>
      <w:r w:rsidR="00FD5E7C">
        <w:t>-</w:t>
      </w:r>
      <w:r w:rsidR="00B4434A">
        <w:t xml:space="preserve">connected Server as </w:t>
      </w:r>
      <w:r w:rsidR="009F51A5">
        <w:t>8-bit bytes</w:t>
      </w:r>
      <w:r w:rsidR="00B4434A">
        <w:t>.</w:t>
      </w:r>
      <w:r w:rsidR="009F51A5">
        <w:t xml:space="preserve"> Each character of the string is sent as a single byte.</w:t>
      </w:r>
      <w:r w:rsidR="009F51A5" w:rsidRPr="009F51A5">
        <w:t xml:space="preserve"> </w:t>
      </w:r>
      <w:r w:rsidR="009F51A5">
        <w:t>The string is not encoded.</w:t>
      </w:r>
      <w:r w:rsidR="00B4434A">
        <w:t xml:space="preserve"> No end</w:t>
      </w:r>
      <w:r w:rsidR="00526911">
        <w:t>-</w:t>
      </w:r>
      <w:r w:rsidR="00B4434A">
        <w:t>of</w:t>
      </w:r>
      <w:r w:rsidR="00526911">
        <w:t>-</w:t>
      </w:r>
      <w:r w:rsidR="00B4434A">
        <w:t xml:space="preserve">line characters </w:t>
      </w:r>
      <w:r w:rsidR="0080376D">
        <w:t>are</w:t>
      </w:r>
      <w:r w:rsidR="00B4434A">
        <w:t xml:space="preserve"> added by BASIC!. If you need a CR o</w:t>
      </w:r>
      <w:r w:rsidR="00526911">
        <w:t>r</w:t>
      </w:r>
      <w:r w:rsidR="00B4434A">
        <w:t xml:space="preserve"> LF character, you </w:t>
      </w:r>
      <w:r w:rsidR="0080376D">
        <w:t>must</w:t>
      </w:r>
      <w:r w:rsidR="00B4434A">
        <w:t xml:space="preserve"> make </w:t>
      </w:r>
      <w:r w:rsidR="005F379C">
        <w:t>it</w:t>
      </w:r>
      <w:r w:rsidR="00B4434A">
        <w:t xml:space="preserve"> part of the </w:t>
      </w:r>
      <w:r w:rsidR="009F51A5">
        <w:t>string</w:t>
      </w:r>
      <w:r w:rsidR="00B4434A">
        <w:t>.</w:t>
      </w:r>
      <w:r>
        <w:t xml:space="preserve"> Note that if </w:t>
      </w:r>
      <w:r w:rsidR="009F51A5">
        <w:rPr>
          <w:b/>
        </w:rPr>
        <w:t>S</w:t>
      </w:r>
      <w:r w:rsidRPr="009F51A5">
        <w:rPr>
          <w:b/>
        </w:rPr>
        <w:t>ocket.server.read.line</w:t>
      </w:r>
      <w:r>
        <w:t xml:space="preserve"> is used to receive these bytes, the </w:t>
      </w:r>
      <w:r w:rsidRPr="0080376D">
        <w:rPr>
          <w:b/>
        </w:rPr>
        <w:t>read.line</w:t>
      </w:r>
      <w:r>
        <w:t xml:space="preserve"> command will not return until it receives a </w:t>
      </w:r>
      <w:r w:rsidR="00526911">
        <w:t>LF (</w:t>
      </w:r>
      <w:r>
        <w:t>10, 0x0A) character.</w:t>
      </w:r>
    </w:p>
    <w:p w:rsidR="005F7072" w:rsidRDefault="005F7072" w:rsidP="005F4916">
      <w:pPr>
        <w:pStyle w:val="Heading3"/>
      </w:pPr>
      <w:bookmarkStart w:id="1440" w:name="_Toc477150859"/>
      <w:r>
        <w:t>Socket.client.write.file &lt;f</w:t>
      </w:r>
      <w:r w:rsidR="00DB0C94">
        <w:t>ile</w:t>
      </w:r>
      <w:r>
        <w:t>_nexp&gt;</w:t>
      </w:r>
      <w:bookmarkEnd w:id="1440"/>
      <w:r w:rsidR="00520661">
        <w:fldChar w:fldCharType="begin"/>
      </w:r>
      <w:r>
        <w:instrText xml:space="preserve"> XE "</w:instrText>
      </w:r>
      <w:r w:rsidRPr="003F6EE6">
        <w:instrText>Socket.</w:instrText>
      </w:r>
      <w:r w:rsidR="00BE7189">
        <w:instrText>client</w:instrText>
      </w:r>
      <w:r w:rsidRPr="003F6EE6">
        <w:instrText>.write.file &lt;f</w:instrText>
      </w:r>
      <w:r w:rsidR="00DB0C94">
        <w:instrText>ile</w:instrText>
      </w:r>
      <w:r w:rsidRPr="003F6EE6">
        <w:instrText>_nexp&gt;</w:instrText>
      </w:r>
      <w:r>
        <w:instrText xml:space="preserve">" </w:instrText>
      </w:r>
      <w:r w:rsidR="00520661">
        <w:fldChar w:fldCharType="end"/>
      </w:r>
    </w:p>
    <w:p w:rsidR="005F7072" w:rsidRDefault="00DB0C94" w:rsidP="005F7072">
      <w:r>
        <w:t xml:space="preserve">Transmit </w:t>
      </w:r>
      <w:r w:rsidR="00F216DD">
        <w:t>a</w:t>
      </w:r>
      <w:r w:rsidR="005F7072">
        <w:t xml:space="preserve"> file</w:t>
      </w:r>
      <w:r>
        <w:t xml:space="preserve"> to the</w:t>
      </w:r>
      <w:r w:rsidR="00F216DD">
        <w:t xml:space="preserve"> Server. The</w:t>
      </w:r>
      <w:r>
        <w:t xml:space="preserve"> &lt;file_nexp&gt; is the file index of a file</w:t>
      </w:r>
      <w:r w:rsidR="005F7072">
        <w:t xml:space="preserve"> open</w:t>
      </w:r>
      <w:r w:rsidR="00526911">
        <w:t>ed</w:t>
      </w:r>
      <w:r w:rsidR="005F7072">
        <w:t xml:space="preserve"> for read by </w:t>
      </w:r>
      <w:r w:rsidR="00F216DD" w:rsidRPr="00F216DD">
        <w:rPr>
          <w:b/>
        </w:rPr>
        <w:t>B</w:t>
      </w:r>
      <w:r w:rsidR="005F7072" w:rsidRPr="00F216DD">
        <w:rPr>
          <w:b/>
        </w:rPr>
        <w:t>yte.open</w:t>
      </w:r>
      <w:r w:rsidR="005F7072">
        <w:t>. Example:</w:t>
      </w:r>
    </w:p>
    <w:p w:rsidR="005F7072" w:rsidRPr="00F216DD" w:rsidRDefault="005F7072" w:rsidP="007B2223">
      <w:pPr>
        <w:pStyle w:val="Codeexample"/>
        <w:rPr>
          <w:rFonts w:ascii="Letter Gothic" w:hAnsi="Letter Gothic"/>
          <w:b w:val="0"/>
        </w:rPr>
      </w:pPr>
      <w:r w:rsidRPr="00F216DD">
        <w:rPr>
          <w:rFonts w:ascii="Letter Gothic" w:hAnsi="Letter Gothic"/>
          <w:b w:val="0"/>
        </w:rPr>
        <w:t xml:space="preserve">Byte.open </w:t>
      </w:r>
      <w:r w:rsidR="00526911" w:rsidRPr="00F216DD">
        <w:rPr>
          <w:rFonts w:ascii="Letter Gothic" w:hAnsi="Letter Gothic"/>
          <w:b w:val="0"/>
        </w:rPr>
        <w:t>r</w:t>
      </w:r>
      <w:r w:rsidRPr="00F216DD">
        <w:rPr>
          <w:rFonts w:ascii="Letter Gothic" w:hAnsi="Letter Gothic"/>
          <w:b w:val="0"/>
        </w:rPr>
        <w:t xml:space="preserve">, fr, </w:t>
      </w:r>
      <w:r w:rsidR="00F5651B" w:rsidRPr="00F216DD">
        <w:rPr>
          <w:rFonts w:ascii="Letter Gothic" w:hAnsi="Letter Gothic"/>
          <w:b w:val="0"/>
        </w:rPr>
        <w:t>"</w:t>
      </w:r>
      <w:r w:rsidRPr="00F216DD">
        <w:rPr>
          <w:rFonts w:ascii="Letter Gothic" w:hAnsi="Letter Gothic"/>
          <w:b w:val="0"/>
        </w:rPr>
        <w:t>image.jpg</w:t>
      </w:r>
      <w:r w:rsidR="00F5651B" w:rsidRPr="00F216DD">
        <w:rPr>
          <w:rFonts w:ascii="Letter Gothic" w:hAnsi="Letter Gothic"/>
          <w:b w:val="0"/>
        </w:rPr>
        <w:t>"</w:t>
      </w:r>
    </w:p>
    <w:p w:rsidR="005F7072" w:rsidRPr="00F216DD" w:rsidRDefault="005F7072" w:rsidP="007B2223">
      <w:pPr>
        <w:pStyle w:val="Codeexample"/>
        <w:rPr>
          <w:rFonts w:ascii="Letter Gothic" w:hAnsi="Letter Gothic"/>
          <w:b w:val="0"/>
        </w:rPr>
      </w:pPr>
      <w:r w:rsidRPr="00F216DD">
        <w:rPr>
          <w:rFonts w:ascii="Letter Gothic" w:hAnsi="Letter Gothic"/>
          <w:b w:val="0"/>
        </w:rPr>
        <w:t>Socket.</w:t>
      </w:r>
      <w:r w:rsidR="00BE7189" w:rsidRPr="00F216DD">
        <w:rPr>
          <w:rFonts w:ascii="Letter Gothic" w:hAnsi="Letter Gothic"/>
          <w:b w:val="0"/>
        </w:rPr>
        <w:t>client</w:t>
      </w:r>
      <w:r w:rsidRPr="00F216DD">
        <w:rPr>
          <w:rFonts w:ascii="Letter Gothic" w:hAnsi="Letter Gothic"/>
          <w:b w:val="0"/>
        </w:rPr>
        <w:t>.write.file fr</w:t>
      </w:r>
    </w:p>
    <w:p w:rsidR="005F7072" w:rsidRPr="00F216DD" w:rsidRDefault="005F7072" w:rsidP="007B2223">
      <w:pPr>
        <w:pStyle w:val="Codeexample"/>
        <w:rPr>
          <w:rFonts w:ascii="Letter Gothic" w:hAnsi="Letter Gothic"/>
          <w:b w:val="0"/>
        </w:rPr>
      </w:pPr>
      <w:r w:rsidRPr="00F216DD">
        <w:rPr>
          <w:rFonts w:ascii="Letter Gothic" w:hAnsi="Letter Gothic"/>
          <w:b w:val="0"/>
        </w:rPr>
        <w:t>Byte.close fr</w:t>
      </w:r>
    </w:p>
    <w:p w:rsidR="00CB062B" w:rsidRDefault="00D51188" w:rsidP="005F4916">
      <w:pPr>
        <w:pStyle w:val="Heading3"/>
      </w:pPr>
      <w:bookmarkStart w:id="1441" w:name="_Toc477150860"/>
      <w:r>
        <w:t>S</w:t>
      </w:r>
      <w:r w:rsidR="00CB062B">
        <w:t>ocket.client.close</w:t>
      </w:r>
      <w:bookmarkEnd w:id="1441"/>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1442" w:name="_Toc477150861"/>
      <w:r>
        <w:t>TCP/IP Server Socket Commands</w:t>
      </w:r>
      <w:bookmarkEnd w:id="1442"/>
    </w:p>
    <w:p w:rsidR="0037623F" w:rsidRDefault="0037623F" w:rsidP="005F4916">
      <w:pPr>
        <w:pStyle w:val="Heading3"/>
      </w:pPr>
      <w:bookmarkStart w:id="1443" w:name="_Toc477150862"/>
      <w:r>
        <w:t>Socket.my</w:t>
      </w:r>
      <w:r w:rsidR="005E290C">
        <w:t>IP</w:t>
      </w:r>
      <w:r>
        <w:t xml:space="preserve"> &lt;svar&gt;</w:t>
      </w:r>
      <w:bookmarkEnd w:id="1443"/>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w:t>
      </w:r>
      <w:r w:rsidR="009B6751">
        <w:t>s</w:t>
      </w:r>
      <w:r>
        <w:t xml:space="preserve"> the IP of the device in </w:t>
      </w:r>
      <w:r w:rsidR="00D13DDE">
        <w:t xml:space="preserve">string variable </w:t>
      </w:r>
      <w:r>
        <w:t>&lt;svar&gt;.</w:t>
      </w:r>
      <w:r w:rsidR="00D13DDE">
        <w:t xml:space="preserve"> If the device has no active IP address, the returned value is the empty string "".</w:t>
      </w:r>
    </w:p>
    <w:p w:rsidR="0037623F" w:rsidRDefault="0037623F" w:rsidP="0037623F">
      <w:r>
        <w:t xml:space="preserve">If the device is on a </w:t>
      </w:r>
      <w:r w:rsidR="000C367E">
        <w:t xml:space="preserve">WiFi or Ethernet </w:t>
      </w:r>
      <w:r>
        <w:t>LAN then</w:t>
      </w:r>
      <w:r w:rsidR="00F216DD">
        <w:t xml:space="preserve"> the</w:t>
      </w:r>
      <w:r>
        <w:t xml:space="preserve"> IP returned </w:t>
      </w:r>
      <w:r w:rsidR="00F216DD">
        <w:t>is</w:t>
      </w:r>
      <w:r>
        <w:t xml:space="preserve"> the device’s LAN IP.</w:t>
      </w:r>
    </w:p>
    <w:p w:rsidR="00A42D88" w:rsidRDefault="00A42D88" w:rsidP="00A42D88">
      <w:r>
        <w:t>Note: Th</w:t>
      </w:r>
      <w:r w:rsidR="00912D50">
        <w:t>e</w:t>
      </w:r>
      <w:r>
        <w:t xml:space="preserve"> external or WAN IP can be found using:</w:t>
      </w:r>
    </w:p>
    <w:p w:rsidR="00A42D88" w:rsidRPr="00F216DD" w:rsidRDefault="00A42D88" w:rsidP="00526911">
      <w:pPr>
        <w:pStyle w:val="Codeexample"/>
        <w:rPr>
          <w:rFonts w:ascii="Letter Gothic" w:hAnsi="Letter Gothic"/>
          <w:b w:val="0"/>
        </w:rPr>
      </w:pPr>
      <w:r w:rsidRPr="00F216DD">
        <w:rPr>
          <w:rFonts w:ascii="Letter Gothic" w:hAnsi="Letter Gothic"/>
          <w:b w:val="0"/>
        </w:rPr>
        <w:t xml:space="preserve">Graburl ip$, </w:t>
      </w:r>
      <w:r w:rsidR="00F5651B" w:rsidRPr="00F216DD">
        <w:rPr>
          <w:rFonts w:ascii="Letter Gothic" w:hAnsi="Letter Gothic"/>
          <w:b w:val="0"/>
        </w:rPr>
        <w:t>"</w:t>
      </w:r>
      <w:hyperlink r:id="rId30" w:history="1">
        <w:r w:rsidR="00912D50" w:rsidRPr="00F216DD">
          <w:rPr>
            <w:rStyle w:val="Hyperlink"/>
            <w:rFonts w:ascii="Letter Gothic" w:hAnsi="Letter Gothic"/>
            <w:b w:val="0"/>
          </w:rPr>
          <w:t>http://icanhazip.com</w:t>
        </w:r>
      </w:hyperlink>
      <w:r w:rsidR="00F5651B" w:rsidRPr="00F216DD">
        <w:rPr>
          <w:rFonts w:ascii="Letter Gothic" w:hAnsi="Letter Gothic"/>
          <w:b w:val="0"/>
        </w:rPr>
        <w:t>"</w:t>
      </w:r>
    </w:p>
    <w:p w:rsidR="00D13DDE" w:rsidRDefault="00D13DDE" w:rsidP="00D13DDE">
      <w:pPr>
        <w:pStyle w:val="Heading3"/>
      </w:pPr>
      <w:bookmarkStart w:id="1444" w:name="_Toc477150863"/>
      <w:r>
        <w:t>Socket.myIP &lt;array$[]&gt;{, &lt;nvar&gt;}</w:t>
      </w:r>
      <w:bookmarkEnd w:id="1444"/>
      <w:r>
        <w:fldChar w:fldCharType="begin"/>
      </w:r>
      <w:r>
        <w:instrText xml:space="preserve"> XE "</w:instrText>
      </w:r>
      <w:r w:rsidRPr="00CE2B5E">
        <w:instrText>Socket.my</w:instrText>
      </w:r>
      <w:r>
        <w:instrText xml:space="preserve">IP &lt;array$[]&gt;{, &lt;nvar&gt;} </w:instrText>
      </w:r>
      <w:r>
        <w:fldChar w:fldCharType="end"/>
      </w:r>
    </w:p>
    <w:p w:rsidR="00D13DDE" w:rsidRDefault="00D13DDE" w:rsidP="00D13DDE">
      <w:r>
        <w:t xml:space="preserve">Returns all active IP addresses of the device in the string array &lt;array$[]&gt;. If you provide the optional </w:t>
      </w:r>
      <w:r w:rsidR="009B6751">
        <w:t xml:space="preserve">address-count </w:t>
      </w:r>
      <w:r>
        <w:t>variable &lt;nvar&gt;, it is set to the number of active IP addresses.</w:t>
      </w:r>
    </w:p>
    <w:p w:rsidR="00D13DDE" w:rsidRDefault="00D13DDE" w:rsidP="00D13DDE">
      <w:r>
        <w:t>If the</w:t>
      </w:r>
      <w:r w:rsidR="009B6751">
        <w:t xml:space="preserve"> device has</w:t>
      </w:r>
      <w:r>
        <w:t xml:space="preserve"> no active </w:t>
      </w:r>
      <w:r w:rsidR="009B6751">
        <w:t>IP address, the array has a single element, the empty string "", and the address-count in &lt;nvar&gt; is 0. In this case only, the address-count is not the same as the array length.</w:t>
      </w:r>
    </w:p>
    <w:p w:rsidR="009B6751" w:rsidRPr="00D13DDE" w:rsidRDefault="009B6751" w:rsidP="00D13DDE">
      <w:r>
        <w:t>Most devices usually have zero or one IP address. It is possible to have more than one. For example, after enabling a WiFi connection, there may still be an active cellular data connection. Normally this connection shuts down after a short time, but in some cases it may remain open.</w:t>
      </w:r>
    </w:p>
    <w:p w:rsidR="006B7DC7" w:rsidRDefault="006B7DC7" w:rsidP="005F4916">
      <w:pPr>
        <w:pStyle w:val="Heading3"/>
      </w:pPr>
      <w:bookmarkStart w:id="1445" w:name="_Toc477150864"/>
      <w:r>
        <w:t>Socket.server.create &lt;port_nexp&gt;</w:t>
      </w:r>
      <w:bookmarkEnd w:id="1445"/>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1446" w:name="_Toc477150865"/>
      <w:r>
        <w:t>Socket.server.connect</w:t>
      </w:r>
      <w:r w:rsidR="00795B6C">
        <w:t xml:space="preserve"> </w:t>
      </w:r>
      <w:r w:rsidR="00795B6C" w:rsidRPr="00795B6C">
        <w:t>{&lt;wait_</w:t>
      </w:r>
      <w:r w:rsidR="00C128F2">
        <w:t>l</w:t>
      </w:r>
      <w:r w:rsidR="00795B6C" w:rsidRPr="00795B6C">
        <w:t>exp&gt;}</w:t>
      </w:r>
      <w:bookmarkEnd w:id="1446"/>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 the previously created Server to accept a connection from the next client in the queue.</w:t>
      </w:r>
    </w:p>
    <w:p w:rsidR="00C128F2" w:rsidRDefault="00C128F2" w:rsidP="00C128F2">
      <w:r>
        <w:lastRenderedPageBreak/>
        <w:t>The optional "wait" parameter determines if the command waits until a connection is made with a client.</w:t>
      </w:r>
      <w:r w:rsidRPr="00C128F2">
        <w:t xml:space="preserve"> If the parameter is absent or true (non-zero)</w:t>
      </w:r>
      <w:r>
        <w:t xml:space="preserve">, the command waits for the connection. If the parameter is false (zero), the command completes immediately. Use </w:t>
      </w:r>
      <w:r w:rsidR="00F216DD" w:rsidRPr="00F216DD">
        <w:rPr>
          <w:b/>
        </w:rPr>
        <w:t>S</w:t>
      </w:r>
      <w:r w:rsidRPr="00F216DD">
        <w:rPr>
          <w:b/>
        </w:rPr>
        <w:t>ocket.server.status</w:t>
      </w:r>
      <w:r>
        <w:t xml:space="preserve"> to determine when the connection is made.</w:t>
      </w:r>
    </w:p>
    <w:p w:rsidR="006B7DC7" w:rsidRPr="00316700" w:rsidRDefault="00C128F2" w:rsidP="00C128F2">
      <w:r>
        <w:t>In general, it is safer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1447" w:name="_Toc477150866"/>
      <w:r>
        <w:t>Socket.server.status &lt;status_nvar&gt;</w:t>
      </w:r>
      <w:bookmarkEnd w:id="1447"/>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1448" w:name="_Toc477150867"/>
      <w:r>
        <w:t>Socket.server.read.line &lt;svar&gt;</w:t>
      </w:r>
      <w:bookmarkEnd w:id="1448"/>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Read a line sent from the previously</w:t>
      </w:r>
      <w:r w:rsidR="00FD5E7C">
        <w:t>-</w:t>
      </w:r>
      <w:r>
        <w:t xml:space="preserve">connected Client and place the line into the string variable </w:t>
      </w:r>
      <w:r w:rsidRPr="00B562D5">
        <w:t>&lt;svar&gt;</w:t>
      </w:r>
      <w:r>
        <w:t xml:space="preserve">. The command does not return until the Client sends a line. To avoid an infinite delay waiting for the Client to send a line, the </w:t>
      </w:r>
      <w:r w:rsidR="00F216DD" w:rsidRPr="0080376D">
        <w:rPr>
          <w:b/>
        </w:rPr>
        <w:t>S</w:t>
      </w:r>
      <w:r w:rsidRPr="0080376D">
        <w:rPr>
          <w:b/>
        </w:rPr>
        <w:t>ocket.server.read.ready</w:t>
      </w:r>
      <w:r>
        <w:t xml:space="preserve"> command can be repeatedly executed with timeouts.</w:t>
      </w:r>
    </w:p>
    <w:p w:rsidR="00D65DA8" w:rsidRDefault="00D65DA8" w:rsidP="005F4916">
      <w:pPr>
        <w:pStyle w:val="Heading3"/>
      </w:pPr>
      <w:bookmarkStart w:id="1449" w:name="_Toc477150868"/>
      <w:r>
        <w:t>Socket.server.read.ready &lt;nvar&gt;</w:t>
      </w:r>
      <w:bookmarkEnd w:id="1449"/>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w:t>
      </w:r>
      <w:r w:rsidR="001A042E">
        <w:t>-connec</w:t>
      </w:r>
      <w:r>
        <w:t xml:space="preserve">ted Client socket has not sent a line for reading by </w:t>
      </w:r>
      <w:r w:rsidR="0080376D" w:rsidRPr="0080376D">
        <w:rPr>
          <w:b/>
        </w:rPr>
        <w:t>S</w:t>
      </w:r>
      <w:r w:rsidRPr="0080376D">
        <w:rPr>
          <w:b/>
        </w:rPr>
        <w:t>ocket.server.read.line</w:t>
      </w:r>
      <w:r>
        <w:t xml:space="preserve"> then </w:t>
      </w:r>
      <w:r w:rsidR="0080376D">
        <w:t xml:space="preserve">set the return variable </w:t>
      </w:r>
      <w:r>
        <w:t xml:space="preserve">&lt;nvar&gt; </w:t>
      </w:r>
      <w:r w:rsidR="0080376D">
        <w:t>to</w:t>
      </w:r>
      <w:r>
        <w:t xml:space="preserve"> zero. Otherwise</w:t>
      </w:r>
      <w:r w:rsidR="0080376D">
        <w:t xml:space="preserve"> return</w:t>
      </w:r>
      <w:r>
        <w:t xml:space="preserve"> a non-zero value.</w:t>
      </w:r>
    </w:p>
    <w:p w:rsidR="000C367E" w:rsidRDefault="000C367E" w:rsidP="00D65DA8">
      <w:r>
        <w:t xml:space="preserve">The </w:t>
      </w:r>
      <w:r w:rsidR="0080376D" w:rsidRPr="0080376D">
        <w:rPr>
          <w:b/>
        </w:rPr>
        <w:t>S</w:t>
      </w:r>
      <w:r w:rsidRPr="0080376D">
        <w:rPr>
          <w:b/>
        </w:rPr>
        <w:t>ocket.server.read.line</w:t>
      </w:r>
      <w:r>
        <w:t xml:space="preserve"> command does not return until a line has been received from the Client. This command can be used to allow your program to time out if a line has not been received within a pre-determined time span. You can be sure that </w:t>
      </w:r>
      <w:r w:rsidR="0080376D" w:rsidRPr="0080376D">
        <w:rPr>
          <w:b/>
        </w:rPr>
        <w:t>S</w:t>
      </w:r>
      <w:r w:rsidRPr="0080376D">
        <w:rPr>
          <w:b/>
        </w:rPr>
        <w:t>ocket.server.read.line</w:t>
      </w:r>
      <w:r>
        <w:t xml:space="preserve"> will return with a line of data if  returns a non-zero value.</w:t>
      </w:r>
    </w:p>
    <w:p w:rsidR="00D65DA8" w:rsidRDefault="00D65DA8" w:rsidP="005F4916">
      <w:pPr>
        <w:pStyle w:val="Heading3"/>
      </w:pPr>
      <w:bookmarkStart w:id="1450" w:name="_Toc477150869"/>
      <w:r>
        <w:t>Socket.server.write.line &lt;</w:t>
      </w:r>
      <w:r w:rsidR="00DB0C94">
        <w:t>line_</w:t>
      </w:r>
      <w:r>
        <w:t>sexp&gt;</w:t>
      </w:r>
      <w:bookmarkEnd w:id="1450"/>
      <w:r w:rsidR="00520661">
        <w:fldChar w:fldCharType="begin"/>
      </w:r>
      <w:r w:rsidR="00D663E0">
        <w:instrText xml:space="preserve"> XE "</w:instrText>
      </w:r>
      <w:r w:rsidR="00D663E0" w:rsidRPr="00CE2B5E">
        <w:instrText>Socket.server.write.line &lt;</w:instrText>
      </w:r>
      <w:r w:rsidR="00DB0C94">
        <w:instrText>line_</w:instrText>
      </w:r>
      <w:r w:rsidR="00D663E0" w:rsidRPr="00CE2B5E">
        <w:instrTex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w:t>
      </w:r>
      <w:r w:rsidR="00DB0C94">
        <w:t>line_</w:t>
      </w:r>
      <w:r w:rsidR="00F72A94" w:rsidRPr="00F72A94">
        <w:t>sexp&gt;</w:t>
      </w:r>
      <w:r>
        <w:t xml:space="preserve"> to </w:t>
      </w:r>
      <w:r w:rsidR="00B4434A">
        <w:t>the previously</w:t>
      </w:r>
      <w:r w:rsidR="00FD5E7C">
        <w:t>-</w:t>
      </w:r>
      <w:r w:rsidR="00B4434A">
        <w:t>connected Client as UTF-16 characters. End of line characters will be added to the end of the line.</w:t>
      </w:r>
    </w:p>
    <w:p w:rsidR="00B4434A" w:rsidRDefault="00B4434A" w:rsidP="005F4916">
      <w:pPr>
        <w:pStyle w:val="Heading3"/>
      </w:pPr>
      <w:bookmarkStart w:id="1451" w:name="_Toc477150870"/>
      <w:r>
        <w:t>Socket.server.write.bytes &lt;sexp&gt;</w:t>
      </w:r>
      <w:bookmarkEnd w:id="1451"/>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w:t>
      </w:r>
      <w:r w:rsidR="00FD5E7C">
        <w:t>-</w:t>
      </w:r>
      <w:r w:rsidR="00B4434A">
        <w:t>connect</w:t>
      </w:r>
      <w:r w:rsidR="0080376D">
        <w:t>ed</w:t>
      </w:r>
      <w:r w:rsidR="00B4434A">
        <w:t xml:space="preserve"> Client as </w:t>
      </w:r>
      <w:r w:rsidR="0080376D">
        <w:t>8-bit bytes. Each character of the string is sent as a single byte. The string is not encoded</w:t>
      </w:r>
      <w:r w:rsidR="00B4434A">
        <w:t xml:space="preserve">. No end of line characters </w:t>
      </w:r>
      <w:r w:rsidR="0080376D">
        <w:t>are</w:t>
      </w:r>
      <w:r w:rsidR="00B4434A">
        <w:t xml:space="preserve"> added by BASIC!. If you need a CR o</w:t>
      </w:r>
      <w:r w:rsidR="005F379C">
        <w:t>r</w:t>
      </w:r>
      <w:r w:rsidR="00B4434A">
        <w:t xml:space="preserve"> LF character, you </w:t>
      </w:r>
      <w:r w:rsidR="0080376D">
        <w:t>must</w:t>
      </w:r>
      <w:r w:rsidR="00B4434A">
        <w:t xml:space="preserve"> make </w:t>
      </w:r>
      <w:r w:rsidR="005F379C">
        <w:t>it</w:t>
      </w:r>
      <w:r w:rsidR="00B4434A">
        <w:t xml:space="preserve"> part of the </w:t>
      </w:r>
      <w:r w:rsidR="0080376D">
        <w:t>string</w:t>
      </w:r>
      <w:r w:rsidR="00B4434A">
        <w:t>.</w:t>
      </w:r>
      <w:r>
        <w:t xml:space="preserve"> Note that if </w:t>
      </w:r>
      <w:r w:rsidR="0080376D" w:rsidRPr="0080376D">
        <w:rPr>
          <w:b/>
        </w:rPr>
        <w:t>S</w:t>
      </w:r>
      <w:r w:rsidRPr="0080376D">
        <w:rPr>
          <w:b/>
        </w:rPr>
        <w:t>ocket.client.read.line</w:t>
      </w:r>
      <w:r>
        <w:t xml:space="preserve"> is used to receive these bytes, the </w:t>
      </w:r>
      <w:r w:rsidRPr="0080376D">
        <w:rPr>
          <w:b/>
        </w:rPr>
        <w:t>read.line</w:t>
      </w:r>
      <w:r>
        <w:t xml:space="preserve"> command will not return until it receives a L</w:t>
      </w:r>
      <w:r w:rsidR="00F72A94">
        <w:t>F</w:t>
      </w:r>
      <w:r>
        <w:t xml:space="preserve"> (10, 0x0A) character.</w:t>
      </w:r>
    </w:p>
    <w:p w:rsidR="006B69F2" w:rsidRDefault="006B69F2" w:rsidP="005F4916">
      <w:pPr>
        <w:pStyle w:val="Heading3"/>
      </w:pPr>
      <w:bookmarkStart w:id="1452" w:name="_Toc477150871"/>
      <w:r>
        <w:lastRenderedPageBreak/>
        <w:t>Socket.server.write.file &lt;f</w:t>
      </w:r>
      <w:r w:rsidR="00FD5E7C">
        <w:t>ile</w:t>
      </w:r>
      <w:r>
        <w:t>_nexp&gt;</w:t>
      </w:r>
      <w:bookmarkEnd w:id="1452"/>
      <w:r w:rsidR="00520661">
        <w:fldChar w:fldCharType="begin"/>
      </w:r>
      <w:r>
        <w:instrText xml:space="preserve"> XE "</w:instrText>
      </w:r>
      <w:r w:rsidRPr="003F6EE6">
        <w:instrText>Socket.server.write.file &lt;f</w:instrText>
      </w:r>
      <w:r w:rsidR="00FD5E7C">
        <w:instrText>ile</w:instrText>
      </w:r>
      <w:r w:rsidRPr="003F6EE6">
        <w:instrText>_nexp&gt;</w:instrText>
      </w:r>
      <w:r>
        <w:instrText xml:space="preserve">" </w:instrText>
      </w:r>
      <w:r w:rsidR="00520661">
        <w:fldChar w:fldCharType="end"/>
      </w:r>
    </w:p>
    <w:p w:rsidR="006B69F2" w:rsidRDefault="00FD5E7C" w:rsidP="006B69F2">
      <w:r>
        <w:t>Transmit a</w:t>
      </w:r>
      <w:r w:rsidR="006B69F2">
        <w:t xml:space="preserve"> file</w:t>
      </w:r>
      <w:r>
        <w:t xml:space="preserve"> to the Client.</w:t>
      </w:r>
      <w:r w:rsidR="006B69F2">
        <w:t xml:space="preserve"> </w:t>
      </w:r>
      <w:r w:rsidR="000B604B">
        <w:t>The</w:t>
      </w:r>
      <w:r>
        <w:t xml:space="preserve"> &lt;file_nexp&gt; </w:t>
      </w:r>
      <w:r w:rsidR="000B604B">
        <w:t xml:space="preserve">is the file index of a file </w:t>
      </w:r>
      <w:r w:rsidR="006B69F2">
        <w:t>open</w:t>
      </w:r>
      <w:r>
        <w:t>ed</w:t>
      </w:r>
      <w:r w:rsidR="006B69F2">
        <w:t xml:space="preserve"> for read by </w:t>
      </w:r>
      <w:r w:rsidRPr="00FD5E7C">
        <w:rPr>
          <w:b/>
        </w:rPr>
        <w:t>B</w:t>
      </w:r>
      <w:r w:rsidR="006B69F2" w:rsidRPr="00FD5E7C">
        <w:rPr>
          <w:b/>
        </w:rPr>
        <w:t>yte.open</w:t>
      </w:r>
      <w:r w:rsidR="006B69F2">
        <w:t>. Example:</w:t>
      </w:r>
    </w:p>
    <w:p w:rsidR="006B69F2" w:rsidRPr="000B604B" w:rsidRDefault="006B69F2" w:rsidP="007B2223">
      <w:pPr>
        <w:pStyle w:val="Codeexample"/>
        <w:rPr>
          <w:rFonts w:ascii="Letter Gothic" w:hAnsi="Letter Gothic"/>
          <w:b w:val="0"/>
        </w:rPr>
      </w:pPr>
      <w:r w:rsidRPr="000B604B">
        <w:rPr>
          <w:rFonts w:ascii="Letter Gothic" w:hAnsi="Letter Gothic"/>
          <w:b w:val="0"/>
        </w:rPr>
        <w:t xml:space="preserve">Byte.open </w:t>
      </w:r>
      <w:r w:rsidR="00F72A94" w:rsidRPr="000B604B">
        <w:rPr>
          <w:rFonts w:ascii="Letter Gothic" w:hAnsi="Letter Gothic"/>
          <w:b w:val="0"/>
        </w:rPr>
        <w:t>r</w:t>
      </w:r>
      <w:r w:rsidRPr="000B604B">
        <w:rPr>
          <w:rFonts w:ascii="Letter Gothic" w:hAnsi="Letter Gothic"/>
          <w:b w:val="0"/>
        </w:rPr>
        <w:t xml:space="preserve">, fr, </w:t>
      </w:r>
      <w:r w:rsidR="00F5651B" w:rsidRPr="000B604B">
        <w:rPr>
          <w:rFonts w:ascii="Letter Gothic" w:hAnsi="Letter Gothic"/>
          <w:b w:val="0"/>
        </w:rPr>
        <w:t>"</w:t>
      </w:r>
      <w:r w:rsidRPr="000B604B">
        <w:rPr>
          <w:rFonts w:ascii="Letter Gothic" w:hAnsi="Letter Gothic"/>
          <w:b w:val="0"/>
        </w:rPr>
        <w:t>image.jpg</w:t>
      </w:r>
      <w:r w:rsidR="00F5651B" w:rsidRPr="000B604B">
        <w:rPr>
          <w:rFonts w:ascii="Letter Gothic" w:hAnsi="Letter Gothic"/>
          <w:b w:val="0"/>
        </w:rPr>
        <w:t>"</w:t>
      </w:r>
    </w:p>
    <w:p w:rsidR="006B69F2" w:rsidRPr="000B604B" w:rsidRDefault="006B69F2" w:rsidP="007B2223">
      <w:pPr>
        <w:pStyle w:val="Codeexample"/>
        <w:rPr>
          <w:rFonts w:ascii="Letter Gothic" w:hAnsi="Letter Gothic"/>
          <w:b w:val="0"/>
        </w:rPr>
      </w:pPr>
      <w:r w:rsidRPr="000B604B">
        <w:rPr>
          <w:rFonts w:ascii="Letter Gothic" w:hAnsi="Letter Gothic"/>
          <w:b w:val="0"/>
        </w:rPr>
        <w:t>Socket.server.write.file fr</w:t>
      </w:r>
    </w:p>
    <w:p w:rsidR="006B69F2" w:rsidRPr="000B604B" w:rsidRDefault="006B69F2" w:rsidP="007B2223">
      <w:pPr>
        <w:pStyle w:val="Codeexample"/>
        <w:rPr>
          <w:rFonts w:ascii="Letter Gothic" w:hAnsi="Letter Gothic"/>
          <w:b w:val="0"/>
        </w:rPr>
      </w:pPr>
      <w:r w:rsidRPr="000B604B">
        <w:rPr>
          <w:rFonts w:ascii="Letter Gothic" w:hAnsi="Letter Gothic"/>
          <w:b w:val="0"/>
        </w:rPr>
        <w:t>Byte.close fr</w:t>
      </w:r>
    </w:p>
    <w:p w:rsidR="00AD2D2D" w:rsidRDefault="00AD2D2D" w:rsidP="005F4916">
      <w:pPr>
        <w:pStyle w:val="Heading3"/>
      </w:pPr>
      <w:bookmarkStart w:id="1453" w:name="_Toc477150872"/>
      <w:r w:rsidRPr="00AD2D2D">
        <w:t>Socket.server.read.file &lt;f</w:t>
      </w:r>
      <w:r w:rsidR="000B604B">
        <w:t>ile</w:t>
      </w:r>
      <w:r w:rsidRPr="00AD2D2D">
        <w:t>_nexp&gt;</w:t>
      </w:r>
      <w:bookmarkEnd w:id="1453"/>
      <w:r w:rsidR="00520661">
        <w:fldChar w:fldCharType="begin"/>
      </w:r>
      <w:r w:rsidR="00F70FB7">
        <w:instrText xml:space="preserve"> XE "</w:instrText>
      </w:r>
      <w:r w:rsidR="00F70FB7" w:rsidRPr="00B2181A">
        <w:instrText>Socket.server.read.file &lt;f</w:instrText>
      </w:r>
      <w:r w:rsidR="000B604B">
        <w:instrText>ile</w:instrText>
      </w:r>
      <w:r w:rsidR="00F70FB7" w:rsidRPr="00B2181A">
        <w:instrText>_nexp&gt;</w:instrText>
      </w:r>
      <w:r w:rsidR="00F70FB7">
        <w:instrText xml:space="preserve">" </w:instrText>
      </w:r>
      <w:r w:rsidR="00520661">
        <w:fldChar w:fldCharType="end"/>
      </w:r>
    </w:p>
    <w:p w:rsidR="00AD2D2D" w:rsidRDefault="00DB0C94" w:rsidP="00AD2D2D">
      <w:r>
        <w:t>Read</w:t>
      </w:r>
      <w:r w:rsidR="00AD2D2D">
        <w:t xml:space="preserve"> file</w:t>
      </w:r>
      <w:r>
        <w:t xml:space="preserve"> </w:t>
      </w:r>
      <w:r w:rsidR="00173713">
        <w:t>data</w:t>
      </w:r>
      <w:r w:rsidR="00AD2D2D">
        <w:t xml:space="preserve"> transmitted by </w:t>
      </w:r>
      <w:r w:rsidR="00962375">
        <w:t>the</w:t>
      </w:r>
      <w:r w:rsidR="00AD2D2D">
        <w:t xml:space="preserve"> </w:t>
      </w:r>
      <w:r w:rsidR="00173713">
        <w:t>Client</w:t>
      </w:r>
      <w:r w:rsidR="00AD2D2D">
        <w:t xml:space="preserve"> and write</w:t>
      </w:r>
      <w:r w:rsidR="00173713">
        <w:t xml:space="preserve"> it</w:t>
      </w:r>
      <w:r w:rsidR="00AD2D2D">
        <w:t xml:space="preserve"> to </w:t>
      </w:r>
      <w:r w:rsidR="00173713">
        <w:t>a</w:t>
      </w:r>
      <w:r w:rsidR="00AD2D2D">
        <w:t xml:space="preserve"> file</w:t>
      </w:r>
      <w:r w:rsidR="00173713">
        <w:t>.</w:t>
      </w:r>
      <w:r w:rsidR="00AD2D2D">
        <w:t xml:space="preserve"> </w:t>
      </w:r>
      <w:r w:rsidR="00173713">
        <w:t>The</w:t>
      </w:r>
      <w:r w:rsidR="00AD2D2D">
        <w:t xml:space="preserve"> &lt;f</w:t>
      </w:r>
      <w:r w:rsidR="00962375">
        <w:t>ile</w:t>
      </w:r>
      <w:r w:rsidR="00AD2D2D">
        <w:t>_nexp&gt; is</w:t>
      </w:r>
      <w:r w:rsidR="00173713">
        <w:t xml:space="preserve"> the file index of a file opened for write by</w:t>
      </w:r>
      <w:r w:rsidR="00AD2D2D">
        <w:t xml:space="preserve"> </w:t>
      </w:r>
      <w:r w:rsidR="00173713" w:rsidRPr="00173713">
        <w:rPr>
          <w:b/>
        </w:rPr>
        <w:t>B</w:t>
      </w:r>
      <w:r w:rsidR="00AD2D2D" w:rsidRPr="00173713">
        <w:rPr>
          <w:b/>
        </w:rPr>
        <w:t>yte.open</w:t>
      </w:r>
      <w:r w:rsidR="00AD2D2D">
        <w:t xml:space="preserve">. </w:t>
      </w:r>
      <w:r w:rsidR="000B604B">
        <w:t>E</w:t>
      </w:r>
      <w:r w:rsidR="00AD2D2D">
        <w:t>xample:</w:t>
      </w:r>
    </w:p>
    <w:p w:rsidR="00AD2D2D" w:rsidRPr="000B604B" w:rsidRDefault="00AD2D2D" w:rsidP="00AD2D2D">
      <w:pPr>
        <w:pStyle w:val="Codeexample"/>
        <w:rPr>
          <w:rFonts w:ascii="Letter Gothic" w:hAnsi="Letter Gothic"/>
          <w:b w:val="0"/>
        </w:rPr>
      </w:pPr>
      <w:r w:rsidRPr="000B604B">
        <w:rPr>
          <w:rFonts w:ascii="Letter Gothic" w:hAnsi="Letter Gothic"/>
          <w:b w:val="0"/>
        </w:rPr>
        <w:t>Byte.open w, fw, "image.jpg"</w:t>
      </w:r>
    </w:p>
    <w:p w:rsidR="00AD2D2D" w:rsidRPr="000B604B" w:rsidRDefault="00AD2D2D" w:rsidP="00AD2D2D">
      <w:pPr>
        <w:pStyle w:val="Codeexample"/>
        <w:rPr>
          <w:rFonts w:ascii="Letter Gothic" w:hAnsi="Letter Gothic"/>
          <w:b w:val="0"/>
        </w:rPr>
      </w:pPr>
      <w:r w:rsidRPr="000B604B">
        <w:rPr>
          <w:rFonts w:ascii="Letter Gothic" w:hAnsi="Letter Gothic"/>
          <w:b w:val="0"/>
        </w:rPr>
        <w:t>Socket.server.read.file fw</w:t>
      </w:r>
    </w:p>
    <w:p w:rsidR="00AD2D2D" w:rsidRPr="000B604B" w:rsidRDefault="00AD2D2D" w:rsidP="00AD2D2D">
      <w:pPr>
        <w:pStyle w:val="Codeexample"/>
        <w:rPr>
          <w:rFonts w:ascii="Letter Gothic" w:hAnsi="Letter Gothic"/>
          <w:b w:val="0"/>
        </w:rPr>
      </w:pPr>
      <w:r w:rsidRPr="000B604B">
        <w:rPr>
          <w:rFonts w:ascii="Letter Gothic" w:hAnsi="Letter Gothic"/>
          <w:b w:val="0"/>
        </w:rPr>
        <w:t>Byte.close fw</w:t>
      </w:r>
    </w:p>
    <w:p w:rsidR="00D65DA8" w:rsidRDefault="00D65DA8" w:rsidP="005F4916">
      <w:pPr>
        <w:pStyle w:val="Heading3"/>
      </w:pPr>
      <w:bookmarkStart w:id="1454" w:name="_Toc477150873"/>
      <w:r>
        <w:t>Socket.server.disconnect</w:t>
      </w:r>
      <w:bookmarkEnd w:id="1454"/>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0B604B" w:rsidP="00D65DA8">
      <w:r>
        <w:t>Close t</w:t>
      </w:r>
      <w:r w:rsidR="00D65DA8">
        <w:t>he connection with the previously</w:t>
      </w:r>
      <w:r w:rsidR="00FD5E7C">
        <w:t>-</w:t>
      </w:r>
      <w:r w:rsidR="00D65DA8">
        <w:t xml:space="preserve">connected Client. A new </w:t>
      </w:r>
      <w:r w:rsidRPr="000B604B">
        <w:rPr>
          <w:b/>
        </w:rPr>
        <w:t>S</w:t>
      </w:r>
      <w:r w:rsidR="00D65DA8" w:rsidRPr="000B604B">
        <w:rPr>
          <w:b/>
        </w:rPr>
        <w:t>ocket.server.connect</w:t>
      </w:r>
      <w:r w:rsidR="00D65DA8">
        <w:t xml:space="preserve"> can then be executed to connect to the next client in the queue.</w:t>
      </w:r>
    </w:p>
    <w:p w:rsidR="00D663E0" w:rsidRDefault="00D663E0" w:rsidP="005F4916">
      <w:pPr>
        <w:pStyle w:val="Heading3"/>
      </w:pPr>
      <w:bookmarkStart w:id="1455" w:name="_Toc477150874"/>
      <w:r>
        <w:t>Socket.server.close</w:t>
      </w:r>
      <w:bookmarkEnd w:id="1455"/>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0B604B" w:rsidP="00D65DA8">
      <w:r>
        <w:t>Close t</w:t>
      </w:r>
      <w:r w:rsidR="00D663E0">
        <w:t>he previously created Server. Any currently connected client will be disconnected.</w:t>
      </w:r>
    </w:p>
    <w:p w:rsidR="000C367E" w:rsidRDefault="000C367E" w:rsidP="005F4916">
      <w:pPr>
        <w:pStyle w:val="Heading3"/>
      </w:pPr>
      <w:bookmarkStart w:id="1456" w:name="_Toc477150875"/>
      <w:r>
        <w:t>Socket.server.client.ip &lt;nvar&gt;</w:t>
      </w:r>
      <w:bookmarkEnd w:id="1456"/>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 the IP of the Client currently connected to the Server.</w:t>
      </w:r>
    </w:p>
    <w:p w:rsidR="000039BC" w:rsidRDefault="000039BC" w:rsidP="00E33967">
      <w:pPr>
        <w:pStyle w:val="Heading1"/>
      </w:pPr>
      <w:bookmarkStart w:id="1457" w:name="_Toc477150876"/>
      <w:r>
        <w:t>FTP</w:t>
      </w:r>
      <w:r w:rsidR="0081367E">
        <w:t xml:space="preserve"> Client</w:t>
      </w:r>
      <w:bookmarkEnd w:id="1457"/>
    </w:p>
    <w:p w:rsidR="000039BC" w:rsidRDefault="000039BC" w:rsidP="000039BC">
      <w:r>
        <w:t>These FTP commands implement a FTP Client</w:t>
      </w:r>
    </w:p>
    <w:p w:rsidR="000039BC" w:rsidRDefault="003A4712" w:rsidP="00EB1F62">
      <w:pPr>
        <w:pStyle w:val="Heading2"/>
      </w:pPr>
      <w:bookmarkStart w:id="1458" w:name="_Toc477150877"/>
      <w:r w:rsidRPr="004B7016">
        <w:t>Ftp.open</w:t>
      </w:r>
      <w:r w:rsidR="00A049E1">
        <w:t xml:space="preserve"> &lt;url_sexp&gt;, &lt;port_nexp&gt;, &lt;user_sexp&gt;, &lt;pw_sexp&gt;</w:t>
      </w:r>
      <w:bookmarkEnd w:id="1458"/>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6736FB" w:rsidP="007B2223">
      <w:pPr>
        <w:pStyle w:val="Codeexample"/>
      </w:pPr>
      <w:hyperlink r:id="rId31" w:history="1">
        <w:r w:rsidR="00A049E1" w:rsidRPr="00A049E1">
          <w:t>ftp.open</w:t>
        </w:r>
      </w:hyperlink>
      <w:r w:rsidR="00A049E1" w:rsidRPr="00A049E1">
        <w:t xml:space="preserve"> </w:t>
      </w:r>
      <w:r w:rsidR="00F5651B">
        <w:t>"</w:t>
      </w:r>
      <w:hyperlink r:id="rId32"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1459" w:name="_Toc477150878"/>
      <w:r>
        <w:t>Ftp.</w:t>
      </w:r>
      <w:r w:rsidR="00434FE2">
        <w:t>c</w:t>
      </w:r>
      <w:r w:rsidR="00FB227D">
        <w:t>lose</w:t>
      </w:r>
      <w:bookmarkEnd w:id="1459"/>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6736FB" w:rsidP="00EB1F62">
      <w:pPr>
        <w:pStyle w:val="Heading2"/>
      </w:pPr>
      <w:hyperlink r:id="rId33" w:history="1">
        <w:bookmarkStart w:id="1460" w:name="_Toc477150879"/>
        <w:r w:rsidR="003A4712">
          <w:t>Ftp.</w:t>
        </w:r>
        <w:r w:rsidR="00A049E1" w:rsidRPr="00A049E1">
          <w:t>put</w:t>
        </w:r>
      </w:hyperlink>
      <w:r w:rsidR="00A63278">
        <w:t xml:space="preserve"> &lt;source_sexp&gt;, &lt;destination_sexp&gt;</w:t>
      </w:r>
      <w:bookmarkEnd w:id="1460"/>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lastRenderedPageBreak/>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6736FB" w:rsidP="00EB1F62">
      <w:pPr>
        <w:pStyle w:val="Heading2"/>
      </w:pPr>
      <w:hyperlink r:id="rId34" w:history="1">
        <w:bookmarkStart w:id="1461" w:name="_Toc477150880"/>
        <w:r w:rsidR="003A4712">
          <w:t>Ftp.</w:t>
        </w:r>
        <w:r w:rsidR="00A049E1" w:rsidRPr="00A049E1">
          <w:t>get</w:t>
        </w:r>
      </w:hyperlink>
      <w:r w:rsidR="00A63278">
        <w:t xml:space="preserve"> &lt;source_sexp&gt;, &lt;destination_sexp&gt;</w:t>
      </w:r>
      <w:bookmarkEnd w:id="1461"/>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6736FB" w:rsidP="00EB1F62">
      <w:pPr>
        <w:pStyle w:val="Heading2"/>
      </w:pPr>
      <w:hyperlink r:id="rId35" w:history="1">
        <w:bookmarkStart w:id="1462" w:name="_Toc477150881"/>
        <w:r w:rsidR="003A4712">
          <w:t>Ftp.</w:t>
        </w:r>
        <w:r w:rsidR="00A049E1" w:rsidRPr="00A049E1">
          <w:t>dir</w:t>
        </w:r>
      </w:hyperlink>
      <w:r w:rsidR="0034592D">
        <w:t xml:space="preserve"> &lt;list_n</w:t>
      </w:r>
      <w:r w:rsidR="005F6213">
        <w:t>var&gt;</w:t>
      </w:r>
      <w:r w:rsidR="00EB7A4A">
        <w:t xml:space="preserve"> {,&lt;dirmark_sexp&gt;}</w:t>
      </w:r>
      <w:bookmarkEnd w:id="1462"/>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6736FB" w:rsidP="00EB1F62">
      <w:pPr>
        <w:pStyle w:val="Heading2"/>
      </w:pPr>
      <w:hyperlink r:id="rId36" w:history="1">
        <w:bookmarkStart w:id="1463" w:name="_Toc477150882"/>
        <w:r w:rsidR="003A4712">
          <w:t>Ftp.</w:t>
        </w:r>
        <w:r w:rsidR="00A049E1" w:rsidRPr="00A049E1">
          <w:t>cd</w:t>
        </w:r>
      </w:hyperlink>
      <w:r w:rsidR="005F6213">
        <w:t xml:space="preserve"> &lt;</w:t>
      </w:r>
      <w:r w:rsidR="00682711">
        <w:t>new_directory_sexp&gt;</w:t>
      </w:r>
      <w:bookmarkEnd w:id="1463"/>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6736FB" w:rsidP="00EB1F62">
      <w:pPr>
        <w:pStyle w:val="Heading2"/>
      </w:pPr>
      <w:hyperlink r:id="rId37" w:history="1">
        <w:bookmarkStart w:id="1464" w:name="_Toc477150883"/>
        <w:r w:rsidR="003A4712">
          <w:t>Ftp.</w:t>
        </w:r>
        <w:r w:rsidR="00A049E1" w:rsidRPr="00A049E1">
          <w:t>rename</w:t>
        </w:r>
      </w:hyperlink>
      <w:r w:rsidR="00682711">
        <w:t xml:space="preserve"> &lt;old_filename_sexp&gt;, &lt;new_filename_sexp&gt;</w:t>
      </w:r>
      <w:bookmarkEnd w:id="1464"/>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6736FB" w:rsidP="00EB1F62">
      <w:pPr>
        <w:pStyle w:val="Heading2"/>
      </w:pPr>
      <w:hyperlink r:id="rId38" w:history="1">
        <w:bookmarkStart w:id="1465" w:name="_Toc477150884"/>
        <w:r w:rsidR="003A4712">
          <w:t>Ftp.</w:t>
        </w:r>
        <w:r w:rsidR="00A049E1" w:rsidRPr="00A049E1">
          <w:t>delete</w:t>
        </w:r>
      </w:hyperlink>
      <w:r w:rsidR="00682711">
        <w:t xml:space="preserve"> &lt;filename_sexp&gt;</w:t>
      </w:r>
      <w:bookmarkEnd w:id="1465"/>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6736FB" w:rsidP="00EB1F62">
      <w:pPr>
        <w:pStyle w:val="Heading2"/>
      </w:pPr>
      <w:hyperlink r:id="rId39" w:history="1">
        <w:bookmarkStart w:id="1466" w:name="_Toc477150885"/>
        <w:r w:rsidR="003A4712">
          <w:t>Ftp.</w:t>
        </w:r>
        <w:r w:rsidR="00A049E1" w:rsidRPr="00A049E1">
          <w:t>rmdir</w:t>
        </w:r>
      </w:hyperlink>
      <w:r w:rsidR="00682711">
        <w:t xml:space="preserve"> &lt;directory_sexp&gt;</w:t>
      </w:r>
      <w:bookmarkEnd w:id="1466"/>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6736FB" w:rsidP="00EB1F62">
      <w:pPr>
        <w:pStyle w:val="Heading2"/>
      </w:pPr>
      <w:hyperlink r:id="rId40" w:history="1">
        <w:bookmarkStart w:id="1467" w:name="_Toc477150886"/>
        <w:r w:rsidR="003A4712">
          <w:t>Ftp.</w:t>
        </w:r>
        <w:r w:rsidR="00A049E1" w:rsidRPr="00A049E1">
          <w:t>mkdir</w:t>
        </w:r>
      </w:hyperlink>
      <w:r w:rsidR="00682711">
        <w:t xml:space="preserve"> &lt;directory_sexp&gt;</w:t>
      </w:r>
      <w:bookmarkEnd w:id="1467"/>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1468" w:name="_Toc477150887"/>
      <w:r>
        <w:t>Bluetooth</w:t>
      </w:r>
      <w:bookmarkEnd w:id="1468"/>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wait</w:t>
      </w:r>
      <w:r w:rsidR="0033264B">
        <w:t>s</w:t>
      </w:r>
      <w:r>
        <w:t xml:space="preserve">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t>
      </w:r>
      <w:r w:rsidR="0033264B">
        <w:t>is</w:t>
      </w:r>
      <w:r w:rsidR="003A0902">
        <w:t xml:space="preserve"> given a list of paired Bluetooth devices and asked</w:t>
      </w:r>
      <w:r w:rsidR="0033264B">
        <w:t>.</w:t>
      </w:r>
      <w:r w:rsidR="003A0902">
        <w:t xml:space="preserve"> </w:t>
      </w:r>
      <w:r w:rsidR="0033264B">
        <w:t>When the user</w:t>
      </w:r>
      <w:r w:rsidR="003A0902">
        <w:t xml:space="preserve"> select</w:t>
      </w:r>
      <w:r w:rsidR="0033264B">
        <w:t>s a device,</w:t>
      </w:r>
      <w:r w:rsidR="003A0902">
        <w:t xml:space="preserve"> BASIC! attempt</w:t>
      </w:r>
      <w:r w:rsidR="0033264B">
        <w:t>s</w:t>
      </w:r>
      <w:r w:rsidR="003A0902">
        <w:t xml:space="preserve"> to connect to it.</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1469" w:name="_Toc477150888"/>
      <w:r>
        <w:t>B</w:t>
      </w:r>
      <w:r w:rsidR="00D50FDC">
        <w:t>t.open</w:t>
      </w:r>
      <w:r w:rsidR="00296C24">
        <w:t xml:space="preserve"> {0|1}</w:t>
      </w:r>
      <w:bookmarkEnd w:id="1469"/>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w:t>
      </w:r>
      <w:r w:rsidR="00225AD2">
        <w:lastRenderedPageBreak/>
        <w:t xml:space="preserve">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1470" w:name="_Toc477150889"/>
      <w:r>
        <w:t>Bt.close</w:t>
      </w:r>
      <w:bookmarkEnd w:id="1470"/>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1471" w:name="_Toc477150890"/>
      <w:r>
        <w:t>Bt.connect</w:t>
      </w:r>
      <w:r w:rsidR="00296C24">
        <w:t xml:space="preserve"> {0|1}</w:t>
      </w:r>
      <w:bookmarkEnd w:id="1471"/>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1472" w:name="_Toc477150891"/>
      <w:r>
        <w:t>Bt.disconnect</w:t>
      </w:r>
      <w:bookmarkEnd w:id="1472"/>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1473" w:name="_Toc477150892"/>
      <w:r>
        <w:t>Bt.reconnect</w:t>
      </w:r>
      <w:bookmarkEnd w:id="1473"/>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1474" w:name="_Toc477150893"/>
      <w:r>
        <w:t xml:space="preserve">Bt.status </w:t>
      </w:r>
      <w:r w:rsidR="003A1A0A">
        <w:t>{{</w:t>
      </w:r>
      <w:r>
        <w:t>&lt;</w:t>
      </w:r>
      <w:r w:rsidR="009622C0">
        <w:t>connect</w:t>
      </w:r>
      <w:r w:rsidR="003A1A0A">
        <w:t>_</w:t>
      </w:r>
      <w:r>
        <w:t>var&gt;</w:t>
      </w:r>
      <w:r w:rsidR="003A1A0A">
        <w:t>}{, &lt;name_svar&gt;}{, &lt;address_svar&gt;}}</w:t>
      </w:r>
      <w:bookmarkEnd w:id="1474"/>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parameters are optional</w:t>
      </w:r>
      <w:r w:rsidR="00FE73A4">
        <w:t>;</w:t>
      </w:r>
      <w:r>
        <w:t xml:space="preserve"> use</w:t>
      </w:r>
      <w:r w:rsidR="00FE73A4">
        <w:t xml:space="preserve"> commas to indicate omitted parameters (see Optional Parameters)</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lastRenderedPageBreak/>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1475" w:name="_Toc477150894"/>
      <w:r>
        <w:t xml:space="preserve">Bt.write </w:t>
      </w:r>
      <w:r w:rsidR="00237A2A">
        <w:t>{</w:t>
      </w:r>
      <w:r w:rsidR="003C1FB8">
        <w:t>&lt;exp&gt; {,|;}</w:t>
      </w:r>
      <w:r w:rsidR="00237A2A">
        <w:t>}</w:t>
      </w:r>
      <w:r w:rsidR="003C1FB8">
        <w:t xml:space="preserve"> ...</w:t>
      </w:r>
      <w:bookmarkEnd w:id="1475"/>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w:t>
      </w:r>
      <w:r w:rsidR="0033264B">
        <w:t>dat</w:t>
      </w:r>
      <w:r>
        <w:t>a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33264B"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xml:space="preserve">, with </w:t>
      </w:r>
      <w:r w:rsidR="0033264B">
        <w:t>two</w:t>
      </w:r>
      <w:r w:rsidR="00F57F15" w:rsidRPr="00F57F15">
        <w:t xml:space="preserve"> difference</w:t>
      </w:r>
      <w:r w:rsidR="0033264B">
        <w:t>s</w:t>
      </w:r>
      <w:r w:rsidR="00F57F15" w:rsidRPr="00F57F15">
        <w:t>:</w:t>
      </w:r>
    </w:p>
    <w:p w:rsidR="0004730F" w:rsidRDefault="0004730F" w:rsidP="00156EC7">
      <w:pPr>
        <w:pStyle w:val="ListParagraph"/>
        <w:numPr>
          <w:ilvl w:val="0"/>
          <w:numId w:val="30"/>
        </w:numPr>
      </w:pPr>
      <w:r>
        <w:t>Only one byte is transmitted for each character; the upper byte is discarded. Binary data and ASCII text are sent correctly, but Unicode characters may not be.</w:t>
      </w:r>
    </w:p>
    <w:p w:rsidR="0004730F" w:rsidRDefault="0033264B" w:rsidP="00156EC7">
      <w:pPr>
        <w:pStyle w:val="ListParagraph"/>
        <w:numPr>
          <w:ilvl w:val="0"/>
          <w:numId w:val="30"/>
        </w:numPr>
      </w:pPr>
      <w:r>
        <w:t>A</w:t>
      </w:r>
      <w:r w:rsidR="00F57F15" w:rsidRPr="00F57F15">
        <w:t xml:space="preserve"> line that ends with a semicolon is</w:t>
      </w:r>
      <w:r w:rsidR="0010169A" w:rsidRPr="0010169A">
        <w:t xml:space="preserve"> </w:t>
      </w:r>
      <w:r w:rsidR="0004730F">
        <w:t>sent</w:t>
      </w:r>
      <w:r w:rsidR="0010169A" w:rsidRPr="00F57F15">
        <w:t xml:space="preserve"> immediately, with no newline character(s) added</w:t>
      </w:r>
      <w:r w:rsidR="004A0E75">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1476" w:name="_Toc477150895"/>
      <w:r>
        <w:t>Bt.read.ready &lt;nvar&gt;</w:t>
      </w:r>
      <w:bookmarkEnd w:id="1476"/>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1477" w:name="_Toc477150896"/>
      <w:r>
        <w:t>OnB</w:t>
      </w:r>
      <w:r w:rsidR="00010A3E">
        <w:t>t</w:t>
      </w:r>
      <w:r>
        <w:t>ReadReady:</w:t>
      </w:r>
      <w:bookmarkEnd w:id="1477"/>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F045C3" w:rsidP="00D50FDC">
      <w:r>
        <w:t xml:space="preserve">Interrupt label that traps the arrival of a message received on the Bluetooth channel (see "Interrupt Labels"). </w:t>
      </w:r>
      <w:r w:rsidR="00771D2B">
        <w:t>If a Bluetooth message is ready (</w:t>
      </w:r>
      <w:r w:rsidR="00771D2B" w:rsidRPr="003A1A0A">
        <w:rPr>
          <w:b/>
        </w:rPr>
        <w:t>B</w:t>
      </w:r>
      <w:r w:rsidR="00DB7920" w:rsidRPr="003A1A0A">
        <w:rPr>
          <w:b/>
        </w:rPr>
        <w:t>t</w:t>
      </w:r>
      <w:r w:rsidR="00771D2B" w:rsidRPr="003A1A0A">
        <w:rPr>
          <w:b/>
        </w:rPr>
        <w:t>.</w:t>
      </w:r>
      <w:r w:rsidR="00DB7920" w:rsidRPr="003A1A0A">
        <w:rPr>
          <w:b/>
        </w:rPr>
        <w:t>read</w:t>
      </w:r>
      <w:r w:rsidR="00771D2B" w:rsidRPr="003A1A0A">
        <w:rPr>
          <w:b/>
        </w:rPr>
        <w:t>.</w:t>
      </w:r>
      <w:r w:rsidR="00DB7920" w:rsidRPr="003A1A0A">
        <w:rPr>
          <w:b/>
        </w:rPr>
        <w:t>ready</w:t>
      </w:r>
      <w:r w:rsidR="00771D2B">
        <w:t xml:space="preserve"> </w:t>
      </w:r>
      <w:r w:rsidR="00F378FD">
        <w:t>would</w:t>
      </w:r>
      <w:r w:rsidR="00771D2B">
        <w:t xml:space="preserve"> return a </w:t>
      </w:r>
      <w:r w:rsidR="00F378FD">
        <w:t>non-zero</w:t>
      </w:r>
      <w:r w:rsidR="00771D2B">
        <w:t xml:space="preserve"> value) </w:t>
      </w:r>
      <w:r>
        <w:t>BASIC!</w:t>
      </w:r>
      <w:r w:rsidR="00F378FD">
        <w:t xml:space="preserve"> execut</w:t>
      </w:r>
      <w:r>
        <w:t>es</w:t>
      </w:r>
      <w:r w:rsidR="00F378FD">
        <w:t xml:space="preserve"> the statement</w:t>
      </w:r>
      <w:r>
        <w:t>s</w:t>
      </w:r>
      <w:r w:rsidR="00F378FD">
        <w:t xml:space="preserve"> after th</w:t>
      </w:r>
      <w:r>
        <w:t>e</w:t>
      </w:r>
      <w:r w:rsidR="007F1F85">
        <w:t xml:space="preserve"> </w:t>
      </w:r>
      <w:r>
        <w:rPr>
          <w:b/>
        </w:rPr>
        <w:t>OnBtReady:</w:t>
      </w:r>
      <w:r w:rsidR="00F378FD">
        <w:t xml:space="preserve"> label</w:t>
      </w:r>
      <w:r>
        <w:t>, where</w:t>
      </w:r>
      <w:r w:rsidR="00F378FD">
        <w:t xml:space="preserve"> </w:t>
      </w:r>
      <w:r>
        <w:t>y</w:t>
      </w:r>
      <w:r w:rsidR="00F378FD">
        <w:t xml:space="preserve">ou can read and handle the message. When done,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1478" w:name="_Toc477150897"/>
      <w:r>
        <w:t>Bt.onRead</w:t>
      </w:r>
      <w:r w:rsidR="00F378FD">
        <w:t>Ready.</w:t>
      </w:r>
      <w:r w:rsidR="00A052E9">
        <w:t>r</w:t>
      </w:r>
      <w:r w:rsidR="00F378FD">
        <w:t>esume</w:t>
      </w:r>
      <w:bookmarkEnd w:id="1478"/>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 xml:space="preserve">Resumes </w:t>
      </w:r>
      <w:r w:rsidR="00F045C3">
        <w:t>execution</w:t>
      </w:r>
      <w:r w:rsidR="00A542CB">
        <w:t xml:space="preserve"> at the point</w:t>
      </w:r>
      <w:r>
        <w:t xml:space="preserve"> </w:t>
      </w:r>
      <w:r w:rsidR="00A542CB">
        <w:t>in</w:t>
      </w:r>
      <w:r>
        <w:t xml:space="preserve"> the program where it was interrupted by the Bluetooth Read Ready event.</w:t>
      </w:r>
    </w:p>
    <w:p w:rsidR="00C30E86" w:rsidRDefault="00C30E86" w:rsidP="00EB1F62">
      <w:pPr>
        <w:pStyle w:val="Heading2"/>
      </w:pPr>
      <w:bookmarkStart w:id="1479" w:name="_Toc477150898"/>
      <w:r>
        <w:lastRenderedPageBreak/>
        <w:t>Bt.read.bytes &lt;svar&gt;</w:t>
      </w:r>
      <w:bookmarkEnd w:id="1479"/>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04730F" w:rsidRPr="0004730F" w:rsidRDefault="0004730F" w:rsidP="00D50FDC">
      <w:r>
        <w:t xml:space="preserve">Each message byte is placed in one character of the string; the upper byte of each character is 0. This is similar to </w:t>
      </w:r>
      <w:r>
        <w:rPr>
          <w:b/>
        </w:rPr>
        <w:t>Byte.read.buffer</w:t>
      </w:r>
      <w:r>
        <w:t>, which reads binary data from a file into a buffer string.</w:t>
      </w:r>
    </w:p>
    <w:p w:rsidR="00632194" w:rsidRDefault="00632194" w:rsidP="00EB1F62">
      <w:pPr>
        <w:pStyle w:val="Heading2"/>
      </w:pPr>
      <w:bookmarkStart w:id="1480" w:name="_Toc477150899"/>
      <w:r>
        <w:t>Bt.device.name &lt;svar&gt;</w:t>
      </w:r>
      <w:bookmarkEnd w:id="1480"/>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1481" w:name="_Toc477150900"/>
      <w:r>
        <w:t>Bt.set.</w:t>
      </w:r>
      <w:r w:rsidR="00A052E9">
        <w:t>UUID</w:t>
      </w:r>
      <w:r>
        <w:t xml:space="preserve"> &lt;sexp&gt;</w:t>
      </w:r>
      <w:bookmarkEnd w:id="1481"/>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6736FB" w:rsidP="0001590A">
      <w:pPr>
        <w:ind w:left="720"/>
      </w:pPr>
      <w:hyperlink r:id="rId41" w:history="1">
        <w:r w:rsidR="00833D3B">
          <w:rPr>
            <w:rStyle w:val="Hyperlink"/>
          </w:rPr>
          <w:t>http://farwestab.wordpress.com/2011/02/05/some-tips-on-android-and-bluetooth/</w:t>
        </w:r>
      </w:hyperlink>
    </w:p>
    <w:p w:rsidR="00012250" w:rsidRDefault="00012250" w:rsidP="00012250">
      <w:pPr>
        <w:pStyle w:val="Heading1"/>
      </w:pPr>
      <w:bookmarkStart w:id="1482" w:name="_Toc477150901"/>
      <w:r>
        <w:t>Communication: Phone and Text</w:t>
      </w:r>
      <w:bookmarkEnd w:id="1482"/>
    </w:p>
    <w:p w:rsidR="00012250" w:rsidRDefault="00012250" w:rsidP="00012250">
      <w:pPr>
        <w:pStyle w:val="Heading2"/>
      </w:pPr>
      <w:bookmarkStart w:id="1483" w:name="_Toc477150902"/>
      <w:r>
        <w:t>Email.send &lt;recipient_sexp&gt;, &lt;subject_sexp&gt;, &lt;body_sexp&gt;</w:t>
      </w:r>
      <w:bookmarkEnd w:id="1483"/>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rsidR="00012250" w:rsidRDefault="00012250" w:rsidP="00012250">
      <w:r>
        <w:t>The email message in the Body string expression will be sent to the named recipient with the named subject heading.</w:t>
      </w:r>
    </w:p>
    <w:p w:rsidR="00012250" w:rsidRDefault="00012250" w:rsidP="00012250">
      <w:pPr>
        <w:pStyle w:val="Heading2"/>
      </w:pPr>
      <w:bookmarkStart w:id="1484" w:name="_Toc477150903"/>
      <w:r>
        <w:t>MyPhoneNumber &lt;svar&gt;</w:t>
      </w:r>
      <w:bookmarkEnd w:id="1484"/>
      <w:r>
        <w:fldChar w:fldCharType="begin"/>
      </w:r>
      <w:r>
        <w:instrText xml:space="preserve"> XE "M</w:instrText>
      </w:r>
      <w:r w:rsidRPr="00E23581">
        <w:instrText>yPhoneNumber &lt;svar&gt;</w:instrText>
      </w:r>
      <w:r>
        <w:instrText xml:space="preserve">" </w:instrText>
      </w:r>
      <w:r>
        <w:fldChar w:fldCharType="end"/>
      </w:r>
    </w:p>
    <w:p w:rsidR="00012250" w:rsidRDefault="00012250" w:rsidP="00012250">
      <w:r>
        <w:t>The phone number of the Android device will be returned in the string variable. If the device is not connected to a cellular network, the returned value will be uncertain.</w:t>
      </w:r>
    </w:p>
    <w:p w:rsidR="00012250" w:rsidRDefault="00012250" w:rsidP="00012250">
      <w:pPr>
        <w:pStyle w:val="Heading2"/>
      </w:pPr>
      <w:bookmarkStart w:id="1485" w:name="_Toc477150904"/>
      <w:r>
        <w:t>Phone.call &lt;sexp&gt;</w:t>
      </w:r>
      <w:bookmarkEnd w:id="1485"/>
      <w:r>
        <w:fldChar w:fldCharType="begin"/>
      </w:r>
      <w:r>
        <w:instrText xml:space="preserve"> XE "</w:instrText>
      </w:r>
      <w:r w:rsidRPr="00E23581">
        <w:instrText>Phone.call &lt;sexp&gt;</w:instrText>
      </w:r>
      <w:r>
        <w:instrText xml:space="preserve">" </w:instrText>
      </w:r>
      <w:r>
        <w:fldChar w:fldCharType="end"/>
      </w:r>
    </w:p>
    <w:p w:rsidR="00012250" w:rsidRDefault="00012250" w:rsidP="00012250">
      <w:r>
        <w:t>The phone number contained in the string expression will be called. Your device must be connected to a cellular network to make phone calls.</w:t>
      </w:r>
    </w:p>
    <w:p w:rsidR="00012250" w:rsidRDefault="00012250" w:rsidP="00012250">
      <w:pPr>
        <w:pStyle w:val="Heading2"/>
      </w:pPr>
      <w:bookmarkStart w:id="1486" w:name="_Toc477150905"/>
      <w:r>
        <w:lastRenderedPageBreak/>
        <w:t>Phone.dial &lt;sexp&gt;</w:t>
      </w:r>
      <w:bookmarkEnd w:id="1486"/>
      <w:r>
        <w:fldChar w:fldCharType="begin"/>
      </w:r>
      <w:r>
        <w:instrText xml:space="preserve"> XE "Phone.dia</w:instrText>
      </w:r>
      <w:r w:rsidRPr="00E23581">
        <w:instrText>l &lt;sexp&gt;</w:instrText>
      </w:r>
      <w:r>
        <w:instrText xml:space="preserve">" </w:instrText>
      </w:r>
      <w:r>
        <w:fldChar w:fldCharType="end"/>
      </w:r>
    </w:p>
    <w:p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rsidR="00012250" w:rsidRDefault="00012250" w:rsidP="00012250">
      <w:pPr>
        <w:pStyle w:val="Heading2"/>
      </w:pPr>
      <w:bookmarkStart w:id="1487" w:name="_Toc477150906"/>
      <w:r>
        <w:t>Phone.rcv.init</w:t>
      </w:r>
      <w:bookmarkEnd w:id="1487"/>
      <w:r>
        <w:fldChar w:fldCharType="begin"/>
      </w:r>
      <w:r>
        <w:instrText xml:space="preserve"> XE "</w:instrText>
      </w:r>
      <w:r w:rsidRPr="009F3C9E">
        <w:instrText>Phone.rcv.init</w:instrText>
      </w:r>
      <w:r>
        <w:instrText xml:space="preserve">" </w:instrText>
      </w:r>
      <w:r>
        <w:fldChar w:fldCharType="end"/>
      </w:r>
    </w:p>
    <w:p w:rsidR="00D44CB5" w:rsidRDefault="00012250" w:rsidP="00012250">
      <w:r>
        <w:t xml:space="preserve">Prepare to detect </w:t>
      </w:r>
      <w:r w:rsidR="00D768E3">
        <w:t xml:space="preserve">the state of your </w:t>
      </w:r>
      <w:r>
        <w:t>phone</w:t>
      </w:r>
      <w:r w:rsidR="00D768E3">
        <w:t>. If you want to detect phone</w:t>
      </w:r>
      <w:r>
        <w:t xml:space="preserve"> calls using </w:t>
      </w:r>
      <w:r w:rsidR="00D768E3" w:rsidRPr="00D768E3">
        <w:rPr>
          <w:b/>
        </w:rPr>
        <w:t>P</w:t>
      </w:r>
      <w:r w:rsidRPr="00D768E3">
        <w:rPr>
          <w:b/>
        </w:rPr>
        <w:t>hone.rcv.next</w:t>
      </w:r>
      <w:r w:rsidR="00D768E3">
        <w:t xml:space="preserve">, or you want </w:t>
      </w:r>
      <w:r w:rsidR="00D768E3">
        <w:rPr>
          <w:b/>
        </w:rPr>
        <w:t>Phone.info</w:t>
      </w:r>
      <w:r w:rsidR="00D768E3">
        <w:t xml:space="preserve"> to attempt to report signal strength, you must first run this command</w:t>
      </w:r>
      <w:r>
        <w:t>.</w:t>
      </w:r>
    </w:p>
    <w:p w:rsidR="00D768E3" w:rsidRPr="00D44CB5" w:rsidRDefault="00D768E3" w:rsidP="00012250">
      <w:r w:rsidRPr="00D768E3">
        <w:rPr>
          <w:b/>
        </w:rPr>
        <w:t>Phone.rcv.init</w:t>
      </w:r>
      <w:r>
        <w:t xml:space="preserve"> starts a background "listener" task that detects changes in the phone state. There is no command to disable this listener, but it is stopped when your program exits.</w:t>
      </w:r>
    </w:p>
    <w:p w:rsidR="00012250" w:rsidRDefault="00012250" w:rsidP="00012250">
      <w:pPr>
        <w:pStyle w:val="Heading2"/>
      </w:pPr>
      <w:bookmarkStart w:id="1488" w:name="_Toc477150907"/>
      <w:r>
        <w:t>Phone.rcv.next &lt;state_nvar&gt;, &lt;number_svar&gt;</w:t>
      </w:r>
      <w:bookmarkEnd w:id="1488"/>
      <w:r>
        <w:fldChar w:fldCharType="begin"/>
      </w:r>
      <w:r>
        <w:instrText xml:space="preserve"> XE "</w:instrText>
      </w:r>
      <w:r w:rsidRPr="009F3C9E">
        <w:instrText>Phone.rcv.next &lt;state_nvar&gt;, &lt;number_svar&gt;</w:instrText>
      </w:r>
      <w:r>
        <w:instrText xml:space="preserve">" </w:instrText>
      </w:r>
      <w:r>
        <w:fldChar w:fldCharType="end"/>
      </w:r>
    </w:p>
    <w:p w:rsidR="00012250" w:rsidRDefault="00012250" w:rsidP="00012250">
      <w:r>
        <w:t>The state of the phone will be returned in the state numeric value. A phone number may be returned in the string variable.</w:t>
      </w:r>
    </w:p>
    <w:p w:rsidR="00012250" w:rsidRDefault="00012250" w:rsidP="00012250">
      <w:r>
        <w:t>State = 0. The phone is idle. The phone number will be an empty string.</w:t>
      </w:r>
    </w:p>
    <w:p w:rsidR="00012250" w:rsidRDefault="00012250" w:rsidP="00012250">
      <w:r>
        <w:t>State = 1. The phone is ringing. The phone number will be in the string.</w:t>
      </w:r>
    </w:p>
    <w:p w:rsidR="00012250" w:rsidRDefault="00012250" w:rsidP="00012250">
      <w:r>
        <w:t>State = 2. The phone is off hook. If there is no phone number (an empty string) then an outgoing call is being made. If there is a phone number then an incoming phone call is in progress.</w:t>
      </w:r>
    </w:p>
    <w:p w:rsidR="00012250" w:rsidRPr="00BE6D9B" w:rsidRDefault="00012250" w:rsidP="00012250">
      <w:r>
        <w:t>States 1 and 2 will be continuously reported as long the phone is ringing or the phone remains off hook.</w:t>
      </w:r>
    </w:p>
    <w:p w:rsidR="00012250" w:rsidRDefault="00012250" w:rsidP="00012250">
      <w:pPr>
        <w:pStyle w:val="Heading2"/>
      </w:pPr>
      <w:bookmarkStart w:id="1489" w:name="_Toc477150908"/>
      <w:r>
        <w:t>Sms.send &lt;number_sexp&gt;, &lt;message_sexp&gt;</w:t>
      </w:r>
      <w:bookmarkEnd w:id="1489"/>
      <w:r>
        <w:fldChar w:fldCharType="begin"/>
      </w:r>
      <w:r>
        <w:instrText xml:space="preserve"> XE "</w:instrText>
      </w:r>
      <w:r w:rsidRPr="00E92743">
        <w:instrText>Sms.send &lt;number_sexp&gt;, &lt;message_sexp&gt;</w:instrText>
      </w:r>
      <w:r>
        <w:instrText xml:space="preserve">" </w:instrText>
      </w:r>
      <w:r>
        <w:fldChar w:fldCharType="end"/>
      </w:r>
    </w:p>
    <w:p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rsidR="00012250" w:rsidRDefault="00012250" w:rsidP="00012250">
      <w:pPr>
        <w:pStyle w:val="Heading2"/>
      </w:pPr>
      <w:bookmarkStart w:id="1490" w:name="_Toc477150909"/>
      <w:r>
        <w:t>Sms.rcv.init</w:t>
      </w:r>
      <w:bookmarkEnd w:id="1490"/>
      <w:r>
        <w:fldChar w:fldCharType="begin"/>
      </w:r>
      <w:r>
        <w:instrText xml:space="preserve"> XE "S</w:instrText>
      </w:r>
      <w:r w:rsidRPr="009F3C9E">
        <w:instrText>ms.rcv.init</w:instrText>
      </w:r>
      <w:r>
        <w:instrText xml:space="preserve">" </w:instrText>
      </w:r>
      <w:r>
        <w:fldChar w:fldCharType="end"/>
      </w:r>
    </w:p>
    <w:p w:rsidR="00012250" w:rsidRDefault="00012250" w:rsidP="00012250">
      <w:r>
        <w:t>Prepare to intercept received SMS using the</w:t>
      </w:r>
      <w:r w:rsidRPr="0042589B">
        <w:t xml:space="preserve"> sms.rcv.next</w:t>
      </w:r>
      <w:r>
        <w:t xml:space="preserve"> command.</w:t>
      </w:r>
    </w:p>
    <w:p w:rsidR="00012250" w:rsidRDefault="00012250" w:rsidP="00012250">
      <w:pPr>
        <w:pStyle w:val="Heading2"/>
      </w:pPr>
      <w:bookmarkStart w:id="1491" w:name="_Toc477150910"/>
      <w:r>
        <w:t>Sms.rcv.next &lt;svar&gt;</w:t>
      </w:r>
      <w:bookmarkEnd w:id="1491"/>
      <w:r>
        <w:fldChar w:fldCharType="begin"/>
      </w:r>
      <w:r>
        <w:instrText xml:space="preserve"> XE "S</w:instrText>
      </w:r>
      <w:r w:rsidRPr="009F3C9E">
        <w:instrText>ms.rcv.next &lt;svar&gt;</w:instrText>
      </w:r>
      <w:r>
        <w:instrText xml:space="preserve">" </w:instrText>
      </w:r>
      <w:r>
        <w:fldChar w:fldCharType="end"/>
      </w:r>
    </w:p>
    <w:p w:rsidR="00012250" w:rsidRDefault="00012250" w:rsidP="00012250">
      <w:r>
        <w:t>Read the next received SMS message from received SMS message queue in the string variable.</w:t>
      </w:r>
    </w:p>
    <w:p w:rsidR="00012250" w:rsidRDefault="00012250" w:rsidP="00012250">
      <w:r>
        <w:t>The returned string will contain "@" if there is no SMS message in the queue.</w:t>
      </w:r>
    </w:p>
    <w:p w:rsidR="00012250" w:rsidRDefault="00012250" w:rsidP="00012250">
      <w:r>
        <w:t>The sms.rcv.init command must be called before the first sms.rcv.next command is executed.</w:t>
      </w:r>
    </w:p>
    <w:p w:rsidR="00012250" w:rsidRDefault="00012250" w:rsidP="00012250">
      <w:r>
        <w:t>Example:</w:t>
      </w:r>
    </w:p>
    <w:p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rsidR="00012250" w:rsidRPr="00012250" w:rsidRDefault="00012250" w:rsidP="00012250">
      <w:pPr>
        <w:pStyle w:val="Codeexample"/>
        <w:rPr>
          <w:rFonts w:ascii="Letter Gothic" w:hAnsi="Letter Gothic"/>
          <w:b w:val="0"/>
        </w:rPr>
      </w:pPr>
      <w:r w:rsidRPr="00012250">
        <w:rPr>
          <w:rFonts w:ascii="Letter Gothic" w:hAnsi="Letter Gothic"/>
          <w:b w:val="0"/>
        </w:rPr>
        <w:t>DO</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lastRenderedPageBreak/>
        <w:t>DO % Loop until SMS received</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UNTIL m$ &lt;&gt; "@" % "@" indicates no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PRINT m$ % Print the new message</w:t>
      </w:r>
    </w:p>
    <w:p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rsidR="008C272E" w:rsidRDefault="008C272E" w:rsidP="008C272E">
      <w:pPr>
        <w:pStyle w:val="Heading1"/>
      </w:pPr>
      <w:bookmarkStart w:id="1492" w:name="_Toc477150911"/>
      <w:r>
        <w:t>Time and Timers</w:t>
      </w:r>
      <w:bookmarkEnd w:id="1492"/>
    </w:p>
    <w:p w:rsidR="008C272E" w:rsidRDefault="008C272E" w:rsidP="008C272E">
      <w:pPr>
        <w:pStyle w:val="Heading2"/>
      </w:pPr>
      <w:bookmarkStart w:id="1493" w:name="_Toc477150912"/>
      <w:r>
        <w:t>Time and TimeZone Commands</w:t>
      </w:r>
      <w:bookmarkEnd w:id="1493"/>
    </w:p>
    <w:p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rsidR="008C272E" w:rsidRDefault="008C272E" w:rsidP="008C272E">
      <w:pPr>
        <w:pStyle w:val="Heading3"/>
      </w:pPr>
      <w:bookmarkStart w:id="1494" w:name="_Toc477150913"/>
      <w:r>
        <w:t>Time {&lt;time_nexp&gt;,} Year$, Month$, Day$, Hour$, Minute$, Second$, WeekDay, isDST</w:t>
      </w:r>
      <w:bookmarkEnd w:id="1494"/>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8C272E" w:rsidRDefault="008C272E" w:rsidP="008C272E">
      <w:r>
        <w:t>Returns the current (default) or specified date, time, weekday, and Daylight Saving Time flag in the variables.</w:t>
      </w:r>
    </w:p>
    <w:p w:rsidR="008C272E" w:rsidRDefault="008C272E" w:rsidP="008C272E">
      <w:r>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rsidR="008C272E" w:rsidRDefault="008C272E" w:rsidP="008C272E">
      <w:r>
        <w:t>The day/date and time are returned as two-digit numeric strings with a leading zero when needed, except Year$ which is four characters.</w:t>
      </w:r>
    </w:p>
    <w:p w:rsidR="008C272E" w:rsidRDefault="008C272E" w:rsidP="008C272E">
      <w:r>
        <w:t>The WeekDay is a number from 1 to 7, where 1 means Sunday. You can use it to index an array of day names in your language of choice.</w:t>
      </w:r>
    </w:p>
    <w:p w:rsidR="008C272E" w:rsidRDefault="008C272E" w:rsidP="008C272E">
      <w:pPr>
        <w:spacing w:after="0"/>
      </w:pPr>
      <w:r>
        <w:t>The isDST flag is</w:t>
      </w:r>
    </w:p>
    <w:p w:rsidR="008C272E" w:rsidRDefault="008C272E" w:rsidP="008C272E">
      <w:pPr>
        <w:spacing w:after="0"/>
      </w:pPr>
      <w:r>
        <w:t xml:space="preserve">    1 if the current or specified time is in Daylight Saving Time in the current timezone</w:t>
      </w:r>
    </w:p>
    <w:p w:rsidR="008C272E" w:rsidRDefault="008C272E" w:rsidP="008C272E">
      <w:pPr>
        <w:spacing w:after="0"/>
      </w:pPr>
      <w:r>
        <w:t xml:space="preserve">    0 if the time is not in Daylight Saving Time (is Standard Time)</w:t>
      </w:r>
    </w:p>
    <w:p w:rsidR="008C272E" w:rsidRDefault="008C272E" w:rsidP="008C272E">
      <w:r>
        <w:t xml:space="preserve">   -1 if the system can't tell if the time is in DST</w:t>
      </w:r>
    </w:p>
    <w:p w:rsidR="008C272E" w:rsidRDefault="008C272E" w:rsidP="008C272E">
      <w:r>
        <w:t xml:space="preserve">The current timezone is your local timezone unless you change it with the </w:t>
      </w:r>
      <w:r w:rsidRPr="00043279">
        <w:rPr>
          <w:b/>
        </w:rPr>
        <w:t>TimeZone</w:t>
      </w:r>
      <w:r>
        <w:t xml:space="preserve"> command</w:t>
      </w:r>
      <w:r w:rsidR="00043279">
        <w:t>s</w:t>
      </w:r>
      <w:r>
        <w:t>.</w:t>
      </w:r>
    </w:p>
    <w:p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 sets only the year, month, and day</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rsidR="008C272E" w:rsidRDefault="008C272E" w:rsidP="008C272E">
      <w:r>
        <w:t>To do the same with the current time, leave out both the first parameter and its comma:</w:t>
      </w:r>
    </w:p>
    <w:p w:rsidR="008C272E" w:rsidRPr="008C272E" w:rsidRDefault="008C272E" w:rsidP="008C272E">
      <w:pPr>
        <w:pStyle w:val="Codeexample"/>
        <w:rPr>
          <w:rFonts w:ascii="Letter Gothic" w:hAnsi="Letter Gothic"/>
          <w:b w:val="0"/>
        </w:rPr>
      </w:pPr>
      <w:r w:rsidRPr="008C272E">
        <w:rPr>
          <w:rFonts w:ascii="Letter Gothic" w:hAnsi="Letter Gothic"/>
          <w:b w:val="0"/>
        </w:rPr>
        <w:lastRenderedPageBreak/>
        <w:t>Time ,, day$,,,, wkday    % returns the today's day and weekday</w:t>
      </w:r>
    </w:p>
    <w:p w:rsidR="008C272E" w:rsidRDefault="008C272E" w:rsidP="008C272E">
      <w:pPr>
        <w:pStyle w:val="Heading3"/>
      </w:pPr>
      <w:bookmarkStart w:id="1495" w:name="_Toc477150914"/>
      <w:r>
        <w:t>TimeZone.set { &lt;tz_sexp&gt; }</w:t>
      </w:r>
      <w:bookmarkEnd w:id="1495"/>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rsidR="008C272E" w:rsidRDefault="008C272E" w:rsidP="008C272E">
      <w:pPr>
        <w:pStyle w:val="Heading3"/>
      </w:pPr>
      <w:bookmarkStart w:id="1496" w:name="_Toc477150915"/>
      <w:r>
        <w:t>TimeZone.get &lt;tz_svar&gt;</w:t>
      </w:r>
      <w:bookmarkEnd w:id="1496"/>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rsidR="008C272E" w:rsidRDefault="008C272E" w:rsidP="008C272E">
      <w:r>
        <w:t>Returns the current timezone in the string variable. This is the default timezone for your device and location, unless you have changed it with TimeZone.set.</w:t>
      </w:r>
    </w:p>
    <w:p w:rsidR="008C272E" w:rsidRDefault="008C272E" w:rsidP="008C272E">
      <w:pPr>
        <w:pStyle w:val="Heading3"/>
      </w:pPr>
      <w:bookmarkStart w:id="1497" w:name="_Toc477150916"/>
      <w:r>
        <w:t>TimeZone.list &lt;tz_list_pointer_nexp&gt;</w:t>
      </w:r>
      <w:bookmarkEnd w:id="1497"/>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does not specify a valid string list, and the expression is a </w:t>
      </w:r>
      <w:r w:rsidR="0045486D">
        <w:t>numeric</w:t>
      </w:r>
      <w:r>
        <w:t xml:space="preserve"> variable, a new list is created and the variable is set to point to the new list.</w:t>
      </w:r>
    </w:p>
    <w:p w:rsidR="008C272E" w:rsidRDefault="008C272E" w:rsidP="008C272E">
      <w:pPr>
        <w:pStyle w:val="Heading2"/>
      </w:pPr>
      <w:bookmarkStart w:id="1498" w:name="_Toc477150917"/>
      <w:r>
        <w:t>Timer Interrupt and Commands</w:t>
      </w:r>
      <w:bookmarkEnd w:id="1498"/>
    </w:p>
    <w:p w:rsidR="008C272E" w:rsidRDefault="008C272E" w:rsidP="008C272E">
      <w:r>
        <w:t>You can set a timer that will interrupt the execution of your program at some set time interval. When th</w:t>
      </w:r>
      <w:r w:rsidR="00603024">
        <w:t>e timer expires, BASIC! jumps to</w:t>
      </w:r>
      <w:r>
        <w:t xml:space="preserve"> the statements following the </w:t>
      </w:r>
      <w:r w:rsidR="002C4C87">
        <w:rPr>
          <w:b/>
        </w:rPr>
        <w:t>O</w:t>
      </w:r>
      <w:r w:rsidRPr="001D1DC2">
        <w:rPr>
          <w:b/>
        </w:rPr>
        <w:t>nTimer:</w:t>
      </w:r>
      <w:r>
        <w:t xml:space="preserve"> label. When you have done whatever you need to do to handle this Timer event, you use the </w:t>
      </w:r>
      <w:r w:rsidRPr="001D1DC2">
        <w:rPr>
          <w:b/>
        </w:rPr>
        <w:t>Timer.</w:t>
      </w:r>
      <w:r w:rsidR="002C4C87">
        <w:rPr>
          <w:b/>
        </w:rPr>
        <w:t>r</w:t>
      </w:r>
      <w:r w:rsidRPr="001D1DC2">
        <w:rPr>
          <w:b/>
        </w:rPr>
        <w:t>esume</w:t>
      </w:r>
      <w:r>
        <w:t xml:space="preserve"> command to resume execution of the program at the point where the timer interrupt occurred.</w:t>
      </w:r>
    </w:p>
    <w:p w:rsidR="008C272E" w:rsidRDefault="008C272E" w:rsidP="008C272E">
      <w:r>
        <w:t xml:space="preserve">The timer cannot interrupt an executing command. When the timer expires, the current command </w:t>
      </w:r>
      <w:r w:rsidR="00603024">
        <w:t xml:space="preserve">is allowed to </w:t>
      </w:r>
      <w:r>
        <w:t>complete</w:t>
      </w:r>
      <w:r w:rsidR="00603024">
        <w:t>.</w:t>
      </w:r>
      <w:r w:rsidR="002C4C87">
        <w:t xml:space="preserve"> Then</w:t>
      </w:r>
      <w:r>
        <w:t xml:space="preserve"> the timer interrupt code after the </w:t>
      </w:r>
      <w:r w:rsidR="002C4C87">
        <w:rPr>
          <w:b/>
        </w:rPr>
        <w:t>O</w:t>
      </w:r>
      <w:r w:rsidRPr="00B15EE4">
        <w:rPr>
          <w:b/>
        </w:rPr>
        <w:t>nTimer:</w:t>
      </w:r>
      <w:r>
        <w:t xml:space="preserve"> label</w:t>
      </w:r>
      <w:r w:rsidR="002C4C87">
        <w:t xml:space="preserve"> executes</w:t>
      </w:r>
      <w:r>
        <w:t xml:space="preserve">. If the current command takes a long time to finish, it may appear that your </w:t>
      </w:r>
      <w:r w:rsidR="002C4C87">
        <w:t>timer</w:t>
      </w:r>
      <w:r>
        <w:t xml:space="preserve"> is late.</w:t>
      </w:r>
    </w:p>
    <w:p w:rsidR="008C272E" w:rsidRDefault="008C272E" w:rsidP="008C272E">
      <w:r>
        <w:t xml:space="preserve">The </w:t>
      </w:r>
      <w:r w:rsidR="00BD7694">
        <w:t>timer cannot</w:t>
      </w:r>
      <w:r>
        <w:t xml:space="preserve"> interrupt</w:t>
      </w:r>
      <w:r w:rsidR="00BD7694">
        <w:t xml:space="preserve"> another interrupt. If the timer expires while any interrupt event handler is running, the </w:t>
      </w:r>
      <w:r w:rsidR="00BD7694">
        <w:rPr>
          <w:b/>
        </w:rPr>
        <w:t>OnTimer:</w:t>
      </w:r>
      <w:r w:rsidR="00BD7694">
        <w:t xml:space="preserve"> interrupt will be delayed</w:t>
      </w:r>
      <w:r>
        <w:t xml:space="preserve">. </w:t>
      </w:r>
      <w:r w:rsidR="00BD7694">
        <w:t xml:space="preserve">If </w:t>
      </w:r>
      <w:r>
        <w:t>the timer expir</w:t>
      </w:r>
      <w:r w:rsidR="00BD7694">
        <w:t>es while</w:t>
      </w:r>
      <w:r>
        <w:t xml:space="preserve"> the </w:t>
      </w:r>
      <w:r w:rsidR="00BD7694">
        <w:rPr>
          <w:b/>
        </w:rPr>
        <w:t>OnTimer:</w:t>
      </w:r>
      <w:r w:rsidR="00BD7694">
        <w:t xml:space="preserve"> </w:t>
      </w:r>
      <w:r>
        <w:t xml:space="preserve">interrupt </w:t>
      </w:r>
      <w:r w:rsidR="00BD7694">
        <w:t>handler is running,</w:t>
      </w:r>
      <w:r>
        <w:t xml:space="preserve"> the </w:t>
      </w:r>
      <w:r w:rsidR="00BD7694">
        <w:t>timer event will be lost</w:t>
      </w:r>
      <w:r>
        <w:t xml:space="preserve">. The </w:t>
      </w:r>
      <w:r w:rsidR="00BD7694" w:rsidRPr="00BD7694">
        <w:rPr>
          <w:b/>
        </w:rPr>
        <w:t>OnT</w:t>
      </w:r>
      <w:r w:rsidRPr="00BD7694">
        <w:rPr>
          <w:b/>
        </w:rPr>
        <w:t>imer</w:t>
      </w:r>
      <w:r w:rsidR="00BD7694" w:rsidRPr="00BD7694">
        <w:rPr>
          <w:b/>
        </w:rPr>
        <w:t>:</w:t>
      </w:r>
      <w:r>
        <w:t xml:space="preserve"> interrupt code must exit by running </w:t>
      </w:r>
      <w:r w:rsidRPr="00B15EE4">
        <w:rPr>
          <w:b/>
        </w:rPr>
        <w:t>Timer.</w:t>
      </w:r>
      <w:r w:rsidR="002C4C87">
        <w:rPr>
          <w:b/>
        </w:rPr>
        <w:t>r</w:t>
      </w:r>
      <w:r w:rsidRPr="00B15EE4">
        <w:rPr>
          <w:b/>
        </w:rPr>
        <w:t>esume</w:t>
      </w:r>
      <w:r>
        <w:t xml:space="preserve">, or the </w:t>
      </w:r>
      <w:r w:rsidR="00BD7694">
        <w:t xml:space="preserve">timer </w:t>
      </w:r>
      <w:r>
        <w:t>interrupt can occur only once.</w:t>
      </w:r>
    </w:p>
    <w:p w:rsidR="008C272E" w:rsidRDefault="008C272E" w:rsidP="008C272E">
      <w:pPr>
        <w:pStyle w:val="Heading3"/>
      </w:pPr>
      <w:bookmarkStart w:id="1499" w:name="_Toc477150918"/>
      <w:r>
        <w:t>Timer.set &lt;interval_nexp&gt;</w:t>
      </w:r>
      <w:bookmarkEnd w:id="1499"/>
      <w:r>
        <w:fldChar w:fldCharType="begin"/>
      </w:r>
      <w:r>
        <w:instrText xml:space="preserve"> XE "</w:instrText>
      </w:r>
      <w:r w:rsidRPr="002A3BBA">
        <w:instrText>Timer.set &lt;interval_nexp&gt;</w:instrText>
      </w:r>
      <w:r>
        <w:instrText xml:space="preserve">" </w:instrText>
      </w:r>
      <w:r>
        <w:fldChar w:fldCharType="end"/>
      </w:r>
    </w:p>
    <w:p w:rsidR="008C272E" w:rsidRDefault="008C272E" w:rsidP="008C272E">
      <w:r>
        <w:t xml:space="preserve">Sets a timer that will repeatedly interrupt program execution after the specified time interval. The interval time units are milliseconds. The program must </w:t>
      </w:r>
      <w:r w:rsidR="002C4C87">
        <w:t xml:space="preserve">also </w:t>
      </w:r>
      <w:r>
        <w:t xml:space="preserve">contain an </w:t>
      </w:r>
      <w:r w:rsidR="002C4C87">
        <w:rPr>
          <w:b/>
        </w:rPr>
        <w:t>O</w:t>
      </w:r>
      <w:r w:rsidRPr="00B15EE4">
        <w:rPr>
          <w:b/>
        </w:rPr>
        <w:t>nTimer:</w:t>
      </w:r>
      <w:r>
        <w:t xml:space="preserve"> label.</w:t>
      </w:r>
    </w:p>
    <w:p w:rsidR="008C272E" w:rsidRDefault="008C272E" w:rsidP="008C272E">
      <w:pPr>
        <w:pStyle w:val="Heading3"/>
      </w:pPr>
      <w:bookmarkStart w:id="1500" w:name="_Toc477150919"/>
      <w:r>
        <w:t>OnTimer:</w:t>
      </w:r>
      <w:bookmarkEnd w:id="1500"/>
      <w:r>
        <w:fldChar w:fldCharType="begin"/>
      </w:r>
      <w:r>
        <w:instrText xml:space="preserve"> XE "O</w:instrText>
      </w:r>
      <w:r w:rsidRPr="002A3BBA">
        <w:instrText>nTimer\:</w:instrText>
      </w:r>
      <w:r>
        <w:instrText xml:space="preserve">" </w:instrText>
      </w:r>
      <w:r>
        <w:fldChar w:fldCharType="end"/>
      </w:r>
    </w:p>
    <w:p w:rsidR="008C272E" w:rsidRDefault="0036421F" w:rsidP="008C272E">
      <w:r>
        <w:t>Interrupt</w:t>
      </w:r>
      <w:r w:rsidR="008C272E">
        <w:t xml:space="preserve"> label </w:t>
      </w:r>
      <w:r>
        <w:t>for</w:t>
      </w:r>
      <w:r w:rsidR="008C272E">
        <w:t xml:space="preserve"> the timer interrupt.</w:t>
      </w:r>
      <w:r>
        <w:t xml:space="preserve"> (See "Interrupt Labels" and "Timer Interrupts and Commands".</w:t>
      </w:r>
      <w:r w:rsidR="00C85481">
        <w:t>)</w:t>
      </w:r>
    </w:p>
    <w:p w:rsidR="008C272E" w:rsidRDefault="008C272E" w:rsidP="008C272E">
      <w:pPr>
        <w:pStyle w:val="Heading3"/>
      </w:pPr>
      <w:bookmarkStart w:id="1501" w:name="_Toc477150920"/>
      <w:r>
        <w:t>Timer.resume</w:t>
      </w:r>
      <w:bookmarkEnd w:id="1501"/>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rsidR="008C272E" w:rsidRDefault="00C85481" w:rsidP="008C272E">
      <w:r>
        <w:t>R</w:t>
      </w:r>
      <w:r w:rsidR="008C272E">
        <w:t>esume</w:t>
      </w:r>
      <w:r>
        <w:t>s</w:t>
      </w:r>
      <w:r w:rsidR="008C272E">
        <w:t xml:space="preserve"> </w:t>
      </w:r>
      <w:r>
        <w:t xml:space="preserve">execution </w:t>
      </w:r>
      <w:r w:rsidR="008C272E">
        <w:t xml:space="preserve">at the point </w:t>
      </w:r>
      <w:r>
        <w:t xml:space="preserve">in the BASIC! program </w:t>
      </w:r>
      <w:r w:rsidR="008C272E">
        <w:t xml:space="preserve">where the </w:t>
      </w:r>
      <w:r w:rsidRPr="00C85481">
        <w:rPr>
          <w:b/>
        </w:rPr>
        <w:t>OnT</w:t>
      </w:r>
      <w:r w:rsidR="008C272E" w:rsidRPr="00C85481">
        <w:rPr>
          <w:b/>
        </w:rPr>
        <w:t>imer</w:t>
      </w:r>
      <w:r w:rsidRPr="00C85481">
        <w:rPr>
          <w:b/>
        </w:rPr>
        <w:t>:</w:t>
      </w:r>
      <w:r w:rsidR="008C272E">
        <w:t xml:space="preserve"> interrupt occurred.</w:t>
      </w:r>
    </w:p>
    <w:p w:rsidR="008C272E" w:rsidRDefault="008C272E" w:rsidP="008C272E">
      <w:pPr>
        <w:pStyle w:val="Heading3"/>
      </w:pPr>
      <w:bookmarkStart w:id="1502" w:name="_Toc477150921"/>
      <w:r>
        <w:lastRenderedPageBreak/>
        <w:t>Timer.clear</w:t>
      </w:r>
      <w:bookmarkEnd w:id="1502"/>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rsidR="008C272E" w:rsidRDefault="008C272E" w:rsidP="008C272E">
      <w:r>
        <w:t>Clears the repeating timer. No further timer interrupts will occur.</w:t>
      </w:r>
    </w:p>
    <w:p w:rsidR="008C272E" w:rsidRDefault="008C272E" w:rsidP="008C272E">
      <w:pPr>
        <w:pStyle w:val="Heading3"/>
      </w:pPr>
      <w:bookmarkStart w:id="1503" w:name="_Toc477150922"/>
      <w:r>
        <w:t>Sample Code</w:t>
      </w:r>
      <w:bookmarkEnd w:id="1503"/>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n=4</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rsidR="008C272E" w:rsidRPr="008C272E" w:rsidRDefault="008C272E" w:rsidP="008C272E">
      <w:pPr>
        <w:pStyle w:val="Codeexample"/>
        <w:rPr>
          <w:rFonts w:ascii="Letter Gothic" w:hAnsi="Letter Gothic" w:cs="Courier New"/>
          <w:b w:val="0"/>
        </w:rPr>
      </w:pPr>
      <w:r>
        <w:rPr>
          <w:rFonts w:ascii="Letter Gothic" w:hAnsi="Letter Gothic" w:cs="Courier New"/>
          <w:b w:val="0"/>
        </w:rPr>
        <w:t>TIMER.RESUME</w:t>
      </w:r>
    </w:p>
    <w:p w:rsidR="00917BFD" w:rsidRPr="00917BFD" w:rsidRDefault="00917BFD" w:rsidP="00CE45D3">
      <w:pPr>
        <w:pStyle w:val="Heading1"/>
      </w:pPr>
      <w:bookmarkStart w:id="1504" w:name="_Toc477150923"/>
      <w:r>
        <w:t>Clipboard</w:t>
      </w:r>
      <w:bookmarkEnd w:id="1504"/>
    </w:p>
    <w:p w:rsidR="00917BFD" w:rsidRPr="004414D8" w:rsidRDefault="00917BFD" w:rsidP="00CE45D3">
      <w:pPr>
        <w:pStyle w:val="Heading2"/>
      </w:pPr>
      <w:bookmarkStart w:id="1505" w:name="_Toc477150924"/>
      <w:r w:rsidRPr="004414D8">
        <w:t>Clipboard.get</w:t>
      </w:r>
      <w:r w:rsidR="00794F1D" w:rsidRPr="004414D8">
        <w:t xml:space="preserve"> &lt;svar&gt;</w:t>
      </w:r>
      <w:bookmarkEnd w:id="1505"/>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CE45D3">
      <w:pPr>
        <w:pStyle w:val="Heading2"/>
      </w:pPr>
      <w:bookmarkStart w:id="1506" w:name="_Toc477150925"/>
      <w:r>
        <w:t>Clipboard.put</w:t>
      </w:r>
      <w:r w:rsidR="00794F1D">
        <w:t xml:space="preserve"> &lt;sexp&gt;</w:t>
      </w:r>
      <w:bookmarkEnd w:id="1506"/>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917BFD" w:rsidRDefault="00917BFD" w:rsidP="00CE45D3">
      <w:pPr>
        <w:pStyle w:val="Heading1"/>
      </w:pPr>
      <w:bookmarkStart w:id="1507" w:name="_Toc477150926"/>
      <w:r>
        <w:t>Encryption</w:t>
      </w:r>
      <w:bookmarkEnd w:id="1507"/>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CE45D3">
      <w:pPr>
        <w:pStyle w:val="Heading2"/>
      </w:pPr>
      <w:bookmarkStart w:id="1508" w:name="_Toc477150927"/>
      <w:r>
        <w:t>Encrypt</w:t>
      </w:r>
      <w:r w:rsidR="00794F1D">
        <w:t xml:space="preserve"> </w:t>
      </w:r>
      <w:r w:rsidR="00556426">
        <w:t>{</w:t>
      </w:r>
      <w:r w:rsidR="00794F1D">
        <w:t>&lt;pw_sexp&gt;</w:t>
      </w:r>
      <w:r w:rsidR="00556426">
        <w:t>}</w:t>
      </w:r>
      <w:r w:rsidR="00794F1D">
        <w:t>, &lt;source_sexp&gt;, &lt;encrypted_</w:t>
      </w:r>
      <w:r w:rsidR="008F6B1A">
        <w:t>svar&gt;</w:t>
      </w:r>
      <w:bookmarkEnd w:id="1508"/>
      <w:r w:rsidR="00520661">
        <w:fldChar w:fldCharType="begin"/>
      </w:r>
      <w:r w:rsidR="008A6BAC">
        <w:instrText xml:space="preserve"> XE "</w:instrText>
      </w:r>
      <w:r w:rsidR="008A6BAC" w:rsidRPr="002E6C8B">
        <w:instrText xml:space="preserve">Encrypt </w:instrText>
      </w:r>
      <w:r w:rsidR="00556426">
        <w:instrText>{</w:instrText>
      </w:r>
      <w:r w:rsidR="008A6BAC" w:rsidRPr="002E6C8B">
        <w:instrText>&lt;pw_sexp&gt;</w:instrText>
      </w:r>
      <w:r w:rsidR="00556426">
        <w:instrText>}</w:instrText>
      </w:r>
      <w:r w:rsidR="008A6BAC" w:rsidRPr="002E6C8B">
        <w:instrText>, &lt;source_sexp&gt;, &lt;encrypted_svar&gt;</w:instrText>
      </w:r>
      <w:r w:rsidR="008A6BAC">
        <w:instrText xml:space="preserve">" </w:instrText>
      </w:r>
      <w:r w:rsidR="00520661">
        <w:fldChar w:fldCharType="end"/>
      </w:r>
    </w:p>
    <w:p w:rsidR="00556426" w:rsidRDefault="004623ED" w:rsidP="008F6B1A">
      <w:r>
        <w:t>Encrypts t</w:t>
      </w:r>
      <w:r w:rsidR="008F6B1A">
        <w:t xml:space="preserve">he </w:t>
      </w:r>
      <w:r>
        <w:t xml:space="preserve">string </w:t>
      </w:r>
      <w:r w:rsidR="008F6B1A">
        <w:t>&lt;source_sexp&gt; using</w:t>
      </w:r>
      <w:r>
        <w:t xml:space="preserve"> the password</w:t>
      </w:r>
      <w:r w:rsidR="008F6B1A">
        <w:t xml:space="preserve"> &lt;pw_sexp&gt;. The result </w:t>
      </w:r>
      <w:r>
        <w:t>is</w:t>
      </w:r>
      <w:r w:rsidR="008F6B1A">
        <w:t xml:space="preserve"> placed into </w:t>
      </w:r>
      <w:r>
        <w:t xml:space="preserve">the variable </w:t>
      </w:r>
      <w:r w:rsidR="008F6B1A">
        <w:t>&lt;encrypted_svar&gt;.</w:t>
      </w:r>
    </w:p>
    <w:p w:rsidR="00556426" w:rsidRDefault="00556426" w:rsidP="008F6B1A">
      <w:pPr>
        <w:rPr>
          <w:ins w:id="1509" w:author="Sammartano, Marc (BIC USA)" w:date="2016-05-13T15:44:00Z"/>
        </w:rPr>
      </w:pPr>
      <w:r>
        <w:t>The password parameter is optional, but its comma is required. Omitting the password is the same as using an empty string, "".</w:t>
      </w:r>
    </w:p>
    <w:p w:rsidR="00FD05E6" w:rsidRDefault="00FD05E6" w:rsidP="008F6B1A">
      <w:ins w:id="1510" w:author="Sammartano, Marc (BIC USA)" w:date="2016-05-13T15:44:00Z">
        <w:r>
          <w:t xml:space="preserve">If the source string cannot be </w:t>
        </w:r>
      </w:ins>
      <w:ins w:id="1511" w:author="Sammartano, Marc (BIC USA)" w:date="2016-05-13T15:45:00Z">
        <w:r>
          <w:t>en</w:t>
        </w:r>
      </w:ins>
      <w:ins w:id="1512" w:author="Sammartano, Marc (BIC USA)" w:date="2016-05-13T15:47:00Z">
        <w:r>
          <w:t>crypted</w:t>
        </w:r>
      </w:ins>
      <w:ins w:id="1513" w:author="Sammartano, Marc (BIC USA)" w:date="2016-05-13T15:44:00Z">
        <w:r>
          <w:t xml:space="preserve">, the result is an empty string (""). You can call the </w:t>
        </w:r>
        <w:r w:rsidRPr="006B2707">
          <w:rPr>
            <w:b/>
          </w:rPr>
          <w:t>GETERROR$()</w:t>
        </w:r>
        <w:r>
          <w:t xml:space="preserve"> function to get an error message.</w:t>
        </w:r>
      </w:ins>
    </w:p>
    <w:p w:rsidR="008F6B1A" w:rsidRPr="004623ED" w:rsidRDefault="004623ED" w:rsidP="008F6B1A">
      <w:r>
        <w:t xml:space="preserve">This command is the same as </w:t>
      </w:r>
      <w:r>
        <w:rPr>
          <w:b/>
        </w:rPr>
        <w:t>ENCODE</w:t>
      </w:r>
      <w:r w:rsidR="007A0D2C">
        <w:rPr>
          <w:b/>
        </w:rPr>
        <w:t>$</w:t>
      </w:r>
      <w:r>
        <w:rPr>
          <w:b/>
        </w:rPr>
        <w:t>("ENCRYPT", &lt;pw_sexp&gt;, &lt;source_sexp&gt;)</w:t>
      </w:r>
      <w:r>
        <w:t>.</w:t>
      </w:r>
    </w:p>
    <w:p w:rsidR="00917BFD" w:rsidRDefault="00917BFD" w:rsidP="00CE45D3">
      <w:pPr>
        <w:pStyle w:val="Heading2"/>
      </w:pPr>
      <w:bookmarkStart w:id="1514" w:name="_Toc477150928"/>
      <w:r>
        <w:lastRenderedPageBreak/>
        <w:t>Decrypt</w:t>
      </w:r>
      <w:r w:rsidR="008F6B1A">
        <w:t xml:space="preserve"> &lt;pw_sexp&gt;, &lt;encrypted_s</w:t>
      </w:r>
      <w:r w:rsidR="004623ED">
        <w:t>exp</w:t>
      </w:r>
      <w:r w:rsidR="008F6B1A">
        <w:t>&gt;, &lt;decrypted_svar&gt;</w:t>
      </w:r>
      <w:bookmarkEnd w:id="1514"/>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556426" w:rsidRDefault="004623ED" w:rsidP="008F6B1A">
      <w:r>
        <w:t>Decrypts t</w:t>
      </w:r>
      <w:r w:rsidR="008F6B1A">
        <w:t xml:space="preserve">he encrypted </w:t>
      </w:r>
      <w:r>
        <w:t>string</w:t>
      </w:r>
      <w:r w:rsidR="008F6B1A">
        <w:t xml:space="preserve"> &lt;encrypted_s</w:t>
      </w:r>
      <w:r>
        <w:t>exp</w:t>
      </w:r>
      <w:r w:rsidR="008F6B1A">
        <w:t>&gt; using</w:t>
      </w:r>
      <w:r>
        <w:t xml:space="preserve"> the password</w:t>
      </w:r>
      <w:r w:rsidR="008F6B1A">
        <w:t xml:space="preserve"> &lt;pw_sexp&gt;. The result </w:t>
      </w:r>
      <w:r>
        <w:t>is</w:t>
      </w:r>
      <w:r w:rsidR="008F6B1A">
        <w:t xml:space="preserve"> placed in &lt;decrypted_svar&gt;.</w:t>
      </w:r>
    </w:p>
    <w:p w:rsidR="00556426" w:rsidRDefault="00556426" w:rsidP="00556426">
      <w:pPr>
        <w:rPr>
          <w:ins w:id="1515" w:author="Sammartano, Marc (BIC USA)" w:date="2016-05-13T15:45:00Z"/>
        </w:rPr>
      </w:pPr>
      <w:r>
        <w:t>The password parameter is optional, but its comma is required. Omitting the password is the same as using an empty string, "".</w:t>
      </w:r>
    </w:p>
    <w:p w:rsidR="00FD05E6" w:rsidRDefault="00FD05E6" w:rsidP="00556426">
      <w:ins w:id="1516" w:author="Sammartano, Marc (BIC USA)" w:date="2016-05-13T15:45:00Z">
        <w:r>
          <w:t>If the source string cannot be decoded with the specified</w:t>
        </w:r>
      </w:ins>
      <w:ins w:id="1517" w:author="Sammartano, Marc (BIC USA)" w:date="2016-05-13T15:47:00Z">
        <w:r>
          <w:t xml:space="preserve"> password</w:t>
        </w:r>
      </w:ins>
      <w:ins w:id="1518" w:author="Sammartano, Marc (BIC USA)" w:date="2016-05-13T15:45:00Z">
        <w:r>
          <w:t xml:space="preserve">, the result is an empty string (""). You can call the </w:t>
        </w:r>
        <w:r w:rsidRPr="006B2707">
          <w:rPr>
            <w:b/>
          </w:rPr>
          <w:t>GETERROR$()</w:t>
        </w:r>
        <w:r>
          <w:t xml:space="preserve"> function to get an error message.</w:t>
        </w:r>
      </w:ins>
    </w:p>
    <w:p w:rsidR="008F6B1A" w:rsidRDefault="004623ED" w:rsidP="008F6B1A">
      <w:r>
        <w:t xml:space="preserve">This command is the same as </w:t>
      </w:r>
      <w:r>
        <w:rPr>
          <w:b/>
        </w:rPr>
        <w:t>DECODE</w:t>
      </w:r>
      <w:r w:rsidR="007A0D2C">
        <w:rPr>
          <w:b/>
        </w:rPr>
        <w:t>$</w:t>
      </w:r>
      <w:r>
        <w:rPr>
          <w:b/>
        </w:rPr>
        <w:t>("ENCRYPT", &lt;pw_sexp&gt;, &lt;source_sexp&gt;)</w:t>
      </w:r>
      <w:r>
        <w:t>.</w:t>
      </w:r>
    </w:p>
    <w:p w:rsidR="00FB4786" w:rsidRDefault="00FB4786" w:rsidP="00CE45D3">
      <w:pPr>
        <w:pStyle w:val="Heading1"/>
      </w:pPr>
      <w:bookmarkStart w:id="1519" w:name="_Toc477150929"/>
      <w:r>
        <w:t>Ringer</w:t>
      </w:r>
      <w:bookmarkEnd w:id="1519"/>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CE45D3">
      <w:pPr>
        <w:pStyle w:val="Heading2"/>
      </w:pPr>
      <w:bookmarkStart w:id="1520" w:name="_Toc477150930"/>
      <w:r>
        <w:t>Ringer.get.mode &lt;nvar&gt;</w:t>
      </w:r>
      <w:bookmarkEnd w:id="1520"/>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CE45D3">
      <w:pPr>
        <w:pStyle w:val="Heading2"/>
      </w:pPr>
      <w:bookmarkStart w:id="1521" w:name="_Toc477150931"/>
      <w:r>
        <w:t>Ringer.set.mode &lt;n</w:t>
      </w:r>
      <w:r w:rsidR="00554E83">
        <w:t>exp</w:t>
      </w:r>
      <w:r>
        <w:t>&gt;</w:t>
      </w:r>
      <w:bookmarkEnd w:id="1521"/>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CE45D3">
      <w:pPr>
        <w:pStyle w:val="Heading2"/>
      </w:pPr>
      <w:bookmarkStart w:id="1522" w:name="_Toc477150932"/>
      <w:r>
        <w:t>Ringer.get.volume &lt;</w:t>
      </w:r>
      <w:r w:rsidR="008837AF">
        <w:t>vol_</w:t>
      </w:r>
      <w:r>
        <w:t>nvar&gt; { , &lt;max_</w:t>
      </w:r>
      <w:r w:rsidR="008837AF">
        <w:t>n</w:t>
      </w:r>
      <w:r>
        <w:t>var&gt; }</w:t>
      </w:r>
      <w:bookmarkEnd w:id="1522"/>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CE45D3">
      <w:pPr>
        <w:pStyle w:val="Heading2"/>
      </w:pPr>
      <w:bookmarkStart w:id="1523" w:name="_Toc477150933"/>
      <w:r>
        <w:t>Ringer.</w:t>
      </w:r>
      <w:r w:rsidR="00F32843">
        <w:t>s</w:t>
      </w:r>
      <w:r>
        <w:t>et.volume &lt;n</w:t>
      </w:r>
      <w:r w:rsidR="001A2A2D">
        <w:t>exp</w:t>
      </w:r>
      <w:r>
        <w:t>&gt;</w:t>
      </w:r>
      <w:bookmarkEnd w:id="1523"/>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43279" w:rsidRDefault="00043279" w:rsidP="00CE45D3">
      <w:pPr>
        <w:pStyle w:val="Heading1"/>
      </w:pPr>
      <w:bookmarkStart w:id="1524" w:name="_Toc477150934"/>
      <w:r>
        <w:lastRenderedPageBreak/>
        <w:t>String Operations</w:t>
      </w:r>
      <w:bookmarkEnd w:id="1524"/>
    </w:p>
    <w:p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rsidR="00043279" w:rsidRDefault="00043279" w:rsidP="00043279">
      <w:r>
        <w:t>See also the various String Functions.</w:t>
      </w:r>
    </w:p>
    <w:p w:rsidR="00043279" w:rsidRDefault="00043279" w:rsidP="00CE45D3">
      <w:pPr>
        <w:pStyle w:val="Heading2"/>
      </w:pPr>
      <w:bookmarkStart w:id="1525" w:name="_Toc477150935"/>
      <w:r>
        <w:t>Join &lt;source_array$[]&gt;</w:t>
      </w:r>
      <w:r w:rsidRPr="000818E1">
        <w:t>, &lt;</w:t>
      </w:r>
      <w:r>
        <w:t>result_svar&gt; {, &lt;separator_sexp&gt;{, &lt;wrapper_sexp}</w:t>
      </w:r>
      <w:r w:rsidRPr="000818E1">
        <w:t>}</w:t>
      </w:r>
      <w:bookmarkEnd w:id="1525"/>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rsidR="00043279" w:rsidRDefault="00043279" w:rsidP="00CE45D3">
      <w:pPr>
        <w:pStyle w:val="Heading2"/>
      </w:pPr>
      <w:bookmarkStart w:id="1526" w:name="_Toc477150936"/>
      <w:r>
        <w:t>Join.all &lt;source_array$[]&gt;</w:t>
      </w:r>
      <w:r w:rsidRPr="000818E1">
        <w:t xml:space="preserve">, </w:t>
      </w:r>
      <w:r w:rsidR="000548D0" w:rsidRPr="000818E1">
        <w:t>&lt;</w:t>
      </w:r>
      <w:r w:rsidR="000548D0">
        <w:t>result_svar&gt; {, &lt;separator_sexp&gt;{, &lt;wrapper_sexp}</w:t>
      </w:r>
      <w:r w:rsidRPr="000818E1">
        <w:t>}</w:t>
      </w:r>
      <w:bookmarkEnd w:id="1526"/>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rsidR="004C3561" w:rsidRDefault="004C3561" w:rsidP="000548D0">
      <w:r>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rsidR="00A24E02" w:rsidRDefault="00A24E02" w:rsidP="000548D0">
      <w:r>
        <w:t>An example of an operation that uses both separators and wrappers is a CSV</w:t>
      </w:r>
      <w:r w:rsidR="00C363AA">
        <w:t xml:space="preserve"> string</w:t>
      </w:r>
      <w:r>
        <w:t>, for "comma-separated values".</w:t>
      </w:r>
    </w:p>
    <w:p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rsidR="00C363AA" w:rsidRPr="00C363AA" w:rsidRDefault="00C363AA" w:rsidP="00C363AA">
      <w:pPr>
        <w:pStyle w:val="Codeexample"/>
        <w:rPr>
          <w:rFonts w:ascii="Letter Gothic" w:hAnsi="Letter Gothic"/>
          <w:b w:val="0"/>
        </w:rPr>
      </w:pPr>
      <w:r>
        <w:rPr>
          <w:rFonts w:ascii="Letter Gothic" w:hAnsi="Letter Gothic"/>
          <w:b w:val="0"/>
        </w:rPr>
        <w:t>SPLIT IP$[], InnerPlanets$</w:t>
      </w:r>
    </w:p>
    <w:p w:rsidR="00C363AA" w:rsidRDefault="00C363AA" w:rsidP="00C363AA">
      <w:pPr>
        <w:pStyle w:val="Codeexample"/>
        <w:rPr>
          <w:rFonts w:ascii="Letter Gothic" w:hAnsi="Letter Gothic"/>
          <w:b w:val="0"/>
        </w:rPr>
      </w:pPr>
      <w:r>
        <w:rPr>
          <w:rFonts w:ascii="Letter Gothic" w:hAnsi="Letter Gothic"/>
          <w:b w:val="0"/>
        </w:rPr>
        <w:t>JOIN IP$[], PlanetsCSV$, "\",\"", "\""</w:t>
      </w:r>
    </w:p>
    <w:p w:rsidR="00C363AA" w:rsidRDefault="00C363AA" w:rsidP="00C363AA">
      <w:pPr>
        <w:pStyle w:val="Codeexample"/>
        <w:rPr>
          <w:rFonts w:ascii="Letter Gothic" w:hAnsi="Letter Gothic"/>
          <w:b w:val="0"/>
        </w:rPr>
      </w:pPr>
      <w:r>
        <w:rPr>
          <w:rFonts w:ascii="Letter Gothic" w:hAnsi="Letter Gothic"/>
          <w:b w:val="0"/>
        </w:rPr>
        <w:t>PRINT PlanetsCSV$</w:t>
      </w:r>
    </w:p>
    <w:p w:rsidR="00C363AA" w:rsidRPr="00C363AA" w:rsidRDefault="00C363AA" w:rsidP="00C363AA">
      <w:r>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rsidR="00043279" w:rsidRDefault="00043279" w:rsidP="00CE45D3">
      <w:pPr>
        <w:pStyle w:val="Heading2"/>
      </w:pPr>
      <w:bookmarkStart w:id="1527" w:name="_Toc477150937"/>
      <w:r>
        <w:t>Split &lt;result_array$[]&gt;</w:t>
      </w:r>
      <w:r w:rsidRPr="000818E1">
        <w:t>, &lt;</w:t>
      </w:r>
      <w:r>
        <w:t>sexp&gt; {, &lt;test_sexp&gt;</w:t>
      </w:r>
      <w:r w:rsidRPr="000818E1">
        <w:t>}</w:t>
      </w:r>
      <w:bookmarkEnd w:id="1527"/>
      <w:r>
        <w:fldChar w:fldCharType="begin"/>
      </w:r>
      <w:r>
        <w:instrText xml:space="preserve"> XE "</w:instrText>
      </w:r>
      <w:r w:rsidRPr="00A25E61">
        <w:instrText>Split &lt;result_</w:instrText>
      </w:r>
      <w:r>
        <w:instrText>a</w:instrText>
      </w:r>
      <w:r w:rsidRPr="00A25E61">
        <w:instrText>rray$[]&gt;, &lt;sexp&gt; {, &lt;test_sexp&gt;}</w:instrText>
      </w:r>
      <w:r>
        <w:instrText xml:space="preserve">" </w:instrText>
      </w:r>
      <w:r>
        <w:fldChar w:fldCharType="end"/>
      </w:r>
    </w:p>
    <w:p w:rsidR="00043279" w:rsidRDefault="00043279" w:rsidP="00CE45D3">
      <w:pPr>
        <w:pStyle w:val="Heading2"/>
      </w:pPr>
      <w:bookmarkStart w:id="1528" w:name="_Toc477150938"/>
      <w:r>
        <w:t>Split.all &lt;result_array$[]&gt;</w:t>
      </w:r>
      <w:r w:rsidRPr="000818E1">
        <w:t>, &lt;</w:t>
      </w:r>
      <w:r>
        <w:t>sexp&gt; {, &lt;test_sexp&gt;</w:t>
      </w:r>
      <w:r w:rsidRPr="000818E1">
        <w:t>}</w:t>
      </w:r>
      <w:bookmarkEnd w:id="1528"/>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&lt;sexp&gt; {, &lt;test_sexp&gt;}</w:instrText>
      </w:r>
      <w:r>
        <w:instrText xml:space="preserve">" </w:instrText>
      </w:r>
      <w:r>
        <w:fldChar w:fldCharType="end"/>
      </w:r>
    </w:p>
    <w:p w:rsidR="008D0D96" w:rsidRDefault="00674334" w:rsidP="00043279">
      <w:r>
        <w:t>Split</w:t>
      </w:r>
      <w:r w:rsidR="008D0D96">
        <w:t>s</w:t>
      </w:r>
      <w:r>
        <w:t xml:space="preserve"> t</w:t>
      </w:r>
      <w:r w:rsidR="00043279">
        <w:t xml:space="preserve">he source string </w:t>
      </w:r>
      <w:r w:rsidR="00287148">
        <w:t xml:space="preserve">&lt;sexp&gt; </w:t>
      </w:r>
      <w:r w:rsidR="00043279">
        <w:t xml:space="preserve">into multiple strings </w:t>
      </w:r>
      <w:r>
        <w:t>and</w:t>
      </w:r>
      <w:r w:rsidR="00043279">
        <w:t xml:space="preserve"> place</w:t>
      </w:r>
      <w:r>
        <w:t xml:space="preserve"> them</w:t>
      </w:r>
      <w:r w:rsidR="00043279">
        <w:t xml:space="preserve"> into &lt;result_array$[]&gt;. </w:t>
      </w:r>
      <w:r w:rsidR="008D0D96">
        <w:t>The array is specified without an index. If the array exists, it is overwritten. Otherwise a new array is created. The result is always a one-dimensional array.</w:t>
      </w:r>
    </w:p>
    <w:p w:rsidR="00043279" w:rsidRDefault="00043279" w:rsidP="00043279">
      <w:r>
        <w:t xml:space="preserve">The string is split at each location where &lt;test_sexp&gt; occurs. The &lt;test_sexp&gt; occurrences </w:t>
      </w:r>
      <w:r w:rsidR="00674334">
        <w:t>are</w:t>
      </w:r>
      <w:r>
        <w:t xml:space="preserve"> removed from the result strings. </w:t>
      </w:r>
      <w:r w:rsidRPr="000818E1">
        <w:t>The &lt;text_sexp&gt;</w:t>
      </w:r>
      <w:r>
        <w:t xml:space="preserve"> parameter</w:t>
      </w:r>
      <w:r w:rsidRPr="000818E1">
        <w:t xml:space="preserve"> is optional; if it is not given, the string is split on whitespace.</w:t>
      </w:r>
      <w:r w:rsidR="00786799">
        <w:t xml:space="preserve"> Omitting the parameter is equivalent to specifying "\\s+".</w:t>
      </w:r>
    </w:p>
    <w:p w:rsidR="00043279" w:rsidRDefault="00043279" w:rsidP="00043279">
      <w:r>
        <w:lastRenderedPageBreak/>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rsidR="00043279" w:rsidRDefault="00043279" w:rsidP="00043279">
      <w:pPr>
        <w:pStyle w:val="NoSpacing"/>
      </w:pPr>
      <w:r>
        <w:t>Example:</w:t>
      </w:r>
    </w:p>
    <w:p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rsidR="00043279" w:rsidRPr="00043279" w:rsidRDefault="00043279" w:rsidP="00043279">
      <w:pPr>
        <w:pStyle w:val="Codeexample"/>
        <w:rPr>
          <w:rFonts w:ascii="Letter Gothic" w:hAnsi="Letter Gothic"/>
          <w:b w:val="0"/>
        </w:rPr>
      </w:pPr>
      <w:r w:rsidRPr="00043279">
        <w:rPr>
          <w:rFonts w:ascii="Letter Gothic" w:hAnsi="Letter Gothic"/>
          <w:b w:val="0"/>
        </w:rPr>
        <w:t>SPLIT result$[], string$, delimiter$</w:t>
      </w:r>
    </w:p>
    <w:p w:rsidR="00043279" w:rsidRPr="00043279" w:rsidRDefault="00043279" w:rsidP="00043279">
      <w:pPr>
        <w:pStyle w:val="Codeexample"/>
        <w:rPr>
          <w:rFonts w:ascii="Letter Gothic" w:hAnsi="Letter Gothic"/>
          <w:b w:val="0"/>
        </w:rPr>
      </w:pPr>
    </w:p>
    <w:p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rsidR="00043279" w:rsidRPr="00043279" w:rsidRDefault="00043279" w:rsidP="00043279">
      <w:pPr>
        <w:pStyle w:val="Codeexample"/>
        <w:rPr>
          <w:rFonts w:ascii="Letter Gothic" w:hAnsi="Letter Gothic"/>
          <w:b w:val="0"/>
        </w:rPr>
      </w:pPr>
      <w:r w:rsidRPr="00043279">
        <w:rPr>
          <w:rFonts w:ascii="Letter Gothic" w:hAnsi="Letter Gothic"/>
          <w:b w:val="0"/>
        </w:rPr>
        <w:t>NEXT i</w:t>
      </w:r>
    </w:p>
    <w:p w:rsidR="00043279" w:rsidRPr="00043279" w:rsidRDefault="00043279" w:rsidP="00043279">
      <w:pPr>
        <w:pStyle w:val="Codeexample"/>
        <w:rPr>
          <w:rFonts w:ascii="Letter Gothic" w:hAnsi="Letter Gothic"/>
          <w:b w:val="0"/>
        </w:rPr>
      </w:pPr>
      <w:r w:rsidRPr="00043279">
        <w:rPr>
          <w:rFonts w:ascii="Letter Gothic" w:hAnsi="Letter Gothic"/>
          <w:b w:val="0"/>
        </w:rPr>
        <w:t>PRINT ""</w:t>
      </w:r>
    </w:p>
    <w:p w:rsidR="00043279" w:rsidRPr="00674A65" w:rsidRDefault="00043279" w:rsidP="00043279">
      <w:r>
        <w:t>P</w:t>
      </w:r>
      <w:r w:rsidRPr="00674A65">
        <w:t>rint</w:t>
      </w:r>
      <w:r>
        <w:t>s</w:t>
      </w:r>
      <w:r w:rsidRPr="00674A65">
        <w:t xml:space="preserve">: </w:t>
      </w:r>
      <w:r w:rsidRPr="00043279">
        <w:rPr>
          <w:rFonts w:ascii="Letter Gothic" w:hAnsi="Letter Gothic"/>
          <w:sz w:val="20"/>
          <w:szCs w:val="20"/>
        </w:rPr>
        <w:t>a b c d</w:t>
      </w:r>
    </w:p>
    <w:p w:rsidR="00043279" w:rsidRDefault="00043279" w:rsidP="00043279">
      <w:r>
        <w:t>Note: The &lt;test_sexp&gt; is actually a Regular Expression. If you are not getting the results that you expect from the &lt;test_sexp&gt; then you should examine the rules for Regular Expressions at:</w:t>
      </w:r>
    </w:p>
    <w:p w:rsidR="00043279" w:rsidRDefault="006736FB" w:rsidP="00043279">
      <w:pPr>
        <w:ind w:left="720"/>
      </w:pPr>
      <w:hyperlink r:id="rId42" w:history="1">
        <w:r w:rsidR="00043279" w:rsidRPr="0001590A">
          <w:rPr>
            <w:rStyle w:val="Hyperlink"/>
          </w:rPr>
          <w:t>http://developer.android.com/reference/java/util/regex/Pattern.html</w:t>
        </w:r>
      </w:hyperlink>
    </w:p>
    <w:p w:rsidR="00CE45D3" w:rsidRDefault="00CE45D3" w:rsidP="00CE45D3">
      <w:pPr>
        <w:pStyle w:val="Heading1"/>
      </w:pPr>
      <w:bookmarkStart w:id="1529" w:name="_Toc477150939"/>
      <w:r>
        <w:t>Speech Conversion</w:t>
      </w:r>
      <w:bookmarkEnd w:id="1529"/>
    </w:p>
    <w:p w:rsidR="000039BC" w:rsidRDefault="000039BC" w:rsidP="00EB1F62">
      <w:pPr>
        <w:pStyle w:val="Heading2"/>
      </w:pPr>
      <w:bookmarkStart w:id="1530" w:name="_Toc477150940"/>
      <w:r>
        <w:t>Text To Speech</w:t>
      </w:r>
      <w:bookmarkEnd w:id="1530"/>
    </w:p>
    <w:p w:rsidR="002B3D9F" w:rsidRDefault="002B3D9F" w:rsidP="002B3D9F">
      <w:r>
        <w:t xml:space="preserve">Your program can synthesize speech from text, either for immediate playback with the </w:t>
      </w:r>
      <w:r w:rsidRPr="00085503">
        <w:rPr>
          <w:b/>
        </w:rPr>
        <w:t>T</w:t>
      </w:r>
      <w:r w:rsidR="00170659">
        <w:rPr>
          <w:b/>
        </w:rPr>
        <w:t>TS</w:t>
      </w:r>
      <w:r w:rsidRPr="00085503">
        <w:rPr>
          <w:b/>
        </w:rPr>
        <w:t>.speak</w:t>
      </w:r>
      <w:r>
        <w:t xml:space="preserve"> command or to create a sound file with </w:t>
      </w:r>
      <w:r w:rsidRPr="00085503">
        <w:rPr>
          <w:b/>
        </w:rPr>
        <w:t>T</w:t>
      </w:r>
      <w:r w:rsidR="00170659">
        <w:rPr>
          <w:b/>
        </w:rPr>
        <w:t>TS</w:t>
      </w:r>
      <w:r w:rsidRPr="00085503">
        <w:rPr>
          <w:b/>
        </w:rPr>
        <w:t>.speak.toFile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216A49" w:rsidRDefault="00216A49" w:rsidP="00216A49">
      <w:r>
        <w:lastRenderedPageBreak/>
        <w:t xml:space="preserve">Most speech engines limit the number of characters they are able to speak. The limit is </w:t>
      </w:r>
      <w:r w:rsidR="00FB2BCD">
        <w:t>not the same for all devices or</w:t>
      </w:r>
      <w:r>
        <w:t xml:space="preserve"> all speech engines, but it is typically around 4000 characters. If you exceed the limit, most engines fail silently: you don’t get an error message, but you don’t get any speech output, either. </w:t>
      </w:r>
    </w:p>
    <w:p w:rsidR="000039BC" w:rsidRDefault="000039BC" w:rsidP="005F4916">
      <w:pPr>
        <w:pStyle w:val="Heading3"/>
      </w:pPr>
      <w:bookmarkStart w:id="1531" w:name="_Toc477150941"/>
      <w:r>
        <w:t>T</w:t>
      </w:r>
      <w:r w:rsidR="00170659">
        <w:t>TS</w:t>
      </w:r>
      <w:r>
        <w:t>.init</w:t>
      </w:r>
      <w:bookmarkEnd w:id="1531"/>
      <w:r w:rsidR="00520661">
        <w:fldChar w:fldCharType="begin"/>
      </w:r>
      <w:r w:rsidR="00C3470D">
        <w:instrText xml:space="preserve"> XE "</w:instrText>
      </w:r>
      <w:r w:rsidR="00C3470D" w:rsidRPr="00971B8D">
        <w:instrText>T</w:instrText>
      </w:r>
      <w:r w:rsidR="00170659">
        <w:instrText>TS</w:instrText>
      </w:r>
      <w:r w:rsidR="00C3470D" w:rsidRPr="00971B8D">
        <w:instrText>.init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1532" w:name="_Toc477150942"/>
      <w:r>
        <w:t>T</w:t>
      </w:r>
      <w:r w:rsidR="00170659">
        <w:t>TS</w:t>
      </w:r>
      <w:r>
        <w:t>.speak</w:t>
      </w:r>
      <w:r w:rsidR="009159B8">
        <w:t xml:space="preserve"> </w:t>
      </w:r>
      <w:r>
        <w:t>&lt;sexp&gt;</w:t>
      </w:r>
      <w:r w:rsidR="00BC0590" w:rsidRPr="00BC0590">
        <w:t xml:space="preserve"> {,</w:t>
      </w:r>
      <w:r w:rsidR="00D85978">
        <w:t xml:space="preserve"> </w:t>
      </w:r>
      <w:r w:rsidR="00BC0590" w:rsidRPr="00BC0590">
        <w:t>&lt;wait_lexp&gt;}</w:t>
      </w:r>
      <w:bookmarkEnd w:id="1532"/>
      <w:r w:rsidR="00520661">
        <w:fldChar w:fldCharType="begin"/>
      </w:r>
      <w:r w:rsidR="00BC0590">
        <w:instrText xml:space="preserve"> XE "</w:instrText>
      </w:r>
      <w:r w:rsidR="00BC0590" w:rsidRPr="00E42DA9">
        <w:instrText>T</w:instrText>
      </w:r>
      <w:r w:rsidR="00170659">
        <w:instrText>TS</w:instrText>
      </w:r>
      <w:r w:rsidR="00BC0590" w:rsidRPr="00E42DA9">
        <w:instrText>.speak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 xml:space="preserve">The statement does not return until the string has been fully spoken, unless the optional "wait" parameter is present and evaluates to false (numeric 0). Spoken expressions cannot overlap. A second </w:t>
      </w:r>
      <w:r w:rsidR="00BC0590" w:rsidRPr="00170659">
        <w:rPr>
          <w:b/>
        </w:rPr>
        <w:t>T</w:t>
      </w:r>
      <w:r w:rsidR="00170659" w:rsidRPr="00170659">
        <w:rPr>
          <w:b/>
        </w:rPr>
        <w:t>TS</w:t>
      </w:r>
      <w:r w:rsidR="00BC0590" w:rsidRPr="00170659">
        <w:rPr>
          <w:b/>
        </w:rPr>
        <w:t>.speak</w:t>
      </w:r>
      <w:r w:rsidR="00BC0590">
        <w:t xml:space="preserve"> (or a </w:t>
      </w:r>
      <w:r w:rsidR="00BC0590" w:rsidRPr="00170659">
        <w:rPr>
          <w:b/>
        </w:rPr>
        <w:t>T</w:t>
      </w:r>
      <w:r w:rsidR="00170659" w:rsidRPr="00170659">
        <w:rPr>
          <w:b/>
        </w:rPr>
        <w:t>TS</w:t>
      </w:r>
      <w:r w:rsidR="00BC0590" w:rsidRPr="00170659">
        <w:rPr>
          <w:b/>
        </w:rPr>
        <w:t>.speak.toFile</w:t>
      </w:r>
      <w:r w:rsidR="00BC0590">
        <w:t xml:space="preserve">) will wait for the speech from an earlier </w:t>
      </w:r>
      <w:r w:rsidR="00BC0590" w:rsidRPr="00170659">
        <w:rPr>
          <w:b/>
        </w:rPr>
        <w:t>T</w:t>
      </w:r>
      <w:r w:rsidR="00170659" w:rsidRPr="00170659">
        <w:rPr>
          <w:b/>
        </w:rPr>
        <w:t>TS</w:t>
      </w:r>
      <w:r w:rsidR="00BC0590" w:rsidRPr="00170659">
        <w:rPr>
          <w:b/>
        </w:rPr>
        <w:t>ts.speak</w:t>
      </w:r>
      <w:r w:rsidR="00BC0590">
        <w:t xml:space="preserve"> to finish, even if the "wait" flag was false.</w:t>
      </w:r>
    </w:p>
    <w:p w:rsidR="00BC0590" w:rsidRDefault="00BC0590" w:rsidP="00D85978">
      <w:pPr>
        <w:pStyle w:val="Heading3"/>
      </w:pPr>
      <w:bookmarkStart w:id="1533" w:name="_Toc477150943"/>
      <w:r>
        <w:t>T</w:t>
      </w:r>
      <w:r w:rsidR="00170659">
        <w:t>TS</w:t>
      </w:r>
      <w:r>
        <w:t>.speak.toFile &lt;sexp&gt; {,</w:t>
      </w:r>
      <w:r w:rsidR="00D85978">
        <w:t xml:space="preserve"> </w:t>
      </w:r>
      <w:r>
        <w:t>&lt;path_sexp&gt;}</w:t>
      </w:r>
      <w:bookmarkEnd w:id="1533"/>
      <w:r w:rsidR="00520661">
        <w:fldChar w:fldCharType="begin"/>
      </w:r>
      <w:r w:rsidR="00D85978">
        <w:instrText xml:space="preserve"> XE "</w:instrText>
      </w:r>
      <w:r w:rsidR="00D85978" w:rsidRPr="0068450E">
        <w:instrText>T</w:instrText>
      </w:r>
      <w:r w:rsidR="00170659">
        <w:instrText>TS</w:instrText>
      </w:r>
      <w:r w:rsidR="00D85978" w:rsidRPr="0068450E">
        <w:instrText>.speak.toFile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 xml:space="preserve">If a previous </w:t>
      </w:r>
      <w:r w:rsidRPr="00170659">
        <w:rPr>
          <w:b/>
        </w:rPr>
        <w:t>T</w:t>
      </w:r>
      <w:r w:rsidR="00170659">
        <w:rPr>
          <w:b/>
        </w:rPr>
        <w:t>TS</w:t>
      </w:r>
      <w:r w:rsidRPr="00170659">
        <w:rPr>
          <w:b/>
        </w:rPr>
        <w:t>.speak</w:t>
      </w:r>
      <w:r>
        <w:t xml:space="preserve"> is still speaking, this statement will not start</w:t>
      </w:r>
      <w:r w:rsidR="00D85978">
        <w:t xml:space="preserve"> </w:t>
      </w:r>
      <w:r>
        <w:t>until that speech completes.</w:t>
      </w:r>
    </w:p>
    <w:p w:rsidR="00BC0590" w:rsidRDefault="00BC0590" w:rsidP="00D85978">
      <w:pPr>
        <w:pStyle w:val="Heading3"/>
      </w:pPr>
      <w:bookmarkStart w:id="1534" w:name="_Toc477150944"/>
      <w:r>
        <w:t>T</w:t>
      </w:r>
      <w:r w:rsidR="00170659">
        <w:t>TS</w:t>
      </w:r>
      <w:r>
        <w:t>.stop</w:t>
      </w:r>
      <w:bookmarkEnd w:id="1534"/>
      <w:r w:rsidR="00520661">
        <w:fldChar w:fldCharType="begin"/>
      </w:r>
      <w:r w:rsidR="00D85978">
        <w:instrText xml:space="preserve"> XE "</w:instrText>
      </w:r>
      <w:r w:rsidR="00D85978" w:rsidRPr="00F96360">
        <w:instrText>T</w:instrText>
      </w:r>
      <w:r w:rsidR="00170659">
        <w:instrText>TS</w:instrText>
      </w:r>
      <w:r w:rsidR="00D85978" w:rsidRPr="00F96360">
        <w:instrText>.stop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w:t>
      </w:r>
      <w:r w:rsidR="00D85978" w:rsidRPr="00170659">
        <w:rPr>
          <w:b/>
        </w:rPr>
        <w:t>T</w:t>
      </w:r>
      <w:r w:rsidR="00170659" w:rsidRPr="00170659">
        <w:rPr>
          <w:b/>
        </w:rPr>
        <w:t>TS</w:t>
      </w:r>
      <w:r w:rsidR="00D85978" w:rsidRPr="00170659">
        <w:rPr>
          <w:b/>
        </w:rPr>
        <w:t>.stop</w:t>
      </w:r>
      <w:r w:rsidR="00D85978" w:rsidRPr="00D85978">
        <w:t xml:space="preserve">, </w:t>
      </w:r>
      <w:r w:rsidR="00D85978">
        <w:t>if</w:t>
      </w:r>
      <w:r w:rsidR="00D85978" w:rsidRPr="00D85978">
        <w:t xml:space="preserve"> you want to run </w:t>
      </w:r>
      <w:r w:rsidR="00D85978" w:rsidRPr="00170659">
        <w:rPr>
          <w:b/>
        </w:rPr>
        <w:t>T</w:t>
      </w:r>
      <w:r w:rsidR="00170659" w:rsidRPr="00170659">
        <w:rPr>
          <w:b/>
        </w:rPr>
        <w:t>TS</w:t>
      </w:r>
      <w:r w:rsidR="00D85978" w:rsidRPr="00170659">
        <w:rPr>
          <w:b/>
        </w:rPr>
        <w:t>.speak</w:t>
      </w:r>
      <w:r w:rsidR="00D85978" w:rsidRPr="00D85978">
        <w:t xml:space="preserve"> or </w:t>
      </w:r>
      <w:r w:rsidR="00D85978" w:rsidRPr="00170659">
        <w:rPr>
          <w:b/>
        </w:rPr>
        <w:t>T</w:t>
      </w:r>
      <w:r w:rsidR="00170659" w:rsidRPr="00170659">
        <w:rPr>
          <w:b/>
        </w:rPr>
        <w:t>TS</w:t>
      </w:r>
      <w:r w:rsidR="00D85978" w:rsidRPr="00170659">
        <w:rPr>
          <w:b/>
        </w:rPr>
        <w:t>.speak.toFile</w:t>
      </w:r>
      <w:r w:rsidR="00D85978" w:rsidRPr="00D85978">
        <w:t xml:space="preserve"> again, you</w:t>
      </w:r>
      <w:r w:rsidR="00D85978">
        <w:t xml:space="preserve"> will</w:t>
      </w:r>
      <w:r w:rsidR="00D85978" w:rsidRPr="00D85978">
        <w:t xml:space="preserve"> have to run </w:t>
      </w:r>
      <w:r w:rsidR="00D85978" w:rsidRPr="00170659">
        <w:rPr>
          <w:b/>
        </w:rPr>
        <w:t>T</w:t>
      </w:r>
      <w:r w:rsidR="00170659" w:rsidRPr="00170659">
        <w:rPr>
          <w:b/>
        </w:rPr>
        <w:t>TS</w:t>
      </w:r>
      <w:r w:rsidR="00D85978" w:rsidRPr="00170659">
        <w:rPr>
          <w:b/>
        </w:rPr>
        <w:t>.init</w:t>
      </w:r>
      <w:r w:rsidR="00D85978" w:rsidRPr="00D85978">
        <w:t xml:space="preserve"> again.</w:t>
      </w:r>
    </w:p>
    <w:p w:rsidR="003A4600" w:rsidRDefault="003A4600" w:rsidP="00EB1F62">
      <w:pPr>
        <w:pStyle w:val="Heading2"/>
      </w:pPr>
      <w:bookmarkStart w:id="1535" w:name="_Toc477150945"/>
      <w:r>
        <w:t>Speech To Text (Voice Recognition)</w:t>
      </w:r>
      <w:bookmarkEnd w:id="1535"/>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FC2B94" w:rsidRPr="00FC2B94">
        <w:rPr>
          <w:b/>
        </w:rPr>
        <w:t>STT</w:t>
      </w:r>
      <w:r w:rsidRPr="00FC2B94">
        <w:rPr>
          <w:b/>
        </w:rPr>
        <w:t>.</w:t>
      </w:r>
      <w:r w:rsidR="004A7CF1" w:rsidRPr="00FC2B94">
        <w:rPr>
          <w:b/>
        </w:rPr>
        <w:t>listen</w:t>
      </w:r>
      <w:r>
        <w:t xml:space="preserve"> and </w:t>
      </w:r>
      <w:r w:rsidR="00FC2B94" w:rsidRPr="00FC2B94">
        <w:rPr>
          <w:b/>
        </w:rPr>
        <w:t>STT</w:t>
      </w:r>
      <w:r w:rsidRPr="00FC2B94">
        <w:rPr>
          <w:b/>
        </w:rPr>
        <w:t>.</w:t>
      </w:r>
      <w:r w:rsidR="004A7CF1" w:rsidRPr="00FC2B94">
        <w:rPr>
          <w:b/>
        </w:rPr>
        <w:t>results</w:t>
      </w:r>
      <w:r>
        <w:t>.</w:t>
      </w:r>
    </w:p>
    <w:p w:rsidR="003A75E2" w:rsidRDefault="004A7CF1" w:rsidP="004A7CF1">
      <w:r w:rsidRPr="00FC2B94">
        <w:rPr>
          <w:b/>
        </w:rPr>
        <w:t>S</w:t>
      </w:r>
      <w:r w:rsidR="00FC2B94" w:rsidRPr="00FC2B94">
        <w:rPr>
          <w:b/>
        </w:rPr>
        <w:t>TT</w:t>
      </w:r>
      <w:r w:rsidRPr="00FC2B94">
        <w:rPr>
          <w:b/>
        </w:rPr>
        <w:t>.listen</w:t>
      </w:r>
      <w:r w:rsidR="003A75E2">
        <w:t xml:space="preserve"> starts the voice recognition process with a dialog box. </w:t>
      </w:r>
      <w:r w:rsidRPr="00FC2B94">
        <w:rPr>
          <w:b/>
        </w:rPr>
        <w:t>S</w:t>
      </w:r>
      <w:r w:rsidR="00FC2B94" w:rsidRPr="00FC2B94">
        <w:rPr>
          <w:b/>
        </w:rPr>
        <w:t>TT</w:t>
      </w:r>
      <w:r w:rsidRPr="00FC2B94">
        <w:rPr>
          <w:b/>
        </w:rPr>
        <w: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1536" w:name="_Toc477150946"/>
      <w:r>
        <w:t>S</w:t>
      </w:r>
      <w:r w:rsidR="00170659">
        <w:t>TT</w:t>
      </w:r>
      <w:r>
        <w:t>.</w:t>
      </w:r>
      <w:r w:rsidR="004A7CF1">
        <w:t>listen</w:t>
      </w:r>
      <w:r w:rsidR="00170659">
        <w:t xml:space="preserve"> {&lt;prompt_sexp&gt;}</w:t>
      </w:r>
      <w:bookmarkEnd w:id="1536"/>
      <w:r w:rsidR="00520661">
        <w:fldChar w:fldCharType="begin"/>
      </w:r>
      <w:r>
        <w:instrText xml:space="preserve"> XE "</w:instrText>
      </w:r>
      <w:r w:rsidR="007E0F47" w:rsidRPr="007E0F47">
        <w:instrText xml:space="preserve"> </w:instrText>
      </w:r>
      <w:r w:rsidR="007E0F47">
        <w:instrText>S</w:instrText>
      </w:r>
      <w:r w:rsidR="00170659">
        <w:instrText>TT</w:instrText>
      </w:r>
      <w:r w:rsidR="007E0F47">
        <w:instrText xml:space="preserve">.listen </w:instrText>
      </w:r>
      <w:r>
        <w:instrText>"</w:instrText>
      </w:r>
      <w:r w:rsidR="00170659">
        <w:instrText xml:space="preserve"> {&lt;prompt_sexp&gt;}</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r w:rsidR="00170659">
        <w:t xml:space="preserve"> The optional prompt string expression &lt;prompt_sexp&gt; sets the dialog box’s prompt. If you do not </w:t>
      </w:r>
      <w:r w:rsidR="001D7F77">
        <w:t>provide</w:t>
      </w:r>
      <w:r w:rsidR="00170659">
        <w:t xml:space="preserve"> the prompt parameter, the default prompt "BASIC! Speech To Text"</w:t>
      </w:r>
      <w:r w:rsidR="001D7F77">
        <w:t xml:space="preserve"> is used</w:t>
      </w:r>
      <w:r w:rsidR="00170659">
        <w:t>.</w:t>
      </w:r>
    </w:p>
    <w:p w:rsidR="00D108B6" w:rsidRDefault="003A75E2" w:rsidP="004A7CF1">
      <w:r>
        <w:t>Begin speaking</w:t>
      </w:r>
      <w:r w:rsidR="001D7F77">
        <w:t xml:space="preserve"> when the dialog box appers</w:t>
      </w:r>
      <w:r>
        <w:t>.</w:t>
      </w:r>
    </w:p>
    <w:p w:rsidR="00D108B6" w:rsidRDefault="003A75E2" w:rsidP="004A7CF1">
      <w:r>
        <w:t xml:space="preserve">The recognition will stop </w:t>
      </w:r>
      <w:r w:rsidR="00AE44F3">
        <w:t>when there is a pause in the speaking.</w:t>
      </w:r>
    </w:p>
    <w:p w:rsidR="00F02B36" w:rsidRDefault="00AE44F3" w:rsidP="000E6862">
      <w:r w:rsidRPr="00FC2B94">
        <w:rPr>
          <w:b/>
        </w:rPr>
        <w:lastRenderedPageBreak/>
        <w:t>S</w:t>
      </w:r>
      <w:r w:rsidR="00FC2B94" w:rsidRPr="00FC2B94">
        <w:rPr>
          <w:b/>
        </w:rPr>
        <w:t>TT</w:t>
      </w:r>
      <w:r w:rsidRPr="00FC2B94">
        <w:rPr>
          <w:b/>
        </w:rPr>
        <w:t>.</w:t>
      </w:r>
      <w:r w:rsidR="0011754F" w:rsidRPr="00FC2B94">
        <w:rPr>
          <w:b/>
        </w:rPr>
        <w:t>results</w:t>
      </w:r>
      <w:r>
        <w:t xml:space="preserve"> should be executed next.</w:t>
      </w:r>
    </w:p>
    <w:p w:rsidR="000E6862" w:rsidRDefault="00F02B36" w:rsidP="000E6862">
      <w:r>
        <w:t xml:space="preserve">Note: </w:t>
      </w:r>
      <w:r w:rsidR="00FC2B94" w:rsidRPr="00FC2B94">
        <w:rPr>
          <w:b/>
        </w:rPr>
        <w:t>STT</w:t>
      </w:r>
      <w:r w:rsidR="0011754F" w:rsidRPr="00FC2B94">
        <w:rPr>
          <w:b/>
        </w:rPr>
        <w: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1537" w:name="_Toc477150947"/>
      <w:r w:rsidRPr="000E6862">
        <w:rPr>
          <w:rStyle w:val="Heading3Char"/>
        </w:rPr>
        <w:t>S</w:t>
      </w:r>
      <w:r w:rsidR="00170659">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w:t>
      </w:r>
      <w:r w:rsidR="0045486D">
        <w:rPr>
          <w:rStyle w:val="Heading3Char"/>
        </w:rPr>
        <w:t>exp</w:t>
      </w:r>
      <w:r w:rsidRPr="000E6862">
        <w:rPr>
          <w:rStyle w:val="Heading3Char"/>
        </w:rPr>
        <w:t>&gt;</w:t>
      </w:r>
      <w:bookmarkEnd w:id="1537"/>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170659">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list_ptr_n</w:instrText>
      </w:r>
      <w:r w:rsidR="0045486D">
        <w:rPr>
          <w:rStyle w:val="Heading3Char"/>
        </w:rPr>
        <w:instrText>exp</w:instrText>
      </w:r>
      <w:r w:rsidRPr="000E6862">
        <w:rPr>
          <w:rStyle w:val="Heading3Char"/>
        </w:rPr>
        <w:instrText xml:space="preserve">&gt;" </w:instrText>
      </w:r>
      <w:r w:rsidR="00520661" w:rsidRPr="000E6862">
        <w:rPr>
          <w:rStyle w:val="Heading3Char"/>
        </w:rPr>
        <w:fldChar w:fldCharType="end"/>
      </w:r>
    </w:p>
    <w:p w:rsidR="00F02B36" w:rsidRDefault="00F02B36" w:rsidP="003A4600">
      <w:r>
        <w:t>The command must not be executed until after a</w:t>
      </w:r>
      <w:r w:rsidR="0011754F">
        <w:t xml:space="preserve"> </w:t>
      </w:r>
      <w:r w:rsidR="00FC2B94" w:rsidRPr="00FC2B94">
        <w:rPr>
          <w:b/>
        </w:rPr>
        <w:t>STT</w:t>
      </w:r>
      <w:r w:rsidR="0011754F" w:rsidRPr="00FC2B94">
        <w:rPr>
          <w:b/>
        </w:rPr>
        <w: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45486D" w:rsidRDefault="0045486D" w:rsidP="003A4600">
      <w:r>
        <w:t>The strings are written into the list that &lt;string_list_ptr_nexp&gt; points to. The previous contents of the list are discarded. If the pointer does not specify a valid string list, and the expression is a numeric variable, a new list is created and the variable is set to point to the new list.</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 xml:space="preserve">1 </w:t>
      </w:r>
      <w:r w:rsidR="002E256E">
        <w:rPr>
          <w:rFonts w:ascii="Letter Gothic" w:hAnsi="Letter Gothic" w:cs="Courier New"/>
          <w:b w:val="0"/>
        </w:rPr>
        <w:t>TO</w:t>
      </w:r>
      <w:r w:rsidRPr="001D1DC2">
        <w:rPr>
          <w:rFonts w:ascii="Letter Gothic" w:hAnsi="Letter Gothic" w:cs="Courier New"/>
          <w:b w:val="0"/>
        </w:rPr>
        <w:t xml:space="preserve">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w:t>
      </w:r>
      <w:r w:rsidR="00170659" w:rsidRPr="00170659">
        <w:rPr>
          <w:b/>
        </w:rPr>
        <w:t>STT</w:t>
      </w:r>
      <w:r w:rsidRPr="00170659">
        <w:rPr>
          <w:b/>
        </w:rPr>
        <w:t>.</w:t>
      </w:r>
      <w:r w:rsidR="000E6862" w:rsidRPr="00170659">
        <w:rPr>
          <w:b/>
        </w:rPr>
        <w:t>listen</w:t>
      </w:r>
      <w:r>
        <w:t xml:space="preserve"> and before </w:t>
      </w:r>
      <w:r w:rsidR="00170659" w:rsidRPr="00170659">
        <w:rPr>
          <w:b/>
        </w:rPr>
        <w:t>STT</w:t>
      </w:r>
      <w:r w:rsidR="00201E5E" w:rsidRPr="00170659">
        <w:rPr>
          <w:b/>
        </w:rPr>
        <w: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TT.LISTEN</w:t>
      </w:r>
    </w:p>
    <w:p w:rsidR="00F02B36" w:rsidRPr="001D1DC2" w:rsidRDefault="002E256E" w:rsidP="00201E5E">
      <w:pPr>
        <w:pStyle w:val="Codeexample"/>
        <w:rPr>
          <w:rFonts w:ascii="Letter Gothic" w:hAnsi="Letter Gothic"/>
          <w:b w:val="0"/>
        </w:rPr>
      </w:pPr>
      <w:r>
        <w:rPr>
          <w:rFonts w:ascii="Letter Gothic" w:hAnsi="Letter Gothic"/>
          <w:b w:val="0"/>
        </w:rPr>
        <w:t>GR.RENDER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FOR k =1 </w:t>
      </w:r>
      <w:r w:rsidR="002E256E">
        <w:rPr>
          <w:rFonts w:ascii="Letter Gothic" w:hAnsi="Letter Gothic"/>
          <w:b w:val="0"/>
        </w:rPr>
        <w:t>TO</w:t>
      </w:r>
      <w:r w:rsidRPr="001D1DC2">
        <w:rPr>
          <w:rFonts w:ascii="Letter Gothic" w:hAnsi="Letter Gothic"/>
          <w:b w:val="0"/>
        </w:rPr>
        <w:t xml:space="preserve">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lastRenderedPageBreak/>
        <w:t>HTML Mode</w:t>
      </w:r>
    </w:p>
    <w:p w:rsidR="008300F7" w:rsidRDefault="008300F7" w:rsidP="008300F7">
      <w:r>
        <w:t xml:space="preserve">This command sequence is used while in HTML mode. HTML mode exists after </w:t>
      </w:r>
      <w:r w:rsidR="00FC2B94" w:rsidRPr="00FC2B94">
        <w:rPr>
          <w:b/>
        </w:rPr>
        <w:t>HTML</w:t>
      </w:r>
      <w:r w:rsidR="00806FB5" w:rsidRPr="00FC2B94">
        <w:rPr>
          <w:b/>
        </w:rPr>
        <w:t>.open</w:t>
      </w:r>
      <w:r>
        <w:t xml:space="preserve"> and </w:t>
      </w:r>
      <w:r w:rsidR="002E256E">
        <w:t xml:space="preserve">before </w:t>
      </w:r>
      <w:r w:rsidR="002E256E" w:rsidRPr="002E256E">
        <w:rPr>
          <w:b/>
        </w:rPr>
        <w:t>HTML</w:t>
      </w:r>
      <w:r w:rsidR="00806FB5" w:rsidRPr="002E256E">
        <w:rPr>
          <w:b/>
        </w:rPr>
        <w:t>.close</w:t>
      </w:r>
      <w:r>
        <w:t>.</w:t>
      </w:r>
    </w:p>
    <w:p w:rsidR="00AF263F" w:rsidRDefault="008300F7" w:rsidP="008300F7">
      <w:r>
        <w:t xml:space="preserve">The primary difference is that the </w:t>
      </w:r>
      <w:r w:rsidR="00FC2B94" w:rsidRPr="00FC2B94">
        <w:rPr>
          <w:b/>
        </w:rPr>
        <w:t>STT</w:t>
      </w:r>
      <w:r w:rsidR="00806FB5" w:rsidRPr="00FC2B94">
        <w:rPr>
          <w:b/>
        </w:rPr>
        <w:t>.listen</w:t>
      </w:r>
      <w:r>
        <w:t xml:space="preserve"> command is </w:t>
      </w:r>
      <w:r w:rsidRPr="00806FB5">
        <w:rPr>
          <w:i/>
        </w:rPr>
        <w:t>not</w:t>
      </w:r>
      <w:r>
        <w:t xml:space="preserve"> used in HTML mode. </w:t>
      </w:r>
      <w:r w:rsidR="00AF263F">
        <w:t xml:space="preserve">The </w:t>
      </w:r>
      <w:r w:rsidR="00FC2B94" w:rsidRPr="00FC2B94">
        <w:rPr>
          <w:b/>
        </w:rPr>
        <w:t>STT</w:t>
      </w:r>
      <w:r w:rsidR="00806FB5" w:rsidRPr="00FC2B94">
        <w:rPr>
          <w:b/>
        </w:rPr>
        <w: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FC2B94" w:rsidRPr="00FC2B94">
        <w:rPr>
          <w:b/>
        </w:rPr>
        <w:t>STT</w:t>
      </w:r>
      <w:r w:rsidRPr="00FC2B94">
        <w:rPr>
          <w:b/>
        </w:rPr>
        <w:t>.</w:t>
      </w:r>
      <w:r w:rsidR="00806FB5" w:rsidRPr="00FC2B94">
        <w:rPr>
          <w:b/>
        </w:rPr>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CE45D3" w:rsidRDefault="00CE45D3" w:rsidP="00322AA4">
      <w:pPr>
        <w:pStyle w:val="Heading1"/>
      </w:pPr>
      <w:bookmarkStart w:id="1538" w:name="_Toc477150948"/>
      <w:r>
        <w:t>Informat</w:t>
      </w:r>
      <w:r w:rsidRPr="00CE45D3">
        <w:rPr>
          <w:rStyle w:val="Heading1Char"/>
        </w:rPr>
        <w:t>i</w:t>
      </w:r>
      <w:r>
        <w:t>on About Your Android Device</w:t>
      </w:r>
      <w:bookmarkEnd w:id="1538"/>
    </w:p>
    <w:p w:rsidR="009368A8" w:rsidRDefault="009368A8" w:rsidP="00EB1F62">
      <w:pPr>
        <w:pStyle w:val="Heading2"/>
      </w:pPr>
      <w:bookmarkStart w:id="1539" w:name="_Toc477150949"/>
      <w:r>
        <w:t xml:space="preserve">Device </w:t>
      </w:r>
      <w:ins w:id="1540" w:author="Sammartano, Marc (BIC USA)" w:date="2017-02-21T07:56:00Z">
        <w:r w:rsidR="00154EEE">
          <w:t>Command Overview</w:t>
        </w:r>
      </w:ins>
      <w:del w:id="1541" w:author="Sammartano, Marc (BIC USA)" w:date="2017-02-21T07:56:00Z">
        <w:r w:rsidDel="00154EEE">
          <w:delText>&lt;svar&gt;</w:delText>
        </w:r>
      </w:del>
      <w:bookmarkEnd w:id="1539"/>
      <w:del w:id="1542" w:author="Sammartano, Marc (BIC USA)" w:date="2017-03-05T01:44:00Z">
        <w:r w:rsidR="00520661" w:rsidDel="006C0D68">
          <w:rPr>
            <w:b w:val="0"/>
            <w:bCs w:val="0"/>
          </w:rPr>
          <w:fldChar w:fldCharType="begin"/>
        </w:r>
        <w:r w:rsidR="00C3470D" w:rsidDel="006C0D68">
          <w:delInstrText xml:space="preserve"> XE "</w:delInstrText>
        </w:r>
        <w:r w:rsidR="00C3470D" w:rsidRPr="006C2C8A" w:rsidDel="006C0D68">
          <w:delInstrText>Device &lt;svar&gt;</w:delInstrText>
        </w:r>
        <w:r w:rsidR="00C3470D" w:rsidDel="006C0D68">
          <w:delInstrText xml:space="preserve">" </w:delInstrText>
        </w:r>
        <w:r w:rsidR="00520661" w:rsidDel="006C0D68">
          <w:rPr>
            <w:b w:val="0"/>
            <w:bCs w:val="0"/>
          </w:rPr>
          <w:fldChar w:fldCharType="end"/>
        </w:r>
      </w:del>
    </w:p>
    <w:p w:rsidR="00C4704D" w:rsidRDefault="009368A8" w:rsidP="00985520">
      <w:del w:id="1543" w:author="Sammartano, Marc (BIC USA)" w:date="2017-02-21T07:56:00Z">
        <w:r w:rsidRPr="00A96562" w:rsidDel="00154EEE">
          <w:delText>Returns</w:delText>
        </w:r>
        <w:r w:rsidDel="00154EEE">
          <w:delText xml:space="preserve"> </w:delText>
        </w:r>
      </w:del>
      <w:ins w:id="1544" w:author="Sammartano, Marc (BIC USA)" w:date="2017-02-21T07:56:00Z">
        <w:r w:rsidR="00154EEE">
          <w:t xml:space="preserve">You can get </w:t>
        </w:r>
      </w:ins>
      <w:r>
        <w:t xml:space="preserve">information about </w:t>
      </w:r>
      <w:r w:rsidR="003C7D79">
        <w:t xml:space="preserve">your </w:t>
      </w:r>
      <w:r>
        <w:t xml:space="preserve">Android device </w:t>
      </w:r>
      <w:del w:id="1545" w:author="Sammartano, Marc (BIC USA)" w:date="2017-02-21T07:58:00Z">
        <w:r w:rsidDel="00154EEE">
          <w:delText>in</w:delText>
        </w:r>
      </w:del>
      <w:ins w:id="1546" w:author="Sammartano, Marc (BIC USA)" w:date="2017-02-21T07:58:00Z">
        <w:r w:rsidR="00154EEE">
          <w:t>with</w:t>
        </w:r>
      </w:ins>
      <w:r>
        <w:t xml:space="preserve"> the </w:t>
      </w:r>
      <w:ins w:id="1547" w:author="Sammartano, Marc (BIC USA)" w:date="2017-02-21T07:59:00Z">
        <w:r w:rsidR="00154EEE">
          <w:rPr>
            <w:b/>
          </w:rPr>
          <w:t>Device</w:t>
        </w:r>
        <w:r w:rsidR="00154EEE">
          <w:t xml:space="preserve"> command</w:t>
        </w:r>
      </w:ins>
      <w:del w:id="1548" w:author="Sammartano, Marc (BIC USA)" w:date="2017-02-21T07:58:00Z">
        <w:r w:rsidDel="00154EEE">
          <w:delText>string variabl</w:delText>
        </w:r>
      </w:del>
      <w:del w:id="1549" w:author="Sammartano, Marc (BIC USA)" w:date="2017-02-21T07:59:00Z">
        <w:r w:rsidDel="00154EEE">
          <w:delText xml:space="preserve">e. The </w:delText>
        </w:r>
        <w:r w:rsidR="00C4704D" w:rsidDel="00154EEE">
          <w:delText>items returned are</w:delText>
        </w:r>
      </w:del>
      <w:r w:rsidR="00C4704D">
        <w:t>:</w:t>
      </w:r>
    </w:p>
    <w:p w:rsidR="00C4704D" w:rsidRDefault="00C4704D" w:rsidP="00156EC7">
      <w:pPr>
        <w:pStyle w:val="ListParagraph"/>
        <w:numPr>
          <w:ilvl w:val="0"/>
          <w:numId w:val="22"/>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156EC7">
      <w:pPr>
        <w:pStyle w:val="ListParagraph"/>
        <w:numPr>
          <w:ilvl w:val="0"/>
          <w:numId w:val="22"/>
        </w:numPr>
      </w:pPr>
      <w:r>
        <w:t>T</w:t>
      </w:r>
      <w:r w:rsidR="002C0704">
        <w:t xml:space="preserve">he Language and </w:t>
      </w:r>
      <w:r w:rsidR="001657AE">
        <w:t>Locale</w:t>
      </w:r>
    </w:p>
    <w:p w:rsidR="00C4704D" w:rsidRDefault="00C4704D" w:rsidP="00156EC7">
      <w:pPr>
        <w:pStyle w:val="ListParagraph"/>
        <w:numPr>
          <w:ilvl w:val="0"/>
          <w:numId w:val="22"/>
        </w:numPr>
      </w:pPr>
      <w:r>
        <w:t>T</w:t>
      </w:r>
      <w:r w:rsidR="002C0704">
        <w:t>he PhoneType, Phone</w:t>
      </w:r>
      <w:r w:rsidR="001657AE">
        <w:t>Number</w:t>
      </w:r>
      <w:r w:rsidR="002C0704">
        <w:t>, and DeviceID</w:t>
      </w:r>
    </w:p>
    <w:p w:rsidR="00C4704D" w:rsidRDefault="00C4704D" w:rsidP="00156EC7">
      <w:pPr>
        <w:pStyle w:val="ListParagraph"/>
        <w:numPr>
          <w:ilvl w:val="0"/>
          <w:numId w:val="22"/>
        </w:numPr>
      </w:pPr>
      <w:r>
        <w:t>T</w:t>
      </w:r>
      <w:r w:rsidR="002C0704">
        <w:t>he SN, MCC/MNC, and Network Provider store</w:t>
      </w:r>
      <w:r>
        <w:t>d</w:t>
      </w:r>
      <w:r w:rsidR="002C0704">
        <w:t xml:space="preserve"> on the SIM</w:t>
      </w:r>
      <w:r>
        <w:t>, if there is one.</w:t>
      </w:r>
    </w:p>
    <w:p w:rsidR="00C079D7" w:rsidRPr="009368A8" w:rsidDel="00243FBA" w:rsidRDefault="00C4704D" w:rsidP="00E53351">
      <w:pPr>
        <w:rPr>
          <w:del w:id="1550" w:author="Sammartano, Marc (BIC USA)" w:date="2016-04-14T17:02:00Z"/>
        </w:rPr>
      </w:pPr>
      <w:del w:id="1551" w:author="Sammartano, Marc (BIC USA)" w:date="2016-04-14T17:02:00Z">
        <w:r w:rsidDel="00243FBA">
          <w:delText xml:space="preserve">The items are separated by newline characters; if you </w:delText>
        </w:r>
        <w:r w:rsidRPr="00C4704D" w:rsidDel="00243FBA">
          <w:rPr>
            <w:b/>
          </w:rPr>
          <w:delText>PRINT</w:delText>
        </w:r>
        <w:r w:rsidDel="00243FBA">
          <w:delText xml:space="preserve"> the returned string, it is displayed with one item on each line. For the meaning of each item, see </w:delText>
        </w:r>
        <w:r w:rsidRPr="002C0704" w:rsidDel="00243FBA">
          <w:delText>Device &lt;nvar&gt;</w:delText>
        </w:r>
        <w:r w:rsidDel="00243FBA">
          <w:delText>, below</w:delText>
        </w:r>
        <w:r w:rsidR="009368A8" w:rsidDel="00243FBA">
          <w:delText>.</w:delText>
        </w:r>
      </w:del>
    </w:p>
    <w:p w:rsidR="008D5718" w:rsidRPr="007664E4" w:rsidDel="00E53351" w:rsidRDefault="008D5718" w:rsidP="00E53351">
      <w:pPr>
        <w:rPr>
          <w:del w:id="1552" w:author="Sammartano, Marc (BIC USA)" w:date="2017-02-21T08:03:00Z"/>
        </w:rPr>
      </w:pPr>
      <w:del w:id="1553" w:author="Sammartano, Marc (BIC USA)" w:date="2017-02-21T07:59:00Z">
        <w:r w:rsidRPr="007664E4" w:rsidDel="00154EEE">
          <w:delText xml:space="preserve">Device </w:delText>
        </w:r>
      </w:del>
      <w:del w:id="1554" w:author="Sammartano, Marc (BIC USA)" w:date="2016-04-14T17:02:00Z">
        <w:r w:rsidRPr="007664E4" w:rsidDel="00243FBA">
          <w:delText>&lt;n</w:delText>
        </w:r>
        <w:r w:rsidR="00526973" w:rsidRPr="007664E4" w:rsidDel="00243FBA">
          <w:delText>exp</w:delText>
        </w:r>
        <w:r w:rsidRPr="007664E4" w:rsidDel="00243FBA">
          <w:delText>&gt;</w:delText>
        </w:r>
        <w:r w:rsidR="003C7D79" w:rsidRPr="007664E4" w:rsidDel="00243FBA">
          <w:delText>|&lt;n</w:delText>
        </w:r>
        <w:r w:rsidR="00526973" w:rsidRPr="007664E4" w:rsidDel="00243FBA">
          <w:delText>var</w:delText>
        </w:r>
        <w:r w:rsidR="003C7D79" w:rsidRPr="007664E4" w:rsidDel="00243FBA">
          <w:delText>&gt;</w:delText>
        </w:r>
        <w:r w:rsidRPr="007664E4" w:rsidDel="00243FBA">
          <w:fldChar w:fldCharType="begin"/>
        </w:r>
        <w:r w:rsidRPr="007664E4" w:rsidDel="00243FBA">
          <w:delInstrText xml:space="preserve"> XE "Device &lt;n</w:delInstrText>
        </w:r>
        <w:r w:rsidR="00526973" w:rsidRPr="007664E4" w:rsidDel="00243FBA">
          <w:delInstrText>exp</w:delInstrText>
        </w:r>
        <w:r w:rsidRPr="007664E4" w:rsidDel="00243FBA">
          <w:delInstrText>&gt;</w:delInstrText>
        </w:r>
        <w:r w:rsidR="003C7D79" w:rsidRPr="007664E4" w:rsidDel="00243FBA">
          <w:delInstrText>|&lt;n</w:delInstrText>
        </w:r>
        <w:r w:rsidR="00526973" w:rsidRPr="007664E4" w:rsidDel="00243FBA">
          <w:delInstrText>var</w:delInstrText>
        </w:r>
        <w:r w:rsidR="003C7D79" w:rsidRPr="007664E4" w:rsidDel="00243FBA">
          <w:delInstrText>&gt;</w:delInstrText>
        </w:r>
        <w:r w:rsidRPr="007664E4" w:rsidDel="00243FBA">
          <w:delInstrText xml:space="preserve">" </w:delInstrText>
        </w:r>
        <w:r w:rsidRPr="007664E4" w:rsidDel="00243FBA">
          <w:fldChar w:fldCharType="end"/>
        </w:r>
      </w:del>
    </w:p>
    <w:p w:rsidR="003C7D79" w:rsidDel="00243FBA" w:rsidRDefault="008D5718" w:rsidP="00E53351">
      <w:pPr>
        <w:rPr>
          <w:del w:id="1555" w:author="Sammartano, Marc (BIC USA)" w:date="2016-04-14T17:06:00Z"/>
        </w:rPr>
      </w:pPr>
      <w:del w:id="1556" w:author="Sammartano, Marc (BIC USA)" w:date="2016-04-14T17:03:00Z">
        <w:r w:rsidDel="00243FBA">
          <w:delText>Returns</w:delText>
        </w:r>
      </w:del>
      <w:del w:id="1557" w:author="Sammartano, Marc (BIC USA)" w:date="2017-02-21T08:00:00Z">
        <w:r w:rsidDel="00154EEE">
          <w:delText xml:space="preserve"> information about </w:delText>
        </w:r>
        <w:r w:rsidR="003C7D79" w:rsidDel="00154EEE">
          <w:delText>your</w:delText>
        </w:r>
        <w:r w:rsidDel="00154EEE">
          <w:delText xml:space="preserve"> Android device</w:delText>
        </w:r>
        <w:r w:rsidR="003C7D79" w:rsidDel="00154EEE">
          <w:delText xml:space="preserve"> </w:delText>
        </w:r>
      </w:del>
      <w:ins w:id="1558" w:author="Sammartano, Marc (BIC USA)" w:date="2017-02-21T08:00:00Z">
        <w:r w:rsidR="00154EEE">
          <w:t>T</w:t>
        </w:r>
      </w:ins>
      <w:ins w:id="1559" w:author="Sammartano, Marc (BIC USA)" w:date="2016-04-14T17:04:00Z">
        <w:r w:rsidR="00243FBA">
          <w:t xml:space="preserve">he </w:t>
        </w:r>
        <w:r w:rsidR="00243FBA">
          <w:rPr>
            <w:b/>
          </w:rPr>
          <w:t>Device</w:t>
        </w:r>
        <w:r w:rsidR="00154EEE">
          <w:t xml:space="preserve"> command</w:t>
        </w:r>
        <w:r w:rsidR="00243FBA">
          <w:t xml:space="preserve"> has two forms tha</w:t>
        </w:r>
        <w:r w:rsidR="00EE4FEE">
          <w:t>t differ only in the type of the</w:t>
        </w:r>
        <w:r w:rsidR="00243FBA">
          <w:t xml:space="preserve"> parameter, which determines the format of the </w:t>
        </w:r>
      </w:ins>
      <w:ins w:id="1560" w:author="Sammartano, Marc (BIC USA)" w:date="2016-04-14T17:05:00Z">
        <w:r w:rsidR="00243FBA">
          <w:t>returned data. Both forms return the same information, as shown in this table:</w:t>
        </w:r>
      </w:ins>
      <w:del w:id="1561" w:author="Sammartano, Marc (BIC USA)" w:date="2016-04-14T17:06:00Z">
        <w:r w:rsidR="003C7D79" w:rsidDel="00243FBA">
          <w:delText>in a Bundle</w:delText>
        </w:r>
        <w:r w:rsidDel="00243FBA">
          <w:delText xml:space="preserve">. </w:delText>
        </w:r>
        <w:r w:rsidR="003C7D79" w:rsidDel="00243FBA">
          <w:delText>If you provide a variable that is not a valid Bundle pointer, the command creates a new Bundle and returns the Bundle pointer in your variable. Otherwise it writes into the Bundle your variable or expression points to.</w:delText>
        </w:r>
      </w:del>
    </w:p>
    <w:p w:rsidR="00D30C59" w:rsidRDefault="008D5718" w:rsidP="00243FBA">
      <w:del w:id="1562" w:author="Sammartano, Marc (BIC USA)" w:date="2016-04-14T17:06:00Z">
        <w:r w:rsidDel="00243FBA">
          <w:delText xml:space="preserve">The Bundle keys </w:delText>
        </w:r>
        <w:r w:rsidR="005B4C2C" w:rsidDel="00243FBA">
          <w:delText xml:space="preserve">and possible values </w:delText>
        </w:r>
        <w:r w:rsidDel="00243FBA">
          <w:delText>are</w:delText>
        </w:r>
        <w:r w:rsidR="00D966DA" w:rsidDel="00243FBA">
          <w:delText xml:space="preserve"> in the table below. </w:delText>
        </w:r>
        <w:r w:rsidDel="00243FBA">
          <w:delText>The Bundle values are all strings.</w:delText>
        </w:r>
      </w:del>
    </w:p>
    <w:tbl>
      <w:tblPr>
        <w:tblStyle w:val="TableGrid"/>
        <w:tblW w:w="9161" w:type="dxa"/>
        <w:jc w:val="center"/>
        <w:tblLayout w:type="fixed"/>
        <w:tblLook w:val="04A0" w:firstRow="1" w:lastRow="0" w:firstColumn="1" w:lastColumn="0" w:noHBand="0" w:noVBand="1"/>
      </w:tblPr>
      <w:tblGrid>
        <w:gridCol w:w="1659"/>
        <w:gridCol w:w="1755"/>
        <w:gridCol w:w="3677"/>
        <w:gridCol w:w="2070"/>
      </w:tblGrid>
      <w:tr w:rsidR="001269CA" w:rsidRPr="002C2F6D" w:rsidTr="00E92114">
        <w:trPr>
          <w:cantSplit/>
          <w:trHeight w:val="302"/>
          <w:jc w:val="center"/>
        </w:trPr>
        <w:tc>
          <w:tcPr>
            <w:tcW w:w="1659" w:type="dxa"/>
          </w:tcPr>
          <w:p w:rsidR="001269CA" w:rsidRPr="002C2F6D" w:rsidRDefault="001269CA" w:rsidP="005B476C">
            <w:pPr>
              <w:jc w:val="center"/>
              <w:rPr>
                <w:b/>
              </w:rPr>
            </w:pPr>
            <w:r>
              <w:rPr>
                <w:b/>
              </w:rPr>
              <w:t>Key</w:t>
            </w:r>
          </w:p>
        </w:tc>
        <w:tc>
          <w:tcPr>
            <w:tcW w:w="1755" w:type="dxa"/>
          </w:tcPr>
          <w:p w:rsidR="001269CA" w:rsidRPr="002C2F6D" w:rsidRDefault="001269CA" w:rsidP="005B476C">
            <w:pPr>
              <w:jc w:val="center"/>
              <w:rPr>
                <w:b/>
              </w:rPr>
            </w:pPr>
            <w:r>
              <w:rPr>
                <w:b/>
              </w:rPr>
              <w:t>Values</w:t>
            </w:r>
          </w:p>
        </w:tc>
        <w:tc>
          <w:tcPr>
            <w:tcW w:w="3677" w:type="dxa"/>
          </w:tcPr>
          <w:p w:rsidR="001269CA" w:rsidRDefault="001269CA" w:rsidP="005B476C">
            <w:pPr>
              <w:jc w:val="center"/>
              <w:rPr>
                <w:b/>
              </w:rPr>
            </w:pPr>
            <w:r>
              <w:rPr>
                <w:b/>
              </w:rPr>
              <w:t>Meaning</w:t>
            </w:r>
          </w:p>
        </w:tc>
        <w:tc>
          <w:tcPr>
            <w:tcW w:w="2070" w:type="dxa"/>
          </w:tcPr>
          <w:p w:rsidR="001269CA" w:rsidRPr="00D966DA" w:rsidRDefault="001269CA" w:rsidP="005B476C">
            <w:pPr>
              <w:jc w:val="center"/>
            </w:pPr>
            <w:r>
              <w:rPr>
                <w:b/>
              </w:rPr>
              <w:t>Example</w:t>
            </w:r>
            <w:del w:id="1563" w:author="Sammartano, Marc (BIC USA)" w:date="2016-04-14T16:54:00Z">
              <w:r w:rsidDel="00E92114">
                <w:delText xml:space="preserve"> </w:delText>
              </w:r>
            </w:del>
            <w:ins w:id="1564" w:author="Sammartano, Marc (BIC USA)" w:date="2016-04-14T16:54:00Z">
              <w:r w:rsidR="00E92114">
                <w:br/>
              </w:r>
            </w:ins>
            <w:r>
              <w:t>(from emulator)</w:t>
            </w:r>
          </w:p>
        </w:tc>
      </w:tr>
      <w:tr w:rsidR="00737C2D" w:rsidRPr="002C2F6D" w:rsidTr="00E92114">
        <w:trPr>
          <w:cantSplit/>
          <w:trHeight w:val="312"/>
          <w:jc w:val="center"/>
        </w:trPr>
        <w:tc>
          <w:tcPr>
            <w:tcW w:w="1659" w:type="dxa"/>
            <w:vAlign w:val="center"/>
          </w:tcPr>
          <w:p w:rsidR="00737C2D" w:rsidRPr="001839EC" w:rsidRDefault="00737C2D" w:rsidP="005B476C">
            <w:pPr>
              <w:jc w:val="center"/>
              <w:rPr>
                <w:b/>
              </w:rPr>
            </w:pPr>
            <w:r w:rsidRPr="001839EC">
              <w:rPr>
                <w:b/>
              </w:rPr>
              <w:t>Brand</w:t>
            </w:r>
          </w:p>
        </w:tc>
        <w:tc>
          <w:tcPr>
            <w:tcW w:w="1755" w:type="dxa"/>
            <w:vAlign w:val="center"/>
          </w:tcPr>
          <w:p w:rsidR="00737C2D" w:rsidRPr="005B3879" w:rsidRDefault="00737C2D" w:rsidP="005B476C">
            <w:pPr>
              <w:jc w:val="center"/>
            </w:pPr>
            <w:r>
              <w:t>Any string</w:t>
            </w:r>
          </w:p>
        </w:tc>
        <w:tc>
          <w:tcPr>
            <w:tcW w:w="3677" w:type="dxa"/>
            <w:vAlign w:val="center"/>
          </w:tcPr>
          <w:p w:rsidR="00737C2D" w:rsidRDefault="00737C2D" w:rsidP="005B476C">
            <w:r>
              <w:t>Brand name assigned by device manufacturer</w:t>
            </w:r>
          </w:p>
        </w:tc>
        <w:tc>
          <w:tcPr>
            <w:tcW w:w="2070" w:type="dxa"/>
            <w:vAlign w:val="center"/>
          </w:tcPr>
          <w:p w:rsidR="00737C2D" w:rsidRPr="005B3879" w:rsidRDefault="00737C2D" w:rsidP="005B476C">
            <w:pPr>
              <w:jc w:val="center"/>
            </w:pPr>
            <w:r>
              <w:t>generic</w:t>
            </w:r>
          </w:p>
        </w:tc>
      </w:tr>
      <w:tr w:rsidR="00737C2D" w:rsidRPr="002C2F6D" w:rsidTr="00E92114">
        <w:trPr>
          <w:cantSplit/>
          <w:trHeight w:val="312"/>
          <w:jc w:val="center"/>
        </w:trPr>
        <w:tc>
          <w:tcPr>
            <w:tcW w:w="1659" w:type="dxa"/>
            <w:vAlign w:val="center"/>
          </w:tcPr>
          <w:p w:rsidR="00737C2D" w:rsidRPr="001839EC" w:rsidRDefault="00737C2D" w:rsidP="005B476C">
            <w:pPr>
              <w:jc w:val="center"/>
              <w:rPr>
                <w:b/>
              </w:rPr>
            </w:pPr>
            <w:r w:rsidRPr="001839EC">
              <w:rPr>
                <w:b/>
              </w:rPr>
              <w:t>Model</w:t>
            </w:r>
          </w:p>
        </w:tc>
        <w:tc>
          <w:tcPr>
            <w:tcW w:w="1755" w:type="dxa"/>
            <w:vAlign w:val="center"/>
          </w:tcPr>
          <w:p w:rsidR="00737C2D" w:rsidRPr="005B3879" w:rsidRDefault="00737C2D" w:rsidP="005B476C">
            <w:pPr>
              <w:jc w:val="center"/>
            </w:pPr>
            <w:r>
              <w:t>Any string</w:t>
            </w:r>
          </w:p>
        </w:tc>
        <w:tc>
          <w:tcPr>
            <w:tcW w:w="3677" w:type="dxa"/>
            <w:vAlign w:val="center"/>
          </w:tcPr>
          <w:p w:rsidR="00737C2D" w:rsidRDefault="00737C2D" w:rsidP="005B476C">
            <w:r>
              <w:t>Model identifier assigned by device manufacturer</w:t>
            </w:r>
          </w:p>
        </w:tc>
        <w:tc>
          <w:tcPr>
            <w:tcW w:w="2070" w:type="dxa"/>
            <w:vAlign w:val="center"/>
          </w:tcPr>
          <w:p w:rsidR="00737C2D" w:rsidRPr="005B3879" w:rsidRDefault="00737C2D" w:rsidP="005B476C">
            <w:pPr>
              <w:jc w:val="center"/>
            </w:pPr>
            <w:r>
              <w:t>sdk</w:t>
            </w:r>
          </w:p>
        </w:tc>
      </w:tr>
      <w:tr w:rsidR="001269CA" w:rsidRPr="002C2F6D" w:rsidTr="00E92114">
        <w:trPr>
          <w:cantSplit/>
          <w:trHeight w:val="302"/>
          <w:jc w:val="center"/>
        </w:trPr>
        <w:tc>
          <w:tcPr>
            <w:tcW w:w="1659" w:type="dxa"/>
            <w:vAlign w:val="center"/>
          </w:tcPr>
          <w:p w:rsidR="001269CA" w:rsidRPr="001839EC" w:rsidRDefault="001269CA" w:rsidP="005B476C">
            <w:pPr>
              <w:jc w:val="center"/>
              <w:rPr>
                <w:b/>
              </w:rPr>
            </w:pPr>
            <w:r w:rsidRPr="001839EC">
              <w:rPr>
                <w:b/>
              </w:rPr>
              <w:t>Device</w:t>
            </w:r>
          </w:p>
        </w:tc>
        <w:tc>
          <w:tcPr>
            <w:tcW w:w="1755" w:type="dxa"/>
            <w:vAlign w:val="center"/>
          </w:tcPr>
          <w:p w:rsidR="001269CA" w:rsidRPr="005B3879" w:rsidRDefault="001269CA" w:rsidP="005B476C">
            <w:pPr>
              <w:jc w:val="center"/>
            </w:pPr>
            <w:r>
              <w:t>Any string</w:t>
            </w:r>
          </w:p>
        </w:tc>
        <w:tc>
          <w:tcPr>
            <w:tcW w:w="3677" w:type="dxa"/>
            <w:vAlign w:val="center"/>
          </w:tcPr>
          <w:p w:rsidR="001269CA" w:rsidRDefault="001269CA" w:rsidP="005B476C">
            <w:r>
              <w:t>Device identifier assigned by device manufacturer</w:t>
            </w:r>
          </w:p>
        </w:tc>
        <w:tc>
          <w:tcPr>
            <w:tcW w:w="2070" w:type="dxa"/>
            <w:vAlign w:val="center"/>
          </w:tcPr>
          <w:p w:rsidR="001269CA" w:rsidRPr="005B3879" w:rsidRDefault="001269CA" w:rsidP="005B476C">
            <w:pPr>
              <w:jc w:val="center"/>
            </w:pPr>
            <w:r>
              <w:t>generic</w:t>
            </w:r>
          </w:p>
        </w:tc>
      </w:tr>
      <w:tr w:rsidR="001269CA" w:rsidRPr="002C2F6D" w:rsidTr="00E92114">
        <w:trPr>
          <w:cantSplit/>
          <w:trHeight w:val="302"/>
          <w:jc w:val="center"/>
        </w:trPr>
        <w:tc>
          <w:tcPr>
            <w:tcW w:w="1659" w:type="dxa"/>
            <w:vAlign w:val="center"/>
          </w:tcPr>
          <w:p w:rsidR="001269CA" w:rsidRPr="001839EC" w:rsidRDefault="001269CA" w:rsidP="005B476C">
            <w:pPr>
              <w:jc w:val="center"/>
              <w:rPr>
                <w:b/>
              </w:rPr>
            </w:pPr>
            <w:r w:rsidRPr="001839EC">
              <w:rPr>
                <w:b/>
              </w:rPr>
              <w:t>Product</w:t>
            </w:r>
          </w:p>
        </w:tc>
        <w:tc>
          <w:tcPr>
            <w:tcW w:w="1755" w:type="dxa"/>
            <w:vAlign w:val="center"/>
          </w:tcPr>
          <w:p w:rsidR="001269CA" w:rsidRPr="005B3879" w:rsidRDefault="001269CA" w:rsidP="005B476C">
            <w:pPr>
              <w:jc w:val="center"/>
            </w:pPr>
            <w:r>
              <w:t>Any string</w:t>
            </w:r>
          </w:p>
        </w:tc>
        <w:tc>
          <w:tcPr>
            <w:tcW w:w="3677" w:type="dxa"/>
            <w:vAlign w:val="center"/>
          </w:tcPr>
          <w:p w:rsidR="001269CA" w:rsidRDefault="001269CA" w:rsidP="005B476C">
            <w:r>
              <w:t>Product identifier assigned by device manufacturer</w:t>
            </w:r>
          </w:p>
        </w:tc>
        <w:tc>
          <w:tcPr>
            <w:tcW w:w="2070" w:type="dxa"/>
            <w:vAlign w:val="center"/>
          </w:tcPr>
          <w:p w:rsidR="001269CA" w:rsidRPr="005B3879" w:rsidRDefault="001269CA" w:rsidP="005B476C">
            <w:pPr>
              <w:jc w:val="center"/>
            </w:pPr>
            <w:r>
              <w:t>sdk</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OS</w:t>
            </w:r>
          </w:p>
        </w:tc>
        <w:tc>
          <w:tcPr>
            <w:tcW w:w="1755" w:type="dxa"/>
            <w:vAlign w:val="center"/>
          </w:tcPr>
          <w:p w:rsidR="001269CA" w:rsidRPr="005B3879" w:rsidRDefault="001269CA" w:rsidP="005B476C">
            <w:pPr>
              <w:jc w:val="center"/>
            </w:pPr>
            <w:r>
              <w:t>OS Version</w:t>
            </w:r>
          </w:p>
        </w:tc>
        <w:tc>
          <w:tcPr>
            <w:tcW w:w="3677" w:type="dxa"/>
            <w:vAlign w:val="center"/>
          </w:tcPr>
          <w:p w:rsidR="001269CA" w:rsidRDefault="001269CA" w:rsidP="00743FE0">
            <w:r>
              <w:t>Android operating system version number</w:t>
            </w:r>
          </w:p>
        </w:tc>
        <w:tc>
          <w:tcPr>
            <w:tcW w:w="2070" w:type="dxa"/>
            <w:vAlign w:val="center"/>
          </w:tcPr>
          <w:p w:rsidR="001269CA" w:rsidRPr="005B3879" w:rsidRDefault="001269CA" w:rsidP="00431792">
            <w:pPr>
              <w:jc w:val="center"/>
            </w:pPr>
            <w:r>
              <w:t>4.1.2</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Language</w:t>
            </w:r>
          </w:p>
        </w:tc>
        <w:tc>
          <w:tcPr>
            <w:tcW w:w="1755" w:type="dxa"/>
            <w:vAlign w:val="center"/>
          </w:tcPr>
          <w:p w:rsidR="001269CA" w:rsidRPr="005B3879" w:rsidRDefault="001269CA" w:rsidP="00743FE0">
            <w:pPr>
              <w:jc w:val="center"/>
            </w:pPr>
            <w:r>
              <w:t>Language name</w:t>
            </w:r>
          </w:p>
        </w:tc>
        <w:tc>
          <w:tcPr>
            <w:tcW w:w="3677" w:type="dxa"/>
            <w:vAlign w:val="center"/>
          </w:tcPr>
          <w:p w:rsidR="001269CA" w:rsidRDefault="001269CA" w:rsidP="00743FE0">
            <w:r>
              <w:t>Default language of this device</w:t>
            </w:r>
          </w:p>
        </w:tc>
        <w:tc>
          <w:tcPr>
            <w:tcW w:w="2070" w:type="dxa"/>
            <w:vAlign w:val="center"/>
          </w:tcPr>
          <w:p w:rsidR="001269CA" w:rsidRPr="005B3879" w:rsidRDefault="001269CA" w:rsidP="00743FE0">
            <w:pPr>
              <w:jc w:val="center"/>
            </w:pPr>
            <w:r>
              <w:t>English</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Locale</w:t>
            </w:r>
          </w:p>
        </w:tc>
        <w:tc>
          <w:tcPr>
            <w:tcW w:w="1755" w:type="dxa"/>
            <w:vAlign w:val="center"/>
          </w:tcPr>
          <w:p w:rsidR="001269CA" w:rsidRPr="005B3879" w:rsidRDefault="001269CA" w:rsidP="00743FE0">
            <w:pPr>
              <w:jc w:val="center"/>
            </w:pPr>
            <w:r>
              <w:t>Locale code</w:t>
            </w:r>
          </w:p>
        </w:tc>
        <w:tc>
          <w:tcPr>
            <w:tcW w:w="3677" w:type="dxa"/>
            <w:vAlign w:val="center"/>
          </w:tcPr>
          <w:p w:rsidR="001269CA" w:rsidRDefault="001269CA" w:rsidP="00743FE0">
            <w:r>
              <w:t>Default locale code, typically language and country</w:t>
            </w:r>
          </w:p>
        </w:tc>
        <w:tc>
          <w:tcPr>
            <w:tcW w:w="2070" w:type="dxa"/>
            <w:vAlign w:val="center"/>
          </w:tcPr>
          <w:p w:rsidR="001269CA" w:rsidRPr="005B3879" w:rsidRDefault="001269CA" w:rsidP="00743FE0">
            <w:pPr>
              <w:jc w:val="center"/>
            </w:pPr>
            <w:r>
              <w:t>en_US</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PhoneType</w:t>
            </w:r>
          </w:p>
        </w:tc>
        <w:tc>
          <w:tcPr>
            <w:tcW w:w="1755" w:type="dxa"/>
            <w:vAlign w:val="center"/>
          </w:tcPr>
          <w:p w:rsidR="001269CA" w:rsidRPr="005B3879" w:rsidRDefault="001269CA"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77" w:type="dxa"/>
            <w:vAlign w:val="center"/>
          </w:tcPr>
          <w:p w:rsidR="001269CA" w:rsidRDefault="001269CA" w:rsidP="00734013">
            <w:r>
              <w:t>Type of phone radio in this device</w:t>
            </w:r>
          </w:p>
        </w:tc>
        <w:tc>
          <w:tcPr>
            <w:tcW w:w="2070" w:type="dxa"/>
            <w:vAlign w:val="center"/>
          </w:tcPr>
          <w:p w:rsidR="001269CA" w:rsidRPr="005B3879" w:rsidRDefault="001269CA" w:rsidP="00743FE0">
            <w:pPr>
              <w:jc w:val="center"/>
            </w:pPr>
            <w:r>
              <w:t>GSM</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lastRenderedPageBreak/>
              <w:t>PhoneNumber</w:t>
            </w:r>
          </w:p>
        </w:tc>
        <w:tc>
          <w:tcPr>
            <w:tcW w:w="1755" w:type="dxa"/>
            <w:vAlign w:val="center"/>
          </w:tcPr>
          <w:p w:rsidR="001269CA" w:rsidRPr="005B3879" w:rsidRDefault="001269CA" w:rsidP="00743FE0">
            <w:pPr>
              <w:jc w:val="center"/>
            </w:pPr>
            <w:r>
              <w:t>String of digits</w:t>
            </w:r>
          </w:p>
        </w:tc>
        <w:tc>
          <w:tcPr>
            <w:tcW w:w="3677" w:type="dxa"/>
            <w:vAlign w:val="center"/>
          </w:tcPr>
          <w:p w:rsidR="001269CA" w:rsidRDefault="001269CA" w:rsidP="00743FE0">
            <w:r>
              <w:t>Phone number registered to this device, if any</w:t>
            </w:r>
          </w:p>
        </w:tc>
        <w:tc>
          <w:tcPr>
            <w:tcW w:w="2070" w:type="dxa"/>
            <w:vAlign w:val="center"/>
          </w:tcPr>
          <w:p w:rsidR="001269CA" w:rsidRPr="005B3879" w:rsidRDefault="001269CA" w:rsidP="007908A5">
            <w:pPr>
              <w:jc w:val="center"/>
            </w:pPr>
            <w:r>
              <w:t>15555215554</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DeviceID</w:t>
            </w:r>
          </w:p>
        </w:tc>
        <w:tc>
          <w:tcPr>
            <w:tcW w:w="1755" w:type="dxa"/>
            <w:vAlign w:val="center"/>
          </w:tcPr>
          <w:p w:rsidR="001269CA" w:rsidRPr="005B3879" w:rsidRDefault="001269CA" w:rsidP="00743FE0">
            <w:pPr>
              <w:jc w:val="center"/>
            </w:pPr>
            <w:r>
              <w:t>String of digits</w:t>
            </w:r>
          </w:p>
        </w:tc>
        <w:tc>
          <w:tcPr>
            <w:tcW w:w="3677" w:type="dxa"/>
            <w:vAlign w:val="center"/>
          </w:tcPr>
          <w:p w:rsidR="001269CA" w:rsidRDefault="001269CA" w:rsidP="007908A5">
            <w:r>
              <w:t>The unique device ID, such as the IMEI</w:t>
            </w:r>
          </w:p>
        </w:tc>
        <w:tc>
          <w:tcPr>
            <w:tcW w:w="2070" w:type="dxa"/>
            <w:vAlign w:val="center"/>
          </w:tcPr>
          <w:p w:rsidR="001269CA" w:rsidRPr="005B3879" w:rsidRDefault="001269CA" w:rsidP="00D966DA">
            <w:pPr>
              <w:jc w:val="center"/>
            </w:pPr>
            <w:r>
              <w:t>000000000000000</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SIM SN</w:t>
            </w:r>
          </w:p>
        </w:tc>
        <w:tc>
          <w:tcPr>
            <w:tcW w:w="1755" w:type="dxa"/>
            <w:vAlign w:val="center"/>
          </w:tcPr>
          <w:p w:rsidR="001269CA" w:rsidRPr="005B3879" w:rsidRDefault="001269CA" w:rsidP="001839EC">
            <w:pPr>
              <w:jc w:val="center"/>
            </w:pPr>
            <w:r>
              <w:t xml:space="preserve">String of digits or </w:t>
            </w:r>
            <w:r w:rsidRPr="001839EC">
              <w:rPr>
                <w:b/>
              </w:rPr>
              <w:t>Not available</w:t>
            </w:r>
          </w:p>
        </w:tc>
        <w:tc>
          <w:tcPr>
            <w:tcW w:w="3677" w:type="dxa"/>
            <w:vAlign w:val="center"/>
          </w:tcPr>
          <w:p w:rsidR="001269CA" w:rsidRDefault="001269CA" w:rsidP="00743FE0">
            <w:r>
              <w:t>Serial number of the SIM card,</w:t>
            </w:r>
            <w:r>
              <w:br/>
              <w:t>if one is present and it is accessible</w:t>
            </w:r>
          </w:p>
        </w:tc>
        <w:tc>
          <w:tcPr>
            <w:tcW w:w="2070" w:type="dxa"/>
            <w:vAlign w:val="center"/>
          </w:tcPr>
          <w:p w:rsidR="001269CA" w:rsidRPr="005B3879" w:rsidRDefault="001269CA" w:rsidP="00D966DA">
            <w:pPr>
              <w:jc w:val="center"/>
            </w:pPr>
            <w:r>
              <w:t>89014103211118510720</w:t>
            </w:r>
          </w:p>
        </w:tc>
      </w:tr>
      <w:tr w:rsidR="001269CA" w:rsidRPr="002C2F6D" w:rsidTr="00E92114">
        <w:trPr>
          <w:cantSplit/>
          <w:trHeight w:val="302"/>
          <w:jc w:val="center"/>
        </w:trPr>
        <w:tc>
          <w:tcPr>
            <w:tcW w:w="1659" w:type="dxa"/>
            <w:vAlign w:val="center"/>
          </w:tcPr>
          <w:p w:rsidR="001269CA" w:rsidRPr="001839EC" w:rsidRDefault="001269CA" w:rsidP="001839EC">
            <w:pPr>
              <w:jc w:val="center"/>
              <w:rPr>
                <w:b/>
              </w:rPr>
            </w:pPr>
            <w:r w:rsidRPr="001839EC">
              <w:rPr>
                <w:b/>
              </w:rPr>
              <w:t>SIM MCC/MNC</w:t>
            </w:r>
          </w:p>
        </w:tc>
        <w:tc>
          <w:tcPr>
            <w:tcW w:w="1755" w:type="dxa"/>
            <w:vAlign w:val="center"/>
          </w:tcPr>
          <w:p w:rsidR="001269CA" w:rsidRPr="005B3879" w:rsidRDefault="001269CA" w:rsidP="001839EC">
            <w:pPr>
              <w:jc w:val="center"/>
            </w:pPr>
            <w:r>
              <w:t xml:space="preserve">String of digits or </w:t>
            </w:r>
            <w:r w:rsidRPr="001839EC">
              <w:rPr>
                <w:b/>
              </w:rPr>
              <w:t>Not available</w:t>
            </w:r>
          </w:p>
        </w:tc>
        <w:tc>
          <w:tcPr>
            <w:tcW w:w="3677" w:type="dxa"/>
            <w:vAlign w:val="center"/>
          </w:tcPr>
          <w:p w:rsidR="001269CA" w:rsidRDefault="001269CA" w:rsidP="001839EC">
            <w:r>
              <w:t>The "numeric name" of the provider of the SIM, if present and accessible</w:t>
            </w:r>
          </w:p>
        </w:tc>
        <w:tc>
          <w:tcPr>
            <w:tcW w:w="2070" w:type="dxa"/>
            <w:vAlign w:val="center"/>
          </w:tcPr>
          <w:p w:rsidR="001269CA" w:rsidRPr="005B3879" w:rsidRDefault="001269CA" w:rsidP="001839EC">
            <w:pPr>
              <w:jc w:val="center"/>
            </w:pPr>
            <w:r>
              <w:t>310260</w:t>
            </w:r>
          </w:p>
        </w:tc>
      </w:tr>
      <w:tr w:rsidR="001269CA" w:rsidRPr="002C2F6D" w:rsidTr="00E92114">
        <w:trPr>
          <w:cantSplit/>
          <w:trHeight w:val="302"/>
          <w:jc w:val="center"/>
        </w:trPr>
        <w:tc>
          <w:tcPr>
            <w:tcW w:w="1659" w:type="dxa"/>
            <w:vAlign w:val="center"/>
          </w:tcPr>
          <w:p w:rsidR="001269CA" w:rsidRPr="001839EC" w:rsidRDefault="001269CA" w:rsidP="00431792">
            <w:pPr>
              <w:jc w:val="center"/>
              <w:rPr>
                <w:b/>
              </w:rPr>
            </w:pPr>
            <w:r w:rsidRPr="001839EC">
              <w:rPr>
                <w:b/>
              </w:rPr>
              <w:t>SIM Provider</w:t>
            </w:r>
          </w:p>
        </w:tc>
        <w:tc>
          <w:tcPr>
            <w:tcW w:w="1755" w:type="dxa"/>
            <w:vAlign w:val="center"/>
          </w:tcPr>
          <w:p w:rsidR="001269CA" w:rsidRPr="005B3879" w:rsidRDefault="001269CA" w:rsidP="00E92114">
            <w:pPr>
              <w:jc w:val="center"/>
            </w:pPr>
            <w:r>
              <w:t>Name string</w:t>
            </w:r>
            <w:r w:rsidR="00E92114">
              <w:t xml:space="preserve"> </w:t>
            </w:r>
            <w:r>
              <w:t xml:space="preserve">or </w:t>
            </w:r>
            <w:r w:rsidRPr="001839EC">
              <w:rPr>
                <w:b/>
              </w:rPr>
              <w:t>Not available</w:t>
            </w:r>
          </w:p>
        </w:tc>
        <w:tc>
          <w:tcPr>
            <w:tcW w:w="3677" w:type="dxa"/>
            <w:vAlign w:val="center"/>
          </w:tcPr>
          <w:p w:rsidR="001269CA" w:rsidRDefault="001269CA" w:rsidP="00153A77">
            <w:r>
              <w:t>The name of the provider of the SIM, if present and accessible</w:t>
            </w:r>
          </w:p>
        </w:tc>
        <w:tc>
          <w:tcPr>
            <w:tcW w:w="2070" w:type="dxa"/>
            <w:vAlign w:val="center"/>
          </w:tcPr>
          <w:p w:rsidR="001269CA" w:rsidRPr="005B3879" w:rsidRDefault="001269CA" w:rsidP="00431792">
            <w:pPr>
              <w:jc w:val="center"/>
            </w:pPr>
            <w:r>
              <w:t>Android</w:t>
            </w:r>
          </w:p>
        </w:tc>
      </w:tr>
    </w:tbl>
    <w:p w:rsidR="00243FBA" w:rsidRDefault="00243FBA" w:rsidP="00243FBA">
      <w:pPr>
        <w:spacing w:before="120"/>
        <w:rPr>
          <w:ins w:id="1565" w:author="Sammartano, Marc (BIC USA)" w:date="2016-04-14T17:06:00Z"/>
          <w:bCs/>
        </w:rPr>
      </w:pPr>
      <w:ins w:id="1566" w:author="Sammartano, Marc (BIC USA)" w:date="2016-04-14T17:06:00Z">
        <w:r>
          <w:rPr>
            <w:bCs/>
          </w:rPr>
          <w:t>The last six items access your device</w:t>
        </w:r>
      </w:ins>
      <w:ins w:id="1567" w:author="Sammartano, Marc (BIC USA)" w:date="2016-04-14T17:10:00Z">
        <w:r>
          <w:rPr>
            <w:bCs/>
          </w:rPr>
          <w:t>’s t</w:t>
        </w:r>
      </w:ins>
      <w:ins w:id="1568" w:author="Sammartano, Marc (BIC USA)" w:date="2016-04-14T17:06:00Z">
        <w:r>
          <w:rPr>
            <w:bCs/>
          </w:rPr>
          <w:t xml:space="preserve">elephony system and SIM card. If your device has no telephone, or BASIC! does not have permission to access them, the fields are set to </w:t>
        </w:r>
      </w:ins>
      <w:ins w:id="1569" w:author="Sammartano, Marc (BIC USA)" w:date="2016-04-14T17:10:00Z">
        <w:r>
          <w:rPr>
            <w:bCs/>
          </w:rPr>
          <w:t xml:space="preserve">neutral values: </w:t>
        </w:r>
      </w:ins>
      <w:ins w:id="1570" w:author="Sammartano, Marc (BIC USA)" w:date="2016-04-14T17:06:00Z">
        <w:r>
          <w:rPr>
            <w:bCs/>
          </w:rPr>
          <w:t>"None"</w:t>
        </w:r>
      </w:ins>
      <w:ins w:id="1571" w:author="Sammartano, Marc (BIC USA)" w:date="2016-04-14T17:09:00Z">
        <w:r>
          <w:rPr>
            <w:bCs/>
          </w:rPr>
          <w:t>,</w:t>
        </w:r>
      </w:ins>
      <w:ins w:id="1572" w:author="Sammartano, Marc (BIC USA)" w:date="2016-04-14T17:06:00Z">
        <w:r>
          <w:rPr>
            <w:bCs/>
          </w:rPr>
          <w:t xml:space="preserve"> "Not available"</w:t>
        </w:r>
      </w:ins>
      <w:ins w:id="1573" w:author="Sammartano, Marc (BIC USA)" w:date="2016-04-14T17:09:00Z">
        <w:r>
          <w:rPr>
            <w:bCs/>
          </w:rPr>
          <w:t>, or a string of "</w:t>
        </w:r>
      </w:ins>
      <w:ins w:id="1574" w:author="Sammartano, Marc (BIC USA)" w:date="2016-04-14T17:10:00Z">
        <w:r>
          <w:rPr>
            <w:bCs/>
          </w:rPr>
          <w:t>0" characters</w:t>
        </w:r>
      </w:ins>
      <w:ins w:id="1575" w:author="Sammartano, Marc (BIC USA)" w:date="2016-04-14T17:06:00Z">
        <w:r>
          <w:rPr>
            <w:bCs/>
          </w:rPr>
          <w:t>.</w:t>
        </w:r>
      </w:ins>
    </w:p>
    <w:p w:rsidR="00243FBA" w:rsidRDefault="005B37AB" w:rsidP="00243FBA">
      <w:pPr>
        <w:rPr>
          <w:ins w:id="1576" w:author="Sammartano, Marc (BIC USA)" w:date="2016-04-14T17:08:00Z"/>
        </w:rPr>
      </w:pPr>
      <w:ins w:id="1577" w:author="Sammartano, Marc (BIC USA)" w:date="2016-04-14T17:11:00Z">
        <w:r>
          <w:t xml:space="preserve">In addition, there </w:t>
        </w:r>
      </w:ins>
      <w:ins w:id="1578" w:author="Sammartano, Marc (BIC USA)" w:date="2016-04-14T17:08:00Z">
        <w:r w:rsidR="00243FBA">
          <w:t>are convenience commands to retrieve only the Locale or the Language.</w:t>
        </w:r>
      </w:ins>
    </w:p>
    <w:p w:rsidR="006C13D6" w:rsidRDefault="00D966DA" w:rsidP="00243FBA">
      <w:pPr>
        <w:rPr>
          <w:ins w:id="1579" w:author="Sammartano, Marc (BIC USA)" w:date="2016-04-14T17:12:00Z"/>
        </w:rPr>
      </w:pPr>
      <w:r w:rsidRPr="005B4C2C">
        <w:t xml:space="preserve">The information returned by </w:t>
      </w:r>
      <w:del w:id="1580" w:author="Sammartano, Marc (BIC USA)" w:date="2016-04-14T17:43:00Z">
        <w:r w:rsidRPr="005B4C2C" w:rsidDel="001C5C57">
          <w:delText xml:space="preserve">the </w:delText>
        </w:r>
      </w:del>
      <w:r w:rsidRPr="005B4C2C">
        <w:rPr>
          <w:b/>
        </w:rPr>
        <w:t>Device</w:t>
      </w:r>
      <w:r w:rsidR="005B4C2C">
        <w:t xml:space="preserve"> </w:t>
      </w:r>
      <w:del w:id="1581" w:author="Sammartano, Marc (BIC USA)" w:date="2016-04-14T17:43:00Z">
        <w:r w:rsidR="005B4C2C" w:rsidDel="001C5C57">
          <w:delText xml:space="preserve">command </w:delText>
        </w:r>
      </w:del>
      <w:r w:rsidR="005B4C2C">
        <w:t>is static</w:t>
      </w:r>
      <w:r w:rsidRPr="005B4C2C">
        <w:t xml:space="preserve">. To get dynamic information, use the </w:t>
      </w:r>
      <w:r w:rsidRPr="005B4C2C">
        <w:rPr>
          <w:b/>
        </w:rPr>
        <w:t>Phone.Info</w:t>
      </w:r>
      <w:r w:rsidRPr="005B4C2C">
        <w:t xml:space="preserve"> command.</w:t>
      </w:r>
    </w:p>
    <w:p w:rsidR="005B37AB" w:rsidRDefault="005B37AB" w:rsidP="005B37AB">
      <w:pPr>
        <w:pStyle w:val="Heading3"/>
        <w:rPr>
          <w:ins w:id="1582" w:author="Sammartano, Marc (BIC USA)" w:date="2016-04-14T17:12:00Z"/>
        </w:rPr>
      </w:pPr>
      <w:bookmarkStart w:id="1583" w:name="_Toc477150950"/>
      <w:ins w:id="1584" w:author="Sammartano, Marc (BIC USA)" w:date="2016-04-14T17:12:00Z">
        <w:r>
          <w:t>Device &lt;svar&gt;</w:t>
        </w:r>
        <w:bookmarkEnd w:id="1583"/>
        <w:r>
          <w:t xml:space="preserve"> </w:t>
        </w:r>
        <w:r>
          <w:fldChar w:fldCharType="begin"/>
        </w:r>
        <w:r>
          <w:instrText xml:space="preserve"> XE "</w:instrText>
        </w:r>
        <w:r w:rsidRPr="006C2C8A">
          <w:instrText>Device &lt;svar&gt;</w:instrText>
        </w:r>
        <w:r>
          <w:instrText xml:space="preserve">" </w:instrText>
        </w:r>
        <w:r>
          <w:fldChar w:fldCharType="end"/>
        </w:r>
      </w:ins>
    </w:p>
    <w:p w:rsidR="005B37AB" w:rsidRDefault="005B37AB" w:rsidP="005B37AB">
      <w:pPr>
        <w:rPr>
          <w:ins w:id="1585" w:author="Sammartano, Marc (BIC USA)" w:date="2016-04-14T17:13:00Z"/>
        </w:rPr>
      </w:pPr>
      <w:ins w:id="1586" w:author="Sammartano, Marc (BIC USA)" w:date="2016-04-14T17:12:00Z">
        <w:r>
          <w:t xml:space="preserve">Returns information about your Android device in the string variable &lt;svar&gt;. </w:t>
        </w:r>
      </w:ins>
      <w:ins w:id="1587" w:author="Sammartano, Marc (BIC USA)" w:date="2016-04-14T17:13:00Z">
        <w:r>
          <w:t xml:space="preserve">Each </w:t>
        </w:r>
      </w:ins>
      <w:ins w:id="1588" w:author="Sammartano, Marc (BIC USA)" w:date="2016-04-14T17:21:00Z">
        <w:r>
          <w:t xml:space="preserve">item </w:t>
        </w:r>
      </w:ins>
      <w:ins w:id="1589" w:author="Sammartano, Marc (BIC USA)" w:date="2016-04-14T17:13:00Z">
        <w:r>
          <w:t>has this form:</w:t>
        </w:r>
      </w:ins>
    </w:p>
    <w:p w:rsidR="005B37AB" w:rsidRDefault="001C5C57" w:rsidP="005B37AB">
      <w:pPr>
        <w:pStyle w:val="Codeexample"/>
        <w:rPr>
          <w:ins w:id="1590" w:author="Sammartano, Marc (BIC USA)" w:date="2016-04-14T17:16:00Z"/>
          <w:rFonts w:ascii="Letter Gothic" w:hAnsi="Letter Gothic"/>
          <w:b w:val="0"/>
        </w:rPr>
      </w:pPr>
      <w:ins w:id="1591" w:author="Sammartano, Marc (BIC USA)" w:date="2016-04-14T17:46:00Z">
        <w:r>
          <w:rPr>
            <w:rFonts w:ascii="Letter Gothic" w:hAnsi="Letter Gothic"/>
            <w:b w:val="0"/>
          </w:rPr>
          <w:t>k</w:t>
        </w:r>
      </w:ins>
      <w:ins w:id="1592" w:author="Sammartano, Marc (BIC USA)" w:date="2016-04-14T17:13:00Z">
        <w:r w:rsidR="005B37AB">
          <w:rPr>
            <w:rFonts w:ascii="Letter Gothic" w:hAnsi="Letter Gothic"/>
            <w:b w:val="0"/>
          </w:rPr>
          <w:t xml:space="preserve">ey = </w:t>
        </w:r>
        <w:r>
          <w:rPr>
            <w:rFonts w:ascii="Letter Gothic" w:hAnsi="Letter Gothic"/>
            <w:b w:val="0"/>
          </w:rPr>
          <w:t>v</w:t>
        </w:r>
        <w:r w:rsidR="005B37AB">
          <w:rPr>
            <w:rFonts w:ascii="Letter Gothic" w:hAnsi="Letter Gothic"/>
            <w:b w:val="0"/>
          </w:rPr>
          <w:t>alue</w:t>
        </w:r>
      </w:ins>
    </w:p>
    <w:p w:rsidR="005B37AB" w:rsidRDefault="001C5C57" w:rsidP="005B37AB">
      <w:pPr>
        <w:rPr>
          <w:ins w:id="1593" w:author="Sammartano, Marc (BIC USA)" w:date="2016-04-14T17:24:00Z"/>
        </w:rPr>
      </w:pPr>
      <w:ins w:id="1594" w:author="Sammartano, Marc (BIC USA)" w:date="2016-04-14T17:16:00Z">
        <w:r>
          <w:t xml:space="preserve">The names </w:t>
        </w:r>
      </w:ins>
      <w:ins w:id="1595" w:author="Sammartano, Marc (BIC USA)" w:date="2016-04-14T17:46:00Z">
        <w:r w:rsidRPr="001C5C57">
          <w:rPr>
            <w:rFonts w:ascii="Letter Gothic" w:hAnsi="Letter Gothic"/>
          </w:rPr>
          <w:t>key</w:t>
        </w:r>
      </w:ins>
      <w:ins w:id="1596" w:author="Sammartano, Marc (BIC USA)" w:date="2016-04-14T17:16:00Z">
        <w:r w:rsidR="005B37AB">
          <w:t xml:space="preserve"> and </w:t>
        </w:r>
      </w:ins>
      <w:ins w:id="1597" w:author="Sammartano, Marc (BIC USA)" w:date="2016-04-14T17:47:00Z">
        <w:r w:rsidRPr="001C5C57">
          <w:rPr>
            <w:rFonts w:ascii="Letter Gothic" w:hAnsi="Letter Gothic"/>
          </w:rPr>
          <w:t>value</w:t>
        </w:r>
      </w:ins>
      <w:ins w:id="1598" w:author="Sammartano, Marc (BIC USA)" w:date="2016-04-14T17:16:00Z">
        <w:r w:rsidR="005B37AB">
          <w:t xml:space="preserve"> refer to the first two columns of the </w:t>
        </w:r>
      </w:ins>
      <w:ins w:id="1599" w:author="Sammartano, Marc (BIC USA)" w:date="2016-04-14T17:17:00Z">
        <w:r w:rsidR="005B37AB">
          <w:t xml:space="preserve">table in the </w:t>
        </w:r>
        <w:r w:rsidR="005B37AB">
          <w:rPr>
            <w:b/>
          </w:rPr>
          <w:t>Device</w:t>
        </w:r>
        <w:r w:rsidR="005B37AB">
          <w:t xml:space="preserve"> overview above.</w:t>
        </w:r>
      </w:ins>
      <w:ins w:id="1600" w:author="Sammartano, Marc (BIC USA)" w:date="2016-04-14T17:47:00Z">
        <w:r>
          <w:t xml:space="preserve"> </w:t>
        </w:r>
      </w:ins>
      <w:ins w:id="1601" w:author="Sammartano, Marc (BIC USA)" w:date="2016-04-14T17:20:00Z">
        <w:r w:rsidR="005B37AB">
          <w:t>The items are placed in a single string, separated by newline characters.</w:t>
        </w:r>
      </w:ins>
      <w:ins w:id="1602" w:author="Sammartano, Marc (BIC USA)" w:date="2016-04-14T17:48:00Z">
        <w:r>
          <w:t xml:space="preserve"> Formatted this way, i</w:t>
        </w:r>
      </w:ins>
      <w:ins w:id="1603" w:author="Sammartano, Marc (BIC USA)" w:date="2016-04-14T17:20:00Z">
        <w:r w:rsidR="005B37AB">
          <w:t xml:space="preserve">f you </w:t>
        </w:r>
        <w:r w:rsidR="005B37AB" w:rsidRPr="00C4704D">
          <w:rPr>
            <w:b/>
          </w:rPr>
          <w:t>P</w:t>
        </w:r>
      </w:ins>
      <w:ins w:id="1604" w:author="Sammartano, Marc (BIC USA)" w:date="2016-04-14T17:23:00Z">
        <w:r w:rsidR="001B27DC">
          <w:rPr>
            <w:b/>
          </w:rPr>
          <w:t>rint</w:t>
        </w:r>
      </w:ins>
      <w:ins w:id="1605" w:author="Sammartano, Marc (BIC USA)" w:date="2016-04-14T17:20:00Z">
        <w:r w:rsidR="005B37AB">
          <w:t xml:space="preserve"> the string </w:t>
        </w:r>
      </w:ins>
      <w:ins w:id="1606" w:author="Sammartano, Marc (BIC USA)" w:date="2016-04-14T17:22:00Z">
        <w:r w:rsidR="001B27DC">
          <w:t>it is displayed with one item on each line. You can separate the individual items</w:t>
        </w:r>
      </w:ins>
      <w:ins w:id="1607" w:author="Sammartano, Marc (BIC USA)" w:date="2016-04-14T17:23:00Z">
        <w:r w:rsidR="001B27DC">
          <w:t xml:space="preserve"> with </w:t>
        </w:r>
        <w:r w:rsidR="001B27DC">
          <w:rPr>
            <w:b/>
          </w:rPr>
          <w:t>Split</w:t>
        </w:r>
        <w:r w:rsidR="001B27DC">
          <w:t>:</w:t>
        </w:r>
      </w:ins>
    </w:p>
    <w:p w:rsidR="001B27DC" w:rsidRDefault="001B27DC" w:rsidP="001B27DC">
      <w:pPr>
        <w:pStyle w:val="Codeexample"/>
        <w:rPr>
          <w:ins w:id="1608" w:author="Sammartano, Marc (BIC USA)" w:date="2016-04-14T17:24:00Z"/>
          <w:rFonts w:ascii="Letter Gothic" w:hAnsi="Letter Gothic"/>
          <w:b w:val="0"/>
        </w:rPr>
      </w:pPr>
      <w:ins w:id="1609" w:author="Sammartano, Marc (BIC USA)" w:date="2016-04-14T17:24:00Z">
        <w:r>
          <w:rPr>
            <w:rFonts w:ascii="Letter Gothic" w:hAnsi="Letter Gothic"/>
            <w:b w:val="0"/>
          </w:rPr>
          <w:t>DEVICE info$</w:t>
        </w:r>
      </w:ins>
      <w:ins w:id="1610" w:author="Sammartano, Marc (BIC USA)" w:date="2016-04-14T17:34:00Z">
        <w:r w:rsidR="00367BCE">
          <w:rPr>
            <w:rFonts w:ascii="Letter Gothic" w:hAnsi="Letter Gothic"/>
            <w:b w:val="0"/>
          </w:rPr>
          <w:tab/>
        </w:r>
        <w:r w:rsidR="00367BCE">
          <w:rPr>
            <w:rFonts w:ascii="Letter Gothic" w:hAnsi="Letter Gothic"/>
            <w:b w:val="0"/>
          </w:rPr>
          <w:tab/>
        </w:r>
        <w:r w:rsidR="00367BCE">
          <w:rPr>
            <w:rFonts w:ascii="Letter Gothic" w:hAnsi="Letter Gothic"/>
            <w:b w:val="0"/>
          </w:rPr>
          <w:tab/>
        </w:r>
        <w:r w:rsidR="00367BCE">
          <w:rPr>
            <w:rFonts w:ascii="Letter Gothic" w:hAnsi="Letter Gothic"/>
            <w:b w:val="0"/>
          </w:rPr>
          <w:tab/>
          <w:t>% all info in one string</w:t>
        </w:r>
      </w:ins>
    </w:p>
    <w:p w:rsidR="001B27DC" w:rsidRDefault="001B27DC" w:rsidP="001B27DC">
      <w:pPr>
        <w:pStyle w:val="Codeexample"/>
        <w:rPr>
          <w:ins w:id="1611" w:author="Sammartano, Marc (BIC USA)" w:date="2016-04-14T17:25:00Z"/>
          <w:rFonts w:ascii="Letter Gothic" w:hAnsi="Letter Gothic"/>
          <w:b w:val="0"/>
        </w:rPr>
      </w:pPr>
      <w:ins w:id="1612" w:author="Sammartano, Marc (BIC USA)" w:date="2016-04-14T17:24:00Z">
        <w:r>
          <w:rPr>
            <w:rFonts w:ascii="Letter Gothic" w:hAnsi="Letter Gothic"/>
            <w:b w:val="0"/>
          </w:rPr>
          <w:t xml:space="preserve">SPLIT info$[], info$, </w:t>
        </w:r>
      </w:ins>
      <w:ins w:id="1613" w:author="Sammartano, Marc (BIC USA)" w:date="2016-04-14T17:33:00Z">
        <w:r w:rsidR="00367BCE">
          <w:rPr>
            <w:rFonts w:ascii="Letter Gothic" w:hAnsi="Letter Gothic"/>
            <w:b w:val="0"/>
          </w:rPr>
          <w:t>"</w:t>
        </w:r>
      </w:ins>
      <w:ins w:id="1614" w:author="Sammartano, Marc (BIC USA)" w:date="2016-04-14T17:25:00Z">
        <w:r>
          <w:rPr>
            <w:rFonts w:ascii="Letter Gothic" w:hAnsi="Letter Gothic"/>
            <w:b w:val="0"/>
          </w:rPr>
          <w:fldChar w:fldCharType="begin"/>
        </w:r>
        <w:r>
          <w:rPr>
            <w:rFonts w:ascii="Letter Gothic" w:hAnsi="Letter Gothic"/>
            <w:b w:val="0"/>
          </w:rPr>
          <w:instrText xml:space="preserve"> HYPERLINK "\\\\n" </w:instrText>
        </w:r>
        <w:r>
          <w:rPr>
            <w:rFonts w:ascii="Letter Gothic" w:hAnsi="Letter Gothic"/>
            <w:b w:val="0"/>
          </w:rPr>
          <w:fldChar w:fldCharType="separate"/>
        </w:r>
        <w:r w:rsidRPr="00521119">
          <w:rPr>
            <w:rStyle w:val="Hyperlink"/>
            <w:rFonts w:ascii="Letter Gothic" w:hAnsi="Letter Gothic"/>
            <w:b w:val="0"/>
          </w:rPr>
          <w:t>\\n</w:t>
        </w:r>
        <w:r>
          <w:rPr>
            <w:rFonts w:ascii="Letter Gothic" w:hAnsi="Letter Gothic"/>
            <w:b w:val="0"/>
          </w:rPr>
          <w:fldChar w:fldCharType="end"/>
        </w:r>
      </w:ins>
      <w:ins w:id="1615" w:author="Sammartano, Marc (BIC USA)" w:date="2016-04-14T17:33:00Z">
        <w:r w:rsidR="00367BCE">
          <w:rPr>
            <w:rFonts w:ascii="Letter Gothic" w:hAnsi="Letter Gothic"/>
            <w:b w:val="0"/>
          </w:rPr>
          <w:t>"</w:t>
        </w:r>
      </w:ins>
      <w:ins w:id="1616" w:author="Sammartano, Marc (BIC USA)" w:date="2016-04-14T17:25:00Z">
        <w:r>
          <w:rPr>
            <w:rFonts w:ascii="Letter Gothic" w:hAnsi="Letter Gothic"/>
            <w:b w:val="0"/>
          </w:rPr>
          <w:tab/>
        </w:r>
        <w:r>
          <w:rPr>
            <w:rFonts w:ascii="Letter Gothic" w:hAnsi="Letter Gothic"/>
            <w:b w:val="0"/>
          </w:rPr>
          <w:tab/>
        </w:r>
      </w:ins>
      <w:ins w:id="1617" w:author="Sammartano, Marc (BIC USA)" w:date="2016-04-14T17:26:00Z">
        <w:r>
          <w:rPr>
            <w:rFonts w:ascii="Letter Gothic" w:hAnsi="Letter Gothic"/>
            <w:b w:val="0"/>
          </w:rPr>
          <w:t xml:space="preserve">% </w:t>
        </w:r>
      </w:ins>
      <w:ins w:id="1618" w:author="Sammartano, Marc (BIC USA)" w:date="2016-04-14T17:27:00Z">
        <w:r>
          <w:rPr>
            <w:rFonts w:ascii="Letter Gothic" w:hAnsi="Letter Gothic"/>
            <w:b w:val="0"/>
          </w:rPr>
          <w:t>each array element is one item, "&lt;k&gt; = &lt;v&gt;"</w:t>
        </w:r>
      </w:ins>
    </w:p>
    <w:p w:rsidR="001B27DC" w:rsidRDefault="001B27DC" w:rsidP="001B27DC">
      <w:pPr>
        <w:pStyle w:val="Codeexample"/>
        <w:rPr>
          <w:ins w:id="1619" w:author="Sammartano, Marc (BIC USA)" w:date="2016-04-14T17:31:00Z"/>
          <w:rFonts w:ascii="Letter Gothic" w:hAnsi="Letter Gothic"/>
          <w:b w:val="0"/>
        </w:rPr>
      </w:pPr>
      <w:ins w:id="1620" w:author="Sammartano, Marc (BIC USA)" w:date="2016-04-14T17:27:00Z">
        <w:r>
          <w:rPr>
            <w:rFonts w:ascii="Letter Gothic" w:hAnsi="Letter Gothic"/>
            <w:b w:val="0"/>
          </w:rPr>
          <w:t>SPLIT</w:t>
        </w:r>
      </w:ins>
      <w:ins w:id="1621" w:author="Sammartano, Marc (BIC USA)" w:date="2016-04-14T17:25:00Z">
        <w:r>
          <w:rPr>
            <w:rFonts w:ascii="Letter Gothic" w:hAnsi="Letter Gothic"/>
            <w:b w:val="0"/>
          </w:rPr>
          <w:t xml:space="preserve"> </w:t>
        </w:r>
      </w:ins>
      <w:ins w:id="1622" w:author="Sammartano, Marc (BIC USA)" w:date="2016-04-14T17:28:00Z">
        <w:r>
          <w:rPr>
            <w:rFonts w:ascii="Letter Gothic" w:hAnsi="Letter Gothic"/>
            <w:b w:val="0"/>
          </w:rPr>
          <w:t>lang_line</w:t>
        </w:r>
      </w:ins>
      <w:ins w:id="1623" w:author="Sammartano, Marc (BIC USA)" w:date="2016-04-14T17:27:00Z">
        <w:r>
          <w:rPr>
            <w:rFonts w:ascii="Letter Gothic" w:hAnsi="Letter Gothic"/>
            <w:b w:val="0"/>
          </w:rPr>
          <w:t>$[], info$[</w:t>
        </w:r>
      </w:ins>
      <w:ins w:id="1624" w:author="Sammartano, Marc (BIC USA)" w:date="2016-04-14T17:30:00Z">
        <w:r>
          <w:rPr>
            <w:rFonts w:ascii="Letter Gothic" w:hAnsi="Letter Gothic"/>
            <w:b w:val="0"/>
          </w:rPr>
          <w:t>6</w:t>
        </w:r>
      </w:ins>
      <w:ins w:id="1625" w:author="Sammartano, Marc (BIC USA)" w:date="2016-04-14T17:27:00Z">
        <w:r>
          <w:rPr>
            <w:rFonts w:ascii="Letter Gothic" w:hAnsi="Letter Gothic"/>
            <w:b w:val="0"/>
          </w:rPr>
          <w:t>]</w:t>
        </w:r>
      </w:ins>
      <w:ins w:id="1626" w:author="Sammartano, Marc (BIC USA)" w:date="2016-04-14T17:28:00Z">
        <w:r>
          <w:rPr>
            <w:rFonts w:ascii="Letter Gothic" w:hAnsi="Letter Gothic"/>
            <w:b w:val="0"/>
          </w:rPr>
          <w:t xml:space="preserve">, </w:t>
        </w:r>
      </w:ins>
      <w:ins w:id="1627" w:author="Sammartano, Marc (BIC USA)" w:date="2016-04-14T17:29:00Z">
        <w:r>
          <w:rPr>
            <w:rFonts w:ascii="Letter Gothic" w:hAnsi="Letter Gothic"/>
            <w:b w:val="0"/>
          </w:rPr>
          <w:t>" = "</w:t>
        </w:r>
        <w:r>
          <w:rPr>
            <w:rFonts w:ascii="Letter Gothic" w:hAnsi="Letter Gothic"/>
            <w:b w:val="0"/>
          </w:rPr>
          <w:tab/>
          <w:t xml:space="preserve">% </w:t>
        </w:r>
      </w:ins>
      <w:ins w:id="1628" w:author="Sammartano, Marc (BIC USA)" w:date="2016-04-14T17:30:00Z">
        <w:r>
          <w:rPr>
            <w:rFonts w:ascii="Letter Gothic" w:hAnsi="Letter Gothic"/>
            <w:b w:val="0"/>
          </w:rPr>
          <w:t>split the Language item, two-element array</w:t>
        </w:r>
      </w:ins>
    </w:p>
    <w:p w:rsidR="001B27DC" w:rsidRPr="001B27DC" w:rsidRDefault="001B27DC" w:rsidP="001B27DC">
      <w:pPr>
        <w:pStyle w:val="Codeexample"/>
        <w:rPr>
          <w:ins w:id="1629" w:author="Sammartano, Marc (BIC USA)" w:date="2016-04-14T17:24:00Z"/>
          <w:rFonts w:ascii="Letter Gothic" w:hAnsi="Letter Gothic"/>
          <w:b w:val="0"/>
        </w:rPr>
      </w:pPr>
      <w:ins w:id="1630" w:author="Sammartano, Marc (BIC USA)" w:date="2016-04-14T17:31:00Z">
        <w:r>
          <w:rPr>
            <w:rFonts w:ascii="Letter Gothic" w:hAnsi="Letter Gothic"/>
            <w:b w:val="0"/>
          </w:rPr>
          <w:t>lang$ = lang_line</w:t>
        </w:r>
        <w:r w:rsidR="00367BCE">
          <w:rPr>
            <w:rFonts w:ascii="Letter Gothic" w:hAnsi="Letter Gothic"/>
            <w:b w:val="0"/>
          </w:rPr>
          <w:t>$</w:t>
        </w:r>
        <w:r>
          <w:rPr>
            <w:rFonts w:ascii="Letter Gothic" w:hAnsi="Letter Gothic"/>
            <w:b w:val="0"/>
          </w:rPr>
          <w:t>[2]</w:t>
        </w:r>
        <w:r w:rsidR="00367BCE">
          <w:rPr>
            <w:rFonts w:ascii="Letter Gothic" w:hAnsi="Letter Gothic"/>
            <w:b w:val="0"/>
          </w:rPr>
          <w:tab/>
        </w:r>
        <w:r w:rsidR="00367BCE">
          <w:rPr>
            <w:rFonts w:ascii="Letter Gothic" w:hAnsi="Letter Gothic"/>
            <w:b w:val="0"/>
          </w:rPr>
          <w:tab/>
        </w:r>
        <w:r w:rsidR="00367BCE">
          <w:rPr>
            <w:rFonts w:ascii="Letter Gothic" w:hAnsi="Letter Gothic"/>
            <w:b w:val="0"/>
          </w:rPr>
          <w:tab/>
          <w:t>% lang$ is the language name, like "</w:t>
        </w:r>
      </w:ins>
      <w:ins w:id="1631" w:author="Sammartano, Marc (BIC USA)" w:date="2016-04-14T17:32:00Z">
        <w:r w:rsidR="00367BCE">
          <w:rPr>
            <w:rFonts w:ascii="Letter Gothic" w:hAnsi="Letter Gothic"/>
            <w:b w:val="0"/>
          </w:rPr>
          <w:t>English"</w:t>
        </w:r>
      </w:ins>
    </w:p>
    <w:p w:rsidR="005B37AB" w:rsidRPr="007664E4" w:rsidRDefault="005B37AB" w:rsidP="005B37AB">
      <w:pPr>
        <w:pStyle w:val="Heading3"/>
        <w:rPr>
          <w:ins w:id="1632" w:author="Sammartano, Marc (BIC USA)" w:date="2016-04-14T17:12:00Z"/>
        </w:rPr>
      </w:pPr>
      <w:bookmarkStart w:id="1633" w:name="_Toc477150951"/>
      <w:ins w:id="1634" w:author="Sammartano, Marc (BIC USA)" w:date="2016-04-14T17:12:00Z">
        <w:r w:rsidRPr="007664E4">
          <w:t>Device &lt;nexp&gt;|&lt;nvar&gt;</w:t>
        </w:r>
        <w:bookmarkEnd w:id="1633"/>
        <w:r w:rsidRPr="007664E4">
          <w:fldChar w:fldCharType="begin"/>
        </w:r>
        <w:r w:rsidRPr="007664E4">
          <w:instrText xml:space="preserve"> XE "Device &lt;nexp&gt;|&lt;nvar&gt;" </w:instrText>
        </w:r>
        <w:r w:rsidRPr="007664E4">
          <w:fldChar w:fldCharType="end"/>
        </w:r>
      </w:ins>
    </w:p>
    <w:p w:rsidR="005B37AB" w:rsidRDefault="005B37AB" w:rsidP="005B37AB">
      <w:pPr>
        <w:rPr>
          <w:ins w:id="1635" w:author="Sammartano, Marc (BIC USA)" w:date="2016-04-14T17:35:00Z"/>
        </w:rPr>
      </w:pPr>
      <w:ins w:id="1636" w:author="Sammartano, Marc (BIC USA)" w:date="2016-04-14T17:12:00Z">
        <w:r>
          <w:t>Returns information about your Android device in a Bundle. If you provide a variable that is not a valid Bundle pointer, the command creates a new Bundle and returns the Bundle pointer in your variable. Otherwise it writes into the Bundle your variable or expression points to.</w:t>
        </w:r>
      </w:ins>
    </w:p>
    <w:p w:rsidR="00367BCE" w:rsidRDefault="00367BCE" w:rsidP="005B37AB">
      <w:pPr>
        <w:rPr>
          <w:ins w:id="1637" w:author="Sammartano, Marc (BIC USA)" w:date="2016-04-14T17:33:00Z"/>
        </w:rPr>
      </w:pPr>
      <w:ins w:id="1638" w:author="Sammartano, Marc (BIC USA)" w:date="2016-04-14T17:35:00Z">
        <w:r>
          <w:t xml:space="preserve">The Bundle keys are shown in the first column </w:t>
        </w:r>
      </w:ins>
      <w:ins w:id="1639" w:author="Sammartano, Marc (BIC USA)" w:date="2016-04-14T17:36:00Z">
        <w:r>
          <w:t xml:space="preserve">of the table in the </w:t>
        </w:r>
        <w:r>
          <w:rPr>
            <w:b/>
          </w:rPr>
          <w:t>Device</w:t>
        </w:r>
        <w:r>
          <w:t xml:space="preserve"> overview above.</w:t>
        </w:r>
      </w:ins>
    </w:p>
    <w:p w:rsidR="00367BCE" w:rsidRDefault="00367BCE" w:rsidP="00367BCE">
      <w:pPr>
        <w:pStyle w:val="Codeexample"/>
        <w:rPr>
          <w:ins w:id="1640" w:author="Sammartano, Marc (BIC USA)" w:date="2016-04-14T17:34:00Z"/>
          <w:rFonts w:ascii="Letter Gothic" w:hAnsi="Letter Gothic"/>
          <w:b w:val="0"/>
        </w:rPr>
      </w:pPr>
      <w:ins w:id="1641" w:author="Sammartano, Marc (BIC USA)" w:date="2016-04-14T17:33:00Z">
        <w:r>
          <w:rPr>
            <w:rFonts w:ascii="Letter Gothic" w:hAnsi="Letter Gothic"/>
            <w:b w:val="0"/>
          </w:rPr>
          <w:t>DEVICE info</w:t>
        </w:r>
      </w:ins>
      <w:ins w:id="1642" w:author="Sammartano, Marc (BIC USA)" w:date="2016-04-14T17:34:00Z">
        <w:r>
          <w:rPr>
            <w:rFonts w:ascii="Letter Gothic" w:hAnsi="Letter Gothic"/>
            <w:b w:val="0"/>
          </w:rPr>
          <w:tab/>
        </w:r>
        <w:r>
          <w:rPr>
            <w:rFonts w:ascii="Letter Gothic" w:hAnsi="Letter Gothic"/>
            <w:b w:val="0"/>
          </w:rPr>
          <w:tab/>
        </w:r>
        <w:r>
          <w:rPr>
            <w:rFonts w:ascii="Letter Gothic" w:hAnsi="Letter Gothic"/>
            <w:b w:val="0"/>
          </w:rPr>
          <w:tab/>
        </w:r>
        <w:r>
          <w:rPr>
            <w:rFonts w:ascii="Letter Gothic" w:hAnsi="Letter Gothic"/>
            <w:b w:val="0"/>
          </w:rPr>
          <w:tab/>
          <w:t>% all info in a Bundle</w:t>
        </w:r>
      </w:ins>
    </w:p>
    <w:p w:rsidR="00367BCE" w:rsidRPr="001B27DC" w:rsidRDefault="00367BCE" w:rsidP="00367BCE">
      <w:pPr>
        <w:pStyle w:val="Codeexample"/>
        <w:rPr>
          <w:ins w:id="1643" w:author="Sammartano, Marc (BIC USA)" w:date="2016-04-14T17:35:00Z"/>
          <w:rFonts w:ascii="Letter Gothic" w:hAnsi="Letter Gothic"/>
          <w:b w:val="0"/>
        </w:rPr>
      </w:pPr>
      <w:ins w:id="1644" w:author="Sammartano, Marc (BIC USA)" w:date="2016-04-14T17:34:00Z">
        <w:r>
          <w:rPr>
            <w:rFonts w:ascii="Letter Gothic" w:hAnsi="Letter Gothic"/>
            <w:b w:val="0"/>
          </w:rPr>
          <w:t>BUNDLE.GET info, "</w:t>
        </w:r>
      </w:ins>
      <w:ins w:id="1645" w:author="Sammartano, Marc (BIC USA)" w:date="2016-04-14T17:35:00Z">
        <w:r>
          <w:rPr>
            <w:rFonts w:ascii="Letter Gothic" w:hAnsi="Letter Gothic"/>
            <w:b w:val="0"/>
          </w:rPr>
          <w:t>Language", lang$</w:t>
        </w:r>
        <w:r>
          <w:rPr>
            <w:rFonts w:ascii="Letter Gothic" w:hAnsi="Letter Gothic"/>
            <w:b w:val="0"/>
          </w:rPr>
          <w:tab/>
          <w:t>% lang$ is the language name, like "English"</w:t>
        </w:r>
      </w:ins>
    </w:p>
    <w:p w:rsidR="005B37AB" w:rsidRDefault="005B37AB" w:rsidP="005B37AB">
      <w:pPr>
        <w:pStyle w:val="Heading3"/>
        <w:rPr>
          <w:ins w:id="1646" w:author="Sammartano, Marc (BIC USA)" w:date="2016-04-14T17:12:00Z"/>
        </w:rPr>
      </w:pPr>
      <w:bookmarkStart w:id="1647" w:name="_Toc477150952"/>
      <w:ins w:id="1648" w:author="Sammartano, Marc (BIC USA)" w:date="2016-04-14T17:12:00Z">
        <w:r>
          <w:t>Device.Language &lt;svar&gt;</w:t>
        </w:r>
        <w:bookmarkEnd w:id="1647"/>
        <w:r>
          <w:fldChar w:fldCharType="begin"/>
        </w:r>
        <w:r>
          <w:instrText xml:space="preserve"> XE "</w:instrText>
        </w:r>
        <w:r w:rsidRPr="006C2C8A">
          <w:instrText>Device</w:instrText>
        </w:r>
        <w:r>
          <w:instrText>.Language</w:instrText>
        </w:r>
        <w:r w:rsidRPr="006C2C8A">
          <w:instrText xml:space="preserve"> &lt;svar&gt;</w:instrText>
        </w:r>
        <w:r>
          <w:instrText xml:space="preserve">" </w:instrText>
        </w:r>
        <w:r>
          <w:fldChar w:fldCharType="end"/>
        </w:r>
      </w:ins>
    </w:p>
    <w:p w:rsidR="005B37AB" w:rsidRDefault="005B37AB" w:rsidP="005B37AB">
      <w:pPr>
        <w:rPr>
          <w:ins w:id="1649" w:author="Sammartano, Marc (BIC USA)" w:date="2016-04-14T17:12:00Z"/>
        </w:rPr>
      </w:pPr>
      <w:ins w:id="1650" w:author="Sammartano, Marc (BIC USA)" w:date="2016-04-14T17:12:00Z">
        <w:r>
          <w:t>Returns the default language of the device as a human-readable string value in string variable &lt;svar&gt;.</w:t>
        </w:r>
      </w:ins>
    </w:p>
    <w:p w:rsidR="005B37AB" w:rsidRPr="00105A86" w:rsidRDefault="005B37AB" w:rsidP="005B37AB">
      <w:pPr>
        <w:rPr>
          <w:ins w:id="1651" w:author="Sammartano, Marc (BIC USA)" w:date="2016-04-14T17:12:00Z"/>
        </w:rPr>
      </w:pPr>
      <w:ins w:id="1652" w:author="Sammartano, Marc (BIC USA)" w:date="2016-04-14T17:12:00Z">
        <w:r>
          <w:t xml:space="preserve">This convenience shortcut returns the same value as the "Language" key of the Bundle returned by the numeric form of the </w:t>
        </w:r>
        <w:r>
          <w:rPr>
            <w:b/>
          </w:rPr>
          <w:t>Device</w:t>
        </w:r>
        <w:r>
          <w:t xml:space="preserve"> command.</w:t>
        </w:r>
      </w:ins>
    </w:p>
    <w:p w:rsidR="005B37AB" w:rsidRDefault="005B37AB" w:rsidP="005B37AB">
      <w:pPr>
        <w:pStyle w:val="Heading3"/>
        <w:rPr>
          <w:ins w:id="1653" w:author="Sammartano, Marc (BIC USA)" w:date="2016-04-14T17:12:00Z"/>
        </w:rPr>
      </w:pPr>
      <w:bookmarkStart w:id="1654" w:name="_Toc477150953"/>
      <w:ins w:id="1655" w:author="Sammartano, Marc (BIC USA)" w:date="2016-04-14T17:12:00Z">
        <w:r>
          <w:lastRenderedPageBreak/>
          <w:t>Device.</w:t>
        </w:r>
        <w:r w:rsidRPr="00105A86">
          <w:t xml:space="preserve"> </w:t>
        </w:r>
        <w:r>
          <w:t>Locale</w:t>
        </w:r>
        <w:r w:rsidRPr="006C2C8A">
          <w:t xml:space="preserve"> </w:t>
        </w:r>
        <w:r>
          <w:t>&lt;svar&gt;</w:t>
        </w:r>
        <w:bookmarkEnd w:id="1654"/>
        <w:r>
          <w:fldChar w:fldCharType="begin"/>
        </w:r>
        <w:r>
          <w:instrText xml:space="preserve"> XE "</w:instrText>
        </w:r>
        <w:r w:rsidRPr="006C2C8A">
          <w:instrText>Device</w:instrText>
        </w:r>
        <w:r>
          <w:instrText>.Locale</w:instrText>
        </w:r>
        <w:r w:rsidRPr="006C2C8A">
          <w:instrText xml:space="preserve"> &lt;svar&gt;</w:instrText>
        </w:r>
        <w:r>
          <w:instrText xml:space="preserve">" </w:instrText>
        </w:r>
        <w:r>
          <w:fldChar w:fldCharType="end"/>
        </w:r>
      </w:ins>
    </w:p>
    <w:p w:rsidR="005B37AB" w:rsidRDefault="005B37AB" w:rsidP="005B37AB">
      <w:pPr>
        <w:rPr>
          <w:ins w:id="1656" w:author="Sammartano, Marc (BIC USA)" w:date="2016-04-14T17:12:00Z"/>
        </w:rPr>
      </w:pPr>
      <w:ins w:id="1657" w:author="Sammartano, Marc (BIC USA)" w:date="2016-04-14T17:12:00Z">
        <w:r>
          <w:t>Returns the default locale code of the device in standard Locale format, typically including the language and country codes.</w:t>
        </w:r>
      </w:ins>
    </w:p>
    <w:p w:rsidR="005B37AB" w:rsidRPr="005B4C2C" w:rsidRDefault="005B37AB" w:rsidP="005B37AB">
      <w:ins w:id="1658" w:author="Sammartano, Marc (BIC USA)" w:date="2016-04-14T17:12:00Z">
        <w:r>
          <w:t xml:space="preserve">This convenience shortcut returns the same value as the "Locale" key of the Bundle returned by the numeric form of the </w:t>
        </w:r>
        <w:r>
          <w:rPr>
            <w:b/>
          </w:rPr>
          <w:t>Device</w:t>
        </w:r>
        <w:r>
          <w:t xml:space="preserve"> command.</w:t>
        </w:r>
      </w:ins>
    </w:p>
    <w:p w:rsidR="00322AA4" w:rsidRDefault="00322AA4" w:rsidP="00322AA4">
      <w:pPr>
        <w:pStyle w:val="Heading2"/>
      </w:pPr>
      <w:bookmarkStart w:id="1659" w:name="_Toc477150954"/>
      <w:r>
        <w:t>Phone.info &lt;n</w:t>
      </w:r>
      <w:r w:rsidR="00526973">
        <w:t>exp</w:t>
      </w:r>
      <w:r>
        <w:t>&gt;|&lt;n</w:t>
      </w:r>
      <w:r w:rsidR="00526973">
        <w:t>var</w:t>
      </w:r>
      <w:r>
        <w:t>&gt;</w:t>
      </w:r>
      <w:bookmarkEnd w:id="1659"/>
      <w:r>
        <w:fldChar w:fldCharType="begin"/>
      </w:r>
      <w:r>
        <w:instrText xml:space="preserve"> XE "Phone.info &lt;n</w:instrText>
      </w:r>
      <w:r w:rsidR="00526973">
        <w:instrText>exp</w:instrText>
      </w:r>
      <w:r w:rsidRPr="006C2C8A">
        <w:instrText>&gt;</w:instrText>
      </w:r>
      <w:r>
        <w:instrText>|&lt;n</w:instrText>
      </w:r>
      <w:r w:rsidR="00526973">
        <w:instrText>var</w:instrText>
      </w:r>
      <w:r>
        <w:instrText xml:space="preserve">&gt;" </w:instrText>
      </w:r>
      <w:r>
        <w:fldChar w:fldCharType="end"/>
      </w:r>
    </w:p>
    <w:p w:rsidR="00322AA4" w:rsidRDefault="00322AA4" w:rsidP="00322AA4">
      <w:r>
        <w:t>Returns information about the telephony radio in your Android device, if it has one. The information is placed in a Bundle. If you provide a variable that is not a valid Bundle pointer, the command creates a new Bundle and returns the Bundle pointer in your variable. Otherwise it writes into the Bundle your variable or expression points to.</w:t>
      </w:r>
    </w:p>
    <w:p w:rsidR="00322AA4" w:rsidRDefault="00322AA4" w:rsidP="00322AA4">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rsidTr="00B6277C">
        <w:trPr>
          <w:trHeight w:val="302"/>
          <w:jc w:val="center"/>
        </w:trPr>
        <w:tc>
          <w:tcPr>
            <w:tcW w:w="1524" w:type="dxa"/>
          </w:tcPr>
          <w:p w:rsidR="00322AA4" w:rsidRPr="002C2F6D" w:rsidRDefault="00322AA4" w:rsidP="00B6277C">
            <w:pPr>
              <w:keepNext/>
              <w:jc w:val="center"/>
              <w:rPr>
                <w:b/>
              </w:rPr>
            </w:pPr>
            <w:r>
              <w:rPr>
                <w:b/>
              </w:rPr>
              <w:t>Key</w:t>
            </w:r>
          </w:p>
        </w:tc>
        <w:tc>
          <w:tcPr>
            <w:tcW w:w="663" w:type="dxa"/>
          </w:tcPr>
          <w:p w:rsidR="00322AA4" w:rsidRDefault="00322AA4" w:rsidP="00B6277C">
            <w:pPr>
              <w:keepNext/>
              <w:jc w:val="center"/>
              <w:rPr>
                <w:b/>
              </w:rPr>
            </w:pPr>
            <w:r>
              <w:rPr>
                <w:b/>
              </w:rPr>
              <w:t>Type</w:t>
            </w:r>
          </w:p>
        </w:tc>
        <w:tc>
          <w:tcPr>
            <w:tcW w:w="3207" w:type="dxa"/>
          </w:tcPr>
          <w:p w:rsidR="00322AA4" w:rsidRPr="002C2F6D" w:rsidRDefault="00322AA4" w:rsidP="00B6277C">
            <w:pPr>
              <w:keepNext/>
              <w:jc w:val="center"/>
              <w:rPr>
                <w:b/>
              </w:rPr>
            </w:pPr>
            <w:r>
              <w:rPr>
                <w:b/>
              </w:rPr>
              <w:t>Values</w:t>
            </w:r>
          </w:p>
        </w:tc>
        <w:tc>
          <w:tcPr>
            <w:tcW w:w="2790" w:type="dxa"/>
          </w:tcPr>
          <w:p w:rsidR="00322AA4" w:rsidRDefault="00322AA4" w:rsidP="00B6277C">
            <w:pPr>
              <w:keepNext/>
              <w:jc w:val="center"/>
              <w:rPr>
                <w:b/>
              </w:rPr>
            </w:pPr>
            <w:r>
              <w:rPr>
                <w:b/>
              </w:rPr>
              <w:t>Meaning</w:t>
            </w:r>
          </w:p>
        </w:tc>
        <w:tc>
          <w:tcPr>
            <w:tcW w:w="1344" w:type="dxa"/>
          </w:tcPr>
          <w:p w:rsidR="00322AA4" w:rsidRPr="00D966DA" w:rsidRDefault="00322AA4" w:rsidP="00B6277C">
            <w:pPr>
              <w:keepNext/>
              <w:jc w:val="center"/>
            </w:pPr>
            <w:r>
              <w:rPr>
                <w:b/>
              </w:rPr>
              <w:t>Example</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PhoneType</w:t>
            </w:r>
          </w:p>
        </w:tc>
        <w:tc>
          <w:tcPr>
            <w:tcW w:w="663" w:type="dxa"/>
            <w:vAlign w:val="center"/>
          </w:tcPr>
          <w:p w:rsidR="00322AA4" w:rsidRDefault="00322AA4" w:rsidP="00B6277C">
            <w:pPr>
              <w:keepNext/>
              <w:jc w:val="center"/>
            </w:pPr>
            <w:r>
              <w:t>S</w:t>
            </w:r>
          </w:p>
        </w:tc>
        <w:tc>
          <w:tcPr>
            <w:tcW w:w="3207" w:type="dxa"/>
            <w:vAlign w:val="center"/>
          </w:tcPr>
          <w:p w:rsidR="00322AA4" w:rsidRPr="005B3879" w:rsidRDefault="00322AA4" w:rsidP="00B6277C">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322AA4" w:rsidRDefault="00322AA4" w:rsidP="00B6277C">
            <w:pPr>
              <w:keepNext/>
            </w:pPr>
            <w:r>
              <w:t>Type of phone radio in this device</w:t>
            </w:r>
          </w:p>
        </w:tc>
        <w:tc>
          <w:tcPr>
            <w:tcW w:w="1344" w:type="dxa"/>
            <w:vAlign w:val="center"/>
          </w:tcPr>
          <w:p w:rsidR="00322AA4" w:rsidRPr="005B3879" w:rsidRDefault="00322AA4" w:rsidP="00B6277C">
            <w:pPr>
              <w:keepNext/>
              <w:jc w:val="center"/>
            </w:pPr>
            <w:r>
              <w:t>GSM</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NetworkType</w:t>
            </w:r>
          </w:p>
        </w:tc>
        <w:tc>
          <w:tcPr>
            <w:tcW w:w="663" w:type="dxa"/>
            <w:vAlign w:val="center"/>
          </w:tcPr>
          <w:p w:rsidR="00322AA4" w:rsidRDefault="00322AA4" w:rsidP="00B6277C">
            <w:pPr>
              <w:keepNext/>
              <w:jc w:val="center"/>
            </w:pPr>
            <w:r>
              <w:t>S</w:t>
            </w:r>
          </w:p>
        </w:tc>
        <w:tc>
          <w:tcPr>
            <w:tcW w:w="3207" w:type="dxa"/>
            <w:vAlign w:val="center"/>
          </w:tcPr>
          <w:p w:rsidR="00322AA4" w:rsidRDefault="00322AA4" w:rsidP="00B6277C">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322AA4" w:rsidRPr="00E4362C" w:rsidRDefault="00322AA4" w:rsidP="00B6277C">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322AA4" w:rsidRDefault="00322AA4" w:rsidP="00B6277C">
            <w:pPr>
              <w:keepNext/>
            </w:pPr>
            <w:r>
              <w:t>Network type of the current data connection</w:t>
            </w:r>
          </w:p>
        </w:tc>
        <w:tc>
          <w:tcPr>
            <w:tcW w:w="1344" w:type="dxa"/>
            <w:vAlign w:val="center"/>
          </w:tcPr>
          <w:p w:rsidR="00322AA4" w:rsidRPr="005B3879" w:rsidRDefault="00322AA4" w:rsidP="00B6277C">
            <w:pPr>
              <w:keepNext/>
              <w:jc w:val="center"/>
            </w:pPr>
            <w:r>
              <w:t>LTE</w:t>
            </w:r>
          </w:p>
        </w:tc>
      </w:tr>
    </w:tbl>
    <w:p w:rsidR="00322AA4" w:rsidRDefault="00322AA4" w:rsidP="00322AA4">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322AA4" w:rsidRDefault="00322AA4" w:rsidP="00322AA4">
      <w:pPr>
        <w:keepNext/>
        <w:spacing w:before="120"/>
      </w:pPr>
      <w:r>
        <w:t xml:space="preserve">If the </w:t>
      </w:r>
      <w:r w:rsidRPr="005313DA">
        <w:rPr>
          <w:b/>
        </w:rPr>
        <w:t>PhoneType</w:t>
      </w:r>
      <w:r>
        <w:t xml:space="preserve"> is </w:t>
      </w:r>
      <w:r w:rsidRPr="005313DA">
        <w:rPr>
          <w:b/>
        </w:rPr>
        <w:t>GSM</w:t>
      </w:r>
      <w:r>
        <w:t xml:space="preserve"> and the phone is registered to a network,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rsidTr="00B6277C">
        <w:trPr>
          <w:trHeight w:val="302"/>
          <w:jc w:val="center"/>
        </w:trPr>
        <w:tc>
          <w:tcPr>
            <w:tcW w:w="1524" w:type="dxa"/>
          </w:tcPr>
          <w:p w:rsidR="00322AA4" w:rsidRPr="002C2F6D" w:rsidRDefault="00322AA4" w:rsidP="00B6277C">
            <w:pPr>
              <w:keepNext/>
              <w:jc w:val="center"/>
              <w:rPr>
                <w:b/>
              </w:rPr>
            </w:pPr>
            <w:r>
              <w:rPr>
                <w:b/>
              </w:rPr>
              <w:t>Key</w:t>
            </w:r>
          </w:p>
        </w:tc>
        <w:tc>
          <w:tcPr>
            <w:tcW w:w="663" w:type="dxa"/>
          </w:tcPr>
          <w:p w:rsidR="00322AA4" w:rsidRDefault="00322AA4" w:rsidP="00B6277C">
            <w:pPr>
              <w:keepNext/>
              <w:jc w:val="center"/>
              <w:rPr>
                <w:b/>
              </w:rPr>
            </w:pPr>
            <w:r>
              <w:rPr>
                <w:b/>
              </w:rPr>
              <w:t>Type</w:t>
            </w:r>
          </w:p>
        </w:tc>
        <w:tc>
          <w:tcPr>
            <w:tcW w:w="3207" w:type="dxa"/>
          </w:tcPr>
          <w:p w:rsidR="00322AA4" w:rsidRPr="002C2F6D" w:rsidRDefault="00322AA4" w:rsidP="00B6277C">
            <w:pPr>
              <w:keepNext/>
              <w:jc w:val="center"/>
              <w:rPr>
                <w:b/>
              </w:rPr>
            </w:pPr>
            <w:r>
              <w:rPr>
                <w:b/>
              </w:rPr>
              <w:t>Values</w:t>
            </w:r>
          </w:p>
        </w:tc>
        <w:tc>
          <w:tcPr>
            <w:tcW w:w="2790" w:type="dxa"/>
          </w:tcPr>
          <w:p w:rsidR="00322AA4" w:rsidRDefault="00322AA4" w:rsidP="00B6277C">
            <w:pPr>
              <w:keepNext/>
              <w:jc w:val="center"/>
              <w:rPr>
                <w:b/>
              </w:rPr>
            </w:pPr>
            <w:r>
              <w:rPr>
                <w:b/>
              </w:rPr>
              <w:t>Meaning</w:t>
            </w:r>
          </w:p>
        </w:tc>
        <w:tc>
          <w:tcPr>
            <w:tcW w:w="1344" w:type="dxa"/>
          </w:tcPr>
          <w:p w:rsidR="00322AA4" w:rsidRPr="00D966DA" w:rsidRDefault="00322AA4" w:rsidP="00B6277C">
            <w:pPr>
              <w:keepNext/>
              <w:jc w:val="center"/>
            </w:pPr>
            <w:r>
              <w:rPr>
                <w:b/>
              </w:rPr>
              <w:t>Example</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CID</w:t>
            </w:r>
          </w:p>
        </w:tc>
        <w:tc>
          <w:tcPr>
            <w:tcW w:w="663" w:type="dxa"/>
            <w:vAlign w:val="center"/>
          </w:tcPr>
          <w:p w:rsidR="00322AA4" w:rsidRDefault="00322AA4" w:rsidP="00B6277C">
            <w:pPr>
              <w:keepNext/>
              <w:jc w:val="center"/>
            </w:pPr>
            <w:r>
              <w:t>N</w:t>
            </w:r>
          </w:p>
        </w:tc>
        <w:tc>
          <w:tcPr>
            <w:tcW w:w="3207" w:type="dxa"/>
            <w:vAlign w:val="center"/>
          </w:tcPr>
          <w:p w:rsidR="00322AA4" w:rsidRPr="005313DA" w:rsidRDefault="00322AA4" w:rsidP="00B6277C">
            <w:pPr>
              <w:keepNext/>
              <w:jc w:val="center"/>
            </w:pPr>
            <w:r>
              <w:t>A positive number</w:t>
            </w:r>
            <w:r>
              <w:br/>
              <w:t>or -1 if CID is unknown</w:t>
            </w:r>
          </w:p>
        </w:tc>
        <w:tc>
          <w:tcPr>
            <w:tcW w:w="2790" w:type="dxa"/>
            <w:vAlign w:val="center"/>
          </w:tcPr>
          <w:p w:rsidR="00322AA4" w:rsidRDefault="00322AA4" w:rsidP="00B6277C">
            <w:pPr>
              <w:keepNext/>
            </w:pPr>
            <w:r>
              <w:t>GSM Cell ID</w:t>
            </w:r>
          </w:p>
        </w:tc>
        <w:tc>
          <w:tcPr>
            <w:tcW w:w="1344" w:type="dxa"/>
            <w:vAlign w:val="center"/>
          </w:tcPr>
          <w:p w:rsidR="00322AA4" w:rsidRPr="005B3879" w:rsidRDefault="00322AA4" w:rsidP="00B6277C">
            <w:pPr>
              <w:keepNext/>
              <w:jc w:val="center"/>
            </w:pPr>
            <w:r>
              <w:t>342298497</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LAC</w:t>
            </w:r>
          </w:p>
        </w:tc>
        <w:tc>
          <w:tcPr>
            <w:tcW w:w="663" w:type="dxa"/>
            <w:vAlign w:val="center"/>
          </w:tcPr>
          <w:p w:rsidR="00322AA4" w:rsidRDefault="00322AA4" w:rsidP="00B6277C">
            <w:pPr>
              <w:keepNext/>
              <w:jc w:val="center"/>
            </w:pPr>
            <w:r>
              <w:t>N</w:t>
            </w:r>
          </w:p>
        </w:tc>
        <w:tc>
          <w:tcPr>
            <w:tcW w:w="3207" w:type="dxa"/>
            <w:vAlign w:val="center"/>
          </w:tcPr>
          <w:p w:rsidR="00322AA4" w:rsidRPr="00E4362C" w:rsidRDefault="00322AA4" w:rsidP="00B6277C">
            <w:pPr>
              <w:keepNext/>
              <w:jc w:val="center"/>
            </w:pPr>
            <w:r>
              <w:t>A positive number</w:t>
            </w:r>
            <w:r>
              <w:br/>
              <w:t>or -1 if LAC is unknown</w:t>
            </w:r>
          </w:p>
        </w:tc>
        <w:tc>
          <w:tcPr>
            <w:tcW w:w="2790" w:type="dxa"/>
            <w:vAlign w:val="center"/>
          </w:tcPr>
          <w:p w:rsidR="00322AA4" w:rsidRDefault="00322AA4" w:rsidP="00B6277C">
            <w:pPr>
              <w:keepNext/>
            </w:pPr>
            <w:r>
              <w:t>GSM Location Area Code</w:t>
            </w:r>
          </w:p>
        </w:tc>
        <w:tc>
          <w:tcPr>
            <w:tcW w:w="1344" w:type="dxa"/>
            <w:vAlign w:val="center"/>
          </w:tcPr>
          <w:p w:rsidR="00322AA4" w:rsidRPr="005B3879" w:rsidRDefault="00322AA4" w:rsidP="00B6277C">
            <w:pPr>
              <w:keepNext/>
              <w:jc w:val="center"/>
            </w:pPr>
            <w:r>
              <w:t>11090</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MCC/MNC</w:t>
            </w:r>
          </w:p>
        </w:tc>
        <w:tc>
          <w:tcPr>
            <w:tcW w:w="663" w:type="dxa"/>
            <w:vAlign w:val="center"/>
          </w:tcPr>
          <w:p w:rsidR="00322AA4" w:rsidRDefault="00322AA4" w:rsidP="00B6277C">
            <w:pPr>
              <w:keepNext/>
              <w:jc w:val="center"/>
            </w:pPr>
            <w:r>
              <w:t>S</w:t>
            </w:r>
          </w:p>
        </w:tc>
        <w:tc>
          <w:tcPr>
            <w:tcW w:w="3207" w:type="dxa"/>
            <w:vAlign w:val="center"/>
          </w:tcPr>
          <w:p w:rsidR="00322AA4" w:rsidRPr="00E4362C" w:rsidRDefault="00322AA4" w:rsidP="00B6277C">
            <w:pPr>
              <w:keepNext/>
              <w:jc w:val="center"/>
            </w:pPr>
            <w:r>
              <w:t>String of 5 or 6 decimal digits</w:t>
            </w:r>
          </w:p>
        </w:tc>
        <w:tc>
          <w:tcPr>
            <w:tcW w:w="2790" w:type="dxa"/>
            <w:vAlign w:val="center"/>
          </w:tcPr>
          <w:p w:rsidR="00322AA4" w:rsidRDefault="00322AA4" w:rsidP="00B6277C">
            <w:pPr>
              <w:keepNext/>
            </w:pPr>
            <w:r>
              <w:t>The "numeric name" of the registered network operator</w:t>
            </w:r>
          </w:p>
        </w:tc>
        <w:tc>
          <w:tcPr>
            <w:tcW w:w="1344" w:type="dxa"/>
            <w:vAlign w:val="center"/>
          </w:tcPr>
          <w:p w:rsidR="00322AA4" w:rsidRPr="005B3879" w:rsidRDefault="00322AA4" w:rsidP="00B6277C">
            <w:pPr>
              <w:keepNext/>
              <w:jc w:val="center"/>
            </w:pPr>
            <w:r>
              <w:t>310260</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Operator</w:t>
            </w:r>
          </w:p>
        </w:tc>
        <w:tc>
          <w:tcPr>
            <w:tcW w:w="663" w:type="dxa"/>
            <w:vAlign w:val="center"/>
          </w:tcPr>
          <w:p w:rsidR="00322AA4" w:rsidRDefault="00322AA4" w:rsidP="00B6277C">
            <w:pPr>
              <w:keepNext/>
              <w:jc w:val="center"/>
            </w:pPr>
            <w:r>
              <w:t>N</w:t>
            </w:r>
          </w:p>
        </w:tc>
        <w:tc>
          <w:tcPr>
            <w:tcW w:w="3207" w:type="dxa"/>
            <w:vAlign w:val="center"/>
          </w:tcPr>
          <w:p w:rsidR="00322AA4" w:rsidRPr="00E4362C" w:rsidRDefault="00322AA4" w:rsidP="00B6277C">
            <w:pPr>
              <w:keepNext/>
              <w:jc w:val="center"/>
            </w:pPr>
            <w:r>
              <w:t>A name string</w:t>
            </w:r>
          </w:p>
        </w:tc>
        <w:tc>
          <w:tcPr>
            <w:tcW w:w="2790" w:type="dxa"/>
            <w:vAlign w:val="center"/>
          </w:tcPr>
          <w:p w:rsidR="00322AA4" w:rsidRDefault="00322AA4" w:rsidP="00B6277C">
            <w:pPr>
              <w:keepNext/>
            </w:pPr>
            <w:r>
              <w:t>The name of the operator of the registered network</w:t>
            </w:r>
          </w:p>
        </w:tc>
        <w:tc>
          <w:tcPr>
            <w:tcW w:w="1344" w:type="dxa"/>
            <w:vAlign w:val="center"/>
          </w:tcPr>
          <w:p w:rsidR="00322AA4" w:rsidRPr="005B3879" w:rsidRDefault="00322AA4" w:rsidP="00B6277C">
            <w:pPr>
              <w:keepNext/>
              <w:jc w:val="center"/>
            </w:pPr>
            <w:r>
              <w:t>T-Mobile</w:t>
            </w:r>
          </w:p>
        </w:tc>
      </w:tr>
    </w:tbl>
    <w:p w:rsidR="00322AA4" w:rsidRDefault="00322AA4" w:rsidP="00322AA4">
      <w:pPr>
        <w:spacing w:before="120"/>
      </w:pPr>
      <w:r>
        <w:t>The "numeric name" is made up of the Mobile Country Code (MCC) and Mobile Network Code (MNC).</w:t>
      </w:r>
    </w:p>
    <w:p w:rsidR="00322AA4" w:rsidRDefault="00322AA4" w:rsidP="00322AA4">
      <w:pPr>
        <w:keepNext/>
        <w:spacing w:before="120"/>
      </w:pPr>
      <w:r>
        <w:lastRenderedPageBreak/>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22AA4" w:rsidRPr="002C2F6D" w:rsidTr="007664E4">
        <w:trPr>
          <w:cantSplit/>
          <w:trHeight w:val="302"/>
          <w:jc w:val="center"/>
        </w:trPr>
        <w:tc>
          <w:tcPr>
            <w:tcW w:w="1423" w:type="dxa"/>
          </w:tcPr>
          <w:p w:rsidR="00322AA4" w:rsidRPr="002C2F6D" w:rsidRDefault="00322AA4" w:rsidP="00B6277C">
            <w:pPr>
              <w:keepNext/>
              <w:jc w:val="center"/>
              <w:rPr>
                <w:b/>
              </w:rPr>
            </w:pPr>
            <w:r>
              <w:rPr>
                <w:b/>
              </w:rPr>
              <w:t>Key</w:t>
            </w:r>
          </w:p>
        </w:tc>
        <w:tc>
          <w:tcPr>
            <w:tcW w:w="720" w:type="dxa"/>
          </w:tcPr>
          <w:p w:rsidR="00322AA4" w:rsidRDefault="00322AA4" w:rsidP="00B6277C">
            <w:pPr>
              <w:keepNext/>
              <w:jc w:val="center"/>
              <w:rPr>
                <w:b/>
              </w:rPr>
            </w:pPr>
            <w:r>
              <w:rPr>
                <w:b/>
              </w:rPr>
              <w:t>Type</w:t>
            </w:r>
          </w:p>
        </w:tc>
        <w:tc>
          <w:tcPr>
            <w:tcW w:w="3240" w:type="dxa"/>
          </w:tcPr>
          <w:p w:rsidR="00322AA4" w:rsidRPr="002C2F6D" w:rsidRDefault="00322AA4" w:rsidP="00B6277C">
            <w:pPr>
              <w:keepNext/>
              <w:jc w:val="center"/>
              <w:rPr>
                <w:b/>
              </w:rPr>
            </w:pPr>
            <w:r>
              <w:rPr>
                <w:b/>
              </w:rPr>
              <w:t>Values</w:t>
            </w:r>
          </w:p>
        </w:tc>
        <w:tc>
          <w:tcPr>
            <w:tcW w:w="4122" w:type="dxa"/>
          </w:tcPr>
          <w:p w:rsidR="00322AA4" w:rsidRDefault="00322AA4" w:rsidP="00B6277C">
            <w:pPr>
              <w:keepNext/>
              <w:jc w:val="center"/>
              <w:rPr>
                <w:b/>
              </w:rPr>
            </w:pPr>
            <w:r>
              <w:rPr>
                <w:b/>
              </w:rPr>
              <w:t>Meaning</w:t>
            </w:r>
          </w:p>
        </w:tc>
      </w:tr>
      <w:tr w:rsidR="00322AA4" w:rsidRPr="002C2F6D" w:rsidTr="007664E4">
        <w:trPr>
          <w:cantSplit/>
          <w:trHeight w:val="302"/>
          <w:jc w:val="center"/>
        </w:trPr>
        <w:tc>
          <w:tcPr>
            <w:tcW w:w="1423" w:type="dxa"/>
            <w:vAlign w:val="center"/>
          </w:tcPr>
          <w:p w:rsidR="00322AA4" w:rsidRPr="001839EC" w:rsidRDefault="00322AA4" w:rsidP="00B6277C">
            <w:pPr>
              <w:keepNext/>
              <w:jc w:val="center"/>
              <w:rPr>
                <w:b/>
              </w:rPr>
            </w:pPr>
            <w:r>
              <w:rPr>
                <w:b/>
              </w:rPr>
              <w:t>BaseID</w:t>
            </w:r>
          </w:p>
        </w:tc>
        <w:tc>
          <w:tcPr>
            <w:tcW w:w="720" w:type="dxa"/>
            <w:vAlign w:val="center"/>
          </w:tcPr>
          <w:p w:rsidR="00322AA4" w:rsidRDefault="00322AA4" w:rsidP="00B6277C">
            <w:pPr>
              <w:keepNext/>
              <w:jc w:val="center"/>
            </w:pPr>
            <w:r>
              <w:t>N</w:t>
            </w:r>
          </w:p>
        </w:tc>
        <w:tc>
          <w:tcPr>
            <w:tcW w:w="3240" w:type="dxa"/>
            <w:vAlign w:val="center"/>
          </w:tcPr>
          <w:p w:rsidR="00322AA4" w:rsidRPr="005313DA" w:rsidRDefault="00322AA4" w:rsidP="00B6277C">
            <w:pPr>
              <w:keepNext/>
              <w:jc w:val="center"/>
            </w:pPr>
            <w:r>
              <w:t>A positive number</w:t>
            </w:r>
            <w:r>
              <w:br/>
              <w:t>or -1 if BaseID is unknown</w:t>
            </w:r>
          </w:p>
        </w:tc>
        <w:tc>
          <w:tcPr>
            <w:tcW w:w="4122" w:type="dxa"/>
            <w:vAlign w:val="center"/>
          </w:tcPr>
          <w:p w:rsidR="00322AA4" w:rsidRDefault="00322AA4" w:rsidP="00B6277C">
            <w:pPr>
              <w:keepNext/>
            </w:pPr>
            <w:r>
              <w:t>CDMA base station identification number</w:t>
            </w:r>
          </w:p>
        </w:tc>
      </w:tr>
      <w:tr w:rsidR="00322AA4" w:rsidRPr="002C2F6D" w:rsidTr="007664E4">
        <w:trPr>
          <w:cantSplit/>
          <w:trHeight w:val="302"/>
          <w:jc w:val="center"/>
        </w:trPr>
        <w:tc>
          <w:tcPr>
            <w:tcW w:w="1423" w:type="dxa"/>
            <w:vAlign w:val="center"/>
          </w:tcPr>
          <w:p w:rsidR="00322AA4" w:rsidRPr="001839EC" w:rsidRDefault="00322AA4" w:rsidP="00B6277C">
            <w:pPr>
              <w:keepNext/>
              <w:jc w:val="center"/>
              <w:rPr>
                <w:b/>
              </w:rPr>
            </w:pPr>
            <w:r>
              <w:rPr>
                <w:b/>
              </w:rPr>
              <w:t>NetworkID</w:t>
            </w:r>
          </w:p>
        </w:tc>
        <w:tc>
          <w:tcPr>
            <w:tcW w:w="720" w:type="dxa"/>
            <w:vAlign w:val="center"/>
          </w:tcPr>
          <w:p w:rsidR="00322AA4" w:rsidRDefault="00322AA4" w:rsidP="00B6277C">
            <w:pPr>
              <w:keepNext/>
              <w:jc w:val="center"/>
            </w:pPr>
            <w:r>
              <w:t>N</w:t>
            </w:r>
          </w:p>
        </w:tc>
        <w:tc>
          <w:tcPr>
            <w:tcW w:w="3240" w:type="dxa"/>
            <w:vAlign w:val="center"/>
          </w:tcPr>
          <w:p w:rsidR="00322AA4" w:rsidRPr="00E4362C" w:rsidRDefault="00322AA4" w:rsidP="00B6277C">
            <w:pPr>
              <w:keepNext/>
              <w:jc w:val="center"/>
            </w:pPr>
            <w:r>
              <w:t>A positive number</w:t>
            </w:r>
            <w:r>
              <w:br/>
              <w:t>or -1 if NetworkID is unknown</w:t>
            </w:r>
          </w:p>
        </w:tc>
        <w:tc>
          <w:tcPr>
            <w:tcW w:w="4122" w:type="dxa"/>
            <w:vAlign w:val="center"/>
          </w:tcPr>
          <w:p w:rsidR="00322AA4" w:rsidRDefault="00322AA4" w:rsidP="00B6277C">
            <w:pPr>
              <w:keepNext/>
            </w:pPr>
            <w:r>
              <w:t>CDMA network identification number</w:t>
            </w:r>
          </w:p>
        </w:tc>
      </w:tr>
      <w:tr w:rsidR="00322AA4" w:rsidRPr="002C2F6D" w:rsidTr="007664E4">
        <w:trPr>
          <w:cantSplit/>
          <w:trHeight w:val="302"/>
          <w:jc w:val="center"/>
        </w:trPr>
        <w:tc>
          <w:tcPr>
            <w:tcW w:w="1423" w:type="dxa"/>
            <w:vAlign w:val="center"/>
          </w:tcPr>
          <w:p w:rsidR="00322AA4" w:rsidRPr="001839EC" w:rsidRDefault="00322AA4" w:rsidP="00B6277C">
            <w:pPr>
              <w:jc w:val="center"/>
              <w:rPr>
                <w:b/>
              </w:rPr>
            </w:pPr>
            <w:r>
              <w:rPr>
                <w:b/>
              </w:rPr>
              <w:t>SystemID</w:t>
            </w:r>
          </w:p>
        </w:tc>
        <w:tc>
          <w:tcPr>
            <w:tcW w:w="720" w:type="dxa"/>
            <w:vAlign w:val="center"/>
          </w:tcPr>
          <w:p w:rsidR="00322AA4" w:rsidRDefault="00322AA4" w:rsidP="00B6277C">
            <w:pPr>
              <w:jc w:val="center"/>
            </w:pPr>
            <w:r>
              <w:t>N</w:t>
            </w:r>
          </w:p>
        </w:tc>
        <w:tc>
          <w:tcPr>
            <w:tcW w:w="3240" w:type="dxa"/>
            <w:vAlign w:val="center"/>
          </w:tcPr>
          <w:p w:rsidR="00322AA4" w:rsidRPr="00E4362C" w:rsidRDefault="00322AA4" w:rsidP="00B6277C">
            <w:pPr>
              <w:jc w:val="center"/>
            </w:pPr>
            <w:r>
              <w:t>A positive number</w:t>
            </w:r>
            <w:r>
              <w:br/>
              <w:t>or -1 if SystemID is unknown</w:t>
            </w:r>
          </w:p>
        </w:tc>
        <w:tc>
          <w:tcPr>
            <w:tcW w:w="4122" w:type="dxa"/>
            <w:vAlign w:val="center"/>
          </w:tcPr>
          <w:p w:rsidR="00322AA4" w:rsidRDefault="00322AA4" w:rsidP="00B6277C">
            <w:r>
              <w:t>CDMA system identification number</w:t>
            </w:r>
          </w:p>
        </w:tc>
      </w:tr>
    </w:tbl>
    <w:p w:rsidR="00322AA4" w:rsidRDefault="00322AA4" w:rsidP="00322AA4"/>
    <w:p w:rsidR="00322AA4" w:rsidRDefault="00322AA4" w:rsidP="00322AA4">
      <w:r>
        <w:t xml:space="preserve">If your program has executed </w:t>
      </w:r>
      <w:r>
        <w:rPr>
          <w:b/>
        </w:rPr>
        <w:t>Phone.rcv.init</w:t>
      </w:r>
      <w:r>
        <w:t xml:space="preserve">, then </w:t>
      </w:r>
      <w:r>
        <w:rPr>
          <w:b/>
        </w:rPr>
        <w:t>Phone.info</w:t>
      </w:r>
      <w:r>
        <w:t xml:space="preserve"> may be able to report the strength of the signal connecting your phone to the cell tower. If the signal strength is available, </w:t>
      </w:r>
      <w:r w:rsidRPr="00235EE9">
        <w:rPr>
          <w:b/>
        </w:rPr>
        <w:t>Phone.info</w:t>
      </w:r>
      <w:r>
        <w:t xml:space="preserve"> </w:t>
      </w:r>
      <w:r w:rsidRPr="00235EE9">
        <w:t>will</w:t>
      </w:r>
      <w:r>
        <w:t xml:space="preserve"> try to report it in one or two of the following bundle keys (the first three are mutually exclusive):</w:t>
      </w:r>
    </w:p>
    <w:tbl>
      <w:tblPr>
        <w:tblStyle w:val="TableGrid"/>
        <w:tblW w:w="9505" w:type="dxa"/>
        <w:jc w:val="center"/>
        <w:tblLayout w:type="fixed"/>
        <w:tblLook w:val="04A0" w:firstRow="1" w:lastRow="0" w:firstColumn="1" w:lastColumn="0" w:noHBand="0" w:noVBand="1"/>
      </w:tblPr>
      <w:tblGrid>
        <w:gridCol w:w="1423"/>
        <w:gridCol w:w="720"/>
        <w:gridCol w:w="2880"/>
        <w:gridCol w:w="4482"/>
      </w:tblGrid>
      <w:tr w:rsidR="00322AA4" w:rsidRPr="002C2F6D" w:rsidTr="00B6277C">
        <w:trPr>
          <w:trHeight w:val="302"/>
          <w:jc w:val="center"/>
        </w:trPr>
        <w:tc>
          <w:tcPr>
            <w:tcW w:w="1423" w:type="dxa"/>
          </w:tcPr>
          <w:p w:rsidR="00322AA4" w:rsidRPr="002C2F6D" w:rsidRDefault="00322AA4" w:rsidP="00B6277C">
            <w:pPr>
              <w:keepNext/>
              <w:jc w:val="center"/>
              <w:rPr>
                <w:b/>
              </w:rPr>
            </w:pPr>
            <w:r>
              <w:rPr>
                <w:b/>
              </w:rPr>
              <w:t>Key</w:t>
            </w:r>
          </w:p>
        </w:tc>
        <w:tc>
          <w:tcPr>
            <w:tcW w:w="720" w:type="dxa"/>
          </w:tcPr>
          <w:p w:rsidR="00322AA4" w:rsidRDefault="00322AA4" w:rsidP="00B6277C">
            <w:pPr>
              <w:keepNext/>
              <w:jc w:val="center"/>
              <w:rPr>
                <w:b/>
              </w:rPr>
            </w:pPr>
            <w:r>
              <w:rPr>
                <w:b/>
              </w:rPr>
              <w:t>Type</w:t>
            </w:r>
          </w:p>
        </w:tc>
        <w:tc>
          <w:tcPr>
            <w:tcW w:w="2880" w:type="dxa"/>
          </w:tcPr>
          <w:p w:rsidR="00322AA4" w:rsidRPr="002C2F6D" w:rsidRDefault="00322AA4" w:rsidP="00B6277C">
            <w:pPr>
              <w:keepNext/>
              <w:jc w:val="center"/>
              <w:rPr>
                <w:b/>
              </w:rPr>
            </w:pPr>
            <w:r>
              <w:rPr>
                <w:b/>
              </w:rPr>
              <w:t>Values</w:t>
            </w:r>
          </w:p>
        </w:tc>
        <w:tc>
          <w:tcPr>
            <w:tcW w:w="4482" w:type="dxa"/>
          </w:tcPr>
          <w:p w:rsidR="00322AA4" w:rsidRDefault="00322AA4" w:rsidP="00B6277C">
            <w:pPr>
              <w:keepNext/>
              <w:jc w:val="center"/>
              <w:rPr>
                <w:b/>
              </w:rPr>
            </w:pPr>
            <w:r>
              <w:rPr>
                <w:b/>
              </w:rPr>
              <w:t>Meaning</w:t>
            </w:r>
          </w:p>
        </w:tc>
      </w:tr>
      <w:tr w:rsidR="00322AA4" w:rsidRPr="002C2F6D" w:rsidTr="00B6277C">
        <w:trPr>
          <w:trHeight w:val="302"/>
          <w:jc w:val="center"/>
        </w:trPr>
        <w:tc>
          <w:tcPr>
            <w:tcW w:w="1423" w:type="dxa"/>
            <w:vAlign w:val="center"/>
          </w:tcPr>
          <w:p w:rsidR="00322AA4" w:rsidRPr="001839EC" w:rsidRDefault="00322AA4" w:rsidP="00B6277C">
            <w:pPr>
              <w:keepNext/>
              <w:jc w:val="center"/>
              <w:rPr>
                <w:b/>
              </w:rPr>
            </w:pPr>
            <w:r>
              <w:rPr>
                <w:b/>
              </w:rPr>
              <w:t>SignalLevel</w:t>
            </w:r>
          </w:p>
        </w:tc>
        <w:tc>
          <w:tcPr>
            <w:tcW w:w="720" w:type="dxa"/>
            <w:vAlign w:val="center"/>
          </w:tcPr>
          <w:p w:rsidR="00322AA4" w:rsidRDefault="00322AA4" w:rsidP="00B6277C">
            <w:pPr>
              <w:keepNext/>
              <w:jc w:val="center"/>
            </w:pPr>
            <w:r>
              <w:t>N</w:t>
            </w:r>
          </w:p>
        </w:tc>
        <w:tc>
          <w:tcPr>
            <w:tcW w:w="2880" w:type="dxa"/>
            <w:vAlign w:val="center"/>
          </w:tcPr>
          <w:p w:rsidR="00322AA4" w:rsidRPr="005313DA" w:rsidRDefault="00322AA4" w:rsidP="00B6277C">
            <w:pPr>
              <w:keepNext/>
              <w:jc w:val="center"/>
            </w:pPr>
            <w:r>
              <w:t>A positive number 0 - 4</w:t>
            </w:r>
          </w:p>
        </w:tc>
        <w:tc>
          <w:tcPr>
            <w:tcW w:w="4482" w:type="dxa"/>
            <w:vAlign w:val="center"/>
          </w:tcPr>
          <w:p w:rsidR="00322AA4" w:rsidRDefault="00322AA4" w:rsidP="00B6277C">
            <w:pPr>
              <w:keepNext/>
            </w:pPr>
            <w:r>
              <w:t>General measure of signal quality as shown in status bar. Higher is better.</w:t>
            </w:r>
          </w:p>
        </w:tc>
      </w:tr>
      <w:tr w:rsidR="00322AA4" w:rsidRPr="002C2F6D" w:rsidTr="00B6277C">
        <w:trPr>
          <w:trHeight w:val="302"/>
          <w:jc w:val="center"/>
        </w:trPr>
        <w:tc>
          <w:tcPr>
            <w:tcW w:w="1423" w:type="dxa"/>
            <w:vAlign w:val="center"/>
          </w:tcPr>
          <w:p w:rsidR="00322AA4" w:rsidRPr="001839EC" w:rsidRDefault="00322AA4" w:rsidP="00B6277C">
            <w:pPr>
              <w:keepNext/>
              <w:jc w:val="center"/>
              <w:rPr>
                <w:b/>
              </w:rPr>
            </w:pPr>
            <w:r>
              <w:rPr>
                <w:b/>
              </w:rPr>
              <w:t>GsmSignal</w:t>
            </w:r>
          </w:p>
        </w:tc>
        <w:tc>
          <w:tcPr>
            <w:tcW w:w="720" w:type="dxa"/>
            <w:vAlign w:val="center"/>
          </w:tcPr>
          <w:p w:rsidR="00322AA4" w:rsidRDefault="00322AA4" w:rsidP="00B6277C">
            <w:pPr>
              <w:keepNext/>
              <w:jc w:val="center"/>
            </w:pPr>
            <w:r>
              <w:t>N</w:t>
            </w:r>
          </w:p>
        </w:tc>
        <w:tc>
          <w:tcPr>
            <w:tcW w:w="2880" w:type="dxa"/>
            <w:vAlign w:val="center"/>
          </w:tcPr>
          <w:p w:rsidR="00322AA4" w:rsidRPr="00E4362C" w:rsidRDefault="00322AA4" w:rsidP="00B6277C">
            <w:pPr>
              <w:keepNext/>
              <w:jc w:val="center"/>
            </w:pPr>
            <w:r>
              <w:t>A positive number, 0 - 31</w:t>
            </w:r>
            <w:r>
              <w:br/>
              <w:t>or 99 if unknown</w:t>
            </w:r>
          </w:p>
        </w:tc>
        <w:tc>
          <w:tcPr>
            <w:tcW w:w="4482" w:type="dxa"/>
            <w:vAlign w:val="center"/>
          </w:tcPr>
          <w:p w:rsidR="00322AA4" w:rsidRDefault="00322AA4" w:rsidP="00B6277C">
            <w:pPr>
              <w:keepNext/>
            </w:pPr>
            <w:r>
              <w:t>"SignalLevel" unavailable, phone type is GSM,</w:t>
            </w:r>
            <w:r>
              <w:br/>
              <w:t>get GSM level instead.</w:t>
            </w:r>
          </w:p>
        </w:tc>
      </w:tr>
      <w:tr w:rsidR="00322AA4" w:rsidRPr="002C2F6D" w:rsidTr="00B6277C">
        <w:trPr>
          <w:trHeight w:val="302"/>
          <w:jc w:val="center"/>
        </w:trPr>
        <w:tc>
          <w:tcPr>
            <w:tcW w:w="1423" w:type="dxa"/>
            <w:vAlign w:val="center"/>
          </w:tcPr>
          <w:p w:rsidR="00322AA4" w:rsidRPr="001839EC" w:rsidRDefault="00322AA4" w:rsidP="00B6277C">
            <w:pPr>
              <w:jc w:val="center"/>
              <w:rPr>
                <w:b/>
              </w:rPr>
            </w:pPr>
            <w:r>
              <w:rPr>
                <w:b/>
              </w:rPr>
              <w:t>CdmaDbm</w:t>
            </w:r>
          </w:p>
        </w:tc>
        <w:tc>
          <w:tcPr>
            <w:tcW w:w="720" w:type="dxa"/>
            <w:vAlign w:val="center"/>
          </w:tcPr>
          <w:p w:rsidR="00322AA4" w:rsidRDefault="00322AA4" w:rsidP="00B6277C">
            <w:pPr>
              <w:jc w:val="center"/>
            </w:pPr>
            <w:r>
              <w:t>N</w:t>
            </w:r>
          </w:p>
        </w:tc>
        <w:tc>
          <w:tcPr>
            <w:tcW w:w="2880" w:type="dxa"/>
            <w:vAlign w:val="center"/>
          </w:tcPr>
          <w:p w:rsidR="00322AA4" w:rsidRPr="00E4362C" w:rsidRDefault="00322AA4" w:rsidP="00B6277C">
            <w:pPr>
              <w:jc w:val="center"/>
            </w:pPr>
            <w:r>
              <w:t>A negative number, typically</w:t>
            </w:r>
            <w:r>
              <w:br/>
              <w:t>-90 (strong) to -105 (weak)</w:t>
            </w:r>
          </w:p>
        </w:tc>
        <w:tc>
          <w:tcPr>
            <w:tcW w:w="4482" w:type="dxa"/>
            <w:vAlign w:val="center"/>
          </w:tcPr>
          <w:p w:rsidR="00322AA4" w:rsidRDefault="00322AA4" w:rsidP="00B6277C">
            <w:r>
              <w:t>"SignalLevel" unavailable, phone type is CDMA, get raw power level in dBm instead.</w:t>
            </w:r>
          </w:p>
        </w:tc>
      </w:tr>
      <w:tr w:rsidR="00322AA4" w:rsidRPr="002C2F6D" w:rsidTr="008E3EF5">
        <w:trPr>
          <w:trHeight w:val="503"/>
          <w:jc w:val="center"/>
        </w:trPr>
        <w:tc>
          <w:tcPr>
            <w:tcW w:w="1423" w:type="dxa"/>
            <w:vAlign w:val="center"/>
          </w:tcPr>
          <w:p w:rsidR="00322AA4" w:rsidRPr="001839EC" w:rsidRDefault="00322AA4" w:rsidP="00B6277C">
            <w:pPr>
              <w:jc w:val="center"/>
              <w:rPr>
                <w:b/>
              </w:rPr>
            </w:pPr>
            <w:r>
              <w:rPr>
                <w:b/>
              </w:rPr>
              <w:t>SignalASU</w:t>
            </w:r>
          </w:p>
        </w:tc>
        <w:tc>
          <w:tcPr>
            <w:tcW w:w="720" w:type="dxa"/>
            <w:vAlign w:val="center"/>
          </w:tcPr>
          <w:p w:rsidR="00322AA4" w:rsidRDefault="00322AA4" w:rsidP="00B6277C">
            <w:pPr>
              <w:jc w:val="center"/>
            </w:pPr>
            <w:r>
              <w:t>N</w:t>
            </w:r>
          </w:p>
        </w:tc>
        <w:tc>
          <w:tcPr>
            <w:tcW w:w="2880" w:type="dxa"/>
            <w:vAlign w:val="center"/>
          </w:tcPr>
          <w:p w:rsidR="00322AA4" w:rsidRPr="00E4362C" w:rsidRDefault="00322AA4" w:rsidP="00B6277C">
            <w:pPr>
              <w:jc w:val="center"/>
            </w:pPr>
            <w:r>
              <w:t>0 - 31, 99 (most)</w:t>
            </w:r>
            <w:r>
              <w:br/>
              <w:t>0 - 97, 99 (LTE)</w:t>
            </w:r>
          </w:p>
        </w:tc>
        <w:tc>
          <w:tcPr>
            <w:tcW w:w="4482" w:type="dxa"/>
            <w:vAlign w:val="center"/>
          </w:tcPr>
          <w:p w:rsidR="00322AA4" w:rsidRDefault="00322AA4" w:rsidP="00B6277C">
            <w:r>
              <w:t>"Arbitrary Strength Units",</w:t>
            </w:r>
            <w:r>
              <w:br/>
              <w:t>range depends on network type.</w:t>
            </w:r>
          </w:p>
        </w:tc>
      </w:tr>
    </w:tbl>
    <w:p w:rsidR="00322AA4" w:rsidRDefault="00322AA4" w:rsidP="001C5C57">
      <w:pPr>
        <w:spacing w:before="120"/>
      </w:pPr>
      <w:r>
        <w:t>This information is not available on some Android devices, depending on the device manufacturer and your wireless carrier.</w:t>
      </w:r>
    </w:p>
    <w:p w:rsidR="00322AA4" w:rsidRDefault="00322AA4" w:rsidP="00322AA4">
      <w:pPr>
        <w:pStyle w:val="Heading2"/>
      </w:pPr>
      <w:bookmarkStart w:id="1660" w:name="_Toc477150955"/>
      <w:r>
        <w:t xml:space="preserve">Screen </w:t>
      </w:r>
      <w:r w:rsidR="001E5272">
        <w:t>rotation</w:t>
      </w:r>
      <w:r w:rsidR="007E7471">
        <w:t>,</w:t>
      </w:r>
      <w:r w:rsidR="001E5272">
        <w:t xml:space="preserve"> size[],</w:t>
      </w:r>
      <w:r w:rsidR="00526973">
        <w:t xml:space="preserve"> realsize</w:t>
      </w:r>
      <w:r w:rsidR="001E5272">
        <w:t>[], density</w:t>
      </w:r>
      <w:bookmarkEnd w:id="1660"/>
      <w:r>
        <w:fldChar w:fldCharType="begin"/>
      </w:r>
      <w:r>
        <w:instrText xml:space="preserve"> XE "Screen </w:instrText>
      </w:r>
      <w:r w:rsidR="001E5272">
        <w:instrText>rotation</w:instrText>
      </w:r>
      <w:r w:rsidR="007E7471">
        <w:instrText>,</w:instrText>
      </w:r>
      <w:r w:rsidR="001E5272">
        <w:instrText xml:space="preserve"> size[], realsize[], density</w:instrText>
      </w:r>
      <w:r>
        <w:instrText xml:space="preserve">" </w:instrText>
      </w:r>
      <w:r>
        <w:fldChar w:fldCharType="end"/>
      </w:r>
    </w:p>
    <w:p w:rsidR="00916928" w:rsidRDefault="001E5272" w:rsidP="008E3EF5">
      <w:pPr>
        <w:pStyle w:val="NoSpacing"/>
      </w:pPr>
      <w:r>
        <w:t>Returns information about your screen</w:t>
      </w:r>
      <w:r w:rsidR="00916928">
        <w:t>.</w:t>
      </w:r>
    </w:p>
    <w:p w:rsidR="00916928" w:rsidRDefault="00916928" w:rsidP="004A2113">
      <w:pPr>
        <w:pStyle w:val="ListParagraph"/>
        <w:numPr>
          <w:ilvl w:val="0"/>
          <w:numId w:val="40"/>
        </w:numPr>
      </w:pPr>
      <w:r>
        <w:t>P</w:t>
      </w:r>
      <w:r w:rsidR="001E5272">
        <w:t xml:space="preserve">rovide numeric variables to get the </w:t>
      </w:r>
      <w:r w:rsidR="00194199">
        <w:t>rota</w:t>
      </w:r>
      <w:r>
        <w:t>tion and density of the screen.</w:t>
      </w:r>
    </w:p>
    <w:p w:rsidR="00783B59" w:rsidRDefault="00916928" w:rsidP="004A2113">
      <w:pPr>
        <w:pStyle w:val="ListParagraph"/>
        <w:numPr>
          <w:ilvl w:val="0"/>
          <w:numId w:val="40"/>
        </w:numPr>
      </w:pPr>
      <w:r>
        <w:t>P</w:t>
      </w:r>
      <w:r w:rsidR="00194199">
        <w:t xml:space="preserve">rovide numeric array variables to get the </w:t>
      </w:r>
      <w:r w:rsidR="00783B59">
        <w:t>"</w:t>
      </w:r>
      <w:r w:rsidR="00522218">
        <w:t>application</w:t>
      </w:r>
      <w:r w:rsidR="00194199">
        <w:t xml:space="preserve"> size</w:t>
      </w:r>
      <w:r w:rsidR="00783B59">
        <w:t>"</w:t>
      </w:r>
      <w:r w:rsidR="00194199">
        <w:t xml:space="preserve"> and </w:t>
      </w:r>
      <w:r w:rsidR="00783B59">
        <w:t>"</w:t>
      </w:r>
      <w:r w:rsidR="00194199">
        <w:t>real size</w:t>
      </w:r>
      <w:r w:rsidR="00783B59">
        <w:t>" of the screen.</w:t>
      </w:r>
      <w:r w:rsidR="008E3EF5">
        <w:br/>
      </w:r>
      <w:r w:rsidR="00783B59">
        <w:t xml:space="preserve">A size is returned as two values, width </w:t>
      </w:r>
      <w:r w:rsidR="008E3EF5">
        <w:t xml:space="preserve">first </w:t>
      </w:r>
      <w:r w:rsidR="00783B59">
        <w:t>and height</w:t>
      </w:r>
      <w:r w:rsidR="008E3EF5">
        <w:t xml:space="preserve"> second</w:t>
      </w:r>
      <w:r w:rsidR="00783B59">
        <w:t>, in a two-element array.</w:t>
      </w:r>
      <w:r w:rsidR="00CA0730" w:rsidRPr="00CA0730">
        <w:t xml:space="preserve"> </w:t>
      </w:r>
      <w:r w:rsidR="00CA0730">
        <w:t>If the array exists, it is overwritten. Otherwise a new array is created.</w:t>
      </w:r>
    </w:p>
    <w:p w:rsidR="00783B59" w:rsidRDefault="001E5272" w:rsidP="001E5272">
      <w:r>
        <w:t>All parameters are optional. Use commas to indicate omitted parameters (see Optional Parameters).</w:t>
      </w:r>
    </w:p>
    <w:p w:rsidR="00194199" w:rsidRDefault="00194199" w:rsidP="00916928">
      <w:r>
        <w:rPr>
          <w:b/>
        </w:rPr>
        <w:t>rotation</w:t>
      </w:r>
      <w:r>
        <w:t xml:space="preserve">: </w:t>
      </w:r>
      <w:r w:rsidR="00522218">
        <w:t>T</w:t>
      </w:r>
      <w:r>
        <w:t>he current orientation of your screen</w:t>
      </w:r>
      <w:r w:rsidR="00916928">
        <w:t xml:space="preserve"> relative to</w:t>
      </w:r>
      <w:r>
        <w:t xml:space="preserve"> the "natural" orientation of your device. The natural orientation may be portrait or landscape, as defined by the manufacturer.</w:t>
      </w:r>
      <w:r w:rsidR="00916928">
        <w:t xml:space="preserve"> The return value is a number from 0 to 3. Multiply by 90 to get the rotation in degrees clockwise.</w:t>
      </w:r>
    </w:p>
    <w:p w:rsidR="00194199" w:rsidRDefault="00522218" w:rsidP="001E5272">
      <w:r>
        <w:rPr>
          <w:b/>
        </w:rPr>
        <w:t>s</w:t>
      </w:r>
      <w:r w:rsidR="00194199">
        <w:rPr>
          <w:b/>
        </w:rPr>
        <w:t>ize</w:t>
      </w:r>
      <w:r>
        <w:rPr>
          <w:b/>
        </w:rPr>
        <w:t>[]</w:t>
      </w:r>
      <w:r w:rsidR="00194199">
        <w:t xml:space="preserve">: </w:t>
      </w:r>
      <w:r>
        <w:t>T</w:t>
      </w:r>
      <w:r w:rsidR="00194199">
        <w:t>he size of the screen in pixels</w:t>
      </w:r>
      <w:r>
        <w:t xml:space="preserve"> available for applications. This excludes system decorations.</w:t>
      </w:r>
      <w:r w:rsidR="00783B59">
        <w:t xml:space="preserve"> </w:t>
      </w:r>
      <w:r w:rsidR="00916928">
        <w:t>The width and height values reflect the current screen orientation.</w:t>
      </w:r>
    </w:p>
    <w:p w:rsidR="00522218" w:rsidRPr="00522218" w:rsidRDefault="00522218" w:rsidP="001E5272">
      <w:r>
        <w:rPr>
          <w:b/>
        </w:rPr>
        <w:lastRenderedPageBreak/>
        <w:t>realsize[]</w:t>
      </w:r>
      <w:r>
        <w:t xml:space="preserve">: The </w:t>
      </w:r>
      <w:r w:rsidR="00783B59">
        <w:t xml:space="preserve">current </w:t>
      </w:r>
      <w:r>
        <w:t xml:space="preserve">real size of the screen in pixels, including system decorations. NOTE: this value is available only on devices running Android version 4.2 or later. On other devices, the values will be the same as in the </w:t>
      </w:r>
      <w:r>
        <w:rPr>
          <w:b/>
        </w:rPr>
        <w:t>size[]</w:t>
      </w:r>
      <w:r>
        <w:t xml:space="preserve"> array parameter.</w:t>
      </w:r>
    </w:p>
    <w:p w:rsidR="001E5272" w:rsidRPr="001E5272" w:rsidRDefault="00194199" w:rsidP="001E5272">
      <w:r w:rsidRPr="00194199">
        <w:rPr>
          <w:b/>
        </w:rPr>
        <w:t>d</w:t>
      </w:r>
      <w:r w:rsidR="001E5272" w:rsidRPr="00194199">
        <w:rPr>
          <w:b/>
        </w:rPr>
        <w:t>ensity</w:t>
      </w:r>
      <w:r>
        <w:t>:</w:t>
      </w:r>
      <w:r w:rsidR="001E5272">
        <w:t xml:space="preserve"> </w:t>
      </w:r>
      <w:r w:rsidR="00522218">
        <w:t>A</w:t>
      </w:r>
      <w:r w:rsidR="001E5272">
        <w:t xml:space="preserve"> standardized Android density value</w:t>
      </w:r>
      <w:r w:rsidRPr="00194199">
        <w:t xml:space="preserve"> </w:t>
      </w:r>
      <w:r>
        <w:t>in dots per inch (dpi),</w:t>
      </w:r>
      <w:r w:rsidR="001E5272">
        <w:t xml:space="preserve"> usually 120, 160, or 240 dpi</w:t>
      </w:r>
      <w:r>
        <w:t>. This is</w:t>
      </w:r>
      <w:r w:rsidR="001E5272">
        <w:t xml:space="preserve"> </w:t>
      </w:r>
      <w:r>
        <w:t>n</w:t>
      </w:r>
      <w:r w:rsidR="001E5272">
        <w:t>ot necessarily the real physical density of the screen.</w:t>
      </w:r>
      <w:r w:rsidR="00522218">
        <w:t xml:space="preserve"> This value never changes.</w:t>
      </w:r>
    </w:p>
    <w:p w:rsidR="007E7471" w:rsidRDefault="007E7471" w:rsidP="007E7471">
      <w:pPr>
        <w:pStyle w:val="Heading2"/>
      </w:pPr>
      <w:bookmarkStart w:id="1661" w:name="_Toc477150956"/>
      <w:r>
        <w:t>Screen.rotation &lt;nvar&gt;</w:t>
      </w:r>
      <w:bookmarkEnd w:id="1661"/>
      <w:r>
        <w:fldChar w:fldCharType="begin"/>
      </w:r>
      <w:r>
        <w:instrText xml:space="preserve"> XE "Screen.rotation &lt;nvar&gt;" </w:instrText>
      </w:r>
      <w:r>
        <w:fldChar w:fldCharType="end"/>
      </w:r>
    </w:p>
    <w:p w:rsidR="007E7471" w:rsidRPr="007E7471" w:rsidRDefault="007E7471" w:rsidP="007E7471">
      <w:r>
        <w:t xml:space="preserve">Returns a number in the &lt;nvar&gt; parameter representing the current orientation of your screen relative to the "natural" orientation of your device. The natural orientation may be portrait or landscape, as defined by the manufacturer. The return value is a number from 0 to 3. Multiply by 90 to get the rotation in degrees clockwise. </w:t>
      </w:r>
    </w:p>
    <w:p w:rsidR="007E7471" w:rsidRDefault="007E7471" w:rsidP="007E7471">
      <w:pPr>
        <w:pStyle w:val="Heading2"/>
      </w:pPr>
      <w:bookmarkStart w:id="1662" w:name="_Toc477150957"/>
      <w:r>
        <w:t>Screen.size, size[], realsize[], density</w:t>
      </w:r>
      <w:bookmarkEnd w:id="1662"/>
      <w:r>
        <w:fldChar w:fldCharType="begin"/>
      </w:r>
      <w:r>
        <w:instrText xml:space="preserve"> XE "Screen.size size[], realsize[], density" </w:instrText>
      </w:r>
      <w:r>
        <w:fldChar w:fldCharType="end"/>
      </w:r>
    </w:p>
    <w:p w:rsidR="007E7471" w:rsidRDefault="007E7471" w:rsidP="007E7471">
      <w:pPr>
        <w:pStyle w:val="NoSpacing"/>
      </w:pPr>
      <w:r>
        <w:t>Returns information about the size and density of your screen.</w:t>
      </w:r>
    </w:p>
    <w:p w:rsidR="007E7471" w:rsidRDefault="007E7471" w:rsidP="004A2113">
      <w:pPr>
        <w:pStyle w:val="ListParagraph"/>
        <w:numPr>
          <w:ilvl w:val="0"/>
          <w:numId w:val="40"/>
        </w:numPr>
      </w:pPr>
      <w:r>
        <w:t>You may provide numeric array variables to get the "application size" and "real size" of the screen.</w:t>
      </w:r>
      <w:r>
        <w:br/>
        <w:t>A size is returned as two values, width first and height second, in a two-element array.</w:t>
      </w:r>
      <w:r w:rsidRPr="00CA0730">
        <w:t xml:space="preserve"> </w:t>
      </w:r>
      <w:r>
        <w:t>If the array exists, it is overwritten. Otherwise a new array is created.</w:t>
      </w:r>
    </w:p>
    <w:p w:rsidR="007E7471" w:rsidRDefault="007E7471" w:rsidP="004A2113">
      <w:pPr>
        <w:pStyle w:val="ListParagraph"/>
        <w:numPr>
          <w:ilvl w:val="0"/>
          <w:numId w:val="40"/>
        </w:numPr>
      </w:pPr>
      <w:r>
        <w:t>Provide a simple numeric variable to get the density of the screen.</w:t>
      </w:r>
    </w:p>
    <w:p w:rsidR="007E7471" w:rsidRDefault="007E7471" w:rsidP="007E7471">
      <w:r>
        <w:t>All parameters are optional. Use commas to indicate omitted parameters (see Optional Parameters).</w:t>
      </w:r>
    </w:p>
    <w:p w:rsidR="007E7471" w:rsidRDefault="007E7471" w:rsidP="007E7471">
      <w:r>
        <w:rPr>
          <w:b/>
        </w:rPr>
        <w:t>size[]</w:t>
      </w:r>
      <w:r>
        <w:t>: The size of the screen in pixels available for applications. This excludes system decorations. The width and height values reflect the current screen orientation.</w:t>
      </w:r>
    </w:p>
    <w:p w:rsidR="007E7471" w:rsidRPr="00522218" w:rsidRDefault="007E7471" w:rsidP="007E7471">
      <w:r>
        <w:rPr>
          <w:b/>
        </w:rPr>
        <w:t>realsize[]</w:t>
      </w:r>
      <w:r>
        <w:t xml:space="preserve">: The current real size of the screen in pixels, including system decorations. NOTE: this value is available only on devices running Android version 4.2 or later. On other devices, the values will be the same as in the </w:t>
      </w:r>
      <w:r>
        <w:rPr>
          <w:b/>
        </w:rPr>
        <w:t>size[]</w:t>
      </w:r>
      <w:r>
        <w:t xml:space="preserve"> array parameter.</w:t>
      </w:r>
    </w:p>
    <w:p w:rsidR="007E7471" w:rsidRDefault="007E7471" w:rsidP="007E7471">
      <w:r w:rsidRPr="00194199">
        <w:rPr>
          <w:b/>
        </w:rPr>
        <w:t>density</w:t>
      </w:r>
      <w:r>
        <w:t>: A standardized Android density value</w:t>
      </w:r>
      <w:r w:rsidRPr="00194199">
        <w:t xml:space="preserve"> </w:t>
      </w:r>
      <w:r>
        <w:t>in dots per inch (dpi), usually 120, 160, or 240 dpi. This is not necessarily the real physical density of the screen. This value never changes.</w:t>
      </w:r>
    </w:p>
    <w:p w:rsidR="007E7471" w:rsidRPr="007E7471" w:rsidRDefault="007E7471" w:rsidP="007E7471">
      <w:r>
        <w:t>If you</w:t>
      </w:r>
      <w:r w:rsidR="000D48E6">
        <w:t>r program is</w:t>
      </w:r>
      <w:r>
        <w:t xml:space="preserve"> </w:t>
      </w:r>
      <w:r w:rsidR="000D48E6">
        <w:t xml:space="preserve">running </w:t>
      </w:r>
      <w:r>
        <w:t>in Graphics mode, "</w:t>
      </w:r>
      <w:r>
        <w:rPr>
          <w:b/>
        </w:rPr>
        <w:t>SCREEN.SIZE xy[], , dens</w:t>
      </w:r>
      <w:r>
        <w:t>" returns the same values as "</w:t>
      </w:r>
      <w:r>
        <w:rPr>
          <w:b/>
        </w:rPr>
        <w:t>GR.SCREEN x, y, dens</w:t>
      </w:r>
      <w:r>
        <w:t xml:space="preserve">". </w:t>
      </w:r>
      <w:r w:rsidR="000D48E6">
        <w:t xml:space="preserve">Unlike </w:t>
      </w:r>
      <w:r w:rsidR="000D48E6">
        <w:rPr>
          <w:b/>
        </w:rPr>
        <w:t>Gr.screen</w:t>
      </w:r>
      <w:r w:rsidR="000D48E6">
        <w:t xml:space="preserve">, </w:t>
      </w:r>
      <w:r>
        <w:rPr>
          <w:b/>
        </w:rPr>
        <w:t>Screen.size</w:t>
      </w:r>
      <w:r w:rsidR="000D48E6">
        <w:t xml:space="preserve"> also works in Console and HTML modes.</w:t>
      </w:r>
    </w:p>
    <w:p w:rsidR="00322AA4" w:rsidRDefault="00322AA4" w:rsidP="00322AA4">
      <w:pPr>
        <w:pStyle w:val="Heading2"/>
      </w:pPr>
      <w:bookmarkStart w:id="1663" w:name="_Toc477150958"/>
      <w:r>
        <w:t>WiFi.info {{&lt;SSID_svar&gt;}{, &lt;BSSID_svar&gt;}{, &lt;MAC_svar&gt;}{, &lt;IP_var&gt;}{, &lt;speed_nvar&gt;}}</w:t>
      </w:r>
      <w:bookmarkEnd w:id="1663"/>
      <w:r>
        <w:fldChar w:fldCharType="begin"/>
      </w:r>
      <w:r>
        <w:instrText xml:space="preserve"> XE "WiFi.info</w:instrText>
      </w:r>
      <w:r w:rsidRPr="00F13361">
        <w:instrText xml:space="preserve"> </w:instrText>
      </w:r>
      <w:r>
        <w:instrText xml:space="preserve">{{&lt;SSID_svar&gt;}{, &lt;BSSID_svar&gt;}{, &lt;MAC_svar&gt;}{, &lt;IP_var&gt;}{, &lt;speed_nvar&gt;}}" </w:instrText>
      </w:r>
      <w:r>
        <w:fldChar w:fldCharType="end"/>
      </w:r>
    </w:p>
    <w:p w:rsidR="00322AA4" w:rsidRDefault="00322AA4" w:rsidP="00322AA4">
      <w:r>
        <w:t>Gets information about the current Wi-Fi connection and places it in the return variables.</w:t>
      </w:r>
    </w:p>
    <w:p w:rsidR="00322AA4" w:rsidRDefault="00322AA4" w:rsidP="00322AA4">
      <w:r>
        <w:t>All of the parameters are optional; use commas to indicate omitted parameters (see Optional Parameters). The table shows the 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322AA4" w:rsidRPr="009622C0" w:rsidTr="00B6277C">
        <w:tc>
          <w:tcPr>
            <w:tcW w:w="1224" w:type="dxa"/>
          </w:tcPr>
          <w:p w:rsidR="00322AA4" w:rsidRPr="009622C0" w:rsidRDefault="00322AA4" w:rsidP="00B6277C">
            <w:pPr>
              <w:jc w:val="center"/>
              <w:rPr>
                <w:b/>
              </w:rPr>
            </w:pPr>
            <w:r>
              <w:rPr>
                <w:b/>
              </w:rPr>
              <w:t>Variable</w:t>
            </w:r>
          </w:p>
        </w:tc>
        <w:tc>
          <w:tcPr>
            <w:tcW w:w="1800" w:type="dxa"/>
          </w:tcPr>
          <w:p w:rsidR="00322AA4" w:rsidRPr="009622C0" w:rsidRDefault="00322AA4" w:rsidP="00B6277C">
            <w:pPr>
              <w:jc w:val="center"/>
              <w:rPr>
                <w:b/>
              </w:rPr>
            </w:pPr>
            <w:r>
              <w:rPr>
                <w:b/>
              </w:rPr>
              <w:t>Type</w:t>
            </w:r>
          </w:p>
        </w:tc>
        <w:tc>
          <w:tcPr>
            <w:tcW w:w="3060" w:type="dxa"/>
          </w:tcPr>
          <w:p w:rsidR="00322AA4" w:rsidRPr="009622C0" w:rsidRDefault="00322AA4" w:rsidP="00B6277C">
            <w:pPr>
              <w:jc w:val="center"/>
              <w:rPr>
                <w:b/>
              </w:rPr>
            </w:pPr>
            <w:r>
              <w:rPr>
                <w:b/>
              </w:rPr>
              <w:t>Returned Data</w:t>
            </w:r>
          </w:p>
        </w:tc>
        <w:tc>
          <w:tcPr>
            <w:tcW w:w="3150" w:type="dxa"/>
          </w:tcPr>
          <w:p w:rsidR="00322AA4" w:rsidRDefault="00322AA4" w:rsidP="00B6277C">
            <w:pPr>
              <w:jc w:val="center"/>
              <w:rPr>
                <w:b/>
              </w:rPr>
            </w:pPr>
            <w:r>
              <w:rPr>
                <w:b/>
              </w:rPr>
              <w:t>Format</w:t>
            </w:r>
          </w:p>
        </w:tc>
      </w:tr>
      <w:tr w:rsidR="00322AA4" w:rsidRPr="009622C0" w:rsidTr="00B6277C">
        <w:tc>
          <w:tcPr>
            <w:tcW w:w="1224" w:type="dxa"/>
          </w:tcPr>
          <w:p w:rsidR="00322AA4" w:rsidRPr="009622C0" w:rsidRDefault="00322AA4" w:rsidP="00B6277C">
            <w:pPr>
              <w:jc w:val="center"/>
            </w:pPr>
            <w:r>
              <w:t>SSID</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SSID of current 802.11 network</w:t>
            </w:r>
          </w:p>
        </w:tc>
        <w:tc>
          <w:tcPr>
            <w:tcW w:w="3150" w:type="dxa"/>
          </w:tcPr>
          <w:p w:rsidR="00322AA4" w:rsidRDefault="00322AA4" w:rsidP="00B6277C">
            <w:r>
              <w:t>"name" or hex digits (see below)</w:t>
            </w:r>
          </w:p>
        </w:tc>
      </w:tr>
      <w:tr w:rsidR="00322AA4" w:rsidRPr="009622C0" w:rsidTr="00B6277C">
        <w:tc>
          <w:tcPr>
            <w:tcW w:w="1224" w:type="dxa"/>
          </w:tcPr>
          <w:p w:rsidR="00322AA4" w:rsidRPr="009622C0" w:rsidRDefault="00322AA4" w:rsidP="00B6277C">
            <w:pPr>
              <w:jc w:val="center"/>
            </w:pPr>
            <w:r>
              <w:lastRenderedPageBreak/>
              <w:t>BSSID</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BSSID of current access point</w:t>
            </w:r>
          </w:p>
        </w:tc>
        <w:tc>
          <w:tcPr>
            <w:tcW w:w="3150" w:type="dxa"/>
          </w:tcPr>
          <w:p w:rsidR="00322AA4" w:rsidRDefault="00322AA4" w:rsidP="00B6277C">
            <w:r>
              <w:t>xx:xx:xx:xx:xx:xx  (MAC address)</w:t>
            </w:r>
          </w:p>
        </w:tc>
      </w:tr>
      <w:tr w:rsidR="00322AA4" w:rsidRPr="009622C0" w:rsidTr="00B6277C">
        <w:tc>
          <w:tcPr>
            <w:tcW w:w="1224" w:type="dxa"/>
          </w:tcPr>
          <w:p w:rsidR="00322AA4" w:rsidRPr="009622C0" w:rsidRDefault="00322AA4" w:rsidP="00B6277C">
            <w:pPr>
              <w:jc w:val="center"/>
            </w:pPr>
            <w:r>
              <w:t>MAC</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MAC address of your WiFi</w:t>
            </w:r>
          </w:p>
        </w:tc>
        <w:tc>
          <w:tcPr>
            <w:tcW w:w="3150" w:type="dxa"/>
          </w:tcPr>
          <w:p w:rsidR="00322AA4" w:rsidRDefault="00322AA4" w:rsidP="00B6277C">
            <w:r>
              <w:t>xx:xx:xx:xx:xx:xx</w:t>
            </w:r>
          </w:p>
        </w:tc>
      </w:tr>
      <w:tr w:rsidR="00322AA4" w:rsidRPr="009622C0" w:rsidTr="00B6277C">
        <w:tc>
          <w:tcPr>
            <w:tcW w:w="1224" w:type="dxa"/>
          </w:tcPr>
          <w:p w:rsidR="00322AA4" w:rsidRPr="009622C0" w:rsidRDefault="00322AA4" w:rsidP="00B6277C">
            <w:pPr>
              <w:jc w:val="center"/>
            </w:pPr>
            <w:r>
              <w:t>IP</w:t>
            </w:r>
          </w:p>
        </w:tc>
        <w:tc>
          <w:tcPr>
            <w:tcW w:w="1800" w:type="dxa"/>
          </w:tcPr>
          <w:p w:rsidR="00322AA4" w:rsidRPr="009622C0" w:rsidRDefault="00322AA4" w:rsidP="00B6277C">
            <w:pPr>
              <w:jc w:val="center"/>
            </w:pPr>
            <w:r>
              <w:t>Numeric or String</w:t>
            </w:r>
          </w:p>
        </w:tc>
        <w:tc>
          <w:tcPr>
            <w:tcW w:w="3060" w:type="dxa"/>
          </w:tcPr>
          <w:p w:rsidR="00322AA4" w:rsidRPr="009622C0" w:rsidRDefault="00322AA4" w:rsidP="00B6277C">
            <w:r>
              <w:t>IP address of your WiFi</w:t>
            </w:r>
          </w:p>
        </w:tc>
        <w:tc>
          <w:tcPr>
            <w:tcW w:w="3150" w:type="dxa"/>
          </w:tcPr>
          <w:p w:rsidR="00322AA4" w:rsidRDefault="00322AA4" w:rsidP="00B6277C">
            <w:r>
              <w:t>Number or octets (see below)</w:t>
            </w:r>
          </w:p>
        </w:tc>
      </w:tr>
      <w:tr w:rsidR="00322AA4" w:rsidRPr="009622C0" w:rsidTr="00B6277C">
        <w:tc>
          <w:tcPr>
            <w:tcW w:w="1224" w:type="dxa"/>
          </w:tcPr>
          <w:p w:rsidR="00322AA4" w:rsidRPr="009622C0" w:rsidRDefault="00322AA4" w:rsidP="00B6277C">
            <w:pPr>
              <w:jc w:val="center"/>
            </w:pPr>
            <w:r>
              <w:t>speed</w:t>
            </w:r>
          </w:p>
        </w:tc>
        <w:tc>
          <w:tcPr>
            <w:tcW w:w="1800" w:type="dxa"/>
          </w:tcPr>
          <w:p w:rsidR="00322AA4" w:rsidRPr="009622C0" w:rsidRDefault="00322AA4" w:rsidP="00B6277C">
            <w:pPr>
              <w:jc w:val="center"/>
            </w:pPr>
            <w:r>
              <w:t>Numeric</w:t>
            </w:r>
          </w:p>
        </w:tc>
        <w:tc>
          <w:tcPr>
            <w:tcW w:w="3060" w:type="dxa"/>
          </w:tcPr>
          <w:p w:rsidR="00322AA4" w:rsidRPr="009622C0" w:rsidRDefault="00322AA4" w:rsidP="00B6277C">
            <w:r>
              <w:t>Current link speed in Mbps</w:t>
            </w:r>
          </w:p>
        </w:tc>
        <w:tc>
          <w:tcPr>
            <w:tcW w:w="3150" w:type="dxa"/>
          </w:tcPr>
          <w:p w:rsidR="00322AA4" w:rsidRDefault="00322AA4" w:rsidP="00B6277C">
            <w:r>
              <w:t>Number</w:t>
            </w:r>
          </w:p>
        </w:tc>
      </w:tr>
    </w:tbl>
    <w:p w:rsidR="00322AA4" w:rsidRDefault="00322AA4" w:rsidP="00322AA4">
      <w:pPr>
        <w:spacing w:before="200" w:after="0"/>
      </w:pPr>
      <w:r>
        <w:t>Format notes:</w:t>
      </w:r>
    </w:p>
    <w:p w:rsidR="00322AA4" w:rsidRDefault="00322AA4" w:rsidP="00322AA4">
      <w:pPr>
        <w:pStyle w:val="ListParagraph"/>
        <w:numPr>
          <w:ilvl w:val="0"/>
          <w:numId w:val="25"/>
        </w:numPr>
      </w:pPr>
      <w:r>
        <w:t>SSID: If the network is named, the name is returned, surrounded by double quotes. Otherwise the returned name is a string of hex digits.</w:t>
      </w:r>
    </w:p>
    <w:p w:rsidR="00322AA4" w:rsidRPr="009622C0" w:rsidRDefault="00322AA4" w:rsidP="00322AA4">
      <w:pPr>
        <w:pStyle w:val="ListParagraph"/>
        <w:numPr>
          <w:ilvl w:val="0"/>
          <w:numId w:val="25"/>
        </w:numPr>
      </w:pPr>
      <w:r>
        <w:t>IP: If you provide a numeric variable, your Wi-Fi IP address is returned as a single number. If you provide a string variable, the number is converted to a standard four-octet string. For example, the string format 10.70.13.143 is the same IP address as the number -1887287798 (hex 8f82460a).</w:t>
      </w:r>
    </w:p>
    <w:p w:rsidR="00526973" w:rsidRDefault="00526973" w:rsidP="00526973">
      <w:pPr>
        <w:pStyle w:val="Heading1"/>
      </w:pPr>
      <w:bookmarkStart w:id="1664" w:name="_Toc477150959"/>
      <w:r>
        <w:t>Running in the Background</w:t>
      </w:r>
      <w:bookmarkEnd w:id="1664"/>
    </w:p>
    <w:p w:rsidR="00526973" w:rsidRDefault="00526973" w:rsidP="00526973">
      <w:pPr>
        <w:pStyle w:val="Heading2"/>
      </w:pPr>
      <w:bookmarkStart w:id="1665" w:name="_Toc477150960"/>
      <w:r>
        <w:t>Home</w:t>
      </w:r>
      <w:bookmarkEnd w:id="1665"/>
      <w:r>
        <w:fldChar w:fldCharType="begin"/>
      </w:r>
      <w:r>
        <w:instrText xml:space="preserve"> XE "</w:instrText>
      </w:r>
      <w:r w:rsidRPr="00F8464D">
        <w:instrText>Home</w:instrText>
      </w:r>
      <w:r>
        <w:instrText xml:space="preserve">" </w:instrText>
      </w:r>
      <w:r>
        <w:fldChar w:fldCharType="end"/>
      </w:r>
    </w:p>
    <w:p w:rsidR="00526973" w:rsidRDefault="00526973" w:rsidP="00526973">
      <w:r>
        <w:t xml:space="preserve">The </w:t>
      </w:r>
      <w:r w:rsidRPr="00036B42">
        <w:rPr>
          <w:b/>
        </w:rPr>
        <w:t>HOME</w:t>
      </w:r>
      <w:r>
        <w:t xml:space="preserve"> command does exactly what tapping the HOME key would do. The Home Screen is displayed while the BASIC! program continues to run in the background.</w:t>
      </w:r>
    </w:p>
    <w:p w:rsidR="00526973" w:rsidRDefault="00526973" w:rsidP="00526973">
      <w:pPr>
        <w:pStyle w:val="Heading2"/>
      </w:pPr>
      <w:bookmarkStart w:id="1666" w:name="_Toc477150961"/>
      <w:r>
        <w:t>OnBack</w:t>
      </w:r>
      <w:r w:rsidR="00F045C3">
        <w:t>g</w:t>
      </w:r>
      <w:r>
        <w:t>round:</w:t>
      </w:r>
      <w:bookmarkEnd w:id="1666"/>
      <w:r>
        <w:fldChar w:fldCharType="begin"/>
      </w:r>
      <w:r>
        <w:instrText xml:space="preserve"> XE "</w:instrText>
      </w:r>
      <w:r w:rsidRPr="00F8464D">
        <w:instrText>OnBack</w:instrText>
      </w:r>
      <w:r w:rsidR="00F045C3">
        <w:instrText>g</w:instrText>
      </w:r>
      <w:r w:rsidRPr="00F8464D">
        <w:instrText>round\:</w:instrText>
      </w:r>
      <w:r>
        <w:instrText xml:space="preserve">" </w:instrText>
      </w:r>
      <w:r>
        <w:fldChar w:fldCharType="end"/>
      </w:r>
    </w:p>
    <w:p w:rsidR="00526973" w:rsidRDefault="0031706C" w:rsidP="00526973">
      <w:r>
        <w:t>Interrupt label that traps changes in</w:t>
      </w:r>
      <w:r w:rsidR="00526973">
        <w:t xml:space="preserve"> the Background/Foreground state </w:t>
      </w:r>
      <w:r>
        <w:t>(see</w:t>
      </w:r>
      <w:r w:rsidR="00526973">
        <w:t xml:space="preserve"> </w:t>
      </w:r>
      <w:r>
        <w:t>"Interrupt L</w:t>
      </w:r>
      <w:r w:rsidR="00526973">
        <w:t>abel</w:t>
      </w:r>
      <w:r>
        <w:t>s").</w:t>
      </w:r>
      <w:r w:rsidR="00526973">
        <w:t xml:space="preserve"> </w:t>
      </w:r>
      <w:r>
        <w:t>BASIC!</w:t>
      </w:r>
      <w:r w:rsidR="00526973">
        <w:t xml:space="preserve"> execut</w:t>
      </w:r>
      <w:r>
        <w:t>es</w:t>
      </w:r>
      <w:r w:rsidR="00526973">
        <w:t xml:space="preserve"> the </w:t>
      </w:r>
      <w:r>
        <w:t>statements</w:t>
      </w:r>
      <w:r w:rsidR="00526973">
        <w:t xml:space="preserve"> following the </w:t>
      </w:r>
      <w:r>
        <w:rPr>
          <w:b/>
        </w:rPr>
        <w:t>OnBack</w:t>
      </w:r>
      <w:r w:rsidR="00F045C3">
        <w:rPr>
          <w:b/>
        </w:rPr>
        <w:t>g</w:t>
      </w:r>
      <w:r>
        <w:rPr>
          <w:b/>
        </w:rPr>
        <w:t>round:</w:t>
      </w:r>
      <w:r w:rsidRPr="0031706C">
        <w:t xml:space="preserve"> </w:t>
      </w:r>
      <w:r w:rsidR="00526973">
        <w:t xml:space="preserve">label </w:t>
      </w:r>
      <w:r>
        <w:t xml:space="preserve">until it reaches a </w:t>
      </w:r>
      <w:r>
        <w:rPr>
          <w:b/>
        </w:rPr>
        <w:t>Background.resume</w:t>
      </w:r>
      <w:r>
        <w:t xml:space="preserve"> command</w:t>
      </w:r>
      <w:r w:rsidR="00526973">
        <w:t xml:space="preserve">. The </w:t>
      </w:r>
      <w:r w:rsidR="00526973" w:rsidRPr="00036B42">
        <w:rPr>
          <w:b/>
        </w:rPr>
        <w:t>Background()</w:t>
      </w:r>
      <w:r w:rsidR="00526973">
        <w:t xml:space="preserve"> function should be used to determine the new state.</w:t>
      </w:r>
    </w:p>
    <w:p w:rsidR="00526973" w:rsidRDefault="00526973" w:rsidP="00526973">
      <w:pPr>
        <w:pStyle w:val="Heading3"/>
      </w:pPr>
      <w:bookmarkStart w:id="1667" w:name="_Toc477150962"/>
      <w:r>
        <w:t>Background.resume</w:t>
      </w:r>
      <w:bookmarkEnd w:id="1667"/>
      <w:r>
        <w:fldChar w:fldCharType="begin"/>
      </w:r>
      <w:r>
        <w:instrText xml:space="preserve"> XE "</w:instrText>
      </w:r>
      <w:r w:rsidRPr="00F8464D">
        <w:instrText>Background.</w:instrText>
      </w:r>
      <w:r>
        <w:instrText>r</w:instrText>
      </w:r>
      <w:r w:rsidRPr="00F8464D">
        <w:instrText>esume</w:instrText>
      </w:r>
      <w:r>
        <w:instrText xml:space="preserve">" </w:instrText>
      </w:r>
      <w:r>
        <w:fldChar w:fldCharType="end"/>
      </w:r>
    </w:p>
    <w:p w:rsidR="00526973" w:rsidRPr="0014550A" w:rsidRDefault="00526973" w:rsidP="00526973">
      <w:r>
        <w:t xml:space="preserve">Resumes execution </w:t>
      </w:r>
      <w:r w:rsidR="0031706C">
        <w:t>at</w:t>
      </w:r>
      <w:r>
        <w:t xml:space="preserve"> the </w:t>
      </w:r>
      <w:r w:rsidR="0031706C">
        <w:t xml:space="preserve">point in the BASIC! </w:t>
      </w:r>
      <w:r>
        <w:t xml:space="preserve">program </w:t>
      </w:r>
      <w:r w:rsidR="0031706C">
        <w:t xml:space="preserve">where the </w:t>
      </w:r>
      <w:r w:rsidR="0031706C">
        <w:rPr>
          <w:b/>
        </w:rPr>
        <w:t>OnBack</w:t>
      </w:r>
      <w:r w:rsidR="00F045C3">
        <w:rPr>
          <w:b/>
        </w:rPr>
        <w:t>g</w:t>
      </w:r>
      <w:r w:rsidR="0031706C">
        <w:rPr>
          <w:b/>
        </w:rPr>
        <w:t>round:</w:t>
      </w:r>
      <w:r w:rsidR="00F045C3">
        <w:t xml:space="preserve"> </w:t>
      </w:r>
      <w:r>
        <w:t>interrupt</w:t>
      </w:r>
      <w:r w:rsidR="00F045C3">
        <w:t xml:space="preserve"> occurr</w:t>
      </w:r>
      <w:r>
        <w:t>ed.</w:t>
      </w:r>
    </w:p>
    <w:p w:rsidR="00526973" w:rsidRDefault="00526973" w:rsidP="00526973">
      <w:pPr>
        <w:pStyle w:val="Heading2"/>
      </w:pPr>
      <w:bookmarkStart w:id="1668" w:name="_Toc477150963"/>
      <w:r>
        <w:t>WakeLock &lt;code_nexp&gt;</w:t>
      </w:r>
      <w:ins w:id="1669" w:author="Sammartano, Marc (BIC USA)" w:date="2017-03-04T19:08:00Z">
        <w:r w:rsidR="00BF7863">
          <w:t xml:space="preserve">{, </w:t>
        </w:r>
      </w:ins>
      <w:ins w:id="1670" w:author="Sammartano, Marc (BIC USA)" w:date="2017-03-04T19:10:00Z">
        <w:r w:rsidR="00BF7863">
          <w:t>&lt;flags_nexp&gt;</w:t>
        </w:r>
      </w:ins>
      <w:ins w:id="1671" w:author="Sammartano, Marc (BIC USA)" w:date="2017-03-04T19:08:00Z">
        <w:r w:rsidR="00BF7863">
          <w:t>}</w:t>
        </w:r>
      </w:ins>
      <w:bookmarkEnd w:id="1668"/>
      <w:r>
        <w:fldChar w:fldCharType="begin"/>
      </w:r>
      <w:r>
        <w:instrText xml:space="preserve"> XE "</w:instrText>
      </w:r>
      <w:r w:rsidRPr="004E494F">
        <w:instrText>WakeLock &lt;code_nexp&gt;</w:instrText>
      </w:r>
      <w:ins w:id="1672" w:author="Sammartano, Marc (BIC USA)" w:date="2017-03-04T19:10:00Z">
        <w:r w:rsidR="00BF7863">
          <w:instrText>{, &lt;flags_nexp&gt;</w:instrText>
        </w:r>
      </w:ins>
      <w:r>
        <w:instrText xml:space="preserve">" </w:instrText>
      </w:r>
      <w:r>
        <w:fldChar w:fldCharType="end"/>
      </w:r>
    </w:p>
    <w:p w:rsidR="00526973" w:rsidRDefault="00526973" w:rsidP="00526973">
      <w:r>
        <w:t xml:space="preserve">The </w:t>
      </w:r>
      <w:r w:rsidRPr="00976B70">
        <w:rPr>
          <w:b/>
        </w:rPr>
        <w:t>WakeLock</w:t>
      </w:r>
      <w:r>
        <w:t xml:space="preserve"> command modifies the system screen timeout function. The </w:t>
      </w:r>
      <w:ins w:id="1673" w:author="Sammartano, Marc (BIC USA)" w:date="2017-03-04T19:31:00Z">
        <w:r w:rsidR="004254C7">
          <w:t xml:space="preserve">Code parameter </w:t>
        </w:r>
      </w:ins>
      <w:r>
        <w:t>&lt;code_nexp&gt; may be one of five values. Values 1 through 4 modify the screen timeout in various ways.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526973" w:rsidRPr="002C2F6D" w:rsidTr="00B6277C">
        <w:trPr>
          <w:cantSplit/>
        </w:trPr>
        <w:tc>
          <w:tcPr>
            <w:tcW w:w="849" w:type="dxa"/>
          </w:tcPr>
          <w:p w:rsidR="00526973" w:rsidRPr="002C2F6D" w:rsidRDefault="00526973" w:rsidP="00B6277C">
            <w:pPr>
              <w:jc w:val="center"/>
              <w:rPr>
                <w:b/>
              </w:rPr>
            </w:pPr>
            <w:r>
              <w:rPr>
                <w:b/>
              </w:rPr>
              <w:t>Code</w:t>
            </w:r>
          </w:p>
        </w:tc>
        <w:tc>
          <w:tcPr>
            <w:tcW w:w="2180" w:type="dxa"/>
          </w:tcPr>
          <w:p w:rsidR="00526973" w:rsidRPr="002C2F6D" w:rsidRDefault="00526973" w:rsidP="00B6277C">
            <w:pPr>
              <w:jc w:val="center"/>
              <w:rPr>
                <w:b/>
              </w:rPr>
            </w:pPr>
            <w:r>
              <w:rPr>
                <w:b/>
              </w:rPr>
              <w:t>WakeLock Type</w:t>
            </w:r>
          </w:p>
        </w:tc>
        <w:tc>
          <w:tcPr>
            <w:tcW w:w="1650" w:type="dxa"/>
          </w:tcPr>
          <w:p w:rsidR="00526973" w:rsidRDefault="00526973" w:rsidP="00B6277C">
            <w:pPr>
              <w:jc w:val="center"/>
              <w:rPr>
                <w:b/>
              </w:rPr>
            </w:pPr>
            <w:r>
              <w:rPr>
                <w:b/>
              </w:rPr>
              <w:t>CPU</w:t>
            </w:r>
          </w:p>
        </w:tc>
        <w:tc>
          <w:tcPr>
            <w:tcW w:w="1650" w:type="dxa"/>
          </w:tcPr>
          <w:p w:rsidR="00526973" w:rsidRDefault="00526973" w:rsidP="00B6277C">
            <w:pPr>
              <w:jc w:val="center"/>
              <w:rPr>
                <w:b/>
              </w:rPr>
            </w:pPr>
            <w:r>
              <w:rPr>
                <w:b/>
              </w:rPr>
              <w:t>Screen</w:t>
            </w:r>
          </w:p>
        </w:tc>
        <w:tc>
          <w:tcPr>
            <w:tcW w:w="1650" w:type="dxa"/>
          </w:tcPr>
          <w:p w:rsidR="00526973" w:rsidRDefault="00526973" w:rsidP="00B6277C">
            <w:pPr>
              <w:jc w:val="center"/>
              <w:rPr>
                <w:b/>
              </w:rPr>
            </w:pPr>
            <w:r>
              <w:rPr>
                <w:b/>
              </w:rPr>
              <w:t>Keyboard Light</w:t>
            </w:r>
          </w:p>
        </w:tc>
      </w:tr>
      <w:tr w:rsidR="00526973" w:rsidRPr="005B3879" w:rsidTr="00B6277C">
        <w:trPr>
          <w:cantSplit/>
        </w:trPr>
        <w:tc>
          <w:tcPr>
            <w:tcW w:w="849" w:type="dxa"/>
          </w:tcPr>
          <w:p w:rsidR="00526973" w:rsidRPr="005B3879" w:rsidRDefault="006736FB" w:rsidP="00B6277C">
            <w:pPr>
              <w:jc w:val="center"/>
            </w:pPr>
            <w:hyperlink r:id="rId43" w:anchor="PARTIAL_WAKE_LOCK" w:history="1">
              <w:r w:rsidR="00526973">
                <w:rPr>
                  <w:rStyle w:val="Hyperlink"/>
                  <w:rFonts w:ascii="Courier New" w:hAnsi="Courier New" w:cs="Courier New"/>
                  <w:b/>
                  <w:bCs/>
                  <w:sz w:val="20"/>
                  <w:szCs w:val="20"/>
                </w:rPr>
                <w:t>1</w:t>
              </w:r>
            </w:hyperlink>
          </w:p>
        </w:tc>
        <w:tc>
          <w:tcPr>
            <w:tcW w:w="2180" w:type="dxa"/>
          </w:tcPr>
          <w:p w:rsidR="00526973" w:rsidRPr="005B3879" w:rsidRDefault="00526973" w:rsidP="00B6277C">
            <w:pPr>
              <w:jc w:val="center"/>
            </w:pPr>
            <w:r>
              <w:t>Partial WakeLock</w:t>
            </w:r>
          </w:p>
        </w:tc>
        <w:tc>
          <w:tcPr>
            <w:tcW w:w="1650" w:type="dxa"/>
          </w:tcPr>
          <w:p w:rsidR="00526973" w:rsidRDefault="00526973" w:rsidP="00B6277C">
            <w:pPr>
              <w:jc w:val="center"/>
            </w:pPr>
            <w:r>
              <w:t>On*</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6736FB" w:rsidP="00B6277C">
            <w:pPr>
              <w:jc w:val="center"/>
            </w:pPr>
            <w:hyperlink r:id="rId44" w:anchor="SCREEN_DIM_WAKE_LOCK" w:history="1">
              <w:r w:rsidR="00526973">
                <w:rPr>
                  <w:rStyle w:val="Hyperlink"/>
                  <w:rFonts w:ascii="Courier New" w:hAnsi="Courier New" w:cs="Courier New"/>
                  <w:b/>
                  <w:bCs/>
                  <w:sz w:val="20"/>
                  <w:szCs w:val="20"/>
                </w:rPr>
                <w:t>2</w:t>
              </w:r>
            </w:hyperlink>
          </w:p>
        </w:tc>
        <w:tc>
          <w:tcPr>
            <w:tcW w:w="2180" w:type="dxa"/>
          </w:tcPr>
          <w:p w:rsidR="00526973" w:rsidRPr="005B3879" w:rsidRDefault="00526973" w:rsidP="00B6277C">
            <w:pPr>
              <w:jc w:val="center"/>
            </w:pPr>
            <w:r>
              <w:t>Screen Dim</w:t>
            </w:r>
          </w:p>
        </w:tc>
        <w:tc>
          <w:tcPr>
            <w:tcW w:w="1650" w:type="dxa"/>
          </w:tcPr>
          <w:p w:rsidR="00526973" w:rsidRDefault="00526973" w:rsidP="00B6277C">
            <w:pPr>
              <w:jc w:val="center"/>
            </w:pPr>
            <w:r>
              <w:t>On</w:t>
            </w:r>
          </w:p>
        </w:tc>
        <w:tc>
          <w:tcPr>
            <w:tcW w:w="1650" w:type="dxa"/>
          </w:tcPr>
          <w:p w:rsidR="00526973" w:rsidRDefault="00526973" w:rsidP="00B6277C">
            <w:pPr>
              <w:jc w:val="center"/>
            </w:pPr>
            <w:r>
              <w:t>Dim</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6736FB" w:rsidP="00B6277C">
            <w:pPr>
              <w:jc w:val="center"/>
            </w:pPr>
            <w:hyperlink r:id="rId45" w:anchor="SCREEN_BRIGHT_WAKE_LOCK" w:history="1">
              <w:r w:rsidR="00526973">
                <w:rPr>
                  <w:rStyle w:val="Hyperlink"/>
                  <w:rFonts w:ascii="Courier New" w:hAnsi="Courier New" w:cs="Courier New"/>
                  <w:b/>
                  <w:bCs/>
                  <w:sz w:val="20"/>
                  <w:szCs w:val="20"/>
                </w:rPr>
                <w:t>3</w:t>
              </w:r>
            </w:hyperlink>
          </w:p>
        </w:tc>
        <w:tc>
          <w:tcPr>
            <w:tcW w:w="2180" w:type="dxa"/>
          </w:tcPr>
          <w:p w:rsidR="00526973" w:rsidRPr="005B3879" w:rsidRDefault="00526973" w:rsidP="00B6277C">
            <w:pPr>
              <w:jc w:val="center"/>
            </w:pPr>
            <w:r>
              <w:t>Screen Bright</w:t>
            </w:r>
          </w:p>
        </w:tc>
        <w:tc>
          <w:tcPr>
            <w:tcW w:w="1650" w:type="dxa"/>
          </w:tcPr>
          <w:p w:rsidR="00526973" w:rsidRDefault="00526973" w:rsidP="00B6277C">
            <w:pPr>
              <w:jc w:val="center"/>
            </w:pPr>
            <w:r>
              <w:t>On</w:t>
            </w:r>
          </w:p>
        </w:tc>
        <w:tc>
          <w:tcPr>
            <w:tcW w:w="1650" w:type="dxa"/>
          </w:tcPr>
          <w:p w:rsidR="00526973" w:rsidRDefault="00526973" w:rsidP="00B6277C">
            <w:pPr>
              <w:jc w:val="center"/>
            </w:pPr>
            <w:r>
              <w:t>Bright</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6736FB" w:rsidP="00B6277C">
            <w:pPr>
              <w:jc w:val="center"/>
            </w:pPr>
            <w:hyperlink r:id="rId46" w:anchor="FULL_WAKE_LOCK" w:history="1">
              <w:r w:rsidR="00526973">
                <w:rPr>
                  <w:rStyle w:val="Hyperlink"/>
                  <w:rFonts w:ascii="Courier New" w:hAnsi="Courier New" w:cs="Courier New"/>
                  <w:b/>
                  <w:bCs/>
                  <w:sz w:val="20"/>
                  <w:szCs w:val="20"/>
                </w:rPr>
                <w:t>4</w:t>
              </w:r>
            </w:hyperlink>
          </w:p>
        </w:tc>
        <w:tc>
          <w:tcPr>
            <w:tcW w:w="2180" w:type="dxa"/>
          </w:tcPr>
          <w:p w:rsidR="00526973" w:rsidRPr="005B3879" w:rsidRDefault="00526973" w:rsidP="00B6277C">
            <w:pPr>
              <w:jc w:val="center"/>
            </w:pPr>
            <w:r>
              <w:t>Full WakeLock</w:t>
            </w:r>
          </w:p>
        </w:tc>
        <w:tc>
          <w:tcPr>
            <w:tcW w:w="1650" w:type="dxa"/>
          </w:tcPr>
          <w:p w:rsidR="00526973" w:rsidRDefault="00526973" w:rsidP="00B6277C">
            <w:pPr>
              <w:jc w:val="center"/>
            </w:pPr>
            <w:r>
              <w:t>On</w:t>
            </w:r>
          </w:p>
        </w:tc>
        <w:tc>
          <w:tcPr>
            <w:tcW w:w="1650" w:type="dxa"/>
          </w:tcPr>
          <w:p w:rsidR="00526973" w:rsidRDefault="00526973" w:rsidP="00B6277C">
            <w:pPr>
              <w:jc w:val="center"/>
            </w:pPr>
            <w:r>
              <w:t>Bright</w:t>
            </w:r>
          </w:p>
        </w:tc>
        <w:tc>
          <w:tcPr>
            <w:tcW w:w="1650" w:type="dxa"/>
          </w:tcPr>
          <w:p w:rsidR="00526973" w:rsidRDefault="00526973" w:rsidP="00B6277C">
            <w:pPr>
              <w:jc w:val="center"/>
            </w:pPr>
            <w:r>
              <w:t>Bright</w:t>
            </w:r>
          </w:p>
        </w:tc>
      </w:tr>
      <w:tr w:rsidR="00526973" w:rsidRPr="005B3879" w:rsidTr="00B6277C">
        <w:trPr>
          <w:cantSplit/>
        </w:trPr>
        <w:tc>
          <w:tcPr>
            <w:tcW w:w="849" w:type="dxa"/>
          </w:tcPr>
          <w:p w:rsidR="00526973" w:rsidRDefault="00526973" w:rsidP="00B6277C">
            <w:pPr>
              <w:jc w:val="center"/>
            </w:pPr>
            <w:r>
              <w:t>5</w:t>
            </w:r>
          </w:p>
        </w:tc>
        <w:tc>
          <w:tcPr>
            <w:tcW w:w="2180" w:type="dxa"/>
          </w:tcPr>
          <w:p w:rsidR="00526973" w:rsidRDefault="00526973" w:rsidP="00B6277C">
            <w:pPr>
              <w:jc w:val="center"/>
            </w:pPr>
            <w:r>
              <w:t>No WakeLock</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r>
    </w:tbl>
    <w:p w:rsidR="00526973" w:rsidRDefault="00526973" w:rsidP="00526973">
      <w:pPr>
        <w:spacing w:before="120"/>
        <w:ind w:left="720" w:right="720"/>
        <w:rPr>
          <w:i/>
          <w:iCs/>
        </w:rPr>
      </w:pPr>
      <w:r>
        <w:t xml:space="preserve">* </w:t>
      </w:r>
      <w:r>
        <w:rPr>
          <w:i/>
          <w:iCs/>
        </w:rPr>
        <w:t>If you hold a partial WakeLock, the CPU will continue to run, regardless of any timers and even after the user taps the power button. In all other WakeLocks, the CPU will run, but the user can still put the device to sleep using the power button.</w:t>
      </w:r>
    </w:p>
    <w:p w:rsidR="00BF7863" w:rsidRDefault="004254C7" w:rsidP="00526973">
      <w:pPr>
        <w:rPr>
          <w:ins w:id="1674" w:author="Sammartano, Marc (BIC USA)" w:date="2017-03-04T19:12:00Z"/>
        </w:rPr>
      </w:pPr>
      <w:ins w:id="1675" w:author="Sammartano, Marc (BIC USA)" w:date="2017-03-04T19:28:00Z">
        <w:r>
          <w:t>You can use the optional Flags</w:t>
        </w:r>
      </w:ins>
      <w:ins w:id="1676" w:author="Sammartano, Marc (BIC USA)" w:date="2017-03-04T19:30:00Z">
        <w:r>
          <w:t xml:space="preserve"> parameter</w:t>
        </w:r>
      </w:ins>
      <w:ins w:id="1677" w:author="Sammartano, Marc (BIC USA)" w:date="2017-03-04T19:28:00Z">
        <w:r>
          <w:t xml:space="preserve"> &lt;flags_nexp&gt; to change the screen behavior</w:t>
        </w:r>
      </w:ins>
      <w:ins w:id="1678" w:author="Sammartano, Marc (BIC USA)" w:date="2017-03-04T19:30:00Z">
        <w:r>
          <w:t>,</w:t>
        </w:r>
      </w:ins>
      <w:ins w:id="1679" w:author="Sammartano, Marc (BIC USA)" w:date="2017-03-04T19:29:00Z">
        <w:r>
          <w:t xml:space="preserve"> as shown in the table below</w:t>
        </w:r>
      </w:ins>
      <w:ins w:id="1680" w:author="Sammartano, Marc (BIC USA)" w:date="2017-03-04T19:28:00Z">
        <w:r>
          <w:t>. If the</w:t>
        </w:r>
      </w:ins>
      <w:ins w:id="1681" w:author="Sammartano, Marc (BIC USA)" w:date="2017-03-04T19:27:00Z">
        <w:r>
          <w:t xml:space="preserve"> WakeLock Type </w:t>
        </w:r>
      </w:ins>
      <w:ins w:id="1682" w:author="Sammartano, Marc (BIC USA)" w:date="2017-03-04T19:29:00Z">
        <w:r>
          <w:t xml:space="preserve">is </w:t>
        </w:r>
      </w:ins>
      <w:ins w:id="1683" w:author="Sammartano, Marc (BIC USA)" w:date="2017-03-04T19:27:00Z">
        <w:r>
          <w:t xml:space="preserve">Partial WakeLock (Code 1), </w:t>
        </w:r>
      </w:ins>
      <w:ins w:id="1684" w:author="Sammartano, Marc (BIC USA)" w:date="2017-03-04T19:29:00Z">
        <w:r>
          <w:t xml:space="preserve">the </w:t>
        </w:r>
      </w:ins>
      <w:ins w:id="1685" w:author="Sammartano, Marc (BIC USA)" w:date="2017-03-04T19:31:00Z">
        <w:r>
          <w:t>F</w:t>
        </w:r>
      </w:ins>
      <w:ins w:id="1686" w:author="Sammartano, Marc (BIC USA)" w:date="2017-03-04T19:29:00Z">
        <w:r>
          <w:t>lags</w:t>
        </w:r>
      </w:ins>
      <w:ins w:id="1687" w:author="Sammartano, Marc (BIC USA)" w:date="2017-03-04T19:30:00Z">
        <w:r>
          <w:t xml:space="preserve"> parameter is</w:t>
        </w:r>
      </w:ins>
      <w:ins w:id="1688" w:author="Sammartano, Marc (BIC USA)" w:date="2017-03-04T19:29:00Z">
        <w:r>
          <w:t xml:space="preserve"> ignored.</w:t>
        </w:r>
      </w:ins>
    </w:p>
    <w:tbl>
      <w:tblPr>
        <w:tblStyle w:val="TableGrid"/>
        <w:tblW w:w="7979" w:type="dxa"/>
        <w:tblInd w:w="859" w:type="dxa"/>
        <w:tblLook w:val="04A0" w:firstRow="1" w:lastRow="0" w:firstColumn="1" w:lastColumn="0" w:noHBand="0" w:noVBand="1"/>
      </w:tblPr>
      <w:tblGrid>
        <w:gridCol w:w="849"/>
        <w:gridCol w:w="2360"/>
        <w:gridCol w:w="4770"/>
      </w:tblGrid>
      <w:tr w:rsidR="00902946" w:rsidRPr="002C2F6D" w:rsidTr="00902946">
        <w:trPr>
          <w:cantSplit/>
          <w:ins w:id="1689" w:author="Sammartano, Marc (BIC USA)" w:date="2017-03-04T19:12:00Z"/>
        </w:trPr>
        <w:tc>
          <w:tcPr>
            <w:tcW w:w="849" w:type="dxa"/>
          </w:tcPr>
          <w:p w:rsidR="00902946" w:rsidRPr="002C2F6D" w:rsidRDefault="00902946" w:rsidP="008A66A9">
            <w:pPr>
              <w:jc w:val="center"/>
              <w:rPr>
                <w:ins w:id="1690" w:author="Sammartano, Marc (BIC USA)" w:date="2017-03-04T19:12:00Z"/>
                <w:b/>
              </w:rPr>
            </w:pPr>
            <w:ins w:id="1691" w:author="Sammartano, Marc (BIC USA)" w:date="2017-03-04T19:12:00Z">
              <w:r>
                <w:rPr>
                  <w:b/>
                </w:rPr>
                <w:lastRenderedPageBreak/>
                <w:t>Value</w:t>
              </w:r>
            </w:ins>
          </w:p>
        </w:tc>
        <w:tc>
          <w:tcPr>
            <w:tcW w:w="2360" w:type="dxa"/>
          </w:tcPr>
          <w:p w:rsidR="00902946" w:rsidRPr="002C2F6D" w:rsidRDefault="00902946" w:rsidP="00902946">
            <w:pPr>
              <w:jc w:val="center"/>
              <w:rPr>
                <w:ins w:id="1692" w:author="Sammartano, Marc (BIC USA)" w:date="2017-03-04T19:12:00Z"/>
                <w:b/>
              </w:rPr>
            </w:pPr>
            <w:ins w:id="1693" w:author="Sammartano, Marc (BIC USA)" w:date="2017-03-04T19:16:00Z">
              <w:r>
                <w:rPr>
                  <w:b/>
                </w:rPr>
                <w:t>Flag(s) Set</w:t>
              </w:r>
            </w:ins>
          </w:p>
        </w:tc>
        <w:tc>
          <w:tcPr>
            <w:tcW w:w="4770" w:type="dxa"/>
          </w:tcPr>
          <w:p w:rsidR="00902946" w:rsidRDefault="00902946" w:rsidP="008A66A9">
            <w:pPr>
              <w:jc w:val="center"/>
              <w:rPr>
                <w:ins w:id="1694" w:author="Sammartano, Marc (BIC USA)" w:date="2017-03-04T19:12:00Z"/>
                <w:b/>
              </w:rPr>
            </w:pPr>
            <w:ins w:id="1695" w:author="Sammartano, Marc (BIC USA)" w:date="2017-03-04T19:18:00Z">
              <w:r>
                <w:rPr>
                  <w:b/>
                </w:rPr>
                <w:t>Meaning</w:t>
              </w:r>
            </w:ins>
          </w:p>
        </w:tc>
      </w:tr>
      <w:tr w:rsidR="00902946" w:rsidRPr="005B3879" w:rsidTr="00902946">
        <w:trPr>
          <w:cantSplit/>
          <w:ins w:id="1696" w:author="Sammartano, Marc (BIC USA)" w:date="2017-03-04T19:12:00Z"/>
        </w:trPr>
        <w:tc>
          <w:tcPr>
            <w:tcW w:w="849" w:type="dxa"/>
          </w:tcPr>
          <w:p w:rsidR="00902946" w:rsidRPr="005B3879" w:rsidRDefault="00902946" w:rsidP="008A66A9">
            <w:pPr>
              <w:jc w:val="center"/>
              <w:rPr>
                <w:ins w:id="1697" w:author="Sammartano, Marc (BIC USA)" w:date="2017-03-04T19:12:00Z"/>
              </w:rPr>
            </w:pPr>
            <w:ins w:id="1698" w:author="Sammartano, Marc (BIC USA)" w:date="2017-03-04T19:23:00Z">
              <w:r>
                <w:fldChar w:fldCharType="begin"/>
              </w:r>
              <w:r>
                <w:instrText>HYPERLINK "http://developer.android.com/reference/android/os/PowerManager.html" \l "ACQUIRE_CAUSES_WAKEUP"</w:instrText>
              </w:r>
              <w:r>
                <w:fldChar w:fldCharType="separate"/>
              </w:r>
              <w:r>
                <w:rPr>
                  <w:rStyle w:val="Hyperlink"/>
                  <w:rFonts w:ascii="Courier New" w:hAnsi="Courier New" w:cs="Courier New"/>
                  <w:b/>
                  <w:bCs/>
                  <w:sz w:val="20"/>
                  <w:szCs w:val="20"/>
                </w:rPr>
                <w:t>1</w:t>
              </w:r>
              <w:r>
                <w:rPr>
                  <w:rStyle w:val="Hyperlink"/>
                  <w:rFonts w:ascii="Courier New" w:hAnsi="Courier New" w:cs="Courier New"/>
                  <w:b/>
                  <w:bCs/>
                  <w:sz w:val="20"/>
                  <w:szCs w:val="20"/>
                </w:rPr>
                <w:fldChar w:fldCharType="end"/>
              </w:r>
            </w:ins>
          </w:p>
        </w:tc>
        <w:tc>
          <w:tcPr>
            <w:tcW w:w="2360" w:type="dxa"/>
          </w:tcPr>
          <w:p w:rsidR="00902946" w:rsidRPr="005B3879" w:rsidRDefault="00902946" w:rsidP="008A66A9">
            <w:pPr>
              <w:jc w:val="center"/>
              <w:rPr>
                <w:ins w:id="1699" w:author="Sammartano, Marc (BIC USA)" w:date="2017-03-04T19:12:00Z"/>
              </w:rPr>
            </w:pPr>
            <w:ins w:id="1700" w:author="Sammartano, Marc (BIC USA)" w:date="2017-03-04T19:16:00Z">
              <w:r>
                <w:t>Acquire causes wakeup</w:t>
              </w:r>
            </w:ins>
          </w:p>
        </w:tc>
        <w:tc>
          <w:tcPr>
            <w:tcW w:w="4770" w:type="dxa"/>
          </w:tcPr>
          <w:p w:rsidR="00902946" w:rsidRDefault="00902946" w:rsidP="00902946">
            <w:pPr>
              <w:rPr>
                <w:ins w:id="1701" w:author="Sammartano, Marc (BIC USA)" w:date="2017-03-04T19:12:00Z"/>
              </w:rPr>
            </w:pPr>
            <w:ins w:id="1702" w:author="Sammartano, Marc (BIC USA)" w:date="2017-03-04T19:19:00Z">
              <w:r>
                <w:t xml:space="preserve">Turn screen </w:t>
              </w:r>
            </w:ins>
            <w:ins w:id="1703" w:author="Sammartano, Marc (BIC USA)" w:date="2017-03-04T19:21:00Z">
              <w:r>
                <w:t xml:space="preserve">on </w:t>
              </w:r>
            </w:ins>
            <w:ins w:id="1704" w:author="Sammartano, Marc (BIC USA)" w:date="2017-03-04T19:19:00Z">
              <w:r>
                <w:t>when wakelock is acquired</w:t>
              </w:r>
            </w:ins>
            <w:ins w:id="1705" w:author="Sammartano, Marc (BIC USA)" w:date="2017-03-04T19:20:00Z">
              <w:r>
                <w:t>.</w:t>
              </w:r>
            </w:ins>
          </w:p>
        </w:tc>
      </w:tr>
      <w:tr w:rsidR="00902946" w:rsidRPr="005B3879" w:rsidTr="00902946">
        <w:trPr>
          <w:cantSplit/>
          <w:ins w:id="1706" w:author="Sammartano, Marc (BIC USA)" w:date="2017-03-04T19:12:00Z"/>
        </w:trPr>
        <w:tc>
          <w:tcPr>
            <w:tcW w:w="849" w:type="dxa"/>
          </w:tcPr>
          <w:p w:rsidR="00902946" w:rsidRPr="005B3879" w:rsidRDefault="00902946" w:rsidP="008A66A9">
            <w:pPr>
              <w:jc w:val="center"/>
              <w:rPr>
                <w:ins w:id="1707" w:author="Sammartano, Marc (BIC USA)" w:date="2017-03-04T19:12:00Z"/>
              </w:rPr>
            </w:pPr>
            <w:ins w:id="1708" w:author="Sammartano, Marc (BIC USA)" w:date="2017-03-04T19:23:00Z">
              <w:r>
                <w:fldChar w:fldCharType="begin"/>
              </w:r>
            </w:ins>
            <w:ins w:id="1709" w:author="Sammartano, Marc (BIC USA)" w:date="2017-03-04T19:24:00Z">
              <w:r>
                <w:instrText>HYPERLINK "http://developer.android.com/reference/android/os/PowerManager.html" \l "ON_AFTER_RELEASE"</w:instrText>
              </w:r>
            </w:ins>
            <w:ins w:id="1710" w:author="Sammartano, Marc (BIC USA)" w:date="2017-03-04T19:23:00Z">
              <w:r>
                <w:fldChar w:fldCharType="separate"/>
              </w:r>
              <w:r>
                <w:rPr>
                  <w:rStyle w:val="Hyperlink"/>
                  <w:rFonts w:ascii="Courier New" w:hAnsi="Courier New" w:cs="Courier New"/>
                  <w:b/>
                  <w:bCs/>
                  <w:sz w:val="20"/>
                  <w:szCs w:val="20"/>
                </w:rPr>
                <w:t>2</w:t>
              </w:r>
              <w:r>
                <w:rPr>
                  <w:rStyle w:val="Hyperlink"/>
                  <w:rFonts w:ascii="Courier New" w:hAnsi="Courier New" w:cs="Courier New"/>
                  <w:b/>
                  <w:bCs/>
                  <w:sz w:val="20"/>
                  <w:szCs w:val="20"/>
                </w:rPr>
                <w:fldChar w:fldCharType="end"/>
              </w:r>
            </w:ins>
          </w:p>
        </w:tc>
        <w:tc>
          <w:tcPr>
            <w:tcW w:w="2360" w:type="dxa"/>
          </w:tcPr>
          <w:p w:rsidR="00902946" w:rsidRPr="005B3879" w:rsidRDefault="00902946" w:rsidP="008A66A9">
            <w:pPr>
              <w:jc w:val="center"/>
              <w:rPr>
                <w:ins w:id="1711" w:author="Sammartano, Marc (BIC USA)" w:date="2017-03-04T19:12:00Z"/>
              </w:rPr>
            </w:pPr>
            <w:ins w:id="1712" w:author="Sammartano, Marc (BIC USA)" w:date="2017-03-04T19:17:00Z">
              <w:r>
                <w:t>On after release</w:t>
              </w:r>
            </w:ins>
          </w:p>
        </w:tc>
        <w:tc>
          <w:tcPr>
            <w:tcW w:w="4770" w:type="dxa"/>
          </w:tcPr>
          <w:p w:rsidR="00902946" w:rsidRDefault="00902946" w:rsidP="00902946">
            <w:pPr>
              <w:rPr>
                <w:ins w:id="1713" w:author="Sammartano, Marc (BIC USA)" w:date="2017-03-04T19:12:00Z"/>
              </w:rPr>
            </w:pPr>
            <w:ins w:id="1714" w:author="Sammartano, Marc (BIC USA)" w:date="2017-03-04T19:26:00Z">
              <w:r>
                <w:t>Reset screen tim</w:t>
              </w:r>
            </w:ins>
            <w:ins w:id="1715" w:author="Sammartano, Marc (BIC USA)" w:date="2017-03-04T19:27:00Z">
              <w:r>
                <w:t>e</w:t>
              </w:r>
            </w:ins>
            <w:ins w:id="1716" w:author="Sammartano, Marc (BIC USA)" w:date="2017-03-04T19:26:00Z">
              <w:r>
                <w:t>out</w:t>
              </w:r>
            </w:ins>
            <w:ins w:id="1717" w:author="Sammartano, Marc (BIC USA)" w:date="2017-03-04T19:21:00Z">
              <w:r>
                <w:t xml:space="preserve"> when wakelock is released.</w:t>
              </w:r>
            </w:ins>
          </w:p>
        </w:tc>
      </w:tr>
      <w:tr w:rsidR="00902946" w:rsidRPr="005B3879" w:rsidTr="00902946">
        <w:trPr>
          <w:cantSplit/>
          <w:ins w:id="1718" w:author="Sammartano, Marc (BIC USA)" w:date="2017-03-04T19:12:00Z"/>
        </w:trPr>
        <w:tc>
          <w:tcPr>
            <w:tcW w:w="849" w:type="dxa"/>
          </w:tcPr>
          <w:p w:rsidR="00902946" w:rsidRPr="005B3879" w:rsidRDefault="00902946" w:rsidP="008A66A9">
            <w:pPr>
              <w:jc w:val="center"/>
              <w:rPr>
                <w:ins w:id="1719" w:author="Sammartano, Marc (BIC USA)" w:date="2017-03-04T19:12:00Z"/>
              </w:rPr>
            </w:pPr>
            <w:ins w:id="1720" w:author="Sammartano, Marc (BIC USA)" w:date="2017-03-04T19:15:00Z">
              <w:r>
                <w:t>3</w:t>
              </w:r>
            </w:ins>
          </w:p>
        </w:tc>
        <w:tc>
          <w:tcPr>
            <w:tcW w:w="2360" w:type="dxa"/>
          </w:tcPr>
          <w:p w:rsidR="00902946" w:rsidRPr="005B3879" w:rsidRDefault="00902946" w:rsidP="008A66A9">
            <w:pPr>
              <w:jc w:val="center"/>
              <w:rPr>
                <w:ins w:id="1721" w:author="Sammartano, Marc (BIC USA)" w:date="2017-03-04T19:12:00Z"/>
              </w:rPr>
            </w:pPr>
            <w:ins w:id="1722" w:author="Sammartano, Marc (BIC USA)" w:date="2017-03-04T19:17:00Z">
              <w:r>
                <w:t>Both</w:t>
              </w:r>
            </w:ins>
          </w:p>
        </w:tc>
        <w:tc>
          <w:tcPr>
            <w:tcW w:w="4770" w:type="dxa"/>
          </w:tcPr>
          <w:p w:rsidR="00902946" w:rsidRDefault="00902946" w:rsidP="008A66A9">
            <w:pPr>
              <w:jc w:val="center"/>
              <w:rPr>
                <w:ins w:id="1723" w:author="Sammartano, Marc (BIC USA)" w:date="2017-03-04T19:12:00Z"/>
              </w:rPr>
            </w:pPr>
          </w:p>
        </w:tc>
      </w:tr>
      <w:tr w:rsidR="00902946" w:rsidRPr="005B3879" w:rsidTr="00902946">
        <w:trPr>
          <w:cantSplit/>
          <w:ins w:id="1724" w:author="Sammartano, Marc (BIC USA)" w:date="2017-03-04T19:12:00Z"/>
        </w:trPr>
        <w:tc>
          <w:tcPr>
            <w:tcW w:w="849" w:type="dxa"/>
          </w:tcPr>
          <w:p w:rsidR="00902946" w:rsidRDefault="00902946" w:rsidP="008A66A9">
            <w:pPr>
              <w:jc w:val="center"/>
              <w:rPr>
                <w:ins w:id="1725" w:author="Sammartano, Marc (BIC USA)" w:date="2017-03-04T19:12:00Z"/>
              </w:rPr>
            </w:pPr>
            <w:ins w:id="1726" w:author="Sammartano, Marc (BIC USA)" w:date="2017-03-04T19:15:00Z">
              <w:r>
                <w:t>Other</w:t>
              </w:r>
            </w:ins>
          </w:p>
        </w:tc>
        <w:tc>
          <w:tcPr>
            <w:tcW w:w="2360" w:type="dxa"/>
          </w:tcPr>
          <w:p w:rsidR="00902946" w:rsidRDefault="00902946" w:rsidP="008A66A9">
            <w:pPr>
              <w:jc w:val="center"/>
              <w:rPr>
                <w:ins w:id="1727" w:author="Sammartano, Marc (BIC USA)" w:date="2017-03-04T19:12:00Z"/>
              </w:rPr>
            </w:pPr>
            <w:ins w:id="1728" w:author="Sammartano, Marc (BIC USA)" w:date="2017-03-04T19:17:00Z">
              <w:r>
                <w:t>Neither</w:t>
              </w:r>
            </w:ins>
          </w:p>
        </w:tc>
        <w:tc>
          <w:tcPr>
            <w:tcW w:w="4770" w:type="dxa"/>
          </w:tcPr>
          <w:p w:rsidR="00902946" w:rsidRDefault="00902946" w:rsidP="008A66A9">
            <w:pPr>
              <w:jc w:val="center"/>
              <w:rPr>
                <w:ins w:id="1729" w:author="Sammartano, Marc (BIC USA)" w:date="2017-03-04T19:12:00Z"/>
              </w:rPr>
            </w:pPr>
          </w:p>
        </w:tc>
      </w:tr>
    </w:tbl>
    <w:p w:rsidR="00BF7863" w:rsidRDefault="00BF7863" w:rsidP="00526973">
      <w:pPr>
        <w:rPr>
          <w:ins w:id="1730" w:author="Sammartano, Marc (BIC USA)" w:date="2017-03-04T19:10:00Z"/>
        </w:rPr>
      </w:pPr>
    </w:p>
    <w:p w:rsidR="00526973" w:rsidRDefault="00526973" w:rsidP="00526973">
      <w:r>
        <w:t>Use the WakeLock only when you really need it. Acquiring a WakeLock increases power usage and decreases battery life. The WakeLock is always released when the program stops running.</w:t>
      </w:r>
    </w:p>
    <w:p w:rsidR="00526973" w:rsidRDefault="00526973" w:rsidP="00526973">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526973" w:rsidRPr="009B7763" w:rsidRDefault="00526973" w:rsidP="00526973">
      <w:pPr>
        <w:pStyle w:val="Codeexample"/>
        <w:rPr>
          <w:rFonts w:ascii="Letter Gothic" w:hAnsi="Letter Gothic"/>
          <w:b w:val="0"/>
        </w:rPr>
      </w:pPr>
      <w:r w:rsidRPr="009B7763">
        <w:rPr>
          <w:rFonts w:ascii="Letter Gothic" w:hAnsi="Letter Gothic"/>
          <w:b w:val="0"/>
        </w:rPr>
        <w:t>Audio.load n,"B5b.mp3"</w:t>
      </w:r>
    </w:p>
    <w:p w:rsidR="00526973" w:rsidRPr="009B7763" w:rsidRDefault="00526973" w:rsidP="00526973">
      <w:pPr>
        <w:pStyle w:val="Codeexample"/>
        <w:rPr>
          <w:rFonts w:ascii="Letter Gothic" w:hAnsi="Letter Gothic"/>
          <w:b w:val="0"/>
        </w:rPr>
      </w:pPr>
      <w:r w:rsidRPr="009B7763">
        <w:rPr>
          <w:rFonts w:ascii="Letter Gothic" w:hAnsi="Letter Gothic"/>
          <w:b w:val="0"/>
        </w:rPr>
        <w:t>Audio.play n</w:t>
      </w:r>
    </w:p>
    <w:p w:rsidR="00526973" w:rsidRPr="009B7763" w:rsidRDefault="00526973" w:rsidP="00526973">
      <w:pPr>
        <w:pStyle w:val="Codeexample"/>
        <w:rPr>
          <w:rFonts w:ascii="Letter Gothic" w:hAnsi="Letter Gothic"/>
          <w:b w:val="0"/>
        </w:rPr>
      </w:pPr>
      <w:r w:rsidRPr="009B7763">
        <w:rPr>
          <w:rFonts w:ascii="Letter Gothic" w:hAnsi="Letter Gothic"/>
          <w:b w:val="0"/>
        </w:rPr>
        <w:t>WakeLock 1</w:t>
      </w:r>
    </w:p>
    <w:p w:rsidR="00526973" w:rsidRPr="009B7763" w:rsidRDefault="00526973" w:rsidP="00526973">
      <w:pPr>
        <w:pStyle w:val="Codeexample"/>
        <w:rPr>
          <w:rFonts w:ascii="Letter Gothic" w:hAnsi="Letter Gothic"/>
          <w:b w:val="0"/>
        </w:rPr>
      </w:pPr>
      <w:r w:rsidRPr="009B7763">
        <w:rPr>
          <w:rFonts w:ascii="Letter Gothic" w:hAnsi="Letter Gothic"/>
          <w:b w:val="0"/>
        </w:rPr>
        <w:t>Do</w:t>
      </w:r>
    </w:p>
    <w:p w:rsidR="00526973" w:rsidRPr="009B7763" w:rsidRDefault="00526973" w:rsidP="00526973">
      <w:pPr>
        <w:pStyle w:val="Codeexample"/>
        <w:rPr>
          <w:rFonts w:ascii="Letter Gothic" w:hAnsi="Letter Gothic"/>
          <w:b w:val="0"/>
        </w:rPr>
      </w:pPr>
      <w:r w:rsidRPr="009B7763">
        <w:rPr>
          <w:rFonts w:ascii="Letter Gothic" w:hAnsi="Letter Gothic"/>
          <w:b w:val="0"/>
        </w:rPr>
        <w:t xml:space="preserve">  Pause 30000</w:t>
      </w:r>
    </w:p>
    <w:p w:rsidR="00526973" w:rsidRPr="009B7763" w:rsidRDefault="00526973" w:rsidP="00526973">
      <w:pPr>
        <w:pStyle w:val="Codeexample"/>
        <w:rPr>
          <w:rFonts w:ascii="Letter Gothic" w:hAnsi="Letter Gothic"/>
          <w:b w:val="0"/>
        </w:rPr>
      </w:pPr>
      <w:r w:rsidRPr="009B7763">
        <w:rPr>
          <w:rFonts w:ascii="Letter Gothic" w:hAnsi="Letter Gothic"/>
          <w:b w:val="0"/>
        </w:rPr>
        <w:t>Until 0</w:t>
      </w:r>
    </w:p>
    <w:p w:rsidR="00526973" w:rsidRDefault="00526973" w:rsidP="00526973">
      <w:r>
        <w:t>The screen will turn off when the system screen timeout expires but the music will continue to play.</w:t>
      </w:r>
    </w:p>
    <w:p w:rsidR="00526973" w:rsidRDefault="00526973" w:rsidP="00526973">
      <w:pPr>
        <w:pStyle w:val="Heading2"/>
      </w:pPr>
      <w:bookmarkStart w:id="1731" w:name="_Toc477150964"/>
      <w:r>
        <w:t>WifiLock &lt;code_nexp&gt;</w:t>
      </w:r>
      <w:bookmarkEnd w:id="1731"/>
      <w:r>
        <w:fldChar w:fldCharType="begin"/>
      </w:r>
      <w:r>
        <w:instrText xml:space="preserve"> XE "</w:instrText>
      </w:r>
      <w:r w:rsidRPr="004E494F">
        <w:instrText>W</w:instrText>
      </w:r>
      <w:r>
        <w:instrText>ifi</w:instrText>
      </w:r>
      <w:r w:rsidRPr="004E494F">
        <w:instrText>Lock &lt;code_nexp&gt;</w:instrText>
      </w:r>
      <w:r>
        <w:instrText xml:space="preserve">" </w:instrText>
      </w:r>
      <w:r>
        <w:fldChar w:fldCharType="end"/>
      </w:r>
    </w:p>
    <w:p w:rsidR="00526973" w:rsidRDefault="00526973" w:rsidP="00526973">
      <w:r>
        <w:t xml:space="preserve">The </w:t>
      </w:r>
      <w:r w:rsidRPr="00976B70">
        <w:rPr>
          <w:b/>
        </w:rPr>
        <w:t>WifiLock</w:t>
      </w:r>
      <w:r>
        <w:t xml:space="preserve"> command allows your program to keep the WiFi connection awake when a time-out would normally turn it off. The &lt;code_nexp&gt; may be one of four values.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526973" w:rsidRPr="002C2F6D" w:rsidTr="00B6277C">
        <w:trPr>
          <w:cantSplit/>
        </w:trPr>
        <w:tc>
          <w:tcPr>
            <w:tcW w:w="1234" w:type="dxa"/>
          </w:tcPr>
          <w:p w:rsidR="00526973" w:rsidRPr="002C2F6D" w:rsidRDefault="00526973" w:rsidP="00B6277C">
            <w:pPr>
              <w:jc w:val="center"/>
              <w:rPr>
                <w:b/>
              </w:rPr>
            </w:pPr>
            <w:r>
              <w:rPr>
                <w:b/>
              </w:rPr>
              <w:t>Code:</w:t>
            </w:r>
          </w:p>
        </w:tc>
        <w:tc>
          <w:tcPr>
            <w:tcW w:w="1622" w:type="dxa"/>
          </w:tcPr>
          <w:p w:rsidR="00526973" w:rsidRDefault="00526973" w:rsidP="00B6277C">
            <w:pPr>
              <w:jc w:val="center"/>
              <w:rPr>
                <w:b/>
              </w:rPr>
            </w:pPr>
            <w:r>
              <w:rPr>
                <w:b/>
              </w:rPr>
              <w:t>WiFiLock Type</w:t>
            </w:r>
          </w:p>
        </w:tc>
        <w:tc>
          <w:tcPr>
            <w:tcW w:w="4950" w:type="dxa"/>
          </w:tcPr>
          <w:p w:rsidR="00526973" w:rsidRPr="002C2F6D" w:rsidRDefault="00526973" w:rsidP="00B6277C">
            <w:pPr>
              <w:jc w:val="center"/>
              <w:rPr>
                <w:b/>
              </w:rPr>
            </w:pPr>
            <w:r>
              <w:rPr>
                <w:b/>
              </w:rPr>
              <w:t>WiFi Operation When Screen is Off</w:t>
            </w:r>
          </w:p>
        </w:tc>
      </w:tr>
      <w:tr w:rsidR="00526973" w:rsidRPr="005B3879" w:rsidTr="00B6277C">
        <w:trPr>
          <w:cantSplit/>
        </w:trPr>
        <w:tc>
          <w:tcPr>
            <w:tcW w:w="1234" w:type="dxa"/>
          </w:tcPr>
          <w:p w:rsidR="00526973" w:rsidRPr="005B3879" w:rsidRDefault="006736FB" w:rsidP="00B6277C">
            <w:pPr>
              <w:jc w:val="center"/>
            </w:pPr>
            <w:hyperlink r:id="rId47" w:anchor="WIFI_MODE_SCAN_ONLY" w:history="1">
              <w:r w:rsidR="00526973">
                <w:rPr>
                  <w:rStyle w:val="Hyperlink"/>
                  <w:rFonts w:ascii="Courier New" w:hAnsi="Courier New" w:cs="Courier New"/>
                  <w:b/>
                  <w:bCs/>
                  <w:sz w:val="20"/>
                  <w:szCs w:val="20"/>
                </w:rPr>
                <w:t>1</w:t>
              </w:r>
            </w:hyperlink>
          </w:p>
        </w:tc>
        <w:tc>
          <w:tcPr>
            <w:tcW w:w="1622" w:type="dxa"/>
          </w:tcPr>
          <w:p w:rsidR="00526973" w:rsidRDefault="00526973" w:rsidP="00B6277C">
            <w:pPr>
              <w:jc w:val="center"/>
            </w:pPr>
            <w:r>
              <w:t>Scan Only</w:t>
            </w:r>
          </w:p>
        </w:tc>
        <w:tc>
          <w:tcPr>
            <w:tcW w:w="4950" w:type="dxa"/>
          </w:tcPr>
          <w:p w:rsidR="00526973" w:rsidRPr="005B3879" w:rsidRDefault="00526973" w:rsidP="00B6277C">
            <w:pPr>
              <w:jc w:val="center"/>
            </w:pPr>
            <w:r>
              <w:t>WiFi kept active, but only operation is initiating scan and reporting scan results</w:t>
            </w:r>
          </w:p>
        </w:tc>
      </w:tr>
      <w:tr w:rsidR="00526973" w:rsidRPr="005B3879" w:rsidTr="00B6277C">
        <w:trPr>
          <w:cantSplit/>
        </w:trPr>
        <w:tc>
          <w:tcPr>
            <w:tcW w:w="1234" w:type="dxa"/>
          </w:tcPr>
          <w:p w:rsidR="00526973" w:rsidRPr="005B3879" w:rsidRDefault="006736FB" w:rsidP="00B6277C">
            <w:pPr>
              <w:jc w:val="center"/>
            </w:pPr>
            <w:hyperlink r:id="rId48" w:anchor="WIFI_MODE_FULL" w:history="1">
              <w:r w:rsidR="00526973">
                <w:rPr>
                  <w:rStyle w:val="Hyperlink"/>
                  <w:rFonts w:ascii="Courier New" w:hAnsi="Courier New" w:cs="Courier New"/>
                  <w:b/>
                  <w:bCs/>
                  <w:sz w:val="20"/>
                  <w:szCs w:val="20"/>
                </w:rPr>
                <w:t>2</w:t>
              </w:r>
            </w:hyperlink>
          </w:p>
        </w:tc>
        <w:tc>
          <w:tcPr>
            <w:tcW w:w="1622" w:type="dxa"/>
          </w:tcPr>
          <w:p w:rsidR="00526973" w:rsidRDefault="00526973" w:rsidP="00B6277C">
            <w:pPr>
              <w:jc w:val="center"/>
            </w:pPr>
            <w:r>
              <w:t>Full</w:t>
            </w:r>
          </w:p>
        </w:tc>
        <w:tc>
          <w:tcPr>
            <w:tcW w:w="4950" w:type="dxa"/>
          </w:tcPr>
          <w:p w:rsidR="00526973" w:rsidRPr="005B3879" w:rsidRDefault="00526973" w:rsidP="00B6277C">
            <w:pPr>
              <w:jc w:val="center"/>
            </w:pPr>
            <w:r>
              <w:t>WiFi behaves normally</w:t>
            </w:r>
          </w:p>
        </w:tc>
      </w:tr>
      <w:tr w:rsidR="00526973" w:rsidRPr="005B3879" w:rsidTr="00B6277C">
        <w:trPr>
          <w:cantSplit/>
        </w:trPr>
        <w:tc>
          <w:tcPr>
            <w:tcW w:w="1234" w:type="dxa"/>
          </w:tcPr>
          <w:p w:rsidR="00526973" w:rsidRPr="005B3879" w:rsidRDefault="006736FB" w:rsidP="00B6277C">
            <w:pPr>
              <w:jc w:val="center"/>
            </w:pPr>
            <w:hyperlink r:id="rId49" w:anchor="WIFI_MODE_FULL_HIGH_PERF" w:history="1">
              <w:r w:rsidR="00526973">
                <w:rPr>
                  <w:rStyle w:val="Hyperlink"/>
                  <w:rFonts w:ascii="Courier New" w:hAnsi="Courier New" w:cs="Courier New"/>
                  <w:b/>
                  <w:bCs/>
                  <w:sz w:val="20"/>
                  <w:szCs w:val="20"/>
                </w:rPr>
                <w:t>3</w:t>
              </w:r>
            </w:hyperlink>
          </w:p>
        </w:tc>
        <w:tc>
          <w:tcPr>
            <w:tcW w:w="1622" w:type="dxa"/>
          </w:tcPr>
          <w:p w:rsidR="00526973" w:rsidRDefault="00526973" w:rsidP="00B6277C">
            <w:pPr>
              <w:jc w:val="center"/>
            </w:pPr>
            <w:r>
              <w:t>Full High-Performance</w:t>
            </w:r>
          </w:p>
        </w:tc>
        <w:tc>
          <w:tcPr>
            <w:tcW w:w="4950" w:type="dxa"/>
          </w:tcPr>
          <w:p w:rsidR="00526973" w:rsidRPr="005B3879" w:rsidRDefault="00526973" w:rsidP="00B6277C">
            <w:pPr>
              <w:jc w:val="center"/>
            </w:pPr>
            <w:r>
              <w:t>WiFi operates at high performance with minimum packet loss and low latency*</w:t>
            </w:r>
          </w:p>
        </w:tc>
      </w:tr>
      <w:tr w:rsidR="00526973" w:rsidRPr="005B3879" w:rsidTr="00B6277C">
        <w:trPr>
          <w:cantSplit/>
        </w:trPr>
        <w:tc>
          <w:tcPr>
            <w:tcW w:w="1234" w:type="dxa"/>
          </w:tcPr>
          <w:p w:rsidR="00526973" w:rsidRPr="005B3879" w:rsidRDefault="00526973" w:rsidP="00B6277C">
            <w:pPr>
              <w:jc w:val="center"/>
            </w:pPr>
            <w:r>
              <w:t>4</w:t>
            </w:r>
          </w:p>
        </w:tc>
        <w:tc>
          <w:tcPr>
            <w:tcW w:w="1622" w:type="dxa"/>
          </w:tcPr>
          <w:p w:rsidR="00526973" w:rsidRDefault="00526973" w:rsidP="00B6277C">
            <w:pPr>
              <w:jc w:val="center"/>
            </w:pPr>
            <w:r>
              <w:t>No WiFiLock</w:t>
            </w:r>
          </w:p>
        </w:tc>
        <w:tc>
          <w:tcPr>
            <w:tcW w:w="4950" w:type="dxa"/>
          </w:tcPr>
          <w:p w:rsidR="00526973" w:rsidRPr="005B3879" w:rsidRDefault="00526973" w:rsidP="00B6277C">
            <w:pPr>
              <w:jc w:val="center"/>
            </w:pPr>
            <w:r>
              <w:t>WiFi turns off (may be settable on some devices)</w:t>
            </w:r>
          </w:p>
        </w:tc>
      </w:tr>
    </w:tbl>
    <w:p w:rsidR="00526973" w:rsidRDefault="00526973" w:rsidP="00526973">
      <w:pPr>
        <w:spacing w:before="120"/>
        <w:ind w:left="720" w:right="720"/>
      </w:pPr>
      <w:r>
        <w:t>*Full Hi-Perf mode is not available on all Android devices. Devices running Android 3.0.x or earlier, and devices without the necessary hardware, will run in Full mode instead.</w:t>
      </w:r>
    </w:p>
    <w:p w:rsidR="00526973" w:rsidRDefault="00526973" w:rsidP="00526973">
      <w:r>
        <w:t xml:space="preserve">Use </w:t>
      </w:r>
      <w:r w:rsidRPr="00976B70">
        <w:rPr>
          <w:b/>
        </w:rPr>
        <w:t>WifiLock</w:t>
      </w:r>
      <w:r>
        <w:t xml:space="preserve"> only when you really need it. Acquiring a WifiLock increases power usage and decreases battery life. The WifiLock is always released when the program stops running.</w:t>
      </w:r>
    </w:p>
    <w:p w:rsidR="00322AA4" w:rsidRDefault="00322AA4" w:rsidP="00322AA4">
      <w:pPr>
        <w:pStyle w:val="Heading1"/>
      </w:pPr>
      <w:bookmarkStart w:id="1732" w:name="_Toc477150965"/>
      <w:r>
        <w:lastRenderedPageBreak/>
        <w:t>Miscellaneous Commands</w:t>
      </w:r>
      <w:bookmarkEnd w:id="1732"/>
    </w:p>
    <w:p w:rsidR="000548D0" w:rsidRDefault="000548D0" w:rsidP="000548D0">
      <w:pPr>
        <w:pStyle w:val="Heading2"/>
      </w:pPr>
      <w:bookmarkStart w:id="1733" w:name="_Toc477150966"/>
      <w:r>
        <w:t>Headset &lt;state_nvar&gt;, &lt;type_svar&gt;, &lt;mic_nvar&gt;</w:t>
      </w:r>
      <w:bookmarkEnd w:id="1733"/>
      <w:r>
        <w:fldChar w:fldCharType="begin"/>
      </w:r>
      <w:r>
        <w:instrText xml:space="preserve"> XE "</w:instrText>
      </w:r>
      <w:r w:rsidRPr="00E23581">
        <w:instrText>Headset &lt;state_nvar&gt;, &lt;type_svar&gt;, &lt;mic_nvar&gt;</w:instrText>
      </w:r>
      <w:r>
        <w:instrText xml:space="preserve">" </w:instrText>
      </w:r>
      <w:r>
        <w:fldChar w:fldCharType="end"/>
      </w:r>
    </w:p>
    <w:p w:rsidR="00E71A1D" w:rsidRPr="00E71A1D" w:rsidRDefault="00E71A1D" w:rsidP="0018311F">
      <w:pPr>
        <w:spacing w:after="0"/>
      </w:pPr>
      <w:r>
        <w:t xml:space="preserve">Reports if there is a headset plugged into your device, </w:t>
      </w:r>
      <w:r w:rsidR="0018311F">
        <w:t>and returns data about the headset</w:t>
      </w:r>
      <w:r>
        <w:t xml:space="preserve">. </w:t>
      </w:r>
      <w:r w:rsidR="0018311F">
        <w:t>The parameters are all names of variables that receive the data</w:t>
      </w:r>
      <w:r>
        <w:t>:</w:t>
      </w:r>
    </w:p>
    <w:p w:rsidR="000548D0" w:rsidRDefault="000548D0" w:rsidP="004A2113">
      <w:pPr>
        <w:pStyle w:val="ListParagraph"/>
        <w:numPr>
          <w:ilvl w:val="0"/>
          <w:numId w:val="45"/>
        </w:numPr>
      </w:pPr>
      <w:r w:rsidRPr="00931A6D">
        <w:t>&lt;state_nvar&gt;</w:t>
      </w:r>
      <w:r>
        <w:t>:</w:t>
      </w:r>
      <w:r w:rsidR="00E71A1D">
        <w:tab/>
      </w:r>
      <w:r>
        <w:t xml:space="preserve">1.0 if </w:t>
      </w:r>
      <w:r w:rsidR="0018311F">
        <w:t xml:space="preserve">a </w:t>
      </w:r>
      <w:r>
        <w:t xml:space="preserve">headset </w:t>
      </w:r>
      <w:r w:rsidR="0018311F">
        <w:t xml:space="preserve">is </w:t>
      </w:r>
      <w:r>
        <w:t xml:space="preserve">plugged in, </w:t>
      </w:r>
      <w:r w:rsidR="00E71A1D">
        <w:t>0</w:t>
      </w:r>
      <w:r w:rsidR="0018311F">
        <w:t>.0</w:t>
      </w:r>
      <w:r>
        <w:t xml:space="preserve"> if no headset </w:t>
      </w:r>
      <w:r w:rsidR="0018311F">
        <w:t xml:space="preserve">is </w:t>
      </w:r>
      <w:r>
        <w:t>plugged in</w:t>
      </w:r>
      <w:r w:rsidR="00E71A1D">
        <w:t>, and -1</w:t>
      </w:r>
      <w:r w:rsidR="0018311F">
        <w:t>.0</w:t>
      </w:r>
      <w:r w:rsidR="00E71A1D">
        <w:t xml:space="preserve"> if unknown</w:t>
      </w:r>
      <w:r>
        <w:t>.</w:t>
      </w:r>
    </w:p>
    <w:p w:rsidR="000548D0" w:rsidRDefault="000548D0" w:rsidP="004A2113">
      <w:pPr>
        <w:pStyle w:val="ListParagraph"/>
        <w:numPr>
          <w:ilvl w:val="0"/>
          <w:numId w:val="45"/>
        </w:numPr>
      </w:pPr>
      <w:r w:rsidRPr="00931A6D">
        <w:t>&lt;</w:t>
      </w:r>
      <w:r>
        <w:t>type</w:t>
      </w:r>
      <w:r w:rsidRPr="00931A6D">
        <w:t>_</w:t>
      </w:r>
      <w:r>
        <w:t>s</w:t>
      </w:r>
      <w:r w:rsidRPr="00931A6D">
        <w:t>var&gt;</w:t>
      </w:r>
      <w:r>
        <w:t>:</w:t>
      </w:r>
      <w:r w:rsidR="00E71A1D">
        <w:tab/>
      </w:r>
      <w:r>
        <w:t>A string describing the device type</w:t>
      </w:r>
      <w:r w:rsidR="0018311F">
        <w:t xml:space="preserve"> of the last headset known to your device</w:t>
      </w:r>
      <w:r>
        <w:t>.</w:t>
      </w:r>
    </w:p>
    <w:p w:rsidR="000548D0" w:rsidRDefault="000548D0" w:rsidP="004A2113">
      <w:pPr>
        <w:pStyle w:val="ListParagraph"/>
        <w:numPr>
          <w:ilvl w:val="0"/>
          <w:numId w:val="45"/>
        </w:numPr>
      </w:pPr>
      <w:r w:rsidRPr="00931A6D">
        <w:t>&lt;</w:t>
      </w:r>
      <w:r>
        <w:t>mic</w:t>
      </w:r>
      <w:r w:rsidRPr="00931A6D">
        <w:t>_nvar&gt;</w:t>
      </w:r>
      <w:r>
        <w:t>:</w:t>
      </w:r>
      <w:r w:rsidR="00E71A1D">
        <w:tab/>
      </w:r>
      <w:r>
        <w:t xml:space="preserve">1.0 if the headset has a microphone, </w:t>
      </w:r>
      <w:r w:rsidR="00E71A1D">
        <w:t>0</w:t>
      </w:r>
      <w:r w:rsidR="0018311F">
        <w:t>.0</w:t>
      </w:r>
      <w:r>
        <w:t xml:space="preserve"> if the headset does not have </w:t>
      </w:r>
      <w:r w:rsidR="0018311F">
        <w:t xml:space="preserve">a </w:t>
      </w:r>
      <w:r>
        <w:t>microphone</w:t>
      </w:r>
      <w:r w:rsidR="00E71A1D">
        <w:t>, and -1</w:t>
      </w:r>
      <w:r w:rsidR="0018311F">
        <w:t>.0</w:t>
      </w:r>
      <w:r w:rsidR="00E71A1D">
        <w:t xml:space="preserve"> if unknown</w:t>
      </w:r>
      <w:r>
        <w:t>.</w:t>
      </w:r>
    </w:p>
    <w:p w:rsidR="00E71A1D" w:rsidRPr="00E71A1D" w:rsidRDefault="00E71A1D" w:rsidP="00E71A1D">
      <w:r>
        <w:t xml:space="preserve">If you plug in or unplug a headset, new information becomes available. Your program must run the </w:t>
      </w:r>
      <w:r>
        <w:rPr>
          <w:b/>
        </w:rPr>
        <w:t>Headset</w:t>
      </w:r>
      <w:r>
        <w:t xml:space="preserve"> command again to get the update.</w:t>
      </w:r>
    </w:p>
    <w:p w:rsidR="000548D0" w:rsidRDefault="000548D0" w:rsidP="000548D0">
      <w:pPr>
        <w:pStyle w:val="Heading2"/>
      </w:pPr>
      <w:bookmarkStart w:id="1734" w:name="_Toc477150967"/>
      <w:r>
        <w:t>Notify &lt;title_sexp&gt;, &lt;subtitle_sexp&gt;, &lt;alert_sexp&gt;, &lt;wait_lexp&gt;</w:t>
      </w:r>
      <w:bookmarkEnd w:id="1734"/>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rsidR="008D299D" w:rsidRDefault="000548D0" w:rsidP="000548D0">
      <w:r>
        <w:t>This command will cause a Notify object to be placed in the Notify (Status) bar.</w:t>
      </w:r>
      <w:r w:rsidR="00F4613C">
        <w:t xml:space="preserve"> The Notify object displays the BASIC! app icon and the &lt;alert_sexp&gt; text. The user taps the Notify object to open the notification window. Your program’s notification displays the &lt;title_sexp&gt; and &lt;subtitle_sexp&gt; text.</w:t>
      </w:r>
    </w:p>
    <w:p w:rsidR="008D299D" w:rsidRDefault="00F4613C" w:rsidP="000548D0">
      <w:r>
        <w:t>The code snippet and screenshots shown below demonstrate the placement of the parameter strings.</w:t>
      </w:r>
    </w:p>
    <w:p w:rsidR="000548D0" w:rsidRDefault="000548D0" w:rsidP="000548D0">
      <w:r>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rsidR="000548D0" w:rsidRDefault="000548D0" w:rsidP="000548D0">
      <w:r>
        <w:t>The Notify object will be removed when the user taps the object</w:t>
      </w:r>
      <w:r w:rsidR="00F4613C">
        <w:t>, or when the program exits</w:t>
      </w:r>
      <w:r>
        <w:t>.</w:t>
      </w:r>
    </w:p>
    <w:p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rsidR="000548D0" w:rsidRDefault="000548D0" w:rsidP="000548D0">
      <w:pPr>
        <w:spacing w:after="0"/>
        <w:ind w:left="1440" w:firstLine="720"/>
        <w:rPr>
          <w:rFonts w:ascii="Bell MT" w:hAnsi="Bell MT"/>
        </w:rPr>
      </w:pPr>
      <w:r>
        <w:rPr>
          <w:rFonts w:ascii="Bell MT" w:hAnsi="Bell MT"/>
          <w:noProof/>
        </w:rPr>
        <w:drawing>
          <wp:inline distT="0" distB="0" distL="0" distR="0" wp14:anchorId="37905961" wp14:editId="37C19FE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pPr>
        <w:spacing w:after="0"/>
        <w:ind w:left="1440" w:firstLine="720"/>
        <w:rPr>
          <w:rFonts w:ascii="Bell MT" w:hAnsi="Bell MT"/>
        </w:rPr>
      </w:pPr>
      <w:r>
        <w:rPr>
          <w:rFonts w:ascii="Bell MT" w:hAnsi="Bell MT"/>
          <w:noProof/>
        </w:rPr>
        <w:lastRenderedPageBreak/>
        <w:drawing>
          <wp:inline distT="0" distB="0" distL="0" distR="0" wp14:anchorId="1A1F32B6" wp14:editId="39E93DE5">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r>
        <w:t>Note: the icon that appears in the Notify object will be the icon for the application in user-built apk.</w:t>
      </w:r>
    </w:p>
    <w:p w:rsidR="00917BFD" w:rsidRDefault="00917BFD" w:rsidP="00007CAA">
      <w:pPr>
        <w:pStyle w:val="Heading2"/>
      </w:pPr>
      <w:bookmarkStart w:id="1735" w:name="_Toc477150968"/>
      <w:r>
        <w:t>Pause</w:t>
      </w:r>
      <w:r w:rsidR="008B35C5">
        <w:t xml:space="preserve"> &lt;ticks_nexp&gt;</w:t>
      </w:r>
      <w:bookmarkEnd w:id="1735"/>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Default="008B35C5" w:rsidP="008B35C5">
      <w:r>
        <w:t>Stops the execution of the BASIC! progra</w:t>
      </w:r>
      <w:r w:rsidR="00BF1116">
        <w:t>m for &lt;ticks_nexp&gt; milliseconds. One millisecond = 1/1000 of a second. Pause 1000 will pause the program for one second.</w:t>
      </w:r>
      <w:r w:rsidR="00DF76C2">
        <w:t xml:space="preserve"> A pause can not be interrupted.</w:t>
      </w:r>
    </w:p>
    <w:p w:rsidR="001D7638" w:rsidRDefault="006A4DF6" w:rsidP="008B35C5">
      <w:r>
        <w:t xml:space="preserve">An infinite loop can be a very useful construct in your programs. For example, you may use it </w:t>
      </w:r>
      <w:r w:rsidR="000443B2">
        <w:t>to</w:t>
      </w:r>
      <w:r>
        <w:t xml:space="preserve"> </w:t>
      </w:r>
      <w:r w:rsidR="000443B2">
        <w:t>wait</w:t>
      </w:r>
      <w:r>
        <w:t xml:space="preserve"> for the user to tap a control on the screen.</w:t>
      </w:r>
      <w:r w:rsidR="000212DC">
        <w:t xml:space="preserve"> A tight spin loop keeps BASIC! very busy doing nothing. A </w:t>
      </w:r>
      <w:r w:rsidR="000212DC" w:rsidRPr="000212DC">
        <w:rPr>
          <w:b/>
        </w:rPr>
        <w:t>Pause</w:t>
      </w:r>
      <w:r w:rsidR="000212DC">
        <w:t xml:space="preserve">, even a short one, reduces the load on the CPU and the drain on the battery. </w:t>
      </w:r>
      <w:r>
        <w:t xml:space="preserve">Depending on your application, you may want to add a </w:t>
      </w:r>
      <w:r w:rsidRPr="00C32C60">
        <w:rPr>
          <w:b/>
        </w:rPr>
        <w:t>Pause</w:t>
      </w:r>
      <w:r>
        <w:t xml:space="preserve"> to the</w:t>
      </w:r>
      <w:r w:rsidR="000212DC">
        <w:t xml:space="preserve"> loop to conserve battery power:</w:t>
      </w:r>
    </w:p>
    <w:p w:rsidR="000212DC" w:rsidRPr="000212DC" w:rsidRDefault="000212DC" w:rsidP="000212DC">
      <w:pPr>
        <w:pStyle w:val="Codeexample"/>
        <w:rPr>
          <w:rFonts w:ascii="Letter Gothic" w:hAnsi="Letter Gothic"/>
          <w:b w:val="0"/>
        </w:rPr>
      </w:pPr>
      <w:r w:rsidRPr="003A1A3E">
        <w:rPr>
          <w:rFonts w:ascii="Letter Gothic" w:hAnsi="Letter Gothic"/>
          <w:b w:val="0"/>
        </w:rPr>
        <w:t>D</w:t>
      </w:r>
      <w:r>
        <w:rPr>
          <w:rFonts w:ascii="Letter Gothic" w:hAnsi="Letter Gothic"/>
          <w:b w:val="0"/>
        </w:rPr>
        <w:t xml:space="preserve">O : PAUSE 50 : UNTIL </w:t>
      </w:r>
      <w:r w:rsidR="000443B2">
        <w:rPr>
          <w:rFonts w:ascii="Letter Gothic" w:hAnsi="Letter Gothic"/>
          <w:b w:val="0"/>
        </w:rPr>
        <w:t xml:space="preserve">x &lt;&gt; </w:t>
      </w:r>
      <w:r>
        <w:rPr>
          <w:rFonts w:ascii="Letter Gothic" w:hAnsi="Letter Gothic"/>
          <w:b w:val="0"/>
        </w:rPr>
        <w:t>0</w:t>
      </w:r>
    </w:p>
    <w:p w:rsidR="009D6C4F" w:rsidRDefault="009D6C4F" w:rsidP="009D6C4F">
      <w:pPr>
        <w:pStyle w:val="Heading2"/>
      </w:pPr>
      <w:bookmarkStart w:id="1736" w:name="_Toc477150969"/>
      <w:r>
        <w:t>Swap &lt;nvar_a&gt;|&lt;svar_a&gt;, &lt;nvar_b&gt;|&lt;svar_b&gt;</w:t>
      </w:r>
      <w:bookmarkEnd w:id="1736"/>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FC07C4" w:rsidRDefault="00FC07C4" w:rsidP="00EB1F62">
      <w:pPr>
        <w:pStyle w:val="Heading2"/>
      </w:pPr>
      <w:bookmarkStart w:id="1737" w:name="_Toc477150970"/>
      <w:r>
        <w:t>Tone &lt;frequency_nexp&gt;, &lt;duration_nexp&gt;</w:t>
      </w:r>
      <w:r w:rsidR="00A35795">
        <w:t xml:space="preserve"> {, &lt;duration_chk_lexp}</w:t>
      </w:r>
      <w:bookmarkEnd w:id="1737"/>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1738" w:name="_Toc477150971"/>
      <w:r>
        <w:t>Vibrate &lt;pattern_array[</w:t>
      </w:r>
      <w:r w:rsidR="00CE4035">
        <w:t>{&lt;start&gt;,&lt;length&gt;}</w:t>
      </w:r>
      <w:r>
        <w:t>]&gt;</w:t>
      </w:r>
      <w:r w:rsidR="00714C04">
        <w:t>,&lt;nexp&gt;</w:t>
      </w:r>
      <w:bookmarkEnd w:id="1738"/>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lastRenderedPageBreak/>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874D5A" w:rsidRDefault="00874D5A" w:rsidP="00874D5A">
      <w:pPr>
        <w:pStyle w:val="Heading2"/>
      </w:pPr>
      <w:bookmarkStart w:id="1739" w:name="_Toc477150972"/>
      <w:r>
        <w:t>VolKeys</w:t>
      </w:r>
      <w:bookmarkEnd w:id="1739"/>
    </w:p>
    <w:p w:rsidR="00874D5A" w:rsidRDefault="00874D5A" w:rsidP="00874D5A">
      <w:r>
        <w:t>Certain keys and buttons have special meaning to your Android device. By default, BASIC! propagates these special keycodes to the Android system, even i</w:t>
      </w:r>
      <w:r w:rsidR="00A955BB">
        <w:t xml:space="preserve">f your program detects them. So, for example, when you press the "Volume Up" button, your program can catch it (see </w:t>
      </w:r>
      <w:r w:rsidR="00A955BB">
        <w:rPr>
          <w:b/>
        </w:rPr>
        <w:t>INKEY$</w:t>
      </w:r>
      <w:r w:rsidR="00A955BB">
        <w:t>), but you still see the Volume Control window open on your screen, and your audio gets louder.</w:t>
      </w:r>
    </w:p>
    <w:p w:rsidR="00A955BB" w:rsidRDefault="00A955BB" w:rsidP="00874D5A">
      <w:r>
        <w:t xml:space="preserve">The </w:t>
      </w:r>
      <w:r>
        <w:rPr>
          <w:b/>
        </w:rPr>
        <w:t>VolKeys.off</w:t>
      </w:r>
      <w:r>
        <w:t xml:space="preserve"> and </w:t>
      </w:r>
      <w:r>
        <w:rPr>
          <w:b/>
        </w:rPr>
        <w:t>VolKeys.on</w:t>
      </w:r>
      <w:r>
        <w:t xml:space="preserve"> commands let you control this behavior for five keys</w:t>
      </w:r>
      <w:r w:rsidR="007233F8">
        <w:t>. These keys may be on the Android device or on a headset plugged into the device.</w:t>
      </w:r>
    </w:p>
    <w:tbl>
      <w:tblPr>
        <w:tblStyle w:val="GridTable1Light-Accent1"/>
        <w:tblW w:w="0" w:type="auto"/>
        <w:tblInd w:w="872" w:type="dxa"/>
        <w:tblLook w:val="04A0" w:firstRow="1" w:lastRow="0" w:firstColumn="1" w:lastColumn="0" w:noHBand="0" w:noVBand="1"/>
      </w:tblPr>
      <w:tblGrid>
        <w:gridCol w:w="1854"/>
        <w:gridCol w:w="1260"/>
        <w:gridCol w:w="3862"/>
      </w:tblGrid>
      <w:tr w:rsidR="00A955BB" w:rsidTr="00965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jc w:val="center"/>
            </w:pPr>
            <w:r>
              <w:t>Key Name</w:t>
            </w:r>
            <w:r>
              <w:br/>
            </w:r>
            <w:r w:rsidRPr="007233F8">
              <w:rPr>
                <w:b w:val="0"/>
              </w:rPr>
              <w:t>(Android docs)</w:t>
            </w:r>
          </w:p>
        </w:tc>
        <w:tc>
          <w:tcPr>
            <w:tcW w:w="1260" w:type="dxa"/>
          </w:tcPr>
          <w:p w:rsidR="00A955BB" w:rsidRDefault="007233F8" w:rsidP="007233F8">
            <w:pPr>
              <w:tabs>
                <w:tab w:val="left" w:pos="952"/>
              </w:tabs>
              <w:jc w:val="center"/>
              <w:cnfStyle w:val="100000000000" w:firstRow="1" w:lastRow="0" w:firstColumn="0" w:lastColumn="0" w:oddVBand="0" w:evenVBand="0" w:oddHBand="0" w:evenHBand="0" w:firstRowFirstColumn="0" w:firstRowLastColumn="0" w:lastRowFirstColumn="0" w:lastRowLastColumn="0"/>
            </w:pPr>
            <w:r>
              <w:t>Key Code</w:t>
            </w:r>
            <w:r>
              <w:br/>
            </w:r>
            <w:r w:rsidRPr="007233F8">
              <w:rPr>
                <w:b w:val="0"/>
              </w:rPr>
              <w:t>(decimal)</w:t>
            </w:r>
          </w:p>
        </w:tc>
        <w:tc>
          <w:tcPr>
            <w:tcW w:w="3862" w:type="dxa"/>
          </w:tcPr>
          <w:p w:rsidR="00A955BB" w:rsidRDefault="00F11A10" w:rsidP="007233F8">
            <w:pPr>
              <w:jc w:val="center"/>
              <w:cnfStyle w:val="100000000000" w:firstRow="1" w:lastRow="0" w:firstColumn="0" w:lastColumn="0" w:oddVBand="0" w:evenVBand="0" w:oddHBand="0" w:evenHBand="0" w:firstRowFirstColumn="0" w:firstRowLastColumn="0" w:lastRowFirstColumn="0" w:lastRowLastColumn="0"/>
            </w:pPr>
            <w:r>
              <w:t xml:space="preserve">Usual </w:t>
            </w:r>
            <w:r w:rsidR="007233F8">
              <w:t>Action</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7233F8" w:rsidP="00965C8E">
            <w:pPr>
              <w:rPr>
                <w:b w:val="0"/>
              </w:rPr>
            </w:pPr>
            <w:r w:rsidRPr="007233F8">
              <w:rPr>
                <w:b w:val="0"/>
              </w:rPr>
              <w:t>VOL</w:t>
            </w:r>
            <w:r>
              <w:rPr>
                <w:b w:val="0"/>
              </w:rPr>
              <w:t>UME</w:t>
            </w:r>
            <w:r w:rsidR="00965C8E">
              <w:rPr>
                <w:b w:val="0"/>
              </w:rPr>
              <w:t>_</w:t>
            </w:r>
            <w:r>
              <w:rPr>
                <w:b w:val="0"/>
              </w:rPr>
              <w:t>UP</w:t>
            </w:r>
          </w:p>
        </w:tc>
        <w:tc>
          <w:tcPr>
            <w:tcW w:w="1260" w:type="dxa"/>
          </w:tcPr>
          <w:p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24</w:t>
            </w:r>
          </w:p>
        </w:tc>
        <w:tc>
          <w:tcPr>
            <w:tcW w:w="3862" w:type="dxa"/>
          </w:tcPr>
          <w:p w:rsidR="007233F8" w:rsidRPr="007233F8" w:rsidRDefault="007233F8" w:rsidP="00874D5A">
            <w:pPr>
              <w:cnfStyle w:val="000000000000" w:firstRow="0" w:lastRow="0" w:firstColumn="0" w:lastColumn="0" w:oddVBand="0" w:evenVBand="0" w:oddHBand="0" w:evenHBand="0" w:firstRowFirstColumn="0" w:firstRowLastColumn="0" w:lastRowFirstColumn="0" w:lastRowLastColumn="0"/>
            </w:pPr>
            <w:r>
              <w:t>Increase speaker volume</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965C8E" w:rsidP="00874D5A">
            <w:pPr>
              <w:rPr>
                <w:b w:val="0"/>
              </w:rPr>
            </w:pPr>
            <w:r>
              <w:rPr>
                <w:b w:val="0"/>
              </w:rPr>
              <w:t>VOLUME_</w:t>
            </w:r>
            <w:r w:rsidR="007233F8">
              <w:rPr>
                <w:b w:val="0"/>
              </w:rPr>
              <w:t>DOWN</w:t>
            </w:r>
          </w:p>
        </w:tc>
        <w:tc>
          <w:tcPr>
            <w:tcW w:w="1260" w:type="dxa"/>
          </w:tcPr>
          <w:p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25</w:t>
            </w:r>
          </w:p>
        </w:tc>
        <w:tc>
          <w:tcPr>
            <w:tcW w:w="3862" w:type="dxa"/>
          </w:tcPr>
          <w:p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pPr>
            <w:r>
              <w:t>Decrease speaker volume</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7233F8" w:rsidP="00874D5A">
            <w:pPr>
              <w:rPr>
                <w:b w:val="0"/>
              </w:rPr>
            </w:pPr>
            <w:r>
              <w:rPr>
                <w:b w:val="0"/>
              </w:rPr>
              <w:t>VOLUME_MUTE</w:t>
            </w:r>
          </w:p>
        </w:tc>
        <w:tc>
          <w:tcPr>
            <w:tcW w:w="1260" w:type="dxa"/>
          </w:tcPr>
          <w:p w:rsidR="00A955BB" w:rsidRPr="007233F8" w:rsidRDefault="00965C8E" w:rsidP="00965C8E">
            <w:pPr>
              <w:jc w:val="center"/>
              <w:cnfStyle w:val="000000000000" w:firstRow="0" w:lastRow="0" w:firstColumn="0" w:lastColumn="0" w:oddVBand="0" w:evenVBand="0" w:oddHBand="0" w:evenHBand="0" w:firstRowFirstColumn="0" w:firstRowLastColumn="0" w:lastRowFirstColumn="0" w:lastRowLastColumn="0"/>
            </w:pPr>
            <w:r>
              <w:t>164</w:t>
            </w:r>
          </w:p>
        </w:tc>
        <w:tc>
          <w:tcPr>
            <w:tcW w:w="3862" w:type="dxa"/>
          </w:tcPr>
          <w:p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pPr>
            <w:r>
              <w:t>Mute the speaker</w:t>
            </w:r>
            <w:r w:rsidR="00965C8E">
              <w:t xml:space="preserve"> (Android 3.0 or later)</w:t>
            </w:r>
          </w:p>
        </w:tc>
      </w:tr>
      <w:tr w:rsidR="007233F8"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rPr>
                <w:b w:val="0"/>
              </w:rPr>
            </w:pPr>
            <w:r>
              <w:rPr>
                <w:b w:val="0"/>
              </w:rPr>
              <w:t>MUTE</w:t>
            </w:r>
          </w:p>
        </w:tc>
        <w:tc>
          <w:tcPr>
            <w:tcW w:w="1260" w:type="dxa"/>
          </w:tcPr>
          <w:p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91</w:t>
            </w:r>
          </w:p>
        </w:tc>
        <w:tc>
          <w:tcPr>
            <w:tcW w:w="3862" w:type="dxa"/>
          </w:tcPr>
          <w:p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pPr>
            <w:r>
              <w:t>Mute the microphone</w:t>
            </w:r>
          </w:p>
        </w:tc>
      </w:tr>
      <w:tr w:rsidR="007233F8"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rPr>
                <w:b w:val="0"/>
              </w:rPr>
            </w:pPr>
            <w:r>
              <w:rPr>
                <w:b w:val="0"/>
              </w:rPr>
              <w:t>HEADSETHOOK</w:t>
            </w:r>
          </w:p>
        </w:tc>
        <w:tc>
          <w:tcPr>
            <w:tcW w:w="1260" w:type="dxa"/>
          </w:tcPr>
          <w:p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79</w:t>
            </w:r>
          </w:p>
        </w:tc>
        <w:tc>
          <w:tcPr>
            <w:tcW w:w="3862" w:type="dxa"/>
          </w:tcPr>
          <w:p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pPr>
            <w:r>
              <w:t>Hang up a call, stop media playback</w:t>
            </w:r>
          </w:p>
        </w:tc>
      </w:tr>
    </w:tbl>
    <w:p w:rsidR="00874D5A" w:rsidRDefault="00874D5A" w:rsidP="00874D5A">
      <w:pPr>
        <w:pStyle w:val="Heading3"/>
      </w:pPr>
      <w:bookmarkStart w:id="1740" w:name="_Toc477150973"/>
      <w:r>
        <w:t>VolKeys.off</w:t>
      </w:r>
      <w:bookmarkEnd w:id="1740"/>
      <w:r>
        <w:fldChar w:fldCharType="begin"/>
      </w:r>
      <w:r>
        <w:instrText xml:space="preserve"> XE "VolKeys.off" </w:instrText>
      </w:r>
      <w:r>
        <w:fldChar w:fldCharType="end"/>
      </w:r>
    </w:p>
    <w:p w:rsidR="00874D5A" w:rsidRPr="00874D5A" w:rsidRDefault="00965C8E" w:rsidP="00874D5A">
      <w:r>
        <w:t>Disable</w:t>
      </w:r>
      <w:r w:rsidR="00874D5A">
        <w:t xml:space="preserve">s the usual action of </w:t>
      </w:r>
      <w:r>
        <w:t xml:space="preserve">the keys listed in the VolKeys table, above. Your program can still detect these </w:t>
      </w:r>
      <w:r w:rsidR="00F11A10">
        <w:t>keypresses, but BASIC! does not pass the events on to the Android system.</w:t>
      </w:r>
    </w:p>
    <w:p w:rsidR="00874D5A" w:rsidRDefault="00874D5A" w:rsidP="00874D5A">
      <w:pPr>
        <w:pStyle w:val="Heading3"/>
      </w:pPr>
      <w:bookmarkStart w:id="1741" w:name="_Toc477150974"/>
      <w:r>
        <w:t>VolKeys.on</w:t>
      </w:r>
      <w:bookmarkEnd w:id="1741"/>
      <w:r>
        <w:fldChar w:fldCharType="begin"/>
      </w:r>
      <w:r>
        <w:instrText xml:space="preserve"> XE "VolKeys.on" </w:instrText>
      </w:r>
      <w:r>
        <w:fldChar w:fldCharType="end"/>
      </w:r>
    </w:p>
    <w:p w:rsidR="00874D5A" w:rsidRDefault="00965C8E" w:rsidP="00874D5A">
      <w:r>
        <w:t>Enables the usual action of the keys listed in the VolKeys table, above. This is the default setting when your BASIC! program starts.</w:t>
      </w:r>
    </w:p>
    <w:p w:rsidR="009558AD" w:rsidRDefault="00DC2C79" w:rsidP="00E33967">
      <w:pPr>
        <w:pStyle w:val="Heading1"/>
      </w:pPr>
      <w:bookmarkStart w:id="1742" w:name="_Toc477150975"/>
      <w:r>
        <w:t>SQLITE</w:t>
      </w:r>
      <w:bookmarkEnd w:id="1742"/>
    </w:p>
    <w:p w:rsidR="009558AD" w:rsidRDefault="009558AD" w:rsidP="00EB1F62">
      <w:pPr>
        <w:pStyle w:val="Heading2"/>
      </w:pPr>
      <w:bookmarkStart w:id="1743" w:name="_Toc477150976"/>
      <w:r>
        <w:t>Overview</w:t>
      </w:r>
      <w:bookmarkEnd w:id="1743"/>
    </w:p>
    <w:p w:rsidR="00363649" w:rsidRDefault="009558AD" w:rsidP="009558AD">
      <w:pPr>
        <w:spacing w:after="240"/>
      </w:pPr>
      <w:r>
        <w:t xml:space="preserve">The Android operating system provides the ability to create, maintain and access SQLite databases. SQLite implements a </w:t>
      </w:r>
      <w:hyperlink r:id="rId52" w:history="1">
        <w:r>
          <w:rPr>
            <w:rStyle w:val="Hyperlink"/>
          </w:rPr>
          <w:t>self-contained</w:t>
        </w:r>
      </w:hyperlink>
      <w:r>
        <w:t xml:space="preserve">, </w:t>
      </w:r>
      <w:hyperlink r:id="rId53" w:history="1">
        <w:r>
          <w:rPr>
            <w:rStyle w:val="Hyperlink"/>
          </w:rPr>
          <w:t>serverless</w:t>
        </w:r>
      </w:hyperlink>
      <w:r>
        <w:t xml:space="preserve">, </w:t>
      </w:r>
      <w:hyperlink r:id="rId54" w:history="1">
        <w:r>
          <w:rPr>
            <w:rStyle w:val="Hyperlink"/>
          </w:rPr>
          <w:t>zero-configuration</w:t>
        </w:r>
      </w:hyperlink>
      <w:r>
        <w:t xml:space="preserve">, </w:t>
      </w:r>
      <w:hyperlink r:id="rId55" w:history="1">
        <w:r>
          <w:rPr>
            <w:rStyle w:val="Hyperlink"/>
          </w:rPr>
          <w:t>transactional</w:t>
        </w:r>
      </w:hyperlink>
      <w:r>
        <w:t xml:space="preserve"> SQL database engine. SQLite is the </w:t>
      </w:r>
      <w:hyperlink r:id="rId56" w:history="1">
        <w:r>
          <w:rPr>
            <w:rStyle w:val="Hyperlink"/>
          </w:rPr>
          <w:t>most widely deployed</w:t>
        </w:r>
      </w:hyperlink>
      <w:r>
        <w:t xml:space="preserve"> SQL database engine in the world. The full details about SQLite can be found at the </w:t>
      </w:r>
      <w:hyperlink r:id="rId57" w:history="1">
        <w:r>
          <w:rPr>
            <w:rStyle w:val="Hyperlink"/>
          </w:rPr>
          <w:t>SQLite Home Page</w:t>
        </w:r>
      </w:hyperlink>
      <w:r w:rsidR="009C069D">
        <w:rPr>
          <w:rStyle w:val="Hyperlink"/>
        </w:rPr>
        <w:t xml:space="preserve"> (</w:t>
      </w:r>
      <w:hyperlink r:id="rId58"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1744" w:name="_Toc477150977"/>
      <w:r>
        <w:lastRenderedPageBreak/>
        <w:t>SQLITE Commands</w:t>
      </w:r>
      <w:bookmarkEnd w:id="1744"/>
    </w:p>
    <w:p w:rsidR="009558AD" w:rsidRPr="000631F6" w:rsidRDefault="003A4712" w:rsidP="005F4916">
      <w:pPr>
        <w:pStyle w:val="Heading3"/>
      </w:pPr>
      <w:bookmarkStart w:id="1745" w:name="_Toc477150978"/>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1745"/>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1746" w:name="_Toc477150979"/>
      <w:r>
        <w:t>Sql.</w:t>
      </w:r>
      <w:r w:rsidR="009558AD">
        <w:t xml:space="preserve">close </w:t>
      </w:r>
      <w:r w:rsidR="00363649">
        <w:t>&lt;</w:t>
      </w:r>
      <w:r w:rsidR="00363649" w:rsidRPr="000631F6">
        <w:t>DB_</w:t>
      </w:r>
      <w:r w:rsidR="000C3162">
        <w:t>p</w:t>
      </w:r>
      <w:r w:rsidR="00363649" w:rsidRPr="000631F6">
        <w:t>ointer</w:t>
      </w:r>
      <w:r w:rsidR="00363649">
        <w:t>_nvar&gt;</w:t>
      </w:r>
      <w:bookmarkEnd w:id="1746"/>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1747" w:name="_Toc477150980"/>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1747"/>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1748" w:name="_Toc477150981"/>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1748"/>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1749" w:name="_Toc477150982"/>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1749"/>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lastRenderedPageBreak/>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1750" w:name="_Toc477150983"/>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1750"/>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76698">
        <w:instrText xml:space="preserve"> {</w:instrText>
      </w:r>
      <w:r w:rsidR="0078615E" w:rsidRPr="002E6C8B">
        <w:instrText xml:space="preserve">, </w:instrText>
      </w:r>
      <w:r w:rsidR="000C3162">
        <w:instrText>&lt;o</w:instrText>
      </w:r>
      <w:r w:rsidR="0078615E" w:rsidRPr="002E6C8B">
        <w:instrText>rder</w:instrText>
      </w:r>
      <w:r w:rsidR="000C3162">
        <w:instrText>_sexp&gt;</w:instrText>
      </w:r>
      <w:r w:rsidR="00776698">
        <w:instrText>}</w:instrText>
      </w:r>
      <w:r w:rsidR="000C3162">
        <w:instrText xml:space="preserve"> }</w:instrText>
      </w:r>
      <w:r w:rsidR="0078615E">
        <w:instrText xml:space="preserve">" </w:instrText>
      </w:r>
      <w:r w:rsidR="00520661">
        <w:fldChar w:fldCharType="end"/>
      </w:r>
    </w:p>
    <w:p w:rsidR="009F4DB6" w:rsidRDefault="009558AD" w:rsidP="009558AD">
      <w:r>
        <w:t xml:space="preserve">Queries </w:t>
      </w:r>
      <w:r w:rsidR="00791AD7">
        <w:t>a table of a previously-</w:t>
      </w:r>
      <w:r>
        <w:t>opened database for some specific data. The command return</w:t>
      </w:r>
      <w:r w:rsidR="00360E82">
        <w:t>s</w:t>
      </w:r>
      <w:r>
        <w:t xml:space="preserve"> a Cursor </w:t>
      </w:r>
      <w:r w:rsidR="009F4DB6">
        <w:t xml:space="preserve">named &lt;Cursor_nvar&gt; </w:t>
      </w:r>
      <w:r>
        <w:t xml:space="preserve">to be used in stepping through </w:t>
      </w:r>
      <w:r w:rsidR="00360E82">
        <w:t>Q</w:t>
      </w:r>
      <w:r>
        <w:t>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60"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1751" w:name="_Toc477150984"/>
      <w:r>
        <w:t>Sql.query.length &lt;</w:t>
      </w:r>
      <w:r w:rsidR="000C3162">
        <w:t>l</w:t>
      </w:r>
      <w:r>
        <w:t>ength_nvar&gt;</w:t>
      </w:r>
      <w:r w:rsidR="00C2216F">
        <w:t>,</w:t>
      </w:r>
      <w:r>
        <w:t xml:space="preserve"> &lt;</w:t>
      </w:r>
      <w:r w:rsidR="000C3162">
        <w:t>c</w:t>
      </w:r>
      <w:r>
        <w:t>ursor_nvar&gt;</w:t>
      </w:r>
      <w:bookmarkEnd w:id="1751"/>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1752" w:name="_Toc477150985"/>
      <w:r>
        <w:t>Sql.query.position &lt;</w:t>
      </w:r>
      <w:r w:rsidR="000C3162">
        <w:t>p</w:t>
      </w:r>
      <w:r>
        <w:t>osition_nvar&gt;</w:t>
      </w:r>
      <w:r w:rsidR="00C2216F">
        <w:t>,</w:t>
      </w:r>
      <w:r>
        <w:t xml:space="preserve"> &lt;</w:t>
      </w:r>
      <w:r w:rsidR="000C3162">
        <w:t>c</w:t>
      </w:r>
      <w:r>
        <w:t>ursor_nvar&gt;</w:t>
      </w:r>
      <w:bookmarkEnd w:id="1752"/>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1753" w:name="_Toc477150986"/>
      <w:r>
        <w:lastRenderedPageBreak/>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A637F5">
        <w:t>{</w:t>
      </w:r>
      <w:r w:rsidR="009558AD" w:rsidRPr="009558AD">
        <w:t xml:space="preserve">, </w:t>
      </w:r>
      <w:r w:rsidR="00A637F5">
        <w:t>&lt;cv_svars&gt;}</w:t>
      </w:r>
      <w:bookmarkEnd w:id="1753"/>
      <w:r w:rsidR="00520661">
        <w:fldChar w:fldCharType="begin"/>
      </w:r>
      <w:r w:rsidR="0078615E">
        <w:instrText xml:space="preserve"> XE "</w:instrText>
      </w:r>
      <w:r w:rsidR="00D70E1E">
        <w:instrText>S</w:instrText>
      </w:r>
      <w:r w:rsidR="0078615E" w:rsidRPr="002E6C8B">
        <w:instrText xml:space="preserve">ql.next </w:instrText>
      </w:r>
      <w:r w:rsidR="000C3162">
        <w:instrText>d</w:instrText>
      </w:r>
      <w:r w:rsidR="0078615E" w:rsidRPr="002E6C8B">
        <w:instrText>one</w:instrText>
      </w:r>
      <w:r w:rsidR="002E5EFF">
        <w:instrText>Flag</w:instrText>
      </w:r>
      <w:r w:rsidR="0078615E" w:rsidRPr="002E6C8B">
        <w:instrText xml:space="preserve">, </w:instrText>
      </w:r>
      <w:r w:rsidR="003B3008">
        <w:instrText>c</w:instrText>
      </w:r>
      <w:r w:rsidR="0078615E" w:rsidRPr="002E6C8B">
        <w:instrText>ursor</w:instrText>
      </w:r>
      <w:r w:rsidR="002E5EFF">
        <w:instrText xml:space="preserve">Var {{, svar}...{, </w:instrText>
      </w:r>
      <w:r w:rsidR="0002640D">
        <w:instrText xml:space="preserve">array$[]{, </w:instrText>
      </w:r>
      <w:r w:rsidR="002E5EFF">
        <w:instrText>nColVar</w:instrText>
      </w:r>
      <w:r w:rsidR="0002640D">
        <w:instrText>}</w:instrText>
      </w:r>
      <w:r w:rsidR="002E5EFF">
        <w:instrText>}</w:instrText>
      </w:r>
      <w:r w:rsidR="00A637F5">
        <w:instrText>}</w:instrText>
      </w:r>
      <w:r w:rsidR="0078615E">
        <w:instrText xml:space="preserve">" </w:instrText>
      </w:r>
      <w:r w:rsidR="00520661">
        <w:fldChar w:fldCharType="end"/>
      </w:r>
    </w:p>
    <w:p w:rsidR="009F4DB6" w:rsidRDefault="009558AD" w:rsidP="00721C1D">
      <w:r>
        <w:t>Using the Cursor generated by a previous Query command</w:t>
      </w:r>
      <w:r w:rsidR="00377FF2">
        <w:t xml:space="preserve"> (</w:t>
      </w:r>
      <w:r w:rsidR="00377FF2">
        <w:rPr>
          <w:b/>
        </w:rPr>
        <w:t>Sql.query</w:t>
      </w:r>
      <w:r w:rsidR="00377FF2">
        <w:t xml:space="preserve"> or </w:t>
      </w:r>
      <w:r w:rsidR="00377FF2">
        <w:rPr>
          <w:b/>
        </w:rPr>
        <w:t>Sql.raw_query</w:t>
      </w:r>
      <w:r w:rsidR="00377FF2">
        <w:t>)</w:t>
      </w:r>
      <w:r>
        <w:t xml:space="preserve">, step to the </w:t>
      </w:r>
      <w:r w:rsidR="009C557D">
        <w:t>n</w:t>
      </w:r>
      <w:r>
        <w:t xml:space="preserve">ext row of data returned by the </w:t>
      </w:r>
      <w:r w:rsidR="00CE4949">
        <w:t>Q</w:t>
      </w:r>
      <w:r>
        <w:t>uery</w:t>
      </w:r>
      <w:r w:rsidR="00C25EF8">
        <w:t xml:space="preserve"> and retrieve the data</w:t>
      </w:r>
      <w:r>
        <w:t>.</w:t>
      </w:r>
    </w:p>
    <w:p w:rsidR="00C94FA6" w:rsidRDefault="00C25EF8" w:rsidP="00721C1D">
      <w:r>
        <w:t>&lt;done_lvar&gt;</w:t>
      </w:r>
      <w:r w:rsidR="00C94FA6">
        <w:t xml:space="preserve"> is</w:t>
      </w:r>
      <w:r>
        <w:t xml:space="preserve"> </w:t>
      </w:r>
      <w:r w:rsidR="00C94FA6">
        <w:t>a Boolean variable</w:t>
      </w:r>
      <w:r>
        <w:t xml:space="preserve"> that signals when the last row of the Query data has been read.</w:t>
      </w:r>
    </w:p>
    <w:p w:rsidR="00C25EF8" w:rsidRDefault="00C25EF8" w:rsidP="00721C1D">
      <w:r>
        <w:t>&lt;cursor_nvar&gt; is a numeric variable that holds the Cursor pointer returned by a Query command. You may have more than one Cursor open at a time.</w:t>
      </w:r>
    </w:p>
    <w:p w:rsidR="009F4DB6" w:rsidRDefault="00C94FA6" w:rsidP="00721C1D">
      <w:r>
        <w:t>&lt;cv_svars&gt; is an</w:t>
      </w:r>
      <w:r w:rsidR="003B2B87">
        <w:t xml:space="preserve"> </w:t>
      </w:r>
      <w:r>
        <w:t xml:space="preserve">optional set of </w:t>
      </w:r>
      <w:r w:rsidR="003B2B87">
        <w:t>column value string variable</w:t>
      </w:r>
      <w:r w:rsidR="005B73CF">
        <w:t>s</w:t>
      </w:r>
      <w:r>
        <w:t xml:space="preserve"> that</w:t>
      </w:r>
      <w:r w:rsidR="003B2B87">
        <w:t xml:space="preserve"> return data from the database to your program.</w:t>
      </w:r>
      <w:r w:rsidR="009558AD">
        <w:t xml:space="preserve"> </w:t>
      </w:r>
      <w:r w:rsidR="003B2B87">
        <w:t xml:space="preserve">The </w:t>
      </w:r>
      <w:r w:rsidR="009C557D">
        <w:t>Cursor carries</w:t>
      </w:r>
      <w:r w:rsidR="009558AD">
        <w:t xml:space="preserve"> the values </w:t>
      </w:r>
      <w:r w:rsidR="00FF726C">
        <w:t>from</w:t>
      </w:r>
      <w:r w:rsidR="009558AD">
        <w:t xml:space="preserve"> the </w:t>
      </w:r>
      <w:r w:rsidR="00FF726C">
        <w:t xml:space="preserve">table </w:t>
      </w:r>
      <w:r w:rsidR="009558AD">
        <w:t xml:space="preserve">columns listed in the </w:t>
      </w:r>
      <w:r w:rsidR="009558AD" w:rsidRPr="00CE4949">
        <w:t>Query</w:t>
      </w:r>
      <w:r w:rsidR="00064FB3">
        <w:t>.</w:t>
      </w:r>
      <w:r w:rsidR="009558AD">
        <w:t xml:space="preserve"> </w:t>
      </w:r>
      <w:r w:rsidR="003B2B87" w:rsidRPr="003B2B87">
        <w:rPr>
          <w:b/>
        </w:rPr>
        <w:t>Sql.next</w:t>
      </w:r>
      <w:r w:rsidR="00FF726C">
        <w:t xml:space="preserve"> r</w:t>
      </w:r>
      <w:r w:rsidR="009C557D">
        <w:t>etrieves one row</w:t>
      </w:r>
      <w:r w:rsidR="005B73CF">
        <w:t xml:space="preserve"> from the Cursor</w:t>
      </w:r>
      <w:r w:rsidR="009C557D">
        <w:t xml:space="preserve"> as string</w:t>
      </w:r>
      <w:r w:rsidR="005B73CF">
        <w:t xml:space="preserve"> value</w:t>
      </w:r>
      <w:r w:rsidR="009C557D">
        <w:t xml:space="preserve">s and writes them into </w:t>
      </w:r>
      <w:r>
        <w:t>the</w:t>
      </w:r>
      <w:r w:rsidR="009C557D">
        <w:t xml:space="preserve"> &lt;cv_svars&gt;</w:t>
      </w:r>
      <w:r w:rsidR="009558AD">
        <w:t xml:space="preserve">. If any of your </w:t>
      </w:r>
      <w:r w:rsidR="009C557D">
        <w:t>column</w:t>
      </w:r>
      <w:r w:rsidR="009558AD">
        <w:t xml:space="preserve">s are numeric, you can use the BASIC! </w:t>
      </w:r>
      <w:r w:rsidR="009558AD" w:rsidRPr="00CE4949">
        <w:rPr>
          <w:b/>
        </w:rPr>
        <w:t>VAL(</w:t>
      </w:r>
      <w:r w:rsidR="009558AD">
        <w:t>str$</w:t>
      </w:r>
      <w:r w:rsidR="009558AD" w:rsidRPr="00CE4949">
        <w:rPr>
          <w:b/>
        </w:rPr>
        <w:t>)</w:t>
      </w:r>
      <w:r w:rsidR="009558AD">
        <w:t xml:space="preserve"> function to convert the </w:t>
      </w:r>
      <w:r w:rsidR="009C557D">
        <w:t>strings</w:t>
      </w:r>
      <w:r w:rsidR="009558AD">
        <w:t xml:space="preserve"> to number</w:t>
      </w:r>
      <w:r w:rsidR="009C557D">
        <w:t>s</w:t>
      </w:r>
      <w:r w:rsidR="009558AD">
        <w:t>.</w:t>
      </w:r>
    </w:p>
    <w:p w:rsidR="009F4DB6" w:rsidRDefault="00C94FA6" w:rsidP="00721C1D">
      <w:r>
        <w:t>When this command read</w:t>
      </w:r>
      <w:r w:rsidR="00873EFB">
        <w:t>s a row of data, it sets the Done flag &lt;done_lvar&gt; to false (0.0). If it finds no data to</w:t>
      </w:r>
      <w:r w:rsidR="009558AD">
        <w:t xml:space="preserve"> read, </w:t>
      </w:r>
      <w:r w:rsidR="00873EFB">
        <w:t>it</w:t>
      </w:r>
      <w:r w:rsidR="00792AD4">
        <w:t xml:space="preserve"> </w:t>
      </w:r>
      <w:r w:rsidR="009558AD">
        <w:t xml:space="preserve">changes </w:t>
      </w:r>
      <w:r w:rsidR="00873EFB">
        <w:t>the Done flag</w:t>
      </w:r>
      <w:r w:rsidR="009558AD">
        <w:t xml:space="preserve"> to true</w:t>
      </w:r>
      <w:r w:rsidR="00873EFB">
        <w:t xml:space="preserve"> </w:t>
      </w:r>
      <w:r w:rsidR="00064FB3">
        <w:t xml:space="preserve">(1.0) </w:t>
      </w:r>
      <w:r w:rsidR="00873EFB">
        <w:t>and resets</w:t>
      </w:r>
      <w:r w:rsidR="009558AD">
        <w:t xml:space="preserve"> the </w:t>
      </w:r>
      <w:r w:rsidR="005B73CF">
        <w:t>c</w:t>
      </w:r>
      <w:r w:rsidR="009558AD">
        <w:t xml:space="preserve">ursor variable </w:t>
      </w:r>
      <w:r w:rsidR="00064FB3">
        <w:t>&lt;cursor_nvar&gt;</w:t>
      </w:r>
      <w:r w:rsidR="009558AD">
        <w:t xml:space="preserve"> to zero. </w:t>
      </w:r>
      <w:r w:rsidR="00064FB3">
        <w:t>The Cursor</w:t>
      </w:r>
      <w:r w:rsidR="009558AD">
        <w:t xml:space="preserve"> can no longer be used for </w:t>
      </w:r>
      <w:r w:rsidR="00873EFB" w:rsidRPr="00873EFB">
        <w:rPr>
          <w:b/>
        </w:rPr>
        <w:t>S</w:t>
      </w:r>
      <w:r w:rsidR="009558AD" w:rsidRPr="00873EFB">
        <w:rPr>
          <w:b/>
        </w:rPr>
        <w:t>ql.next</w:t>
      </w:r>
      <w:r w:rsidR="009558AD">
        <w:t xml:space="preserve"> operations. </w:t>
      </w:r>
      <w:r w:rsidR="005B73CF">
        <w:t>The c</w:t>
      </w:r>
      <w:r w:rsidR="00064FB3">
        <w:t>ursor variable</w:t>
      </w:r>
      <w:r w:rsidR="009558AD">
        <w:t xml:space="preserve"> may be used </w:t>
      </w:r>
      <w:r w:rsidR="00064FB3">
        <w:t xml:space="preserve">with another Cursor </w:t>
      </w:r>
      <w:r w:rsidR="003B2B87">
        <w:t>from</w:t>
      </w:r>
      <w:r w:rsidR="009558AD">
        <w:t xml:space="preserve"> a </w:t>
      </w:r>
      <w:r w:rsidR="00360E82">
        <w:t>differ</w:t>
      </w:r>
      <w:r w:rsidR="009558AD">
        <w:t xml:space="preserve">ent </w:t>
      </w:r>
      <w:r w:rsidR="00873EFB">
        <w:t>Q</w:t>
      </w:r>
      <w:r w:rsidR="009558AD">
        <w:t>uery.</w:t>
      </w:r>
    </w:p>
    <w:p w:rsidR="00CE4949" w:rsidRDefault="003B2B87" w:rsidP="00721C1D">
      <w:r>
        <w:t>In its simplest form, &lt;cv_</w:t>
      </w:r>
      <w:r w:rsidR="00C94FA6">
        <w:t>s</w:t>
      </w:r>
      <w:r>
        <w:t xml:space="preserve">vars&gt; is a comma-separated list of string variable names. Each variable receives the data of one column. If there are more variables than columns, the excess variables </w:t>
      </w:r>
      <w:r w:rsidR="00C94FA6">
        <w:t>are left unchanged</w:t>
      </w:r>
      <w:r>
        <w:t xml:space="preserve">. If there are more columns than variables, the excess </w:t>
      </w:r>
      <w:r w:rsidR="005B73CF">
        <w:t xml:space="preserve">data </w:t>
      </w:r>
      <w:r>
        <w:t>are discarded</w:t>
      </w:r>
      <w:r w:rsidR="009558AD">
        <w:t>.</w:t>
      </w:r>
    </w:p>
    <w:p w:rsidR="0002640D" w:rsidRPr="0002640D" w:rsidRDefault="0002640D" w:rsidP="0002640D">
      <w:pPr>
        <w:pStyle w:val="Codeexample"/>
        <w:rPr>
          <w:rFonts w:ascii="Letter Gothic" w:hAnsi="Letter Gothic"/>
          <w:b w:val="0"/>
        </w:rPr>
      </w:pPr>
      <w:r w:rsidRPr="0002640D">
        <w:rPr>
          <w:rFonts w:ascii="Letter Gothic" w:hAnsi="Letter Gothic"/>
          <w:b w:val="0"/>
        </w:rPr>
        <w:t>SQL.NEXT done, cursor, cv1$, cv2$, cv3</w:t>
      </w:r>
      <w:r w:rsidR="00361355">
        <w:rPr>
          <w:rFonts w:ascii="Letter Gothic" w:hAnsi="Letter Gothic"/>
          <w:b w:val="0"/>
        </w:rPr>
        <w:t>$</w:t>
      </w:r>
      <w:r w:rsidRPr="0002640D">
        <w:rPr>
          <w:rFonts w:ascii="Letter Gothic" w:hAnsi="Letter Gothic"/>
          <w:b w:val="0"/>
        </w:rPr>
        <w:tab/>
        <w:t xml:space="preserve">% get data from </w:t>
      </w:r>
      <w:r w:rsidR="00C94FA6">
        <w:rPr>
          <w:rFonts w:ascii="Letter Gothic" w:hAnsi="Letter Gothic"/>
          <w:b w:val="0"/>
        </w:rPr>
        <w:t xml:space="preserve">up to </w:t>
      </w:r>
      <w:r w:rsidRPr="0002640D">
        <w:rPr>
          <w:rFonts w:ascii="Letter Gothic" w:hAnsi="Letter Gothic"/>
          <w:b w:val="0"/>
        </w:rPr>
        <w:t>three columns</w:t>
      </w:r>
    </w:p>
    <w:p w:rsidR="00361355" w:rsidRDefault="002E5EFF" w:rsidP="00721C1D">
      <w:r>
        <w:t>The last (or only) variable may be a string array name</w:t>
      </w:r>
      <w:r w:rsidR="0002640D">
        <w:t xml:space="preserve"> with no index(es)</w:t>
      </w:r>
      <w:r w:rsidR="00361355">
        <w:t>:</w:t>
      </w:r>
    </w:p>
    <w:p w:rsidR="00361355" w:rsidRPr="0002640D" w:rsidRDefault="00361355" w:rsidP="00361355">
      <w:pPr>
        <w:pStyle w:val="Codeexample"/>
        <w:rPr>
          <w:rFonts w:ascii="Letter Gothic" w:hAnsi="Letter Gothic"/>
          <w:b w:val="0"/>
        </w:rPr>
      </w:pPr>
      <w:r w:rsidRPr="0002640D">
        <w:rPr>
          <w:rFonts w:ascii="Letter Gothic" w:hAnsi="Letter Gothic"/>
          <w:b w:val="0"/>
        </w:rPr>
        <w:t>SQL.NEXT done, cursor, cv</w:t>
      </w:r>
      <w:r>
        <w:rPr>
          <w:rFonts w:ascii="Letter Gothic" w:hAnsi="Letter Gothic"/>
          <w:b w:val="0"/>
        </w:rPr>
        <w:t>$[]</w:t>
      </w:r>
      <w:r>
        <w:rPr>
          <w:rFonts w:ascii="Letter Gothic" w:hAnsi="Letter Gothic"/>
          <w:b w:val="0"/>
        </w:rPr>
        <w:tab/>
      </w:r>
      <w:r>
        <w:rPr>
          <w:rFonts w:ascii="Letter Gothic" w:hAnsi="Letter Gothic"/>
          <w:b w:val="0"/>
        </w:rPr>
        <w:tab/>
      </w:r>
      <w:r w:rsidRPr="0002640D">
        <w:rPr>
          <w:rFonts w:ascii="Letter Gothic" w:hAnsi="Letter Gothic"/>
          <w:b w:val="0"/>
        </w:rPr>
        <w:tab/>
        <w:t xml:space="preserve">% get data from </w:t>
      </w:r>
      <w:r>
        <w:rPr>
          <w:rFonts w:ascii="Letter Gothic" w:hAnsi="Letter Gothic"/>
          <w:b w:val="0"/>
        </w:rPr>
        <w:t>ALL</w:t>
      </w:r>
      <w:r w:rsidRPr="0002640D">
        <w:rPr>
          <w:rFonts w:ascii="Letter Gothic" w:hAnsi="Letter Gothic"/>
          <w:b w:val="0"/>
        </w:rPr>
        <w:t xml:space="preserve"> </w:t>
      </w:r>
      <w:r>
        <w:rPr>
          <w:rFonts w:ascii="Letter Gothic" w:hAnsi="Letter Gothic"/>
          <w:b w:val="0"/>
        </w:rPr>
        <w:t xml:space="preserve">available </w:t>
      </w:r>
      <w:r w:rsidRPr="0002640D">
        <w:rPr>
          <w:rFonts w:ascii="Letter Gothic" w:hAnsi="Letter Gothic"/>
          <w:b w:val="0"/>
        </w:rPr>
        <w:t>columns</w:t>
      </w:r>
    </w:p>
    <w:p w:rsidR="002E5EFF" w:rsidRDefault="002E5EFF" w:rsidP="00721C1D">
      <w:r>
        <w:t>The data from any column(s) that are not written to string variables are written into the array. If no column data are written to the array, the array has one element, an empty string "". If the variable names an array that already exists, it is overwritten.</w:t>
      </w:r>
    </w:p>
    <w:p w:rsidR="002E5EFF" w:rsidRDefault="002E5EFF" w:rsidP="00721C1D">
      <w:r>
        <w:t xml:space="preserve">If the last </w:t>
      </w:r>
      <w:r w:rsidR="00C94FA6">
        <w:t xml:space="preserve">(or only) </w:t>
      </w:r>
      <w:r>
        <w:t>&lt;cv_</w:t>
      </w:r>
      <w:r w:rsidR="00C94FA6">
        <w:t>s</w:t>
      </w:r>
      <w:r>
        <w:t>vars&gt; variable is an array, you may also add (after a</w:t>
      </w:r>
      <w:r w:rsidR="00C94FA6">
        <w:t>nother</w:t>
      </w:r>
      <w:r>
        <w:t xml:space="preserve"> comma) a numeric variable</w:t>
      </w:r>
      <w:r w:rsidR="00C94FA6">
        <w:t xml:space="preserve"> &lt;ncol_nvar&gt;</w:t>
      </w:r>
      <w:r>
        <w:t>. This variable receives the total number of columns in the cursor. Note that this is not necessarily the same as the size of the array.</w:t>
      </w:r>
    </w:p>
    <w:p w:rsidR="00361355" w:rsidRPr="0002640D" w:rsidRDefault="00361355" w:rsidP="00361355">
      <w:pPr>
        <w:pStyle w:val="Codeexample"/>
        <w:rPr>
          <w:rFonts w:ascii="Letter Gothic" w:hAnsi="Letter Gothic"/>
          <w:b w:val="0"/>
        </w:rPr>
      </w:pPr>
      <w:r w:rsidRPr="0002640D">
        <w:rPr>
          <w:rFonts w:ascii="Letter Gothic" w:hAnsi="Letter Gothic"/>
          <w:b w:val="0"/>
        </w:rPr>
        <w:t>SQL.NEXT done, cursor, cv</w:t>
      </w:r>
      <w:ins w:id="1754" w:author="Sammartano, Marc (BIC USA)" w:date="2016-07-27T15:52:00Z">
        <w:r w:rsidR="00DB420C">
          <w:rPr>
            <w:rFonts w:ascii="Letter Gothic" w:hAnsi="Letter Gothic"/>
            <w:b w:val="0"/>
          </w:rPr>
          <w:t>$</w:t>
        </w:r>
      </w:ins>
      <w:r>
        <w:rPr>
          <w:rFonts w:ascii="Letter Gothic" w:hAnsi="Letter Gothic"/>
          <w:b w:val="0"/>
        </w:rPr>
        <w:t>[]</w:t>
      </w:r>
      <w:del w:id="1755" w:author="Sammartano, Marc (BIC USA)" w:date="2016-07-27T15:52:00Z">
        <w:r w:rsidRPr="0002640D" w:rsidDel="00DB420C">
          <w:rPr>
            <w:rFonts w:ascii="Letter Gothic" w:hAnsi="Letter Gothic"/>
            <w:b w:val="0"/>
          </w:rPr>
          <w:delText>$</w:delText>
        </w:r>
      </w:del>
      <w:r>
        <w:rPr>
          <w:rFonts w:ascii="Letter Gothic" w:hAnsi="Letter Gothic"/>
          <w:b w:val="0"/>
        </w:rPr>
        <w:t>, nCols</w:t>
      </w:r>
      <w:r>
        <w:rPr>
          <w:rFonts w:ascii="Letter Gothic" w:hAnsi="Letter Gothic"/>
          <w:b w:val="0"/>
        </w:rPr>
        <w:tab/>
      </w:r>
      <w:r w:rsidRPr="0002640D">
        <w:rPr>
          <w:rFonts w:ascii="Letter Gothic" w:hAnsi="Letter Gothic"/>
          <w:b w:val="0"/>
        </w:rPr>
        <w:tab/>
        <w:t xml:space="preserve">% </w:t>
      </w:r>
      <w:r>
        <w:rPr>
          <w:rFonts w:ascii="Letter Gothic" w:hAnsi="Letter Gothic"/>
          <w:b w:val="0"/>
        </w:rPr>
        <w:t>report number of columns available</w:t>
      </w:r>
    </w:p>
    <w:p w:rsidR="0002640D" w:rsidRDefault="0002640D" w:rsidP="00721C1D">
      <w:r>
        <w:t>The full specification for this command, including the optional array and column count, is as follows:</w:t>
      </w:r>
    </w:p>
    <w:p w:rsidR="0002640D" w:rsidRPr="0002640D" w:rsidRDefault="0002640D" w:rsidP="0002640D">
      <w:pPr>
        <w:pStyle w:val="Codeexample"/>
        <w:rPr>
          <w:rFonts w:ascii="Letter Gothic" w:hAnsi="Letter Gothic"/>
          <w:b w:val="0"/>
        </w:rPr>
      </w:pPr>
      <w:r w:rsidRPr="0002640D">
        <w:rPr>
          <w:rFonts w:ascii="Letter Gothic" w:hAnsi="Letter Gothic"/>
          <w:b w:val="0"/>
        </w:rPr>
        <w:t>Sql.next &lt;done_lvar&gt;, &lt;cursor_nvar&gt; {, svar}... {, array$[] {, &lt;ncol_</w:t>
      </w:r>
      <w:r w:rsidR="00C94FA6">
        <w:rPr>
          <w:rFonts w:ascii="Letter Gothic" w:hAnsi="Letter Gothic"/>
          <w:b w:val="0"/>
        </w:rPr>
        <w:t>n</w:t>
      </w:r>
      <w:r w:rsidRPr="0002640D">
        <w:rPr>
          <w:rFonts w:ascii="Letter Gothic" w:hAnsi="Letter Gothic"/>
          <w:b w:val="0"/>
        </w:rPr>
        <w:t>var&gt;}}</w:t>
      </w:r>
    </w:p>
    <w:p w:rsidR="009558AD" w:rsidRDefault="003A4712" w:rsidP="005F4916">
      <w:pPr>
        <w:pStyle w:val="Heading3"/>
      </w:pPr>
      <w:bookmarkStart w:id="1756" w:name="_Toc477150987"/>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1756"/>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lastRenderedPageBreak/>
        <w:t xml:space="preserve">The formation of the Where string is exactly the same as described in the </w:t>
      </w:r>
      <w:r w:rsidR="005B73CF" w:rsidRPr="005B73CF">
        <w:rPr>
          <w:b/>
        </w:rPr>
        <w:t>S</w:t>
      </w:r>
      <w:r w:rsidRPr="005B73CF">
        <w:rPr>
          <w:b/>
        </w:rPr>
        <w:t>ql.query</w:t>
      </w:r>
      <w:r>
        <w:t xml:space="preserve">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1757" w:name="_Toc477150988"/>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1757"/>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tr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1968D3">
        <w:instrText>}</w:instrText>
      </w:r>
      <w:r w:rsidR="00D646E7">
        <w:instrTex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The C$,V$ parameters must be in pairs. The colon character terminates the C$,V$ list and must precede the Where$ in this command.</w:t>
      </w:r>
      <w:r w:rsidR="001968D3">
        <w:t xml:space="preserve"> The Where$ parameter and preceding colon are optional.</w:t>
      </w:r>
    </w:p>
    <w:p w:rsidR="00012250" w:rsidRDefault="00012250" w:rsidP="00721C1D">
      <w:r>
        <w:t xml:space="preserve">BASIC! also uses the colon character to separate multiple commands on a single line. The use of </w:t>
      </w:r>
      <w:r w:rsidR="00360E82">
        <w:t xml:space="preserve">a </w:t>
      </w:r>
      <w:r>
        <w:t>colon in this command conflicts with that feature</w:t>
      </w:r>
      <w:r w:rsidR="005B73CF">
        <w:t>.</w:t>
      </w:r>
      <w:r w:rsidR="001968D3">
        <w:t xml:space="preserve"> </w:t>
      </w:r>
      <w:r w:rsidR="005B73CF">
        <w:t>U</w:t>
      </w:r>
      <w:r w:rsidR="001968D3">
        <w:t>se caution when using both together.</w:t>
      </w:r>
    </w:p>
    <w:p w:rsidR="001968D3" w:rsidRPr="001968D3" w:rsidRDefault="001968D3" w:rsidP="00721C1D">
      <w:r>
        <w:t xml:space="preserve">If you put a colon on a line </w:t>
      </w:r>
      <w:r w:rsidR="008C272E">
        <w:t>after</w:t>
      </w:r>
      <w:r>
        <w:t xml:space="preserve"> this command, the pre</w:t>
      </w:r>
      <w:del w:id="1758" w:author="Sammartano, Marc (BIC USA)" w:date="2016-04-07T17:19:00Z">
        <w:r w:rsidDel="005862A4">
          <w:delText>-</w:delText>
        </w:r>
      </w:del>
      <w:r>
        <w:t xml:space="preserv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w:t>
      </w:r>
      <w:r w:rsidR="00821FC3">
        <w:t>i</w:t>
      </w:r>
      <w:r>
        <w:t>ne.</w:t>
      </w:r>
    </w:p>
    <w:p w:rsidR="009558AD" w:rsidRDefault="006C4174" w:rsidP="005F4916">
      <w:pPr>
        <w:pStyle w:val="Heading3"/>
      </w:pPr>
      <w:bookmarkStart w:id="1759" w:name="_Toc477150989"/>
      <w:r w:rsidRPr="006C4174">
        <w:t>Sql.exec &lt;DB_</w:t>
      </w:r>
      <w:r w:rsidR="003B3008">
        <w:t>p</w:t>
      </w:r>
      <w:r w:rsidRPr="006C4174">
        <w:t>ointer_nvar&gt;, &lt;</w:t>
      </w:r>
      <w:r w:rsidR="003B3008">
        <w:t>c</w:t>
      </w:r>
      <w:r w:rsidRPr="006C4174">
        <w:t>ommand_sexp&gt;</w:t>
      </w:r>
      <w:bookmarkEnd w:id="1759"/>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1760" w:name="_Toc477150990"/>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1760"/>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1761" w:name="_Toc477150991"/>
      <w:r>
        <w:t>Graphics</w:t>
      </w:r>
      <w:bookmarkEnd w:id="1761"/>
    </w:p>
    <w:p w:rsidR="009558AD" w:rsidRPr="009558AD" w:rsidRDefault="009558AD" w:rsidP="00EB1F62">
      <w:pPr>
        <w:pStyle w:val="Heading2"/>
      </w:pPr>
      <w:bookmarkStart w:id="1762" w:name="_Toc477150992"/>
      <w:r>
        <w:t>Introduction</w:t>
      </w:r>
      <w:bookmarkEnd w:id="1762"/>
    </w:p>
    <w:p w:rsidR="009558AD" w:rsidRDefault="009558AD" w:rsidP="005F4916">
      <w:pPr>
        <w:pStyle w:val="Heading3"/>
      </w:pPr>
      <w:bookmarkStart w:id="1763" w:name="_Toc477150993"/>
      <w:r>
        <w:t>The Graphics Screen and Graphics Mode</w:t>
      </w:r>
      <w:bookmarkEnd w:id="1763"/>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w:t>
      </w:r>
      <w:r w:rsidR="00692AD9">
        <w:t>text</w:t>
      </w:r>
      <w:r w:rsidR="00E343D8">
        <w:t xml:space="preserve">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w:t>
      </w:r>
      <w:r w:rsidR="00692AD9">
        <w:t xml:space="preserve">The </w:t>
      </w:r>
      <w:r w:rsidR="00692AD9">
        <w:rPr>
          <w:b/>
        </w:rPr>
        <w:t>Gr.</w:t>
      </w:r>
      <w:r w:rsidR="00692AD9" w:rsidRPr="00692AD9">
        <w:t>close</w:t>
      </w:r>
      <w:r w:rsidR="00692AD9">
        <w:t xml:space="preserve"> command closes the graphics screen and turns off graphics mode. </w:t>
      </w:r>
      <w:r w:rsidRPr="00692AD9">
        <w:t>The</w:t>
      </w:r>
      <w:r>
        <w:t xml:space="preserv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 xml:space="preserve">will </w:t>
      </w:r>
      <w:r w:rsidR="00C16B63">
        <w:lastRenderedPageBreak/>
        <w:t>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w:t>
      </w:r>
      <w:r w:rsidR="008A0088">
        <w:t>Tap</w:t>
      </w:r>
      <w:r w:rsidR="003A1A3E">
        <w:t xml:space="preserve"> the B</w:t>
      </w:r>
      <w:r w:rsidR="00976B70">
        <w:t>ACK</w:t>
      </w:r>
      <w:r w:rsidR="003A1A3E">
        <w:t xml:space="preserve"> key to break out of the infinite loop</w:t>
      </w:r>
      <w:r w:rsidR="008A0088">
        <w:t>.</w:t>
      </w:r>
      <w:r w:rsidR="003A1A3E">
        <w:t xml:space="preserve"> </w:t>
      </w:r>
      <w:r w:rsidR="008A0088">
        <w:t xml:space="preserve">The BACK key </w:t>
      </w:r>
      <w:r w:rsidR="003A1A3E">
        <w:t>end</w:t>
      </w:r>
      <w:r w:rsidR="008A0088">
        <w:t>s</w:t>
      </w:r>
      <w:r w:rsidR="003A1A3E">
        <w:t xml:space="preserve"> your program unless you trap it with the </w:t>
      </w:r>
      <w:r w:rsidR="003A1A3E" w:rsidRPr="003A1A3E">
        <w:rPr>
          <w:b/>
        </w:rPr>
        <w:t>OnBackKey:</w:t>
      </w:r>
      <w:r w:rsidR="003A1A3E">
        <w:t xml:space="preserve"> interrupt label.</w:t>
      </w:r>
    </w:p>
    <w:p w:rsidR="009558AD" w:rsidRDefault="009558AD" w:rsidP="005F4916">
      <w:pPr>
        <w:pStyle w:val="Heading3"/>
      </w:pPr>
      <w:bookmarkStart w:id="1764" w:name="_Toc477150994"/>
      <w:r>
        <w:t>Display Lists</w:t>
      </w:r>
      <w:bookmarkEnd w:id="1764"/>
    </w:p>
    <w:p w:rsidR="00372F11" w:rsidRDefault="009558AD" w:rsidP="009558AD">
      <w:r>
        <w:t xml:space="preserve">Each command </w:t>
      </w:r>
      <w:r w:rsidR="002D3844">
        <w:t xml:space="preserve">that draws a graphical object (line, circle, text, etc.) places that object on a list called the Object List. The command </w:t>
      </w:r>
      <w:r>
        <w:t>returns the object's Object Number</w:t>
      </w:r>
      <w:r w:rsidR="00B973CC">
        <w:t>. This Object Number, or Object Pointer, is the object’s position</w:t>
      </w:r>
      <w:r>
        <w:t xml:space="preserve"> </w:t>
      </w:r>
      <w:r w:rsidR="00A811EB">
        <w:t xml:space="preserve">in </w:t>
      </w:r>
      <w:r w:rsidR="002D3844">
        <w:t>the</w:t>
      </w:r>
      <w:r w:rsidR="00A811EB">
        <w:t xml:space="preserve"> Object List</w:t>
      </w:r>
      <w:r>
        <w:t xml:space="preserve">. This Object Number can be used to change the object on the fly. You can change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2D3844" w:rsidRDefault="002D3844" w:rsidP="002D3844">
      <w:r>
        <w:t xml:space="preserve">To draw graphical objects on the graphics screen, BASIC! uses a Display List. The Display List contains pointers to graphical objects on the Object List. Each time a graphical object is added to the Object List, its Object Number is also added to the Display List. Objects are drawn on the screen in the order in which they appear in the Display List. The Display List objects are not visible on the screen until the </w:t>
      </w:r>
      <w:r w:rsidRPr="00AB02C0">
        <w:rPr>
          <w:b/>
        </w:rPr>
        <w:t>Gr.render</w:t>
      </w:r>
      <w:r>
        <w:t xml:space="preserve"> command is called.</w:t>
      </w:r>
    </w:p>
    <w:p w:rsidR="00722644" w:rsidRDefault="002D3844" w:rsidP="009558AD">
      <w:r>
        <w:t>You</w:t>
      </w:r>
      <w:r w:rsidR="00A811EB">
        <w:t xml:space="preserve"> may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w:t>
      </w:r>
      <w:r w:rsidR="00CB6A1E">
        <w:t>current</w:t>
      </w:r>
      <w:r w:rsidR="0070786A">
        <w:t xml:space="preserve"> </w:t>
      </w:r>
      <w:r>
        <w:t>D</w:t>
      </w:r>
      <w:r w:rsidR="0070786A">
        <w:t xml:space="preserve">isplay </w:t>
      </w:r>
      <w:r>
        <w:t xml:space="preserve">List </w:t>
      </w:r>
      <w:r w:rsidR="0070786A">
        <w:t xml:space="preserve">with a </w:t>
      </w:r>
      <w:r w:rsidR="009D0A38">
        <w:t>custom display list</w:t>
      </w:r>
      <w:r w:rsidR="0070786A">
        <w:t xml:space="preserve"> array. This </w:t>
      </w:r>
      <w:r w:rsidR="009D0A38">
        <w:t>custom display list</w:t>
      </w:r>
      <w:r w:rsidR="0070786A">
        <w:t xml:space="preserve"> array </w:t>
      </w:r>
      <w:r w:rsidR="00CB6A1E">
        <w:t>may</w:t>
      </w:r>
      <w:r w:rsidR="0070786A">
        <w:t xml:space="preserve"> contain</w:t>
      </w:r>
      <w:r w:rsidR="00A811EB">
        <w:t xml:space="preserve"> some or all of</w:t>
      </w:r>
      <w:r w:rsidR="0070786A">
        <w:t xml:space="preserve"> the Object Numbers</w:t>
      </w:r>
      <w:r w:rsidR="00A811EB">
        <w:t xml:space="preserve"> in the Object</w:t>
      </w:r>
      <w:r w:rsidR="0070786A">
        <w:t xml:space="preserve"> List</w:t>
      </w:r>
      <w:r w:rsidR="00A811EB">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1765" w:name="_Toc477150995"/>
      <w:r>
        <w:t>Drawing Coordinates</w:t>
      </w:r>
      <w:bookmarkEnd w:id="1765"/>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lastRenderedPageBreak/>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1766" w:name="_Toc477150996"/>
      <w:r>
        <w:t>Drawing into Bitmaps</w:t>
      </w:r>
      <w:bookmarkEnd w:id="1766"/>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w:t>
      </w:r>
      <w:r w:rsidR="00CB6A1E">
        <w:t>O</w:t>
      </w:r>
      <w:r w:rsidR="00490D0B">
        <w:t xml:space="preserve">bject </w:t>
      </w:r>
      <w:r w:rsidR="00CB6A1E">
        <w:t>N</w:t>
      </w:r>
      <w:r w:rsidR="00490D0B">
        <w:t xml:space="preserve">umber returned by </w:t>
      </w:r>
      <w:r w:rsidR="00CB6A1E">
        <w:t>a</w:t>
      </w:r>
      <w:r w:rsidR="00490D0B">
        <w:t xml:space="preserve"> draw command while in this mode </w:t>
      </w:r>
      <w:r w:rsidR="00CB6A1E">
        <w:t>is</w:t>
      </w:r>
      <w:r w:rsidR="00490D0B">
        <w:t xml:space="preserve">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t>
      </w:r>
      <w:r w:rsidR="00CB6A1E">
        <w:t>by</w:t>
      </w:r>
      <w:r>
        <w:t xml:space="preserve"> the </w:t>
      </w:r>
      <w:r w:rsidR="00AB02C0" w:rsidRPr="00AB02C0">
        <w:rPr>
          <w:b/>
        </w:rPr>
        <w:t>G</w:t>
      </w:r>
      <w:r w:rsidRPr="00AB02C0">
        <w:rPr>
          <w:b/>
        </w:rPr>
        <w:t>r.bitmap.drawinto.end</w:t>
      </w:r>
      <w:r>
        <w:t xml:space="preserve"> command. Subsequent draw commands will place the objects o</w:t>
      </w:r>
      <w:r w:rsidR="00CB6A1E">
        <w:t>n</w:t>
      </w:r>
      <w:r>
        <w:t xml:space="preserve">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1767" w:name="_Toc477150997"/>
      <w:r>
        <w:t>Colors</w:t>
      </w:r>
      <w:bookmarkEnd w:id="1767"/>
    </w:p>
    <w:p w:rsidR="00372F11" w:rsidRDefault="00BB2247" w:rsidP="009558AD">
      <w:r>
        <w:t xml:space="preserve">BASIC! </w:t>
      </w:r>
      <w:r w:rsidR="009558AD">
        <w:t>colors consist of a mixture of Red, Green</w:t>
      </w:r>
      <w:r>
        <w:t>,</w:t>
      </w:r>
      <w:r w:rsidR="009558AD">
        <w:t xml:space="preserve"> and Blue. Each co</w:t>
      </w:r>
      <w:r>
        <w:t>mp</w:t>
      </w:r>
      <w:r w:rsidR="009558AD">
        <w:t>o</w:t>
      </w:r>
      <w:r>
        <w:t>nent</w:t>
      </w:r>
      <w:r w:rsidR="009558AD">
        <w:t xml:space="preserve"> ha</w:t>
      </w:r>
      <w:r>
        <w:t>s a</w:t>
      </w:r>
      <w:r w:rsidR="009558AD">
        <w:t xml:space="preserve"> </w:t>
      </w:r>
      <w:r w:rsidR="00393119">
        <w:t xml:space="preserve">numerical </w:t>
      </w:r>
      <w:r w:rsidR="009558AD">
        <w:t>value ranging from 0 to 255. Black occurs when all three values are zero. White occurs when all three values are 255. Solid Red occur</w:t>
      </w:r>
      <w:r>
        <w:t>s</w:t>
      </w:r>
      <w:r w:rsidR="009558AD">
        <w:t xml:space="preserve"> with</w:t>
      </w:r>
      <w:r>
        <w:t xml:space="preserve"> a</w:t>
      </w:r>
      <w:r w:rsidR="009558AD">
        <w:t xml:space="preserve"> Redvalue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render</w:t>
      </w:r>
      <w:r w:rsidR="00BB2247">
        <w:t>s</w:t>
      </w:r>
      <w:r>
        <w:t xml:space="preserve"> the object</w:t>
      </w:r>
      <w:r w:rsidR="00AB02C0">
        <w:t xml:space="preserve"> </w:t>
      </w:r>
      <w:r w:rsidR="005A5756">
        <w:t>invisible</w:t>
      </w:r>
      <w:r>
        <w:t>.</w:t>
      </w:r>
    </w:p>
    <w:p w:rsidR="00AB02C0" w:rsidRDefault="00AB02C0" w:rsidP="00AB02C0">
      <w:pPr>
        <w:pStyle w:val="Heading3"/>
      </w:pPr>
      <w:bookmarkStart w:id="1768" w:name="_Toc477150998"/>
      <w:r>
        <w:t>Paints</w:t>
      </w:r>
      <w:bookmarkEnd w:id="1768"/>
    </w:p>
    <w:p w:rsidR="00AB02C0" w:rsidRDefault="00AB02C0" w:rsidP="00AB02C0">
      <w:r>
        <w:t xml:space="preserve">BASIC! </w:t>
      </w:r>
      <w:r w:rsidR="00CB6A1E">
        <w:t>holds drawing</w:t>
      </w:r>
      <w:r>
        <w:t xml:space="preserve"> information </w:t>
      </w:r>
      <w:r w:rsidR="009F57B4">
        <w:t>such as</w:t>
      </w:r>
      <w:r>
        <w:t xml:space="preserve"> color, font size, style and so forth</w:t>
      </w:r>
      <w:r w:rsidR="006747E6">
        <w:t>, in</w:t>
      </w:r>
      <w:r w:rsidR="009F57B4">
        <w:t xml:space="preserve"> Paint object</w:t>
      </w:r>
      <w:r w:rsidR="006747E6">
        <w:t>s</w:t>
      </w:r>
      <w:r w:rsidR="00140B75">
        <w:t>. The Paint objects are stored in a Paint List</w:t>
      </w:r>
      <w:r>
        <w:t xml:space="preserve">. The last created </w:t>
      </w:r>
      <w:r w:rsidR="00B973CC">
        <w:t>P</w:t>
      </w:r>
      <w:r>
        <w:t xml:space="preserve">aint </w:t>
      </w:r>
      <w:r w:rsidR="00B973CC">
        <w:t xml:space="preserve">object </w:t>
      </w:r>
      <w:r w:rsidR="000069D5">
        <w:t>(the "C</w:t>
      </w:r>
      <w:r w:rsidR="009F57B4">
        <w:t xml:space="preserve">urrent Paint") </w:t>
      </w:r>
      <w:r>
        <w:t xml:space="preserve">is associated with a </w:t>
      </w:r>
      <w:r w:rsidR="00B973CC">
        <w:t xml:space="preserve">graphical </w:t>
      </w:r>
      <w:r>
        <w:t>object when a draw command is executed.</w:t>
      </w:r>
      <w:r w:rsidR="009F57B4">
        <w:t xml:space="preserve"> The Paint tells the renderer (see </w:t>
      </w:r>
      <w:r w:rsidR="009F57B4">
        <w:rPr>
          <w:b/>
        </w:rPr>
        <w:t>Gr</w:t>
      </w:r>
      <w:r w:rsidR="009F57B4" w:rsidRPr="009F57B4">
        <w:rPr>
          <w:b/>
        </w:rPr>
        <w:t>.render</w:t>
      </w:r>
      <w:r w:rsidR="009F57B4">
        <w:t xml:space="preserve">) how to draw the graphical object. </w:t>
      </w:r>
      <w:r w:rsidR="00570EBB">
        <w:t>The same</w:t>
      </w:r>
      <w:r w:rsidR="009F57B4">
        <w:t xml:space="preserve"> Paint</w:t>
      </w:r>
      <w:r w:rsidR="00140B75">
        <w:t xml:space="preserve"> </w:t>
      </w:r>
      <w:r w:rsidR="00570EBB">
        <w:t>may</w:t>
      </w:r>
      <w:r w:rsidR="009F57B4">
        <w:t xml:space="preserve"> be attached to many graphical objects so they will all be drawn with the same color, style, etc.</w:t>
      </w:r>
    </w:p>
    <w:p w:rsidR="00EB4434" w:rsidRDefault="00EB4434" w:rsidP="00EB4434">
      <w:pPr>
        <w:pStyle w:val="Heading4"/>
      </w:pPr>
      <w:r>
        <w:t>Basic usage</w:t>
      </w:r>
    </w:p>
    <w:p w:rsidR="00D91857" w:rsidRDefault="00140B75" w:rsidP="00D91857">
      <w:r>
        <w:t>You can ignore Paint</w:t>
      </w:r>
      <w:r w:rsidR="00D91857">
        <w:t>s. This can keep your graphics programming simpler.</w:t>
      </w:r>
    </w:p>
    <w:p w:rsidR="00EB4434" w:rsidRDefault="005C7BCF" w:rsidP="00EB4434">
      <w:r>
        <w:t>Each command that</w:t>
      </w:r>
      <w:r w:rsidR="00EB4434">
        <w:t xml:space="preserve"> changes </w:t>
      </w:r>
      <w:r>
        <w:t>a drawing</w:t>
      </w:r>
      <w:r w:rsidR="00EB4434">
        <w:t xml:space="preserve"> </w:t>
      </w:r>
      <w:r>
        <w:t>setting</w:t>
      </w:r>
      <w:r w:rsidR="00EB4434">
        <w:t xml:space="preserve"> (</w:t>
      </w:r>
      <w:r w:rsidR="00EB4434" w:rsidRPr="00B973CC">
        <w:rPr>
          <w:b/>
        </w:rPr>
        <w:t>Gr.color</w:t>
      </w:r>
      <w:r w:rsidR="00EB4434">
        <w:t xml:space="preserve">, </w:t>
      </w:r>
      <w:r w:rsidR="00EB4434" w:rsidRPr="00B973CC">
        <w:rPr>
          <w:b/>
        </w:rPr>
        <w:t>Gr.text.size</w:t>
      </w:r>
      <w:r w:rsidR="00EB4434">
        <w:t>, etc.)</w:t>
      </w:r>
      <w:r>
        <w:t xml:space="preserve"> affects everything you draw from that point on, until you execute another such command.</w:t>
      </w:r>
    </w:p>
    <w:p w:rsidR="005C7BCF" w:rsidRDefault="005C7BCF" w:rsidP="005C7BCF">
      <w:pPr>
        <w:pStyle w:val="Heading4"/>
      </w:pPr>
      <w:r>
        <w:t>Advanced usage</w:t>
      </w:r>
    </w:p>
    <w:p w:rsidR="005C7BCF" w:rsidRPr="00EB4434" w:rsidRDefault="00140B75" w:rsidP="005C7BCF">
      <w:r>
        <w:t>You can control the Paint object</w:t>
      </w:r>
      <w:r w:rsidR="005C7BCF">
        <w:t>s used to draw graphical objects.</w:t>
      </w:r>
      <w:r w:rsidR="00613A2E">
        <w:t xml:space="preserve"> The extra complexity allows you to create special effects that a</w:t>
      </w:r>
      <w:r w:rsidR="008D299D">
        <w:t>r</w:t>
      </w:r>
      <w:r w:rsidR="00613A2E">
        <w:t>e not otherwise possible.</w:t>
      </w:r>
      <w:r>
        <w:t xml:space="preserve"> </w:t>
      </w:r>
      <w:r w:rsidR="000069D5">
        <w:t>To use these effects, you must understand the Paint List and the Current Paint.</w:t>
      </w:r>
    </w:p>
    <w:p w:rsidR="008D299D" w:rsidRDefault="00AB02C0" w:rsidP="00B973CC">
      <w:r>
        <w:lastRenderedPageBreak/>
        <w:t xml:space="preserve">Each command that </w:t>
      </w:r>
      <w:r w:rsidR="005C7BCF">
        <w:t>changes a drawing setting</w:t>
      </w:r>
      <w:r>
        <w:t xml:space="preserve"> (</w:t>
      </w:r>
      <w:r w:rsidR="00B973CC" w:rsidRPr="00B973CC">
        <w:rPr>
          <w:b/>
        </w:rPr>
        <w:t>G</w:t>
      </w:r>
      <w:r w:rsidRPr="00B973CC">
        <w:rPr>
          <w:b/>
        </w:rPr>
        <w:t>r.color</w:t>
      </w:r>
      <w:r>
        <w:t xml:space="preserve">, </w:t>
      </w:r>
      <w:r w:rsidR="00B973CC" w:rsidRPr="00B973CC">
        <w:rPr>
          <w:b/>
        </w:rPr>
        <w:t>G</w:t>
      </w:r>
      <w:r w:rsidRPr="00B973CC">
        <w:rPr>
          <w:b/>
        </w:rPr>
        <w:t>r.text.size</w:t>
      </w:r>
      <w:r>
        <w:t xml:space="preserve">, etc.) </w:t>
      </w:r>
      <w:r w:rsidR="005C7BCF">
        <w:t>creates or modifies a Paint.</w:t>
      </w:r>
      <w:r w:rsidR="00613A2E">
        <w:t xml:space="preserve"> Each of these commands has an optional "</w:t>
      </w:r>
      <w:r w:rsidR="000069D5">
        <w:t>P</w:t>
      </w:r>
      <w:r w:rsidR="00613A2E">
        <w:t xml:space="preserve">aint pointer" parameter. </w:t>
      </w:r>
      <w:r w:rsidR="005C7BCF">
        <w:t xml:space="preserve">If you don’t specify which Paint to use, the command </w:t>
      </w:r>
      <w:r>
        <w:t xml:space="preserve">first </w:t>
      </w:r>
      <w:r w:rsidR="00B973CC">
        <w:t>copies</w:t>
      </w:r>
      <w:r>
        <w:t xml:space="preserve"> the </w:t>
      </w:r>
      <w:r w:rsidR="000069D5">
        <w:t>C</w:t>
      </w:r>
      <w:r>
        <w:t>urrent Paint and then modifies it to make a new Paint</w:t>
      </w:r>
      <w:r w:rsidR="00B973CC">
        <w:t>,</w:t>
      </w:r>
      <w:r>
        <w:t xml:space="preserve"> which then becomes the </w:t>
      </w:r>
      <w:r w:rsidR="000069D5">
        <w:t>C</w:t>
      </w:r>
      <w:r>
        <w:t>urrent Paint.</w:t>
      </w:r>
      <w:r w:rsidR="005C7BCF">
        <w:t xml:space="preserve"> If you do specify which Paint to use, the command modifies only </w:t>
      </w:r>
      <w:r w:rsidR="00613A2E">
        <w:t>the specified</w:t>
      </w:r>
      <w:r w:rsidR="005C7BCF">
        <w:t xml:space="preserve"> Paint</w:t>
      </w:r>
      <w:r w:rsidR="00D91857">
        <w:t xml:space="preserve">, leaving the </w:t>
      </w:r>
      <w:r w:rsidR="000069D5">
        <w:t>C</w:t>
      </w:r>
      <w:r w:rsidR="00D91857">
        <w:t>urrent Paint unchanged.</w:t>
      </w:r>
    </w:p>
    <w:p w:rsidR="00DB7617" w:rsidRDefault="00140B75" w:rsidP="00B973CC">
      <w:r>
        <w:t xml:space="preserve">The </w:t>
      </w:r>
      <w:r w:rsidR="000069D5">
        <w:t>C</w:t>
      </w:r>
      <w:r>
        <w:t>urrent Paint is always the last Paint on the Paint List.</w:t>
      </w:r>
      <w:r w:rsidR="00B533C1">
        <w:t xml:space="preserve">If you specify the Paint object, </w:t>
      </w:r>
      <w:r w:rsidR="008D299D">
        <w:t xml:space="preserve">the </w:t>
      </w:r>
      <w:r w:rsidR="00B533C1">
        <w:t>pointer values -1 and 0 are special.</w:t>
      </w:r>
    </w:p>
    <w:p w:rsidR="00B533C1" w:rsidRDefault="00B533C1" w:rsidP="00B973CC">
      <w:r>
        <w:t>Pa</w:t>
      </w:r>
      <w:r w:rsidR="000069D5">
        <w:t>int pointer value -1 means the C</w:t>
      </w:r>
      <w:r>
        <w:t>urrent Paint. Using -1 is the same as omitting the Paint pointer parameter.</w:t>
      </w:r>
    </w:p>
    <w:p w:rsidR="00B533C1" w:rsidRPr="00B533C1" w:rsidRDefault="00B533C1" w:rsidP="00B973CC">
      <w:r>
        <w:t xml:space="preserve">Paint pointer value 0 refers to a "working </w:t>
      </w:r>
      <w:r w:rsidR="00140B75">
        <w:t>P</w:t>
      </w:r>
      <w:r>
        <w:t xml:space="preserve">aint". You can change it as often as you like without generating a new Paint. Paint 0 can </w:t>
      </w:r>
      <w:r w:rsidR="00140B75">
        <w:t>not</w:t>
      </w:r>
      <w:r>
        <w:t xml:space="preserve"> be attached to a graphical object. </w:t>
      </w:r>
      <w:r w:rsidR="00140B75">
        <w:t>To make it useful</w:t>
      </w:r>
      <w:r>
        <w:t>, you must copy it (</w:t>
      </w:r>
      <w:r>
        <w:rPr>
          <w:b/>
        </w:rPr>
        <w:t>Gr.paint.copy</w:t>
      </w:r>
      <w:r w:rsidR="00140B75">
        <w:t xml:space="preserve">) to another location in the Paint List, or </w:t>
      </w:r>
      <w:r w:rsidR="000069D5">
        <w:t>to the C</w:t>
      </w:r>
      <w:r w:rsidR="00140B75">
        <w:t>urrent Paint.</w:t>
      </w:r>
    </w:p>
    <w:p w:rsidR="00B973CC"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r w:rsidR="00D91857">
        <w:t xml:space="preserve"> You can assign that Paint to any other graphical object by using</w:t>
      </w:r>
      <w:r w:rsidR="00D91857" w:rsidRPr="00D91857">
        <w:t xml:space="preserve"> </w:t>
      </w:r>
      <w:r w:rsidR="00D91857">
        <w:t xml:space="preserve">the "paint" tag with </w:t>
      </w:r>
      <w:r w:rsidR="00D91857" w:rsidRPr="00B973CC">
        <w:rPr>
          <w:b/>
        </w:rPr>
        <w:t>Gr.</w:t>
      </w:r>
      <w:r w:rsidR="00D91857">
        <w:rPr>
          <w:b/>
        </w:rPr>
        <w:t>modify</w:t>
      </w:r>
      <w:r w:rsidR="00D91857">
        <w:t xml:space="preserve"> command.</w:t>
      </w:r>
    </w:p>
    <w:p w:rsidR="00551B4F" w:rsidRDefault="00551B4F" w:rsidP="00B973CC">
      <w:r>
        <w:t xml:space="preserve">Paints can not be individually deleted. You may delete </w:t>
      </w:r>
      <w:r w:rsidRPr="00DB7617">
        <w:t>all</w:t>
      </w:r>
      <w:r>
        <w:t xml:space="preserve"> Paint objects, along with all graphics objects, with </w:t>
      </w:r>
      <w:r>
        <w:rPr>
          <w:b/>
        </w:rPr>
        <w:t>Gr</w:t>
      </w:r>
      <w:r w:rsidRPr="00551B4F">
        <w:rPr>
          <w:b/>
        </w:rPr>
        <w:t>.</w:t>
      </w:r>
      <w:r>
        <w:rPr>
          <w:b/>
        </w:rPr>
        <w:t>c</w:t>
      </w:r>
      <w:r w:rsidRPr="00551B4F">
        <w:rPr>
          <w:b/>
        </w:rPr>
        <w:t>ls</w:t>
      </w:r>
      <w:r>
        <w:t>.</w:t>
      </w:r>
    </w:p>
    <w:p w:rsidR="00B533C1" w:rsidRPr="00551B4F" w:rsidRDefault="00B533C1" w:rsidP="00B973CC">
      <w:r>
        <w:t xml:space="preserve">The commands </w:t>
      </w:r>
      <w:r>
        <w:rPr>
          <w:b/>
        </w:rPr>
        <w:t>Gr.paint.copy</w:t>
      </w:r>
      <w:r>
        <w:t xml:space="preserve"> and </w:t>
      </w:r>
      <w:r>
        <w:rPr>
          <w:b/>
        </w:rPr>
        <w:t>Gr.paint.reset</w:t>
      </w:r>
      <w:r>
        <w:t xml:space="preserve"> operate directly on Paint objects.</w:t>
      </w:r>
    </w:p>
    <w:p w:rsidR="009D5B44" w:rsidRDefault="001A6D6A" w:rsidP="009D5B44">
      <w:pPr>
        <w:pStyle w:val="Heading3"/>
      </w:pPr>
      <w:bookmarkStart w:id="1769" w:name="_Toc477150999"/>
      <w:r>
        <w:t>Style</w:t>
      </w:r>
      <w:bookmarkEnd w:id="1769"/>
    </w:p>
    <w:p w:rsidR="009D5B44" w:rsidRDefault="009D5B44" w:rsidP="009D5B44">
      <w:r>
        <w:t>Most graphics objects are made up of two parts</w:t>
      </w:r>
      <w:r w:rsidR="009B7A25">
        <w:t>: an outline and the center</w:t>
      </w:r>
      <w:r>
        <w:t xml:space="preserve">. There is a subtle but important difference in the rules governing how each part is drawn. The two parts are controlled by the style setting of the Paint object, set by the style parameter of the </w:t>
      </w:r>
      <w:r w:rsidRPr="009D5B44">
        <w:rPr>
          <w:b/>
        </w:rPr>
        <w:t>Gr.color</w:t>
      </w:r>
      <w:r>
        <w:t xml:space="preserve"> command.</w:t>
      </w:r>
    </w:p>
    <w:p w:rsidR="009B7A25" w:rsidRDefault="009B7A25" w:rsidP="009D5B44">
      <w:r>
        <w:t xml:space="preserve">Note: Gr.Point and Gr.Line are not affected by style. Only the STROKE part (outline) is drawn. </w:t>
      </w:r>
    </w:p>
    <w:p w:rsidR="001A6D6A" w:rsidRDefault="009B7A25" w:rsidP="001A6D6A">
      <w:pPr>
        <w:pStyle w:val="Heading4"/>
      </w:pPr>
      <w:r>
        <w:t>STROKE</w:t>
      </w:r>
    </w:p>
    <w:p w:rsidR="001D3001" w:rsidRDefault="001D3001" w:rsidP="001D3001">
      <w:pPr>
        <w:spacing w:after="0"/>
      </w:pPr>
      <w:r>
        <w:t>If you specify STROKE (style 0),</w:t>
      </w:r>
      <w:r w:rsidR="009B7A25">
        <w:t xml:space="preserve"> only</w:t>
      </w:r>
      <w:r>
        <w:t xml:space="preserve"> the outline is drawn</w:t>
      </w:r>
      <w:r w:rsidR="009B7A25">
        <w:t>. T</w:t>
      </w:r>
      <w:r>
        <w:t xml:space="preserve">he center of the </w:t>
      </w:r>
      <w:r w:rsidR="009B7A25">
        <w:t xml:space="preserve">shape </w:t>
      </w:r>
      <w:r>
        <w:t xml:space="preserve">is not colored. The width of the outline is controlled by the stroke weight setting of the Paint, set by the </w:t>
      </w:r>
      <w:r w:rsidRPr="00EA61DF">
        <w:rPr>
          <w:b/>
        </w:rPr>
        <w:t>Gr.stroke</w:t>
      </w:r>
      <w:r>
        <w:t xml:space="preserve"> command. If the stroke weight is 0 or 1 (they behave the same way), the outline is drawn exactly on the coordinates you provide. For examp</w:t>
      </w:r>
      <w:r w:rsidR="001A6D6A">
        <w:t>le, if the shape is a rectangle:</w:t>
      </w:r>
    </w:p>
    <w:p w:rsidR="001A6D6A" w:rsidRDefault="001A6D6A" w:rsidP="001A6D6A">
      <w:pPr>
        <w:pStyle w:val="ListParagraph"/>
      </w:pPr>
      <w:r>
        <w:rPr>
          <w:b/>
        </w:rPr>
        <w:t>left</w:t>
      </w:r>
      <w:r>
        <w:t xml:space="preserve">: The left-most edge. All pixels with x-coordinate </w:t>
      </w:r>
      <w:r>
        <w:rPr>
          <w:b/>
        </w:rPr>
        <w:t>left</w:t>
      </w:r>
      <w:r>
        <w:t xml:space="preserve"> are colored.</w:t>
      </w:r>
    </w:p>
    <w:p w:rsidR="001A6D6A" w:rsidRDefault="001A6D6A" w:rsidP="001A6D6A">
      <w:pPr>
        <w:pStyle w:val="ListParagraph"/>
      </w:pPr>
      <w:r w:rsidRPr="000E2720">
        <w:rPr>
          <w:b/>
        </w:rPr>
        <w:t>top</w:t>
      </w:r>
      <w:r>
        <w:t xml:space="preserve">: The upper-most edge. All pixels with y-coordinate </w:t>
      </w:r>
      <w:r>
        <w:rPr>
          <w:b/>
        </w:rPr>
        <w:t>top</w:t>
      </w:r>
      <w:r>
        <w:t xml:space="preserve"> are colored.</w:t>
      </w:r>
    </w:p>
    <w:p w:rsidR="001A6D6A" w:rsidRDefault="001A6D6A" w:rsidP="001A6D6A">
      <w:pPr>
        <w:pStyle w:val="ListParagraph"/>
      </w:pPr>
      <w:r>
        <w:rPr>
          <w:b/>
        </w:rPr>
        <w:t>right</w:t>
      </w:r>
      <w:r>
        <w:t xml:space="preserve">: The right-most edge. All pixels with x-coord </w:t>
      </w:r>
      <w:r>
        <w:rPr>
          <w:b/>
        </w:rPr>
        <w:t>right</w:t>
      </w:r>
      <w:r>
        <w:t xml:space="preserve"> are colored.</w:t>
      </w:r>
    </w:p>
    <w:p w:rsidR="001A6D6A" w:rsidRDefault="001A6D6A" w:rsidP="001A6D6A">
      <w:pPr>
        <w:pStyle w:val="ListParagraph"/>
      </w:pPr>
      <w:r>
        <w:rPr>
          <w:b/>
        </w:rPr>
        <w:t>bottom</w:t>
      </w:r>
      <w:r>
        <w:t xml:space="preserve">: The lower-most edge. All pixels with y-coord </w:t>
      </w:r>
      <w:r>
        <w:rPr>
          <w:b/>
        </w:rPr>
        <w:t>bottom</w:t>
      </w:r>
      <w:r>
        <w:t xml:space="preserve"> are colored.</w:t>
      </w:r>
    </w:p>
    <w:p w:rsidR="001A6D6A" w:rsidRDefault="001A6D6A" w:rsidP="001A6D6A">
      <w:r>
        <w:t>This is probably what you expect.</w:t>
      </w:r>
    </w:p>
    <w:p w:rsidR="001A6D6A" w:rsidRDefault="001A6D6A" w:rsidP="001A6D6A">
      <w:r>
        <w:lastRenderedPageBreak/>
        <w:t>When you increase the stroke weight, the lines get wider, but the centers of the lines do not change. Additional lines of pixels are colored on both sides of the outline. Increasing the stroke weight generally increases the area of the shape</w:t>
      </w:r>
      <w:r w:rsidR="004C7106">
        <w:t>, making it larger than the dimensions you specify</w:t>
      </w:r>
      <w:r>
        <w:t>.</w:t>
      </w:r>
    </w:p>
    <w:p w:rsidR="001A6D6A" w:rsidRDefault="001A6D6A" w:rsidP="001A6D6A">
      <w:r>
        <w:t>This may not be what you expect. In some drawing systems, increasing the line width grows the line inward only, toward the center of the shape, so the shape does not get any bigger.</w:t>
      </w:r>
    </w:p>
    <w:p w:rsidR="001A6D6A" w:rsidRDefault="009B7A25" w:rsidP="001A6D6A">
      <w:pPr>
        <w:pStyle w:val="Heading4"/>
      </w:pPr>
      <w:r>
        <w:t>FILL</w:t>
      </w:r>
    </w:p>
    <w:p w:rsidR="009D5B44" w:rsidRDefault="001D3001" w:rsidP="000E2720">
      <w:pPr>
        <w:spacing w:after="0"/>
      </w:pPr>
      <w:r>
        <w:t>If you specify</w:t>
      </w:r>
      <w:r w:rsidR="009D5B44">
        <w:t xml:space="preserve"> FILL </w:t>
      </w:r>
      <w:r>
        <w:t>(</w:t>
      </w:r>
      <w:r w:rsidR="009D5B44">
        <w:t>style</w:t>
      </w:r>
      <w:r>
        <w:t xml:space="preserve"> 1)</w:t>
      </w:r>
      <w:r w:rsidR="009D5B44">
        <w:t xml:space="preserve">, the </w:t>
      </w:r>
      <w:r w:rsidR="009B7A25">
        <w:t xml:space="preserve">center of the shape </w:t>
      </w:r>
      <w:r w:rsidR="00EA61DF">
        <w:t>is filled</w:t>
      </w:r>
      <w:r w:rsidR="009B7A25">
        <w:t xml:space="preserve"> as if it had an outline. </w:t>
      </w:r>
      <w:r w:rsidR="00EA61DF">
        <w:t>T</w:t>
      </w:r>
      <w:r w:rsidR="009D5B44">
        <w:t>hat is, the center of the object is colored</w:t>
      </w:r>
      <w:r w:rsidR="009B7A25">
        <w:t>, but the pixels colored by STROKE may be left uncolored</w:t>
      </w:r>
      <w:r w:rsidR="009D5B44">
        <w:t xml:space="preserve">. The area that is colored </w:t>
      </w:r>
      <w:r w:rsidR="000E2720">
        <w:t>depends on the coordinates of the shape</w:t>
      </w:r>
      <w:r w:rsidR="00EA61DF">
        <w:t>. For example</w:t>
      </w:r>
      <w:r w:rsidR="009B7A25">
        <w:t>, consider</w:t>
      </w:r>
      <w:r w:rsidR="00EA61DF">
        <w:t xml:space="preserve"> a rectangle</w:t>
      </w:r>
      <w:r w:rsidR="000E2720">
        <w:t>:</w:t>
      </w:r>
    </w:p>
    <w:p w:rsidR="000E2720" w:rsidRDefault="00EA61DF" w:rsidP="000E2720">
      <w:pPr>
        <w:pStyle w:val="ListParagraph"/>
      </w:pPr>
      <w:r>
        <w:rPr>
          <w:b/>
        </w:rPr>
        <w:t>left</w:t>
      </w:r>
      <w:r w:rsidR="000E2720">
        <w:t xml:space="preserve">: The left-most edge. </w:t>
      </w:r>
      <w:r>
        <w:t>All pixels with x-coordinate</w:t>
      </w:r>
      <w:r w:rsidR="000E2720">
        <w:t xml:space="preserve"> </w:t>
      </w:r>
      <w:r>
        <w:rPr>
          <w:b/>
        </w:rPr>
        <w:t>left</w:t>
      </w:r>
      <w:r>
        <w:t xml:space="preserve"> are colored.</w:t>
      </w:r>
    </w:p>
    <w:p w:rsidR="000E2720" w:rsidRDefault="000E2720" w:rsidP="000E2720">
      <w:pPr>
        <w:pStyle w:val="ListParagraph"/>
      </w:pPr>
      <w:r w:rsidRPr="000E2720">
        <w:rPr>
          <w:b/>
        </w:rPr>
        <w:t>top</w:t>
      </w:r>
      <w:r>
        <w:t xml:space="preserve">: The upper-most edge. </w:t>
      </w:r>
      <w:r w:rsidR="00EA61DF">
        <w:t xml:space="preserve">All pixels with y-coordinate </w:t>
      </w:r>
      <w:r w:rsidR="00EA61DF">
        <w:rPr>
          <w:b/>
        </w:rPr>
        <w:t>top</w:t>
      </w:r>
      <w:r w:rsidR="00EA61DF">
        <w:t xml:space="preserve"> are colored.</w:t>
      </w:r>
    </w:p>
    <w:p w:rsidR="000E2720" w:rsidRDefault="00EA61DF" w:rsidP="000E2720">
      <w:pPr>
        <w:pStyle w:val="ListParagraph"/>
      </w:pPr>
      <w:r>
        <w:rPr>
          <w:b/>
        </w:rPr>
        <w:t>right</w:t>
      </w:r>
      <w:r w:rsidR="000E2720">
        <w:t>: One more than the right-most edge.</w:t>
      </w:r>
      <w:r>
        <w:t xml:space="preserve"> All pixels with x-coord</w:t>
      </w:r>
      <w:r w:rsidR="000E2720">
        <w:t xml:space="preserve"> </w:t>
      </w:r>
      <w:r>
        <w:rPr>
          <w:b/>
        </w:rPr>
        <w:t>right</w:t>
      </w:r>
      <w:r w:rsidR="000E2720">
        <w:rPr>
          <w:b/>
        </w:rPr>
        <w:t xml:space="preserve"> - 1</w:t>
      </w:r>
      <w:r>
        <w:t xml:space="preserve"> are colored.</w:t>
      </w:r>
    </w:p>
    <w:p w:rsidR="000E2720" w:rsidRDefault="000E2720" w:rsidP="000E2720">
      <w:pPr>
        <w:pStyle w:val="ListParagraph"/>
      </w:pPr>
      <w:r>
        <w:rPr>
          <w:b/>
        </w:rPr>
        <w:t>bottom</w:t>
      </w:r>
      <w:r>
        <w:t xml:space="preserve">: One more than the lower-most edge. </w:t>
      </w:r>
      <w:r w:rsidR="00EA61DF">
        <w:t xml:space="preserve">Pixels with y-coord </w:t>
      </w:r>
      <w:r w:rsidR="00EA61DF" w:rsidRPr="00EA61DF">
        <w:rPr>
          <w:b/>
        </w:rPr>
        <w:t>bottom - 1</w:t>
      </w:r>
      <w:r w:rsidR="00EA61DF">
        <w:t xml:space="preserve"> are colored.</w:t>
      </w:r>
    </w:p>
    <w:p w:rsidR="001D3001" w:rsidRDefault="001D3001" w:rsidP="00EA61DF">
      <w:r>
        <w:rPr>
          <w:b/>
        </w:rPr>
        <w:t>left</w:t>
      </w:r>
      <w:r>
        <w:t xml:space="preserve"> and </w:t>
      </w:r>
      <w:r>
        <w:rPr>
          <w:b/>
        </w:rPr>
        <w:t>top</w:t>
      </w:r>
      <w:r>
        <w:t xml:space="preserve"> values are "inclusive": pixels with x-coodinate </w:t>
      </w:r>
      <w:r>
        <w:rPr>
          <w:b/>
        </w:rPr>
        <w:t>left</w:t>
      </w:r>
      <w:r>
        <w:t xml:space="preserve"> are colored. Pixels with y-coordinate </w:t>
      </w:r>
      <w:r>
        <w:rPr>
          <w:b/>
        </w:rPr>
        <w:t>top</w:t>
      </w:r>
      <w:r>
        <w:t xml:space="preserve"> are colored.</w:t>
      </w:r>
    </w:p>
    <w:p w:rsidR="00EA61DF" w:rsidRDefault="001D3001" w:rsidP="00EA61DF">
      <w:r>
        <w:rPr>
          <w:b/>
        </w:rPr>
        <w:t>right</w:t>
      </w:r>
      <w:r>
        <w:t xml:space="preserve"> and </w:t>
      </w:r>
      <w:r>
        <w:rPr>
          <w:b/>
        </w:rPr>
        <w:t>bottom</w:t>
      </w:r>
      <w:r>
        <w:t xml:space="preserve"> values are "exclusive": pixels with x-coodinate </w:t>
      </w:r>
      <w:r>
        <w:rPr>
          <w:b/>
        </w:rPr>
        <w:t>right</w:t>
      </w:r>
      <w:r>
        <w:t xml:space="preserve"> are </w:t>
      </w:r>
      <w:r>
        <w:rPr>
          <w:b/>
        </w:rPr>
        <w:t>not</w:t>
      </w:r>
      <w:r>
        <w:t xml:space="preserve"> colored. Pixels with y-coordinate </w:t>
      </w:r>
      <w:r>
        <w:rPr>
          <w:b/>
        </w:rPr>
        <w:t>bottom</w:t>
      </w:r>
      <w:r>
        <w:t xml:space="preserve"> are </w:t>
      </w:r>
      <w:r>
        <w:rPr>
          <w:b/>
        </w:rPr>
        <w:t>not</w:t>
      </w:r>
      <w:r>
        <w:t xml:space="preserve"> colored.</w:t>
      </w:r>
    </w:p>
    <w:p w:rsidR="009B7A25" w:rsidRPr="001D3001" w:rsidRDefault="009B7A25" w:rsidP="00EA61DF">
      <w:r>
        <w:t>This is not what most people expect, but it is consistent with many operations in Java programming.</w:t>
      </w:r>
    </w:p>
    <w:p w:rsidR="00EA61DF" w:rsidRDefault="009B7A25" w:rsidP="001A6D6A">
      <w:pPr>
        <w:pStyle w:val="Heading4"/>
      </w:pPr>
      <w:r>
        <w:t>STROKE and FILL</w:t>
      </w:r>
    </w:p>
    <w:p w:rsidR="009B7A25" w:rsidRPr="009B7A25" w:rsidRDefault="009B7A25" w:rsidP="009B7A25">
      <w:r>
        <w:t>If you specify STROKE_AND_FILL (style 2), both parts of the shape are drawn and superimposed. That is, the outline is drawn as described in STROKE, above, and the object is filled in</w:t>
      </w:r>
      <w:r w:rsidR="004C7106">
        <w:t xml:space="preserve"> as described in FILL</w:t>
      </w:r>
      <w:r>
        <w:t xml:space="preserve">. Because both </w:t>
      </w:r>
      <w:r w:rsidR="004C7106">
        <w:t xml:space="preserve">parts </w:t>
      </w:r>
      <w:r>
        <w:t>are the same color, and there are never uncolored pixels beween the STROKE line</w:t>
      </w:r>
      <w:r w:rsidR="004C7106">
        <w:t>s</w:t>
      </w:r>
      <w:r>
        <w:t xml:space="preserve"> and the FILL area, the effect is to draw a single solid shape.</w:t>
      </w:r>
      <w:r w:rsidR="004C7106">
        <w:t xml:space="preserve"> Note that increasing the stroke weight generally makes the shape bigger than the dimensions you specify.</w:t>
      </w:r>
    </w:p>
    <w:p w:rsidR="00BE6E61" w:rsidRDefault="00BE6E61" w:rsidP="00BE6E61">
      <w:pPr>
        <w:pStyle w:val="Heading3"/>
      </w:pPr>
      <w:bookmarkStart w:id="1770" w:name="_Toc477151000"/>
      <w:r>
        <w:t>Hardware-accelerated Graphics</w:t>
      </w:r>
      <w:bookmarkEnd w:id="1770"/>
    </w:p>
    <w:p w:rsidR="00BE6E61" w:rsidRDefault="00BE6E61" w:rsidP="00B973CC">
      <w:r>
        <w:t xml:space="preserve">Many Android devices since 3.0 (Honeycomb) support hardware acceleration of some graphical operations. An app that can use the hardware Graphics Processor (GPU) may run significantly faster than one that cannot use the GPU. Some of BASIC!’s graphical operations do not work with hardware-acceleration, so it is disabled by default. You can turn it on with the </w:t>
      </w:r>
      <w:r w:rsidRPr="00BE6E61">
        <w:rPr>
          <w:b/>
        </w:rPr>
        <w:t xml:space="preserve">Graphic </w:t>
      </w:r>
      <w:r w:rsidR="00CB18C6">
        <w:rPr>
          <w:b/>
        </w:rPr>
        <w:t>A</w:t>
      </w:r>
      <w:r w:rsidRPr="00BE6E61">
        <w:rPr>
          <w:b/>
        </w:rPr>
        <w:t>cceleration</w:t>
      </w:r>
      <w:r>
        <w:t xml:space="preserve"> item of the </w:t>
      </w:r>
      <w:r w:rsidRPr="00C232E6">
        <w:rPr>
          <w:b/>
        </w:rPr>
        <w:t>Editor-&gt;Menu-&gt;Preferences</w:t>
      </w:r>
      <w:r>
        <w:t xml:space="preserve"> screen.</w:t>
      </w:r>
    </w:p>
    <w:p w:rsidR="00BE6E61" w:rsidRPr="00AB02C0" w:rsidRDefault="00BE6E61" w:rsidP="00B973CC">
      <w:r>
        <w:t xml:space="preserve">If you enable accelerated graphics, test your app thoroughly, comparing </w:t>
      </w:r>
      <w:r w:rsidR="00CB18C6">
        <w:t>it to what you see with acceleration off. If you see blurring, missing objects, or other problems, leave acceleration disabled.</w:t>
      </w:r>
    </w:p>
    <w:p w:rsidR="009558AD" w:rsidRDefault="009558AD" w:rsidP="00EB1F62">
      <w:pPr>
        <w:pStyle w:val="Heading2"/>
      </w:pPr>
      <w:bookmarkStart w:id="1771" w:name="_Toc477151001"/>
      <w:r>
        <w:lastRenderedPageBreak/>
        <w:t xml:space="preserve">Graphics </w:t>
      </w:r>
      <w:r w:rsidR="005A5756">
        <w:t>Setup</w:t>
      </w:r>
      <w:r>
        <w:t xml:space="preserve"> Commands</w:t>
      </w:r>
      <w:bookmarkEnd w:id="1771"/>
    </w:p>
    <w:p w:rsidR="009558AD" w:rsidRDefault="003A4712" w:rsidP="005F4916">
      <w:pPr>
        <w:pStyle w:val="Heading3"/>
      </w:pPr>
      <w:bookmarkStart w:id="1772" w:name="_Toc477151002"/>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1772"/>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All parameters are optional</w:t>
      </w:r>
      <w:r w:rsidR="00FE73A4">
        <w:t>;</w:t>
      </w:r>
      <w:r>
        <w:t xml:space="preserve"> use</w:t>
      </w:r>
      <w:r w:rsidR="00724907">
        <w:t xml:space="preserve"> commas </w:t>
      </w:r>
      <w:r w:rsidR="00CD343B">
        <w:t>to indicate</w:t>
      </w:r>
      <w:r w:rsidR="00724907">
        <w:t xml:space="preserve"> omitted parameters (see Optional Parameters)</w:t>
      </w:r>
      <w:r>
        <w:t>.</w:t>
      </w:r>
    </w:p>
    <w:p w:rsidR="002D2DBD" w:rsidRDefault="002D2DBD" w:rsidP="002D2DBD">
      <w:r>
        <w:t xml:space="preserve">Each of the four color </w:t>
      </w:r>
      <w:r w:rsidR="00550ED6">
        <w:t xml:space="preserve">components </w:t>
      </w:r>
      <w:r>
        <w:t>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1773" w:name="_Toc477151003"/>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r w:rsidR="006747E6">
        <w:t>{, paint}</w:t>
      </w:r>
      <w:r w:rsidR="00A02833">
        <w:t>}</w:t>
      </w:r>
      <w:bookmarkEnd w:id="1773"/>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r w:rsidR="006747E6">
        <w:instrText>{, paint}</w:instrText>
      </w:r>
      <w:r w:rsidR="00A02833">
        <w:instrText>}</w:instrText>
      </w:r>
      <w:r w:rsidR="0078615E">
        <w:instrText xml:space="preserve">" </w:instrText>
      </w:r>
      <w:r w:rsidR="00520661">
        <w:fldChar w:fldCharType="end"/>
      </w:r>
    </w:p>
    <w:p w:rsidR="0093189B" w:rsidRDefault="009558AD" w:rsidP="0093189B">
      <w:pPr>
        <w:spacing w:after="0"/>
      </w:pPr>
      <w:r>
        <w:t>Sets the color</w:t>
      </w:r>
      <w:r w:rsidR="00A02833">
        <w:t xml:space="preserve"> and style</w:t>
      </w:r>
      <w:r w:rsidR="00160660">
        <w:t xml:space="preserve"> for drawing objects</w:t>
      </w:r>
      <w:r>
        <w:t>.</w:t>
      </w:r>
      <w:r w:rsidR="006747E6">
        <w:t xml:space="preserve"> There are two ways to use this command.</w:t>
      </w:r>
    </w:p>
    <w:p w:rsidR="00372F11" w:rsidRDefault="00945012" w:rsidP="004A2113">
      <w:pPr>
        <w:pStyle w:val="ListParagraph"/>
        <w:numPr>
          <w:ilvl w:val="0"/>
          <w:numId w:val="35"/>
        </w:numPr>
      </w:pPr>
      <w:r w:rsidRPr="002A7E27">
        <w:rPr>
          <w:i/>
        </w:rPr>
        <w:t>Basic usage</w:t>
      </w:r>
      <w:r>
        <w:t xml:space="preserve">: </w:t>
      </w:r>
      <w:r w:rsidR="005A0575">
        <w:t xml:space="preserve">ignore </w:t>
      </w:r>
      <w:r>
        <w:t>the optional &lt;paint&gt; parameter</w:t>
      </w:r>
      <w:r w:rsidR="0093189B">
        <w:t>.</w:t>
      </w:r>
      <w:r w:rsidR="009558AD">
        <w:t xml:space="preserve"> The </w:t>
      </w:r>
      <w:r w:rsidR="000069D5">
        <w:t>new</w:t>
      </w:r>
      <w:r w:rsidR="009558AD">
        <w:t xml:space="preserve"> color </w:t>
      </w:r>
      <w:r w:rsidR="0093189B">
        <w:t xml:space="preserve">and style </w:t>
      </w:r>
      <w:r w:rsidR="009558AD">
        <w:t>will be used for whatever graphic</w:t>
      </w:r>
      <w:r w:rsidR="00DE188B">
        <w:t>al</w:t>
      </w:r>
      <w:r w:rsidR="009558AD">
        <w:t xml:space="preserve"> objects are </w:t>
      </w:r>
      <w:r w:rsidR="006E6122">
        <w:t>subsequently</w:t>
      </w:r>
      <w:r w:rsidR="00AA0684">
        <w:t xml:space="preserve"> </w:t>
      </w:r>
      <w:r w:rsidR="009558AD">
        <w:t xml:space="preserve">drawn until the next </w:t>
      </w:r>
      <w:r w:rsidR="000069D5" w:rsidRPr="000069D5">
        <w:rPr>
          <w:b/>
        </w:rPr>
        <w:t>Gr.c</w:t>
      </w:r>
      <w:r w:rsidR="009558AD" w:rsidRPr="000069D5">
        <w:rPr>
          <w:b/>
        </w:rPr>
        <w:t>olor</w:t>
      </w:r>
      <w:r w:rsidR="009558AD">
        <w:t xml:space="preserve"> command is executed.</w:t>
      </w:r>
    </w:p>
    <w:p w:rsidR="0093189B" w:rsidRDefault="0093189B" w:rsidP="004A2113">
      <w:pPr>
        <w:pStyle w:val="ListParagraph"/>
        <w:numPr>
          <w:ilvl w:val="0"/>
          <w:numId w:val="35"/>
        </w:numPr>
      </w:pPr>
      <w:r w:rsidRPr="002A7E27">
        <w:rPr>
          <w:i/>
        </w:rPr>
        <w:t>Advanced usage</w:t>
      </w:r>
      <w:r>
        <w:t>:</w:t>
      </w:r>
      <w:r w:rsidR="00945012">
        <w:t xml:space="preserve"> The "basic usage" of this command always creates a new Paint.</w:t>
      </w:r>
      <w:r>
        <w:t xml:space="preserve"> </w:t>
      </w:r>
      <w:r w:rsidR="00945012">
        <w:t>If you prefer, y</w:t>
      </w:r>
      <w:r>
        <w:t xml:space="preserve">ou can </w:t>
      </w:r>
      <w:r w:rsidR="002A7E27">
        <w:t xml:space="preserve">use the &lt;paint&gt; parameter to specify </w:t>
      </w:r>
      <w:r>
        <w:t>a</w:t>
      </w:r>
      <w:r w:rsidR="002A7E27">
        <w:t>n existing Paint</w:t>
      </w:r>
      <w:r>
        <w:t xml:space="preserve">. </w:t>
      </w:r>
      <w:r w:rsidR="00945012">
        <w:t>The</w:t>
      </w:r>
      <w:r>
        <w:t xml:space="preserve"> </w:t>
      </w:r>
      <w:r>
        <w:rPr>
          <w:b/>
        </w:rPr>
        <w:t>Gr.color</w:t>
      </w:r>
      <w:r>
        <w:t xml:space="preserve"> command</w:t>
      </w:r>
      <w:r w:rsidR="00945012">
        <w:t xml:space="preserve"> sets </w:t>
      </w:r>
      <w:r>
        <w:t xml:space="preserve">the color and style of that </w:t>
      </w:r>
      <w:r w:rsidR="002A7E27">
        <w:t>Paint, changing the appearance of</w:t>
      </w:r>
      <w:r>
        <w:t xml:space="preserve"> any </w:t>
      </w:r>
      <w:r w:rsidR="002A7E27">
        <w:t>graphical object to which it is attached</w:t>
      </w:r>
      <w:r>
        <w:t>.</w:t>
      </w:r>
      <w:r w:rsidR="005A0575">
        <w:t xml:space="preserve"> The current Paint is not changed. See </w:t>
      </w:r>
      <w:r w:rsidR="002A7E27">
        <w:t xml:space="preserve">"Paints </w:t>
      </w:r>
      <w:r w:rsidR="002A7E27">
        <w:rPr>
          <w:i/>
        </w:rPr>
        <w:t>Advanced Usage</w:t>
      </w:r>
      <w:r w:rsidR="002A7E27">
        <w:t xml:space="preserve">" above and </w:t>
      </w:r>
      <w:r w:rsidR="005A0575">
        <w:t>the example below.</w:t>
      </w:r>
    </w:p>
    <w:p w:rsidR="00A02833" w:rsidRDefault="00A02833" w:rsidP="00A02833">
      <w:r>
        <w:t>All of the parameters are optional</w:t>
      </w:r>
      <w:r w:rsidR="00945012">
        <w:t xml:space="preserve">. If </w:t>
      </w:r>
      <w:r w:rsidR="009117D1">
        <w:t>a color component or the style</w:t>
      </w:r>
      <w:r w:rsidR="00945012">
        <w:t xml:space="preserve"> is omitted,</w:t>
      </w:r>
      <w:r w:rsidR="000069D5">
        <w:t xml:space="preserve"> that component</w:t>
      </w:r>
      <w:r w:rsidR="00945012">
        <w:t xml:space="preserve"> is left unchanged. For example, </w:t>
      </w:r>
      <w:r w:rsidR="00945012" w:rsidRPr="00A02833">
        <w:rPr>
          <w:b/>
        </w:rPr>
        <w:t>G</w:t>
      </w:r>
      <w:r w:rsidR="00945012">
        <w:rPr>
          <w:b/>
        </w:rPr>
        <w:t>r</w:t>
      </w:r>
      <w:r w:rsidR="00945012" w:rsidRPr="00A02833">
        <w:rPr>
          <w:b/>
        </w:rPr>
        <w:t>.color ,</w:t>
      </w:r>
      <w:r w:rsidR="00945012">
        <w:rPr>
          <w:b/>
        </w:rPr>
        <w:t>,</w:t>
      </w:r>
      <w:r w:rsidR="00945012" w:rsidRPr="00A02833">
        <w:rPr>
          <w:b/>
        </w:rPr>
        <w:t>0</w:t>
      </w:r>
      <w:r w:rsidR="00945012">
        <w:t xml:space="preserve"> sets only green to 0, leaving alpha, red, blue, and style as they were</w:t>
      </w:r>
      <w:r w:rsidR="00724907">
        <w:t xml:space="preserve">. Use commas </w:t>
      </w:r>
      <w:r w:rsidR="00CD343B">
        <w:t>to indicate</w:t>
      </w:r>
      <w:r w:rsidR="00724907">
        <w:t xml:space="preserve"> omitted parameters (see Optional Parameters)</w:t>
      </w:r>
      <w:r>
        <w:t>.</w:t>
      </w:r>
    </w:p>
    <w:p w:rsidR="00A02833" w:rsidRDefault="00A02833" w:rsidP="00A02833">
      <w:r>
        <w:t xml:space="preserve">Each of the four color </w:t>
      </w:r>
      <w:r w:rsidR="00945012">
        <w:t>component</w:t>
      </w:r>
      <w:r>
        <w:t xml:space="preserve">s </w:t>
      </w:r>
      <w:r w:rsidR="00945012">
        <w:t xml:space="preserve">(alpha, red, green, blue) </w:t>
      </w:r>
      <w:r>
        <w:t xml:space="preserve">is a numeric expression with a value from 0 through 255. If a value is outside of this range, only the last eight bits of the value are used; for example, 257 and 1025 are </w:t>
      </w:r>
      <w:r w:rsidR="009117D1">
        <w:t xml:space="preserve">both </w:t>
      </w:r>
      <w:r>
        <w:t>the same as 1.</w:t>
      </w:r>
    </w:p>
    <w:p w:rsidR="00EE7008" w:rsidRDefault="009558AD" w:rsidP="00EE7008">
      <w:r>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r w:rsidR="004C7106">
        <w:t>The effect of this parameter is explain</w:t>
      </w:r>
      <w:r w:rsidR="00EE7008">
        <w:t>ed</w:t>
      </w:r>
      <w:r w:rsidR="004C7106">
        <w:t xml:space="preserve"> in detail in the "Style" sections, see above</w:t>
      </w:r>
      <w:r w:rsidR="007B4313">
        <w:t>.</w:t>
      </w:r>
      <w:r w:rsidR="00844811">
        <w:t xml:space="preserve"> The possible values for </w:t>
      </w:r>
      <w:r w:rsidR="009A441D">
        <w:t xml:space="preserve">&lt;style_nexp&gt; </w:t>
      </w:r>
      <w:r w:rsidR="00844811">
        <w:t>are</w:t>
      </w:r>
      <w:r w:rsidR="00EE7008">
        <w:t xml:space="preserve"> shown in this table</w:t>
      </w:r>
      <w:r w:rsidR="00844811">
        <w:t>:</w:t>
      </w:r>
    </w:p>
    <w:tbl>
      <w:tblPr>
        <w:tblStyle w:val="GridTable1Light"/>
        <w:tblW w:w="0" w:type="auto"/>
        <w:tblInd w:w="108" w:type="dxa"/>
        <w:tblLook w:val="04A0" w:firstRow="1" w:lastRow="0" w:firstColumn="1" w:lastColumn="0" w:noHBand="0" w:noVBand="1"/>
      </w:tblPr>
      <w:tblGrid>
        <w:gridCol w:w="810"/>
        <w:gridCol w:w="1890"/>
        <w:gridCol w:w="6660"/>
      </w:tblGrid>
      <w:tr w:rsidR="00EE7008" w:rsidTr="00EE7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EE7008" w:rsidRDefault="00EE7008" w:rsidP="00EE7008">
            <w:pPr>
              <w:jc w:val="center"/>
            </w:pPr>
            <w:r>
              <w:t>Value</w:t>
            </w:r>
          </w:p>
        </w:tc>
        <w:tc>
          <w:tcPr>
            <w:tcW w:w="1890" w:type="dxa"/>
          </w:tcPr>
          <w:p w:rsidR="00EE7008" w:rsidRDefault="00EE7008" w:rsidP="00EE7008">
            <w:pPr>
              <w:jc w:val="center"/>
              <w:cnfStyle w:val="100000000000" w:firstRow="1" w:lastRow="0" w:firstColumn="0" w:lastColumn="0" w:oddVBand="0" w:evenVBand="0" w:oddHBand="0" w:evenHBand="0" w:firstRowFirstColumn="0" w:firstRowLastColumn="0" w:lastRowFirstColumn="0" w:lastRowLastColumn="0"/>
            </w:pPr>
            <w:r>
              <w:t>Meaning</w:t>
            </w:r>
          </w:p>
        </w:tc>
        <w:tc>
          <w:tcPr>
            <w:tcW w:w="6660" w:type="dxa"/>
          </w:tcPr>
          <w:p w:rsidR="00EE7008" w:rsidRDefault="00EE7008" w:rsidP="00EE7008">
            <w:pPr>
              <w:jc w:val="center"/>
              <w:cnfStyle w:val="100000000000" w:firstRow="1" w:lastRow="0" w:firstColumn="0" w:lastColumn="0" w:oddVBand="0" w:evenVBand="0" w:oddHBand="0" w:evenHBand="0" w:firstRowFirstColumn="0" w:firstRowLastColumn="0" w:lastRowFirstColumn="0" w:lastRowLastColumn="0"/>
            </w:pPr>
            <w:r>
              <w:t>Description</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t>0</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STROKE</w:t>
            </w:r>
          </w:p>
        </w:tc>
        <w:tc>
          <w:tcPr>
            <w:tcW w:w="666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stroked (outlined), respecting the stroke-related fields on the paint.</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t>1</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FILL</w:t>
            </w:r>
          </w:p>
        </w:tc>
        <w:tc>
          <w:tcPr>
            <w:tcW w:w="666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 xml:space="preserve">Geometry and text drawn with this style will be filled, ignoring all </w:t>
            </w:r>
            <w:r w:rsidRPr="00EE7008">
              <w:lastRenderedPageBreak/>
              <w:t>stroke-related settings in the paint.</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lastRenderedPageBreak/>
              <w:t>2</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STROKE_AND_FILL</w:t>
            </w:r>
          </w:p>
        </w:tc>
        <w:tc>
          <w:tcPr>
            <w:tcW w:w="6660" w:type="dxa"/>
          </w:tcPr>
          <w:p w:rsidR="00EE7008" w:rsidRPr="00EE7008" w:rsidRDefault="00EE7008" w:rsidP="00EE7008">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filled and stroked at the same time, respecting the stroke-related fields on the paint.</w:t>
            </w:r>
          </w:p>
        </w:tc>
      </w:tr>
    </w:tbl>
    <w:p w:rsidR="009558AD" w:rsidRDefault="009558AD" w:rsidP="004C7106">
      <w:pPr>
        <w:spacing w:after="0"/>
      </w:pPr>
    </w:p>
    <w:p w:rsidR="009117D1" w:rsidRDefault="009117D1" w:rsidP="00C93202">
      <w:r>
        <w:t>If you specify a value other than -1, 0, 1, or 2, then the style is set to 2. If you specify a style of -1, the style is left unchanged, just as if the style parameter were omitted. If you never set a style, the default value is 1, FILL.</w:t>
      </w:r>
    </w:p>
    <w:p w:rsidR="00551B4F" w:rsidRDefault="0092353F" w:rsidP="00C93202">
      <w:r>
        <w:t xml:space="preserve">You can change the stroke weight with commands such as </w:t>
      </w:r>
      <w:r w:rsidRPr="00D87F3E">
        <w:rPr>
          <w:b/>
        </w:rPr>
        <w:t>Gr.set.stroke</w:t>
      </w:r>
      <w:r>
        <w:t xml:space="preserve"> (see below) and the various text style commands.</w:t>
      </w:r>
    </w:p>
    <w:p w:rsidR="009117D1" w:rsidRDefault="009117D1" w:rsidP="00A47ADB">
      <w:pPr>
        <w:pStyle w:val="NoSpacing"/>
      </w:pPr>
      <w:r>
        <w:t>Example:</w:t>
      </w:r>
    </w:p>
    <w:p w:rsidR="009117D1" w:rsidRPr="009117D1" w:rsidRDefault="009117D1" w:rsidP="009117D1">
      <w:pPr>
        <w:pStyle w:val="Codeexample"/>
        <w:rPr>
          <w:rFonts w:ascii="Letter Gothic" w:hAnsi="Letter Gothic"/>
          <w:b w:val="0"/>
        </w:rPr>
      </w:pPr>
      <w:r>
        <w:rPr>
          <w:rFonts w:ascii="Letter Gothic" w:hAnsi="Letter Gothic"/>
          <w:b w:val="0"/>
        </w:rPr>
        <w:t>GR.OPEN</w:t>
      </w:r>
    </w:p>
    <w:p w:rsidR="00A47ADB" w:rsidRDefault="00A47ADB" w:rsidP="009117D1">
      <w:pPr>
        <w:pStyle w:val="Codeexample"/>
        <w:rPr>
          <w:rFonts w:ascii="Letter Gothic" w:hAnsi="Letter Gothic"/>
          <w:b w:val="0"/>
        </w:rPr>
      </w:pPr>
      <w:r>
        <w:rPr>
          <w:rFonts w:ascii="Letter Gothic" w:hAnsi="Letter Gothic"/>
          <w:b w:val="0"/>
        </w:rPr>
        <w:t>! basic usage</w:t>
      </w:r>
    </w:p>
    <w:p w:rsidR="009117D1" w:rsidRDefault="009117D1" w:rsidP="009117D1">
      <w:pPr>
        <w:pStyle w:val="Codeexample"/>
        <w:rPr>
          <w:rFonts w:ascii="Letter Gothic" w:hAnsi="Letter Gothic"/>
          <w:b w:val="0"/>
        </w:rPr>
      </w:pPr>
      <w:r>
        <w:rPr>
          <w:rFonts w:ascii="Letter Gothic" w:hAnsi="Letter Gothic"/>
          <w:b w:val="0"/>
        </w:rPr>
        <w:t>GR.COLOR ,0,0,255,2</w:t>
      </w:r>
      <w:r>
        <w:rPr>
          <w:rFonts w:ascii="Letter Gothic" w:hAnsi="Letter Gothic"/>
          <w:b w:val="0"/>
        </w:rPr>
        <w:tab/>
      </w:r>
      <w:r>
        <w:rPr>
          <w:rFonts w:ascii="Letter Gothic" w:hAnsi="Letter Gothic"/>
          <w:b w:val="0"/>
        </w:rPr>
        <w:tab/>
      </w:r>
      <w:r>
        <w:rPr>
          <w:rFonts w:ascii="Letter Gothic" w:hAnsi="Letter Gothic"/>
          <w:b w:val="0"/>
        </w:rPr>
        <w:tab/>
        <w:t>% opaque blue, stroke and fill</w:t>
      </w:r>
    </w:p>
    <w:p w:rsidR="009117D1" w:rsidRPr="009117D1" w:rsidRDefault="009117D1" w:rsidP="009117D1">
      <w:pPr>
        <w:pStyle w:val="Codeexample"/>
        <w:rPr>
          <w:rFonts w:ascii="Letter Gothic" w:hAnsi="Letter Gothic"/>
          <w:b w:val="0"/>
        </w:rPr>
      </w:pPr>
      <w:r>
        <w:rPr>
          <w:rFonts w:ascii="Letter Gothic" w:hAnsi="Letter Gothic"/>
          <w:b w:val="0"/>
        </w:rPr>
        <w:t xml:space="preserve">GR.RECT r1, </w:t>
      </w:r>
      <w:r w:rsidR="00A47ADB">
        <w:rPr>
          <w:rFonts w:ascii="Letter Gothic" w:hAnsi="Letter Gothic"/>
          <w:b w:val="0"/>
        </w:rPr>
        <w:t>5</w:t>
      </w:r>
      <w:r>
        <w:rPr>
          <w:rFonts w:ascii="Letter Gothic" w:hAnsi="Letter Gothic"/>
          <w:b w:val="0"/>
        </w:rPr>
        <w:t>0,</w:t>
      </w:r>
      <w:r w:rsidR="00A47ADB">
        <w:rPr>
          <w:rFonts w:ascii="Letter Gothic" w:hAnsi="Letter Gothic"/>
          <w:b w:val="0"/>
        </w:rPr>
        <w:t>5</w:t>
      </w:r>
      <w:r>
        <w:rPr>
          <w:rFonts w:ascii="Letter Gothic" w:hAnsi="Letter Gothic"/>
          <w:b w:val="0"/>
        </w:rPr>
        <w:t>0,</w:t>
      </w:r>
      <w:r w:rsidR="00A47ADB">
        <w:rPr>
          <w:rFonts w:ascii="Letter Gothic" w:hAnsi="Letter Gothic"/>
          <w:b w:val="0"/>
        </w:rPr>
        <w:t>100,100</w:t>
      </w:r>
      <w:r w:rsidR="00A47ADB">
        <w:rPr>
          <w:rFonts w:ascii="Letter Gothic" w:hAnsi="Letter Gothic"/>
          <w:b w:val="0"/>
        </w:rPr>
        <w:tab/>
      </w:r>
      <w:r w:rsidR="00A47ADB">
        <w:rPr>
          <w:rFonts w:ascii="Letter Gothic" w:hAnsi="Letter Gothic"/>
          <w:b w:val="0"/>
        </w:rPr>
        <w:tab/>
        <w:t>% draw two</w:t>
      </w:r>
      <w:r>
        <w:rPr>
          <w:rFonts w:ascii="Letter Gothic" w:hAnsi="Letter Gothic"/>
          <w:b w:val="0"/>
        </w:rPr>
        <w:t xml:space="preserve"> </w:t>
      </w:r>
      <w:r w:rsidR="00A47ADB">
        <w:rPr>
          <w:rFonts w:ascii="Letter Gothic" w:hAnsi="Letter Gothic"/>
          <w:b w:val="0"/>
        </w:rPr>
        <w:t>squares</w:t>
      </w:r>
    </w:p>
    <w:p w:rsidR="00A47ADB" w:rsidRDefault="00A47ADB" w:rsidP="009117D1">
      <w:pPr>
        <w:pStyle w:val="Codeexample"/>
        <w:rPr>
          <w:rFonts w:ascii="Letter Gothic" w:hAnsi="Letter Gothic"/>
          <w:b w:val="0"/>
        </w:rPr>
      </w:pPr>
      <w:r>
        <w:rPr>
          <w:rFonts w:ascii="Letter Gothic" w:hAnsi="Letter Gothic"/>
          <w:b w:val="0"/>
        </w:rPr>
        <w:t>GR.RECT r2, 100,100,150,150</w:t>
      </w:r>
    </w:p>
    <w:p w:rsidR="009117D1" w:rsidRPr="009117D1" w:rsidRDefault="009117D1" w:rsidP="009117D1">
      <w:pPr>
        <w:pStyle w:val="Codeexample"/>
        <w:rPr>
          <w:rFonts w:ascii="Letter Gothic" w:hAnsi="Letter Gothic"/>
          <w:b w:val="0"/>
        </w:rPr>
      </w:pPr>
      <w:r>
        <w:rPr>
          <w:rFonts w:ascii="Letter Gothic" w:hAnsi="Letter Gothic"/>
          <w:b w:val="0"/>
        </w:rPr>
        <w:t>GR.COLOR 128,255,0,0</w:t>
      </w:r>
      <w:r>
        <w:rPr>
          <w:rFonts w:ascii="Letter Gothic" w:hAnsi="Letter Gothic"/>
          <w:b w:val="0"/>
        </w:rPr>
        <w:tab/>
      </w:r>
      <w:r>
        <w:rPr>
          <w:rFonts w:ascii="Letter Gothic" w:hAnsi="Letter Gothic"/>
          <w:b w:val="0"/>
        </w:rPr>
        <w:tab/>
      </w:r>
      <w:r>
        <w:rPr>
          <w:rFonts w:ascii="Letter Gothic" w:hAnsi="Letter Gothic"/>
          <w:b w:val="0"/>
        </w:rPr>
        <w:tab/>
        <w:t>% half-transparent red</w:t>
      </w:r>
    </w:p>
    <w:p w:rsidR="009117D1" w:rsidRPr="009117D1" w:rsidRDefault="009117D1" w:rsidP="009117D1">
      <w:pPr>
        <w:pStyle w:val="Codeexample"/>
        <w:rPr>
          <w:rFonts w:ascii="Letter Gothic" w:hAnsi="Letter Gothic"/>
          <w:b w:val="0"/>
        </w:rPr>
      </w:pPr>
      <w:r>
        <w:rPr>
          <w:rFonts w:ascii="Letter Gothic" w:hAnsi="Letter Gothic"/>
          <w:b w:val="0"/>
        </w:rPr>
        <w:t>GR.RECT r</w:t>
      </w:r>
      <w:r w:rsidR="00A47ADB">
        <w:rPr>
          <w:rFonts w:ascii="Letter Gothic" w:hAnsi="Letter Gothic"/>
          <w:b w:val="0"/>
        </w:rPr>
        <w:t>3</w:t>
      </w:r>
      <w:r>
        <w:rPr>
          <w:rFonts w:ascii="Letter Gothic" w:hAnsi="Letter Gothic"/>
          <w:b w:val="0"/>
        </w:rPr>
        <w:t xml:space="preserve">, </w:t>
      </w:r>
      <w:r w:rsidR="00A47ADB">
        <w:rPr>
          <w:rFonts w:ascii="Letter Gothic" w:hAnsi="Letter Gothic"/>
          <w:b w:val="0"/>
        </w:rPr>
        <w:t>7</w:t>
      </w:r>
      <w:r>
        <w:rPr>
          <w:rFonts w:ascii="Letter Gothic" w:hAnsi="Letter Gothic"/>
          <w:b w:val="0"/>
        </w:rPr>
        <w:t>5,</w:t>
      </w:r>
      <w:r w:rsidR="00A47ADB">
        <w:rPr>
          <w:rFonts w:ascii="Letter Gothic" w:hAnsi="Letter Gothic"/>
          <w:b w:val="0"/>
        </w:rPr>
        <w:t>7</w:t>
      </w:r>
      <w:r>
        <w:rPr>
          <w:rFonts w:ascii="Letter Gothic" w:hAnsi="Letter Gothic"/>
          <w:b w:val="0"/>
        </w:rPr>
        <w:t>5,</w:t>
      </w:r>
      <w:r w:rsidR="00A47ADB">
        <w:rPr>
          <w:rFonts w:ascii="Letter Gothic" w:hAnsi="Letter Gothic"/>
          <w:b w:val="0"/>
        </w:rPr>
        <w:t>125</w:t>
      </w:r>
      <w:r>
        <w:rPr>
          <w:rFonts w:ascii="Letter Gothic" w:hAnsi="Letter Gothic"/>
          <w:b w:val="0"/>
        </w:rPr>
        <w:t>,</w:t>
      </w:r>
      <w:r w:rsidR="00A47ADB">
        <w:rPr>
          <w:rFonts w:ascii="Letter Gothic" w:hAnsi="Letter Gothic"/>
          <w:b w:val="0"/>
        </w:rPr>
        <w:t>12</w:t>
      </w:r>
      <w:r>
        <w:rPr>
          <w:rFonts w:ascii="Letter Gothic" w:hAnsi="Letter Gothic"/>
          <w:b w:val="0"/>
        </w:rPr>
        <w:t>5</w:t>
      </w:r>
      <w:r>
        <w:rPr>
          <w:rFonts w:ascii="Letter Gothic" w:hAnsi="Letter Gothic"/>
          <w:b w:val="0"/>
        </w:rPr>
        <w:tab/>
      </w:r>
      <w:r>
        <w:rPr>
          <w:rFonts w:ascii="Letter Gothic" w:hAnsi="Letter Gothic"/>
          <w:b w:val="0"/>
        </w:rPr>
        <w:tab/>
        <w:t>% draw a</w:t>
      </w:r>
      <w:r w:rsidR="00A47ADB">
        <w:rPr>
          <w:rFonts w:ascii="Letter Gothic" w:hAnsi="Letter Gothic"/>
          <w:b w:val="0"/>
        </w:rPr>
        <w:t>n overlapping square</w:t>
      </w:r>
    </w:p>
    <w:p w:rsidR="00A47ADB" w:rsidRDefault="00A47ADB" w:rsidP="009117D1">
      <w:pPr>
        <w:pStyle w:val="Codeexample"/>
        <w:rPr>
          <w:rFonts w:ascii="Letter Gothic" w:hAnsi="Letter Gothic"/>
          <w:b w:val="0"/>
        </w:rPr>
      </w:pPr>
      <w:r>
        <w:rPr>
          <w:rFonts w:ascii="Letter Gothic" w:hAnsi="Letter Gothic"/>
          <w:b w:val="0"/>
        </w:rPr>
        <w:t>GR.RENDER : PAUSE 2000</w:t>
      </w:r>
    </w:p>
    <w:p w:rsidR="00A47ADB" w:rsidRDefault="00A47ADB" w:rsidP="009117D1">
      <w:pPr>
        <w:pStyle w:val="Codeexample"/>
        <w:rPr>
          <w:rFonts w:ascii="Letter Gothic" w:hAnsi="Letter Gothic"/>
          <w:b w:val="0"/>
        </w:rPr>
      </w:pPr>
      <w:r>
        <w:rPr>
          <w:rFonts w:ascii="Letter Gothic" w:hAnsi="Letter Gothic"/>
          <w:b w:val="0"/>
        </w:rPr>
        <w:t>! advanced usage</w:t>
      </w:r>
    </w:p>
    <w:p w:rsidR="00A47ADB" w:rsidRDefault="00A47ADB" w:rsidP="009117D1">
      <w:pPr>
        <w:pStyle w:val="Codeexample"/>
        <w:rPr>
          <w:rFonts w:ascii="Letter Gothic" w:hAnsi="Letter Gothic"/>
          <w:b w:val="0"/>
        </w:rPr>
      </w:pPr>
      <w:r>
        <w:rPr>
          <w:rFonts w:ascii="Letter Gothic" w:hAnsi="Letter Gothic"/>
          <w:b w:val="0"/>
        </w:rPr>
        <w:t>GR.GET.VALUE r1, "paint", p</w:t>
      </w:r>
      <w:r>
        <w:rPr>
          <w:rFonts w:ascii="Letter Gothic" w:hAnsi="Letter Gothic"/>
          <w:b w:val="0"/>
        </w:rPr>
        <w:tab/>
      </w:r>
      <w:r>
        <w:rPr>
          <w:rFonts w:ascii="Letter Gothic" w:hAnsi="Letter Gothic"/>
          <w:b w:val="0"/>
        </w:rPr>
        <w:tab/>
        <w:t>% get index of first Paint</w:t>
      </w:r>
    </w:p>
    <w:p w:rsidR="00A47ADB" w:rsidRDefault="00A47ADB" w:rsidP="009117D1">
      <w:pPr>
        <w:pStyle w:val="Codeexample"/>
        <w:rPr>
          <w:rFonts w:ascii="Letter Gothic" w:hAnsi="Letter Gothic"/>
          <w:b w:val="0"/>
        </w:rPr>
      </w:pPr>
      <w:r>
        <w:rPr>
          <w:rFonts w:ascii="Letter Gothic" w:hAnsi="Letter Gothic"/>
          <w:b w:val="0"/>
        </w:rPr>
        <w:t xml:space="preserve">GR.COLOR </w:t>
      </w:r>
      <w:r w:rsidR="00E56905">
        <w:rPr>
          <w:rFonts w:ascii="Letter Gothic" w:hAnsi="Letter Gothic"/>
          <w:b w:val="0"/>
        </w:rPr>
        <w:t>255</w:t>
      </w:r>
      <w:r>
        <w:rPr>
          <w:rFonts w:ascii="Letter Gothic" w:hAnsi="Letter Gothic"/>
          <w:b w:val="0"/>
        </w:rPr>
        <w:t>,0,255,0,,p</w:t>
      </w:r>
      <w:r>
        <w:rPr>
          <w:rFonts w:ascii="Letter Gothic" w:hAnsi="Letter Gothic"/>
          <w:b w:val="0"/>
        </w:rPr>
        <w:tab/>
      </w:r>
      <w:r>
        <w:rPr>
          <w:rFonts w:ascii="Letter Gothic" w:hAnsi="Letter Gothic"/>
          <w:b w:val="0"/>
        </w:rPr>
        <w:tab/>
        <w:t>%</w:t>
      </w:r>
      <w:r w:rsidR="00EB4434">
        <w:rPr>
          <w:rFonts w:ascii="Letter Gothic" w:hAnsi="Letter Gothic"/>
          <w:b w:val="0"/>
        </w:rPr>
        <w:t xml:space="preserve"> change that</w:t>
      </w:r>
      <w:r>
        <w:rPr>
          <w:rFonts w:ascii="Letter Gothic" w:hAnsi="Letter Gothic"/>
          <w:b w:val="0"/>
        </w:rPr>
        <w:t xml:space="preserve"> Paint</w:t>
      </w:r>
      <w:r w:rsidR="00EB4434">
        <w:rPr>
          <w:rFonts w:ascii="Letter Gothic" w:hAnsi="Letter Gothic"/>
          <w:b w:val="0"/>
        </w:rPr>
        <w:t>’s</w:t>
      </w:r>
      <w:r>
        <w:rPr>
          <w:rFonts w:ascii="Letter Gothic" w:hAnsi="Letter Gothic"/>
          <w:b w:val="0"/>
        </w:rPr>
        <w:t xml:space="preserve"> color to </w:t>
      </w:r>
      <w:r w:rsidR="00E56905">
        <w:rPr>
          <w:rFonts w:ascii="Letter Gothic" w:hAnsi="Letter Gothic"/>
          <w:b w:val="0"/>
        </w:rPr>
        <w:t xml:space="preserve">opaque </w:t>
      </w:r>
      <w:r>
        <w:rPr>
          <w:rFonts w:ascii="Letter Gothic" w:hAnsi="Letter Gothic"/>
          <w:b w:val="0"/>
        </w:rPr>
        <w:t>green</w:t>
      </w:r>
    </w:p>
    <w:p w:rsidR="00A47ADB" w:rsidRDefault="00A47ADB" w:rsidP="009117D1">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both r1 and r2 change</w:t>
      </w:r>
    </w:p>
    <w:p w:rsidR="00EB4434" w:rsidRPr="00EB4434" w:rsidRDefault="005A0575" w:rsidP="00EB4434">
      <w:pPr>
        <w:pStyle w:val="Codeexample"/>
        <w:rPr>
          <w:rFonts w:ascii="Letter Gothic" w:hAnsi="Letter Gothic"/>
          <w:b w:val="0"/>
        </w:rPr>
      </w:pPr>
      <w:r>
        <w:rPr>
          <w:rFonts w:ascii="Letter Gothic" w:hAnsi="Letter Gothic"/>
          <w:b w:val="0"/>
        </w:rPr>
        <w:t xml:space="preserve">GR.RECT r4, </w:t>
      </w:r>
      <w:r w:rsidR="00EB4434">
        <w:rPr>
          <w:rFonts w:ascii="Letter Gothic" w:hAnsi="Letter Gothic"/>
          <w:b w:val="0"/>
        </w:rPr>
        <w:t>125,125,175,175</w:t>
      </w:r>
      <w:r w:rsidR="00EB4434">
        <w:rPr>
          <w:rFonts w:ascii="Letter Gothic" w:hAnsi="Letter Gothic"/>
          <w:b w:val="0"/>
        </w:rPr>
        <w:tab/>
      </w:r>
      <w:r w:rsidR="00EB4434">
        <w:rPr>
          <w:rFonts w:ascii="Letter Gothic" w:hAnsi="Letter Gothic"/>
          <w:b w:val="0"/>
        </w:rPr>
        <w:tab/>
        <w:t>% use current Paint, unchanged</w:t>
      </w:r>
    </w:p>
    <w:p w:rsidR="00EB4434" w:rsidRDefault="00EB4434" w:rsidP="00EB4434">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xml:space="preserve">% still draws </w:t>
      </w:r>
      <w:r w:rsidR="00E56905">
        <w:rPr>
          <w:rFonts w:ascii="Letter Gothic" w:hAnsi="Letter Gothic"/>
          <w:b w:val="0"/>
        </w:rPr>
        <w:t>half-transparent red</w:t>
      </w:r>
    </w:p>
    <w:p w:rsidR="009117D1" w:rsidRPr="009117D1" w:rsidRDefault="009117D1" w:rsidP="009117D1">
      <w:pPr>
        <w:pStyle w:val="Codeexample"/>
        <w:rPr>
          <w:rFonts w:ascii="Letter Gothic" w:hAnsi="Letter Gothic"/>
          <w:b w:val="0"/>
        </w:rPr>
      </w:pPr>
      <w:r>
        <w:rPr>
          <w:rFonts w:ascii="Letter Gothic" w:hAnsi="Letter Gothic"/>
          <w:b w:val="0"/>
        </w:rPr>
        <w:t>GR.CLOSE</w:t>
      </w:r>
      <w:r w:rsidR="00A47ADB">
        <w:rPr>
          <w:rFonts w:ascii="Letter Gothic" w:hAnsi="Letter Gothic"/>
          <w:b w:val="0"/>
        </w:rPr>
        <w:t xml:space="preserve"> : END</w:t>
      </w:r>
    </w:p>
    <w:p w:rsidR="00F0174A" w:rsidRDefault="003A4712" w:rsidP="005F4916">
      <w:pPr>
        <w:pStyle w:val="Heading3"/>
      </w:pPr>
      <w:bookmarkStart w:id="1774" w:name="_Toc477151004"/>
      <w:r>
        <w:t>Gr.</w:t>
      </w:r>
      <w:r w:rsidR="00F0174A">
        <w:t>set.</w:t>
      </w:r>
      <w:r w:rsidR="009B0614">
        <w:t>a</w:t>
      </w:r>
      <w:r w:rsidR="00F0174A">
        <w:t>nti</w:t>
      </w:r>
      <w:r w:rsidR="009B0614">
        <w:t>a</w:t>
      </w:r>
      <w:r w:rsidR="00F0174A">
        <w:t xml:space="preserve">lias </w:t>
      </w:r>
      <w:r w:rsidR="000069D5">
        <w:t>{{</w:t>
      </w:r>
      <w:r w:rsidR="00F0174A">
        <w:t>&lt;</w:t>
      </w:r>
      <w:r w:rsidR="009A441D">
        <w:t>l</w:t>
      </w:r>
      <w:r w:rsidR="00F0174A">
        <w:t>exp&gt;</w:t>
      </w:r>
      <w:r w:rsidR="000069D5">
        <w:t>}{,&lt;paint_nexp&gt;}}</w:t>
      </w:r>
      <w:bookmarkEnd w:id="1774"/>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 xml:space="preserve">lias </w:instrText>
      </w:r>
      <w:r w:rsidR="000069D5">
        <w:instrText>{{</w:instrText>
      </w:r>
      <w:r w:rsidR="00F0174A" w:rsidRPr="003609B5">
        <w:instrText>&lt;</w:instrText>
      </w:r>
      <w:r w:rsidR="00D70E1E">
        <w:instrText>l</w:instrText>
      </w:r>
      <w:r w:rsidR="00F0174A" w:rsidRPr="003609B5">
        <w:instrText>exp&gt;</w:instrText>
      </w:r>
      <w:r w:rsidR="00392316">
        <w:instrText>}{,&lt;paint_nexp&gt;}}</w:instrText>
      </w:r>
      <w:r w:rsidR="00F0174A">
        <w:instrText xml:space="preserve">" </w:instrText>
      </w:r>
      <w:r w:rsidR="00520661">
        <w:fldChar w:fldCharType="end"/>
      </w:r>
    </w:p>
    <w:p w:rsidR="002A7E27" w:rsidRDefault="002A7E27" w:rsidP="00C806B4">
      <w:pPr>
        <w:pStyle w:val="NoSpacing"/>
      </w:pPr>
      <w:r>
        <w:t>Turns antialiasing on or off on objects drawn after this command is issued:</w:t>
      </w:r>
    </w:p>
    <w:p w:rsidR="00C806B4" w:rsidRDefault="00F0174A" w:rsidP="004A2113">
      <w:pPr>
        <w:pStyle w:val="ListParagraph"/>
        <w:numPr>
          <w:ilvl w:val="0"/>
          <w:numId w:val="36"/>
        </w:numPr>
      </w:pPr>
      <w:r>
        <w:t xml:space="preserve">If </w:t>
      </w:r>
      <w:r w:rsidR="00C806B4">
        <w:t xml:space="preserve">the value of the antialias setting parameter </w:t>
      </w:r>
      <w:r w:rsidR="006E6122" w:rsidRPr="006E6122">
        <w:t>&lt;</w:t>
      </w:r>
      <w:r w:rsidR="009A441D">
        <w:t>l</w:t>
      </w:r>
      <w:r w:rsidR="006E6122" w:rsidRPr="006E6122">
        <w:t>exp&gt;</w:t>
      </w:r>
      <w:r>
        <w:t xml:space="preserve"> is </w:t>
      </w:r>
      <w:r w:rsidR="009A441D">
        <w:t>false (0)</w:t>
      </w:r>
      <w:r>
        <w:t xml:space="preserve">, AntiAlias </w:t>
      </w:r>
      <w:r w:rsidR="00392316">
        <w:t>is</w:t>
      </w:r>
      <w:r>
        <w:t xml:space="preserve"> turned off.</w:t>
      </w:r>
    </w:p>
    <w:p w:rsidR="00C806B4" w:rsidRDefault="00F0174A" w:rsidP="004A2113">
      <w:pPr>
        <w:pStyle w:val="ListParagraph"/>
        <w:numPr>
          <w:ilvl w:val="0"/>
          <w:numId w:val="36"/>
        </w:numPr>
      </w:pPr>
      <w:r>
        <w:t xml:space="preserve">If the </w:t>
      </w:r>
      <w:r w:rsidR="004343AE">
        <w:t xml:space="preserve">parameter </w:t>
      </w:r>
      <w:r>
        <w:t xml:space="preserve">value is </w:t>
      </w:r>
      <w:r w:rsidR="009A441D">
        <w:t>true (</w:t>
      </w:r>
      <w:r>
        <w:t>not zero</w:t>
      </w:r>
      <w:r w:rsidR="009A441D">
        <w:t>)</w:t>
      </w:r>
      <w:r w:rsidR="00392316">
        <w:t>,</w:t>
      </w:r>
      <w:r>
        <w:t xml:space="preserve"> AntiAlias</w:t>
      </w:r>
      <w:r w:rsidR="000F725A">
        <w:t xml:space="preserve"> </w:t>
      </w:r>
      <w:r w:rsidR="00C806B4">
        <w:t>is</w:t>
      </w:r>
      <w:r w:rsidR="000F725A">
        <w:t xml:space="preserve"> turned on.</w:t>
      </w:r>
    </w:p>
    <w:p w:rsidR="00392316" w:rsidRDefault="00392316" w:rsidP="004A2113">
      <w:pPr>
        <w:pStyle w:val="ListParagraph"/>
        <w:numPr>
          <w:ilvl w:val="0"/>
          <w:numId w:val="36"/>
        </w:numPr>
      </w:pPr>
      <w:r>
        <w:t xml:space="preserve">If </w:t>
      </w:r>
      <w:r w:rsidR="00C806B4">
        <w:t>the parameter</w:t>
      </w:r>
      <w:r>
        <w:t xml:space="preserve"> is omitted, the AntiAlias setting is toggled.</w:t>
      </w:r>
    </w:p>
    <w:p w:rsidR="00F0174A" w:rsidRDefault="000F725A" w:rsidP="0077731B">
      <w:r>
        <w:t xml:space="preserve">AntiAlias </w:t>
      </w:r>
      <w:r w:rsidR="00F0174A">
        <w:t>should generally be on. It is on by default.</w:t>
      </w:r>
    </w:p>
    <w:p w:rsidR="002659E0" w:rsidRDefault="002659E0" w:rsidP="0077731B">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551B4F" w:rsidRPr="002A7E27" w:rsidRDefault="002A7E27" w:rsidP="00F0174A">
      <w:r>
        <w:t>You may use t</w:t>
      </w:r>
      <w:r w:rsidR="00C806B4">
        <w:t>he optional Paint pointer parameter &lt;paint_nexp&gt;</w:t>
      </w:r>
      <w:r>
        <w:t xml:space="preserve"> to</w:t>
      </w:r>
      <w:r w:rsidR="00BE7211">
        <w:t xml:space="preserve"> specif</w:t>
      </w:r>
      <w:r>
        <w:t>y</w:t>
      </w:r>
      <w:r w:rsidR="00C806B4">
        <w:t xml:space="preserve"> a Paint object to modify</w:t>
      </w:r>
      <w:r w:rsidR="00551B4F">
        <w:t>.</w:t>
      </w:r>
      <w:r w:rsidR="00C806B4">
        <w:t xml:space="preserve"> Normally this parameter is omitted</w:t>
      </w:r>
      <w:r>
        <w:t xml:space="preserve">. See </w:t>
      </w:r>
      <w:r>
        <w:rPr>
          <w:b/>
        </w:rPr>
        <w:t>Gr.color</w:t>
      </w:r>
      <w:r>
        <w:t xml:space="preserve">, </w:t>
      </w:r>
      <w:r>
        <w:rPr>
          <w:i/>
        </w:rPr>
        <w:t>Advanced usage</w:t>
      </w:r>
      <w:r>
        <w:t xml:space="preserve"> for more information.</w:t>
      </w:r>
    </w:p>
    <w:p w:rsidR="00C260E1" w:rsidRDefault="003A4712" w:rsidP="005F4916">
      <w:pPr>
        <w:pStyle w:val="Heading3"/>
      </w:pPr>
      <w:bookmarkStart w:id="1775" w:name="_Toc477151005"/>
      <w:r>
        <w:t>Gr.</w:t>
      </w:r>
      <w:r w:rsidR="00C260E1">
        <w:t>s</w:t>
      </w:r>
      <w:r w:rsidR="00B37AD8">
        <w:t xml:space="preserve">et.stroke </w:t>
      </w:r>
      <w:r w:rsidR="00BE7211">
        <w:t>{{</w:t>
      </w:r>
      <w:r w:rsidR="00B37AD8">
        <w:t>&lt;nexp&gt;</w:t>
      </w:r>
      <w:r w:rsidR="00BE7211">
        <w:t>}{,&lt;paint_nexp&gt;}}</w:t>
      </w:r>
      <w:bookmarkEnd w:id="1775"/>
      <w:r w:rsidR="00520661">
        <w:fldChar w:fldCharType="begin"/>
      </w:r>
      <w:r w:rsidR="00B37AD8">
        <w:instrText xml:space="preserve"> XE "</w:instrText>
      </w:r>
      <w:r w:rsidR="00D70E1E">
        <w:instrText>G</w:instrText>
      </w:r>
      <w:r w:rsidR="00B37AD8" w:rsidRPr="00036D28">
        <w:instrText xml:space="preserve">r.set.stroke </w:instrText>
      </w:r>
      <w:r w:rsidR="00BE7211">
        <w:instrText>{{</w:instrText>
      </w:r>
      <w:r w:rsidR="00B37AD8" w:rsidRPr="00036D28">
        <w:instrText>&lt;nexp&gt;</w:instrText>
      </w:r>
      <w:r w:rsidR="00BE7211">
        <w:instrText>}{,&lt;paint_nexp&gt;}}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lastRenderedPageBreak/>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551B4F" w:rsidRDefault="00BE7211" w:rsidP="009558AD">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1776" w:name="_Toc477151006"/>
      <w:r>
        <w:t>Gr.</w:t>
      </w:r>
      <w:r w:rsidR="009558AD">
        <w:t xml:space="preserve">orientation </w:t>
      </w:r>
      <w:r w:rsidR="009A10E6">
        <w:t>&lt;nexp&gt;</w:t>
      </w:r>
      <w:bookmarkEnd w:id="1776"/>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B6277C">
      <w:pPr>
        <w:pStyle w:val="NoSpacing"/>
      </w:pPr>
      <w:r>
        <w:t>The value of the &lt;nexp&gt; s</w:t>
      </w:r>
      <w:r w:rsidR="007E5C08">
        <w:t xml:space="preserve">ets the </w:t>
      </w:r>
      <w:r w:rsidR="00FA2CDF">
        <w:t>orientation of</w:t>
      </w:r>
      <w:r w:rsidR="007E5C08">
        <w:t xml:space="preserve"> screen</w:t>
      </w:r>
      <w:r>
        <w:t xml:space="preserve"> as follows:</w:t>
      </w:r>
    </w:p>
    <w:p w:rsidR="007E5C08" w:rsidRDefault="007E5C08" w:rsidP="00B6277C">
      <w:pPr>
        <w:pStyle w:val="ListParagraph"/>
      </w:pPr>
      <w:r>
        <w:t>-1 = Orientation depends upon the sensors.</w:t>
      </w:r>
    </w:p>
    <w:p w:rsidR="007E5C08" w:rsidRDefault="007E5C08" w:rsidP="00B6277C">
      <w:pPr>
        <w:pStyle w:val="ListParagraph"/>
      </w:pPr>
      <w:r>
        <w:t xml:space="preserve"> 0 = Orientation is forced to Landscape.</w:t>
      </w:r>
    </w:p>
    <w:p w:rsidR="007E5C08" w:rsidRDefault="007E5C08" w:rsidP="00B6277C">
      <w:pPr>
        <w:pStyle w:val="ListParagraph"/>
      </w:pPr>
      <w:r>
        <w:t xml:space="preserve"> 1 = Orientation is forced to Portrait.</w:t>
      </w:r>
    </w:p>
    <w:p w:rsidR="00B6277C" w:rsidRDefault="00B6277C" w:rsidP="00B6277C">
      <w:pPr>
        <w:pStyle w:val="ListParagraph"/>
      </w:pPr>
      <w:r>
        <w:t xml:space="preserve"> 2 = Orientation is forced to Reverse Landscape.</w:t>
      </w:r>
    </w:p>
    <w:p w:rsidR="00B6277C" w:rsidRDefault="00B6277C" w:rsidP="00B6277C">
      <w:pPr>
        <w:pStyle w:val="ListParagraph"/>
      </w:pPr>
      <w:r>
        <w:t xml:space="preserve"> 3 = Orientation is forced to Reverse Portrait.</w:t>
      </w:r>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w:t>
      </w:r>
      <w:r w:rsidR="00B6277C">
        <w:t xml:space="preserve">or </w:t>
      </w:r>
      <w:r w:rsidR="00B6277C" w:rsidRPr="00B6277C">
        <w:rPr>
          <w:b/>
        </w:rPr>
        <w:t>Screen</w:t>
      </w:r>
      <w:r w:rsidR="00B6277C">
        <w:t xml:space="preserve"> </w:t>
      </w:r>
      <w:r w:rsidRPr="00B6277C">
        <w:t>command</w:t>
      </w:r>
      <w:r w:rsidR="00B6277C">
        <w:t>s</w:t>
      </w:r>
      <w:r>
        <w:t>.</w:t>
      </w:r>
    </w:p>
    <w:p w:rsidR="009E12C2" w:rsidRDefault="009E12C2" w:rsidP="009E12C2">
      <w:pPr>
        <w:pStyle w:val="Heading3"/>
      </w:pPr>
      <w:bookmarkStart w:id="1777" w:name="_Toc477151007"/>
      <w:r>
        <w:t xml:space="preserve">Gr.statusbar </w:t>
      </w:r>
      <w:r w:rsidR="007E50DC">
        <w:t>{</w:t>
      </w:r>
      <w:r>
        <w:t>&lt;height_nvar&gt;</w:t>
      </w:r>
      <w:r w:rsidR="007E50DC">
        <w:t>}</w:t>
      </w:r>
      <w:r>
        <w:t xml:space="preserve"> {, showing_</w:t>
      </w:r>
      <w:r w:rsidR="004E15B1">
        <w:t>l</w:t>
      </w:r>
      <w:r>
        <w:t>var}</w:t>
      </w:r>
      <w:bookmarkEnd w:id="1777"/>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 xml:space="preserve">The parameters are both optional. </w:t>
      </w:r>
      <w:r w:rsidR="00724907">
        <w:t>I</w:t>
      </w:r>
      <w:r>
        <w:t>f you omit the first parameter but use the second, you must keep the comma.</w:t>
      </w:r>
    </w:p>
    <w:p w:rsidR="00AE3BB6" w:rsidRDefault="003A4712" w:rsidP="005F4916">
      <w:pPr>
        <w:pStyle w:val="Heading3"/>
      </w:pPr>
      <w:bookmarkStart w:id="1778" w:name="_Toc477151008"/>
      <w:r>
        <w:t>Gr.</w:t>
      </w:r>
      <w:r w:rsidR="009B0614">
        <w:t>s</w:t>
      </w:r>
      <w:r w:rsidR="00AE3BB6">
        <w:t>tatus</w:t>
      </w:r>
      <w:r w:rsidR="009B0614">
        <w:t>b</w:t>
      </w:r>
      <w:r w:rsidR="00AE3BB6">
        <w:t>ar.</w:t>
      </w:r>
      <w:r w:rsidR="009B0614">
        <w:t>s</w:t>
      </w:r>
      <w:r w:rsidR="00AE3BB6">
        <w:t>how</w:t>
      </w:r>
      <w:r w:rsidR="00D70E1E">
        <w:t xml:space="preserve"> </w:t>
      </w:r>
      <w:r w:rsidR="00AE3BB6">
        <w:t>&lt;nexp&gt;</w:t>
      </w:r>
      <w:bookmarkEnd w:id="1778"/>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1779" w:name="_Toc477151009"/>
      <w:r>
        <w:t>Gr.</w:t>
      </w:r>
      <w:r w:rsidR="003E2113">
        <w:t>render</w:t>
      </w:r>
      <w:bookmarkEnd w:id="1779"/>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9F57B4" w:rsidRDefault="009F57B4" w:rsidP="009F57B4">
      <w:pPr>
        <w:tabs>
          <w:tab w:val="left" w:pos="1140"/>
        </w:tabs>
      </w:pPr>
      <w:r w:rsidRPr="009F57B4">
        <w:rPr>
          <w:b/>
        </w:rPr>
        <w:t>Gr.render</w:t>
      </w:r>
      <w:r>
        <w:t xml:space="preserve"> always waits until the next screen refresh. Most Android devices refresh the screen 60 times per second</w:t>
      </w:r>
      <w:r w:rsidR="00570EBB">
        <w:t>; your device may be faster or slower</w:t>
      </w:r>
      <w:r>
        <w:t xml:space="preserve">. </w:t>
      </w:r>
      <w:r w:rsidR="00570EBB">
        <w:t>Therefore, i</w:t>
      </w:r>
      <w:r>
        <w:t xml:space="preserve">f you execute two consecutive </w:t>
      </w:r>
      <w:r w:rsidRPr="009F57B4">
        <w:rPr>
          <w:b/>
        </w:rPr>
        <w:t>Gr.render</w:t>
      </w:r>
      <w:r>
        <w:t xml:space="preserve"> commands, there will be a delay of 16.7 milliseconds (on most devices) between the two commands.</w:t>
      </w:r>
    </w:p>
    <w:p w:rsidR="009F57B4" w:rsidRDefault="009F57B4" w:rsidP="009F57B4">
      <w:pPr>
        <w:tabs>
          <w:tab w:val="left" w:pos="1140"/>
        </w:tabs>
      </w:pPr>
      <w:r>
        <w:t>For smooth animation,</w:t>
      </w:r>
      <w:r w:rsidR="00570EBB">
        <w:t xml:space="preserve"> try</w:t>
      </w:r>
      <w:r>
        <w:t xml:space="preserve"> to avoid doing more than 16.7 ms of work between </w:t>
      </w:r>
      <w:r w:rsidRPr="00570EBB">
        <w:rPr>
          <w:b/>
        </w:rPr>
        <w:t>Gr.render</w:t>
      </w:r>
      <w:r>
        <w:t xml:space="preserve"> commands, </w:t>
      </w:r>
      <w:r w:rsidR="00570EBB">
        <w:t>to achieve the maximum refresh rate. This is not a lot of time for a BASIC! program, so you may have to settle for a lower frame rate. However, there is no benefit to trying to render more often than 16.7 ms.</w:t>
      </w:r>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1780" w:name="_Toc477151010"/>
      <w:r>
        <w:lastRenderedPageBreak/>
        <w:t>Gr.</w:t>
      </w:r>
      <w:r w:rsidR="00714DB8">
        <w:t>screen width, height{, density }</w:t>
      </w:r>
      <w:bookmarkEnd w:id="1780"/>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B22730" w:rsidP="00714DB8">
      <w:r>
        <w:t>If a</w:t>
      </w:r>
      <w:r w:rsidR="00714DB8">
        <w:t xml:space="preserve"> </w:t>
      </w:r>
      <w:r w:rsidR="004E15B1" w:rsidRPr="004E15B1">
        <w:rPr>
          <w:b/>
        </w:rPr>
        <w:t>G</w:t>
      </w:r>
      <w:r w:rsidR="00714DB8" w:rsidRPr="004E15B1">
        <w:rPr>
          <w:b/>
        </w:rPr>
        <w:t>r.orientation</w:t>
      </w:r>
      <w:r w:rsidR="00714DB8">
        <w:t xml:space="preserve"> command </w:t>
      </w:r>
      <w:r>
        <w:t>change</w:t>
      </w:r>
      <w:r w:rsidR="00714DB8">
        <w:t xml:space="preserve">s the </w:t>
      </w:r>
      <w:r>
        <w:t xml:space="preserve">orientation, the width and </w:t>
      </w:r>
      <w:r w:rsidR="00714DB8">
        <w:t xml:space="preserve">height </w:t>
      </w:r>
      <w:r>
        <w:t xml:space="preserve">values from a previous </w:t>
      </w:r>
      <w:r w:rsidRPr="00B22730">
        <w:rPr>
          <w:b/>
        </w:rPr>
        <w:t>Gr.screen</w:t>
      </w:r>
      <w:r>
        <w:t xml:space="preserve"> comm</w:t>
      </w:r>
      <w:r w:rsidR="00714DB8">
        <w:t xml:space="preserve">and </w:t>
      </w:r>
      <w:r>
        <w:t>are invalid</w:t>
      </w:r>
      <w:r w:rsidR="00626A98" w:rsidRPr="00626A98">
        <w:t>.</w:t>
      </w:r>
    </w:p>
    <w:p w:rsidR="001521CE" w:rsidRDefault="00B41427" w:rsidP="00714DB8">
      <w:r>
        <w:t>Android’s orientation-</w:t>
      </w:r>
      <w:r w:rsidR="001521CE">
        <w:t>change</w:t>
      </w:r>
      <w:r>
        <w:t xml:space="preserve"> animation</w:t>
      </w:r>
      <w:r w:rsidR="001521CE">
        <w:t xml:space="preserve"> take</w:t>
      </w:r>
      <w:r>
        <w:t>s</w:t>
      </w:r>
      <w:r w:rsidR="001521CE">
        <w:t xml:space="preserve"> time. You may need to</w:t>
      </w:r>
      <w:r w:rsidR="00B22730">
        <w:t xml:space="preserve"> wait for a</w:t>
      </w:r>
      <w:r w:rsidR="001521CE">
        <w:t xml:space="preserve"> second or so after </w:t>
      </w:r>
      <w:r w:rsidR="001521CE">
        <w:rPr>
          <w:b/>
        </w:rPr>
        <w:t>Gr.open</w:t>
      </w:r>
      <w:r w:rsidR="001521CE">
        <w:t xml:space="preserve"> or </w:t>
      </w:r>
      <w:r w:rsidR="001521CE">
        <w:rPr>
          <w:b/>
        </w:rPr>
        <w:t>Gr.orientation</w:t>
      </w:r>
      <w:r w:rsidR="001521CE">
        <w:t xml:space="preserve"> before executing </w:t>
      </w:r>
      <w:r w:rsidR="001521CE">
        <w:rPr>
          <w:b/>
        </w:rPr>
        <w:t>Gr.screen</w:t>
      </w:r>
      <w:r w:rsidR="001521CE">
        <w:t>, otherwise</w:t>
      </w:r>
      <w:r>
        <w:t xml:space="preserve"> the width and height</w:t>
      </w:r>
      <w:r w:rsidR="001521CE">
        <w:t xml:space="preserve"> </w:t>
      </w:r>
      <w:r>
        <w:t>values may be set before the orientation change is complete</w:t>
      </w:r>
      <w:r w:rsidR="001521CE">
        <w:t>.</w:t>
      </w:r>
    </w:p>
    <w:p w:rsidR="00F6493E" w:rsidRPr="00F6493E" w:rsidRDefault="00F6493E" w:rsidP="00714DB8">
      <w:r>
        <w:rPr>
          <w:b/>
        </w:rPr>
        <w:t>Gr.screen</w:t>
      </w:r>
      <w:r>
        <w:t xml:space="preserve"> returns a subset of the information returned by the newer </w:t>
      </w:r>
      <w:r>
        <w:rPr>
          <w:b/>
        </w:rPr>
        <w:t>Screen</w:t>
      </w:r>
      <w:r>
        <w:t xml:space="preserve"> command.</w:t>
      </w:r>
    </w:p>
    <w:p w:rsidR="00CD79D5" w:rsidRDefault="003A4712" w:rsidP="005F4916">
      <w:pPr>
        <w:pStyle w:val="Heading3"/>
      </w:pPr>
      <w:bookmarkStart w:id="1781" w:name="_Toc477151011"/>
      <w:r>
        <w:t>Gr.</w:t>
      </w:r>
      <w:r w:rsidR="00CD79D5">
        <w:t>scale x_factor, y_factor</w:t>
      </w:r>
      <w:bookmarkEnd w:id="1781"/>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C103C1" w:rsidRPr="003B7165" w:rsidRDefault="00A62E73" w:rsidP="001D0F29">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w:t>
      </w:r>
      <w:r w:rsidR="001D0F29">
        <w:rPr>
          <w:rFonts w:ascii="Letter Gothic" w:hAnsi="Letter Gothic"/>
          <w:b w:val="0"/>
        </w:rPr>
        <w:tab/>
      </w:r>
      <w:r w:rsidR="001D0F29">
        <w:rPr>
          <w:rFonts w:ascii="Letter Gothic" w:hAnsi="Letter Gothic"/>
          <w:b w:val="0"/>
        </w:rPr>
        <w:tab/>
        <w:t>% defaults: white, no status bar, landscape</w:t>
      </w:r>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1782" w:name="_Toc477151012"/>
      <w:r>
        <w:t>Gr.</w:t>
      </w:r>
      <w:r w:rsidR="009558AD">
        <w:t>cls</w:t>
      </w:r>
      <w:bookmarkEnd w:id="1782"/>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1783" w:name="_Toc477151013"/>
      <w:r>
        <w:lastRenderedPageBreak/>
        <w:t>Gr.</w:t>
      </w:r>
      <w:r w:rsidR="009558AD">
        <w:t>close</w:t>
      </w:r>
      <w:bookmarkEnd w:id="1783"/>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1784" w:name="_Toc477151014"/>
      <w:r>
        <w:t>Gr.</w:t>
      </w:r>
      <w:r w:rsidR="009558AD">
        <w:t>front</w:t>
      </w:r>
      <w:r w:rsidR="0078615E">
        <w:t xml:space="preserve"> </w:t>
      </w:r>
      <w:r w:rsidR="009558AD">
        <w:t>flag</w:t>
      </w:r>
      <w:bookmarkEnd w:id="1784"/>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w:t>
      </w:r>
      <w:r w:rsidR="000D4623">
        <w:t xml:space="preserve"> </w:t>
      </w:r>
      <w:r w:rsidR="009558AD">
        <w: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1785" w:name="_Toc477151015"/>
      <w:r>
        <w:t>Gr.</w:t>
      </w:r>
      <w:r w:rsidR="00330882">
        <w:t>brightness &lt;nexp&gt;</w:t>
      </w:r>
      <w:bookmarkEnd w:id="1785"/>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1786" w:name="_Toc477151016"/>
      <w:r>
        <w:t>Graphical Object Creation Commands</w:t>
      </w:r>
      <w:bookmarkEnd w:id="1786"/>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w:t>
      </w:r>
      <w:r w:rsidRPr="009D5B44">
        <w:rPr>
          <w:b/>
        </w:rPr>
        <w:t>Gr.text.draw</w:t>
      </w:r>
      <w:r>
        <w:t xml:space="preserve">,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1787" w:name="_Gr.point_&lt;object_number_nvar&gt;,_x,"/>
      <w:bookmarkStart w:id="1788" w:name="_Toc477151017"/>
      <w:bookmarkEnd w:id="1787"/>
      <w:r>
        <w:t>Gr.point &lt;</w:t>
      </w:r>
      <w:r w:rsidR="003B3008">
        <w:t>o</w:t>
      </w:r>
      <w:r>
        <w:t>bj_nvar&gt;, x, y</w:t>
      </w:r>
      <w:bookmarkEnd w:id="1788"/>
      <w:r w:rsidR="00520661">
        <w:fldChar w:fldCharType="begin"/>
      </w:r>
      <w:r>
        <w:instrText xml:space="preserve"> XE "</w:instrText>
      </w:r>
      <w:r w:rsidRPr="005D551A">
        <w:instrText>Gr.point &lt;</w:instrText>
      </w:r>
      <w:r w:rsidR="003B3008">
        <w:instrText>o</w:instrText>
      </w:r>
      <w:r w:rsidRPr="005D551A">
        <w:instrText>bj_nvar&gt;,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 xml:space="preserve">bj_nvar&gt;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1789" w:name="_Gr.line_&lt;object_number_nvar&gt;,_x1,"/>
      <w:bookmarkStart w:id="1790" w:name="_Toc477151018"/>
      <w:bookmarkEnd w:id="1789"/>
      <w:r>
        <w:lastRenderedPageBreak/>
        <w:t>Gr.</w:t>
      </w:r>
      <w:r w:rsidR="009558AD">
        <w:t xml:space="preserve">line </w:t>
      </w:r>
      <w:r w:rsidR="008A5D10">
        <w:t>&lt;</w:t>
      </w:r>
      <w:r w:rsidR="003B3008">
        <w:t>o</w:t>
      </w:r>
      <w:r w:rsidR="009558AD">
        <w:t>bj</w:t>
      </w:r>
      <w:r w:rsidR="008A5D10">
        <w:t>_nvar&gt;</w:t>
      </w:r>
      <w:r w:rsidR="009558AD">
        <w:t>, x1, y1, x2, y2</w:t>
      </w:r>
      <w:bookmarkEnd w:id="1790"/>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1791" w:name="_Gr.rect_&lt;object_number_nvar&gt;,_left,"/>
      <w:bookmarkStart w:id="1792" w:name="_Toc477151019"/>
      <w:bookmarkEnd w:id="1791"/>
      <w:r>
        <w:t>Gr.</w:t>
      </w:r>
      <w:r w:rsidR="009558AD">
        <w:t xml:space="preserve">rect </w:t>
      </w:r>
      <w:r w:rsidR="008A5D10">
        <w:t>&lt;</w:t>
      </w:r>
      <w:r w:rsidR="003B3008">
        <w:t>o</w:t>
      </w:r>
      <w:r w:rsidR="008A5D10">
        <w:t>b_nvar&gt;</w:t>
      </w:r>
      <w:r w:rsidR="009558AD">
        <w:t>, left, top, right, bottom</w:t>
      </w:r>
      <w:bookmarkEnd w:id="1792"/>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1793" w:name="_Gr.oval_&lt;object_number_nvar&gt;,_left,"/>
      <w:bookmarkStart w:id="1794" w:name="_Toc477151020"/>
      <w:bookmarkEnd w:id="1793"/>
      <w:r>
        <w:t>Gr.</w:t>
      </w:r>
      <w:r w:rsidR="009558AD">
        <w:t xml:space="preserve">oval </w:t>
      </w:r>
      <w:r w:rsidR="008A5D10">
        <w:t>&lt;</w:t>
      </w:r>
      <w:r w:rsidR="003B3008">
        <w:t>o</w:t>
      </w:r>
      <w:r w:rsidR="008A5D10">
        <w:t>bj_nvar&gt;</w:t>
      </w:r>
      <w:r w:rsidR="009558AD">
        <w:t>, left, top, right, bottom</w:t>
      </w:r>
      <w:bookmarkEnd w:id="1794"/>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1795" w:name="_Gr.arc_&lt;object_number_nvar&gt;,_left,"/>
      <w:bookmarkStart w:id="1796" w:name="_Toc477151021"/>
      <w:bookmarkEnd w:id="1795"/>
      <w:r>
        <w:t>Gr.</w:t>
      </w:r>
      <w:r w:rsidR="009558AD">
        <w:t xml:space="preserve">arc </w:t>
      </w:r>
      <w:r w:rsidR="008A5D10">
        <w:t>&lt;</w:t>
      </w:r>
      <w:r w:rsidR="003B3008">
        <w:t>o</w:t>
      </w:r>
      <w:r w:rsidR="008A5D10">
        <w:t>bj_nvar&gt;</w:t>
      </w:r>
      <w:r w:rsidR="009558AD">
        <w:t>, left, top, right, bottom, start_angle, sweep_angle, fill_mode</w:t>
      </w:r>
      <w:bookmarkEnd w:id="1796"/>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156EC7">
      <w:pPr>
        <w:pStyle w:val="ListParagraph"/>
        <w:numPr>
          <w:ilvl w:val="0"/>
          <w:numId w:val="26"/>
        </w:numPr>
      </w:pPr>
      <w:r>
        <w:t>S</w:t>
      </w:r>
      <w:r w:rsidR="008D0061">
        <w:t>tyle 0</w:t>
      </w:r>
      <w:r>
        <w:t>,</w:t>
      </w:r>
      <w:r w:rsidR="008D0061">
        <w:t xml:space="preserve"> fill_mode false</w:t>
      </w:r>
      <w:r>
        <w:t>:</w:t>
      </w:r>
      <w:r w:rsidR="008D0061">
        <w:t xml:space="preserve"> </w:t>
      </w:r>
      <w:r>
        <w:t>Only the arc is drawn.</w:t>
      </w:r>
    </w:p>
    <w:p w:rsidR="00045D1C" w:rsidRDefault="00045D1C" w:rsidP="00156EC7">
      <w:pPr>
        <w:pStyle w:val="ListParagraph"/>
        <w:numPr>
          <w:ilvl w:val="0"/>
          <w:numId w:val="26"/>
        </w:numPr>
      </w:pPr>
      <w:r>
        <w:t>Style 0, fill_mode true: The arc is drawn with lines connecting each endpoint to the center of the bounding rectangle. The resulting closed figure is not filled.</w:t>
      </w:r>
    </w:p>
    <w:p w:rsidR="00045D1C" w:rsidRDefault="00045D1C" w:rsidP="00156EC7">
      <w:pPr>
        <w:pStyle w:val="ListParagraph"/>
        <w:numPr>
          <w:ilvl w:val="0"/>
          <w:numId w:val="26"/>
        </w:numPr>
      </w:pPr>
      <w:r>
        <w:t>Style non-0, fill_mode false: The endpoints of the arc are connected by a single straight line. The resulting figure is filled.</w:t>
      </w:r>
    </w:p>
    <w:p w:rsidR="00045D1C" w:rsidRDefault="00045D1C" w:rsidP="00156EC7">
      <w:pPr>
        <w:pStyle w:val="ListParagraph"/>
        <w:numPr>
          <w:ilvl w:val="0"/>
          <w:numId w:val="26"/>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1797" w:name="_Gr.circle_&lt;object_number_nvar&gt;,_x,"/>
      <w:bookmarkStart w:id="1798" w:name="_Toc477151022"/>
      <w:bookmarkEnd w:id="1797"/>
      <w:r>
        <w:lastRenderedPageBreak/>
        <w:t>Gr.</w:t>
      </w:r>
      <w:r w:rsidR="009558AD">
        <w:t xml:space="preserve">circle </w:t>
      </w:r>
      <w:r w:rsidR="008A5D10">
        <w:t>&lt;</w:t>
      </w:r>
      <w:r w:rsidR="003B3008">
        <w:t>o</w:t>
      </w:r>
      <w:r w:rsidR="008A5D10">
        <w:t>bj_nvar&gt;</w:t>
      </w:r>
      <w:r w:rsidR="009558AD">
        <w:t>, x, y, radius</w:t>
      </w:r>
      <w:bookmarkEnd w:id="1798"/>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1799" w:name="_Gr.set.pixels_&lt;object_number_nvar&gt;,"/>
      <w:bookmarkStart w:id="1800" w:name="_Toc477151023"/>
      <w:bookmarkEnd w:id="1799"/>
      <w:r>
        <w:t>Gr.</w:t>
      </w:r>
      <w:r w:rsidR="00054246">
        <w:t xml:space="preserve">set.pixels </w:t>
      </w:r>
      <w:r w:rsidR="008A5D10">
        <w:t>&lt;</w:t>
      </w:r>
      <w:r w:rsidR="003B3008">
        <w:t>o</w:t>
      </w:r>
      <w:r w:rsidR="008A5D10">
        <w:t>bj_nvar&gt;</w:t>
      </w:r>
      <w:r w:rsidR="00054246">
        <w:t xml:space="preserve">, </w:t>
      </w:r>
      <w:r w:rsidR="003B3008">
        <w:t>p</w:t>
      </w:r>
      <w:r w:rsidR="00054246">
        <w:t>ixels</w:t>
      </w:r>
      <w:r w:rsidR="00087425">
        <w:t>[</w:t>
      </w:r>
      <w:r w:rsidR="00CE4035">
        <w:t>{&lt;start&gt;,&lt;length&gt;}</w:t>
      </w:r>
      <w:r w:rsidR="00087425">
        <w:t>] {,x,y}</w:t>
      </w:r>
      <w:bookmarkEnd w:id="1800"/>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t xml:space="preserve">The &lt;obj_nvar&gt;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1801" w:name="_Gr.poly_&lt;object_number_nvar&gt;,_list_"/>
      <w:bookmarkStart w:id="1802" w:name="_Toc477151024"/>
      <w:bookmarkEnd w:id="1801"/>
      <w:r>
        <w:t xml:space="preserve">Gr.poly </w:t>
      </w:r>
      <w:r w:rsidR="008A5D10">
        <w:t>&lt;</w:t>
      </w:r>
      <w:r w:rsidR="003B3008">
        <w:t>o</w:t>
      </w:r>
      <w:r w:rsidR="008A5D10">
        <w:t>bj_nvar&gt;</w:t>
      </w:r>
      <w:r>
        <w:t xml:space="preserve">, </w:t>
      </w:r>
      <w:r w:rsidR="003B3008">
        <w:t>l</w:t>
      </w:r>
      <w:r>
        <w:t>ist_pointer {,x</w:t>
      </w:r>
      <w:r w:rsidR="00C35C1F">
        <w:t>,</w:t>
      </w:r>
      <w:r w:rsidR="0034592D">
        <w:t xml:space="preserve"> </w:t>
      </w:r>
      <w:r>
        <w:t>y}</w:t>
      </w:r>
      <w:bookmarkEnd w:id="1802"/>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r w:rsidR="00984C3C">
        <w:t xml:space="preserve"> </w:t>
      </w:r>
      <w:r w:rsidR="005A0B7B">
        <w:t>The &lt;obj</w:t>
      </w:r>
      <w:r w:rsidR="00984C3C">
        <w:t>_nvar&gt; returns the Object List object number for this polygon. This object will not be visible until the</w:t>
      </w:r>
      <w:r w:rsidR="00A27F24">
        <w:t xml:space="preserve"> next</w:t>
      </w:r>
      <w:r w:rsidR="00984C3C">
        <w:t xml:space="preserve"> </w:t>
      </w:r>
      <w:r w:rsidR="00A27F24">
        <w:rPr>
          <w:b/>
        </w:rPr>
        <w:t>Gr.render</w:t>
      </w:r>
      <w:r w:rsidR="00984C3C">
        <w:t>.</w:t>
      </w:r>
    </w:p>
    <w:p w:rsidR="00087425" w:rsidRDefault="00087425" w:rsidP="009608B4">
      <w:r>
        <w:t xml:space="preserve">The </w:t>
      </w:r>
      <w:r w:rsidR="003B3008">
        <w:t>l</w:t>
      </w:r>
      <w:r>
        <w:t xml:space="preserve">ist_pointer is </w:t>
      </w:r>
      <w:r w:rsidR="005A0B7B">
        <w:t>an expression that</w:t>
      </w:r>
      <w:r>
        <w:t xml:space="preserve"> point</w:t>
      </w:r>
      <w:r w:rsidR="005A0B7B">
        <w:t>s</w:t>
      </w:r>
      <w:r>
        <w:t xml:space="preserve"> to a List data structure. The list contains x,y coordinate pairs. The first coordinate</w:t>
      </w:r>
      <w:r w:rsidR="00874F49">
        <w:t xml:space="preserve"> pair</w:t>
      </w:r>
      <w:r>
        <w:t xml:space="preserve"> defines the point at which the polygon drawing start</w:t>
      </w:r>
      <w:r w:rsidR="009608B4">
        <w:t>s</w:t>
      </w:r>
      <w:r>
        <w:t xml:space="preserve">.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r w:rsidR="009608B4">
        <w:t xml:space="preserve"> A</w:t>
      </w:r>
      <w:r>
        <w:t xml:space="preserve"> final line </w:t>
      </w:r>
      <w:r w:rsidR="00984C3C">
        <w:t xml:space="preserve">drawn </w:t>
      </w:r>
      <w:r>
        <w:t xml:space="preserve">from the last </w:t>
      </w:r>
      <w:r w:rsidR="00984C3C">
        <w:t>point back</w:t>
      </w:r>
      <w:r w:rsidR="00D161E9">
        <w:t xml:space="preserve"> to the first c</w:t>
      </w:r>
      <w:r w:rsidR="00984C3C">
        <w:t>l</w:t>
      </w:r>
      <w:r w:rsidR="00D161E9">
        <w:t>o</w:t>
      </w:r>
      <w:r w:rsidR="00984C3C">
        <w:t>ses</w:t>
      </w:r>
      <w:r w:rsidR="00D161E9">
        <w:t xml:space="preserve"> the polygon.</w:t>
      </w:r>
    </w:p>
    <w:p w:rsidR="00A27F24" w:rsidRDefault="00A27F24" w:rsidP="009608B4">
      <w:r>
        <w:t>If the optional x,y expression pair is present, the values will be added to each of the x and y coordinates of the list. This provides the ability to move the polygon array around the screen. The default x,y pair is 0,0. Negative values for x and y are valid.</w:t>
      </w:r>
    </w:p>
    <w:p w:rsidR="00796737" w:rsidRPr="00A27F24" w:rsidRDefault="00796737" w:rsidP="00874F49">
      <w:r>
        <w:lastRenderedPageBreak/>
        <w:t xml:space="preserve">The polygon line width, line color, alpha and fill </w:t>
      </w:r>
      <w:r w:rsidR="006235FE">
        <w:t>are</w:t>
      </w:r>
      <w:r>
        <w:t xml:space="preserve">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r w:rsidR="00A27F24">
        <w:t xml:space="preserve"> These attributes are owned by the </w:t>
      </w:r>
      <w:r w:rsidR="00A27F24">
        <w:rPr>
          <w:b/>
        </w:rPr>
        <w:t>poly</w:t>
      </w:r>
      <w:r w:rsidR="00A27F24">
        <w:t xml:space="preserve"> object, not by the list. If you use the same list in different </w:t>
      </w:r>
      <w:r w:rsidR="00A27F24">
        <w:rPr>
          <w:b/>
        </w:rPr>
        <w:t>Gr.poly</w:t>
      </w:r>
      <w:r w:rsidR="00A27F24">
        <w:t xml:space="preserve"> commands, the color, stroke, etc., may be different.</w:t>
      </w:r>
    </w:p>
    <w:p w:rsidR="00C37F71" w:rsidRDefault="006235FE" w:rsidP="00874F49">
      <w:r>
        <w:t xml:space="preserve">You can change the polygon (add, delete, or move points) by directly manipulating the list with </w:t>
      </w:r>
      <w:r>
        <w:rPr>
          <w:b/>
        </w:rPr>
        <w:t>List</w:t>
      </w:r>
      <w:r>
        <w:t xml:space="preserve"> commands. You can change to a different list of points using </w:t>
      </w:r>
      <w:r w:rsidRPr="005A0B7B">
        <w:rPr>
          <w:b/>
        </w:rPr>
        <w:t>Gr.Modify</w:t>
      </w:r>
      <w:r>
        <w:t xml:space="preserve"> with "list" as the tag parameter. Changes</w:t>
      </w:r>
      <w:r w:rsidR="005E44EA">
        <w:t xml:space="preserve"> are </w:t>
      </w:r>
      <w:r w:rsidR="00C37F71">
        <w:t xml:space="preserve">not visible until the </w:t>
      </w:r>
      <w:r w:rsidR="00C37F71" w:rsidRPr="00F94B03">
        <w:rPr>
          <w:b/>
        </w:rPr>
        <w:t>Gr.render</w:t>
      </w:r>
      <w:r w:rsidR="00C37F71">
        <w:t xml:space="preserve"> command is called.</w:t>
      </w:r>
    </w:p>
    <w:p w:rsidR="006235FE" w:rsidRPr="008727F1" w:rsidRDefault="006235FE" w:rsidP="00874F49">
      <w:r>
        <w:t xml:space="preserve">When you create a polygon with </w:t>
      </w:r>
      <w:r>
        <w:rPr>
          <w:b/>
        </w:rPr>
        <w:t>Gr.poly</w:t>
      </w:r>
      <w:r>
        <w:t xml:space="preserve"> or attach a new list with </w:t>
      </w:r>
      <w:r>
        <w:rPr>
          <w:b/>
        </w:rPr>
        <w:t>Gr.modify</w:t>
      </w:r>
      <w:r>
        <w:t xml:space="preserve">, the list must have an even number of values and at least two coordinate pairs (four values). These rules are enforced with </w:t>
      </w:r>
      <w:r w:rsidR="008727F1">
        <w:t xml:space="preserve">run-time errors. </w:t>
      </w:r>
      <w:r>
        <w:t>The rules can</w:t>
      </w:r>
      <w:r w:rsidR="008727F1">
        <w:t>no</w:t>
      </w:r>
      <w:r>
        <w:t xml:space="preserve">t be enforced when you modify the list with </w:t>
      </w:r>
      <w:r>
        <w:rPr>
          <w:b/>
        </w:rPr>
        <w:t>List</w:t>
      </w:r>
      <w:r>
        <w:t xml:space="preserve"> commands.</w:t>
      </w:r>
      <w:r w:rsidR="008727F1">
        <w:t xml:space="preserve"> Instead, if you have an odd number of coordinates, the last is ignored. If you have only one point, </w:t>
      </w:r>
      <w:r w:rsidR="008727F1">
        <w:rPr>
          <w:b/>
        </w:rPr>
        <w:t>Gr.render</w:t>
      </w:r>
      <w:r w:rsidR="008727F1">
        <w:t xml:space="preserve"> draws nothing.</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1803" w:name="_Toc477151025"/>
      <w:r>
        <w:t>Groups</w:t>
      </w:r>
      <w:bookmarkEnd w:id="1803"/>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t>In this version of BASIC!, you ca</w:t>
      </w:r>
      <w:r w:rsidR="00C37F71">
        <w:t xml:space="preserve">n </w:t>
      </w:r>
      <w:r>
        <w:t>use a Group Object in these commands:</w:t>
      </w:r>
    </w:p>
    <w:p w:rsidR="000E2C30" w:rsidRDefault="000E2C30" w:rsidP="00156EC7">
      <w:pPr>
        <w:pStyle w:val="ListParagraph"/>
        <w:numPr>
          <w:ilvl w:val="0"/>
          <w:numId w:val="27"/>
        </w:numPr>
      </w:pPr>
      <w:r w:rsidRPr="000E2C30">
        <w:rPr>
          <w:b/>
        </w:rPr>
        <w:t>Gr.move</w:t>
      </w:r>
      <w:r>
        <w:t>: moves all of the objects by the same x and y amounts</w:t>
      </w:r>
    </w:p>
    <w:p w:rsidR="000E2C30" w:rsidRDefault="000E2C30" w:rsidP="00156EC7">
      <w:pPr>
        <w:pStyle w:val="ListParagraph"/>
        <w:numPr>
          <w:ilvl w:val="0"/>
          <w:numId w:val="27"/>
        </w:numPr>
      </w:pPr>
      <w:r w:rsidRPr="000E2C30">
        <w:rPr>
          <w:b/>
        </w:rPr>
        <w:t>Gr.hide</w:t>
      </w:r>
      <w:r>
        <w:t>: hides all of the objects</w:t>
      </w:r>
    </w:p>
    <w:p w:rsidR="000E2C30" w:rsidRDefault="000E2C30" w:rsidP="00156EC7">
      <w:pPr>
        <w:pStyle w:val="ListParagraph"/>
        <w:numPr>
          <w:ilvl w:val="0"/>
          <w:numId w:val="27"/>
        </w:numPr>
      </w:pPr>
      <w:r w:rsidRPr="000E2C30">
        <w:rPr>
          <w:b/>
        </w:rPr>
        <w:t>Gr.show</w:t>
      </w:r>
      <w:r>
        <w:t>: shows (unhides) all of the objects</w:t>
      </w:r>
    </w:p>
    <w:p w:rsidR="000E2C30" w:rsidRDefault="000E2C30" w:rsidP="00156EC7">
      <w:pPr>
        <w:pStyle w:val="ListParagraph"/>
        <w:numPr>
          <w:ilvl w:val="0"/>
          <w:numId w:val="27"/>
        </w:numPr>
      </w:pPr>
      <w:r w:rsidRPr="000E2C30">
        <w:rPr>
          <w:b/>
        </w:rPr>
        <w:t>Gr.show.toggle</w:t>
      </w:r>
      <w:r>
        <w:t>: any objects that are showing will be hidden, and any objects that are hidden will be shown.</w:t>
      </w:r>
    </w:p>
    <w:p w:rsidR="000E2C30" w:rsidRDefault="00D878AD" w:rsidP="000E2C30">
      <w:r>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AE7B60" w:rsidRDefault="00AE7B60" w:rsidP="000E2C30">
      <w:r>
        <w:t>Try running this example. Watch as the top circle moves to the right, then the top two, and finally the top three, as circles are added one-by-one to the list attached to the group.</w:t>
      </w:r>
    </w:p>
    <w:p w:rsidR="00952744" w:rsidRPr="00952744" w:rsidRDefault="00952744" w:rsidP="00952744">
      <w:pPr>
        <w:pStyle w:val="Codeexample"/>
        <w:rPr>
          <w:rFonts w:ascii="Letter Gothic" w:hAnsi="Letter Gothic"/>
          <w:b w:val="0"/>
        </w:rPr>
      </w:pPr>
      <w:r>
        <w:rPr>
          <w:rFonts w:ascii="Letter Gothic" w:hAnsi="Letter Gothic"/>
          <w:b w:val="0"/>
        </w:rPr>
        <w:t>GR.OPEN ,,,,,1 : GR.COLOR ,255,0,0,2</w:t>
      </w:r>
    </w:p>
    <w:p w:rsidR="00952744" w:rsidRDefault="00952744" w:rsidP="00952744">
      <w:pPr>
        <w:pStyle w:val="Codeexample"/>
        <w:rPr>
          <w:rFonts w:ascii="Letter Gothic" w:hAnsi="Letter Gothic"/>
          <w:b w:val="0"/>
        </w:rPr>
      </w:pPr>
      <w:r>
        <w:rPr>
          <w:rFonts w:ascii="Letter Gothic" w:hAnsi="Letter Gothic"/>
          <w:b w:val="0"/>
        </w:rPr>
        <w:t>GR.CIRCLE c1,100,100,40 : GR.CIRCLE c2,100,200,40</w:t>
      </w:r>
    </w:p>
    <w:p w:rsidR="00952744" w:rsidRPr="00952744" w:rsidRDefault="00952744" w:rsidP="00952744">
      <w:pPr>
        <w:pStyle w:val="Codeexample"/>
        <w:rPr>
          <w:rFonts w:ascii="Letter Gothic" w:hAnsi="Letter Gothic"/>
          <w:b w:val="0"/>
        </w:rPr>
      </w:pPr>
      <w:r>
        <w:rPr>
          <w:rFonts w:ascii="Letter Gothic" w:hAnsi="Letter Gothic"/>
          <w:b w:val="0"/>
        </w:rPr>
        <w:t>GR.CIRCLE c3,100,300,40 : GR.CIRCLE c4,100,400,40</w:t>
      </w:r>
    </w:p>
    <w:p w:rsidR="00952744" w:rsidRDefault="00952744" w:rsidP="00952744">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sidR="00AE7B60">
        <w:rPr>
          <w:rFonts w:ascii="Letter Gothic" w:hAnsi="Letter Gothic"/>
          <w:b w:val="0"/>
        </w:rPr>
        <w:tab/>
      </w:r>
      <w:r>
        <w:rPr>
          <w:rFonts w:ascii="Letter Gothic" w:hAnsi="Letter Gothic"/>
          <w:b w:val="0"/>
        </w:rPr>
        <w:t>% draw four red circles</w:t>
      </w:r>
    </w:p>
    <w:p w:rsidR="00952744" w:rsidRDefault="00952744" w:rsidP="00952744">
      <w:pPr>
        <w:pStyle w:val="Codeexample"/>
        <w:rPr>
          <w:rFonts w:ascii="Letter Gothic" w:hAnsi="Letter Gothic"/>
          <w:b w:val="0"/>
        </w:rPr>
      </w:pPr>
    </w:p>
    <w:p w:rsidR="00AE7B60" w:rsidRDefault="00952744" w:rsidP="00952744">
      <w:pPr>
        <w:pStyle w:val="Codeexample"/>
        <w:rPr>
          <w:rFonts w:ascii="Letter Gothic" w:hAnsi="Letter Gothic"/>
          <w:b w:val="0"/>
        </w:rPr>
      </w:pPr>
      <w:r>
        <w:rPr>
          <w:rFonts w:ascii="Letter Gothic" w:hAnsi="Letter Gothic"/>
          <w:b w:val="0"/>
        </w:rPr>
        <w:t>GR.GROUP g, c1</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create a group with one circle</w:t>
      </w:r>
    </w:p>
    <w:p w:rsidR="00952744" w:rsidRDefault="00952744" w:rsidP="00952744">
      <w:pPr>
        <w:pStyle w:val="Codeexample"/>
        <w:rPr>
          <w:rFonts w:ascii="Letter Gothic" w:hAnsi="Letter Gothic"/>
          <w:b w:val="0"/>
        </w:rPr>
      </w:pPr>
      <w:r>
        <w:rPr>
          <w:rFonts w:ascii="Letter Gothic" w:hAnsi="Letter Gothic"/>
          <w:b w:val="0"/>
        </w:rPr>
        <w:t>GR.GET.VALUE g, "list", gList</w:t>
      </w:r>
      <w:r w:rsidR="00AE7B60">
        <w:rPr>
          <w:rFonts w:ascii="Letter Gothic" w:hAnsi="Letter Gothic"/>
          <w:b w:val="0"/>
        </w:rPr>
        <w:tab/>
        <w:t>% get the group’s list of objects</w:t>
      </w:r>
    </w:p>
    <w:p w:rsidR="00AE7B60" w:rsidRDefault="00952744" w:rsidP="00952744">
      <w:pPr>
        <w:pStyle w:val="Codeexample"/>
        <w:rPr>
          <w:rFonts w:ascii="Letter Gothic" w:hAnsi="Letter Gothic"/>
          <w:b w:val="0"/>
        </w:rPr>
      </w:pPr>
      <w:r>
        <w:rPr>
          <w:rFonts w:ascii="Letter Gothic" w:hAnsi="Letter Gothic"/>
          <w:b w:val="0"/>
        </w:rPr>
        <w:t xml:space="preserve">GR.MOVE g, </w:t>
      </w:r>
      <w:r w:rsidR="00AE7B60">
        <w:rPr>
          <w:rFonts w:ascii="Letter Gothic" w:hAnsi="Letter Gothic"/>
          <w:b w:val="0"/>
        </w:rPr>
        <w:t>0, 50</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move whole group 0 up/down, 50 right</w:t>
      </w:r>
    </w:p>
    <w:p w:rsidR="00952744"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only one circle moves</w:t>
      </w:r>
    </w:p>
    <w:p w:rsidR="00AE7B60" w:rsidRDefault="00AE7B60" w:rsidP="00952744">
      <w:pPr>
        <w:pStyle w:val="Codeexample"/>
        <w:rPr>
          <w:rFonts w:ascii="Letter Gothic" w:hAnsi="Letter Gothic"/>
          <w:b w:val="0"/>
        </w:rPr>
      </w:pPr>
    </w:p>
    <w:p w:rsidR="00AE7B60" w:rsidRDefault="00AE7B60" w:rsidP="00952744">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p>
    <w:p w:rsidR="00AE7B60"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two circles move</w:t>
      </w:r>
    </w:p>
    <w:p w:rsidR="00AE7B60" w:rsidRDefault="00AE7B60" w:rsidP="00AE7B60">
      <w:pPr>
        <w:pStyle w:val="Codeexample"/>
        <w:rPr>
          <w:rFonts w:ascii="Letter Gothic" w:hAnsi="Letter Gothic"/>
          <w:b w:val="0"/>
        </w:rPr>
      </w:pPr>
    </w:p>
    <w:p w:rsidR="00AE7B60" w:rsidRDefault="00AE7B60" w:rsidP="00AE7B60">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r>
        <w:rPr>
          <w:rFonts w:ascii="Letter Gothic" w:hAnsi="Letter Gothic"/>
          <w:b w:val="0"/>
        </w:rPr>
        <w:tab/>
      </w:r>
      <w:r>
        <w:rPr>
          <w:rFonts w:ascii="Letter Gothic" w:hAnsi="Letter Gothic"/>
          <w:b w:val="0"/>
        </w:rPr>
        <w:tab/>
      </w:r>
      <w:r>
        <w:rPr>
          <w:rFonts w:ascii="Letter Gothic" w:hAnsi="Letter Gothic"/>
          <w:b w:val="0"/>
        </w:rPr>
        <w:tab/>
        <w:t>% three circles move</w:t>
      </w:r>
    </w:p>
    <w:p w:rsidR="00AE7B60" w:rsidRDefault="00AE7B60" w:rsidP="00AE7B60">
      <w:pPr>
        <w:pStyle w:val="Codeexample"/>
        <w:rPr>
          <w:rFonts w:ascii="Letter Gothic" w:hAnsi="Letter Gothic"/>
          <w:b w:val="0"/>
        </w:rPr>
      </w:pPr>
      <w:r>
        <w:rPr>
          <w:rFonts w:ascii="Letter Gothic" w:hAnsi="Letter Gothic"/>
          <w:b w:val="0"/>
        </w:rPr>
        <w:t>GR.RENDER : PAUSE 1000</w:t>
      </w:r>
    </w:p>
    <w:p w:rsidR="00AE7B60" w:rsidRDefault="00AE7B60" w:rsidP="00952744">
      <w:pPr>
        <w:pStyle w:val="Codeexample"/>
        <w:rPr>
          <w:rFonts w:ascii="Letter Gothic" w:hAnsi="Letter Gothic"/>
          <w:b w:val="0"/>
        </w:rPr>
      </w:pPr>
    </w:p>
    <w:p w:rsidR="00952744" w:rsidRPr="00952744" w:rsidRDefault="00952744" w:rsidP="00952744">
      <w:pPr>
        <w:pStyle w:val="Codeexample"/>
        <w:rPr>
          <w:rFonts w:ascii="Letter Gothic" w:hAnsi="Letter Gothic"/>
          <w:b w:val="0"/>
        </w:rPr>
      </w:pPr>
      <w:r>
        <w:rPr>
          <w:rFonts w:ascii="Letter Gothic" w:hAnsi="Letter Gothic"/>
          <w:b w:val="0"/>
        </w:rPr>
        <w:t>GR.</w:t>
      </w:r>
      <w:r w:rsidR="00AE7B60">
        <w:rPr>
          <w:rFonts w:ascii="Letter Gothic" w:hAnsi="Letter Gothic"/>
          <w:b w:val="0"/>
        </w:rPr>
        <w:t>CLOSE : END</w:t>
      </w:r>
    </w:p>
    <w:p w:rsidR="000E2C30" w:rsidRDefault="000E2C30" w:rsidP="000E2C30">
      <w:pPr>
        <w:pStyle w:val="Heading3"/>
      </w:pPr>
      <w:bookmarkStart w:id="1804" w:name="_Gr.group_&lt;object_number_nvar&gt;,_{"/>
      <w:bookmarkStart w:id="1805" w:name="_Toc477151026"/>
      <w:bookmarkEnd w:id="1804"/>
      <w:r>
        <w:t>Gr.group &lt;object_number_nvar&gt;</w:t>
      </w:r>
      <w:r w:rsidR="00CB335A">
        <w:t>{, &lt;obj_nexp&gt;}...</w:t>
      </w:r>
      <w:bookmarkEnd w:id="1805"/>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1806" w:name="_Toc477151027"/>
      <w:r>
        <w:t>Gr.group.list &lt;object_number_nvar&gt;, &lt;list_ptr_nexp&gt;</w:t>
      </w:r>
      <w:bookmarkEnd w:id="1806"/>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w:t>
      </w:r>
      <w:r w:rsidR="00EE6D36">
        <w:t>supplies</w:t>
      </w:r>
      <w:r w:rsidR="00855BFA">
        <w:t xml:space="preserve"> the </w:t>
      </w:r>
      <w:r>
        <w:t xml:space="preserve">graphical objects </w:t>
      </w:r>
      <w:r w:rsidR="00EE6D36">
        <w:t xml:space="preserve">that are put </w:t>
      </w:r>
      <w:r>
        <w:t>in the g</w:t>
      </w:r>
      <w:r w:rsidR="00855BFA">
        <w:t xml:space="preserve">roup. Otherwise, </w:t>
      </w:r>
      <w:r w:rsidR="00EE6D36">
        <w:t>the group is empty. I</w:t>
      </w:r>
      <w:r w:rsidR="00855BFA">
        <w:t>f you provide a numeric variable</w:t>
      </w:r>
      <w:r w:rsidR="00EE6D36">
        <w:t xml:space="preserve"> that does not already point to a list</w:t>
      </w:r>
      <w:r w:rsidR="00855BFA">
        <w:t xml:space="preserve">, the variable is set to </w:t>
      </w:r>
      <w:r w:rsidR="00C37F71">
        <w:t>point to</w:t>
      </w:r>
      <w:r>
        <w:t xml:space="preserve"> the g</w:t>
      </w:r>
      <w:r w:rsidR="00855BFA">
        <w:t xml:space="preserve">roup’s </w:t>
      </w:r>
      <w:r w:rsidR="00EE6D36">
        <w:t xml:space="preserve">empty </w:t>
      </w:r>
      <w:r>
        <w:t>l</w:t>
      </w:r>
      <w:r w:rsidR="00855BFA">
        <w:t>ist.</w:t>
      </w:r>
    </w:p>
    <w:p w:rsidR="00C37F71" w:rsidRDefault="00C37F71" w:rsidP="000E2C30">
      <w:r>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1807" w:name="_Toc477151028"/>
      <w:r>
        <w:t>Gr.group.getDL &lt;object_number_nvar&gt;</w:t>
      </w:r>
      <w:bookmarkEnd w:id="1807"/>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6961C0" w:rsidRDefault="006961C0" w:rsidP="006961C0">
      <w:pPr>
        <w:pStyle w:val="Heading3"/>
      </w:pPr>
      <w:bookmarkStart w:id="1808" w:name="_Toc477151029"/>
      <w:r>
        <w:t>Gr.group.newDL &lt;object_number_nvar&gt;</w:t>
      </w:r>
      <w:bookmarkEnd w:id="1808"/>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9558AD" w:rsidRDefault="009558AD" w:rsidP="00EB1F62">
      <w:pPr>
        <w:pStyle w:val="Heading2"/>
      </w:pPr>
      <w:bookmarkStart w:id="1809" w:name="_Toc477151030"/>
      <w:r>
        <w:lastRenderedPageBreak/>
        <w:t>Hide and Show Commands</w:t>
      </w:r>
      <w:bookmarkEnd w:id="1809"/>
    </w:p>
    <w:p w:rsidR="009558AD" w:rsidRDefault="003A4712" w:rsidP="005F4916">
      <w:pPr>
        <w:pStyle w:val="Heading3"/>
      </w:pPr>
      <w:bookmarkStart w:id="1810" w:name="_Toc477151031"/>
      <w:r>
        <w:t>Gr.</w:t>
      </w:r>
      <w:r w:rsidR="009558AD">
        <w:t xml:space="preserve">hide </w:t>
      </w:r>
      <w:r w:rsidR="003B3008">
        <w:t>&lt;o</w:t>
      </w:r>
      <w:r w:rsidR="009558AD">
        <w:t>bject_number</w:t>
      </w:r>
      <w:r w:rsidR="003B3008">
        <w:t>_n</w:t>
      </w:r>
      <w:r w:rsidR="00324ED6">
        <w:t>exp</w:t>
      </w:r>
      <w:r w:rsidR="003B3008">
        <w:t>&gt;</w:t>
      </w:r>
      <w:bookmarkEnd w:id="1810"/>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1811" w:name="_Toc477151032"/>
      <w:r>
        <w:t>Gr.</w:t>
      </w:r>
      <w:r w:rsidR="009558AD">
        <w:t xml:space="preserve">show </w:t>
      </w:r>
      <w:r w:rsidR="003B3008">
        <w:t>&lt;o</w:t>
      </w:r>
      <w:r w:rsidR="009558AD">
        <w:t>bject_number</w:t>
      </w:r>
      <w:r w:rsidR="003B3008">
        <w:t>_n</w:t>
      </w:r>
      <w:r w:rsidR="00324ED6">
        <w:t>exp</w:t>
      </w:r>
      <w:r w:rsidR="003B3008">
        <w:t>&gt;</w:t>
      </w:r>
      <w:bookmarkEnd w:id="1811"/>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1812" w:name="_Toc477151033"/>
      <w:r>
        <w:t>Gr.show.toggle &lt;object_number_nexp&gt;</w:t>
      </w:r>
      <w:bookmarkEnd w:id="1812"/>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1813" w:name="_Toc477151034"/>
      <w:r>
        <w:t>Touch Query Commands</w:t>
      </w:r>
      <w:bookmarkEnd w:id="1813"/>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1814" w:name="_Toc477151035"/>
      <w:r>
        <w:t>Gr.</w:t>
      </w:r>
      <w:r w:rsidR="009558AD">
        <w:t xml:space="preserve">touch </w:t>
      </w:r>
      <w:r w:rsidR="003B3008">
        <w:t>t</w:t>
      </w:r>
      <w:r w:rsidR="009558AD">
        <w:t>ouched, x, y</w:t>
      </w:r>
      <w:bookmarkEnd w:id="1814"/>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rsidR="00A34D63" w:rsidRDefault="009F502C" w:rsidP="00E67851">
      <w:pPr>
        <w:pStyle w:val="NoSpacing"/>
      </w:pPr>
      <w:r>
        <w:t>If you want to detect a single</w:t>
      </w:r>
      <w:r w:rsidR="00A34D63">
        <w:t xml:space="preserve"> short tap, after detecting the touch, you should loop until touched is false.</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w:t>
      </w:r>
      <w:r w:rsidR="009F502C" w:rsidRPr="009D222C">
        <w:rPr>
          <w:rFonts w:ascii="Letter Gothic" w:hAnsi="Letter Gothic"/>
          <w:b w:val="0"/>
        </w:rPr>
        <w:t xml:space="preserve"> </w:t>
      </w:r>
      <w:r w:rsidR="00A34D63" w:rsidRPr="009D222C">
        <w:rPr>
          <w:rFonts w:ascii="Letter Gothic" w:hAnsi="Letter Gothic"/>
          <w:b w:val="0"/>
        </w:rPr>
        <w:t>y</w:t>
      </w:r>
    </w:p>
    <w:p w:rsidR="00A34D63"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F81910" w:rsidRPr="009D222C" w:rsidRDefault="00F81910" w:rsidP="009D222C">
      <w:pPr>
        <w:pStyle w:val="Codeexample"/>
        <w:rPr>
          <w:rFonts w:ascii="Letter Gothic" w:hAnsi="Letter Gothic"/>
          <w:b w:val="0"/>
        </w:rPr>
      </w:pP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A34D63" w:rsidRPr="009D222C">
        <w:rPr>
          <w:rFonts w:ascii="Letter Gothic" w:hAnsi="Letter Gothic"/>
          <w:b w:val="0"/>
        </w:rPr>
        <w:t>Touch detected, now wait for</w:t>
      </w: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F81910" w:rsidRPr="009D222C">
        <w:rPr>
          <w:rFonts w:ascii="Letter Gothic" w:hAnsi="Letter Gothic"/>
          <w:b w:val="0"/>
        </w:rPr>
        <w:t>finger lifted</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 y</w:t>
      </w:r>
    </w:p>
    <w:p w:rsidR="00187DA7"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187DA7" w:rsidRDefault="007863E0" w:rsidP="009F502C">
      <w:r>
        <w:lastRenderedPageBreak/>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Pr="009D222C" w:rsidRDefault="004F3D99" w:rsidP="007B2223">
      <w:pPr>
        <w:pStyle w:val="Codeexample"/>
        <w:rPr>
          <w:rFonts w:ascii="Letter Gothic" w:hAnsi="Letter Gothic"/>
          <w:b w:val="0"/>
        </w:rPr>
      </w:pPr>
      <w:r>
        <w:rPr>
          <w:rFonts w:ascii="Letter Gothic" w:hAnsi="Letter Gothic"/>
          <w:b w:val="0"/>
        </w:rPr>
        <w:t>GR</w:t>
      </w:r>
      <w:r w:rsidR="00187DA7" w:rsidRPr="009D222C">
        <w:rPr>
          <w:rFonts w:ascii="Letter Gothic" w:hAnsi="Letter Gothic"/>
          <w:b w:val="0"/>
        </w:rPr>
        <w:t>.</w:t>
      </w:r>
      <w:r>
        <w:rPr>
          <w:rFonts w:ascii="Letter Gothic" w:hAnsi="Letter Gothic"/>
          <w:b w:val="0"/>
        </w:rPr>
        <w:t>TOUCH</w:t>
      </w:r>
      <w:r w:rsidR="00187DA7" w:rsidRPr="009D222C">
        <w:rPr>
          <w:rFonts w:ascii="Letter Gothic" w:hAnsi="Letter Gothic"/>
          <w:b w:val="0"/>
        </w:rPr>
        <w:t xml:space="preserve"> touched, x, y</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rsidR="009558AD" w:rsidRDefault="003A4712" w:rsidP="005F4916">
      <w:pPr>
        <w:pStyle w:val="Heading3"/>
      </w:pPr>
      <w:bookmarkStart w:id="1815" w:name="_Toc477151036"/>
      <w:r>
        <w:t>Gr.</w:t>
      </w:r>
      <w:r w:rsidR="009558AD">
        <w:t xml:space="preserve">bounded.touch </w:t>
      </w:r>
      <w:r w:rsidR="003B3008">
        <w:t>t</w:t>
      </w:r>
      <w:r w:rsidR="009558AD">
        <w:t>ouched, left, top, right, bottom</w:t>
      </w:r>
      <w:bookmarkEnd w:id="1815"/>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1816" w:name="_Toc477151037"/>
      <w:r>
        <w:t>Gr.</w:t>
      </w:r>
      <w:r w:rsidR="00345956">
        <w:t>touch2 touched, x, y</w:t>
      </w:r>
      <w:bookmarkEnd w:id="1816"/>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1817" w:name="_Toc477151038"/>
      <w:r>
        <w:t>Gr.</w:t>
      </w:r>
      <w:r w:rsidR="00345956">
        <w:t>bounded.touch2 touched, left, top, right, bottom</w:t>
      </w:r>
      <w:bookmarkEnd w:id="1817"/>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1818" w:name="_Toc477151039"/>
      <w:r>
        <w:t>O</w:t>
      </w:r>
      <w:r w:rsidR="00725691">
        <w:t>nG</w:t>
      </w:r>
      <w:r w:rsidR="001B1CBE">
        <w:t>r</w:t>
      </w:r>
      <w:r w:rsidR="00725691">
        <w:t>Touch</w:t>
      </w:r>
      <w:r w:rsidR="00583B62">
        <w:t>:</w:t>
      </w:r>
      <w:bookmarkEnd w:id="1818"/>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w:t>
      </w:r>
      <w:r w:rsidR="00A542CB">
        <w:t>nterrupt</w:t>
      </w:r>
      <w:r>
        <w:t xml:space="preserve"> label </w:t>
      </w:r>
      <w:r w:rsidR="00A542CB">
        <w:t>that traps any</w:t>
      </w:r>
      <w:r>
        <w:t xml:space="preserve"> touch</w:t>
      </w:r>
      <w:r w:rsidR="00A542CB">
        <w:t xml:space="preserve"> on</w:t>
      </w:r>
      <w:r>
        <w:t xml:space="preserve"> the </w:t>
      </w:r>
      <w:r w:rsidR="00A542CB">
        <w:t xml:space="preserve">Graphics </w:t>
      </w:r>
      <w:r>
        <w:t>screen</w:t>
      </w:r>
      <w:r w:rsidR="00A542CB">
        <w:t xml:space="preserve"> (see "Interrupt Labels")</w:t>
      </w:r>
      <w:r>
        <w:t xml:space="preserve">. </w:t>
      </w:r>
      <w:r w:rsidR="00A542CB">
        <w:t>BASIC! e</w:t>
      </w:r>
      <w:r>
        <w:t>xecut</w:t>
      </w:r>
      <w:r w:rsidR="00A542CB">
        <w:t>es</w:t>
      </w:r>
      <w:r w:rsidR="00725691">
        <w:t xml:space="preserve"> the statement</w:t>
      </w:r>
      <w:r w:rsidR="00A542CB">
        <w:t>s</w:t>
      </w:r>
      <w:r>
        <w:t xml:space="preserve"> following th</w:t>
      </w:r>
      <w:r w:rsidR="00A542CB">
        <w:t>e</w:t>
      </w:r>
      <w:r>
        <w:t xml:space="preserve"> </w:t>
      </w:r>
      <w:r w:rsidR="00A542CB">
        <w:rPr>
          <w:b/>
        </w:rPr>
        <w:t>OnGrTouch:</w:t>
      </w:r>
      <w:r w:rsidR="00A542CB">
        <w:t xml:space="preserve"> </w:t>
      </w:r>
      <w:r>
        <w:t>label</w:t>
      </w:r>
      <w:r w:rsidR="00A542CB">
        <w:t xml:space="preserve"> until it reaches a </w:t>
      </w:r>
      <w:r w:rsidR="00A542CB">
        <w:rPr>
          <w:b/>
        </w:rPr>
        <w:t>Gr.onGrTouch.resume</w:t>
      </w:r>
      <w:r>
        <w:t xml:space="preserve"> command.</w:t>
      </w:r>
    </w:p>
    <w:p w:rsidR="00A542CB" w:rsidRDefault="00A542CB" w:rsidP="00345956">
      <w:r>
        <w:t xml:space="preserve">To detect touches on the Output Console (not in Graphics mode), use </w:t>
      </w:r>
      <w:r w:rsidRPr="00CA1113">
        <w:rPr>
          <w:b/>
        </w:rPr>
        <w:t>O</w:t>
      </w:r>
      <w:r>
        <w:rPr>
          <w:b/>
        </w:rPr>
        <w:t>nConsole</w:t>
      </w:r>
      <w:r w:rsidRPr="00CA1113">
        <w:rPr>
          <w:b/>
        </w:rPr>
        <w:t>Touch:</w:t>
      </w:r>
      <w:r>
        <w:t>.</w:t>
      </w:r>
    </w:p>
    <w:p w:rsidR="00583B62" w:rsidRPr="00970C8A" w:rsidRDefault="003A4712" w:rsidP="005F4916">
      <w:pPr>
        <w:pStyle w:val="Heading3"/>
      </w:pPr>
      <w:bookmarkStart w:id="1819" w:name="_Toc477151040"/>
      <w:r>
        <w:t>Gr.</w:t>
      </w:r>
      <w:r w:rsidR="00583B62" w:rsidRPr="00970C8A">
        <w:t>on</w:t>
      </w:r>
      <w:r w:rsidR="005C7965" w:rsidRPr="00970C8A">
        <w:t>G</w:t>
      </w:r>
      <w:r w:rsidR="001B1CBE">
        <w:t>r</w:t>
      </w:r>
      <w:r w:rsidR="00583B62" w:rsidRPr="00970C8A">
        <w:t>Touch.</w:t>
      </w:r>
      <w:r w:rsidR="003B3008">
        <w:t>r</w:t>
      </w:r>
      <w:r w:rsidR="00583B62" w:rsidRPr="00970C8A">
        <w:t>esume</w:t>
      </w:r>
      <w:bookmarkEnd w:id="1819"/>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 xml:space="preserve">Resumes execution </w:t>
      </w:r>
      <w:r w:rsidR="00A542CB">
        <w:t>at the point in</w:t>
      </w:r>
      <w:r>
        <w:t xml:space="preserve"> the </w:t>
      </w:r>
      <w:r w:rsidR="00A542CB">
        <w:t xml:space="preserve">BASIC! </w:t>
      </w:r>
      <w:r>
        <w:t xml:space="preserve">program where the </w:t>
      </w:r>
      <w:r w:rsidR="00603024">
        <w:rPr>
          <w:b/>
        </w:rPr>
        <w:t>OnGrTouch:</w:t>
      </w:r>
      <w:r>
        <w:t xml:space="preserve"> interrupt occurred.</w:t>
      </w:r>
    </w:p>
    <w:p w:rsidR="009558AD" w:rsidRDefault="009558AD" w:rsidP="00EB1F62">
      <w:pPr>
        <w:pStyle w:val="Heading2"/>
      </w:pPr>
      <w:bookmarkStart w:id="1820" w:name="_Toc477151041"/>
      <w:r>
        <w:t>Text Commands</w:t>
      </w:r>
      <w:bookmarkEnd w:id="1820"/>
    </w:p>
    <w:p w:rsidR="001E075B" w:rsidRPr="001E075B" w:rsidRDefault="0099257D" w:rsidP="001E075B">
      <w:pPr>
        <w:pStyle w:val="Heading3"/>
      </w:pPr>
      <w:bookmarkStart w:id="1821" w:name="_Toc477151042"/>
      <w:r>
        <w:t>Overview</w:t>
      </w:r>
      <w:bookmarkEnd w:id="1821"/>
    </w:p>
    <w:p w:rsidR="002455AF" w:rsidRPr="003F1245" w:rsidRDefault="002455AF" w:rsidP="00551B4F">
      <w:r>
        <w:rPr>
          <w:b/>
        </w:rPr>
        <w:t>Gr.text.draw</w:t>
      </w:r>
      <w:r>
        <w:t xml:space="preserve"> is the only </w:t>
      </w:r>
      <w:r>
        <w:rPr>
          <w:b/>
        </w:rPr>
        <w:t>text</w:t>
      </w:r>
      <w:r>
        <w:t xml:space="preserve"> command that creates a graphical object. The other </w:t>
      </w:r>
      <w:r>
        <w:rPr>
          <w:b/>
        </w:rPr>
        <w:t>text</w:t>
      </w:r>
      <w:r>
        <w:t xml:space="preserve"> commands set attributes of text </w:t>
      </w:r>
      <w:r w:rsidR="003F1245">
        <w:t xml:space="preserve">yet </w:t>
      </w:r>
      <w:r>
        <w:t>to be drawn</w:t>
      </w:r>
      <w:r w:rsidR="00BE7211">
        <w:t xml:space="preserve"> or report measurements of text</w:t>
      </w:r>
      <w:r w:rsidR="003F1245">
        <w:t>.</w:t>
      </w:r>
    </w:p>
    <w:p w:rsidR="00551B4F" w:rsidRPr="00BE7211" w:rsidRDefault="005B004F" w:rsidP="00551B4F">
      <w:r>
        <w:t>Each c</w:t>
      </w:r>
      <w:r w:rsidR="00551B4F">
        <w:t>ommand that set</w:t>
      </w:r>
      <w:r>
        <w:t>s</w:t>
      </w:r>
      <w:r w:rsidR="00551B4F">
        <w:t xml:space="preserve"> </w:t>
      </w:r>
      <w:r>
        <w:t>a</w:t>
      </w:r>
      <w:r w:rsidR="000B3E10">
        <w:t xml:space="preserve"> text</w:t>
      </w:r>
      <w:r>
        <w:t xml:space="preserve"> </w:t>
      </w:r>
      <w:r w:rsidR="00551B4F">
        <w:t xml:space="preserve">attribute </w:t>
      </w:r>
      <w:r w:rsidR="003F1245">
        <w:t xml:space="preserve">(the </w:t>
      </w:r>
      <w:r w:rsidR="003F1245" w:rsidRPr="00551B4F">
        <w:rPr>
          <w:b/>
        </w:rPr>
        <w:t>Gr.text.align</w:t>
      </w:r>
      <w:r w:rsidR="003F1245">
        <w:t xml:space="preserve">, </w:t>
      </w:r>
      <w:r w:rsidR="003F1245" w:rsidRPr="005B004F">
        <w:rPr>
          <w:b/>
        </w:rPr>
        <w:t>bold</w:t>
      </w:r>
      <w:r w:rsidR="003F1245">
        <w:t xml:space="preserve">, </w:t>
      </w:r>
      <w:r w:rsidR="001E075B" w:rsidRPr="00551B4F">
        <w:rPr>
          <w:b/>
        </w:rPr>
        <w:t>size</w:t>
      </w:r>
      <w:r w:rsidR="001E075B">
        <w:t xml:space="preserve">, </w:t>
      </w:r>
      <w:r w:rsidR="003F1245" w:rsidRPr="005B004F">
        <w:rPr>
          <w:b/>
        </w:rPr>
        <w:t>skew</w:t>
      </w:r>
      <w:r w:rsidR="003F1245">
        <w:t xml:space="preserve">, </w:t>
      </w:r>
      <w:r w:rsidR="003F1245" w:rsidRPr="005B004F">
        <w:rPr>
          <w:b/>
        </w:rPr>
        <w:t>strike</w:t>
      </w:r>
      <w:r w:rsidR="003F1245">
        <w:t xml:space="preserve">, and </w:t>
      </w:r>
      <w:r w:rsidR="003F1245" w:rsidRPr="005B004F">
        <w:rPr>
          <w:b/>
        </w:rPr>
        <w:t>underline</w:t>
      </w:r>
      <w:r w:rsidR="003F1245">
        <w:t xml:space="preserve"> commands, as well as </w:t>
      </w:r>
      <w:r w:rsidR="003F1245" w:rsidRPr="005B004F">
        <w:rPr>
          <w:b/>
        </w:rPr>
        <w:t>Gr.text.setfont</w:t>
      </w:r>
      <w:r w:rsidR="003F1245">
        <w:t xml:space="preserve"> and </w:t>
      </w:r>
      <w:r w:rsidR="003F1245" w:rsidRPr="005B004F">
        <w:rPr>
          <w:b/>
        </w:rPr>
        <w:t>typeface</w:t>
      </w:r>
      <w:r w:rsidR="003F1245">
        <w:t xml:space="preserve">) </w:t>
      </w:r>
      <w:r w:rsidR="00BE7211">
        <w:t>has an optional "Paint pointer" parameter that may be used to specify a Paint object to modify</w:t>
      </w:r>
      <w:r w:rsidR="00551B4F">
        <w:t xml:space="preserve">. </w:t>
      </w:r>
      <w:r w:rsidR="00BE7211">
        <w:t>Normally this parameter is omitted, and the command sets a text attribute for all text objects drawn after the command is executed. For us</w:t>
      </w:r>
      <w:r w:rsidR="000B5F88">
        <w:t>in</w:t>
      </w:r>
      <w:r w:rsidR="00BE7211">
        <w:t xml:space="preserve">g the Paint pointer, see "Paints </w:t>
      </w:r>
      <w:r w:rsidR="00BE7211">
        <w:rPr>
          <w:i/>
        </w:rPr>
        <w:t>Advanced Usage</w:t>
      </w:r>
      <w:r w:rsidR="00BE7211">
        <w:t>", above.</w:t>
      </w:r>
    </w:p>
    <w:p w:rsidR="000B3E10" w:rsidRDefault="005B004F" w:rsidP="00551B4F">
      <w:r w:rsidRPr="005B004F">
        <w:rPr>
          <w:b/>
        </w:rPr>
        <w:lastRenderedPageBreak/>
        <w:t>Gr.text.height</w:t>
      </w:r>
      <w:r w:rsidR="000B3E10">
        <w:t xml:space="preserve"> returns information about how text would be drawn. It does not measure a drawn text object, but uses information from the current Paint.</w:t>
      </w:r>
    </w:p>
    <w:p w:rsidR="005B004F" w:rsidRPr="005B004F" w:rsidRDefault="002455AF" w:rsidP="00551B4F">
      <w:r w:rsidRPr="005B004F">
        <w:rPr>
          <w:b/>
        </w:rPr>
        <w:t>Gr.text.</w:t>
      </w:r>
      <w:r w:rsidR="005B004F">
        <w:rPr>
          <w:b/>
        </w:rPr>
        <w:t>w</w:t>
      </w:r>
      <w:r w:rsidR="005B004F" w:rsidRPr="005B004F">
        <w:rPr>
          <w:b/>
        </w:rPr>
        <w:t>idth</w:t>
      </w:r>
      <w:r>
        <w:t xml:space="preserve"> and </w:t>
      </w:r>
      <w:r w:rsidRPr="005B004F">
        <w:rPr>
          <w:b/>
        </w:rPr>
        <w:t>Gr.get.textbounds</w:t>
      </w:r>
      <w:r>
        <w:t xml:space="preserve"> </w:t>
      </w:r>
      <w:r w:rsidR="005B004F" w:rsidRPr="005B004F">
        <w:t>commands</w:t>
      </w:r>
      <w:r w:rsidR="005B004F">
        <w:t xml:space="preserve"> </w:t>
      </w:r>
      <w:r w:rsidR="000B3E10">
        <w:t xml:space="preserve">can </w:t>
      </w:r>
      <w:r w:rsidR="005B004F">
        <w:t>return information about</w:t>
      </w:r>
      <w:r w:rsidR="000B3E10">
        <w:t xml:space="preserve"> how text would be drawn or how a text object was actually drawn</w:t>
      </w:r>
      <w:r w:rsidR="005B004F">
        <w:t>.</w:t>
      </w:r>
      <w:r w:rsidR="000B3E10">
        <w:t xml:space="preserve"> If used to measure the text of a string expression, they use information from the current Paint. If used to measure the text of a text object that was already drawn, they use information from the text object.</w:t>
      </w:r>
    </w:p>
    <w:p w:rsidR="009558AD" w:rsidRDefault="003A4712" w:rsidP="005F4916">
      <w:pPr>
        <w:pStyle w:val="Heading3"/>
      </w:pPr>
      <w:bookmarkStart w:id="1822" w:name="_Toc477151043"/>
      <w:r>
        <w:t>Gr.</w:t>
      </w:r>
      <w:r w:rsidR="009558AD">
        <w:t xml:space="preserve">text.align </w:t>
      </w:r>
      <w:r w:rsidR="003F1245">
        <w:t>{{&lt;</w:t>
      </w:r>
      <w:r w:rsidR="009558AD">
        <w:t>type</w:t>
      </w:r>
      <w:r w:rsidR="003F1245">
        <w:t>_nexp&gt;}{,&lt;paint_nexp&gt;}}</w:t>
      </w:r>
      <w:bookmarkEnd w:id="1822"/>
      <w:r w:rsidR="00520661">
        <w:fldChar w:fldCharType="begin"/>
      </w:r>
      <w:r w:rsidR="0078615E">
        <w:instrText xml:space="preserve"> XE "</w:instrText>
      </w:r>
      <w:r w:rsidR="00DB0B71">
        <w:instrText>G</w:instrText>
      </w:r>
      <w:r w:rsidR="0078615E" w:rsidRPr="002E6C8B">
        <w:instrText xml:space="preserve">r.text.align </w:instrText>
      </w:r>
      <w:r w:rsidR="003F1245">
        <w:instrText>{{&lt;</w:instrText>
      </w:r>
      <w:r w:rsidR="0078615E" w:rsidRPr="002E6C8B">
        <w:instrText>type</w:instrText>
      </w:r>
      <w:r w:rsidR="003F1245">
        <w:instrText>_nexp&gt;}{,&lt;paint_nexp&gt;}}</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3F1245" w:rsidRDefault="003F1245" w:rsidP="00D173FA">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1823" w:name="_Toc477151044"/>
      <w:r>
        <w:t>Gr.text.bold {{&lt;lexp&gt;}{,&lt;paint_nexp&gt;}}</w:t>
      </w:r>
      <w:bookmarkEnd w:id="1823"/>
      <w:r>
        <w:fldChar w:fldCharType="begin"/>
      </w:r>
      <w:r>
        <w:instrText xml:space="preserve"> XE "</w:instrText>
      </w:r>
      <w:r w:rsidRPr="0003228C">
        <w:instrText xml:space="preserve">Gr.text.bold </w:instrText>
      </w:r>
      <w:r>
        <w:instrText>{{</w:instrText>
      </w:r>
      <w:r w:rsidRPr="0003228C">
        <w:instrText>&lt;lexp&gt;</w:instrText>
      </w:r>
      <w:r>
        <w:instrText xml:space="preserve">}{,&lt;paint_nexp&gt;}}" </w:instrText>
      </w:r>
      <w:r>
        <w:fldChar w:fldCharType="end"/>
      </w:r>
    </w:p>
    <w:p w:rsidR="001E075B" w:rsidRDefault="001E075B" w:rsidP="001E075B">
      <w:pPr>
        <w:pStyle w:val="NoSpacing"/>
      </w:pPr>
      <w:r>
        <w:t>Turns bold on or off on text objects drawn after this command is issued:</w:t>
      </w:r>
    </w:p>
    <w:p w:rsidR="001E075B" w:rsidRDefault="001E075B" w:rsidP="004A2113">
      <w:pPr>
        <w:pStyle w:val="ListParagraph"/>
        <w:numPr>
          <w:ilvl w:val="0"/>
          <w:numId w:val="36"/>
        </w:numPr>
      </w:pPr>
      <w:r>
        <w:t xml:space="preserve">If the value of the bold parameter </w:t>
      </w:r>
      <w:r w:rsidRPr="006E6122">
        <w:t>&lt;</w:t>
      </w:r>
      <w:r>
        <w:t>l</w:t>
      </w:r>
      <w:r w:rsidRPr="006E6122">
        <w:t>exp&gt;</w:t>
      </w:r>
      <w:r>
        <w:t xml:space="preserve"> is false (0), text bold is turned off.</w:t>
      </w:r>
    </w:p>
    <w:p w:rsidR="001E075B" w:rsidRDefault="001E075B" w:rsidP="004A2113">
      <w:pPr>
        <w:pStyle w:val="ListParagraph"/>
        <w:numPr>
          <w:ilvl w:val="0"/>
          <w:numId w:val="36"/>
        </w:numPr>
      </w:pPr>
      <w:r>
        <w:t>If the parameter value is true (not zero), makes text appear bold.</w:t>
      </w:r>
    </w:p>
    <w:p w:rsidR="001E075B" w:rsidRDefault="001E075B" w:rsidP="004A2113">
      <w:pPr>
        <w:pStyle w:val="ListParagraph"/>
        <w:numPr>
          <w:ilvl w:val="0"/>
          <w:numId w:val="36"/>
        </w:numPr>
      </w:pPr>
      <w:r>
        <w:t>If the parameter is omitted, the bold setting is toggled.</w:t>
      </w:r>
    </w:p>
    <w:p w:rsidR="001E075B" w:rsidRDefault="001E075B" w:rsidP="001E075B">
      <w:r>
        <w:t>If the color fill parameter is 0, only the outline of the bold text will be shown. If fill &lt;&gt;0, the text outline will be filled.</w:t>
      </w:r>
    </w:p>
    <w:p w:rsidR="001E075B" w:rsidRDefault="001E075B" w:rsidP="001E075B">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1E075B" w:rsidRPr="00930520"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1824" w:name="_Toc477151045"/>
      <w:r>
        <w:t>Gr.</w:t>
      </w:r>
      <w:r w:rsidR="009558AD">
        <w:t xml:space="preserve">text.size </w:t>
      </w:r>
      <w:r w:rsidR="003F1245">
        <w:t>{{</w:t>
      </w:r>
      <w:r w:rsidR="00DB0B71">
        <w:t>&lt;</w:t>
      </w:r>
      <w:r w:rsidR="003F1245">
        <w:t>size_</w:t>
      </w:r>
      <w:r w:rsidR="00DB0B71">
        <w:t>nexp&gt;</w:t>
      </w:r>
      <w:r w:rsidR="003F1245">
        <w:t>}{,&lt;paint_nexp&gt;}}</w:t>
      </w:r>
      <w:bookmarkEnd w:id="1824"/>
      <w:r w:rsidR="00520661">
        <w:fldChar w:fldCharType="begin"/>
      </w:r>
      <w:r w:rsidR="00DB0B71">
        <w:instrText xml:space="preserve"> XE "</w:instrText>
      </w:r>
      <w:r w:rsidR="00DB0B71" w:rsidRPr="005C3F0F">
        <w:instrText xml:space="preserve">Gr.text.size </w:instrText>
      </w:r>
      <w:r w:rsidR="003F1245">
        <w:instrText>{{</w:instrText>
      </w:r>
      <w:r w:rsidR="00DB0B71" w:rsidRPr="005C3F0F">
        <w:instrText>&lt;</w:instrText>
      </w:r>
      <w:r w:rsidR="003F1245">
        <w:instrText>size_</w:instrText>
      </w:r>
      <w:r w:rsidR="00DB0B71" w:rsidRPr="005C3F0F">
        <w:instrText>nexp&gt;</w:instrText>
      </w:r>
      <w:r w:rsidR="003F1245">
        <w:instrText>}{,&lt;paint_nexp&gt;}}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3F1245" w:rsidRDefault="003F1245" w:rsidP="00F87047">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1825" w:name="_Toc477151046"/>
      <w:r>
        <w:t>Gr.text.skew {{&lt;skew_nexp&gt;}{,&lt;paint_nexp&gt;}}</w:t>
      </w:r>
      <w:bookmarkEnd w:id="1825"/>
      <w:r>
        <w:fldChar w:fldCharType="begin"/>
      </w:r>
      <w:r>
        <w:instrText xml:space="preserve"> XE "</w:instrText>
      </w:r>
      <w:r w:rsidRPr="00370275">
        <w:instrText xml:space="preserve">Gr.text.skew </w:instrText>
      </w:r>
      <w:r>
        <w:instrText>{{</w:instrText>
      </w:r>
      <w:r w:rsidRPr="00370275">
        <w:instrText>&lt;</w:instrText>
      </w:r>
      <w:r>
        <w:instrText>skew_</w:instrText>
      </w:r>
      <w:r w:rsidRPr="00370275">
        <w:instrText>nexp&gt;</w:instrText>
      </w:r>
      <w:r>
        <w:instrText xml:space="preserve">}{,&lt;paint_nexp&gt;}}" </w:instrText>
      </w:r>
      <w:r>
        <w:fldChar w:fldCharType="end"/>
      </w:r>
    </w:p>
    <w:p w:rsidR="001E075B" w:rsidRDefault="001E075B" w:rsidP="001E075B">
      <w:r>
        <w:t>Skews the text to give an italic effect. Negative values of &lt;nexp&gt; skew the bottom of the text left. This makes the text lean forward. Positive values do the opposite. Traditional italics can be best imitated with &lt;nexp&gt; = -0.25.</w:t>
      </w:r>
    </w:p>
    <w:p w:rsidR="001E075B"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1826" w:name="_Toc477151047"/>
      <w:r>
        <w:lastRenderedPageBreak/>
        <w:t xml:space="preserve">Gr.text.strike </w:t>
      </w:r>
      <w:r w:rsidR="009779F1">
        <w:t>{{</w:t>
      </w:r>
      <w:r>
        <w:t>&lt;lexp&gt;</w:t>
      </w:r>
      <w:r w:rsidR="009779F1">
        <w:t>}{,&lt;paint_nexp&gt;}}</w:t>
      </w:r>
      <w:bookmarkEnd w:id="1826"/>
      <w:r>
        <w:fldChar w:fldCharType="begin"/>
      </w:r>
      <w:r>
        <w:instrText xml:space="preserve"> XE "</w:instrText>
      </w:r>
      <w:r w:rsidRPr="0064206A">
        <w:instrText xml:space="preserve">Gr.text.strike </w:instrText>
      </w:r>
      <w:r w:rsidR="009779F1">
        <w:instrText>{{</w:instrText>
      </w:r>
      <w:r w:rsidRPr="0064206A">
        <w:instrText>&lt;lexp&gt;</w:instrText>
      </w:r>
      <w:r w:rsidR="009779F1">
        <w:instrText>}{,&lt;paint_nexp&gt;}}</w:instrText>
      </w:r>
      <w:r>
        <w:instrText xml:space="preserve">" </w:instrText>
      </w:r>
      <w:r>
        <w:fldChar w:fldCharType="end"/>
      </w:r>
    </w:p>
    <w:p w:rsidR="001E075B" w:rsidRDefault="001E075B" w:rsidP="001E075B">
      <w:pPr>
        <w:pStyle w:val="NoSpacing"/>
      </w:pPr>
      <w:r>
        <w:t>Turns overstrike on or off on text objects drawn after this command is issued:</w:t>
      </w:r>
    </w:p>
    <w:p w:rsidR="001E075B" w:rsidRDefault="001E075B" w:rsidP="004A2113">
      <w:pPr>
        <w:pStyle w:val="ListParagraph"/>
        <w:numPr>
          <w:ilvl w:val="0"/>
          <w:numId w:val="36"/>
        </w:numPr>
      </w:pPr>
      <w:r>
        <w:t xml:space="preserve">If the value of the </w:t>
      </w:r>
      <w:r w:rsidR="009779F1">
        <w:t>strike</w:t>
      </w:r>
      <w:r>
        <w:t xml:space="preserve"> parameter </w:t>
      </w:r>
      <w:r w:rsidRPr="006E6122">
        <w:t>&lt;</w:t>
      </w:r>
      <w:r>
        <w:t>l</w:t>
      </w:r>
      <w:r w:rsidRPr="006E6122">
        <w:t>exp&gt;</w:t>
      </w:r>
      <w:r>
        <w:t xml:space="preserve"> is false (0), text strike is turned off.</w:t>
      </w:r>
    </w:p>
    <w:p w:rsidR="001E075B" w:rsidRDefault="001E075B" w:rsidP="004A2113">
      <w:pPr>
        <w:pStyle w:val="ListParagraph"/>
        <w:numPr>
          <w:ilvl w:val="0"/>
          <w:numId w:val="36"/>
        </w:numPr>
      </w:pPr>
      <w:r>
        <w:t>If the parameter value is true (not zero), text will be drawn with a strike-through line.</w:t>
      </w:r>
    </w:p>
    <w:p w:rsidR="001E075B" w:rsidRDefault="001E075B" w:rsidP="004A2113">
      <w:pPr>
        <w:pStyle w:val="ListParagraph"/>
        <w:numPr>
          <w:ilvl w:val="0"/>
          <w:numId w:val="36"/>
        </w:numPr>
      </w:pPr>
      <w:r>
        <w:t>If the parameter is omitted, the bold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1827" w:name="_Toc477151048"/>
      <w:r>
        <w:t xml:space="preserve">Gr.text.underline </w:t>
      </w:r>
      <w:r w:rsidR="009779F1">
        <w:t>{{</w:t>
      </w:r>
      <w:r>
        <w:t>&lt;lexp&gt;</w:t>
      </w:r>
      <w:r w:rsidR="009779F1">
        <w:t>}{,&lt;paint_nexp&gt;}}</w:t>
      </w:r>
      <w:bookmarkEnd w:id="1827"/>
      <w:r>
        <w:fldChar w:fldCharType="begin"/>
      </w:r>
      <w:r>
        <w:instrText xml:space="preserve"> XE "</w:instrText>
      </w:r>
      <w:r w:rsidRPr="004165CB">
        <w:instrText xml:space="preserve">Gr.text.underline </w:instrText>
      </w:r>
      <w:r w:rsidR="009779F1">
        <w:instrText>{{</w:instrText>
      </w:r>
      <w:r w:rsidRPr="004165CB">
        <w:instrText>&lt;lexp&gt;</w:instrText>
      </w:r>
      <w:r w:rsidR="009779F1">
        <w:instrText>}{</w:instrText>
      </w:r>
      <w:ins w:id="1828" w:author="Sammartano, Marc (BIC USA)" w:date="2016-04-13T12:25:00Z">
        <w:r w:rsidR="00EB5FC6">
          <w:instrText>,</w:instrText>
        </w:r>
      </w:ins>
      <w:r w:rsidR="009779F1">
        <w:instrText>&lt;paint_nexp&gt;}}</w:instrText>
      </w:r>
      <w:r>
        <w:instrText xml:space="preserve">" </w:instrText>
      </w:r>
      <w:r>
        <w:fldChar w:fldCharType="end"/>
      </w:r>
    </w:p>
    <w:p w:rsidR="001E075B" w:rsidRDefault="001E075B" w:rsidP="001E075B">
      <w:pPr>
        <w:pStyle w:val="NoSpacing"/>
      </w:pPr>
      <w:r>
        <w:t>Turns underlining on or off on text objects drawn after this command is issued:</w:t>
      </w:r>
    </w:p>
    <w:p w:rsidR="001E075B" w:rsidRDefault="001E075B" w:rsidP="004A2113">
      <w:pPr>
        <w:pStyle w:val="ListParagraph"/>
        <w:numPr>
          <w:ilvl w:val="0"/>
          <w:numId w:val="36"/>
        </w:numPr>
      </w:pPr>
      <w:r>
        <w:t xml:space="preserve">If the value of the </w:t>
      </w:r>
      <w:r w:rsidR="009779F1">
        <w:t>underline</w:t>
      </w:r>
      <w:r>
        <w:t xml:space="preserve"> parameter </w:t>
      </w:r>
      <w:r w:rsidRPr="006E6122">
        <w:t>&lt;</w:t>
      </w:r>
      <w:r>
        <w:t>l</w:t>
      </w:r>
      <w:r w:rsidRPr="006E6122">
        <w:t>exp&gt;</w:t>
      </w:r>
      <w:r>
        <w:t xml:space="preserve"> is false (0), text underlining is turned off.</w:t>
      </w:r>
    </w:p>
    <w:p w:rsidR="001E075B" w:rsidRDefault="001E075B" w:rsidP="004A2113">
      <w:pPr>
        <w:pStyle w:val="ListParagraph"/>
        <w:numPr>
          <w:ilvl w:val="0"/>
          <w:numId w:val="36"/>
        </w:numPr>
      </w:pPr>
      <w:r>
        <w:t>If the parameter value is true (not zero), drawn text will be underlined.</w:t>
      </w:r>
    </w:p>
    <w:p w:rsidR="001E075B" w:rsidRDefault="001E075B" w:rsidP="004A2113">
      <w:pPr>
        <w:pStyle w:val="ListParagraph"/>
        <w:numPr>
          <w:ilvl w:val="0"/>
          <w:numId w:val="36"/>
        </w:numPr>
      </w:pPr>
      <w:r>
        <w:t>If the parameter is omitted, the underline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1829" w:name="_Toc477151049"/>
      <w:r>
        <w:t>Gr.text.setfont {{&lt;font_ptr_nexp&gt;|&lt;font_family_sexp&gt;} {, &lt;style_sexp&gt;} {,&lt;paint_nexp&gt;}}</w:t>
      </w:r>
      <w:bookmarkEnd w:id="1829"/>
      <w:r>
        <w:fldChar w:fldCharType="begin"/>
      </w:r>
      <w:r>
        <w:instrText xml:space="preserve"> XE "Gr.text.setfont</w:instrText>
      </w:r>
      <w:r w:rsidRPr="00B35654">
        <w:instrText xml:space="preserve"> </w:instrText>
      </w:r>
      <w:r>
        <w:instrText>{{&lt;font_ptr_nexp&gt;|&lt;font_family_sexp&gt;} {, &lt;style_sexp&gt;} {,&lt;paint_nexp</w:instrText>
      </w:r>
      <w:ins w:id="1830" w:author="Sammartano, Marc (BIC USA)" w:date="2016-04-13T12:28:00Z">
        <w:r w:rsidR="00EB5FC6">
          <w:instrText>&gt;</w:instrText>
        </w:r>
      </w:ins>
      <w:r>
        <w:instrText xml:space="preserve">}}" </w:instrText>
      </w:r>
      <w:r>
        <w:fldChar w:fldCharType="end"/>
      </w:r>
    </w:p>
    <w:p w:rsidR="001E075B" w:rsidRDefault="001E075B" w:rsidP="001E075B">
      <w:r>
        <w:t xml:space="preserve">Set the text font, specifying typeface and style. Both of these parameters are optional. This command is similar to the older </w:t>
      </w:r>
      <w:r>
        <w:rPr>
          <w:b/>
        </w:rPr>
        <w:t>Gr.text.typeface</w:t>
      </w:r>
      <w:r>
        <w:t>, but it is more flexible.</w:t>
      </w:r>
    </w:p>
    <w:p w:rsidR="001E075B" w:rsidRDefault="001E075B" w:rsidP="001E075B">
      <w:r>
        <w:t xml:space="preserve">If the font parameter is a numerical expression &lt;font_ptr_nexp&gt;, it must be a font pointer value returned by the </w:t>
      </w:r>
      <w:r w:rsidRPr="00951CEA">
        <w:rPr>
          <w:b/>
        </w:rPr>
        <w:t>Font.load</w:t>
      </w:r>
      <w:r>
        <w:t xml:space="preserve"> command. You cannot modify the style of a font once it is loaded, so the the style parameter &lt;style_sexp&gt; is ignored.</w:t>
      </w:r>
    </w:p>
    <w:p w:rsidR="001E075B" w:rsidRDefault="001E075B" w:rsidP="001E075B">
      <w:r>
        <w:t xml:space="preserve">If the font parameter is a string expression &lt;font_family_sexp&gt;, it must specify one of the font families available on your Android device. If your device does not recognize the string, the font is set to the system default font typeface. On most systems, the default is </w:t>
      </w:r>
      <w:r w:rsidRPr="003B3951">
        <w:rPr>
          <w:b/>
        </w:rPr>
        <w:t>"sans serif"</w:t>
      </w:r>
      <w:r>
        <w:t>.</w:t>
      </w:r>
    </w:p>
    <w:p w:rsidR="001E075B" w:rsidRPr="001B19AA" w:rsidRDefault="001E075B" w:rsidP="001E075B">
      <w:r>
        <w:t xml:space="preserve">The standard font families are </w:t>
      </w:r>
      <w:r w:rsidRPr="003B3951">
        <w:rPr>
          <w:b/>
        </w:rPr>
        <w:t>"monospace"</w:t>
      </w:r>
      <w:r>
        <w:t xml:space="preserve">, </w:t>
      </w:r>
      <w:r w:rsidRPr="003B3951">
        <w:rPr>
          <w:b/>
        </w:rPr>
        <w:t>"serif"</w:t>
      </w:r>
      <w:r>
        <w:t xml:space="preserve">, and </w:t>
      </w:r>
      <w:r w:rsidRPr="003B3951">
        <w:rPr>
          <w:b/>
        </w:rPr>
        <w:t>"sans serif"</w:t>
      </w:r>
      <w:r>
        <w:t xml:space="preserve">. Some more recent versions of Android also support </w:t>
      </w:r>
      <w:r w:rsidRPr="003B3951">
        <w:rPr>
          <w:b/>
        </w:rPr>
        <w:t>"sans-serif"</w:t>
      </w:r>
      <w:r>
        <w:t xml:space="preserve">, </w:t>
      </w:r>
      <w:r w:rsidRPr="003B3951">
        <w:rPr>
          <w:b/>
        </w:rPr>
        <w:t>"sans-serif-light"</w:t>
      </w:r>
      <w:r>
        <w:t xml:space="preserve">, </w:t>
      </w:r>
      <w:r w:rsidRPr="003B3951">
        <w:rPr>
          <w:b/>
        </w:rPr>
        <w:t>"sans-serif-condensed"</w:t>
      </w:r>
      <w:r>
        <w:t xml:space="preserve">, and </w:t>
      </w:r>
      <w:r w:rsidRPr="003B3951">
        <w:rPr>
          <w:b/>
        </w:rPr>
        <w:t>"sans-serif-thin"</w:t>
      </w:r>
      <w:r>
        <w:t>. The font family names are not case-sensitive</w:t>
      </w:r>
      <w:r w:rsidRPr="001B19AA">
        <w:t>: "Serif" or "SERIF" works as well as "serif".</w:t>
      </w:r>
    </w:p>
    <w:p w:rsidR="001E075B" w:rsidRPr="003B3951" w:rsidRDefault="001E075B" w:rsidP="001E075B">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1E075B" w:rsidRPr="000E1BC3" w:rsidRDefault="001E075B" w:rsidP="001E075B">
      <w:r>
        <w:t xml:space="preserve">If you specify a font family, you can use the style parameter &lt;style_sexp&gt; to change the font’s appearance. The parameter value must be one of the style strings shown in the table below. You may use either the full style name or an abbreviation as shown. The parameter is not case-senstive: "BOLD", "bold", "Bold", and "bOlD" are all the same. If you use any other string, or if you omit the style parameter, the style is set to </w:t>
      </w:r>
      <w:r w:rsidRPr="003B3951">
        <w:rPr>
          <w:b/>
        </w:rPr>
        <w:t>"NORMAL"</w:t>
      </w:r>
      <w:r>
        <w:t>.</w:t>
      </w:r>
    </w:p>
    <w:tbl>
      <w:tblPr>
        <w:tblStyle w:val="TableGrid"/>
        <w:tblW w:w="0" w:type="auto"/>
        <w:tblInd w:w="918" w:type="dxa"/>
        <w:tblLook w:val="04A0" w:firstRow="1" w:lastRow="0" w:firstColumn="1" w:lastColumn="0" w:noHBand="0" w:noVBand="1"/>
      </w:tblPr>
      <w:tblGrid>
        <w:gridCol w:w="2340"/>
        <w:gridCol w:w="1530"/>
      </w:tblGrid>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lastRenderedPageBreak/>
              <w:t>Style Name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1E075B" w:rsidRDefault="001E075B" w:rsidP="001E075B">
            <w:pPr>
              <w:keepNext/>
              <w:jc w:val="center"/>
            </w:pPr>
            <w:r>
              <w:t>Abbreviation</w:t>
            </w:r>
          </w:p>
        </w:tc>
      </w:tr>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1E075B" w:rsidRPr="006D27CC" w:rsidRDefault="001E075B" w:rsidP="001E075B">
            <w:pPr>
              <w:keepNext/>
              <w:jc w:val="center"/>
            </w:pPr>
            <w:r>
              <w:t>"N"</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"BOLD"</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"B"</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"ITALIC"</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"I"</w:t>
            </w:r>
          </w:p>
        </w:tc>
      </w:tr>
      <w:tr w:rsidR="001E075B" w:rsidRPr="006D27CC" w:rsidTr="001E075B">
        <w:trPr>
          <w:trHeight w:val="269"/>
        </w:trPr>
        <w:tc>
          <w:tcPr>
            <w:tcW w:w="2340" w:type="dxa"/>
            <w:tcBorders>
              <w:left w:val="single" w:sz="12" w:space="0" w:color="auto"/>
              <w:bottom w:val="single" w:sz="12" w:space="0" w:color="auto"/>
              <w:right w:val="single" w:sz="12" w:space="0" w:color="auto"/>
            </w:tcBorders>
            <w:shd w:val="clear" w:color="auto" w:fill="auto"/>
          </w:tcPr>
          <w:p w:rsidR="001E075B" w:rsidRPr="006D27CC" w:rsidRDefault="001E075B" w:rsidP="001E075B">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1E075B" w:rsidRPr="000E1BC3" w:rsidRDefault="001E075B" w:rsidP="001E075B">
            <w:pPr>
              <w:jc w:val="center"/>
            </w:pPr>
            <w:r>
              <w:t>"BI"</w:t>
            </w:r>
          </w:p>
        </w:tc>
      </w:tr>
    </w:tbl>
    <w:p w:rsidR="001E075B" w:rsidRDefault="001E075B" w:rsidP="001E075B">
      <w:pPr>
        <w:spacing w:before="120"/>
      </w:pPr>
      <w:r>
        <w:rPr>
          <w:b/>
        </w:rPr>
        <w:t>Notes:</w:t>
      </w:r>
      <w:r>
        <w:t xml:space="preserve"> The </w:t>
      </w:r>
      <w:r>
        <w:rPr>
          <w:b/>
        </w:rPr>
        <w:t>"m</w:t>
      </w:r>
      <w:r w:rsidRPr="000E1BC3">
        <w:rPr>
          <w:b/>
        </w:rPr>
        <w:t>onospace"</w:t>
      </w:r>
      <w:r>
        <w:t xml:space="preserve"> font family always displays as </w:t>
      </w:r>
      <w:r>
        <w:rPr>
          <w:b/>
        </w:rPr>
        <w:t>"n</w:t>
      </w:r>
      <w:r w:rsidRPr="000E1BC3">
        <w:rPr>
          <w:b/>
        </w:rPr>
        <w:t>ormal"</w:t>
      </w:r>
      <w:r>
        <w:t>, regardless of the style parameter. Some devices do not support all of the styles.</w:t>
      </w:r>
    </w:p>
    <w:p w:rsidR="001E075B" w:rsidRPr="004F4E60" w:rsidRDefault="001E075B" w:rsidP="001E075B">
      <w:pPr>
        <w:spacing w:before="120"/>
      </w:pP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1831" w:name="_Toc477151050"/>
      <w:r>
        <w:t>Gr.text.typeface {{&lt;font_nexp&gt;} {, &lt;style_nexp&gt;} {,&lt;paint_nexp&gt;}}</w:t>
      </w:r>
      <w:bookmarkEnd w:id="1831"/>
      <w:r>
        <w:fldChar w:fldCharType="begin"/>
      </w:r>
      <w:r>
        <w:instrText xml:space="preserve"> XE "G</w:instrText>
      </w:r>
      <w:r w:rsidRPr="00B35654">
        <w:instrText xml:space="preserve">r.text.typeface </w:instrText>
      </w:r>
      <w:r>
        <w:instrText xml:space="preserve">{{&lt;nexp&gt;} {, &lt;style_nexp&gt;} {,&lt;paint_nexp&gt;}}" </w:instrText>
      </w:r>
      <w:r>
        <w:fldChar w:fldCharType="end"/>
      </w:r>
    </w:p>
    <w:p w:rsidR="001E075B" w:rsidRDefault="001E075B" w:rsidP="001E075B">
      <w:r>
        <w:t>Set the text typeface and style. Both of these parameters are optional. The default value if you omit either parameter is 1. All valid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1E075B" w:rsidRPr="006D27CC" w:rsidTr="001E075B">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style_</w:t>
            </w:r>
            <w:r w:rsidRPr="006D27CC">
              <w:t>nexp&gt; are:</w:t>
            </w:r>
          </w:p>
        </w:tc>
      </w:tr>
      <w:tr w:rsidR="001E075B" w:rsidRPr="006D27CC" w:rsidTr="001E075B">
        <w:tc>
          <w:tcPr>
            <w:tcW w:w="720" w:type="dxa"/>
            <w:tcBorders>
              <w:top w:val="single" w:sz="12" w:space="0" w:color="auto"/>
              <w:left w:val="single" w:sz="12" w:space="0" w:color="auto"/>
            </w:tcBorders>
            <w:shd w:val="clear" w:color="auto" w:fill="auto"/>
          </w:tcPr>
          <w:p w:rsidR="001E075B" w:rsidRDefault="001E075B" w:rsidP="001E075B">
            <w:pPr>
              <w:jc w:val="center"/>
            </w:pPr>
            <w:r>
              <w:t>1</w:t>
            </w:r>
          </w:p>
        </w:tc>
        <w:tc>
          <w:tcPr>
            <w:tcW w:w="3185" w:type="dxa"/>
            <w:tcBorders>
              <w:top w:val="single" w:sz="12" w:space="0" w:color="auto"/>
              <w:right w:val="single" w:sz="12" w:space="0" w:color="auto"/>
            </w:tcBorders>
            <w:shd w:val="clear" w:color="auto" w:fill="auto"/>
          </w:tcPr>
          <w:p w:rsidR="001E075B" w:rsidRDefault="001E075B" w:rsidP="001E075B">
            <w:r w:rsidRPr="006D27CC">
              <w:t>Default font</w:t>
            </w:r>
          </w:p>
        </w:tc>
        <w:tc>
          <w:tcPr>
            <w:tcW w:w="685" w:type="dxa"/>
            <w:tcBorders>
              <w:top w:val="single" w:sz="12" w:space="0" w:color="auto"/>
              <w:left w:val="single" w:sz="12" w:space="0" w:color="auto"/>
            </w:tcBorders>
            <w:shd w:val="clear" w:color="auto" w:fill="auto"/>
          </w:tcPr>
          <w:p w:rsidR="001E075B" w:rsidRDefault="001E075B" w:rsidP="001E075B">
            <w:pPr>
              <w:jc w:val="center"/>
            </w:pPr>
            <w:r>
              <w:t>1</w:t>
            </w:r>
          </w:p>
        </w:tc>
        <w:tc>
          <w:tcPr>
            <w:tcW w:w="3420" w:type="dxa"/>
            <w:tcBorders>
              <w:top w:val="single" w:sz="12" w:space="0" w:color="auto"/>
              <w:right w:val="single" w:sz="12" w:space="0" w:color="auto"/>
            </w:tcBorders>
            <w:shd w:val="clear" w:color="auto" w:fill="auto"/>
          </w:tcPr>
          <w:p w:rsidR="001E075B" w:rsidRPr="006D27CC" w:rsidRDefault="001E075B" w:rsidP="001E075B">
            <w:r>
              <w:t>Normal (not bold or italic)</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2</w:t>
            </w:r>
          </w:p>
        </w:tc>
        <w:tc>
          <w:tcPr>
            <w:tcW w:w="3185" w:type="dxa"/>
            <w:tcBorders>
              <w:right w:val="single" w:sz="12" w:space="0" w:color="auto"/>
            </w:tcBorders>
            <w:shd w:val="clear" w:color="auto" w:fill="auto"/>
          </w:tcPr>
          <w:p w:rsidR="001E075B" w:rsidRPr="006D27CC" w:rsidRDefault="001E075B" w:rsidP="001E075B">
            <w:r w:rsidRPr="006D27CC">
              <w:t>Monospace font</w:t>
            </w:r>
          </w:p>
        </w:tc>
        <w:tc>
          <w:tcPr>
            <w:tcW w:w="685" w:type="dxa"/>
            <w:tcBorders>
              <w:left w:val="single" w:sz="12" w:space="0" w:color="auto"/>
            </w:tcBorders>
            <w:shd w:val="clear" w:color="auto" w:fill="auto"/>
          </w:tcPr>
          <w:p w:rsidR="001E075B" w:rsidRPr="006D27CC" w:rsidRDefault="001E075B" w:rsidP="001E075B">
            <w:pPr>
              <w:jc w:val="center"/>
            </w:pPr>
            <w:r>
              <w:t>2</w:t>
            </w:r>
          </w:p>
        </w:tc>
        <w:tc>
          <w:tcPr>
            <w:tcW w:w="3420" w:type="dxa"/>
            <w:tcBorders>
              <w:right w:val="single" w:sz="12" w:space="0" w:color="auto"/>
            </w:tcBorders>
            <w:shd w:val="clear" w:color="auto" w:fill="auto"/>
          </w:tcPr>
          <w:p w:rsidR="001E075B" w:rsidRPr="006D27CC" w:rsidRDefault="001E075B" w:rsidP="001E075B">
            <w:r>
              <w:t>Bold</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3</w:t>
            </w:r>
          </w:p>
        </w:tc>
        <w:tc>
          <w:tcPr>
            <w:tcW w:w="3185" w:type="dxa"/>
            <w:tcBorders>
              <w:right w:val="single" w:sz="12" w:space="0" w:color="auto"/>
            </w:tcBorders>
            <w:shd w:val="clear" w:color="auto" w:fill="auto"/>
          </w:tcPr>
          <w:p w:rsidR="001E075B" w:rsidRPr="006D27CC" w:rsidRDefault="001E075B" w:rsidP="001E075B">
            <w:r w:rsidRPr="006D27CC">
              <w:t>Sans-serif font</w:t>
            </w:r>
          </w:p>
        </w:tc>
        <w:tc>
          <w:tcPr>
            <w:tcW w:w="685" w:type="dxa"/>
            <w:tcBorders>
              <w:left w:val="single" w:sz="12" w:space="0" w:color="auto"/>
            </w:tcBorders>
            <w:shd w:val="clear" w:color="auto" w:fill="auto"/>
          </w:tcPr>
          <w:p w:rsidR="001E075B" w:rsidRPr="006D27CC" w:rsidRDefault="001E075B" w:rsidP="001E075B">
            <w:pPr>
              <w:jc w:val="center"/>
            </w:pPr>
            <w:r>
              <w:t>3</w:t>
            </w:r>
          </w:p>
        </w:tc>
        <w:tc>
          <w:tcPr>
            <w:tcW w:w="3420" w:type="dxa"/>
            <w:tcBorders>
              <w:right w:val="single" w:sz="12" w:space="0" w:color="auto"/>
            </w:tcBorders>
            <w:shd w:val="clear" w:color="auto" w:fill="auto"/>
          </w:tcPr>
          <w:p w:rsidR="001E075B" w:rsidRPr="006D27CC" w:rsidRDefault="001E075B" w:rsidP="001E075B">
            <w:r>
              <w:t>Italic</w:t>
            </w:r>
          </w:p>
        </w:tc>
      </w:tr>
      <w:tr w:rsidR="001E075B" w:rsidRPr="006D27CC" w:rsidTr="001E075B">
        <w:tc>
          <w:tcPr>
            <w:tcW w:w="720"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185" w:type="dxa"/>
            <w:tcBorders>
              <w:bottom w:val="single" w:sz="12" w:space="0" w:color="auto"/>
              <w:right w:val="single" w:sz="12" w:space="0" w:color="auto"/>
            </w:tcBorders>
            <w:shd w:val="clear" w:color="auto" w:fill="auto"/>
          </w:tcPr>
          <w:p w:rsidR="001E075B" w:rsidRPr="006D27CC" w:rsidRDefault="001E075B" w:rsidP="001E075B">
            <w:r w:rsidRPr="006D27CC">
              <w:t>Serif font</w:t>
            </w:r>
          </w:p>
        </w:tc>
        <w:tc>
          <w:tcPr>
            <w:tcW w:w="685"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420" w:type="dxa"/>
            <w:tcBorders>
              <w:bottom w:val="single" w:sz="12" w:space="0" w:color="auto"/>
              <w:right w:val="single" w:sz="12" w:space="0" w:color="auto"/>
            </w:tcBorders>
            <w:shd w:val="clear" w:color="auto" w:fill="auto"/>
          </w:tcPr>
          <w:p w:rsidR="001E075B" w:rsidRPr="006D27CC" w:rsidRDefault="001E075B" w:rsidP="001E075B">
            <w:r>
              <w:t>Bold and italic</w:t>
            </w:r>
          </w:p>
        </w:tc>
      </w:tr>
    </w:tbl>
    <w:p w:rsidR="001E075B" w:rsidRDefault="001E075B" w:rsidP="001E075B">
      <w:pPr>
        <w:spacing w:before="120"/>
      </w:pPr>
      <w:r>
        <w:t xml:space="preserve">This command is similar to the newer </w:t>
      </w:r>
      <w:r w:rsidRPr="00930520">
        <w:rPr>
          <w:b/>
        </w:rPr>
        <w:t>Gr.text.setfont</w:t>
      </w:r>
      <w:r>
        <w:t xml:space="preserve">, except that it is limited to the four typefaces listed in the table. It cannot specify fonts loaded by the </w:t>
      </w:r>
      <w:r w:rsidRPr="00930520">
        <w:rPr>
          <w:b/>
        </w:rPr>
        <w:t>Font.load</w:t>
      </w:r>
      <w:r>
        <w:t xml:space="preserve"> command.</w:t>
      </w:r>
    </w:p>
    <w:p w:rsidR="001E075B" w:rsidRDefault="001E075B" w:rsidP="001E075B">
      <w:r>
        <w:rPr>
          <w:b/>
        </w:rPr>
        <w:t>Notes:</w:t>
      </w:r>
      <w:r>
        <w:t xml:space="preserve"> The "Monospace" font (font 2) always displays as "Normal" (style 1), regardless of the style parameter. Some devices do not support all of the styles.</w:t>
      </w:r>
    </w:p>
    <w:p w:rsidR="001E075B" w:rsidRPr="006D27CC"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7E50DC" w:rsidRPr="00D173FA" w:rsidRDefault="007E50DC" w:rsidP="007E50DC">
      <w:pPr>
        <w:pStyle w:val="Heading3"/>
      </w:pPr>
      <w:bookmarkStart w:id="1832" w:name="_Toc477151051"/>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1832"/>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w:t>
      </w:r>
      <w:r w:rsidR="00FE73A4">
        <w:t>;</w:t>
      </w:r>
      <w:r w:rsidR="00182ADD">
        <w:t xml:space="preserve"> </w:t>
      </w:r>
      <w:r w:rsidR="00310D9A">
        <w:t>use</w:t>
      </w:r>
      <w:r w:rsidR="00724907">
        <w:t xml:space="preserve"> commas </w:t>
      </w:r>
      <w:r w:rsidR="00CD343B">
        <w:t>to indicate</w:t>
      </w:r>
      <w:r w:rsidR="00724907">
        <w:t xml:space="preserve"> omitted parameters (see Optional Parameters)</w:t>
      </w:r>
      <w:r w:rsidR="00310D9A">
        <w:t>.</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In typeface terminology, it is the "a</w:t>
      </w:r>
      <w:del w:id="1833" w:author="Sammartano, Marc (BIC USA)" w:date="2016-05-28T17:57:00Z">
        <w:r w:rsidR="00182ADD" w:rsidDel="008A53F5">
          <w:delText>c</w:delText>
        </w:r>
      </w:del>
      <w:r w:rsidR="00182ADD">
        <w:t>s</w:t>
      </w:r>
      <w:ins w:id="1834" w:author="Sammartano, Marc (BIC USA)" w:date="2016-05-28T17:57:00Z">
        <w:r w:rsidR="008A53F5">
          <w:t>c</w:t>
        </w:r>
      </w:ins>
      <w:r w:rsidR="00182ADD">
        <w:t xml:space="preserve">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lastRenderedPageBreak/>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Pr="009D222C" w:rsidRDefault="00D41A03" w:rsidP="00404CE3">
      <w:pPr>
        <w:pStyle w:val="Codeexample"/>
        <w:keepNext/>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SIZE</w:t>
      </w:r>
      <w:r w:rsidRPr="009D222C">
        <w:rPr>
          <w:rFonts w:ascii="Letter Gothic" w:hAnsi="Letter Gothic"/>
          <w:b w:val="0"/>
        </w:rPr>
        <w:t xml:space="preserve">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HEIGHT</w:t>
      </w:r>
      <w:r w:rsidRPr="009D222C">
        <w:rPr>
          <w:rFonts w:ascii="Letter Gothic" w:hAnsi="Letter Gothic"/>
          <w:b w:val="0"/>
        </w:rPr>
        <w:t xml:space="preserve"> ht, up, dn</w:t>
      </w:r>
      <w:r w:rsidR="005902CE" w:rsidRPr="009D222C">
        <w:rPr>
          <w:rFonts w:ascii="Letter Gothic" w:hAnsi="Letter Gothic"/>
          <w:b w:val="0"/>
        </w:rPr>
        <w:tab/>
        <w:t>% ht is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DRAW</w:t>
      </w:r>
      <w:r w:rsidRPr="009D222C">
        <w:rPr>
          <w:rFonts w:ascii="Letter Gothic" w:hAnsi="Letter Gothic"/>
          <w:b w:val="0"/>
        </w:rPr>
        <w:t xml:space="preserve"> t, x, y, "Hello, World!"</w:t>
      </w:r>
    </w:p>
    <w:p w:rsidR="00D41A03" w:rsidRPr="009D222C" w:rsidRDefault="005902CE" w:rsidP="00D41A03">
      <w:pPr>
        <w:pStyle w:val="Codeexample"/>
        <w:rPr>
          <w:rFonts w:ascii="Letter Gothic" w:hAnsi="Letter Gothic"/>
          <w:b w:val="0"/>
        </w:rPr>
      </w:pPr>
      <w:r w:rsidRPr="009D222C">
        <w:rPr>
          <w:rFonts w:ascii="Letter Gothic" w:hAnsi="Letter Gothic"/>
          <w:b w:val="0"/>
        </w:rPr>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rsidR="004118E1" w:rsidRPr="00D173FA" w:rsidRDefault="003A4712" w:rsidP="005F4916">
      <w:pPr>
        <w:pStyle w:val="Heading3"/>
      </w:pPr>
      <w:bookmarkStart w:id="1835" w:name="_Toc477151052"/>
      <w:r>
        <w:t>Gr.</w:t>
      </w:r>
      <w:r w:rsidR="004118E1" w:rsidRPr="00D173FA">
        <w:t>text.width &lt;nvar&gt;, &lt;exp&gt;</w:t>
      </w:r>
      <w:bookmarkEnd w:id="1835"/>
      <w:r w:rsidR="00520661" w:rsidRPr="00D173FA">
        <w:fldChar w:fldCharType="begin"/>
      </w:r>
      <w:r w:rsidR="004118E1" w:rsidRPr="00D173FA">
        <w:instrText xml:space="preserve"> XE "</w:instrText>
      </w:r>
      <w:r w:rsidR="00DB0B71">
        <w:instrText>G</w:instrText>
      </w:r>
      <w:r w:rsidR="004118E1" w:rsidRPr="00D173FA">
        <w:instrText xml:space="preserve">r.text.width &lt;nvar&gt;, &lt;exp&gt;" </w:instrText>
      </w:r>
      <w:r w:rsidR="00520661" w:rsidRPr="00D173FA">
        <w:fldChar w:fldCharType="end"/>
      </w:r>
    </w:p>
    <w:p w:rsidR="00AD2AA1" w:rsidRDefault="004118E1" w:rsidP="00E844BA">
      <w:r>
        <w:t xml:space="preserve">Returns the pixel width of </w:t>
      </w:r>
      <w:r w:rsidR="000B5F88">
        <w:t xml:space="preserve">a string (from </w:t>
      </w:r>
      <w:r>
        <w:t>&lt;exp&gt;</w:t>
      </w:r>
      <w:r w:rsidR="000B5F88">
        <w:t>)</w:t>
      </w:r>
      <w:r>
        <w:t xml:space="preserve"> in</w:t>
      </w:r>
      <w:r w:rsidR="000B5F88">
        <w:t xml:space="preserve"> the variable</w:t>
      </w:r>
      <w:r>
        <w:t xml:space="preserve"> &lt;nvar&gt;</w:t>
      </w:r>
      <w:r w:rsidR="00E844BA">
        <w:t>.</w:t>
      </w:r>
    </w:p>
    <w:p w:rsidR="004118E1" w:rsidRDefault="00AD2AA1" w:rsidP="004A2113">
      <w:pPr>
        <w:pStyle w:val="ListParagraph"/>
        <w:numPr>
          <w:ilvl w:val="0"/>
          <w:numId w:val="38"/>
        </w:numPr>
      </w:pPr>
      <w:r>
        <w:t xml:space="preserve">If the parameter &lt;exp&gt; is a string expression, </w:t>
      </w:r>
      <w:r w:rsidR="004A22D7">
        <w:t>the return value is</w:t>
      </w:r>
      <w:r>
        <w:t xml:space="preserve"> the width of the string as if it </w:t>
      </w:r>
      <w:r w:rsidR="004A22D7">
        <w:t>were</w:t>
      </w:r>
      <w:r>
        <w:t xml:space="preserve"> d</w:t>
      </w:r>
      <w:r w:rsidR="007213D6">
        <w:t>isplayed</w:t>
      </w:r>
      <w:r>
        <w:t xml:space="preserve"> on the screen</w:t>
      </w:r>
      <w:r w:rsidR="004118E1">
        <w:t xml:space="preserve"> </w:t>
      </w:r>
      <w:r w:rsidR="00836B38">
        <w:t xml:space="preserve">using </w:t>
      </w:r>
      <w:r w:rsidR="004118E1">
        <w:t>the latest</w:t>
      </w:r>
      <w:r w:rsidR="00574AD1">
        <w:t xml:space="preserve"> </w:t>
      </w:r>
      <w:r w:rsidR="00836B38">
        <w:t>text attribute settings</w:t>
      </w:r>
      <w:r w:rsidR="00381E69">
        <w:t xml:space="preserve">: the typeface, size, and style as set by the </w:t>
      </w:r>
      <w:r w:rsidR="00381E69" w:rsidRPr="00BD6D8B">
        <w:rPr>
          <w:b/>
        </w:rPr>
        <w:t>Gr.text.*</w:t>
      </w:r>
      <w:r w:rsidR="00381E69">
        <w:t xml:space="preserve"> commands (or default values if you did not set them)</w:t>
      </w:r>
      <w:r w:rsidR="004118E1">
        <w:t>.</w:t>
      </w:r>
    </w:p>
    <w:p w:rsidR="00AD2AA1" w:rsidRDefault="00AD2AA1" w:rsidP="004A2113">
      <w:pPr>
        <w:pStyle w:val="ListParagraph"/>
        <w:numPr>
          <w:ilvl w:val="0"/>
          <w:numId w:val="38"/>
        </w:numPr>
      </w:pPr>
      <w:r>
        <w:t xml:space="preserve">If the parameter &lt;exp&gt; is a numeric </w:t>
      </w:r>
      <w:r w:rsidRPr="00381E69">
        <w:t>expression</w:t>
      </w:r>
      <w:r>
        <w:t xml:space="preserve">, </w:t>
      </w:r>
      <w:r w:rsidR="004A22D7">
        <w:t xml:space="preserve">its value </w:t>
      </w:r>
      <w:r w:rsidR="00836B38">
        <w:t>must be</w:t>
      </w:r>
      <w:r>
        <w:t xml:space="preserve"> a </w:t>
      </w:r>
      <w:r w:rsidR="00836B38">
        <w:t>text</w:t>
      </w:r>
      <w:r>
        <w:t xml:space="preserve"> object </w:t>
      </w:r>
      <w:r w:rsidR="000B3E10">
        <w:t>number</w:t>
      </w:r>
      <w:r w:rsidR="00836B38">
        <w:t xml:space="preserve"> from </w:t>
      </w:r>
      <w:r w:rsidR="00836B38" w:rsidRPr="00381E69">
        <w:rPr>
          <w:b/>
        </w:rPr>
        <w:t>Gr.text.draw</w:t>
      </w:r>
      <w:r w:rsidR="00836B38">
        <w:t>, or you will get a run-time error</w:t>
      </w:r>
      <w:r>
        <w:t xml:space="preserve">. </w:t>
      </w:r>
      <w:r w:rsidR="004A22D7">
        <w:t>The return value is</w:t>
      </w:r>
      <w:r>
        <w:t xml:space="preserve"> the width of the text </w:t>
      </w:r>
      <w:r w:rsidR="004A22D7">
        <w:t xml:space="preserve">of the </w:t>
      </w:r>
      <w:r>
        <w:t>object</w:t>
      </w:r>
      <w:r w:rsidR="004A22D7">
        <w:t xml:space="preserve"> as</w:t>
      </w:r>
      <w:r w:rsidR="00243DA8">
        <w:t xml:space="preserve"> </w:t>
      </w:r>
      <w:r w:rsidR="00836B38">
        <w:t xml:space="preserve">it would be </w:t>
      </w:r>
      <w:r w:rsidR="007213D6">
        <w:t xml:space="preserve">displayed on the screen by </w:t>
      </w:r>
      <w:r w:rsidR="007213D6" w:rsidRPr="00381E69">
        <w:rPr>
          <w:b/>
        </w:rPr>
        <w:t>Gr.render</w:t>
      </w:r>
      <w:r w:rsidR="004A22D7">
        <w:t>.</w:t>
      </w:r>
    </w:p>
    <w:p w:rsidR="00762C87" w:rsidRDefault="00762C87" w:rsidP="00762C87">
      <w:pPr>
        <w:spacing w:after="0"/>
      </w:pPr>
      <w:r w:rsidRPr="004E726B">
        <w:rPr>
          <w:b/>
        </w:rPr>
        <w:t>Advanced usage:</w:t>
      </w:r>
      <w:r>
        <w:t xml:space="preserve"> To calculate dimensions, both </w:t>
      </w:r>
      <w:r>
        <w:rPr>
          <w:b/>
        </w:rPr>
        <w:t>Gr.text.width</w:t>
      </w:r>
      <w:r>
        <w:t xml:space="preserve"> and </w:t>
      </w:r>
      <w:r>
        <w:rPr>
          <w:b/>
        </w:rPr>
        <w:t>Gr.get.textbounds</w:t>
      </w:r>
      <w:r>
        <w:t xml:space="preserve"> (below) use a text string and a set of text attributes. The text attributes are kept in a Paint object. The source of the string and</w:t>
      </w:r>
      <w:r w:rsidR="00F159AE">
        <w:t xml:space="preserve"> the</w:t>
      </w:r>
      <w:r>
        <w:t xml:space="preserve"> Paint depends on the type of the &lt;exp&gt; parameter:</w:t>
      </w:r>
    </w:p>
    <w:tbl>
      <w:tblPr>
        <w:tblStyle w:val="TableGrid"/>
        <w:tblW w:w="0" w:type="auto"/>
        <w:tblInd w:w="108" w:type="dxa"/>
        <w:tblLook w:val="04A0" w:firstRow="1" w:lastRow="0" w:firstColumn="1" w:lastColumn="0" w:noHBand="0" w:noVBand="1"/>
      </w:tblPr>
      <w:tblGrid>
        <w:gridCol w:w="1440"/>
        <w:gridCol w:w="2250"/>
        <w:gridCol w:w="2520"/>
        <w:gridCol w:w="3240"/>
      </w:tblGrid>
      <w:tr w:rsidR="00762C87" w:rsidRPr="006D27CC" w:rsidTr="001732BB">
        <w:trPr>
          <w:trHeight w:val="269"/>
        </w:trPr>
        <w:tc>
          <w:tcPr>
            <w:tcW w:w="1440" w:type="dxa"/>
            <w:tcBorders>
              <w:top w:val="single" w:sz="12" w:space="0" w:color="auto"/>
              <w:left w:val="single" w:sz="12" w:space="0" w:color="auto"/>
              <w:right w:val="single" w:sz="12" w:space="0" w:color="auto"/>
            </w:tcBorders>
            <w:shd w:val="clear" w:color="auto" w:fill="auto"/>
          </w:tcPr>
          <w:p w:rsidR="00762C87" w:rsidRDefault="00762C87" w:rsidP="001732BB">
            <w:pPr>
              <w:keepNext/>
              <w:jc w:val="center"/>
            </w:pPr>
            <w:r>
              <w:t>If &lt;exp&gt; is a</w:t>
            </w:r>
          </w:p>
        </w:tc>
        <w:tc>
          <w:tcPr>
            <w:tcW w:w="2250" w:type="dxa"/>
            <w:tcBorders>
              <w:top w:val="single" w:sz="12" w:space="0" w:color="auto"/>
              <w:left w:val="single" w:sz="12" w:space="0" w:color="auto"/>
              <w:right w:val="single" w:sz="12" w:space="0" w:color="auto"/>
            </w:tcBorders>
          </w:tcPr>
          <w:p w:rsidR="00762C87" w:rsidRDefault="00762C87" w:rsidP="001732BB">
            <w:pPr>
              <w:keepNext/>
              <w:jc w:val="center"/>
            </w:pPr>
            <w:r>
              <w:t>value of &lt;exp&gt; is</w:t>
            </w:r>
          </w:p>
        </w:tc>
        <w:tc>
          <w:tcPr>
            <w:tcW w:w="2520" w:type="dxa"/>
            <w:tcBorders>
              <w:top w:val="single" w:sz="12" w:space="0" w:color="auto"/>
              <w:left w:val="single" w:sz="12" w:space="0" w:color="auto"/>
              <w:bottom w:val="single" w:sz="12" w:space="0" w:color="auto"/>
              <w:right w:val="single" w:sz="12" w:space="0" w:color="auto"/>
            </w:tcBorders>
            <w:shd w:val="clear" w:color="auto" w:fill="auto"/>
          </w:tcPr>
          <w:p w:rsidR="00762C87" w:rsidRDefault="00762C87" w:rsidP="001732BB">
            <w:pPr>
              <w:keepNext/>
              <w:jc w:val="center"/>
            </w:pPr>
            <w:r>
              <w:t>source of text string is</w:t>
            </w:r>
          </w:p>
        </w:tc>
        <w:tc>
          <w:tcPr>
            <w:tcW w:w="3240" w:type="dxa"/>
            <w:tcBorders>
              <w:top w:val="single" w:sz="12" w:space="0" w:color="auto"/>
              <w:left w:val="single" w:sz="12" w:space="0" w:color="auto"/>
              <w:bottom w:val="single" w:sz="12" w:space="0" w:color="auto"/>
              <w:right w:val="single" w:sz="12" w:space="0" w:color="auto"/>
            </w:tcBorders>
          </w:tcPr>
          <w:p w:rsidR="00762C87" w:rsidRDefault="00762C87" w:rsidP="001732BB">
            <w:pPr>
              <w:keepNext/>
              <w:jc w:val="center"/>
            </w:pPr>
            <w:r>
              <w:t>Source of text attributes is</w:t>
            </w:r>
          </w:p>
        </w:tc>
      </w:tr>
      <w:tr w:rsidR="00762C87" w:rsidRPr="006D27CC" w:rsidTr="001732BB">
        <w:trPr>
          <w:trHeight w:val="269"/>
        </w:trPr>
        <w:tc>
          <w:tcPr>
            <w:tcW w:w="1440" w:type="dxa"/>
            <w:tcBorders>
              <w:top w:val="single" w:sz="12" w:space="0" w:color="auto"/>
              <w:left w:val="single" w:sz="12" w:space="0" w:color="auto"/>
              <w:right w:val="single" w:sz="12" w:space="0" w:color="auto"/>
            </w:tcBorders>
            <w:shd w:val="clear" w:color="auto" w:fill="auto"/>
          </w:tcPr>
          <w:p w:rsidR="00762C87" w:rsidRDefault="00762C87" w:rsidP="001732BB">
            <w:pPr>
              <w:keepNext/>
              <w:jc w:val="center"/>
            </w:pPr>
            <w:r>
              <w:t>string expression</w:t>
            </w:r>
          </w:p>
        </w:tc>
        <w:tc>
          <w:tcPr>
            <w:tcW w:w="2250" w:type="dxa"/>
            <w:tcBorders>
              <w:top w:val="single" w:sz="12" w:space="0" w:color="auto"/>
              <w:left w:val="single" w:sz="12" w:space="0" w:color="auto"/>
              <w:right w:val="single" w:sz="12" w:space="0" w:color="auto"/>
            </w:tcBorders>
          </w:tcPr>
          <w:p w:rsidR="00762C87" w:rsidRDefault="00762C87" w:rsidP="001732BB">
            <w:pPr>
              <w:keepNext/>
              <w:jc w:val="center"/>
            </w:pPr>
            <w:r>
              <w:t>the string to measure</w:t>
            </w:r>
          </w:p>
        </w:tc>
        <w:tc>
          <w:tcPr>
            <w:tcW w:w="2520" w:type="dxa"/>
            <w:tcBorders>
              <w:top w:val="single" w:sz="12" w:space="0" w:color="auto"/>
              <w:left w:val="single" w:sz="12" w:space="0" w:color="auto"/>
              <w:right w:val="single" w:sz="12" w:space="0" w:color="auto"/>
            </w:tcBorders>
            <w:shd w:val="clear" w:color="auto" w:fill="auto"/>
          </w:tcPr>
          <w:p w:rsidR="00762C87" w:rsidRPr="0038732A" w:rsidRDefault="00762C87" w:rsidP="001732BB">
            <w:pPr>
              <w:keepNext/>
              <w:jc w:val="center"/>
            </w:pPr>
            <w:r>
              <w:t>value of &lt;exp&gt;</w:t>
            </w:r>
          </w:p>
        </w:tc>
        <w:tc>
          <w:tcPr>
            <w:tcW w:w="3240" w:type="dxa"/>
            <w:tcBorders>
              <w:top w:val="single" w:sz="12" w:space="0" w:color="auto"/>
              <w:left w:val="single" w:sz="12" w:space="0" w:color="auto"/>
              <w:right w:val="single" w:sz="12" w:space="0" w:color="auto"/>
            </w:tcBorders>
          </w:tcPr>
          <w:p w:rsidR="00762C87" w:rsidRDefault="00F159AE" w:rsidP="00F159AE">
            <w:pPr>
              <w:keepNext/>
              <w:jc w:val="center"/>
            </w:pPr>
            <w:r>
              <w:t>Current Paint (</w:t>
            </w:r>
            <w:r w:rsidR="00762C87">
              <w:t xml:space="preserve">most recent </w:t>
            </w:r>
            <w:r w:rsidR="00762C87">
              <w:rPr>
                <w:b/>
              </w:rPr>
              <w:t>Gr.text.*</w:t>
            </w:r>
            <w:r w:rsidR="00762C87">
              <w:t xml:space="preserve"> settings</w:t>
            </w:r>
            <w:r>
              <w:t>)</w:t>
            </w:r>
          </w:p>
        </w:tc>
      </w:tr>
      <w:tr w:rsidR="00762C87" w:rsidRPr="006D27CC" w:rsidTr="001732BB">
        <w:trPr>
          <w:trHeight w:val="269"/>
        </w:trPr>
        <w:tc>
          <w:tcPr>
            <w:tcW w:w="1440" w:type="dxa"/>
            <w:tcBorders>
              <w:left w:val="single" w:sz="12" w:space="0" w:color="auto"/>
              <w:bottom w:val="single" w:sz="12" w:space="0" w:color="auto"/>
              <w:right w:val="single" w:sz="12" w:space="0" w:color="auto"/>
            </w:tcBorders>
            <w:shd w:val="clear" w:color="auto" w:fill="auto"/>
          </w:tcPr>
          <w:p w:rsidR="00762C87" w:rsidRPr="006D27CC" w:rsidRDefault="00762C87" w:rsidP="001732BB">
            <w:pPr>
              <w:jc w:val="center"/>
            </w:pPr>
            <w:r>
              <w:t>numeric expression</w:t>
            </w:r>
          </w:p>
        </w:tc>
        <w:tc>
          <w:tcPr>
            <w:tcW w:w="2250" w:type="dxa"/>
            <w:tcBorders>
              <w:left w:val="single" w:sz="12" w:space="0" w:color="auto"/>
              <w:bottom w:val="single" w:sz="12" w:space="0" w:color="auto"/>
              <w:right w:val="single" w:sz="12" w:space="0" w:color="auto"/>
            </w:tcBorders>
          </w:tcPr>
          <w:p w:rsidR="00762C87" w:rsidRPr="0038732A" w:rsidRDefault="00762C87" w:rsidP="001732BB">
            <w:pPr>
              <w:jc w:val="center"/>
              <w:rPr>
                <w:b/>
              </w:rPr>
            </w:pPr>
            <w:r>
              <w:t xml:space="preserve">a text object number from </w:t>
            </w:r>
            <w:r>
              <w:rPr>
                <w:b/>
              </w:rPr>
              <w:t>Gr.text.draw</w:t>
            </w:r>
          </w:p>
        </w:tc>
        <w:tc>
          <w:tcPr>
            <w:tcW w:w="2520" w:type="dxa"/>
            <w:tcBorders>
              <w:left w:val="single" w:sz="12" w:space="0" w:color="auto"/>
              <w:bottom w:val="single" w:sz="12" w:space="0" w:color="auto"/>
              <w:right w:val="single" w:sz="12" w:space="0" w:color="auto"/>
            </w:tcBorders>
            <w:shd w:val="clear" w:color="auto" w:fill="auto"/>
          </w:tcPr>
          <w:p w:rsidR="00762C87" w:rsidRPr="000E1BC3" w:rsidRDefault="00762C87" w:rsidP="001732BB">
            <w:pPr>
              <w:jc w:val="center"/>
            </w:pPr>
            <w:r>
              <w:t xml:space="preserve">string from </w:t>
            </w:r>
            <w:r>
              <w:rPr>
                <w:b/>
              </w:rPr>
              <w:t>Gr.text.draw</w:t>
            </w:r>
            <w:r>
              <w:t xml:space="preserve"> (kept in text object)</w:t>
            </w:r>
          </w:p>
        </w:tc>
        <w:tc>
          <w:tcPr>
            <w:tcW w:w="3240" w:type="dxa"/>
            <w:tcBorders>
              <w:left w:val="single" w:sz="12" w:space="0" w:color="auto"/>
              <w:bottom w:val="single" w:sz="12" w:space="0" w:color="auto"/>
              <w:right w:val="single" w:sz="12" w:space="0" w:color="auto"/>
            </w:tcBorders>
          </w:tcPr>
          <w:p w:rsidR="00762C87" w:rsidRDefault="00F159AE" w:rsidP="00F159AE">
            <w:pPr>
              <w:jc w:val="center"/>
            </w:pPr>
            <w:r>
              <w:t>Paint attached to the</w:t>
            </w:r>
            <w:r w:rsidR="00762C87">
              <w:t xml:space="preserve"> text object</w:t>
            </w:r>
            <w:r>
              <w:t xml:space="preserve"> (see </w:t>
            </w:r>
            <w:r w:rsidRPr="008E55FA">
              <w:rPr>
                <w:b/>
              </w:rPr>
              <w:t>Note</w:t>
            </w:r>
            <w:r>
              <w:t>, below)</w:t>
            </w:r>
          </w:p>
        </w:tc>
      </w:tr>
    </w:tbl>
    <w:p w:rsidR="007213D6" w:rsidRPr="00F159AE" w:rsidRDefault="008E55FA" w:rsidP="008E55FA">
      <w:pPr>
        <w:spacing w:before="120"/>
        <w:ind w:left="720" w:hanging="720"/>
        <w:rPr>
          <w:b/>
        </w:rPr>
      </w:pPr>
      <w:r>
        <w:rPr>
          <w:b/>
        </w:rPr>
        <w:t>Note:</w:t>
      </w:r>
      <w:r>
        <w:rPr>
          <w:b/>
        </w:rPr>
        <w:tab/>
      </w:r>
      <w:r w:rsidR="00762C87" w:rsidRPr="008E55FA">
        <w:rPr>
          <w:b/>
        </w:rPr>
        <w:t>Gr.text.draw</w:t>
      </w:r>
      <w:r w:rsidR="00762C87">
        <w:t xml:space="preserve"> attaches </w:t>
      </w:r>
      <w:r w:rsidR="00F159AE">
        <w:t xml:space="preserve">a Paint </w:t>
      </w:r>
      <w:r w:rsidR="00762C87">
        <w:t>to the text object</w:t>
      </w:r>
      <w:r w:rsidR="00F159AE">
        <w:t xml:space="preserve"> using the text attributes that are current at that time. </w:t>
      </w:r>
      <w:r w:rsidR="00762C87">
        <w:t xml:space="preserve">This is the Paint </w:t>
      </w:r>
      <w:r w:rsidR="00762C87">
        <w:rPr>
          <w:b/>
        </w:rPr>
        <w:t>Gr.render</w:t>
      </w:r>
      <w:r w:rsidR="00762C87">
        <w:t xml:space="preserve"> </w:t>
      </w:r>
      <w:r w:rsidR="00F159AE">
        <w:t xml:space="preserve">uses to </w:t>
      </w:r>
      <w:r w:rsidR="00762C87">
        <w:t>d</w:t>
      </w:r>
      <w:r w:rsidR="00F159AE">
        <w:t>isplay</w:t>
      </w:r>
      <w:r w:rsidR="00762C87">
        <w:t xml:space="preserve"> the text on the screen</w:t>
      </w:r>
      <w:r w:rsidR="007213D6">
        <w:t>.</w:t>
      </w:r>
      <w:r w:rsidR="00F159AE">
        <w:t xml:space="preserve"> If you modify this Paint, the changes are reflected in values returned by </w:t>
      </w:r>
      <w:r w:rsidR="00F159AE">
        <w:rPr>
          <w:b/>
        </w:rPr>
        <w:t>Gr.text.width</w:t>
      </w:r>
      <w:r w:rsidR="00F159AE">
        <w:t xml:space="preserve"> and </w:t>
      </w:r>
      <w:r w:rsidR="00F159AE">
        <w:rPr>
          <w:b/>
        </w:rPr>
        <w:t>Gr.get.textbounds</w:t>
      </w:r>
      <w:r w:rsidR="00F159AE">
        <w:t xml:space="preserve">, and also shown on the screen with the next </w:t>
      </w:r>
      <w:r w:rsidR="00F159AE">
        <w:rPr>
          <w:b/>
        </w:rPr>
        <w:t>Gr.render.</w:t>
      </w:r>
    </w:p>
    <w:p w:rsidR="00C72B28" w:rsidRDefault="003A4712" w:rsidP="005F4916">
      <w:pPr>
        <w:pStyle w:val="Heading3"/>
      </w:pPr>
      <w:bookmarkStart w:id="1836" w:name="_Toc477151053"/>
      <w:r>
        <w:t>Gr.</w:t>
      </w:r>
      <w:r w:rsidR="00C72B28">
        <w:t>get.textbounds &lt;exp&gt;, left, top, right, bottom</w:t>
      </w:r>
      <w:bookmarkEnd w:id="1836"/>
      <w:r w:rsidR="00520661">
        <w:fldChar w:fldCharType="begin"/>
      </w:r>
      <w:r w:rsidR="00C72B28">
        <w:instrText xml:space="preserve"> XE "</w:instrText>
      </w:r>
      <w:r w:rsidR="00DB0B71">
        <w:instrText>G</w:instrText>
      </w:r>
      <w:r w:rsidR="00C72B28" w:rsidRPr="00AE5612">
        <w:instrText>r.get.textbounds &lt;exp&gt;, left, top, right, bottom</w:instrText>
      </w:r>
      <w:r w:rsidR="00C72B28">
        <w:instrText xml:space="preserve">" </w:instrText>
      </w:r>
      <w:r w:rsidR="00520661">
        <w:fldChar w:fldCharType="end"/>
      </w:r>
    </w:p>
    <w:p w:rsidR="004A22D7" w:rsidRDefault="00C72B28" w:rsidP="00E844BA">
      <w:r>
        <w:t xml:space="preserve">Gets the boundary rectangle of </w:t>
      </w:r>
      <w:r w:rsidR="0022797C">
        <w:t>a</w:t>
      </w:r>
      <w:r>
        <w:t xml:space="preserve"> string </w:t>
      </w:r>
      <w:r w:rsidR="00E844BA" w:rsidRPr="00E844BA">
        <w:t xml:space="preserve"> </w:t>
      </w:r>
      <w:r w:rsidR="00E844BA">
        <w:t>as it would be drawn on the screen. The returned coordinate values give you the dimensions of the bounding rectangle but not its location.</w:t>
      </w:r>
    </w:p>
    <w:p w:rsidR="004A22D7" w:rsidRDefault="00E844BA" w:rsidP="008E55FA">
      <w:r>
        <w:lastRenderedPageBreak/>
        <w:t>T</w:t>
      </w:r>
      <w:r w:rsidR="004A22D7">
        <w:t xml:space="preserve">he parameter &lt;exp&gt; </w:t>
      </w:r>
      <w:r w:rsidR="008E55FA">
        <w:t xml:space="preserve">follows the same rules as </w:t>
      </w:r>
      <w:r w:rsidR="008E55FA">
        <w:rPr>
          <w:b/>
        </w:rPr>
        <w:t>Gr.text.width</w:t>
      </w:r>
      <w:r w:rsidR="008E55FA">
        <w:t xml:space="preserve"> (see above) to get a text string and the text attributes (typeface, size, and style) used to measure the string</w:t>
      </w:r>
      <w:r w:rsidR="004A22D7">
        <w:t>.</w:t>
      </w:r>
    </w:p>
    <w:p w:rsidR="00BE08C2" w:rsidRDefault="00C72B28" w:rsidP="004E726B">
      <w:r>
        <w:t xml:space="preserve">The </w:t>
      </w:r>
      <w:r w:rsidR="00945569">
        <w:t>co</w:t>
      </w:r>
      <w:r w:rsidR="004A22D7">
        <w:t>o</w:t>
      </w:r>
      <w:r w:rsidR="00945569">
        <w:t>r</w:t>
      </w:r>
      <w:r w:rsidR="004A22D7">
        <w:t>di</w:t>
      </w:r>
      <w:r w:rsidR="00945569">
        <w:t>n</w:t>
      </w:r>
      <w:r w:rsidR="004A22D7">
        <w:t>at</w:t>
      </w:r>
      <w:r w:rsidR="00945569">
        <w:t>es</w:t>
      </w:r>
      <w:r>
        <w:t xml:space="preserve"> of the rectangle </w:t>
      </w:r>
      <w:r w:rsidR="00945569">
        <w:t xml:space="preserve">are reported as </w:t>
      </w:r>
      <w:r w:rsidR="00E844BA">
        <w:t xml:space="preserve">if </w:t>
      </w:r>
      <w:r w:rsidR="00E844BA">
        <w:rPr>
          <w:b/>
        </w:rPr>
        <w:t>Gr.text.draw</w:t>
      </w:r>
      <w:r w:rsidR="00E844BA">
        <w:t xml:space="preserve"> position</w:t>
      </w:r>
      <w:r w:rsidR="00BE08C2">
        <w:t>ed</w:t>
      </w:r>
      <w:r w:rsidR="00E844BA">
        <w:t xml:space="preserve"> </w:t>
      </w:r>
      <w:r w:rsidR="00BE08C2">
        <w:t>your text at</w:t>
      </w:r>
      <w:r w:rsidR="00E844BA">
        <w:t xml:space="preserve"> </w:t>
      </w:r>
      <w:r w:rsidR="00E844BA" w:rsidRPr="00BE08C2">
        <w:rPr>
          <w:b/>
        </w:rPr>
        <w:t>0,0</w:t>
      </w:r>
      <w:r w:rsidR="00E844BA">
        <w:t xml:space="preserve">. </w:t>
      </w:r>
      <w:r w:rsidR="008E55FA">
        <w:t>You get the actual boundaries of a text object by adding the textbounds offsets to the</w:t>
      </w:r>
      <w:r w:rsidR="00BE08C2">
        <w:t xml:space="preserve"> actual</w:t>
      </w:r>
      <w:r w:rsidR="008E55FA">
        <w:t xml:space="preserve"> </w:t>
      </w:r>
      <w:r w:rsidR="008E55FA" w:rsidRPr="00BE08C2">
        <w:rPr>
          <w:b/>
        </w:rPr>
        <w:t>x,y</w:t>
      </w:r>
      <w:r w:rsidR="008E55FA">
        <w:t xml:space="preserve"> coordinates of the </w:t>
      </w:r>
      <w:r w:rsidR="008E55FA" w:rsidRPr="002455AF">
        <w:rPr>
          <w:b/>
        </w:rPr>
        <w:t>Gr.text.draw</w:t>
      </w:r>
      <w:r w:rsidR="008E55FA">
        <w:t xml:space="preserve"> command.</w:t>
      </w:r>
    </w:p>
    <w:p w:rsidR="00372F11" w:rsidRDefault="00BE08C2" w:rsidP="004E726B">
      <w:r>
        <w:t xml:space="preserve">In typeface terminology, the coordinate values </w:t>
      </w:r>
      <w:r w:rsidR="00E844BA">
        <w:t xml:space="preserve">are </w:t>
      </w:r>
      <w:r w:rsidR="00945569">
        <w:t xml:space="preserve">offsets from the </w:t>
      </w:r>
      <w:r w:rsidR="00574AD1">
        <w:t>beginning of the baseline of the text</w:t>
      </w:r>
      <w:r w:rsidR="008E55FA">
        <w:t xml:space="preserve"> (see </w:t>
      </w:r>
      <w:r w:rsidR="008E55FA" w:rsidRPr="00945569">
        <w:rPr>
          <w:b/>
        </w:rPr>
        <w:t>Gr.text.draw</w:t>
      </w:r>
      <w:r w:rsidR="008E55FA">
        <w:t xml:space="preserve"> and </w:t>
      </w:r>
      <w:r w:rsidR="008E55FA" w:rsidRPr="00945569">
        <w:rPr>
          <w:b/>
        </w:rPr>
        <w:t>Gr.</w:t>
      </w:r>
      <w:r w:rsidR="008E55FA">
        <w:rPr>
          <w:b/>
        </w:rPr>
        <w:t>text.height</w:t>
      </w:r>
      <w:r w:rsidR="008E55FA">
        <w:t xml:space="preserve"> for more explanation of the lines that define where text is drawn)</w:t>
      </w:r>
      <w:r w:rsidR="00574AD1">
        <w:t xml:space="preserve">. </w:t>
      </w:r>
      <w:r w:rsidR="00745042">
        <w:t>T</w:t>
      </w:r>
      <w:r w:rsidR="00574AD1">
        <w:t xml:space="preserve">his </w:t>
      </w:r>
      <w:r>
        <w:t>i</w:t>
      </w:r>
      <w:r w:rsidR="00574AD1">
        <w:t xml:space="preserve">s </w:t>
      </w:r>
      <w:r>
        <w:t>why</w:t>
      </w:r>
      <w:r w:rsidR="00574AD1">
        <w:t xml:space="preserve"> t</w:t>
      </w:r>
      <w:r w:rsidR="00745042">
        <w:t xml:space="preserve">he value returned for </w:t>
      </w:r>
      <w:r w:rsidR="00F5651B">
        <w:t>"</w:t>
      </w:r>
      <w:r w:rsidR="00745042">
        <w:t>top</w:t>
      </w:r>
      <w:r w:rsidR="00F5651B">
        <w:t>"</w:t>
      </w:r>
      <w:r w:rsidR="00745042">
        <w:t xml:space="preserve"> </w:t>
      </w:r>
      <w:r w:rsidR="002455AF">
        <w:t>is</w:t>
      </w:r>
      <w:r w:rsidR="00745042">
        <w:t xml:space="preserve"> </w:t>
      </w:r>
      <w:r>
        <w:t xml:space="preserve">always </w:t>
      </w:r>
      <w:r w:rsidR="00745042">
        <w:t>a negative number</w:t>
      </w:r>
      <w:r w:rsidR="00AB64CC">
        <w:t>.</w:t>
      </w:r>
    </w:p>
    <w:p w:rsidR="00077111" w:rsidRDefault="00E71DB6" w:rsidP="00D173FA">
      <w:r>
        <w:t>If this is confusing, try running this example:</w:t>
      </w:r>
    </w:p>
    <w:p w:rsidR="005757F3" w:rsidRPr="009D222C" w:rsidRDefault="004F3D99" w:rsidP="00381E69">
      <w:pPr>
        <w:pStyle w:val="Codeexample"/>
        <w:keepNext/>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OPEN</w:t>
      </w:r>
      <w:r w:rsidR="005757F3" w:rsidRPr="009D222C">
        <w:rPr>
          <w:rFonts w:ascii="Letter Gothic" w:hAnsi="Letter Gothic"/>
          <w:b w:val="0"/>
        </w:rPr>
        <w:t xml:space="preserve"> ,,,</w:t>
      </w:r>
      <w:r w:rsidR="001D0F29">
        <w:rPr>
          <w:rFonts w:ascii="Letter Gothic" w:hAnsi="Letter Gothic"/>
          <w:b w:val="0"/>
        </w:rPr>
        <w:t>,,-1</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COLOR</w:t>
      </w:r>
      <w:r w:rsidR="005757F3" w:rsidRPr="009D222C">
        <w:rPr>
          <w:rFonts w:ascii="Letter Gothic" w:hAnsi="Letter Gothic"/>
          <w:b w:val="0"/>
        </w:rPr>
        <w:t xml:space="preserve"> 255,255,0,0,0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SIZE</w:t>
      </w:r>
      <w:r w:rsidR="005757F3" w:rsidRPr="009D222C">
        <w:rPr>
          <w:rFonts w:ascii="Letter Gothic" w:hAnsi="Letter Gothic"/>
          <w:b w:val="0"/>
        </w:rPr>
        <w:t xml:space="preserve"> 40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ALIGN</w:t>
      </w:r>
      <w:r w:rsidR="005757F3" w:rsidRPr="009D222C">
        <w:rPr>
          <w:rFonts w:ascii="Letter Gothic" w:hAnsi="Letter Gothic"/>
          <w:b w:val="0"/>
        </w:rPr>
        <w:t xml:space="preserve"> 1</w:t>
      </w:r>
    </w:p>
    <w:p w:rsidR="005757F3" w:rsidRPr="009D222C" w:rsidRDefault="005757F3" w:rsidP="007B2223">
      <w:pPr>
        <w:pStyle w:val="Codeexample"/>
        <w:rPr>
          <w:rFonts w:ascii="Letter Gothic" w:hAnsi="Letter Gothic"/>
          <w:b w:val="0"/>
        </w:rPr>
      </w:pPr>
      <w:r w:rsidRPr="009D222C">
        <w:rPr>
          <w:rFonts w:ascii="Letter Gothic" w:hAnsi="Letter Gothic"/>
          <w:b w:val="0"/>
        </w:rPr>
        <w:t xml:space="preserve">s$ = "This is </w:t>
      </w:r>
      <w:r w:rsidR="00D86E19">
        <w:rPr>
          <w:rFonts w:ascii="Letter Gothic" w:hAnsi="Letter Gothic"/>
          <w:b w:val="0"/>
        </w:rPr>
        <w:t xml:space="preserve">only </w:t>
      </w:r>
      <w:r w:rsidRPr="009D222C">
        <w:rPr>
          <w:rFonts w:ascii="Letter Gothic" w:hAnsi="Letter Gothic"/>
          <w:b w:val="0"/>
        </w:rPr>
        <w:t>a test"</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GET</w:t>
      </w:r>
      <w:r w:rsidR="005757F3" w:rsidRPr="009D222C">
        <w:rPr>
          <w:rFonts w:ascii="Letter Gothic" w:hAnsi="Letter Gothic"/>
          <w:b w:val="0"/>
        </w:rPr>
        <w:t>.</w:t>
      </w:r>
      <w:r>
        <w:rPr>
          <w:rFonts w:ascii="Letter Gothic" w:hAnsi="Letter Gothic"/>
          <w:b w:val="0"/>
        </w:rPr>
        <w:t>TEXTBOUNDS</w:t>
      </w:r>
      <w:r w:rsidR="005757F3" w:rsidRPr="009D222C">
        <w:rPr>
          <w:rFonts w:ascii="Letter Gothic" w:hAnsi="Letter Gothic"/>
          <w:b w:val="0"/>
        </w:rPr>
        <w:t xml:space="preserve"> s$,l,t,r,b</w:t>
      </w:r>
    </w:p>
    <w:p w:rsidR="005757F3" w:rsidRPr="009D222C" w:rsidRDefault="004F3D99" w:rsidP="007B2223">
      <w:pPr>
        <w:pStyle w:val="Codeexample"/>
        <w:rPr>
          <w:rFonts w:ascii="Letter Gothic" w:hAnsi="Letter Gothic"/>
          <w:b w:val="0"/>
        </w:rPr>
      </w:pPr>
      <w:r>
        <w:rPr>
          <w:rFonts w:ascii="Letter Gothic" w:hAnsi="Letter Gothic"/>
          <w:b w:val="0"/>
        </w:rPr>
        <w:t>PRINT</w:t>
      </w:r>
      <w:r w:rsidR="005757F3" w:rsidRPr="009D222C">
        <w:rPr>
          <w:rFonts w:ascii="Letter Gothic" w:hAnsi="Letter Gothic"/>
          <w:b w:val="0"/>
        </w:rPr>
        <w:t xml:space="preserve"> l,t,r,b</w:t>
      </w:r>
    </w:p>
    <w:p w:rsidR="000C1967" w:rsidRPr="009D222C" w:rsidRDefault="00D86E19" w:rsidP="000C1967">
      <w:pPr>
        <w:pStyle w:val="Codeexample"/>
        <w:rPr>
          <w:rFonts w:ascii="Letter Gothic" w:hAnsi="Letter Gothic"/>
          <w:b w:val="0"/>
        </w:rPr>
      </w:pPr>
      <w:r>
        <w:rPr>
          <w:rFonts w:ascii="Letter Gothic" w:hAnsi="Letter Gothic"/>
          <w:b w:val="0"/>
        </w:rPr>
        <w:t>x=10 : y=</w:t>
      </w:r>
      <w:r w:rsidR="000C1967">
        <w:rPr>
          <w:rFonts w:ascii="Letter Gothic" w:hAnsi="Letter Gothic"/>
          <w:b w:val="0"/>
        </w:rPr>
        <w:t>50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RECT</w:t>
      </w:r>
      <w:r w:rsidR="005757F3" w:rsidRPr="009D222C">
        <w:rPr>
          <w:rFonts w:ascii="Letter Gothic" w:hAnsi="Letter Gothic"/>
          <w:b w:val="0"/>
        </w:rPr>
        <w:t xml:space="preserve"> </w:t>
      </w:r>
      <w:r w:rsidR="000C1967">
        <w:rPr>
          <w:rFonts w:ascii="Letter Gothic" w:hAnsi="Letter Gothic"/>
          <w:b w:val="0"/>
        </w:rPr>
        <w:t>rct</w:t>
      </w:r>
      <w:r w:rsidR="005757F3" w:rsidRPr="009D222C">
        <w:rPr>
          <w:rFonts w:ascii="Letter Gothic" w:hAnsi="Letter Gothic"/>
          <w:b w:val="0"/>
        </w:rPr>
        <w:t>,l+</w:t>
      </w:r>
      <w:r w:rsidR="000C1967">
        <w:rPr>
          <w:rFonts w:ascii="Letter Gothic" w:hAnsi="Letter Gothic"/>
          <w:b w:val="0"/>
        </w:rPr>
        <w:t>x</w:t>
      </w:r>
      <w:r w:rsidR="005757F3" w:rsidRPr="009D222C">
        <w:rPr>
          <w:rFonts w:ascii="Letter Gothic" w:hAnsi="Letter Gothic"/>
          <w:b w:val="0"/>
        </w:rPr>
        <w:t>,t+</w:t>
      </w:r>
      <w:r w:rsidR="000C1967">
        <w:rPr>
          <w:rFonts w:ascii="Letter Gothic" w:hAnsi="Letter Gothic"/>
          <w:b w:val="0"/>
        </w:rPr>
        <w:t>y</w:t>
      </w:r>
      <w:r w:rsidR="005757F3" w:rsidRPr="009D222C">
        <w:rPr>
          <w:rFonts w:ascii="Letter Gothic" w:hAnsi="Letter Gothic"/>
          <w:b w:val="0"/>
        </w:rPr>
        <w:t>,r+</w:t>
      </w:r>
      <w:r w:rsidR="000C1967">
        <w:rPr>
          <w:rFonts w:ascii="Letter Gothic" w:hAnsi="Letter Gothic"/>
          <w:b w:val="0"/>
        </w:rPr>
        <w:t>x</w:t>
      </w:r>
      <w:r w:rsidR="005757F3" w:rsidRPr="009D222C">
        <w:rPr>
          <w:rFonts w:ascii="Letter Gothic" w:hAnsi="Letter Gothic"/>
          <w:b w:val="0"/>
        </w:rPr>
        <w:t>,b+</w:t>
      </w:r>
      <w:r w:rsidR="000C1967">
        <w:rPr>
          <w:rFonts w:ascii="Letter Gothic" w:hAnsi="Letter Gothic"/>
          <w:b w:val="0"/>
        </w:rPr>
        <w:t>y</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DRAW</w:t>
      </w:r>
      <w:r w:rsidR="005757F3" w:rsidRPr="009D222C">
        <w:rPr>
          <w:rFonts w:ascii="Letter Gothic" w:hAnsi="Letter Gothic"/>
          <w:b w:val="0"/>
        </w:rPr>
        <w:t xml:space="preserve"> </w:t>
      </w:r>
      <w:r w:rsidR="000C1967">
        <w:rPr>
          <w:rFonts w:ascii="Letter Gothic" w:hAnsi="Letter Gothic"/>
          <w:b w:val="0"/>
        </w:rPr>
        <w:t>t</w:t>
      </w:r>
      <w:r w:rsidR="005757F3" w:rsidRPr="009D222C">
        <w:rPr>
          <w:rFonts w:ascii="Letter Gothic" w:hAnsi="Letter Gothic"/>
          <w:b w:val="0"/>
        </w:rPr>
        <w:t>x</w:t>
      </w:r>
      <w:r w:rsidR="000C1967">
        <w:rPr>
          <w:rFonts w:ascii="Letter Gothic" w:hAnsi="Letter Gothic"/>
          <w:b w:val="0"/>
        </w:rPr>
        <w:t>t</w:t>
      </w:r>
      <w:r w:rsidR="005757F3" w:rsidRPr="009D222C">
        <w:rPr>
          <w:rFonts w:ascii="Letter Gothic" w:hAnsi="Letter Gothic"/>
          <w:b w:val="0"/>
        </w:rPr>
        <w:t>,</w:t>
      </w:r>
      <w:r w:rsidR="000C1967">
        <w:rPr>
          <w:rFonts w:ascii="Letter Gothic" w:hAnsi="Letter Gothic"/>
          <w:b w:val="0"/>
        </w:rPr>
        <w:t>x</w:t>
      </w:r>
      <w:r w:rsidR="005757F3" w:rsidRPr="009D222C">
        <w:rPr>
          <w:rFonts w:ascii="Letter Gothic" w:hAnsi="Letter Gothic"/>
          <w:b w:val="0"/>
        </w:rPr>
        <w:t>,</w:t>
      </w:r>
      <w:r w:rsidR="000C1967">
        <w:rPr>
          <w:rFonts w:ascii="Letter Gothic" w:hAnsi="Letter Gothic"/>
          <w:b w:val="0"/>
        </w:rPr>
        <w:t>y</w:t>
      </w:r>
      <w:r w:rsidR="005757F3" w:rsidRPr="009D222C">
        <w:rPr>
          <w:rFonts w:ascii="Letter Gothic" w:hAnsi="Letter Gothic"/>
          <w:b w:val="0"/>
        </w:rPr>
        <w:t>,s$</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RENDER</w:t>
      </w:r>
    </w:p>
    <w:p w:rsidR="005757F3" w:rsidRPr="009D222C" w:rsidRDefault="004F3D99" w:rsidP="007B2223">
      <w:pPr>
        <w:pStyle w:val="Codeexample"/>
        <w:rPr>
          <w:rFonts w:ascii="Letter Gothic" w:hAnsi="Letter Gothic"/>
          <w:b w:val="0"/>
        </w:rPr>
      </w:pPr>
      <w:r>
        <w:rPr>
          <w:rFonts w:ascii="Letter Gothic" w:hAnsi="Letter Gothic"/>
          <w:b w:val="0"/>
        </w:rPr>
        <w:t>PAUSE</w:t>
      </w:r>
      <w:r w:rsidR="005757F3" w:rsidRPr="009D222C">
        <w:rPr>
          <w:rFonts w:ascii="Letter Gothic" w:hAnsi="Letter Gothic"/>
          <w:b w:val="0"/>
        </w:rPr>
        <w:t xml:space="preserve"> 5000</w:t>
      </w:r>
    </w:p>
    <w:p w:rsidR="009558AD" w:rsidRDefault="003A4712" w:rsidP="005F4916">
      <w:pPr>
        <w:pStyle w:val="Heading3"/>
      </w:pPr>
      <w:bookmarkStart w:id="1837" w:name="_Gr.text.draw_&lt;object_number_nvar&gt;,_"/>
      <w:bookmarkStart w:id="1838" w:name="_Toc477151054"/>
      <w:bookmarkEnd w:id="1837"/>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1838"/>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w:t>
      </w:r>
      <w:r w:rsidR="00BE08C2">
        <w:t>ies</w:t>
      </w:r>
      <w:r>
        <w:t xml:space="preserve">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1839" w:name="_Toc477151055"/>
      <w:r>
        <w:lastRenderedPageBreak/>
        <w:t>Bitmap Commands</w:t>
      </w:r>
      <w:bookmarkEnd w:id="1839"/>
    </w:p>
    <w:p w:rsidR="0099257D" w:rsidRPr="001E075B" w:rsidRDefault="0099257D" w:rsidP="0099257D">
      <w:pPr>
        <w:pStyle w:val="Heading3"/>
      </w:pPr>
      <w:bookmarkStart w:id="1840" w:name="_Toc477151056"/>
      <w:r>
        <w:t>Overview</w:t>
      </w:r>
      <w:bookmarkEnd w:id="1840"/>
    </w:p>
    <w:p w:rsidR="007C4918" w:rsidRDefault="007C4918" w:rsidP="006019DD">
      <w:r>
        <w:t>When a bitmap is created, it is added to a list of bitmaps. Commands that create bitmaps return a pointer to the bitmap.</w:t>
      </w:r>
      <w:r w:rsidR="00CB6A1E">
        <w:t xml:space="preserve"> T</w:t>
      </w:r>
      <w:r>
        <w:t>he pointer is an index into the bitmap list. Your program works with the bitmap through the bitmap pointer.</w:t>
      </w:r>
    </w:p>
    <w:p w:rsidR="00CB6A1E" w:rsidRPr="007C4918" w:rsidRDefault="00CB6A1E" w:rsidP="00CB6A1E">
      <w:r>
        <w:t>If you want to draw the bitmap on the screen, you must add a graphical object to the Object List</w:t>
      </w:r>
      <w:r w:rsidR="006B2707">
        <w:t xml:space="preserve">. The </w:t>
      </w:r>
      <w:r w:rsidR="006B2707" w:rsidRPr="00093C3B">
        <w:rPr>
          <w:b/>
        </w:rPr>
        <w:t>Gr.bitmap.draw</w:t>
      </w:r>
      <w:r w:rsidR="006B2707">
        <w:t xml:space="preserve"> command</w:t>
      </w:r>
      <w:r w:rsidR="00093C3B">
        <w:t xml:space="preserve"> creates</w:t>
      </w:r>
      <w:r w:rsidR="006B2707">
        <w:t xml:space="preserve"> </w:t>
      </w:r>
      <w:r w:rsidR="00093C3B">
        <w:t xml:space="preserve">a </w:t>
      </w:r>
      <w:r w:rsidR="006B2707">
        <w:t>graphical object</w:t>
      </w:r>
      <w:r w:rsidR="00093C3B">
        <w:t xml:space="preserve"> that holds a pointer to the bitmap. Do not confuse the bitmap with the graphical object. You cannot use the Object Number to access the bitmap, and you cannot use the bitmap pointer to modify the graphical object.</w:t>
      </w:r>
    </w:p>
    <w:p w:rsidR="00CB6A1E" w:rsidRDefault="006019DD" w:rsidP="006019DD">
      <w:r>
        <w:t>Android devices limit the amount of memory available to your program.</w:t>
      </w:r>
      <w:r w:rsidRPr="006019DD">
        <w:t xml:space="preserve"> </w:t>
      </w:r>
      <w:r>
        <w:t xml:space="preserve">Bitmaps may use large blocks of memory, and so may exceed the application memory limit. If </w:t>
      </w:r>
      <w:r w:rsidR="00CB6A1E">
        <w:t xml:space="preserve">a command that creates a bitmap exceeds </w:t>
      </w:r>
      <w:r>
        <w:t>the limit</w:t>
      </w:r>
      <w:r w:rsidR="006B2707">
        <w:t>, the bitmap</w:t>
      </w:r>
      <w:r>
        <w:t xml:space="preserve"> is </w:t>
      </w:r>
      <w:r w:rsidR="006B2707">
        <w:t>not created</w:t>
      </w:r>
      <w:r>
        <w:t xml:space="preserve">, </w:t>
      </w:r>
      <w:r w:rsidR="006B2707">
        <w:t xml:space="preserve">and the </w:t>
      </w:r>
      <w:r w:rsidR="00CB6A1E">
        <w:t>command</w:t>
      </w:r>
      <w:r w:rsidR="006B2707">
        <w:t xml:space="preserve"> returns </w:t>
      </w:r>
      <w:r w:rsidR="00CB6A1E">
        <w:t>-1</w:t>
      </w:r>
      <w:r w:rsidR="006B2707">
        <w:t>, an invalid</w:t>
      </w:r>
      <w:r w:rsidR="00CB6A1E">
        <w:t xml:space="preserve"> bitmap pointer.</w:t>
      </w:r>
      <w:r w:rsidR="006B2707">
        <w:t xml:space="preserve"> Your program should test the bitmap pointer to find out if the bitmap was created. If the bitmap pointer is -1, you can call the </w:t>
      </w:r>
      <w:r w:rsidR="006B2707" w:rsidRPr="006B2707">
        <w:rPr>
          <w:b/>
        </w:rPr>
        <w:t>GETERROR$()</w:t>
      </w:r>
      <w:r w:rsidR="006B2707">
        <w:t xml:space="preserve"> function to get information about the error.</w:t>
      </w:r>
    </w:p>
    <w:p w:rsidR="006019DD" w:rsidRDefault="006B2707" w:rsidP="006019DD">
      <w:r>
        <w:t xml:space="preserve">If a command exceeds the memory limit, but BASIC! does not catch the out-of-memory condition, </w:t>
      </w:r>
      <w:r w:rsidR="006019DD">
        <w:t>your program terminate</w:t>
      </w:r>
      <w:r>
        <w:t>s</w:t>
      </w:r>
      <w:r w:rsidR="006019DD">
        <w:t xml:space="preserve"> with an error message displayed on the </w:t>
      </w:r>
      <w:r>
        <w:t>C</w:t>
      </w:r>
      <w:r w:rsidR="006019DD">
        <w:t xml:space="preserve">onsole screen. If you return the Editor, a line will be highlighted near the one that </w:t>
      </w:r>
      <w:r w:rsidR="00097F7B">
        <w:t>exceeded the</w:t>
      </w:r>
      <w:r w:rsidR="006019DD">
        <w:t xml:space="preserve"> memory</w:t>
      </w:r>
      <w:r w:rsidR="00097F7B">
        <w:t xml:space="preserve"> limit</w:t>
      </w:r>
      <w:r w:rsidR="006019DD">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D05EDD" w:rsidRDefault="00D05EDD" w:rsidP="005F4916">
      <w:pPr>
        <w:pStyle w:val="Heading3"/>
      </w:pPr>
      <w:bookmarkStart w:id="1841" w:name="_Toc477151057"/>
      <w:r>
        <w:t xml:space="preserve">Gr.bitmap.create </w:t>
      </w:r>
      <w:r w:rsidR="00231401">
        <w:t>&lt;</w:t>
      </w:r>
      <w:r>
        <w:t>bitmap_ptr</w:t>
      </w:r>
      <w:r w:rsidR="00231401">
        <w:t>_nvar&gt;</w:t>
      </w:r>
      <w:r>
        <w:t>, width, height</w:t>
      </w:r>
      <w:bookmarkEnd w:id="1841"/>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 xml:space="preserve">Returns a pointer to the created bitmap </w:t>
      </w:r>
      <w:r w:rsidR="006B2707">
        <w:t>in the &lt;bitmap_ptr_nvar&gt; variable</w:t>
      </w:r>
      <w:r>
        <w:t xml:space="preserve"> for use with the other </w:t>
      </w:r>
      <w:r w:rsidR="00093C3B" w:rsidRPr="00093C3B">
        <w:rPr>
          <w:b/>
        </w:rPr>
        <w:t>G</w:t>
      </w:r>
      <w:r w:rsidRPr="00093C3B">
        <w:rPr>
          <w:b/>
        </w:rPr>
        <w:t>r.bitmap</w:t>
      </w:r>
      <w:r>
        <w:t xml:space="preserve"> commands.</w:t>
      </w:r>
      <w:r w:rsidR="006B2707">
        <w:t xml:space="preserve"> If there is not enough memory available to create the bitmap, the returned bitmap pointer is -1. </w:t>
      </w:r>
      <w:r w:rsidR="00DD5DB6">
        <w:t>C</w:t>
      </w:r>
      <w:r w:rsidR="006B2707">
        <w:t xml:space="preserve">all </w:t>
      </w:r>
      <w:r w:rsidR="006B2707" w:rsidRPr="006B2707">
        <w:rPr>
          <w:b/>
        </w:rPr>
        <w:t>GETERROR$()</w:t>
      </w:r>
      <w:r w:rsidR="006B2707">
        <w:t xml:space="preserve"> </w:t>
      </w:r>
      <w:r w:rsidR="00DD5DB6">
        <w:t>for</w:t>
      </w:r>
      <w:r w:rsidR="006B2707">
        <w:t xml:space="preserve"> information about the failure.</w:t>
      </w:r>
    </w:p>
    <w:p w:rsidR="009558AD" w:rsidRDefault="003A4712" w:rsidP="005F4916">
      <w:pPr>
        <w:pStyle w:val="Heading3"/>
      </w:pPr>
      <w:bookmarkStart w:id="1842" w:name="_Toc477151058"/>
      <w:r>
        <w:t>Gr.</w:t>
      </w:r>
      <w:r w:rsidR="009558AD">
        <w:t xml:space="preserve">bitmap.load </w:t>
      </w:r>
      <w:r w:rsidR="00231401">
        <w:t>&lt;bitmap_ptr_nvar&gt;</w:t>
      </w:r>
      <w:r w:rsidR="009558AD">
        <w:t xml:space="preserve">, </w:t>
      </w:r>
      <w:r w:rsidR="00327AB9">
        <w:t>&lt;f</w:t>
      </w:r>
      <w:r w:rsidR="009558AD">
        <w:t>ile_name</w:t>
      </w:r>
      <w:r w:rsidR="00327AB9">
        <w:t>_sexp&gt;</w:t>
      </w:r>
      <w:bookmarkEnd w:id="1842"/>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8F0FD6">
      <w:pPr>
        <w:spacing w:after="0"/>
      </w:pPr>
      <w:r>
        <w:t xml:space="preserve">Creates a bitmap from the file specified in the </w:t>
      </w:r>
      <w:r w:rsidR="00327AB9">
        <w:t>f</w:t>
      </w:r>
      <w:r>
        <w:t>ile_name string</w:t>
      </w:r>
      <w:r w:rsidR="00327AB9">
        <w:t xml:space="preserve"> expression</w:t>
      </w:r>
      <w:r>
        <w:t>. Return</w:t>
      </w:r>
      <w:r w:rsidR="00D05EDD">
        <w:t>s</w:t>
      </w:r>
      <w:r>
        <w:t xml:space="preserve"> a pointer to the created bitmap for use with </w:t>
      </w:r>
      <w:r w:rsidR="00093C3B">
        <w:t>other</w:t>
      </w:r>
      <w:r>
        <w:t xml:space="preserve"> </w:t>
      </w:r>
      <w:r w:rsidR="00CF450B">
        <w:rPr>
          <w:b/>
        </w:rPr>
        <w:t>G</w:t>
      </w:r>
      <w:r w:rsidR="00D05EDD" w:rsidRPr="00327AB9">
        <w:rPr>
          <w:b/>
        </w:rPr>
        <w:t>r.bitmap</w:t>
      </w:r>
      <w:r>
        <w:t xml:space="preserve"> commands.</w:t>
      </w:r>
      <w:r w:rsidR="00093C3B">
        <w:t xml:space="preserve"> If no bitmap</w:t>
      </w:r>
      <w:r w:rsidR="008F0FD6">
        <w:t xml:space="preserve"> is created</w:t>
      </w:r>
      <w:r w:rsidR="00093C3B">
        <w:t xml:space="preserve">,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r w:rsidR="008F0FD6">
        <w:t xml:space="preserve"> Some of the possible causes are:</w:t>
      </w:r>
    </w:p>
    <w:p w:rsidR="008F0FD6" w:rsidRDefault="008F0FD6" w:rsidP="004A2113">
      <w:pPr>
        <w:pStyle w:val="ListParagraph"/>
        <w:numPr>
          <w:ilvl w:val="0"/>
          <w:numId w:val="39"/>
        </w:numPr>
      </w:pPr>
      <w:r>
        <w:t>The file or resource does not exist.</w:t>
      </w:r>
    </w:p>
    <w:p w:rsidR="008F0FD6" w:rsidRDefault="008F0FD6" w:rsidP="004A2113">
      <w:pPr>
        <w:pStyle w:val="ListParagraph"/>
        <w:numPr>
          <w:ilvl w:val="0"/>
          <w:numId w:val="39"/>
        </w:numPr>
      </w:pPr>
      <w:r>
        <w:t>There is not enough memory available to create the bitmap.</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 xml:space="preserve">"images/Kitty.png" </w:t>
      </w:r>
      <w:r w:rsidR="009558AD">
        <w:lastRenderedPageBreak/>
        <w:t>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1843" w:name="_Toc477151059"/>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1843"/>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1844" w:name="_Toc477151060"/>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1844"/>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r w:rsidR="00093C3B">
        <w:t xml:space="preserve"> If there is not enough memory available to create the new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093C3B" w:rsidP="009558AD">
      <w:r>
        <w:t>Use t</w:t>
      </w:r>
      <w:r w:rsidR="004069B2">
        <w:t xml:space="preserve">he optional </w:t>
      </w:r>
      <w:r w:rsidR="008C1657">
        <w:t>s</w:t>
      </w:r>
      <w:r w:rsidR="004069B2">
        <w:t xml:space="preserve">moothing </w:t>
      </w:r>
      <w:r w:rsidR="008C1657">
        <w:t>logical</w:t>
      </w:r>
      <w:r w:rsidR="004069B2">
        <w:t xml:space="preserve"> expression </w:t>
      </w:r>
      <w:r w:rsidR="001E42B4">
        <w:t>(&lt;smoothing_l</w:t>
      </w:r>
      <w:r w:rsidR="009E12C2">
        <w:t>exp</w:t>
      </w:r>
      <w:r w:rsidR="001E42B4">
        <w:t xml:space="preserve">&gt;) </w:t>
      </w:r>
      <w:r w:rsidR="008C1657">
        <w:t xml:space="preserve">to </w:t>
      </w:r>
      <w:r w:rsidR="004069B2">
        <w:t xml:space="preserve">request that the scaled image not be smoothed. If the expression is </w:t>
      </w:r>
      <w:r>
        <w:t>false</w:t>
      </w:r>
      <w:r w:rsidR="004069B2">
        <w:t xml:space="preserve"> </w:t>
      </w:r>
      <w:r w:rsidR="008C1657">
        <w:t>(</w:t>
      </w:r>
      <w:r>
        <w:t>zero</w:t>
      </w:r>
      <w:r w:rsidR="008C1657">
        <w:t xml:space="preserve">) </w:t>
      </w:r>
      <w:r w:rsidR="004069B2">
        <w:t xml:space="preserve">then the image will not be smoothed. If the optional parameter is </w:t>
      </w:r>
      <w:r>
        <w:t>true (</w:t>
      </w:r>
      <w:r w:rsidR="004069B2">
        <w:t>not</w:t>
      </w:r>
      <w:r w:rsidR="008C1657">
        <w:t xml:space="preserve"> zero) or not</w:t>
      </w:r>
      <w:r w:rsidR="004069B2">
        <w:t xml:space="preserve"> specified then the image will be smoothed.</w:t>
      </w:r>
    </w:p>
    <w:p w:rsidR="009558AD" w:rsidRDefault="003A4712" w:rsidP="005F4916">
      <w:pPr>
        <w:pStyle w:val="Heading3"/>
      </w:pPr>
      <w:bookmarkStart w:id="1845" w:name="_Toc477151061"/>
      <w:r>
        <w:t>Gr.</w:t>
      </w:r>
      <w:r w:rsidR="009558AD">
        <w:t xml:space="preserve">bitmap.delete </w:t>
      </w:r>
      <w:r w:rsidR="00231401">
        <w:t>&lt;bitmap_ptr_n</w:t>
      </w:r>
      <w:r w:rsidR="00E502B3">
        <w:t>exp</w:t>
      </w:r>
      <w:r w:rsidR="00231401">
        <w:t>&gt;</w:t>
      </w:r>
      <w:bookmarkEnd w:id="1845"/>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r>
        <w:t>Deletes a</w:t>
      </w:r>
      <w:r w:rsidR="005462CA">
        <w:t>n existing</w:t>
      </w:r>
      <w:r>
        <w:t xml:space="preserve"> bitmap. The bitmap's memory is returned to the system.</w:t>
      </w:r>
    </w:p>
    <w:p w:rsidR="00093C3B" w:rsidRPr="005462CA" w:rsidRDefault="00093C3B" w:rsidP="009558AD">
      <w:r>
        <w:t xml:space="preserve">This does not destroy any graphical object that </w:t>
      </w:r>
      <w:r w:rsidR="005462CA">
        <w:t xml:space="preserve">points to the bitmap. If you do not </w:t>
      </w:r>
      <w:r w:rsidR="005462CA" w:rsidRPr="005462CA">
        <w:rPr>
          <w:b/>
        </w:rPr>
        <w:t>Gr.hide</w:t>
      </w:r>
      <w:r w:rsidR="005462CA">
        <w:t xml:space="preserve"> such objects, or remove them from the Display List, you will get a run-time error from the next </w:t>
      </w:r>
      <w:r w:rsidR="005462CA">
        <w:rPr>
          <w:b/>
        </w:rPr>
        <w:t>Gr.render</w:t>
      </w:r>
      <w:r w:rsidR="005462CA">
        <w:t xml:space="preserve"> command.</w:t>
      </w:r>
    </w:p>
    <w:p w:rsidR="00963048" w:rsidRDefault="003A4712" w:rsidP="005F4916">
      <w:pPr>
        <w:pStyle w:val="Heading3"/>
      </w:pPr>
      <w:bookmarkStart w:id="1846" w:name="_Toc477151062"/>
      <w:r>
        <w:t>Gr.</w:t>
      </w:r>
      <w:r w:rsidR="00963048">
        <w:t xml:space="preserve">bitmap.crop </w:t>
      </w:r>
      <w:r w:rsidR="000F725A">
        <w:t>&lt;new_bitmap_</w:t>
      </w:r>
      <w:r w:rsidR="00DD5DB6">
        <w:t>ptr</w:t>
      </w:r>
      <w:r w:rsidR="000F725A">
        <w:t>_n</w:t>
      </w:r>
      <w:r w:rsidR="0007633F">
        <w:t>var&gt;, &lt;source_bitmap_</w:t>
      </w:r>
      <w:r w:rsidR="00DD5DB6">
        <w:t>ptr</w:t>
      </w:r>
      <w:r w:rsidR="0007633F">
        <w:t>_nexp&gt;, &lt;x_nexp&gt;, &lt;y_nexp&gt;, &lt;width_nexp&gt;, &lt;height_nexp&gt;</w:t>
      </w:r>
      <w:bookmarkEnd w:id="1846"/>
      <w:r w:rsidR="00520661">
        <w:fldChar w:fldCharType="begin"/>
      </w:r>
      <w:r w:rsidR="00622D55">
        <w:instrText xml:space="preserve"> XE "</w:instrText>
      </w:r>
      <w:r w:rsidR="00622D55" w:rsidRPr="00EA61D4">
        <w:instrText>Gr.bitmap.crop &lt;new_bitmap_</w:instrText>
      </w:r>
      <w:r w:rsidR="00DD5DB6">
        <w:instrText>ptr</w:instrText>
      </w:r>
      <w:r w:rsidR="00622D55" w:rsidRPr="00EA61D4">
        <w:instrText>_nvar&gt;, &lt;source_bitmap_</w:instrText>
      </w:r>
      <w:r w:rsidR="00DD5DB6">
        <w:instrText>ptr</w:instrText>
      </w:r>
      <w:r w:rsidR="00622D55" w:rsidRPr="00EA61D4">
        <w:instrText>_nexp&gt;, &lt;x_nexp&gt;, &lt;y_nexp&gt;, &lt;width_nexp&gt;, &lt;height_nexp&gt;</w:instrText>
      </w:r>
      <w:r w:rsidR="00622D55">
        <w:instrText xml:space="preserve">" </w:instrText>
      </w:r>
      <w:r w:rsidR="00520661">
        <w:fldChar w:fldCharType="end"/>
      </w:r>
    </w:p>
    <w:p w:rsidR="0007633F" w:rsidRDefault="005462CA" w:rsidP="0007633F">
      <w:r>
        <w:t>Creates a cropped copy of an existing</w:t>
      </w:r>
      <w:r w:rsidR="008C1657">
        <w:t xml:space="preserve"> source bit</w:t>
      </w:r>
      <w:r w:rsidR="0007633F">
        <w:t xml:space="preserve">map </w:t>
      </w:r>
      <w:r>
        <w:t>specifi</w:t>
      </w:r>
      <w:r w:rsidR="0007633F">
        <w:t>ed by &lt;source_bitmap_</w:t>
      </w:r>
      <w:r w:rsidR="00DD5DB6">
        <w:t>ptr</w:t>
      </w:r>
      <w:r w:rsidR="0007633F">
        <w:t xml:space="preserve">_nexp&gt;. </w:t>
      </w:r>
      <w:r w:rsidR="00AC0CD1">
        <w:t xml:space="preserve">The source bitmap is unaffected; a rectangular section is copied into a new bitmap. A </w:t>
      </w:r>
      <w:r w:rsidR="0007633F">
        <w:t xml:space="preserve">pointer </w:t>
      </w:r>
      <w:r w:rsidR="00AC0CD1">
        <w:t xml:space="preserve">to the </w:t>
      </w:r>
      <w:r w:rsidR="00097F7B">
        <w:t xml:space="preserve">new </w:t>
      </w:r>
      <w:r w:rsidR="00AC0CD1">
        <w:t>bitmap</w:t>
      </w:r>
      <w:r w:rsidR="00097F7B">
        <w:t xml:space="preserve"> is returned</w:t>
      </w:r>
      <w:r w:rsidR="0007633F">
        <w:t xml:space="preserve"> in </w:t>
      </w:r>
      <w:r w:rsidR="000F725A">
        <w:t>&lt;new_bitmap_n</w:t>
      </w:r>
      <w:r w:rsidR="0007633F">
        <w:t>var&gt;.</w:t>
      </w:r>
      <w:r w:rsidR="00DD5DB6">
        <w:t xml:space="preserve"> If there is not enough memory available to create the new bitmap, the returned bitmap pointer is -1. Call </w:t>
      </w:r>
      <w:r w:rsidR="00DD5DB6" w:rsidRPr="006B2707">
        <w:rPr>
          <w:b/>
        </w:rPr>
        <w:t>GETERROR$()</w:t>
      </w:r>
      <w:r w:rsidR="00DD5DB6">
        <w:t xml:space="preserve"> for information about the failure.</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lastRenderedPageBreak/>
        <w:drawing>
          <wp:inline distT="0" distB="0" distL="0" distR="0" wp14:anchorId="43F8427F" wp14:editId="261BE6D8">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1847" w:name="_Toc477151063"/>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1847"/>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1848" w:name="_Gr.bitmap.draw_&lt;object_ptr_nvar&gt;,_&lt;"/>
      <w:bookmarkStart w:id="1849" w:name="_Toc477151064"/>
      <w:bookmarkEnd w:id="1848"/>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1849"/>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w:t>
      </w:r>
      <w:r w:rsidR="00DD5DB6">
        <w:t xml:space="preserve">a graphical object that contains </w:t>
      </w:r>
      <w:r w:rsidR="0015576A">
        <w:t xml:space="preserve">a bitmap </w:t>
      </w:r>
      <w:r>
        <w:t xml:space="preserve">and inserts </w:t>
      </w:r>
      <w:r w:rsidR="00DD5DB6">
        <w:t>the</w:t>
      </w:r>
      <w:r>
        <w:t xml:space="preserve"> object into the </w:t>
      </w:r>
      <w:r w:rsidR="007B78EF">
        <w:t>Object</w:t>
      </w:r>
      <w:r>
        <w:t xml:space="preserve"> List. </w:t>
      </w:r>
      <w:r w:rsidR="0015576A">
        <w:t xml:space="preserve">The bitmap is specified by the bitmap pointer &lt;bitmap_ptr_nexp&gt;. </w:t>
      </w:r>
      <w:r>
        <w:t xml:space="preserve">The bitmap will be drawn with its upper left corner at the provided (x,y) coordinates. </w:t>
      </w:r>
      <w:r w:rsidR="004D446C">
        <w:t>The command r</w:t>
      </w:r>
      <w:r>
        <w:t xml:space="preserve">eturns the </w:t>
      </w:r>
      <w:r w:rsidR="00DD5DB6">
        <w:t>Object</w:t>
      </w:r>
      <w:r>
        <w:t xml:space="preserve"> List object number </w:t>
      </w:r>
      <w:r w:rsidR="0015576A">
        <w:t>of the graphical object in the &lt;object_ptr_nvar&gt; variable</w:t>
      </w:r>
      <w:r>
        <w:t xml:space="preserve">.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1850" w:name="_Toc477151065"/>
      <w:r>
        <w:t>Gr.</w:t>
      </w:r>
      <w:r w:rsidR="005B2415">
        <w:t>get.bm</w:t>
      </w:r>
      <w:r w:rsidR="005B2415" w:rsidRPr="0042524E">
        <w:t>pixel</w:t>
      </w:r>
      <w:r w:rsidR="005B2415">
        <w:t xml:space="preserve"> </w:t>
      </w:r>
      <w:r w:rsidR="00622D55">
        <w:t>&lt;bitmap_ptr_nvar&gt;</w:t>
      </w:r>
      <w:r w:rsidR="005B2415">
        <w:t>, x, y, alpha, red, green, blue</w:t>
      </w:r>
      <w:bookmarkEnd w:id="1850"/>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 the color data for the pixel of the specified bitmap at the specified x, y coordinate. The x and y values must not exceed</w:t>
      </w:r>
      <w:r w:rsidR="00A45912">
        <w:t xml:space="preserve"> </w:t>
      </w:r>
      <w:r w:rsidR="00A45912" w:rsidRPr="00A45912">
        <w:t>the length or width of the bitmap.</w:t>
      </w:r>
    </w:p>
    <w:p w:rsidR="00933845" w:rsidRDefault="00933845" w:rsidP="00933845">
      <w:pPr>
        <w:pStyle w:val="Heading3"/>
      </w:pPr>
      <w:bookmarkStart w:id="1851" w:name="_Toc477151066"/>
      <w:r>
        <w:t>Gr.bitmap.fill &lt;bitmap_ptr_nexp&gt;, &lt;x_nexp&gt;, &lt;y_nexp&gt;</w:t>
      </w:r>
      <w:bookmarkEnd w:id="1851"/>
      <w:r>
        <w:fldChar w:fldCharType="begin"/>
      </w:r>
      <w:r>
        <w:instrText xml:space="preserve"> XE "G</w:instrText>
      </w:r>
      <w:r w:rsidRPr="00272A5D">
        <w:instrText>r.bitmap.</w:instrText>
      </w:r>
      <w:r>
        <w:instrText xml:space="preserve">fill &lt;bitmap_ptr_nexp&gt;, &lt;x_nexp&gt;, &lt;y_nexp&gt;" </w:instrText>
      </w:r>
      <w:r>
        <w:fldChar w:fldCharType="end"/>
      </w:r>
    </w:p>
    <w:p w:rsidR="00933845" w:rsidRDefault="00933845" w:rsidP="00933845">
      <w:r>
        <w:t>Change all of the points in an area of a bitmap to the current drawing color. The bitmap pointer parameter &lt;bitmap_ptr_nexp&gt; must specify an existing bitmap.</w:t>
      </w:r>
      <w:r w:rsidR="00F32355">
        <w:t xml:space="preserve"> The x and y parameters &lt;x_nexp&gt; and &lt;y_nexp&gt; must specify a point (x,y) in the bitmap. The area to color is a set of connected pixels all the same color. The area may be any shape, and the point (x,y) may be any point in the area.</w:t>
      </w:r>
    </w:p>
    <w:p w:rsidR="00F32355" w:rsidRDefault="00A15E55" w:rsidP="00933845">
      <w:r>
        <w:t>This command reads actual bitmap pixel colors, so it is affected by the antialiasing setting. If antialiasing is on, the pixels at the edge of the colored area may not be re-colored correctly.</w:t>
      </w:r>
    </w:p>
    <w:p w:rsidR="00490D0B" w:rsidRDefault="003A4712" w:rsidP="005F4916">
      <w:pPr>
        <w:pStyle w:val="Heading3"/>
      </w:pPr>
      <w:bookmarkStart w:id="1852" w:name="_Toc477151067"/>
      <w:r>
        <w:t>Gr.</w:t>
      </w:r>
      <w:r w:rsidR="00490D0B">
        <w:t xml:space="preserve">bitmap.drawinto.start </w:t>
      </w:r>
      <w:r w:rsidR="00B37C37">
        <w:t>&lt;bitmap_ptr_n</w:t>
      </w:r>
      <w:r w:rsidR="00E502B3">
        <w:t>exp</w:t>
      </w:r>
      <w:r w:rsidR="00B37C37">
        <w:t>&gt;</w:t>
      </w:r>
      <w:bookmarkEnd w:id="1852"/>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 BASIC! into the draw-into-bitmap mode.</w:t>
      </w:r>
    </w:p>
    <w:p w:rsidR="00D05EDD" w:rsidRDefault="00D05EDD" w:rsidP="000D0D71">
      <w:r>
        <w:lastRenderedPageBreak/>
        <w:t xml:space="preserve">All draw commands issued while in this mode draw directly into the bitmap. The objects drawn in this mode </w:t>
      </w:r>
      <w:r w:rsidR="00A15E55">
        <w:t>are</w:t>
      </w:r>
      <w:r>
        <w:t xml:space="preserve"> not placed into the display list. The object number returned by the draw commands while in this mode </w:t>
      </w:r>
      <w:r w:rsidR="00A15E55">
        <w:t>is</w:t>
      </w:r>
      <w:r>
        <w:t xml:space="preserve">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w:t>
      </w:r>
      <w:r w:rsidR="00CF450B" w:rsidRPr="00CF450B">
        <w:rPr>
          <w:b/>
        </w:rPr>
        <w:t>G</w:t>
      </w:r>
      <w:r w:rsidRPr="00CF450B">
        <w:rPr>
          <w:b/>
        </w:rPr>
        <w:t>r.bitmap.drawinto</w:t>
      </w:r>
      <w:r>
        <w:t>. To draw into an image loaded from a file, first create an empty bitmap then draw the loaded bitmap into the empty bitmap.</w:t>
      </w:r>
    </w:p>
    <w:p w:rsidR="00D05EDD" w:rsidRDefault="003A4712" w:rsidP="005F4916">
      <w:pPr>
        <w:pStyle w:val="Heading3"/>
      </w:pPr>
      <w:bookmarkStart w:id="1853" w:name="_Toc477151068"/>
      <w:r>
        <w:t>Gr.</w:t>
      </w:r>
      <w:r w:rsidR="00D05EDD">
        <w:t>bitmap.drawinto.end</w:t>
      </w:r>
      <w:bookmarkEnd w:id="1853"/>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 xml:space="preserve">End the draw-into-bitmap mode.Subsequent draw commands will place the objects into the display list for rendering on the screen. If you wish to display the drawn-into bitmap on the screen, issue a </w:t>
      </w:r>
      <w:r w:rsidR="009924FE" w:rsidRPr="009924FE">
        <w:rPr>
          <w:b/>
        </w:rPr>
        <w:t>B</w:t>
      </w:r>
      <w:r w:rsidRPr="009924FE">
        <w:rPr>
          <w:b/>
        </w:rPr>
        <w:t>itmap.draw</w:t>
      </w:r>
      <w:r>
        <w:t xml:space="preserve"> command for that bitmap.</w:t>
      </w:r>
    </w:p>
    <w:p w:rsidR="00977684" w:rsidRDefault="00977684" w:rsidP="00977684">
      <w:pPr>
        <w:pStyle w:val="Heading2"/>
      </w:pPr>
      <w:bookmarkStart w:id="1854" w:name="_Toc477151069"/>
      <w:r>
        <w:t>Paint Commands</w:t>
      </w:r>
      <w:bookmarkEnd w:id="1854"/>
    </w:p>
    <w:p w:rsidR="00977684" w:rsidRDefault="00977684" w:rsidP="00977684">
      <w:pPr>
        <w:pStyle w:val="Heading3"/>
      </w:pPr>
      <w:bookmarkStart w:id="1855" w:name="_Toc477151070"/>
      <w:r>
        <w:t xml:space="preserve">Gr.paint.copy {{&lt;src_nexp&gt;}{, </w:t>
      </w:r>
      <w:r w:rsidR="00FB5B71">
        <w:t>&lt;</w:t>
      </w:r>
      <w:r>
        <w:t>dst_nexp</w:t>
      </w:r>
      <w:r w:rsidR="00FB5B71">
        <w:t>&gt;</w:t>
      </w:r>
      <w:r>
        <w:t>}}</w:t>
      </w:r>
      <w:bookmarkEnd w:id="1855"/>
      <w:r>
        <w:fldChar w:fldCharType="begin"/>
      </w:r>
      <w:r>
        <w:instrText xml:space="preserve"> XE "</w:instrText>
      </w:r>
      <w:r w:rsidRPr="008F7B31">
        <w:instrText>Gr.paint.</w:instrText>
      </w:r>
      <w:r>
        <w:instrText xml:space="preserve">copy {{&lt;src_nexp&gt;}{, </w:instrText>
      </w:r>
      <w:r w:rsidR="00FB5B71">
        <w:instrText>&lt;</w:instrText>
      </w:r>
      <w:r>
        <w:instrText>dst_nexp</w:instrText>
      </w:r>
      <w:r w:rsidR="00FB5B71">
        <w:instrText>&gt;</w:instrText>
      </w:r>
      <w:r>
        <w:instrText xml:space="preserve">}}" </w:instrText>
      </w:r>
      <w:r>
        <w:fldChar w:fldCharType="end"/>
      </w:r>
    </w:p>
    <w:p w:rsidR="00771386" w:rsidRDefault="00FB5B71" w:rsidP="00FB5B71">
      <w:r>
        <w:t>Copy the Paint object at the source pointer &lt;src_nexp&gt; to the destination pointer</w:t>
      </w:r>
      <w:r w:rsidR="00771386">
        <w:t xml:space="preserve"> &lt;dst_next&gt;.</w:t>
      </w:r>
    </w:p>
    <w:p w:rsidR="00771386" w:rsidRDefault="00FB5B71" w:rsidP="00FB5B71">
      <w:r>
        <w:t xml:space="preserve">Both parameters are optional. If you wish to specify a destination, you must </w:t>
      </w:r>
      <w:r w:rsidR="00771386">
        <w:t>include a</w:t>
      </w:r>
      <w:r>
        <w:t xml:space="preserve"> comma, whether or not you specify a source. If either parameter is omitted, or if its value is -1, </w:t>
      </w:r>
      <w:r w:rsidR="00771386">
        <w:t>the current Paint is used.</w:t>
      </w:r>
    </w:p>
    <w:p w:rsidR="00FB5B71" w:rsidRDefault="00771386" w:rsidP="00FB5B71">
      <w:r>
        <w:t>The Paint already at the destination pointer is replaced. If the destination is the current Paint, a newly-created paint becomes the current Paint</w:t>
      </w:r>
      <w:r w:rsidR="00FB5B71">
        <w:t>.</w:t>
      </w:r>
    </w:p>
    <w:p w:rsidR="00FB5B71" w:rsidRDefault="00FB5B71" w:rsidP="00FB5B71">
      <w:pPr>
        <w:pStyle w:val="NoSpacing"/>
      </w:pPr>
      <w:r>
        <w:t>This command has four forms, depending on which parameters are present: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ab/>
      </w:r>
      <w:r>
        <w:rPr>
          <w:rFonts w:ascii="Letter Gothic" w:hAnsi="Letter Gothic"/>
          <w:b w:val="0"/>
        </w:rPr>
        <w:tab/>
        <w:t xml:space="preserve">% </w:t>
      </w:r>
      <w:r w:rsidR="004D6CCA">
        <w:rPr>
          <w:rFonts w:ascii="Letter Gothic" w:hAnsi="Letter Gothic"/>
          <w:b w:val="0"/>
        </w:rPr>
        <w:t>Duplicate</w:t>
      </w:r>
      <w:r>
        <w:rPr>
          <w:rFonts w:ascii="Letter Gothic" w:hAnsi="Letter Gothic"/>
          <w:b w:val="0"/>
        </w:rPr>
        <w:t xml:space="preserve">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w:t>
      </w:r>
      <w:r>
        <w:rPr>
          <w:rFonts w:ascii="Letter Gothic" w:hAnsi="Letter Gothic"/>
          <w:b w:val="0"/>
        </w:rPr>
        <w:tab/>
        <w:t xml:space="preserve">% Copy </w:t>
      </w:r>
      <w:r w:rsidR="004D6CCA">
        <w:rPr>
          <w:rFonts w:ascii="Letter Gothic" w:hAnsi="Letter Gothic"/>
          <w:b w:val="0"/>
        </w:rPr>
        <w:t xml:space="preserve">Paint m to </w:t>
      </w:r>
      <w:r>
        <w:rPr>
          <w:rFonts w:ascii="Letter Gothic" w:hAnsi="Letter Gothic"/>
          <w:b w:val="0"/>
        </w:rPr>
        <w:t>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 n</w:t>
      </w:r>
      <w:r>
        <w:rPr>
          <w:rFonts w:ascii="Letter Gothic" w:hAnsi="Letter Gothic"/>
          <w:b w:val="0"/>
        </w:rPr>
        <w:tab/>
        <w:t>% Overwrite Paint n so it is the same as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 n</w:t>
      </w:r>
      <w:r w:rsidR="004D6CCA">
        <w:rPr>
          <w:rFonts w:ascii="Letter Gothic" w:hAnsi="Letter Gothic"/>
          <w:b w:val="0"/>
        </w:rPr>
        <w:tab/>
      </w:r>
      <w:r>
        <w:rPr>
          <w:rFonts w:ascii="Letter Gothic" w:hAnsi="Letter Gothic"/>
          <w:b w:val="0"/>
        </w:rPr>
        <w:t>% Overwrite Paint n so it is the same as Paint m</w:t>
      </w:r>
    </w:p>
    <w:p w:rsidR="00977684" w:rsidRDefault="00977684" w:rsidP="00977684">
      <w:pPr>
        <w:pStyle w:val="Heading3"/>
      </w:pPr>
      <w:bookmarkStart w:id="1856" w:name="_Toc477151071"/>
      <w:r>
        <w:t>Gr.paint.get &lt;object_ptr_nvar&gt;</w:t>
      </w:r>
      <w:bookmarkEnd w:id="1856"/>
      <w:r>
        <w:fldChar w:fldCharType="begin"/>
      </w:r>
      <w:r>
        <w:instrText xml:space="preserve"> XE "</w:instrText>
      </w:r>
      <w:r w:rsidRPr="008F7B31">
        <w:instrText>Gr.paint.get &lt;object_ptr_nvar&gt;</w:instrText>
      </w:r>
      <w:r>
        <w:instrText xml:space="preserve">" </w:instrText>
      </w:r>
      <w:r>
        <w:fldChar w:fldCharType="end"/>
      </w:r>
    </w:p>
    <w:p w:rsidR="00977684" w:rsidRDefault="00977684" w:rsidP="00977684">
      <w:r>
        <w:t xml:space="preserve">Gets a pointer (&lt;object_ptr_nvar&gt;) to the last created Paint object. 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77684" w:rsidRDefault="00977684" w:rsidP="00977684">
      <w:r>
        <w:t xml:space="preserve">This pointer can be used to change the Paint object associated with a draw object by means of the </w:t>
      </w:r>
      <w:r w:rsidRPr="006B371C">
        <w:rPr>
          <w:b/>
        </w:rPr>
        <w:t>Gr.modify</w:t>
      </w:r>
      <w:r w:rsidRPr="007A7950">
        <w:t xml:space="preserve"> command</w:t>
      </w:r>
      <w:r>
        <w:t xml:space="preserve">. The </w:t>
      </w:r>
      <w:r w:rsidRPr="006B371C">
        <w:rPr>
          <w:b/>
        </w:rPr>
        <w:t>Gr.modify</w:t>
      </w:r>
      <w:r w:rsidRPr="007A7950">
        <w:t xml:space="preserve"> parameter</w:t>
      </w:r>
      <w:r>
        <w:t xml:space="preserve"> is "paint".</w:t>
      </w:r>
    </w:p>
    <w:p w:rsidR="00977684" w:rsidRDefault="00977684" w:rsidP="00977684">
      <w:r>
        <w:t>If you want to modify any of the paint characteristics of an object then you will need to create a current Paint object with those parameters changed. For example:</w:t>
      </w:r>
    </w:p>
    <w:p w:rsidR="00977684" w:rsidRPr="001627F5" w:rsidRDefault="00FB5B71" w:rsidP="00977684">
      <w:pPr>
        <w:pStyle w:val="Codeexample"/>
        <w:rPr>
          <w:rFonts w:ascii="Letter Gothic" w:hAnsi="Letter Gothic"/>
          <w:b w:val="0"/>
        </w:rPr>
      </w:pPr>
      <w:r>
        <w:rPr>
          <w:rFonts w:ascii="Letter Gothic" w:hAnsi="Letter Gothic"/>
          <w:b w:val="0"/>
        </w:rPr>
        <w:t>GR.COLOR</w:t>
      </w:r>
      <w:r w:rsidR="00977684" w:rsidRPr="001627F5">
        <w:rPr>
          <w:rFonts w:ascii="Letter Gothic" w:hAnsi="Letter Gothic"/>
          <w:b w:val="0"/>
        </w:rPr>
        <w:t xml:space="preserve"> 255,0,255,0,0</w:t>
      </w:r>
    </w:p>
    <w:p w:rsidR="00977684" w:rsidRPr="001627F5" w:rsidRDefault="00FB5B71" w:rsidP="00977684">
      <w:pPr>
        <w:pStyle w:val="Codeexample"/>
        <w:rPr>
          <w:rFonts w:ascii="Letter Gothic" w:hAnsi="Letter Gothic"/>
          <w:b w:val="0"/>
        </w:rPr>
      </w:pPr>
      <w:r>
        <w:rPr>
          <w:rFonts w:ascii="Letter Gothic" w:hAnsi="Letter Gothic"/>
          <w:b w:val="0"/>
        </w:rPr>
        <w:t>GR.TEXT.SIZE</w:t>
      </w:r>
      <w:r w:rsidR="00977684" w:rsidRPr="001627F5">
        <w:rPr>
          <w:rFonts w:ascii="Letter Gothic" w:hAnsi="Letter Gothic"/>
          <w:b w:val="0"/>
        </w:rPr>
        <w:t xml:space="preserve"> 20</w:t>
      </w:r>
    </w:p>
    <w:p w:rsidR="00977684" w:rsidRPr="001627F5" w:rsidRDefault="00B76B8F" w:rsidP="00977684">
      <w:pPr>
        <w:pStyle w:val="Codeexample"/>
        <w:rPr>
          <w:rFonts w:ascii="Letter Gothic" w:hAnsi="Letter Gothic"/>
          <w:b w:val="0"/>
        </w:rPr>
      </w:pPr>
      <w:r>
        <w:rPr>
          <w:rFonts w:ascii="Letter Gothic" w:hAnsi="Letter Gothic"/>
          <w:b w:val="0"/>
        </w:rPr>
        <w:t>GR.TEXT.ALIG</w:t>
      </w:r>
      <w:r w:rsidR="00FB5B71">
        <w:rPr>
          <w:rFonts w:ascii="Letter Gothic" w:hAnsi="Letter Gothic"/>
          <w:b w:val="0"/>
        </w:rPr>
        <w:t>N</w:t>
      </w:r>
      <w:r w:rsidR="00977684" w:rsidRPr="001627F5">
        <w:rPr>
          <w:rFonts w:ascii="Letter Gothic" w:hAnsi="Letter Gothic"/>
          <w:b w:val="0"/>
        </w:rPr>
        <w:t xml:space="preserve"> 2</w:t>
      </w:r>
    </w:p>
    <w:p w:rsidR="00977684" w:rsidRPr="001627F5" w:rsidRDefault="00FB5B71" w:rsidP="00977684">
      <w:pPr>
        <w:pStyle w:val="Codeexample"/>
        <w:rPr>
          <w:rFonts w:ascii="Letter Gothic" w:hAnsi="Letter Gothic"/>
          <w:b w:val="0"/>
        </w:rPr>
      </w:pPr>
      <w:r>
        <w:rPr>
          <w:rFonts w:ascii="Letter Gothic" w:hAnsi="Letter Gothic"/>
          <w:b w:val="0"/>
        </w:rPr>
        <w:t>GR.PAINT.GET</w:t>
      </w:r>
      <w:r w:rsidR="00977684" w:rsidRPr="001627F5">
        <w:rPr>
          <w:rFonts w:ascii="Letter Gothic" w:hAnsi="Letter Gothic"/>
          <w:b w:val="0"/>
        </w:rPr>
        <w:t xml:space="preserve"> the_paint</w:t>
      </w:r>
    </w:p>
    <w:p w:rsidR="00977684" w:rsidRPr="001627F5" w:rsidRDefault="00FB5B71" w:rsidP="00977684">
      <w:pPr>
        <w:pStyle w:val="Codeexample"/>
        <w:rPr>
          <w:rFonts w:ascii="Letter Gothic" w:hAnsi="Letter Gothic"/>
          <w:b w:val="0"/>
        </w:rPr>
      </w:pPr>
      <w:r>
        <w:rPr>
          <w:rFonts w:ascii="Letter Gothic" w:hAnsi="Letter Gothic"/>
          <w:b w:val="0"/>
        </w:rPr>
        <w:t>GR.MODIFY</w:t>
      </w:r>
      <w:r w:rsidR="00977684" w:rsidRPr="001627F5">
        <w:rPr>
          <w:rFonts w:ascii="Letter Gothic" w:hAnsi="Letter Gothic"/>
          <w:b w:val="0"/>
        </w:rPr>
        <w:t xml:space="preserve"> shot, "paint", the_paint</w:t>
      </w:r>
    </w:p>
    <w:p w:rsidR="00977684" w:rsidRDefault="00977684" w:rsidP="00977684">
      <w:r>
        <w:t>changes the current text size and alignment as well as the color.</w:t>
      </w:r>
    </w:p>
    <w:p w:rsidR="004D6CCA" w:rsidRDefault="004D6CCA" w:rsidP="004D6CCA">
      <w:pPr>
        <w:pStyle w:val="Heading3"/>
      </w:pPr>
      <w:bookmarkStart w:id="1857" w:name="_Toc477151072"/>
      <w:r>
        <w:lastRenderedPageBreak/>
        <w:t>Gr.paint.reset {&lt;nexp&gt;}</w:t>
      </w:r>
      <w:bookmarkEnd w:id="1857"/>
      <w:r>
        <w:fldChar w:fldCharType="begin"/>
      </w:r>
      <w:r>
        <w:instrText xml:space="preserve"> XE "</w:instrText>
      </w:r>
      <w:r w:rsidRPr="008F7B31">
        <w:instrText>Gr.paint.</w:instrText>
      </w:r>
      <w:r>
        <w:instrText xml:space="preserve">reset {&lt;nexp&gt;}" </w:instrText>
      </w:r>
      <w:r>
        <w:fldChar w:fldCharType="end"/>
      </w:r>
    </w:p>
    <w:p w:rsidR="004D6CCA" w:rsidRDefault="004D6CCA" w:rsidP="004D6CCA">
      <w:pPr>
        <w:pStyle w:val="NoSpacing"/>
      </w:pPr>
      <w:r>
        <w:t>Force the specified Paint to default settings:</w:t>
      </w:r>
    </w:p>
    <w:p w:rsidR="004D6CCA" w:rsidRDefault="00771386" w:rsidP="004D6CCA">
      <w:pPr>
        <w:pStyle w:val="ListParagraph"/>
      </w:pPr>
      <w:r>
        <w:t>Color o</w:t>
      </w:r>
      <w:r w:rsidR="004D6CCA">
        <w:t>paque black (255, 0, 0, 0)</w:t>
      </w:r>
    </w:p>
    <w:p w:rsidR="004D6CCA" w:rsidRDefault="004D6CCA" w:rsidP="004D6CCA">
      <w:pPr>
        <w:pStyle w:val="ListParagraph"/>
      </w:pPr>
      <w:r>
        <w:t>Antialias ON</w:t>
      </w:r>
    </w:p>
    <w:p w:rsidR="004D6CCA" w:rsidRDefault="004D6CCA" w:rsidP="004D6CCA">
      <w:pPr>
        <w:pStyle w:val="ListParagraph"/>
      </w:pPr>
      <w:r>
        <w:t>Style FILL (0)</w:t>
      </w:r>
    </w:p>
    <w:p w:rsidR="004D6CCA" w:rsidRDefault="00771386" w:rsidP="004D6CCA">
      <w:pPr>
        <w:pStyle w:val="ListParagraph"/>
      </w:pPr>
      <w:r>
        <w:t>Minimum s</w:t>
      </w:r>
      <w:r w:rsidR="004D6CCA">
        <w:t xml:space="preserve">troke width </w:t>
      </w:r>
      <w:r>
        <w:t>(</w:t>
      </w:r>
      <w:r w:rsidR="004D6CCA">
        <w:t>0.0</w:t>
      </w:r>
      <w:r>
        <w:t>)</w:t>
      </w:r>
    </w:p>
    <w:p w:rsidR="004D6CCA" w:rsidRPr="004D6CCA" w:rsidRDefault="004D6CCA" w:rsidP="004D6CCA">
      <w:r>
        <w:t xml:space="preserve">The </w:t>
      </w:r>
      <w:r w:rsidR="00771386">
        <w:t xml:space="preserve">parameter is optional. If the parameter is </w:t>
      </w:r>
      <w:r>
        <w:t>omitted</w:t>
      </w:r>
      <w:r w:rsidR="00771386">
        <w:t xml:space="preserve"> or set to -1</w:t>
      </w:r>
      <w:r>
        <w:t xml:space="preserve">, </w:t>
      </w:r>
      <w:r w:rsidR="00771386">
        <w:t>a new</w:t>
      </w:r>
      <w:r>
        <w:t xml:space="preserve"> current Paint</w:t>
      </w:r>
      <w:r w:rsidR="00771386">
        <w:t xml:space="preserve"> is created with default settings.</w:t>
      </w:r>
    </w:p>
    <w:p w:rsidR="009558AD" w:rsidRDefault="009558AD" w:rsidP="00EB1F62">
      <w:pPr>
        <w:pStyle w:val="Heading2"/>
      </w:pPr>
      <w:bookmarkStart w:id="1858" w:name="_Toc477151073"/>
      <w:r>
        <w:t>Rotate Commands</w:t>
      </w:r>
      <w:bookmarkEnd w:id="1858"/>
    </w:p>
    <w:p w:rsidR="004F6B64" w:rsidRDefault="002D1687" w:rsidP="002D1687">
      <w:r>
        <w:t xml:space="preserve">These </w:t>
      </w:r>
      <w:r w:rsidR="00F37E92">
        <w:t xml:space="preserve">commands put graphics objects on the Display List like the GR drawing commands, but they don’t draw anything. Instead they work as markers in the list. When the renderer sees the start marker, it temporarily </w:t>
      </w:r>
      <w:r w:rsidR="004F6B64">
        <w:t>rotates</w:t>
      </w:r>
      <w:r w:rsidR="00F37E92">
        <w:t xml:space="preserve"> its coordinate system</w:t>
      </w:r>
      <w:r w:rsidR="004F6B64">
        <w:t>.</w:t>
      </w:r>
      <w:r w:rsidR="00F37E92">
        <w:t xml:space="preserve"> </w:t>
      </w:r>
      <w:r w:rsidR="004F6B64">
        <w:t>The end marker tells the renderer to restore the coordinate system to normal.</w:t>
      </w:r>
    </w:p>
    <w:p w:rsidR="002D1687" w:rsidRDefault="004F6B64" w:rsidP="002D1687">
      <w:r>
        <w:t xml:space="preserve">The effect is to rotate or move any objects </w:t>
      </w:r>
      <w:r w:rsidR="00A12C80">
        <w:t>drawn</w:t>
      </w:r>
      <w:r>
        <w:t xml:space="preserve"> </w:t>
      </w:r>
      <w:r w:rsidR="00A12C80">
        <w:t xml:space="preserve">after </w:t>
      </w:r>
      <w:r w:rsidR="00A12C80" w:rsidRPr="00A12C80">
        <w:rPr>
          <w:b/>
        </w:rPr>
        <w:t>Gr.rotate.start</w:t>
      </w:r>
      <w:r w:rsidR="00A12C80">
        <w:t xml:space="preserve"> and before </w:t>
      </w:r>
      <w:r w:rsidR="00A12C80" w:rsidRPr="00A12C80">
        <w:rPr>
          <w:b/>
        </w:rPr>
        <w:t>Gr.rotate.end</w:t>
      </w:r>
      <w:r w:rsidR="00A12C80">
        <w:t>.</w:t>
      </w:r>
    </w:p>
    <w:p w:rsidR="00A12C80" w:rsidRPr="002D1687" w:rsidRDefault="00A12C80" w:rsidP="002D1687">
      <w:r>
        <w:t xml:space="preserve">As with any graphics object, the rotate parameters may be changed with </w:t>
      </w:r>
      <w:r w:rsidRPr="00A12C80">
        <w:rPr>
          <w:b/>
        </w:rPr>
        <w:t>Gr.modify</w:t>
      </w:r>
      <w:r>
        <w:t xml:space="preserve">. At the next </w:t>
      </w:r>
      <w:r w:rsidRPr="00A12C80">
        <w:rPr>
          <w:b/>
        </w:rPr>
        <w:t>Gr.render</w:t>
      </w:r>
      <w:r>
        <w:t>, the rotated objects will be redrawn in their new positions.</w:t>
      </w:r>
    </w:p>
    <w:p w:rsidR="009558AD" w:rsidRDefault="003A4712" w:rsidP="005F4916">
      <w:pPr>
        <w:pStyle w:val="Heading3"/>
      </w:pPr>
      <w:bookmarkStart w:id="1859" w:name="_Gr.rotate.start_angle,_x,"/>
      <w:bookmarkStart w:id="1860" w:name="_Toc477151074"/>
      <w:bookmarkEnd w:id="1859"/>
      <w:r>
        <w:t>Gr.</w:t>
      </w:r>
      <w:r w:rsidR="009558AD">
        <w:t>rotate.start angle, x, y</w:t>
      </w:r>
      <w:r w:rsidR="00490E53">
        <w:t>{,&lt;obj_nvar&gt;}</w:t>
      </w:r>
      <w:bookmarkEnd w:id="1860"/>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A12C80"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w:t>
      </w:r>
      <w:r w:rsidR="00A12C80">
        <w:t>, in degrees,</w:t>
      </w:r>
      <w:r>
        <w:t xml:space="preserve"> around the specified (x,y) point. </w:t>
      </w:r>
      <w:r w:rsidR="00A12C80">
        <w:t>If the angle is positive, objects are rotated clockwise.</w:t>
      </w:r>
    </w:p>
    <w:p w:rsidR="00490E53" w:rsidRDefault="00490E53" w:rsidP="000D0D71">
      <w:r>
        <w:t xml:space="preserve">The optional &lt;obj_nvar&gt; will contain the </w:t>
      </w:r>
      <w:r w:rsidR="00AD03AA">
        <w:t>Object</w:t>
      </w:r>
      <w:r>
        <w:t xml:space="preserve"> list object number of the</w:t>
      </w:r>
      <w:r w:rsidR="000D0D71">
        <w:t xml:space="preserve"> </w:t>
      </w:r>
      <w:r w:rsidR="00CF450B" w:rsidRPr="00CF450B">
        <w:rPr>
          <w:b/>
        </w:rPr>
        <w:t>G</w:t>
      </w:r>
      <w:r w:rsidRPr="00CF450B">
        <w:rPr>
          <w:b/>
        </w:rPr>
        <w:t>r.rotate.start</w:t>
      </w:r>
      <w:r w:rsid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A12C80" w:rsidRDefault="00A12C80" w:rsidP="00A12C80">
      <w:r>
        <w:t xml:space="preserve">The </w:t>
      </w:r>
      <w:r w:rsidRPr="00CF450B">
        <w:rPr>
          <w:b/>
        </w:rPr>
        <w:t>Gr.modify</w:t>
      </w:r>
      <w:r>
        <w:t xml:space="preserve"> parameters for </w:t>
      </w:r>
      <w:r>
        <w:rPr>
          <w:b/>
        </w:rPr>
        <w:t>Gr.r</w:t>
      </w:r>
      <w:r w:rsidRPr="00A12C80">
        <w:rPr>
          <w:b/>
        </w:rPr>
        <w:t>otate.start</w:t>
      </w:r>
      <w:r>
        <w:t xml:space="preserve"> are "angle", "x" and "y".</w:t>
      </w:r>
    </w:p>
    <w:p w:rsidR="00A12C80" w:rsidRDefault="00A12C80" w:rsidP="00A12C80">
      <w:r w:rsidRPr="00CF450B">
        <w:rPr>
          <w:b/>
        </w:rPr>
        <w:t>Gr.rotate.start</w:t>
      </w:r>
      <w:r>
        <w:t xml:space="preserve"> must be eventually followed by </w:t>
      </w:r>
      <w:r w:rsidRPr="00CF450B">
        <w:rPr>
          <w:b/>
        </w:rPr>
        <w:t>Gr.rotate.end</w:t>
      </w:r>
      <w:r>
        <w:t xml:space="preserve"> or you will not get the expected results.</w:t>
      </w:r>
    </w:p>
    <w:p w:rsidR="009558AD" w:rsidRDefault="003A4712" w:rsidP="005F4916">
      <w:pPr>
        <w:pStyle w:val="Heading3"/>
      </w:pPr>
      <w:bookmarkStart w:id="1861" w:name="_Toc477151075"/>
      <w:r>
        <w:t>Gr.</w:t>
      </w:r>
      <w:r w:rsidR="009558AD">
        <w:t>rotate.end</w:t>
      </w:r>
      <w:r w:rsidR="00490E53">
        <w:t xml:space="preserve"> {&lt;obj_nvar&gt;}</w:t>
      </w:r>
      <w:bookmarkEnd w:id="1861"/>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CF450B" w:rsidRPr="00CF450B">
        <w:rPr>
          <w:b/>
        </w:rPr>
        <w:t>G</w:t>
      </w:r>
      <w:r w:rsidRPr="00CF450B">
        <w:rPr>
          <w:b/>
        </w:rPr>
        <w:t>r.rotate.end</w:t>
      </w:r>
      <w:r w:rsidR="000D0D71" w:rsidRP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1862" w:name="_Toc477151076"/>
      <w:r>
        <w:t>Camera Commands</w:t>
      </w:r>
      <w:bookmarkEnd w:id="1862"/>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w:t>
      </w:r>
      <w:r>
        <w:lastRenderedPageBreak/>
        <w:t xml:space="preserve">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1863" w:name="_Toc477151077"/>
      <w:r>
        <w:t>Gr.camera.select 1|2</w:t>
      </w:r>
      <w:bookmarkEnd w:id="1863"/>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1864" w:name="_Toc477151078"/>
      <w:r>
        <w:t>Gr.</w:t>
      </w:r>
      <w:r w:rsidR="00FA6D79">
        <w:t>camera.shoot</w:t>
      </w:r>
      <w:r w:rsidR="000A4E4F">
        <w:t xml:space="preserve"> &lt;</w:t>
      </w:r>
      <w:r w:rsidR="00FA6D79">
        <w:t>bm_ptr</w:t>
      </w:r>
      <w:r w:rsidR="000A4E4F">
        <w:t>_nvar&gt;</w:t>
      </w:r>
      <w:bookmarkEnd w:id="1864"/>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lastRenderedPageBreak/>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1865" w:name="_Toc477151079"/>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1865"/>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1866" w:name="_Toc477151080"/>
      <w:r>
        <w:t>Gr.</w:t>
      </w:r>
      <w:r w:rsidR="004373C7">
        <w:t>camera.manualS</w:t>
      </w:r>
      <w:r>
        <w:t>hoot</w:t>
      </w:r>
      <w:r w:rsidR="004373C7">
        <w:t xml:space="preserve"> </w:t>
      </w:r>
      <w:r w:rsidR="000A4E4F">
        <w:t>&lt;bm_ptr_nvar&gt;{, &lt;flash_ mode_nexp&gt;</w:t>
      </w:r>
      <w:r w:rsidR="00345C7F">
        <w:t xml:space="preserve"> {, focus_mode_nexp} </w:t>
      </w:r>
      <w:r w:rsidR="000A4E4F">
        <w:t>}</w:t>
      </w:r>
      <w:bookmarkEnd w:id="1866"/>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1867" w:name="_Toc477151081"/>
      <w:r>
        <w:t>Other Graphics</w:t>
      </w:r>
      <w:r w:rsidR="0042524E">
        <w:t xml:space="preserve"> Commands</w:t>
      </w:r>
      <w:bookmarkEnd w:id="1867"/>
    </w:p>
    <w:p w:rsidR="008C4DBB" w:rsidRDefault="003A4712" w:rsidP="005F4916">
      <w:pPr>
        <w:pStyle w:val="Heading3"/>
      </w:pPr>
      <w:bookmarkStart w:id="1868" w:name="_Toc477151082"/>
      <w:r>
        <w:t>Gr.</w:t>
      </w:r>
      <w:r w:rsidR="008C4DBB">
        <w:t>screen.to</w:t>
      </w:r>
      <w:r w:rsidR="005857C7">
        <w:t>_</w:t>
      </w:r>
      <w:r w:rsidR="008C4DBB">
        <w:t xml:space="preserve">bitmap </w:t>
      </w:r>
      <w:r w:rsidR="00FD7CB8">
        <w:t>&lt;bm_ptr_nvar&gt;</w:t>
      </w:r>
      <w:bookmarkEnd w:id="1868"/>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5065CC" w:rsidRDefault="008C4DBB" w:rsidP="002E0AAF">
      <w:r>
        <w:t>The current contents of the screen will be placed into a bitmap. The pointer to the bitmap will be returned in the bm_ptr variable.</w:t>
      </w:r>
      <w:r w:rsidR="005857C7">
        <w:t xml:space="preserve"> </w:t>
      </w:r>
      <w:r w:rsidR="005065CC">
        <w:t xml:space="preserve">If there is not enough memory available to create the bitmap, the returned bitmap pointer is -1. Call </w:t>
      </w:r>
      <w:r w:rsidR="005065CC" w:rsidRPr="006B2707">
        <w:rPr>
          <w:b/>
        </w:rPr>
        <w:t>GETERROR$()</w:t>
      </w:r>
      <w:r w:rsidR="005065CC">
        <w:t xml:space="preserve"> for information about the failure.</w:t>
      </w:r>
    </w:p>
    <w:p w:rsidR="008C4DBB" w:rsidRPr="008C4DBB" w:rsidRDefault="005857C7" w:rsidP="002E0AAF">
      <w:r>
        <w:t>Please note the idiosyncratic underscore in the command.</w:t>
      </w:r>
    </w:p>
    <w:p w:rsidR="0042524E" w:rsidRDefault="003A4712" w:rsidP="005F4916">
      <w:pPr>
        <w:pStyle w:val="Heading3"/>
      </w:pPr>
      <w:bookmarkStart w:id="1869" w:name="_Toc477151083"/>
      <w:r>
        <w:lastRenderedPageBreak/>
        <w:t>Gr.</w:t>
      </w:r>
      <w:r w:rsidR="0042524E">
        <w:t>get.</w:t>
      </w:r>
      <w:r w:rsidR="0042524E" w:rsidRPr="0042524E">
        <w:t>pixel</w:t>
      </w:r>
      <w:r w:rsidR="0042524E">
        <w:t xml:space="preserve"> x, y, alpha, red, </w:t>
      </w:r>
      <w:r w:rsidR="00A97E8E">
        <w:t>green</w:t>
      </w:r>
      <w:r w:rsidR="0042524E">
        <w:t xml:space="preserve">, </w:t>
      </w:r>
      <w:r w:rsidR="00A97E8E">
        <w:t>blue</w:t>
      </w:r>
      <w:bookmarkEnd w:id="1869"/>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5065CC" w:rsidRDefault="005065CC" w:rsidP="002E0AAF">
      <w:r>
        <w:t>To get a pixel from the screen, BASIC! must first create a bitmap from the screen. If there is not enough memory available to create the bitmap, you will get an "out-of-memory" run-time error.</w:t>
      </w:r>
    </w:p>
    <w:p w:rsidR="0042524E" w:rsidRDefault="003A4712" w:rsidP="005F4916">
      <w:pPr>
        <w:pStyle w:val="Heading3"/>
      </w:pPr>
      <w:bookmarkStart w:id="1870" w:name="_Toc477151084"/>
      <w:r>
        <w:t>Gr.</w:t>
      </w:r>
      <w:r w:rsidR="0042524E">
        <w:t xml:space="preserve">save </w:t>
      </w:r>
      <w:r w:rsidR="00FD7CB8">
        <w:t>&lt;filename_sexp&gt;</w:t>
      </w:r>
      <w:r w:rsidR="00910535">
        <w:t xml:space="preserve"> {,&lt;quality_nexp&gt;}</w:t>
      </w:r>
      <w:bookmarkEnd w:id="1870"/>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1871" w:name="_Toc477151085"/>
      <w:r>
        <w:t>Gr.get.type &lt;object_ptr_n</w:t>
      </w:r>
      <w:r w:rsidR="00E502B3">
        <w:t>exp</w:t>
      </w:r>
      <w:r>
        <w:t xml:space="preserve">&gt;, </w:t>
      </w:r>
      <w:r w:rsidR="007E28D7">
        <w:t>&lt;type_svar&gt;</w:t>
      </w:r>
      <w:bookmarkEnd w:id="1871"/>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720B6C" w:rsidRDefault="00720B6C" w:rsidP="007E28D7">
      <w:r>
        <w:t xml:space="preserve">If the &lt;object_ptr_nexp&gt; parameter does not specify a valid display list object, the returned type is the empty string, "". You can call the </w:t>
      </w:r>
      <w:r w:rsidRPr="006B2707">
        <w:rPr>
          <w:b/>
        </w:rPr>
        <w:t>GETERROR$()</w:t>
      </w:r>
      <w:r>
        <w:t xml:space="preserve"> function to get information about the error.</w:t>
      </w:r>
    </w:p>
    <w:p w:rsidR="0031554D" w:rsidRDefault="0031554D" w:rsidP="0031554D">
      <w:pPr>
        <w:pStyle w:val="Heading3"/>
      </w:pPr>
      <w:bookmarkStart w:id="1872" w:name="_Toc477151086"/>
      <w:r>
        <w:t>Gr.get.params &lt;object_ptr_n</w:t>
      </w:r>
      <w:r w:rsidR="00E502B3">
        <w:t>exp</w:t>
      </w:r>
      <w:r>
        <w:t>&gt;, &lt;param_array$[]&gt;</w:t>
      </w:r>
      <w:bookmarkEnd w:id="1872"/>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786799" w:rsidRDefault="0031554D" w:rsidP="0031554D">
      <w:r>
        <w:t>Get the modifiable parameters of the specified display list object. The parameter strings are returned in the &lt;param_array$[]&gt; in no particular order.</w:t>
      </w:r>
      <w:r w:rsidR="006B371C">
        <w:t xml:space="preserve"> </w:t>
      </w:r>
      <w:r w:rsidR="00786799">
        <w:t>The array is specified without an index. If the array exists, it is overwritten. Otherwise a new array is created. The result is always a one-dimensional array.</w:t>
      </w:r>
    </w:p>
    <w:p w:rsidR="0031554D" w:rsidRDefault="006B371C" w:rsidP="0031554D">
      <w:r>
        <w:t xml:space="preserve">For a complete list of parameters, see the table in </w:t>
      </w:r>
      <w:r w:rsidRPr="006B371C">
        <w:rPr>
          <w:b/>
        </w:rPr>
        <w:t>Gr.Modify</w:t>
      </w:r>
      <w:r>
        <w:t>.</w:t>
      </w:r>
    </w:p>
    <w:p w:rsidR="00A4418F" w:rsidRDefault="003A4712" w:rsidP="005F4916">
      <w:pPr>
        <w:pStyle w:val="Heading3"/>
      </w:pPr>
      <w:bookmarkStart w:id="1873" w:name="_Toc477151087"/>
      <w:r>
        <w:t>Gr.</w:t>
      </w:r>
      <w:r w:rsidR="00A4418F">
        <w:t>get</w:t>
      </w:r>
      <w:r w:rsidR="00546410">
        <w:t>.</w:t>
      </w:r>
      <w:r w:rsidR="00A4418F">
        <w:t xml:space="preserve">position </w:t>
      </w:r>
      <w:r w:rsidR="007F0903">
        <w:t>&lt;object_ptr_n</w:t>
      </w:r>
      <w:r w:rsidR="00324ED6">
        <w:t>exp</w:t>
      </w:r>
      <w:r w:rsidR="007F0903">
        <w:t>&gt;</w:t>
      </w:r>
      <w:r w:rsidR="00A4418F">
        <w:t>, x, y</w:t>
      </w:r>
      <w:bookmarkEnd w:id="1873"/>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1874" w:name="_Toc477151088"/>
      <w:r>
        <w:t>Gr.move &lt;object_ptr_n</w:t>
      </w:r>
      <w:r w:rsidR="00324ED6">
        <w:t>exp</w:t>
      </w:r>
      <w:r>
        <w:t>&gt;</w:t>
      </w:r>
      <w:r w:rsidR="00324ED6">
        <w:t xml:space="preserve"> {{</w:t>
      </w:r>
      <w:r>
        <w:t>, dx</w:t>
      </w:r>
      <w:r w:rsidR="00324ED6">
        <w:t>}{</w:t>
      </w:r>
      <w:r>
        <w:t>, dy</w:t>
      </w:r>
      <w:r w:rsidR="00324ED6">
        <w:t>}}</w:t>
      </w:r>
      <w:bookmarkEnd w:id="1874"/>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1875" w:name="_Toc477151089"/>
      <w:r>
        <w:lastRenderedPageBreak/>
        <w:t xml:space="preserve">Gr.get.value </w:t>
      </w:r>
      <w:r w:rsidR="007F0903">
        <w:t>&lt;object_ptr_n</w:t>
      </w:r>
      <w:r w:rsidR="00324ED6">
        <w:t>exp</w:t>
      </w:r>
      <w:r w:rsidR="007F0903">
        <w:t>&gt;</w:t>
      </w:r>
      <w:r w:rsidR="009E5A54">
        <w:t xml:space="preserve"> {</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r w:rsidR="009E5A54">
        <w:t>...</w:t>
      </w:r>
      <w:bookmarkEnd w:id="1875"/>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w:instrText>
      </w:r>
      <w:r w:rsidR="009E5A54">
        <w:instrText xml:space="preserve"> {</w:instrText>
      </w:r>
      <w:r w:rsidR="007D352D" w:rsidRPr="00566A68">
        <w:instrText>, &lt;tag_sexp&gt;, &lt;value_nvar | value_svar&gt;}</w:instrText>
      </w:r>
      <w:r w:rsidR="009E5A54">
        <w:instrText>...</w:instrText>
      </w:r>
      <w:r w:rsidR="007D352D">
        <w:instrText xml:space="preserve">" </w:instrText>
      </w:r>
      <w:r w:rsidR="00520661">
        <w:fldChar w:fldCharType="end"/>
      </w:r>
    </w:p>
    <w:p w:rsidR="006D4C73" w:rsidRDefault="00A4418F" w:rsidP="004411C1">
      <w:r>
        <w:t xml:space="preserve">The value </w:t>
      </w:r>
      <w:r w:rsidR="006D4C73">
        <w:t>of the parameter named</w:t>
      </w:r>
      <w:r>
        <w:t xml:space="preserve"> </w:t>
      </w:r>
      <w:r w:rsidR="004411C1" w:rsidRPr="004411C1">
        <w:t>&lt;tag_sexp&gt;</w:t>
      </w:r>
      <w:r>
        <w:t xml:space="preserve"> (</w:t>
      </w:r>
      <w:r w:rsidR="00F5651B">
        <w:t>"</w:t>
      </w:r>
      <w:r>
        <w:t>left</w:t>
      </w:r>
      <w:r w:rsidR="00F5651B">
        <w:t>"</w:t>
      </w:r>
      <w:r>
        <w:t xml:space="preserve">, </w:t>
      </w:r>
      <w:r w:rsidR="00F5651B">
        <w:t>"</w:t>
      </w:r>
      <w:r>
        <w:t>radius</w:t>
      </w:r>
      <w:r w:rsidR="00F5651B">
        <w:t>"</w:t>
      </w:r>
      <w:r>
        <w:t>, etc</w:t>
      </w:r>
      <w:r w:rsidR="006D4C73">
        <w:t>.</w:t>
      </w:r>
      <w:r>
        <w:t xml:space="preserve">) in the </w:t>
      </w:r>
      <w:r w:rsidR="006D4C73">
        <w:t>Display List</w:t>
      </w:r>
      <w:r>
        <w:t xml:space="preserve"> object </w:t>
      </w:r>
      <w:r w:rsidR="006D4C73">
        <w:t>&lt;object_ptr_nvar&gt; is</w:t>
      </w:r>
      <w:r>
        <w:t xml:space="preserve"> returned in </w:t>
      </w:r>
      <w:r w:rsidR="006D4C73">
        <w:t xml:space="preserve">the variable </w:t>
      </w:r>
      <w:r w:rsidR="004411C1" w:rsidRPr="004411C1">
        <w:t>&lt;value_nvar</w:t>
      </w:r>
      <w:r w:rsidR="004411C1">
        <w:t xml:space="preserve">&gt; or </w:t>
      </w:r>
      <w:r w:rsidR="002E10EB">
        <w:t>&lt;</w:t>
      </w:r>
      <w:r w:rsidR="004411C1" w:rsidRPr="004411C1">
        <w:t>value_svar&gt;</w:t>
      </w:r>
      <w:r>
        <w:t>.</w:t>
      </w:r>
      <w:r w:rsidR="004411C1">
        <w:t xml:space="preserve"> </w:t>
      </w:r>
      <w:r w:rsidR="006D4C73">
        <w:t>This command can return values from only one object at a time, but you may list as many tag/variable pairs as you want.</w:t>
      </w:r>
    </w:p>
    <w:p w:rsidR="00A4418F" w:rsidRDefault="004411C1" w:rsidP="004411C1">
      <w:r w:rsidRPr="004411C1">
        <w:t xml:space="preserve">Most parameters are numeric. Only the </w:t>
      </w:r>
      <w:r w:rsidR="00013064" w:rsidRPr="00013064">
        <w:rPr>
          <w:b/>
        </w:rPr>
        <w:t>G</w:t>
      </w:r>
      <w:r w:rsidRPr="00013064">
        <w:rPr>
          <w:b/>
        </w:rPr>
        <w:t>r.text.draw</w:t>
      </w:r>
      <w:r w:rsidRPr="004411C1">
        <w:t xml:space="preserve"> "text" parameter is returned in a string var.</w:t>
      </w:r>
      <w:r w:rsidR="002E10EB">
        <w:t xml:space="preserve"> </w:t>
      </w:r>
      <w:r>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1876" w:name="_Toc477151090"/>
      <w:r>
        <w:t>Gr.</w:t>
      </w:r>
      <w:r w:rsidR="008C6E0B" w:rsidRPr="008C6E0B">
        <w:t xml:space="preserve">modify </w:t>
      </w:r>
      <w:r w:rsidR="007F0903">
        <w:t>&lt;object_ptr_n</w:t>
      </w:r>
      <w:r w:rsidR="00E502B3">
        <w:t>exp</w:t>
      </w:r>
      <w:r w:rsidR="007F0903">
        <w:t>&gt;</w:t>
      </w:r>
      <w:r w:rsidR="008C6E0B" w:rsidRPr="008C6E0B">
        <w:t xml:space="preserve"> </w:t>
      </w:r>
      <w:r w:rsidR="00BF3B4F">
        <w:t>{</w:t>
      </w:r>
      <w:r w:rsidR="006D4C73">
        <w:t xml:space="preserve">, </w:t>
      </w:r>
      <w:r w:rsidR="002E10EB">
        <w:t>&lt;tag_sexp</w:t>
      </w:r>
      <w:r w:rsidR="002E10EB" w:rsidRPr="004411C1">
        <w:t>&gt;</w:t>
      </w:r>
      <w:r w:rsidR="002E10EB">
        <w:t>, &lt;value_n</w:t>
      </w:r>
      <w:r w:rsidR="006D4C73">
        <w:t>exp</w:t>
      </w:r>
      <w:r w:rsidR="002E10EB">
        <w:t xml:space="preserve"> | value_s</w:t>
      </w:r>
      <w:r w:rsidR="006D4C73">
        <w:t>exp</w:t>
      </w:r>
      <w:r w:rsidR="002E10EB" w:rsidRPr="004411C1">
        <w:t>&gt;</w:t>
      </w:r>
      <w:r w:rsidR="002E10EB" w:rsidRPr="008C6E0B">
        <w:t>}</w:t>
      </w:r>
      <w:r w:rsidR="00BF3B4F">
        <w:t>...</w:t>
      </w:r>
      <w:bookmarkEnd w:id="1876"/>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6D4C73">
        <w:instrText xml:space="preserve">, </w:instrText>
      </w:r>
      <w:r w:rsidR="007D352D" w:rsidRPr="00FB3C83">
        <w:instrText>&lt;tag_sexp&gt;, &lt;value_n</w:instrText>
      </w:r>
      <w:r w:rsidR="006D4C73">
        <w:instrText>exp</w:instrText>
      </w:r>
      <w:r w:rsidR="007D352D" w:rsidRPr="00FB3C83">
        <w:instrText xml:space="preserve"> | value_s</w:instrText>
      </w:r>
      <w:r w:rsidR="006D4C73">
        <w:instrText>exp</w:instrText>
      </w:r>
      <w:r w:rsidR="007D352D" w:rsidRPr="00FB3C83">
        <w:instrText>&gt;}</w:instrText>
      </w:r>
      <w:r w:rsidR="00BF3B4F">
        <w:instrText>...</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t>
      </w:r>
      <w:r w:rsidR="006D4C73">
        <w:t>is</w:t>
      </w:r>
      <w:r>
        <w:t xml:space="preserve"> changed to </w:t>
      </w:r>
      <w:r w:rsidR="006D4C73">
        <w:t xml:space="preserve">the value of the expression </w:t>
      </w:r>
      <w:r>
        <w:t>&lt;value_n</w:t>
      </w:r>
      <w:r w:rsidR="006D4C73">
        <w:t>exp</w:t>
      </w:r>
      <w:r>
        <w:t>&gt; or &lt;value_s</w:t>
      </w:r>
      <w:r w:rsidR="006D4C73">
        <w:t>exp</w:t>
      </w:r>
      <w:r>
        <w:t xml:space="preserve">&gt;.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6736FB"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736FB"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736FB"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736FB"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736FB"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736FB"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736FB"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736FB"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736FB"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736FB"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6736FB"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6736FB"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6736FB"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156EC7">
      <w:pPr>
        <w:pStyle w:val="ListParagraph"/>
        <w:keepNext/>
        <w:numPr>
          <w:ilvl w:val="0"/>
          <w:numId w:val="23"/>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156EC7">
      <w:pPr>
        <w:pStyle w:val="ListParagraph"/>
        <w:keepNext/>
        <w:numPr>
          <w:ilvl w:val="0"/>
          <w:numId w:val="23"/>
        </w:numPr>
      </w:pPr>
      <w:r w:rsidRPr="00AE483F">
        <w:rPr>
          <w:b/>
        </w:rPr>
        <w:t>Gr.get.position</w:t>
      </w:r>
      <w:r>
        <w:t xml:space="preserve"> returns the values in the </w:t>
      </w:r>
      <w:r w:rsidRPr="00E9000C">
        <w:rPr>
          <w:b/>
        </w:rPr>
        <w:t>POSITION 1</w:t>
      </w:r>
      <w:r>
        <w:t xml:space="preserve"> columns.</w:t>
      </w:r>
    </w:p>
    <w:p w:rsidR="00AE483F" w:rsidRDefault="00AE483F" w:rsidP="00156EC7">
      <w:pPr>
        <w:pStyle w:val="ListParagraph"/>
        <w:keepNext/>
        <w:numPr>
          <w:ilvl w:val="0"/>
          <w:numId w:val="23"/>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156EC7">
      <w:pPr>
        <w:pStyle w:val="ListParagraph"/>
        <w:keepNext/>
        <w:numPr>
          <w:ilvl w:val="0"/>
          <w:numId w:val="23"/>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156EC7">
      <w:pPr>
        <w:pStyle w:val="ListParagraph"/>
        <w:keepNext/>
        <w:numPr>
          <w:ilvl w:val="0"/>
          <w:numId w:val="23"/>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156EC7">
      <w:pPr>
        <w:pStyle w:val="ListParagraph"/>
        <w:numPr>
          <w:ilvl w:val="0"/>
          <w:numId w:val="23"/>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lastRenderedPageBreak/>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3C6050" w:rsidRDefault="0082291F" w:rsidP="005F4916">
      <w:pPr>
        <w:pStyle w:val="Heading3"/>
      </w:pPr>
      <w:bookmarkStart w:id="1877" w:name="_Toc477151091"/>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1877"/>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1878" w:name="_Gr.clip_&lt;object_ptr_nvar&gt;,_"/>
      <w:bookmarkStart w:id="1879" w:name="_Toc477151092"/>
      <w:bookmarkEnd w:id="1878"/>
      <w:r>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1879"/>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AD5FC3">
        <w:tc>
          <w:tcPr>
            <w:tcW w:w="1085" w:type="dxa"/>
          </w:tcPr>
          <w:p w:rsidR="002C2F6D" w:rsidRPr="002C2F6D" w:rsidRDefault="002C2F6D" w:rsidP="00863164">
            <w:pPr>
              <w:jc w:val="center"/>
              <w:rPr>
                <w:b/>
              </w:rPr>
            </w:pPr>
            <w:r w:rsidRPr="002C2F6D">
              <w:rPr>
                <w:b/>
              </w:rPr>
              <w:t>0</w:t>
            </w:r>
          </w:p>
        </w:tc>
        <w:tc>
          <w:tcPr>
            <w:tcW w:w="3685" w:type="dxa"/>
          </w:tcPr>
          <w:p w:rsidR="002C2F6D" w:rsidRPr="002C2F6D" w:rsidRDefault="002C2F6D" w:rsidP="00863164">
            <w:pPr>
              <w:jc w:val="center"/>
              <w:rPr>
                <w:b/>
              </w:rPr>
            </w:pPr>
            <w:r w:rsidRPr="002C2F6D">
              <w:rPr>
                <w:b/>
              </w:rPr>
              <w:t>Intersect</w:t>
            </w:r>
          </w:p>
        </w:tc>
      </w:tr>
      <w:tr w:rsidR="002C2F6D" w:rsidRPr="002C2F6D" w:rsidTr="00AD5FC3">
        <w:tc>
          <w:tcPr>
            <w:tcW w:w="1085" w:type="dxa"/>
          </w:tcPr>
          <w:p w:rsidR="002C2F6D" w:rsidRPr="002C2F6D" w:rsidRDefault="002C2F6D" w:rsidP="002C2F6D">
            <w:pPr>
              <w:jc w:val="center"/>
              <w:rPr>
                <w:b/>
              </w:rPr>
            </w:pPr>
            <w:r w:rsidRPr="002C2F6D">
              <w:rPr>
                <w:b/>
              </w:rPr>
              <w:t>1</w:t>
            </w:r>
          </w:p>
        </w:tc>
        <w:tc>
          <w:tcPr>
            <w:tcW w:w="3685" w:type="dxa"/>
          </w:tcPr>
          <w:p w:rsidR="002C2F6D" w:rsidRPr="002C2F6D" w:rsidRDefault="002C2F6D" w:rsidP="002C2F6D">
            <w:pPr>
              <w:jc w:val="center"/>
              <w:rPr>
                <w:b/>
              </w:rPr>
            </w:pPr>
            <w:r w:rsidRPr="002C2F6D">
              <w:rPr>
                <w:b/>
              </w:rPr>
              <w:t>Difference</w:t>
            </w:r>
          </w:p>
        </w:tc>
      </w:tr>
      <w:tr w:rsidR="002C2F6D" w:rsidRPr="002C2F6D" w:rsidTr="00AD5FC3">
        <w:tc>
          <w:tcPr>
            <w:tcW w:w="1085" w:type="dxa"/>
          </w:tcPr>
          <w:p w:rsidR="002C2F6D" w:rsidRPr="002C2F6D" w:rsidRDefault="002C2F6D" w:rsidP="002C2F6D">
            <w:pPr>
              <w:jc w:val="center"/>
              <w:rPr>
                <w:b/>
              </w:rPr>
            </w:pPr>
            <w:r w:rsidRPr="002C2F6D">
              <w:rPr>
                <w:b/>
              </w:rPr>
              <w:t>2</w:t>
            </w:r>
          </w:p>
        </w:tc>
        <w:tc>
          <w:tcPr>
            <w:tcW w:w="3685" w:type="dxa"/>
          </w:tcPr>
          <w:p w:rsidR="002C2F6D" w:rsidRPr="002C2F6D" w:rsidRDefault="002C2F6D" w:rsidP="002C2F6D">
            <w:pPr>
              <w:jc w:val="center"/>
              <w:rPr>
                <w:b/>
              </w:rPr>
            </w:pPr>
            <w:r w:rsidRPr="002C2F6D">
              <w:rPr>
                <w:b/>
              </w:rPr>
              <w:t>Replace</w:t>
            </w:r>
          </w:p>
        </w:tc>
      </w:tr>
      <w:tr w:rsidR="002C2F6D" w:rsidRPr="002C2F6D" w:rsidTr="00AD5FC3">
        <w:tc>
          <w:tcPr>
            <w:tcW w:w="1085" w:type="dxa"/>
          </w:tcPr>
          <w:p w:rsidR="002C2F6D" w:rsidRPr="002C2F6D" w:rsidRDefault="002C2F6D" w:rsidP="002C2F6D">
            <w:pPr>
              <w:jc w:val="center"/>
              <w:rPr>
                <w:b/>
              </w:rPr>
            </w:pPr>
            <w:r w:rsidRPr="002C2F6D">
              <w:rPr>
                <w:b/>
              </w:rPr>
              <w:t>3</w:t>
            </w:r>
          </w:p>
        </w:tc>
        <w:tc>
          <w:tcPr>
            <w:tcW w:w="3685" w:type="dxa"/>
          </w:tcPr>
          <w:p w:rsidR="002C2F6D" w:rsidRPr="002C2F6D" w:rsidRDefault="002C2F6D" w:rsidP="002C2F6D">
            <w:pPr>
              <w:jc w:val="center"/>
              <w:rPr>
                <w:b/>
              </w:rPr>
            </w:pPr>
            <w:r w:rsidRPr="002C2F6D">
              <w:rPr>
                <w:b/>
              </w:rPr>
              <w:t>Reverse Difference</w:t>
            </w:r>
          </w:p>
        </w:tc>
      </w:tr>
      <w:tr w:rsidR="00E67851" w:rsidRPr="002C2F6D" w:rsidDel="00AD5FC3" w:rsidTr="00AD5FC3">
        <w:trPr>
          <w:del w:id="1880" w:author="Sammartano, Marc (BIC USA)" w:date="2016-05-31T06:30:00Z"/>
        </w:trPr>
        <w:tc>
          <w:tcPr>
            <w:tcW w:w="1085" w:type="dxa"/>
          </w:tcPr>
          <w:p w:rsidR="00E67851" w:rsidRPr="002C2F6D" w:rsidDel="00AD5FC3" w:rsidRDefault="00E67851" w:rsidP="002C2F6D">
            <w:pPr>
              <w:jc w:val="center"/>
              <w:rPr>
                <w:del w:id="1881" w:author="Sammartano, Marc (BIC USA)" w:date="2016-05-31T06:30:00Z"/>
                <w:b/>
              </w:rPr>
            </w:pPr>
          </w:p>
        </w:tc>
        <w:tc>
          <w:tcPr>
            <w:tcW w:w="3685" w:type="dxa"/>
          </w:tcPr>
          <w:p w:rsidR="00E67851" w:rsidRPr="002C2F6D" w:rsidDel="00AD5FC3" w:rsidRDefault="00E67851" w:rsidP="002C2F6D">
            <w:pPr>
              <w:jc w:val="center"/>
              <w:rPr>
                <w:del w:id="1882" w:author="Sammartano, Marc (BIC USA)" w:date="2016-05-31T06:30:00Z"/>
                <w:b/>
              </w:rPr>
            </w:pPr>
          </w:p>
        </w:tc>
      </w:tr>
      <w:tr w:rsidR="002C2F6D" w:rsidRPr="002C2F6D" w:rsidTr="00AD5FC3">
        <w:tc>
          <w:tcPr>
            <w:tcW w:w="1085" w:type="dxa"/>
          </w:tcPr>
          <w:p w:rsidR="002C2F6D" w:rsidRPr="002C2F6D" w:rsidRDefault="002C2F6D" w:rsidP="002C2F6D">
            <w:pPr>
              <w:jc w:val="center"/>
              <w:rPr>
                <w:b/>
              </w:rPr>
            </w:pPr>
            <w:r w:rsidRPr="002C2F6D">
              <w:rPr>
                <w:b/>
              </w:rPr>
              <w:t>4</w:t>
            </w:r>
          </w:p>
        </w:tc>
        <w:tc>
          <w:tcPr>
            <w:tcW w:w="3685" w:type="dxa"/>
          </w:tcPr>
          <w:p w:rsidR="002C2F6D" w:rsidRPr="002C2F6D" w:rsidRDefault="002C2F6D" w:rsidP="002C2F6D">
            <w:pPr>
              <w:jc w:val="center"/>
              <w:rPr>
                <w:b/>
              </w:rPr>
            </w:pPr>
            <w:r w:rsidRPr="002C2F6D">
              <w:rPr>
                <w:b/>
              </w:rPr>
              <w:t>Union</w:t>
            </w:r>
          </w:p>
        </w:tc>
      </w:tr>
      <w:tr w:rsidR="002C2F6D" w:rsidRPr="002C2F6D" w:rsidTr="00AD5FC3">
        <w:tc>
          <w:tcPr>
            <w:tcW w:w="1085" w:type="dxa"/>
          </w:tcPr>
          <w:p w:rsidR="002C2F6D" w:rsidRPr="002C2F6D" w:rsidRDefault="002C2F6D" w:rsidP="002C2F6D">
            <w:pPr>
              <w:jc w:val="center"/>
              <w:rPr>
                <w:b/>
              </w:rPr>
            </w:pPr>
            <w:r w:rsidRPr="002C2F6D">
              <w:rPr>
                <w:b/>
              </w:rPr>
              <w:t>5</w:t>
            </w:r>
          </w:p>
        </w:tc>
        <w:tc>
          <w:tcPr>
            <w:tcW w:w="3685" w:type="dxa"/>
          </w:tcPr>
          <w:p w:rsidR="002C2F6D" w:rsidRPr="002C2F6D" w:rsidRDefault="002C2F6D" w:rsidP="002C2F6D">
            <w:pPr>
              <w:jc w:val="center"/>
              <w:rPr>
                <w:b/>
              </w:rPr>
            </w:pPr>
            <w:r w:rsidRPr="002C2F6D">
              <w:rPr>
                <w:b/>
              </w:rPr>
              <w:t>XOR</w:t>
            </w:r>
          </w:p>
        </w:tc>
      </w:tr>
    </w:tbl>
    <w:p w:rsidR="002C2F6D" w:rsidRPr="00CD4112" w:rsidRDefault="00CD4112" w:rsidP="00CD4112">
      <w:pPr>
        <w:spacing w:before="100"/>
      </w:pPr>
      <w:r>
        <w:t xml:space="preserve">The Region Operator parameter is optional. If it is omitted, the default action is </w:t>
      </w:r>
      <w:r w:rsidRPr="00CD4112">
        <w:rPr>
          <w:b/>
        </w:rPr>
        <w:t>Intersect</w:t>
      </w:r>
      <w:r>
        <w:t>.</w:t>
      </w:r>
    </w:p>
    <w:p w:rsidR="002C2F6D" w:rsidRPr="00AF673E" w:rsidRDefault="002C2F6D" w:rsidP="00C32BC5">
      <w:r w:rsidRPr="00AF673E">
        <w:lastRenderedPageBreak/>
        <w:t>Examples:</w:t>
      </w:r>
    </w:p>
    <w:p w:rsidR="008924C9" w:rsidRDefault="002C2F6D" w:rsidP="00C32BC5">
      <w:pPr>
        <w:rPr>
          <w:b/>
          <w:noProof/>
        </w:rPr>
      </w:pPr>
      <w:r>
        <w:rPr>
          <w:b/>
          <w:noProof/>
        </w:rPr>
        <w:drawing>
          <wp:inline distT="0" distB="0" distL="0" distR="0" wp14:anchorId="1773A4BE" wp14:editId="4A83D04F">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3DDB44E2" wp14:editId="1FEE784E">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A8A18E3" wp14:editId="3EE97A0E">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E67851">
      <w:pPr>
        <w:keepNext/>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1DFC50C4" wp14:editId="73B33555">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D11FEAE" wp14:editId="76643C57">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7E6BBB5B" wp14:editId="05FF85AD">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36B7FBD0" wp14:editId="4B443CB8">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13DA36BD" wp14:editId="3572A69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A6E801F" wp14:editId="4C35E9BF">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1883" w:name="_Toc477151093"/>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1883"/>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1884" w:name="_Toc477151094"/>
      <w:r>
        <w:t>G</w:t>
      </w:r>
      <w:r w:rsidR="00D43DA8">
        <w:t>r</w:t>
      </w:r>
      <w:r>
        <w:t>.</w:t>
      </w:r>
      <w:r w:rsidR="001B1CBE">
        <w:t>g</w:t>
      </w:r>
      <w:r>
        <w:t>etDL &lt;dl_array[]&gt; {, &lt;keep_all_objects_lexp&gt; }</w:t>
      </w:r>
      <w:bookmarkEnd w:id="1884"/>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 xml:space="preserve">Writes the current Display List into the numeric </w:t>
      </w:r>
      <w:r w:rsidR="00786799">
        <w:t>array &lt;</w:t>
      </w:r>
      <w:r>
        <w:t>dl_array[]</w:t>
      </w:r>
      <w:r w:rsidR="00786799">
        <w:t>&gt;</w:t>
      </w:r>
      <w:r>
        <w:t>.</w:t>
      </w:r>
      <w:r w:rsidR="00BB3A46">
        <w:t xml:space="preserve"> </w:t>
      </w:r>
      <w:r w:rsidR="00786799">
        <w:t>The array is specified without an index. If the array exists, it is overwritten. Otherwise a new array is created. The result is always a one-dimensional array</w:t>
      </w:r>
      <w:r w:rsidR="00BB3A46">
        <w:t>.</w:t>
      </w:r>
      <w:r>
        <w:t xml:space="preserve"> If the Display List is empty, the array will have one entry that does not display anything.</w:t>
      </w:r>
    </w:p>
    <w:p w:rsidR="00401743" w:rsidRPr="00AD03AA" w:rsidRDefault="008C6F8F" w:rsidP="008C6F8F">
      <w:r>
        <w:lastRenderedPageBreak/>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1885" w:name="_Toc477151095"/>
      <w:r>
        <w:t xml:space="preserve">Audio </w:t>
      </w:r>
      <w:r w:rsidR="0032463A">
        <w:t>Interface</w:t>
      </w:r>
      <w:bookmarkEnd w:id="1885"/>
    </w:p>
    <w:p w:rsidR="005C5D73" w:rsidRPr="005C5D73" w:rsidRDefault="005C5D73" w:rsidP="00EB1F62">
      <w:pPr>
        <w:pStyle w:val="Heading2"/>
      </w:pPr>
      <w:bookmarkStart w:id="1886" w:name="_Toc477151096"/>
      <w:r>
        <w:t>Introduction</w:t>
      </w:r>
      <w:bookmarkEnd w:id="1886"/>
    </w:p>
    <w:p w:rsidR="005C5D73" w:rsidRDefault="005C5D73" w:rsidP="005F4916">
      <w:pPr>
        <w:pStyle w:val="Heading3"/>
      </w:pPr>
      <w:bookmarkStart w:id="1887" w:name="_Toc477151097"/>
      <w:r>
        <w:t>The Audio Interface</w:t>
      </w:r>
      <w:bookmarkEnd w:id="1887"/>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1888" w:name="_Toc477151098"/>
      <w:r>
        <w:t xml:space="preserve">Audio </w:t>
      </w:r>
      <w:r w:rsidRPr="005C5D73">
        <w:t>File</w:t>
      </w:r>
      <w:r>
        <w:t xml:space="preserve"> Types</w:t>
      </w:r>
      <w:bookmarkEnd w:id="1888"/>
    </w:p>
    <w:p w:rsidR="005C5D73" w:rsidRDefault="005C5D73" w:rsidP="007B0C51">
      <w:pPr>
        <w:rPr>
          <w:ins w:id="1889" w:author="Sammartano, Marc (BIC USA)" w:date="2016-05-28T19:09:00Z"/>
        </w:rPr>
      </w:pPr>
      <w:r>
        <w:t xml:space="preserve">The </w:t>
      </w:r>
      <w:del w:id="1890" w:author="Sammartano, Marc (BIC USA)" w:date="2016-05-28T19:04:00Z">
        <w:r w:rsidDel="005F45D0">
          <w:delText>Music Player is supposed to be able to play WAV, AAC, MP3, WMA, AMR, OGG and MIDI files. I have tried MP3 and WAV files. You</w:delText>
        </w:r>
        <w:r w:rsidR="005C1E53" w:rsidDel="005F45D0">
          <w:delText>r</w:delText>
        </w:r>
        <w:r w:rsidDel="005F45D0">
          <w:delText xml:space="preserve"> </w:delText>
        </w:r>
        <w:r w:rsidR="00160660" w:rsidDel="005F45D0">
          <w:delText>mileage</w:delText>
        </w:r>
        <w:r w:rsidDel="005F45D0">
          <w:delText xml:space="preserve"> may vary on these other </w:delText>
        </w:r>
      </w:del>
      <w:r>
        <w:t>file types</w:t>
      </w:r>
      <w:ins w:id="1891" w:author="Sammartano, Marc (BIC USA)" w:date="2016-05-28T19:04:00Z">
        <w:r w:rsidR="005F45D0">
          <w:t xml:space="preserve"> </w:t>
        </w:r>
      </w:ins>
      <w:ins w:id="1892" w:author="Sammartano, Marc (BIC USA)" w:date="2016-05-28T19:08:00Z">
        <w:r w:rsidR="005F45D0">
          <w:t xml:space="preserve">you can play </w:t>
        </w:r>
      </w:ins>
      <w:ins w:id="1893" w:author="Sammartano, Marc (BIC USA)" w:date="2016-05-28T19:04:00Z">
        <w:r w:rsidR="005F45D0">
          <w:t>depend on your device and the version of Android it runs</w:t>
        </w:r>
      </w:ins>
      <w:r>
        <w:t>.</w:t>
      </w:r>
      <w:ins w:id="1894" w:author="Sammartano, Marc (BIC USA)" w:date="2016-05-28T19:05:00Z">
        <w:r w:rsidR="005F45D0">
          <w:t xml:space="preserve"> For a current list check the </w:t>
        </w:r>
      </w:ins>
      <w:ins w:id="1895" w:author="Sammartano, Marc (BIC USA)" w:date="2016-05-28T19:07:00Z">
        <w:r w:rsidR="005F45D0">
          <w:fldChar w:fldCharType="begin"/>
        </w:r>
        <w:r w:rsidR="005F45D0">
          <w:instrText xml:space="preserve"> HYPERLINK "https://developer.android.com/guide/appendix/media-formats.html" </w:instrText>
        </w:r>
        <w:r w:rsidR="005F45D0">
          <w:fldChar w:fldCharType="separate"/>
        </w:r>
        <w:r w:rsidR="005F45D0" w:rsidRPr="005F45D0">
          <w:rPr>
            <w:rStyle w:val="Hyperlink"/>
          </w:rPr>
          <w:t>Android documentation</w:t>
        </w:r>
        <w:r w:rsidR="005F45D0">
          <w:fldChar w:fldCharType="end"/>
        </w:r>
        <w:r w:rsidR="005F45D0">
          <w:t>.</w:t>
        </w:r>
      </w:ins>
      <w:ins w:id="1896" w:author="Sammartano, Marc (BIC USA)" w:date="2016-05-28T19:09:00Z">
        <w:r w:rsidR="005F45D0">
          <w:t xml:space="preserve"> Here is a</w:t>
        </w:r>
      </w:ins>
      <w:ins w:id="1897" w:author="Sammartano, Marc (BIC USA)" w:date="2016-05-28T19:21:00Z">
        <w:r w:rsidR="001E4B55">
          <w:t xml:space="preserve"> </w:t>
        </w:r>
      </w:ins>
      <w:ins w:id="1898" w:author="Sammartano, Marc (BIC USA)" w:date="2016-05-28T19:22:00Z">
        <w:r w:rsidR="001E4B55">
          <w:t xml:space="preserve">partial </w:t>
        </w:r>
      </w:ins>
      <w:ins w:id="1899" w:author="Sammartano, Marc (BIC USA)" w:date="2016-05-28T19:21:00Z">
        <w:r w:rsidR="001E4B55">
          <w:t>summary</w:t>
        </w:r>
      </w:ins>
      <w:ins w:id="1900" w:author="Sammartano, Marc (BIC USA)" w:date="2016-05-28T19:09:00Z">
        <w:r w:rsidR="005F45D0">
          <w:t>:</w:t>
        </w:r>
      </w:ins>
    </w:p>
    <w:tbl>
      <w:tblPr>
        <w:tblStyle w:val="GridTable1Light"/>
        <w:tblW w:w="0" w:type="auto"/>
        <w:tblInd w:w="847" w:type="dxa"/>
        <w:tblLook w:val="04A0" w:firstRow="1" w:lastRow="0" w:firstColumn="1" w:lastColumn="0" w:noHBand="0" w:noVBand="1"/>
      </w:tblPr>
      <w:tblGrid>
        <w:gridCol w:w="3941"/>
        <w:gridCol w:w="2700"/>
      </w:tblGrid>
      <w:tr w:rsidR="001E4B55" w:rsidTr="001E4B55">
        <w:trPr>
          <w:cnfStyle w:val="100000000000" w:firstRow="1" w:lastRow="0" w:firstColumn="0" w:lastColumn="0" w:oddVBand="0" w:evenVBand="0" w:oddHBand="0" w:evenHBand="0" w:firstRowFirstColumn="0" w:firstRowLastColumn="0" w:lastRowFirstColumn="0" w:lastRowLastColumn="0"/>
          <w:ins w:id="1901" w:author="Sammartano, Marc (BIC USA)" w:date="2016-05-28T19:09:00Z"/>
        </w:trPr>
        <w:tc>
          <w:tcPr>
            <w:cnfStyle w:val="001000000000" w:firstRow="0" w:lastRow="0" w:firstColumn="1" w:lastColumn="0" w:oddVBand="0" w:evenVBand="0" w:oddHBand="0" w:evenHBand="0" w:firstRowFirstColumn="0" w:firstRowLastColumn="0" w:lastRowFirstColumn="0" w:lastRowLastColumn="0"/>
            <w:tcW w:w="3941" w:type="dxa"/>
          </w:tcPr>
          <w:p w:rsidR="001E4B55" w:rsidRDefault="001E4B55" w:rsidP="001E4B55">
            <w:pPr>
              <w:jc w:val="center"/>
              <w:rPr>
                <w:ins w:id="1902" w:author="Sammartano, Marc (BIC USA)" w:date="2016-05-28T19:09:00Z"/>
              </w:rPr>
            </w:pPr>
            <w:ins w:id="1903" w:author="Sammartano, Marc (BIC USA)" w:date="2016-05-28T19:11:00Z">
              <w:r>
                <w:t>Audio File Type</w:t>
              </w:r>
            </w:ins>
          </w:p>
        </w:tc>
        <w:tc>
          <w:tcPr>
            <w:tcW w:w="2700" w:type="dxa"/>
          </w:tcPr>
          <w:p w:rsidR="001E4B55" w:rsidRDefault="001E4B55" w:rsidP="001E4B55">
            <w:pPr>
              <w:jc w:val="center"/>
              <w:cnfStyle w:val="100000000000" w:firstRow="1" w:lastRow="0" w:firstColumn="0" w:lastColumn="0" w:oddVBand="0" w:evenVBand="0" w:oddHBand="0" w:evenHBand="0" w:firstRowFirstColumn="0" w:firstRowLastColumn="0" w:lastRowFirstColumn="0" w:lastRowLastColumn="0"/>
              <w:rPr>
                <w:ins w:id="1904" w:author="Sammartano, Marc (BIC USA)" w:date="2016-05-28T19:09:00Z"/>
              </w:rPr>
            </w:pPr>
            <w:ins w:id="1905" w:author="Sammartano, Marc (BIC USA)" w:date="2016-05-28T19:12:00Z">
              <w:r>
                <w:t xml:space="preserve">Played by </w:t>
              </w:r>
            </w:ins>
            <w:ins w:id="1906" w:author="Sammartano, Marc (BIC USA)" w:date="2016-05-28T19:11:00Z">
              <w:r>
                <w:t>Android Version</w:t>
              </w:r>
            </w:ins>
          </w:p>
        </w:tc>
      </w:tr>
      <w:tr w:rsidR="001E4B55" w:rsidRPr="001E4B55" w:rsidTr="001E4B55">
        <w:trPr>
          <w:ins w:id="1907" w:author="Sammartano, Marc (BIC USA)" w:date="2016-05-28T19:09:00Z"/>
        </w:trPr>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ins w:id="1908" w:author="Sammartano, Marc (BIC USA)" w:date="2016-05-28T19:09:00Z"/>
                <w:b w:val="0"/>
              </w:rPr>
            </w:pPr>
            <w:ins w:id="1909" w:author="Sammartano, Marc (BIC USA)" w:date="2016-05-28T19:14:00Z">
              <w:r w:rsidRPr="001E4B55">
                <w:rPr>
                  <w:b w:val="0"/>
                </w:rPr>
                <w:t>AAC</w:t>
              </w:r>
            </w:ins>
            <w:ins w:id="1910" w:author="Sammartano, Marc (BIC USA)" w:date="2016-05-28T19:16:00Z">
              <w:r>
                <w:rPr>
                  <w:b w:val="0"/>
                </w:rPr>
                <w:t xml:space="preserve"> </w:t>
              </w:r>
            </w:ins>
            <w:ins w:id="1911" w:author="Sammartano, Marc (BIC USA)" w:date="2016-05-28T19:14:00Z">
              <w:r w:rsidRPr="001E4B55">
                <w:rPr>
                  <w:b w:val="0"/>
                </w:rPr>
                <w:t xml:space="preserve"> AMR </w:t>
              </w:r>
            </w:ins>
            <w:ins w:id="1912" w:author="Sammartano, Marc (BIC USA)" w:date="2016-05-28T19:16:00Z">
              <w:r>
                <w:rPr>
                  <w:b w:val="0"/>
                </w:rPr>
                <w:t xml:space="preserve"> </w:t>
              </w:r>
            </w:ins>
            <w:ins w:id="1913" w:author="Sammartano, Marc (BIC USA)" w:date="2016-05-28T19:14:00Z">
              <w:r w:rsidRPr="001E4B55">
                <w:rPr>
                  <w:b w:val="0"/>
                </w:rPr>
                <w:t xml:space="preserve">MIDI </w:t>
              </w:r>
            </w:ins>
            <w:ins w:id="1914" w:author="Sammartano, Marc (BIC USA)" w:date="2016-05-28T19:16:00Z">
              <w:r>
                <w:rPr>
                  <w:b w:val="0"/>
                </w:rPr>
                <w:t xml:space="preserve"> </w:t>
              </w:r>
            </w:ins>
            <w:ins w:id="1915" w:author="Sammartano, Marc (BIC USA)" w:date="2016-05-28T19:14:00Z">
              <w:r w:rsidRPr="001E4B55">
                <w:rPr>
                  <w:b w:val="0"/>
                </w:rPr>
                <w:t>MP3</w:t>
              </w:r>
            </w:ins>
            <w:ins w:id="1916" w:author="Sammartano, Marc (BIC USA)" w:date="2016-05-28T19:16:00Z">
              <w:r>
                <w:rPr>
                  <w:b w:val="0"/>
                </w:rPr>
                <w:t xml:space="preserve"> </w:t>
              </w:r>
            </w:ins>
            <w:ins w:id="1917" w:author="Sammartano, Marc (BIC USA)" w:date="2016-05-28T19:14:00Z">
              <w:r w:rsidRPr="001E4B55">
                <w:rPr>
                  <w:b w:val="0"/>
                </w:rPr>
                <w:t xml:space="preserve"> </w:t>
              </w:r>
            </w:ins>
            <w:ins w:id="1918" w:author="Sammartano, Marc (BIC USA)" w:date="2016-05-28T19:17:00Z">
              <w:r>
                <w:rPr>
                  <w:b w:val="0"/>
                </w:rPr>
                <w:t xml:space="preserve">OGG  </w:t>
              </w:r>
            </w:ins>
            <w:ins w:id="1919" w:author="Sammartano, Marc (BIC USA)" w:date="2016-05-28T19:14:00Z">
              <w:r w:rsidRPr="001E4B55">
                <w:rPr>
                  <w:b w:val="0"/>
                </w:rPr>
                <w:t>WAV</w:t>
              </w:r>
            </w:ins>
            <w:ins w:id="1920" w:author="Sammartano, Marc (BIC USA)" w:date="2016-05-28T19:16:00Z">
              <w:r>
                <w:rPr>
                  <w:b w:val="0"/>
                </w:rPr>
                <w:t xml:space="preserve"> </w:t>
              </w:r>
            </w:ins>
            <w:ins w:id="1921" w:author="Sammartano, Marc (BIC USA)" w:date="2016-05-28T19:14:00Z">
              <w:r>
                <w:rPr>
                  <w:b w:val="0"/>
                </w:rPr>
                <w:t xml:space="preserve"> WMA</w:t>
              </w:r>
            </w:ins>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rPr>
                <w:ins w:id="1922" w:author="Sammartano, Marc (BIC USA)" w:date="2016-05-28T19:09:00Z"/>
              </w:rPr>
            </w:pPr>
            <w:ins w:id="1923" w:author="Sammartano, Marc (BIC USA)" w:date="2016-05-28T19:17:00Z">
              <w:r>
                <w:t>all</w:t>
              </w:r>
            </w:ins>
          </w:p>
        </w:tc>
      </w:tr>
      <w:tr w:rsidR="001E4B55" w:rsidRPr="001E4B55" w:rsidTr="001E4B55">
        <w:trPr>
          <w:ins w:id="1924" w:author="Sammartano, Marc (BIC USA)" w:date="2016-05-28T19:09:00Z"/>
        </w:trPr>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ins w:id="1925" w:author="Sammartano, Marc (BIC USA)" w:date="2016-05-28T19:09:00Z"/>
                <w:b w:val="0"/>
              </w:rPr>
            </w:pPr>
            <w:ins w:id="1926" w:author="Sammartano, Marc (BIC USA)" w:date="2016-05-28T19:18:00Z">
              <w:r>
                <w:rPr>
                  <w:b w:val="0"/>
                </w:rPr>
                <w:t>FLAC</w:t>
              </w:r>
            </w:ins>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rPr>
                <w:ins w:id="1927" w:author="Sammartano, Marc (BIC USA)" w:date="2016-05-28T19:09:00Z"/>
              </w:rPr>
            </w:pPr>
            <w:ins w:id="1928" w:author="Sammartano, Marc (BIC USA)" w:date="2016-05-28T19:18:00Z">
              <w:r>
                <w:t>3.1+</w:t>
              </w:r>
            </w:ins>
          </w:p>
        </w:tc>
      </w:tr>
      <w:tr w:rsidR="001E4B55" w:rsidRPr="001E4B55" w:rsidTr="001E4B55">
        <w:trPr>
          <w:ins w:id="1929" w:author="Sammartano, Marc (BIC USA)" w:date="2016-05-28T19:09:00Z"/>
        </w:trPr>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ins w:id="1930" w:author="Sammartano, Marc (BIC USA)" w:date="2016-05-28T19:09:00Z"/>
                <w:b w:val="0"/>
              </w:rPr>
            </w:pPr>
            <w:ins w:id="1931" w:author="Sammartano, Marc (BIC USA)" w:date="2016-05-28T19:20:00Z">
              <w:r>
                <w:rPr>
                  <w:b w:val="0"/>
                </w:rPr>
                <w:t>AAC-ELD</w:t>
              </w:r>
            </w:ins>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rPr>
                <w:ins w:id="1932" w:author="Sammartano, Marc (BIC USA)" w:date="2016-05-28T19:09:00Z"/>
              </w:rPr>
            </w:pPr>
            <w:ins w:id="1933" w:author="Sammartano, Marc (BIC USA)" w:date="2016-05-28T19:19:00Z">
              <w:r>
                <w:t>4.1+</w:t>
              </w:r>
            </w:ins>
          </w:p>
        </w:tc>
      </w:tr>
      <w:tr w:rsidR="001E4B55" w:rsidRPr="001E4B55" w:rsidTr="001E4B55">
        <w:trPr>
          <w:ins w:id="1934" w:author="Sammartano, Marc (BIC USA)" w:date="2016-05-28T19:09:00Z"/>
        </w:trPr>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ins w:id="1935" w:author="Sammartano, Marc (BIC USA)" w:date="2016-05-28T19:09:00Z"/>
                <w:b w:val="0"/>
              </w:rPr>
            </w:pPr>
            <w:ins w:id="1936" w:author="Sammartano, Marc (BIC USA)" w:date="2016-05-28T19:20:00Z">
              <w:r>
                <w:rPr>
                  <w:b w:val="0"/>
                </w:rPr>
                <w:t>MKV</w:t>
              </w:r>
            </w:ins>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rPr>
                <w:ins w:id="1937" w:author="Sammartano, Marc (BIC USA)" w:date="2016-05-28T19:09:00Z"/>
              </w:rPr>
            </w:pPr>
            <w:ins w:id="1938" w:author="Sammartano, Marc (BIC USA)" w:date="2016-05-28T19:20:00Z">
              <w:r>
                <w:t>5.0+</w:t>
              </w:r>
            </w:ins>
          </w:p>
        </w:tc>
      </w:tr>
    </w:tbl>
    <w:p w:rsidR="005F45D0" w:rsidRDefault="005F45D0" w:rsidP="007B0C51"/>
    <w:p w:rsidR="007B0C51" w:rsidRDefault="007B0C51" w:rsidP="00EB1F62">
      <w:pPr>
        <w:pStyle w:val="Heading2"/>
      </w:pPr>
      <w:bookmarkStart w:id="1939" w:name="_Toc477151099"/>
      <w:r>
        <w:t>Commands</w:t>
      </w:r>
      <w:bookmarkEnd w:id="1939"/>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1940" w:name="_Toc477151100"/>
      <w:r>
        <w:t>Audio.</w:t>
      </w:r>
      <w:r w:rsidR="005C5D73">
        <w:t xml:space="preserve">load </w:t>
      </w:r>
      <w:r w:rsidR="007B0C51">
        <w:t>&lt;aft_nvar&gt;, &lt;filename_sexp</w:t>
      </w:r>
      <w:r w:rsidR="00DF7D65">
        <w:t>&gt;</w:t>
      </w:r>
      <w:bookmarkEnd w:id="1940"/>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Loads a music file</w:t>
      </w:r>
      <w:ins w:id="1941" w:author="Sammartano, Marc (BIC USA)" w:date="2017-03-05T04:03:00Z">
        <w:r w:rsidR="008A66A9">
          <w:t xml:space="preserve"> or internet stream</w:t>
        </w:r>
      </w:ins>
      <w:r>
        <w:t xml:space="preserv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 xml:space="preserve">the file </w:t>
      </w:r>
      <w:ins w:id="1942" w:author="Sammartano, Marc (BIC USA)" w:date="2017-03-05T04:03:00Z">
        <w:r w:rsidR="008A66A9">
          <w:t xml:space="preserve">or stream </w:t>
        </w:r>
      </w:ins>
      <w:r w:rsidR="00EF130A">
        <w:t>can’t be loaded, the &lt;aft_nvar&gt; is set to 0.</w:t>
      </w:r>
      <w:r w:rsidR="00613C37">
        <w:t xml:space="preserve"> Your program should test the AFT index to find out if the </w:t>
      </w:r>
      <w:del w:id="1943" w:author="Sammartano, Marc (BIC USA)" w:date="2017-03-05T04:03:00Z">
        <w:r w:rsidR="00613C37" w:rsidDel="008A66A9">
          <w:delText>file</w:delText>
        </w:r>
      </w:del>
      <w:ins w:id="1944" w:author="Sammartano, Marc (BIC USA)" w:date="2017-03-05T04:03:00Z">
        <w:r w:rsidR="008A66A9">
          <w:t>audio</w:t>
        </w:r>
      </w:ins>
      <w:r w:rsidR="00613C37">
        <w:t xml:space="preserve"> was loaded. </w:t>
      </w:r>
      <w:r w:rsidR="0041463F">
        <w:t xml:space="preserve">If the </w:t>
      </w:r>
      <w:del w:id="1945" w:author="Sammartano, Marc (BIC USA)" w:date="2017-03-05T04:04:00Z">
        <w:r w:rsidR="0041463F" w:rsidDel="008A66A9">
          <w:delText>bitmap pointer</w:delText>
        </w:r>
      </w:del>
      <w:ins w:id="1946" w:author="Sammartano, Marc (BIC USA)" w:date="2017-03-05T04:04:00Z">
        <w:r w:rsidR="008A66A9">
          <w:t>AFT index</w:t>
        </w:r>
      </w:ins>
      <w:r w:rsidR="0041463F">
        <w:t xml:space="preserve"> is 0, you can call the </w:t>
      </w:r>
      <w:r w:rsidR="0041463F" w:rsidRPr="006B2707">
        <w:rPr>
          <w:b/>
        </w:rPr>
        <w:t>GETERROR$()</w:t>
      </w:r>
      <w:r w:rsidR="0041463F">
        <w:t xml:space="preserve"> function to get information about the error.</w:t>
      </w:r>
      <w:r w:rsidR="00720B6C">
        <w:t xml:space="preserve"> </w:t>
      </w:r>
      <w:r w:rsidR="00613C37">
        <w:t xml:space="preserve">If you use index 0 in another </w:t>
      </w:r>
      <w:r w:rsidR="00613C37" w:rsidRPr="00613C37">
        <w:rPr>
          <w:b/>
        </w:rPr>
        <w:t>Audio</w:t>
      </w:r>
      <w:r w:rsidR="00613C37">
        <w:t xml:space="preserve"> command you will get a run-time error.</w:t>
      </w:r>
    </w:p>
    <w:p w:rsidR="00657C51" w:rsidDel="00891798" w:rsidRDefault="00891798" w:rsidP="005C1E53">
      <w:pPr>
        <w:rPr>
          <w:del w:id="1947" w:author="Sammartano, Marc (BIC USA)" w:date="2017-03-05T04:09:00Z"/>
        </w:rPr>
      </w:pPr>
      <w:ins w:id="1948" w:author="Sammartano, Marc (BIC USA)" w:date="2017-03-05T04:15:00Z">
        <w:r>
          <w:t>To load a music file, specify a</w:t>
        </w:r>
      </w:ins>
      <w:ins w:id="1949" w:author="Sammartano, Marc (BIC USA)" w:date="2017-03-05T04:16:00Z">
        <w:r>
          <w:t>n optional path and a</w:t>
        </w:r>
      </w:ins>
      <w:ins w:id="1950" w:author="Sammartano, Marc (BIC USA)" w:date="2017-03-05T04:15:00Z">
        <w:r>
          <w:t xml:space="preserve"> filename</w:t>
        </w:r>
      </w:ins>
      <w:ins w:id="1951" w:author="Sammartano, Marc (BIC USA)" w:date="2017-03-05T04:16:00Z">
        <w:r>
          <w:t xml:space="preserve">. </w:t>
        </w:r>
      </w:ins>
      <w:del w:id="1952" w:author="Sammartano, Marc (BIC USA)" w:date="2017-03-05T04:04:00Z">
        <w:r w:rsidR="005C5D73" w:rsidDel="008A66A9">
          <w:delText>The</w:delText>
        </w:r>
      </w:del>
      <w:del w:id="1953" w:author="Sammartano, Marc (BIC USA)" w:date="2017-03-05T04:09:00Z">
        <w:r w:rsidR="005C5D73" w:rsidDel="00891798">
          <w:delText xml:space="preserve"> file must </w:delText>
        </w:r>
        <w:r w:rsidR="005F4916" w:rsidDel="00891798">
          <w:delText xml:space="preserve">be </w:delText>
        </w:r>
        <w:r w:rsidR="005C5D73" w:rsidDel="00891798">
          <w:delText>in the "</w:delText>
        </w:r>
        <w:r w:rsidR="005F4916" w:rsidDel="00891798">
          <w:delText>&lt;pref base drive&gt;/</w:delText>
        </w:r>
        <w:r w:rsidR="005C5D73" w:rsidDel="00891798">
          <w:delText>ref-basic/data/</w:delText>
        </w:r>
        <w:r w:rsidR="005C1E53" w:rsidDel="00891798">
          <w:delText>" directories or one of its sub</w:delText>
        </w:r>
        <w:r w:rsidR="005C5D73" w:rsidDel="00891798">
          <w:delText>directories.</w:delText>
        </w:r>
      </w:del>
    </w:p>
    <w:p w:rsidR="00891798" w:rsidRDefault="005C5D73" w:rsidP="00891798">
      <w:pPr>
        <w:pStyle w:val="NoSpacing"/>
        <w:rPr>
          <w:ins w:id="1954" w:author="Sammartano, Marc (BIC USA)" w:date="2017-03-05T04:11:00Z"/>
        </w:rPr>
      </w:pPr>
      <w:del w:id="1955" w:author="Sammartano, Marc (BIC USA)" w:date="2017-03-05T04:10:00Z">
        <w:r w:rsidDel="00891798">
          <w:delText>You can reach outside the "</w:delText>
        </w:r>
        <w:r w:rsidR="005F4916" w:rsidDel="00891798">
          <w:delText>&lt;pref base drive&gt;/</w:delText>
        </w:r>
        <w:r w:rsidDel="00891798">
          <w:delText xml:space="preserve">ref-basic/data/" by using path fields in the filename. </w:delText>
        </w:r>
      </w:del>
      <w:r>
        <w:t>For example</w:t>
      </w:r>
      <w:del w:id="1956" w:author="Sammartano, Marc (BIC USA)" w:date="2017-03-05T04:11:00Z">
        <w:r w:rsidDel="00891798">
          <w:delText>,</w:delText>
        </w:r>
      </w:del>
      <w:ins w:id="1957" w:author="Sammartano, Marc (BIC USA)" w:date="2017-03-05T04:11:00Z">
        <w:r w:rsidR="00891798">
          <w:t>:</w:t>
        </w:r>
      </w:ins>
    </w:p>
    <w:p w:rsidR="00891798" w:rsidRDefault="00891798" w:rsidP="00891798">
      <w:pPr>
        <w:pStyle w:val="ListParagraph"/>
        <w:ind w:left="0"/>
        <w:rPr>
          <w:ins w:id="1958" w:author="Sammartano, Marc (BIC USA)" w:date="2017-03-05T04:13:00Z"/>
        </w:rPr>
      </w:pPr>
      <w:ins w:id="1959" w:author="Sammartano, Marc (BIC USA)" w:date="2017-03-05T04:10:00Z">
        <w:r>
          <w:t>"Blue Danube Waltz.mp3"</w:t>
        </w:r>
      </w:ins>
      <w:r w:rsidR="005C5D73">
        <w:t xml:space="preserve"> </w:t>
      </w:r>
      <w:ins w:id="1960" w:author="Sammartano, Marc (BIC USA)" w:date="2017-03-05T04:13:00Z">
        <w:r>
          <w:t>would access "&lt;pref base drive&gt;/rfo-basic/data/Blue Danube Waltz.mp3"</w:t>
        </w:r>
      </w:ins>
      <w:ins w:id="1961" w:author="Sammartano, Marc (BIC USA)" w:date="2017-03-05T04:27:00Z">
        <w:r w:rsidR="00317F66">
          <w:t>.</w:t>
        </w:r>
      </w:ins>
    </w:p>
    <w:p w:rsidR="005C5D73" w:rsidRDefault="005C5D73" w:rsidP="00891798">
      <w:pPr>
        <w:pStyle w:val="ListParagraph"/>
        <w:ind w:left="0"/>
        <w:rPr>
          <w:ins w:id="1962" w:author="Sammartano, Marc (BIC USA)" w:date="2017-03-05T04:16:00Z"/>
        </w:rPr>
      </w:pPr>
      <w:r>
        <w:t>"../../Music/Blue Danube Waltz.mp3" would access "</w:t>
      </w:r>
      <w:r w:rsidR="005F4916">
        <w:t>&lt;pref base drive&gt;/</w:t>
      </w:r>
      <w:r w:rsidR="00A50C6A">
        <w:t>M</w:t>
      </w:r>
      <w:r>
        <w:t>usic/Blue Danube Waltz.mp3"</w:t>
      </w:r>
      <w:r w:rsidR="002A2FA7">
        <w:t>.</w:t>
      </w:r>
    </w:p>
    <w:p w:rsidR="00891798" w:rsidRDefault="00891798" w:rsidP="00891798">
      <w:ins w:id="1963" w:author="Sammartano, Marc (BIC USA)" w:date="2017-03-05T04:17:00Z">
        <w:r>
          <w:t>To load an internet stream, specify a full URL.</w:t>
        </w:r>
      </w:ins>
    </w:p>
    <w:p w:rsidR="007B0C51" w:rsidRDefault="003A4712" w:rsidP="005F4916">
      <w:pPr>
        <w:pStyle w:val="Heading3"/>
      </w:pPr>
      <w:bookmarkStart w:id="1964" w:name="_Toc477151101"/>
      <w:r>
        <w:t>Audio.</w:t>
      </w:r>
      <w:r w:rsidR="005C5D73">
        <w:t>play</w:t>
      </w:r>
      <w:r w:rsidR="007B0C51">
        <w:t xml:space="preserve"> &lt;aft_nexp&gt;</w:t>
      </w:r>
      <w:bookmarkEnd w:id="1964"/>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lastRenderedPageBreak/>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613C37" w:rsidRDefault="000C6FC0" w:rsidP="00F73F34">
      <w:pPr>
        <w:pStyle w:val="Codeexample"/>
        <w:rPr>
          <w:rFonts w:ascii="Letter Gothic" w:hAnsi="Letter Gothic"/>
          <w:b w:val="0"/>
        </w:rPr>
      </w:pPr>
      <w:r w:rsidRPr="00613C37">
        <w:rPr>
          <w:rFonts w:ascii="Letter Gothic" w:hAnsi="Letter Gothic"/>
          <w:b w:val="0"/>
        </w:rPr>
        <w:t xml:space="preserve">Audio.load ptr, </w:t>
      </w:r>
      <w:r w:rsidR="00F5651B" w:rsidRPr="00613C37">
        <w:rPr>
          <w:rFonts w:ascii="Letter Gothic" w:hAnsi="Letter Gothic"/>
          <w:b w:val="0"/>
        </w:rPr>
        <w:t>"</w:t>
      </w:r>
      <w:r w:rsidRPr="00613C37">
        <w:rPr>
          <w:rFonts w:ascii="Letter Gothic" w:hAnsi="Letter Gothic"/>
          <w:b w:val="0"/>
        </w:rPr>
        <w:t>my_music.mp3</w:t>
      </w:r>
      <w:r w:rsidR="00F5651B" w:rsidRPr="00613C37">
        <w:rPr>
          <w:rFonts w:ascii="Letter Gothic" w:hAnsi="Letter Gothic"/>
          <w:b w:val="0"/>
        </w:rPr>
        <w:t>"</w:t>
      </w:r>
    </w:p>
    <w:p w:rsidR="000C6FC0" w:rsidRPr="00613C37" w:rsidRDefault="000C6FC0" w:rsidP="00F73F34">
      <w:pPr>
        <w:pStyle w:val="Codeexample"/>
        <w:rPr>
          <w:rFonts w:ascii="Letter Gothic" w:hAnsi="Letter Gothic"/>
          <w:b w:val="0"/>
        </w:rPr>
      </w:pPr>
      <w:r w:rsidRPr="00613C37">
        <w:rPr>
          <w:rFonts w:ascii="Letter Gothic" w:hAnsi="Letter Gothic"/>
          <w:b w:val="0"/>
        </w:rPr>
        <w:t>Audio.play ptr</w:t>
      </w:r>
    </w:p>
    <w:p w:rsidR="000C6FC0" w:rsidRPr="00613C37" w:rsidRDefault="000C6FC0" w:rsidP="00F73F34">
      <w:pPr>
        <w:pStyle w:val="Codeexample"/>
        <w:rPr>
          <w:rFonts w:ascii="Letter Gothic" w:hAnsi="Letter Gothic"/>
          <w:b w:val="0"/>
        </w:rPr>
      </w:pPr>
      <w:r w:rsidRPr="00613C37">
        <w:rPr>
          <w:rFonts w:ascii="Letter Gothic" w:hAnsi="Letter Gothic"/>
          <w:b w:val="0"/>
        </w:rPr>
        <w:t>Do</w:t>
      </w:r>
    </w:p>
    <w:p w:rsidR="000C6FC0" w:rsidRPr="00613C37" w:rsidRDefault="000C6FC0" w:rsidP="00F73F34">
      <w:pPr>
        <w:pStyle w:val="Codeexample"/>
        <w:rPr>
          <w:rFonts w:ascii="Letter Gothic" w:hAnsi="Letter Gothic"/>
          <w:b w:val="0"/>
        </w:rPr>
      </w:pPr>
      <w:r w:rsidRPr="00613C37">
        <w:rPr>
          <w:rFonts w:ascii="Letter Gothic" w:hAnsi="Letter Gothic"/>
          <w:b w:val="0"/>
        </w:rPr>
        <w:t>Pause 5000</w:t>
      </w:r>
    </w:p>
    <w:p w:rsidR="000C6FC0" w:rsidRPr="00613C37" w:rsidRDefault="000C6FC0" w:rsidP="00084947">
      <w:pPr>
        <w:pStyle w:val="Codeexample"/>
        <w:spacing w:after="200"/>
        <w:contextualSpacing w:val="0"/>
        <w:rPr>
          <w:rFonts w:ascii="Letter Gothic" w:hAnsi="Letter Gothic"/>
          <w:b w:val="0"/>
        </w:rPr>
      </w:pPr>
      <w:r w:rsidRPr="00613C37">
        <w:rPr>
          <w:rFonts w:ascii="Letter Gothic" w:hAnsi="Letter Gothic"/>
          <w:b w:val="0"/>
        </w:rPr>
        <w:t>Until 0</w:t>
      </w:r>
    </w:p>
    <w:p w:rsidR="005C5D73" w:rsidRDefault="003A4712" w:rsidP="005F4916">
      <w:pPr>
        <w:pStyle w:val="Heading3"/>
      </w:pPr>
      <w:bookmarkStart w:id="1965" w:name="_Toc477151102"/>
      <w:r>
        <w:t>Audio.</w:t>
      </w:r>
      <w:r w:rsidR="005C5D73">
        <w:t>stop</w:t>
      </w:r>
      <w:bookmarkEnd w:id="1965"/>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1966" w:name="_Toc477151103"/>
      <w:r>
        <w:t>Audio.</w:t>
      </w:r>
      <w:r w:rsidR="0008315F">
        <w:t>pause</w:t>
      </w:r>
      <w:bookmarkEnd w:id="1966"/>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1967" w:name="_Toc477151104"/>
      <w:r>
        <w:t>Audio.</w:t>
      </w:r>
      <w:r w:rsidR="007A7A93">
        <w:t>loop</w:t>
      </w:r>
      <w:bookmarkEnd w:id="1967"/>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1968" w:name="_Toc477151105"/>
      <w:r>
        <w:t>Audio.</w:t>
      </w:r>
      <w:r w:rsidR="007A7A93">
        <w:t>volume &lt;left_nexp&gt;, &lt;right_nexp&gt;</w:t>
      </w:r>
      <w:bookmarkEnd w:id="1968"/>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Pr="00613C37" w:rsidRDefault="001B3211" w:rsidP="00F73F34">
      <w:pPr>
        <w:pStyle w:val="Codeexample"/>
        <w:rPr>
          <w:rFonts w:ascii="Letter Gothic" w:hAnsi="Letter Gothic"/>
          <w:b w:val="0"/>
        </w:rPr>
      </w:pPr>
      <w:r w:rsidRPr="00613C37">
        <w:rPr>
          <w:rFonts w:ascii="Letter Gothic" w:hAnsi="Letter Gothic"/>
          <w:b w:val="0"/>
        </w:rPr>
        <w:t>dim volume[16]</w:t>
      </w:r>
    </w:p>
    <w:p w:rsidR="00F73F34" w:rsidRPr="00613C37" w:rsidRDefault="001B3211" w:rsidP="00F73F34">
      <w:pPr>
        <w:pStyle w:val="Codeexample"/>
        <w:rPr>
          <w:rFonts w:ascii="Letter Gothic" w:hAnsi="Letter Gothic"/>
          <w:b w:val="0"/>
        </w:rPr>
      </w:pPr>
      <w:r w:rsidRPr="00613C37">
        <w:rPr>
          <w:rFonts w:ascii="Letter Gothic" w:hAnsi="Letter Gothic"/>
          <w:b w:val="0"/>
        </w:rPr>
        <w:t>x =1</w:t>
      </w:r>
    </w:p>
    <w:p w:rsidR="00F73F34" w:rsidRPr="00613C37" w:rsidRDefault="001B3211" w:rsidP="00F73F34">
      <w:pPr>
        <w:pStyle w:val="Codeexample"/>
        <w:rPr>
          <w:rFonts w:ascii="Letter Gothic" w:hAnsi="Letter Gothic"/>
          <w:b w:val="0"/>
        </w:rPr>
      </w:pPr>
      <w:r w:rsidRPr="00613C37">
        <w:rPr>
          <w:rFonts w:ascii="Letter Gothic" w:hAnsi="Letter Gothic"/>
          <w:b w:val="0"/>
        </w:rPr>
        <w:t>volume [1] = x</w:t>
      </w:r>
    </w:p>
    <w:p w:rsidR="00F73F34" w:rsidRPr="00613C37" w:rsidRDefault="001B3211" w:rsidP="00F73F34">
      <w:pPr>
        <w:pStyle w:val="Codeexample"/>
        <w:rPr>
          <w:rFonts w:ascii="Letter Gothic" w:hAnsi="Letter Gothic"/>
          <w:b w:val="0"/>
        </w:rPr>
      </w:pPr>
      <w:r w:rsidRPr="00613C37">
        <w:rPr>
          <w:rFonts w:ascii="Letter Gothic" w:hAnsi="Letter Gothic"/>
          <w:b w:val="0"/>
        </w:rPr>
        <w:t>for i = 2 to 16</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x = x * 0.89</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volume [i] = x</w:t>
      </w:r>
    </w:p>
    <w:p w:rsidR="001B3211" w:rsidRPr="00613C37" w:rsidRDefault="001B3211" w:rsidP="00F73F34">
      <w:pPr>
        <w:pStyle w:val="Codeexample"/>
        <w:rPr>
          <w:rFonts w:ascii="Letter Gothic" w:hAnsi="Letter Gothic"/>
          <w:b w:val="0"/>
        </w:rPr>
      </w:pPr>
      <w:r w:rsidRPr="00613C37">
        <w:rPr>
          <w:rFonts w:ascii="Letter Gothic" w:hAnsi="Letter Gothic"/>
          <w:b w:val="0"/>
        </w:rP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1969" w:name="_Toc477151106"/>
      <w:r>
        <w:t>Audio.</w:t>
      </w:r>
      <w:r w:rsidR="00DF5630">
        <w:t>position.current</w:t>
      </w:r>
      <w:r w:rsidR="00994A9D">
        <w:t xml:space="preserve"> </w:t>
      </w:r>
      <w:r w:rsidR="00DF5630">
        <w:t>&lt;nvar&gt;</w:t>
      </w:r>
      <w:bookmarkEnd w:id="1969"/>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1970" w:name="_Toc477151107"/>
      <w:r>
        <w:lastRenderedPageBreak/>
        <w:t>Audio.</w:t>
      </w:r>
      <w:r w:rsidR="00DF5630">
        <w:t>position.seek &lt;nexp&gt;</w:t>
      </w:r>
      <w:bookmarkEnd w:id="1970"/>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1971" w:name="_Toc477151108"/>
      <w:r>
        <w:t>Audio.</w:t>
      </w:r>
      <w:r w:rsidR="00DF5630">
        <w:t>length &lt;length_nvar&gt;, &lt;aft_nexp&gt;</w:t>
      </w:r>
      <w:bookmarkEnd w:id="1971"/>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1972" w:name="_Toc477151109"/>
      <w:r>
        <w:t>Audio.</w:t>
      </w:r>
      <w:r w:rsidR="00DF5630">
        <w:t>release &lt;aft_nexp&gt;</w:t>
      </w:r>
      <w:bookmarkEnd w:id="1972"/>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1973" w:name="_Toc477151110"/>
      <w:r>
        <w:t>Audio.</w:t>
      </w:r>
      <w:r w:rsidR="00766AEB">
        <w:t xml:space="preserve">isdone </w:t>
      </w:r>
      <w:r w:rsidR="00792AD4">
        <w:t>&lt;lvar&gt;</w:t>
      </w:r>
      <w:bookmarkEnd w:id="1973"/>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Pr="00613C37" w:rsidRDefault="00766AEB" w:rsidP="008A4D31">
      <w:pPr>
        <w:pStyle w:val="Codeexample"/>
        <w:rPr>
          <w:rFonts w:ascii="Letter Gothic" w:hAnsi="Letter Gothic"/>
          <w:b w:val="0"/>
        </w:rPr>
      </w:pPr>
      <w:r w:rsidRPr="00613C37">
        <w:rPr>
          <w:rFonts w:ascii="Letter Gothic" w:hAnsi="Letter Gothic"/>
          <w:b w:val="0"/>
        </w:rPr>
        <w:t>Audio.play f[x]</w:t>
      </w:r>
    </w:p>
    <w:p w:rsidR="00766AEB" w:rsidRPr="00613C37" w:rsidRDefault="00766AEB" w:rsidP="008A4D31">
      <w:pPr>
        <w:pStyle w:val="Codeexample"/>
        <w:rPr>
          <w:rFonts w:ascii="Letter Gothic" w:hAnsi="Letter Gothic"/>
          <w:b w:val="0"/>
        </w:rPr>
      </w:pPr>
      <w:r w:rsidRPr="00613C37">
        <w:rPr>
          <w:rFonts w:ascii="Letter Gothic" w:hAnsi="Letter Gothic"/>
          <w:b w:val="0"/>
        </w:rPr>
        <w:t>Do</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 xml:space="preserve">Audio.isdone </w:t>
      </w:r>
      <w:r w:rsidR="00BD3D66" w:rsidRPr="00613C37">
        <w:rPr>
          <w:rFonts w:ascii="Letter Gothic" w:hAnsi="Letter Gothic"/>
          <w:b w:val="0"/>
        </w:rPr>
        <w:t>isdone</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Pause 1000</w:t>
      </w:r>
    </w:p>
    <w:p w:rsidR="00766AEB" w:rsidRPr="00613C37" w:rsidRDefault="00766AEB" w:rsidP="008A4D31">
      <w:pPr>
        <w:pStyle w:val="Codeexample"/>
        <w:rPr>
          <w:rFonts w:ascii="Letter Gothic" w:hAnsi="Letter Gothic"/>
          <w:b w:val="0"/>
        </w:rPr>
      </w:pPr>
      <w:r w:rsidRPr="00613C37">
        <w:rPr>
          <w:rFonts w:ascii="Letter Gothic" w:hAnsi="Letter Gothic"/>
          <w:b w:val="0"/>
        </w:rPr>
        <w:t>Until isdone</w:t>
      </w:r>
    </w:p>
    <w:p w:rsidR="003928AD" w:rsidRDefault="003A4712" w:rsidP="005F4916">
      <w:pPr>
        <w:pStyle w:val="Heading3"/>
      </w:pPr>
      <w:bookmarkStart w:id="1974" w:name="_Toc477151111"/>
      <w:r>
        <w:t>Audio.</w:t>
      </w:r>
      <w:r w:rsidR="003928AD">
        <w:t>record.start &lt;fn_svar&gt;</w:t>
      </w:r>
      <w:bookmarkEnd w:id="1974"/>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1975" w:name="_Toc477151112"/>
      <w:r>
        <w:t>Audio.</w:t>
      </w:r>
      <w:r w:rsidR="003928AD">
        <w:t>record.stop</w:t>
      </w:r>
      <w:bookmarkEnd w:id="1975"/>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1976" w:name="_Toc477151113"/>
      <w:r>
        <w:t>SoundPool</w:t>
      </w:r>
      <w:bookmarkEnd w:id="1976"/>
    </w:p>
    <w:p w:rsidR="00CD4CCB" w:rsidRDefault="00CD4CCB" w:rsidP="00EB1F62">
      <w:pPr>
        <w:pStyle w:val="Heading2"/>
      </w:pPr>
      <w:bookmarkStart w:id="1977" w:name="_Toc477151114"/>
      <w:r>
        <w:t>Introduction</w:t>
      </w:r>
      <w:bookmarkEnd w:id="1977"/>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lastRenderedPageBreak/>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1978" w:name="_Toc477151115"/>
      <w:r>
        <w:t>Commands</w:t>
      </w:r>
      <w:bookmarkEnd w:id="1978"/>
    </w:p>
    <w:p w:rsidR="00DF5A86" w:rsidRDefault="00DF5A86" w:rsidP="005F4916">
      <w:pPr>
        <w:pStyle w:val="Heading3"/>
      </w:pPr>
      <w:bookmarkStart w:id="1979" w:name="_Toc477151116"/>
      <w:r>
        <w:t>Soundpool.open &lt;</w:t>
      </w:r>
      <w:r w:rsidR="000841A9">
        <w:t>MaxStreams_nexp</w:t>
      </w:r>
      <w:r>
        <w:t>&gt;</w:t>
      </w:r>
      <w:bookmarkEnd w:id="1979"/>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1980" w:name="_Toc477151117"/>
      <w:r>
        <w:t>Soundpool.load &lt;soundID_nvar&gt;, &lt;file_path_sexp&gt;</w:t>
      </w:r>
      <w:bookmarkEnd w:id="1980"/>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1981" w:name="_Toc477151118"/>
      <w:r>
        <w:t>Soundpool.unload &lt;soundID_nexp&gt;</w:t>
      </w:r>
      <w:bookmarkEnd w:id="1981"/>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1982" w:name="_Toc477151119"/>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1982"/>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lastRenderedPageBreak/>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1983" w:name="_Toc477151120"/>
      <w:r>
        <w:t>Soundpool.setvolume &lt;streamID_nexp&gt;, &lt;leftVolume_nexp&gt;, &lt;rightVolume_nexp&gt;</w:t>
      </w:r>
      <w:bookmarkEnd w:id="1983"/>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1984" w:name="_Toc477151121"/>
      <w:r>
        <w:t>Soundpool.setrate &lt;streamID_nexp&gt;, &lt;rate_nexp&gt;</w:t>
      </w:r>
      <w:bookmarkEnd w:id="1984"/>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1985" w:name="_Toc477151122"/>
      <w:r>
        <w:t>Soundpool.setpriority &lt;streamID_nexp&gt;, &lt;priority_nexp&gt;</w:t>
      </w:r>
      <w:bookmarkEnd w:id="1985"/>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1986" w:name="_Toc477151123"/>
      <w:r>
        <w:t>Soundpool.pause &lt;streamID_nexp&gt;</w:t>
      </w:r>
      <w:bookmarkEnd w:id="1986"/>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1987" w:name="_Toc477151124"/>
      <w:r>
        <w:t>Soundpool.resume &lt;streamID_nexp&gt;</w:t>
      </w:r>
      <w:bookmarkEnd w:id="1987"/>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1988" w:name="_Toc477151125"/>
      <w:r>
        <w:t>Soundpool.stop &lt;streamID_nexp&gt;</w:t>
      </w:r>
      <w:bookmarkEnd w:id="1988"/>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1989" w:name="_Toc477151126"/>
      <w:r>
        <w:t>Soundpool.release</w:t>
      </w:r>
      <w:bookmarkEnd w:id="1989"/>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1990" w:name="_Toc477151127"/>
      <w:r>
        <w:t>GPS</w:t>
      </w:r>
      <w:bookmarkEnd w:id="1990"/>
    </w:p>
    <w:p w:rsidR="00514CEB" w:rsidRDefault="00514CEB" w:rsidP="00A45912">
      <w:r>
        <w:t xml:space="preserve">These commands provide access to the raw location data </w:t>
      </w:r>
      <w:r w:rsidR="00970FB7">
        <w:t>report</w:t>
      </w:r>
      <w:r>
        <w:t>ed by an Android device's GPS hardware.</w:t>
      </w:r>
      <w:r w:rsidR="00E3207A">
        <w:t xml:space="preserve"> </w:t>
      </w:r>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1991" w:name="_Toc477151128"/>
      <w:r>
        <w:lastRenderedPageBreak/>
        <w:t xml:space="preserve">GPS </w:t>
      </w:r>
      <w:r w:rsidR="00514CEB">
        <w:t>C</w:t>
      </w:r>
      <w:r>
        <w:t>ontrol c</w:t>
      </w:r>
      <w:r w:rsidR="00514CEB">
        <w:t>ommands</w:t>
      </w:r>
      <w:bookmarkEnd w:id="1991"/>
    </w:p>
    <w:p w:rsidR="00514CEB" w:rsidRDefault="003A4712" w:rsidP="005F4916">
      <w:pPr>
        <w:pStyle w:val="Heading3"/>
      </w:pPr>
      <w:bookmarkStart w:id="1992" w:name="_Toc477151129"/>
      <w:r>
        <w:t>Gps.</w:t>
      </w:r>
      <w:r w:rsidR="00514CEB">
        <w:t>open</w:t>
      </w:r>
      <w:r w:rsidR="0095581B">
        <w:t xml:space="preserve"> {{&lt;status_nvar&gt;},{&lt;time_nexp&gt;},{&lt;distance_nexp&gt;}}</w:t>
      </w:r>
      <w:bookmarkEnd w:id="1992"/>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w:t>
      </w:r>
      <w:r w:rsidR="00776AF2">
        <w:rPr>
          <w:b/>
        </w:rPr>
        <w:t>ET</w:t>
      </w:r>
      <w:r w:rsidRPr="00242CDC">
        <w:rPr>
          <w:b/>
        </w:rPr>
        <w:t>E</w:t>
      </w:r>
      <w:r w:rsidR="00776AF2">
        <w:rPr>
          <w:b/>
        </w:rPr>
        <w:t>RROR</w:t>
      </w:r>
      <w:r w:rsidRPr="00242CDC">
        <w:rPr>
          <w:b/>
        </w:rPr>
        <w:t>$()</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1993" w:name="_Toc477151130"/>
      <w:r>
        <w:t>Gps.</w:t>
      </w:r>
      <w:r w:rsidR="00514CEB">
        <w:t>close</w:t>
      </w:r>
      <w:bookmarkEnd w:id="1993"/>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1994" w:name="_Toc477151131"/>
      <w:r>
        <w:t>Gps.status {{&lt;status_var&gt;}, {&lt;infix_nvar&gt;},{inview_nvar}, {&lt;sat_</w:t>
      </w:r>
      <w:r w:rsidR="009C2367">
        <w:t>list</w:t>
      </w:r>
      <w:r>
        <w:t>_nexp&gt;}}</w:t>
      </w:r>
      <w:bookmarkEnd w:id="1994"/>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E3207A" w:rsidRDefault="004B7EA4" w:rsidP="004B7EA4">
      <w:r>
        <w:t xml:space="preserve">Returns the data from a GPS status report. </w:t>
      </w:r>
      <w:r w:rsidR="00E3207A">
        <w:t>The parameters are all optional; use commas to indicate omitted parameters</w:t>
      </w:r>
      <w:r w:rsidR="00CD343B" w:rsidRPr="00CD343B">
        <w:t xml:space="preserve"> </w:t>
      </w:r>
      <w:r w:rsidR="00CD343B">
        <w:t>(see Optional Parameters)</w:t>
      </w:r>
      <w:r w:rsidR="00E3207A">
        <w:t>.</w:t>
      </w:r>
    </w:p>
    <w:p w:rsidR="004B7EA4" w:rsidRDefault="004B7EA4" w:rsidP="004B7EA4">
      <w:r>
        <w:t xml:space="preserve">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lastRenderedPageBreak/>
        <w:t xml:space="preserve">The </w:t>
      </w:r>
      <w:r w:rsidR="00E3207A">
        <w:t>GPS status report is not timestamped, and the first event reported to your program may be stale.</w:t>
      </w:r>
      <w:r w:rsidR="006D4C73">
        <w:t xml:space="preserve"> Do not rely on the data from the first</w:t>
      </w:r>
      <w:r w:rsidR="00E3207A">
        <w:t xml:space="preserve"> status report </w:t>
      </w:r>
      <w:r w:rsidR="009E5A54">
        <w:t>alone to determine when the GPS hardware gets a current location fix.</w:t>
      </w:r>
      <w:r>
        <w:t>.</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lastRenderedPageBreak/>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1995" w:name="_Toc477151132"/>
      <w:r>
        <w:t>GPS Location commands</w:t>
      </w:r>
      <w:bookmarkEnd w:id="1995"/>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156EC7">
      <w:pPr>
        <w:pStyle w:val="ListParagraph"/>
        <w:numPr>
          <w:ilvl w:val="0"/>
          <w:numId w:val="24"/>
        </w:numPr>
      </w:pPr>
      <w:r>
        <w:t>the location provider</w:t>
      </w:r>
    </w:p>
    <w:p w:rsidR="007A77C0" w:rsidRDefault="004B7EA4" w:rsidP="00156EC7">
      <w:pPr>
        <w:pStyle w:val="ListParagraph"/>
        <w:numPr>
          <w:ilvl w:val="0"/>
          <w:numId w:val="24"/>
        </w:numPr>
      </w:pPr>
      <w:r>
        <w:t>the number of satellites used to generate the data in the report</w:t>
      </w:r>
    </w:p>
    <w:p w:rsidR="007A77C0" w:rsidRDefault="004B7EA4" w:rsidP="00156EC7">
      <w:pPr>
        <w:pStyle w:val="ListParagraph"/>
        <w:numPr>
          <w:ilvl w:val="0"/>
          <w:numId w:val="24"/>
        </w:numPr>
      </w:pPr>
      <w:r>
        <w:t>the time when the data was reported</w:t>
      </w:r>
    </w:p>
    <w:p w:rsidR="007A77C0" w:rsidRDefault="007A77C0" w:rsidP="00156EC7">
      <w:pPr>
        <w:pStyle w:val="ListParagraph"/>
        <w:numPr>
          <w:ilvl w:val="0"/>
          <w:numId w:val="24"/>
        </w:numPr>
      </w:pPr>
      <w:r>
        <w:t>an estimate of the accuracty of the location components</w:t>
      </w:r>
    </w:p>
    <w:p w:rsidR="00AB4F3E" w:rsidRDefault="00AB4F3E" w:rsidP="00156EC7">
      <w:pPr>
        <w:pStyle w:val="ListParagraph"/>
        <w:numPr>
          <w:ilvl w:val="0"/>
          <w:numId w:val="24"/>
        </w:numPr>
      </w:pPr>
      <w:r>
        <w:t>the</w:t>
      </w:r>
      <w:r w:rsidR="004B7EA4">
        <w:t xml:space="preserve"> </w:t>
      </w:r>
      <w:r w:rsidR="007A77C0">
        <w:t>location components</w:t>
      </w:r>
      <w:r>
        <w:t>:</w:t>
      </w:r>
    </w:p>
    <w:p w:rsidR="00AB4F3E" w:rsidRDefault="007A77C0" w:rsidP="00156EC7">
      <w:pPr>
        <w:pStyle w:val="ListParagraph"/>
        <w:numPr>
          <w:ilvl w:val="1"/>
          <w:numId w:val="24"/>
        </w:numPr>
      </w:pPr>
      <w:r>
        <w:lastRenderedPageBreak/>
        <w:t>latitude</w:t>
      </w:r>
    </w:p>
    <w:p w:rsidR="00AB4F3E" w:rsidRDefault="007A77C0" w:rsidP="00156EC7">
      <w:pPr>
        <w:pStyle w:val="ListParagraph"/>
        <w:numPr>
          <w:ilvl w:val="1"/>
          <w:numId w:val="24"/>
        </w:numPr>
      </w:pPr>
      <w:r>
        <w:t>longitude</w:t>
      </w:r>
    </w:p>
    <w:p w:rsidR="004B7EA4" w:rsidRDefault="007A77C0" w:rsidP="00156EC7">
      <w:pPr>
        <w:pStyle w:val="ListParagraph"/>
        <w:numPr>
          <w:ilvl w:val="1"/>
          <w:numId w:val="24"/>
        </w:numPr>
      </w:pPr>
      <w:r>
        <w:t>altitude</w:t>
      </w:r>
    </w:p>
    <w:p w:rsidR="00AB4F3E" w:rsidRDefault="00AB4F3E" w:rsidP="00156EC7">
      <w:pPr>
        <w:pStyle w:val="ListParagraph"/>
        <w:numPr>
          <w:ilvl w:val="1"/>
          <w:numId w:val="24"/>
        </w:numPr>
      </w:pPr>
      <w:r>
        <w:t>bearing</w:t>
      </w:r>
    </w:p>
    <w:p w:rsidR="00AB4F3E" w:rsidRDefault="00AB4F3E" w:rsidP="00156EC7">
      <w:pPr>
        <w:pStyle w:val="ListParagraph"/>
        <w:numPr>
          <w:ilvl w:val="1"/>
          <w:numId w:val="24"/>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1996" w:name="_Toc477151133"/>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1996"/>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CD343B">
        <w:t xml:space="preserve"> (see Optional Parameters)</w:t>
      </w:r>
      <w:r>
        <w:t>.</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1997" w:name="_Toc477151134"/>
      <w:r>
        <w:t>Gps.time &lt;nvar&gt;</w:t>
      </w:r>
      <w:bookmarkEnd w:id="1997"/>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time of the last GPS fix in milliseconds since "the epoch", January 1, 1970, UTC.</w:t>
      </w:r>
    </w:p>
    <w:p w:rsidR="00514CEB" w:rsidRDefault="003A4712" w:rsidP="005F4916">
      <w:pPr>
        <w:pStyle w:val="Heading3"/>
      </w:pPr>
      <w:bookmarkStart w:id="1998" w:name="_Toc477151135"/>
      <w:r>
        <w:t>Gps.</w:t>
      </w:r>
      <w:r w:rsidR="00514CEB">
        <w:t>provider &lt;svar&gt;</w:t>
      </w:r>
      <w:bookmarkEnd w:id="1998"/>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1999" w:name="_Toc477151136"/>
      <w:r>
        <w:lastRenderedPageBreak/>
        <w:t xml:space="preserve">Gps.satellites </w:t>
      </w:r>
      <w:r w:rsidR="00CD00F7">
        <w:t>{{</w:t>
      </w:r>
      <w:r>
        <w:t>&lt;</w:t>
      </w:r>
      <w:r w:rsidR="00CD00F7">
        <w:t>count_</w:t>
      </w:r>
      <w:r>
        <w:t>nvar&gt;</w:t>
      </w:r>
      <w:r w:rsidR="00CD00F7">
        <w:t>}, {</w:t>
      </w:r>
      <w:r w:rsidR="009C2367">
        <w:t>&lt;sat_list</w:t>
      </w:r>
      <w:r w:rsidR="000D799C">
        <w:t>_nexp</w:t>
      </w:r>
      <w:r w:rsidR="00CD00F7">
        <w:t>&gt;}}</w:t>
      </w:r>
      <w:bookmarkEnd w:id="1999"/>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&lt;count_nvar&gt; but use &lt;sat_</w:t>
      </w:r>
      <w:r w:rsidR="009C2367">
        <w:t>list</w:t>
      </w:r>
      <w:r w:rsidR="008A629C">
        <w:t xml:space="preserve">_nexp&gt;, </w:t>
      </w:r>
      <w:r w:rsidR="00CD343B">
        <w:t>keep the</w:t>
      </w:r>
      <w:r w:rsidR="008A629C">
        <w:t xml:space="preserve"> comma.</w:t>
      </w:r>
    </w:p>
    <w:p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2000" w:name="_Toc477151137"/>
      <w:r>
        <w:t>Gps.</w:t>
      </w:r>
      <w:r w:rsidR="00514CEB">
        <w:t>accuracy &lt;nvar&gt;</w:t>
      </w:r>
      <w:bookmarkEnd w:id="2000"/>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2001" w:name="_Toc477151138"/>
      <w:r>
        <w:t>Gps.</w:t>
      </w:r>
      <w:r w:rsidR="00514CEB">
        <w:t>latitude &lt;nvar&gt;</w:t>
      </w:r>
      <w:bookmarkEnd w:id="2001"/>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2002" w:name="_Toc477151139"/>
      <w:r>
        <w:t>Gps.</w:t>
      </w:r>
      <w:r w:rsidR="00514CEB">
        <w:t>longitude &lt;nvar&gt;</w:t>
      </w:r>
      <w:bookmarkEnd w:id="2002"/>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2003" w:name="_Toc477151140"/>
      <w:r>
        <w:t>Gps.</w:t>
      </w:r>
      <w:r w:rsidR="00514CEB">
        <w:t>altitude &lt;nvar&gt;</w:t>
      </w:r>
      <w:bookmarkEnd w:id="2003"/>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2004" w:name="_Toc477151141"/>
      <w:r>
        <w:t>Gps.</w:t>
      </w:r>
      <w:r w:rsidR="00514CEB">
        <w:t>bearing &lt;nvar&gt;</w:t>
      </w:r>
      <w:bookmarkEnd w:id="2004"/>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2005" w:name="_Toc477151142"/>
      <w:r>
        <w:t>Gps.</w:t>
      </w:r>
      <w:r w:rsidR="00514CEB">
        <w:t>speed &lt;nvar&gt;</w:t>
      </w:r>
      <w:bookmarkEnd w:id="2005"/>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2006" w:name="_Toc477151143"/>
      <w:r>
        <w:t>Sensors</w:t>
      </w:r>
      <w:bookmarkEnd w:id="2006"/>
    </w:p>
    <w:p w:rsidR="004951B6" w:rsidRDefault="004951B6" w:rsidP="00EB1F62">
      <w:pPr>
        <w:pStyle w:val="Heading2"/>
      </w:pPr>
      <w:bookmarkStart w:id="2007" w:name="_Toc477151144"/>
      <w:r>
        <w:t>Introduction</w:t>
      </w:r>
      <w:bookmarkEnd w:id="2007"/>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648" w:type="dxa"/>
        <w:tblLook w:val="04A0" w:firstRow="1" w:lastRow="0" w:firstColumn="1" w:lastColumn="0" w:noHBand="0" w:noVBand="1"/>
      </w:tblPr>
      <w:tblGrid>
        <w:gridCol w:w="2970"/>
        <w:gridCol w:w="1170"/>
        <w:gridCol w:w="3330"/>
      </w:tblGrid>
      <w:tr w:rsidR="00F25E63" w:rsidTr="00B61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lastRenderedPageBreak/>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B91EF8"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Default="00B91EF8" w:rsidP="00B91EF8">
            <w:pPr>
              <w:rPr>
                <w:b w:val="0"/>
              </w:rPr>
            </w:pPr>
            <w:r>
              <w:rPr>
                <w:b w:val="0"/>
              </w:rPr>
              <w:t>Step Detector</w:t>
            </w:r>
          </w:p>
        </w:tc>
        <w:tc>
          <w:tcPr>
            <w:tcW w:w="1170" w:type="dxa"/>
          </w:tcPr>
          <w:p w:rsidR="00B91EF8" w:rsidRDefault="00B91EF8" w:rsidP="00B91EF8">
            <w:pPr>
              <w:jc w:val="center"/>
              <w:cnfStyle w:val="000000010000" w:firstRow="0" w:lastRow="0" w:firstColumn="0" w:lastColumn="0" w:oddVBand="0" w:evenVBand="0" w:oddHBand="0" w:evenHBand="1" w:firstRowFirstColumn="0" w:firstRowLastColumn="0" w:lastRowFirstColumn="0" w:lastRowLastColumn="0"/>
            </w:pPr>
            <w:r>
              <w:t>18</w:t>
            </w:r>
          </w:p>
        </w:tc>
        <w:tc>
          <w:tcPr>
            <w:tcW w:w="3330" w:type="dxa"/>
          </w:tcPr>
          <w:p w:rsidR="00B91EF8" w:rsidRDefault="00B91EF8" w:rsidP="00B91EF8">
            <w:pPr>
              <w:cnfStyle w:val="000000010000" w:firstRow="0" w:lastRow="0" w:firstColumn="0" w:lastColumn="0" w:oddVBand="0" w:evenVBand="0" w:oddHBand="0" w:evenHBand="1" w:firstRowFirstColumn="0" w:firstRowLastColumn="0" w:lastRowFirstColumn="0" w:lastRowLastColumn="0"/>
            </w:pPr>
            <w:r>
              <w:t>As of API 19 (KitKat)</w:t>
            </w:r>
          </w:p>
        </w:tc>
      </w:tr>
      <w:tr w:rsidR="00B91EF8"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Default="00B91EF8" w:rsidP="00B91EF8">
            <w:pPr>
              <w:rPr>
                <w:b w:val="0"/>
              </w:rPr>
            </w:pPr>
            <w:r>
              <w:rPr>
                <w:b w:val="0"/>
              </w:rPr>
              <w:t>Step Counter</w:t>
            </w:r>
          </w:p>
        </w:tc>
        <w:tc>
          <w:tcPr>
            <w:tcW w:w="1170" w:type="dxa"/>
          </w:tcPr>
          <w:p w:rsidR="00B91EF8" w:rsidRDefault="00B91EF8" w:rsidP="00B91EF8">
            <w:pPr>
              <w:jc w:val="center"/>
              <w:cnfStyle w:val="000000100000" w:firstRow="0" w:lastRow="0" w:firstColumn="0" w:lastColumn="0" w:oddVBand="0" w:evenVBand="0" w:oddHBand="1" w:evenHBand="0" w:firstRowFirstColumn="0" w:firstRowLastColumn="0" w:lastRowFirstColumn="0" w:lastRowLastColumn="0"/>
            </w:pPr>
            <w:r>
              <w:t>19</w:t>
            </w:r>
          </w:p>
        </w:tc>
        <w:tc>
          <w:tcPr>
            <w:tcW w:w="3330" w:type="dxa"/>
          </w:tcPr>
          <w:p w:rsidR="00B91EF8" w:rsidRDefault="00B91EF8" w:rsidP="00B91EF8">
            <w:pPr>
              <w:cnfStyle w:val="000000100000" w:firstRow="0" w:lastRow="0" w:firstColumn="0" w:lastColumn="0" w:oddVBand="0" w:evenVBand="0" w:oddHBand="1" w:evenHBand="0" w:firstRowFirstColumn="0" w:firstRowLastColumn="0" w:lastRowFirstColumn="0" w:lastRowLastColumn="0"/>
            </w:pPr>
            <w:r>
              <w:t>As of API 19</w:t>
            </w:r>
          </w:p>
        </w:tc>
      </w:tr>
      <w:tr w:rsidR="00B91EF8"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Pr="00294EE4" w:rsidRDefault="00B91EF8" w:rsidP="00B91EF8">
            <w:r>
              <w:rPr>
                <w:b w:val="0"/>
              </w:rPr>
              <w:t>Geomagnetic Rotation</w:t>
            </w:r>
            <w:r w:rsidR="00B61ECA">
              <w:rPr>
                <w:b w:val="0"/>
              </w:rPr>
              <w:t xml:space="preserve"> Vector</w:t>
            </w:r>
          </w:p>
        </w:tc>
        <w:tc>
          <w:tcPr>
            <w:tcW w:w="1170" w:type="dxa"/>
          </w:tcPr>
          <w:p w:rsidR="00B91EF8" w:rsidRDefault="00B91EF8" w:rsidP="00B91EF8">
            <w:pPr>
              <w:jc w:val="center"/>
              <w:cnfStyle w:val="000000010000" w:firstRow="0" w:lastRow="0" w:firstColumn="0" w:lastColumn="0" w:oddVBand="0" w:evenVBand="0" w:oddHBand="0" w:evenHBand="1" w:firstRowFirstColumn="0" w:firstRowLastColumn="0" w:lastRowFirstColumn="0" w:lastRowLastColumn="0"/>
            </w:pPr>
            <w:r>
              <w:t>20</w:t>
            </w:r>
          </w:p>
        </w:tc>
        <w:tc>
          <w:tcPr>
            <w:tcW w:w="3330" w:type="dxa"/>
          </w:tcPr>
          <w:p w:rsidR="00B91EF8" w:rsidRDefault="00B91EF8" w:rsidP="00B91EF8">
            <w:pPr>
              <w:cnfStyle w:val="000000010000" w:firstRow="0" w:lastRow="0" w:firstColumn="0" w:lastColumn="0" w:oddVBand="0" w:evenVBand="0" w:oddHBand="0" w:evenHBand="1" w:firstRowFirstColumn="0" w:firstRowLastColumn="0" w:lastRowFirstColumn="0" w:lastRowLastColumn="0"/>
            </w:pPr>
            <w:r>
              <w:t>As of API 19</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70" w:history="1">
        <w:r>
          <w:rPr>
            <w:rStyle w:val="Hyperlink"/>
          </w:rPr>
          <w:t>Android's Sensor Event</w:t>
        </w:r>
      </w:hyperlink>
      <w:r>
        <w:t xml:space="preserve"> </w:t>
      </w:r>
      <w:r w:rsidR="00D329AA">
        <w:t>(</w:t>
      </w:r>
      <w:hyperlink r:id="rId71"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2008" w:name="_Toc477151145"/>
      <w:r>
        <w:t>Sensor Commands</w:t>
      </w:r>
      <w:bookmarkEnd w:id="2008"/>
    </w:p>
    <w:p w:rsidR="004951B6" w:rsidRDefault="003A4712" w:rsidP="00D43DA8">
      <w:pPr>
        <w:pStyle w:val="Heading3"/>
      </w:pPr>
      <w:bookmarkStart w:id="2009" w:name="_Toc477151146"/>
      <w:r>
        <w:t>Sensors.</w:t>
      </w:r>
      <w:r w:rsidR="004951B6">
        <w:t xml:space="preserve">list </w:t>
      </w:r>
      <w:r w:rsidR="003E3561" w:rsidRPr="003E3561">
        <w:t>&lt;sensor_array$[]&gt;</w:t>
      </w:r>
      <w:bookmarkEnd w:id="2009"/>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CA0730" w:rsidRDefault="00CA0730" w:rsidP="00D43DA8">
      <w:r>
        <w:t>Writ</w:t>
      </w:r>
      <w:r w:rsidR="004951B6">
        <w:t xml:space="preserve">es </w:t>
      </w:r>
      <w:r>
        <w:t>information about</w:t>
      </w:r>
      <w:r w:rsidR="004951B6">
        <w:t xml:space="preserve"> the sensors available on </w:t>
      </w:r>
      <w:r>
        <w:t>the</w:t>
      </w:r>
      <w:r w:rsidR="004951B6">
        <w:t xml:space="preserve"> Android device </w:t>
      </w:r>
      <w:r>
        <w:t>into t</w:t>
      </w:r>
      <w:r w:rsidR="004951B6">
        <w:t xml:space="preserve">he </w:t>
      </w:r>
      <w:r w:rsidR="003E3561" w:rsidRPr="003E3561">
        <w:t>&lt;sensor_array$[]&gt;</w:t>
      </w:r>
      <w:r w:rsidR="003E3561">
        <w:t xml:space="preserve"> </w:t>
      </w:r>
      <w:r w:rsidR="004951B6">
        <w:t xml:space="preserve">parameter. </w:t>
      </w:r>
      <w:r w:rsidR="008D0D96">
        <w:t>If the array exists, it is overwritten. Otherwise a new array is created. The result is always a one-dimensional array.</w:t>
      </w:r>
    </w:p>
    <w:p w:rsidR="00682E19" w:rsidRDefault="004951B6" w:rsidP="00D43DA8">
      <w:r>
        <w:t xml:space="preserve">The </w:t>
      </w:r>
      <w:r w:rsidR="00CA0730">
        <w:t xml:space="preserve">array </w:t>
      </w:r>
      <w:r>
        <w:t xml:space="preserve">elements contain the names and types of the available sensors. For example, </w:t>
      </w:r>
      <w:r w:rsidR="008D0D96">
        <w:t xml:space="preserve">one element may be </w:t>
      </w:r>
      <w:r>
        <w:t>"Gyroscope, Type =</w:t>
      </w:r>
      <w:r w:rsidR="003E3561">
        <w:t xml:space="preserve"> </w:t>
      </w:r>
      <w:r>
        <w:t>4". The following program snip</w:t>
      </w:r>
      <w:r w:rsidR="00EE1372">
        <w:t>pet</w:t>
      </w:r>
      <w:r>
        <w:t xml:space="preserve"> </w:t>
      </w:r>
      <w:r w:rsidR="00EE1372">
        <w:t>prints</w:t>
      </w:r>
      <w:r>
        <w:t xml:space="preserve"> the elements of </w:t>
      </w:r>
      <w:r w:rsidR="00EE1372">
        <w:t xml:space="preserve">the </w:t>
      </w:r>
      <w:r w:rsidR="00D43DA8" w:rsidRPr="003E3561">
        <w:t>sensor</w:t>
      </w:r>
      <w:r w:rsidR="00EE1372">
        <w:t xml:space="preserve"> list</w:t>
      </w:r>
      <w:r>
        <w:t>.</w:t>
      </w:r>
    </w:p>
    <w:p w:rsidR="00EE1372" w:rsidRDefault="00EE1372" w:rsidP="00EE1372">
      <w:pPr>
        <w:pStyle w:val="Codeexample"/>
        <w:rPr>
          <w:rFonts w:ascii="Letter Gothic" w:hAnsi="Letter Gothic"/>
          <w:b w:val="0"/>
        </w:rPr>
      </w:pPr>
      <w:r>
        <w:rPr>
          <w:rFonts w:ascii="Letter Gothic" w:hAnsi="Letter Gothic"/>
          <w:b w:val="0"/>
        </w:rPr>
        <w:t>SENSORS.LIST</w:t>
      </w:r>
      <w:r w:rsidR="004951B6" w:rsidRPr="00EE1372">
        <w:rPr>
          <w:rFonts w:ascii="Letter Gothic" w:hAnsi="Letter Gothic"/>
          <w:b w:val="0"/>
        </w:rPr>
        <w:t xml:space="preserv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ARRAY.LENGTH</w:t>
      </w:r>
      <w:r w:rsidR="004951B6" w:rsidRPr="00EE1372">
        <w:rPr>
          <w:rFonts w:ascii="Letter Gothic" w:hAnsi="Letter Gothic"/>
          <w:b w:val="0"/>
        </w:rPr>
        <w:t xml:space="preserve"> size,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FOR</w:t>
      </w:r>
      <w:r w:rsidR="004951B6" w:rsidRPr="00EE1372">
        <w:rPr>
          <w:rFonts w:ascii="Letter Gothic" w:hAnsi="Letter Gothic"/>
          <w:b w:val="0"/>
        </w:rPr>
        <w:t xml:space="preserve"> index = 1 </w:t>
      </w:r>
      <w:r>
        <w:rPr>
          <w:rFonts w:ascii="Letter Gothic" w:hAnsi="Letter Gothic"/>
          <w:b w:val="0"/>
        </w:rPr>
        <w:t>TO</w:t>
      </w:r>
      <w:r w:rsidR="004951B6" w:rsidRPr="00EE1372">
        <w:rPr>
          <w:rFonts w:ascii="Letter Gothic" w:hAnsi="Letter Gothic"/>
          <w:b w:val="0"/>
        </w:rPr>
        <w:t xml:space="preserve"> size</w:t>
      </w:r>
    </w:p>
    <w:p w:rsidR="00EE1372" w:rsidRDefault="004951B6" w:rsidP="00EE1372">
      <w:pPr>
        <w:pStyle w:val="Codeexample"/>
        <w:rPr>
          <w:rFonts w:ascii="Letter Gothic" w:hAnsi="Letter Gothic"/>
          <w:b w:val="0"/>
        </w:rPr>
      </w:pPr>
      <w:r w:rsidRPr="00EE1372">
        <w:rPr>
          <w:rFonts w:ascii="Letter Gothic" w:hAnsi="Letter Gothic"/>
          <w:b w:val="0"/>
        </w:rPr>
        <w:t xml:space="preserve"> </w:t>
      </w:r>
      <w:r w:rsidR="00074D68" w:rsidRPr="00EE1372">
        <w:rPr>
          <w:rFonts w:ascii="Letter Gothic" w:hAnsi="Letter Gothic"/>
          <w:b w:val="0"/>
        </w:rPr>
        <w:t xml:space="preserve">   </w:t>
      </w:r>
      <w:r w:rsidR="00EE1372">
        <w:rPr>
          <w:rFonts w:ascii="Letter Gothic" w:hAnsi="Letter Gothic"/>
          <w:b w:val="0"/>
        </w:rPr>
        <w:t>PRINT</w:t>
      </w:r>
      <w:r w:rsidRPr="00EE1372">
        <w:rPr>
          <w:rFonts w:ascii="Letter Gothic" w:hAnsi="Letter Gothic"/>
          <w:b w:val="0"/>
        </w:rPr>
        <w:t xml:space="preserve"> </w:t>
      </w:r>
      <w:r w:rsidR="00D43DA8" w:rsidRPr="00EE1372">
        <w:rPr>
          <w:rFonts w:ascii="Letter Gothic" w:hAnsi="Letter Gothic"/>
          <w:b w:val="0"/>
        </w:rPr>
        <w:t>sensorarray$</w:t>
      </w:r>
      <w:r w:rsidRPr="00EE1372">
        <w:rPr>
          <w:rFonts w:ascii="Letter Gothic" w:hAnsi="Letter Gothic"/>
          <w:b w:val="0"/>
        </w:rPr>
        <w:t>[ index ]</w:t>
      </w:r>
    </w:p>
    <w:p w:rsidR="00EE1372" w:rsidRDefault="00EE1372" w:rsidP="00EE1372">
      <w:pPr>
        <w:pStyle w:val="Codeexample"/>
        <w:rPr>
          <w:rFonts w:ascii="Letter Gothic" w:hAnsi="Letter Gothic"/>
          <w:b w:val="0"/>
        </w:rPr>
      </w:pPr>
      <w:r>
        <w:rPr>
          <w:rFonts w:ascii="Letter Gothic" w:hAnsi="Letter Gothic"/>
          <w:b w:val="0"/>
        </w:rPr>
        <w:t>NEXT</w:t>
      </w:r>
      <w:r w:rsidR="004951B6" w:rsidRPr="00EE1372">
        <w:rPr>
          <w:rFonts w:ascii="Letter Gothic" w:hAnsi="Letter Gothic"/>
          <w:b w:val="0"/>
        </w:rPr>
        <w:t xml:space="preserve"> index</w:t>
      </w:r>
    </w:p>
    <w:p w:rsidR="00682E19" w:rsidRPr="00EE1372" w:rsidRDefault="00EE1372" w:rsidP="00EE1372">
      <w:pPr>
        <w:pStyle w:val="Codeexample"/>
        <w:rPr>
          <w:rFonts w:ascii="Letter Gothic" w:hAnsi="Letter Gothic"/>
          <w:b w:val="0"/>
        </w:rPr>
      </w:pPr>
      <w:r>
        <w:rPr>
          <w:rFonts w:ascii="Letter Gothic" w:hAnsi="Letter Gothic"/>
          <w:b w:val="0"/>
        </w:rPr>
        <w:t>END</w:t>
      </w:r>
    </w:p>
    <w:p w:rsidR="004951B6" w:rsidRDefault="003A4712" w:rsidP="005F4916">
      <w:pPr>
        <w:pStyle w:val="Heading3"/>
      </w:pPr>
      <w:bookmarkStart w:id="2010" w:name="_Toc477151147"/>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2010"/>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860687" w:rsidRDefault="004951B6" w:rsidP="002F3423">
      <w:r>
        <w:t>Opens a list of sensors for reading. The parameter list is the type numbers of the sensors to be opened</w:t>
      </w:r>
      <w:r w:rsidR="00D73535">
        <w:t xml:space="preserve">, followed optionally by </w:t>
      </w:r>
      <w:r w:rsidR="00821FC3">
        <w:t xml:space="preserve">a colon (':') and </w:t>
      </w:r>
      <w:r w:rsidR="00D73535">
        <w:t>a number</w:t>
      </w:r>
      <w:r w:rsidR="00CD1BF3">
        <w:t xml:space="preserve"> (0, 1, 2, </w:t>
      </w:r>
      <w:r w:rsidR="00821FC3">
        <w:t>or</w:t>
      </w:r>
      <w:r w:rsidR="00CD1BF3">
        <w:t xml:space="preserve"> 3)</w:t>
      </w:r>
      <w:r w:rsidR="00D73535">
        <w:t xml:space="preserve"> that specifies the delay in </w:t>
      </w:r>
      <w:r w:rsidR="009764B4">
        <w:t>sampl</w:t>
      </w:r>
      <w:r w:rsidR="00D73535">
        <w:t>ing the sensor. 3 is the default (slowest).</w:t>
      </w:r>
    </w:p>
    <w:p w:rsidR="00D73535" w:rsidRDefault="00860687" w:rsidP="00EE1372">
      <w:r>
        <w:lastRenderedPageBreak/>
        <w:t>This table gives a general idea of what the rate values mean</w:t>
      </w:r>
      <w:r w:rsidRPr="00D73535">
        <w:t>.</w:t>
      </w:r>
      <w:r w:rsidR="00D73535">
        <w:t xml:space="preserve"> </w:t>
      </w:r>
      <w:r w:rsidR="00D73535" w:rsidRPr="00D73535">
        <w:t>Th</w:t>
      </w:r>
      <w:r w:rsidR="00D73535">
        <w:t xml:space="preserve">e </w:t>
      </w:r>
      <w:r>
        <w:t>delay values are only "suggestions" to the sensors, which may alter the real delays, and do not apply to all sensors</w:t>
      </w:r>
      <w:r w:rsidR="00D73535" w:rsidRPr="00D73535">
        <w:t xml:space="preserve">. </w:t>
      </w:r>
      <w:r>
        <w:t>F</w:t>
      </w:r>
      <w:r w:rsidR="00D73535" w:rsidRPr="00D73535">
        <w:t xml:space="preserve">aster settings </w:t>
      </w:r>
      <w:r w:rsidR="009764B4">
        <w:t>use more</w:t>
      </w:r>
      <w:r w:rsidR="00D73535" w:rsidRPr="00D73535">
        <w:t xml:space="preserve"> battery. </w:t>
      </w:r>
    </w:p>
    <w:tbl>
      <w:tblPr>
        <w:tblStyle w:val="TableGrid"/>
        <w:tblW w:w="0" w:type="auto"/>
        <w:tblInd w:w="258" w:type="dxa"/>
        <w:tblLook w:val="04A0" w:firstRow="1" w:lastRow="0" w:firstColumn="1" w:lastColumn="0" w:noHBand="0" w:noVBand="1"/>
      </w:tblPr>
      <w:tblGrid>
        <w:gridCol w:w="1446"/>
        <w:gridCol w:w="1446"/>
        <w:gridCol w:w="1446"/>
        <w:gridCol w:w="4500"/>
      </w:tblGrid>
      <w:tr w:rsidR="00860687" w:rsidTr="00860687">
        <w:trPr>
          <w:cantSplit/>
        </w:trPr>
        <w:tc>
          <w:tcPr>
            <w:tcW w:w="1446" w:type="dxa"/>
          </w:tcPr>
          <w:p w:rsidR="00860687" w:rsidRDefault="00860687" w:rsidP="00A32FD3">
            <w:pPr>
              <w:jc w:val="center"/>
            </w:pPr>
            <w:r>
              <w:t>Value</w:t>
            </w:r>
          </w:p>
        </w:tc>
        <w:tc>
          <w:tcPr>
            <w:tcW w:w="1446" w:type="dxa"/>
          </w:tcPr>
          <w:p w:rsidR="00860687" w:rsidRDefault="00860687" w:rsidP="00A32FD3">
            <w:pPr>
              <w:jc w:val="center"/>
            </w:pPr>
            <w:r>
              <w:t>Name</w:t>
            </w:r>
          </w:p>
        </w:tc>
        <w:tc>
          <w:tcPr>
            <w:tcW w:w="1446" w:type="dxa"/>
          </w:tcPr>
          <w:p w:rsidR="00860687" w:rsidRDefault="00860687" w:rsidP="00A32FD3">
            <w:pPr>
              <w:jc w:val="center"/>
            </w:pPr>
            <w:r>
              <w:t>Typical Delay</w:t>
            </w:r>
          </w:p>
        </w:tc>
        <w:tc>
          <w:tcPr>
            <w:tcW w:w="4500" w:type="dxa"/>
          </w:tcPr>
          <w:p w:rsidR="00860687" w:rsidRDefault="00860687" w:rsidP="00A32FD3">
            <w:pPr>
              <w:jc w:val="center"/>
            </w:pPr>
            <w:r>
              <w:t>Typical Usage</w:t>
            </w:r>
          </w:p>
        </w:tc>
      </w:tr>
      <w:tr w:rsidR="00860687" w:rsidTr="00860687">
        <w:trPr>
          <w:cantSplit/>
        </w:trPr>
        <w:tc>
          <w:tcPr>
            <w:tcW w:w="1446" w:type="dxa"/>
          </w:tcPr>
          <w:p w:rsidR="00860687" w:rsidRDefault="00860687" w:rsidP="00A32FD3">
            <w:pPr>
              <w:jc w:val="center"/>
            </w:pPr>
            <w:r>
              <w:t>3</w:t>
            </w:r>
          </w:p>
        </w:tc>
        <w:tc>
          <w:tcPr>
            <w:tcW w:w="1446" w:type="dxa"/>
          </w:tcPr>
          <w:p w:rsidR="00860687" w:rsidRDefault="00860687" w:rsidP="00A32FD3">
            <w:pPr>
              <w:jc w:val="center"/>
            </w:pPr>
            <w:r>
              <w:t>Normal</w:t>
            </w:r>
          </w:p>
        </w:tc>
        <w:tc>
          <w:tcPr>
            <w:tcW w:w="1446" w:type="dxa"/>
          </w:tcPr>
          <w:p w:rsidR="00860687" w:rsidRDefault="00860687" w:rsidP="00A32FD3">
            <w:pPr>
              <w:jc w:val="center"/>
            </w:pPr>
            <w:r>
              <w:t>200 ms</w:t>
            </w:r>
          </w:p>
        </w:tc>
        <w:tc>
          <w:tcPr>
            <w:tcW w:w="4500" w:type="dxa"/>
          </w:tcPr>
          <w:p w:rsidR="00860687" w:rsidRDefault="00860687" w:rsidP="00A32FD3">
            <w:r>
              <w:t>Default: suitable for screen orientation changes</w:t>
            </w:r>
          </w:p>
        </w:tc>
      </w:tr>
      <w:tr w:rsidR="00860687" w:rsidTr="00860687">
        <w:trPr>
          <w:cantSplit/>
        </w:trPr>
        <w:tc>
          <w:tcPr>
            <w:tcW w:w="1446" w:type="dxa"/>
          </w:tcPr>
          <w:p w:rsidR="00860687" w:rsidRDefault="00860687" w:rsidP="00A32FD3">
            <w:pPr>
              <w:jc w:val="center"/>
            </w:pPr>
            <w:r>
              <w:t>2</w:t>
            </w:r>
          </w:p>
        </w:tc>
        <w:tc>
          <w:tcPr>
            <w:tcW w:w="1446" w:type="dxa"/>
          </w:tcPr>
          <w:p w:rsidR="00860687" w:rsidRDefault="00860687" w:rsidP="00A32FD3">
            <w:pPr>
              <w:jc w:val="center"/>
            </w:pPr>
            <w:r>
              <w:t>UI</w:t>
            </w:r>
          </w:p>
        </w:tc>
        <w:tc>
          <w:tcPr>
            <w:tcW w:w="1446" w:type="dxa"/>
          </w:tcPr>
          <w:p w:rsidR="00860687" w:rsidRDefault="00860687" w:rsidP="00A32FD3">
            <w:pPr>
              <w:jc w:val="center"/>
            </w:pPr>
            <w:r>
              <w:t>60 ms</w:t>
            </w:r>
          </w:p>
        </w:tc>
        <w:tc>
          <w:tcPr>
            <w:tcW w:w="4500" w:type="dxa"/>
          </w:tcPr>
          <w:p w:rsidR="00860687" w:rsidRDefault="00860687" w:rsidP="00A32FD3">
            <w:r>
              <w:t>Rate suitable for the user interface</w:t>
            </w:r>
          </w:p>
        </w:tc>
      </w:tr>
      <w:tr w:rsidR="00860687" w:rsidTr="00860687">
        <w:trPr>
          <w:cantSplit/>
        </w:trPr>
        <w:tc>
          <w:tcPr>
            <w:tcW w:w="1446" w:type="dxa"/>
          </w:tcPr>
          <w:p w:rsidR="00860687" w:rsidRDefault="00860687" w:rsidP="00A32FD3">
            <w:pPr>
              <w:jc w:val="center"/>
            </w:pPr>
            <w:r>
              <w:t>1</w:t>
            </w:r>
          </w:p>
        </w:tc>
        <w:tc>
          <w:tcPr>
            <w:tcW w:w="1446" w:type="dxa"/>
          </w:tcPr>
          <w:p w:rsidR="00860687" w:rsidRDefault="00860687" w:rsidP="00A32FD3">
            <w:pPr>
              <w:jc w:val="center"/>
            </w:pPr>
            <w:r>
              <w:t>Game</w:t>
            </w:r>
          </w:p>
        </w:tc>
        <w:tc>
          <w:tcPr>
            <w:tcW w:w="1446" w:type="dxa"/>
          </w:tcPr>
          <w:p w:rsidR="00860687" w:rsidRDefault="00860687" w:rsidP="00A32FD3">
            <w:pPr>
              <w:jc w:val="center"/>
            </w:pPr>
            <w:r>
              <w:t>20 ms</w:t>
            </w:r>
          </w:p>
        </w:tc>
        <w:tc>
          <w:tcPr>
            <w:tcW w:w="4500" w:type="dxa"/>
          </w:tcPr>
          <w:p w:rsidR="00860687" w:rsidRDefault="00860687" w:rsidP="00A32FD3">
            <w:r>
              <w:t>Rate suitable for game play</w:t>
            </w:r>
          </w:p>
        </w:tc>
      </w:tr>
      <w:tr w:rsidR="00860687" w:rsidTr="00860687">
        <w:trPr>
          <w:cantSplit/>
        </w:trPr>
        <w:tc>
          <w:tcPr>
            <w:tcW w:w="1446" w:type="dxa"/>
          </w:tcPr>
          <w:p w:rsidR="00860687" w:rsidRDefault="00860687" w:rsidP="00A32FD3">
            <w:pPr>
              <w:jc w:val="center"/>
            </w:pPr>
            <w:r>
              <w:t>0</w:t>
            </w:r>
          </w:p>
        </w:tc>
        <w:tc>
          <w:tcPr>
            <w:tcW w:w="1446" w:type="dxa"/>
          </w:tcPr>
          <w:p w:rsidR="00860687" w:rsidRDefault="00860687" w:rsidP="00A32FD3">
            <w:pPr>
              <w:jc w:val="center"/>
            </w:pPr>
            <w:r>
              <w:t>Fastest</w:t>
            </w:r>
          </w:p>
        </w:tc>
        <w:tc>
          <w:tcPr>
            <w:tcW w:w="1446" w:type="dxa"/>
          </w:tcPr>
          <w:p w:rsidR="00860687" w:rsidRDefault="00860687" w:rsidP="00A32FD3">
            <w:pPr>
              <w:jc w:val="center"/>
            </w:pPr>
            <w:r>
              <w:t>0 ms</w:t>
            </w:r>
          </w:p>
        </w:tc>
        <w:tc>
          <w:tcPr>
            <w:tcW w:w="4500" w:type="dxa"/>
          </w:tcPr>
          <w:p w:rsidR="00860687" w:rsidRDefault="00860687" w:rsidP="00A32FD3">
            <w:r>
              <w:t>Sample as fast as possible</w:t>
            </w:r>
          </w:p>
        </w:tc>
      </w:tr>
    </w:tbl>
    <w:p w:rsidR="00821FC3" w:rsidRDefault="00821FC3" w:rsidP="00821FC3">
      <w:pPr>
        <w:pStyle w:val="NoSpacing"/>
        <w:spacing w:before="120"/>
      </w:pPr>
      <w:r>
        <w:t>E</w:t>
      </w:r>
      <w:r w:rsidR="004951B6">
        <w:t>xample</w:t>
      </w:r>
      <w:r>
        <w:t>:</w:t>
      </w:r>
    </w:p>
    <w:p w:rsidR="00860687" w:rsidRDefault="00821FC3" w:rsidP="00821FC3">
      <w:pPr>
        <w:pStyle w:val="Codeexample"/>
        <w:rPr>
          <w:rFonts w:ascii="Letter Gothic" w:hAnsi="Letter Gothic"/>
          <w:b w:val="0"/>
        </w:rPr>
      </w:pPr>
      <w:r>
        <w:rPr>
          <w:rFonts w:ascii="Letter Gothic" w:hAnsi="Letter Gothic"/>
          <w:b w:val="0"/>
        </w:rPr>
        <w:t xml:space="preserve">SENSORS.OPEN </w:t>
      </w:r>
      <w:r w:rsidR="004951B6" w:rsidRPr="00821FC3">
        <w:rPr>
          <w:rFonts w:ascii="Letter Gothic" w:hAnsi="Letter Gothic"/>
          <w:b w:val="0"/>
        </w:rPr>
        <w:t>1</w:t>
      </w:r>
      <w:r>
        <w:rPr>
          <w:rFonts w:ascii="Letter Gothic" w:hAnsi="Letter Gothic"/>
          <w:b w:val="0"/>
        </w:rPr>
        <w:t>:1</w:t>
      </w:r>
      <w:r w:rsidR="004951B6" w:rsidRPr="00821FC3">
        <w:rPr>
          <w:rFonts w:ascii="Letter Gothic" w:hAnsi="Letter Gothic"/>
          <w:b w:val="0"/>
        </w:rPr>
        <w:t>, 3</w:t>
      </w:r>
      <w:r>
        <w:rPr>
          <w:rFonts w:ascii="Letter Gothic" w:hAnsi="Letter Gothic"/>
          <w:b w:val="0"/>
        </w:rPr>
        <w:tab/>
      </w:r>
      <w:r>
        <w:rPr>
          <w:rFonts w:ascii="Letter Gothic" w:hAnsi="Letter Gothic"/>
          <w:b w:val="0"/>
        </w:rPr>
        <w:tab/>
        <w:t xml:space="preserve">% </w:t>
      </w:r>
      <w:r w:rsidR="00EE1372">
        <w:rPr>
          <w:rFonts w:ascii="Letter Gothic" w:hAnsi="Letter Gothic"/>
          <w:b w:val="0"/>
        </w:rPr>
        <w:t>Monitor</w:t>
      </w:r>
      <w:r w:rsidR="00EE1372" w:rsidRPr="00821FC3">
        <w:rPr>
          <w:rFonts w:ascii="Letter Gothic" w:hAnsi="Letter Gothic"/>
          <w:b w:val="0"/>
        </w:rPr>
        <w:t xml:space="preserve"> </w:t>
      </w:r>
      <w:r w:rsidR="004951B6" w:rsidRPr="00821FC3">
        <w:rPr>
          <w:rFonts w:ascii="Letter Gothic" w:hAnsi="Letter Gothic"/>
          <w:b w:val="0"/>
        </w:rPr>
        <w:t xml:space="preserve">the Acceleration </w:t>
      </w:r>
      <w:r w:rsidR="00860687">
        <w:rPr>
          <w:rFonts w:ascii="Letter Gothic" w:hAnsi="Letter Gothic"/>
          <w:b w:val="0"/>
        </w:rPr>
        <w:t>sensor at Game rate</w:t>
      </w:r>
    </w:p>
    <w:p w:rsidR="00821FC3" w:rsidRPr="00821FC3" w:rsidRDefault="00860687" w:rsidP="00EE1372">
      <w:pPr>
        <w:pStyle w:val="Codeexample"/>
        <w:ind w:left="2880"/>
        <w:rPr>
          <w:rFonts w:ascii="Letter Gothic" w:hAnsi="Letter Gothic"/>
          <w:b w:val="0"/>
        </w:rPr>
      </w:pPr>
      <w:r>
        <w:rPr>
          <w:rFonts w:ascii="Letter Gothic" w:hAnsi="Letter Gothic"/>
          <w:b w:val="0"/>
        </w:rPr>
        <w:t xml:space="preserve">% </w:t>
      </w:r>
      <w:r w:rsidR="004951B6" w:rsidRPr="00821FC3">
        <w:rPr>
          <w:rFonts w:ascii="Letter Gothic" w:hAnsi="Letter Gothic"/>
          <w:b w:val="0"/>
        </w:rPr>
        <w:t xml:space="preserve">and </w:t>
      </w:r>
      <w:r w:rsidR="00EE1372">
        <w:rPr>
          <w:rFonts w:ascii="Letter Gothic" w:hAnsi="Letter Gothic"/>
          <w:b w:val="0"/>
        </w:rPr>
        <w:t xml:space="preserve">the </w:t>
      </w:r>
      <w:r w:rsidR="004951B6" w:rsidRPr="00821FC3">
        <w:rPr>
          <w:rFonts w:ascii="Letter Gothic" w:hAnsi="Letter Gothic"/>
          <w:b w:val="0"/>
        </w:rPr>
        <w:t>Orientation sensor</w:t>
      </w:r>
      <w:r>
        <w:rPr>
          <w:rFonts w:ascii="Letter Gothic" w:hAnsi="Letter Gothic"/>
          <w:b w:val="0"/>
        </w:rPr>
        <w:t xml:space="preserve"> at Normal rate</w:t>
      </w:r>
      <w:r w:rsidR="004951B6" w:rsidRPr="00821FC3">
        <w:rPr>
          <w:rFonts w:ascii="Letter Gothic" w:hAnsi="Letter Gothic"/>
          <w:b w:val="0"/>
        </w:rPr>
        <w:t>.</w:t>
      </w:r>
    </w:p>
    <w:p w:rsidR="004951B6" w:rsidRDefault="004951B6" w:rsidP="00EE1372">
      <w:r>
        <w:t>This command must be executed before issuing</w:t>
      </w:r>
      <w:r w:rsidR="002F3423">
        <w:t xml:space="preserve"> any</w:t>
      </w:r>
      <w:r>
        <w:t xml:space="preserve"> </w:t>
      </w:r>
      <w:r w:rsidR="00821FC3" w:rsidRPr="00821FC3">
        <w:rPr>
          <w:b/>
        </w:rPr>
        <w:t>S</w:t>
      </w:r>
      <w:r w:rsidRPr="00821FC3">
        <w:rPr>
          <w:b/>
        </w:rPr>
        <w:t>ensors.read</w:t>
      </w:r>
      <w:r>
        <w:t xml:space="preserve"> commands. You should only open the sensors that you actually want to read. Each sensor opened in</w:t>
      </w:r>
      <w:r w:rsidR="00821FC3">
        <w:t>crease</w:t>
      </w:r>
      <w:r>
        <w:t xml:space="preserve">s battery </w:t>
      </w:r>
      <w:r w:rsidR="00821FC3">
        <w:t xml:space="preserve">drain </w:t>
      </w:r>
      <w:r>
        <w:t>and the background CPU usage.</w:t>
      </w:r>
    </w:p>
    <w:p w:rsidR="009764B4" w:rsidRDefault="00821FC3" w:rsidP="009764B4">
      <w:r>
        <w:t>BASIC!</w:t>
      </w:r>
      <w:r w:rsidR="009764B4">
        <w:t xml:space="preserve"> uses the colon character to separate multiple commands on a single line. The use of colon in this command conflicts with that feature, so you must use caution when using both features together.</w:t>
      </w:r>
    </w:p>
    <w:p w:rsidR="009764B4" w:rsidRDefault="009764B4" w:rsidP="002F3423">
      <w:r>
        <w:t>If you put a</w:t>
      </w:r>
      <w:r w:rsidR="00821FC3">
        <w:t>ny</w:t>
      </w:r>
      <w:r>
        <w:t xml:space="preserve"> colon</w:t>
      </w:r>
      <w:r w:rsidR="00821FC3">
        <w:t>s</w:t>
      </w:r>
      <w:r>
        <w:t xml:space="preserve"> on a line after this command, the pre</w:t>
      </w:r>
      <w:del w:id="2011" w:author="Sammartano, Marc (BIC USA)" w:date="2016-04-07T17:19:00Z">
        <w:r w:rsidDel="005862A4">
          <w:delText>-</w:delText>
        </w:r>
      </w:del>
      <w:r>
        <w:t xml:space="preserve">processor </w:t>
      </w:r>
      <w:r>
        <w:rPr>
          <w:b/>
        </w:rPr>
        <w:t>always</w:t>
      </w:r>
      <w:r>
        <w:t xml:space="preserve"> assumes the colon</w:t>
      </w:r>
      <w:r w:rsidR="00821FC3">
        <w:t>s</w:t>
      </w:r>
      <w:r>
        <w:t xml:space="preserve"> </w:t>
      </w:r>
      <w:r w:rsidR="00821FC3">
        <w:t>are</w:t>
      </w:r>
      <w:r>
        <w:t xml:space="preserve"> part of the command and not command separator</w:t>
      </w:r>
      <w:r w:rsidR="00821FC3">
        <w:t>s</w:t>
      </w:r>
      <w:r>
        <w:t xml:space="preserve">. </w:t>
      </w:r>
      <w:r w:rsidR="00821FC3">
        <w:t>T</w:t>
      </w:r>
      <w:r>
        <w:t xml:space="preserve">he </w:t>
      </w:r>
      <w:r w:rsidRPr="001968D3">
        <w:rPr>
          <w:b/>
        </w:rPr>
        <w:t>S</w:t>
      </w:r>
      <w:r w:rsidR="00821FC3">
        <w:rPr>
          <w:b/>
        </w:rPr>
        <w:t>ensors</w:t>
      </w:r>
      <w:r w:rsidRPr="001968D3">
        <w:rPr>
          <w:b/>
        </w:rPr>
        <w:t>.</w:t>
      </w:r>
      <w:r w:rsidR="00821FC3">
        <w:rPr>
          <w:b/>
        </w:rPr>
        <w:t>open</w:t>
      </w:r>
      <w:r>
        <w:t xml:space="preserve"> command </w:t>
      </w:r>
      <w:r w:rsidR="00821FC3" w:rsidRPr="00821FC3">
        <w:rPr>
          <w:b/>
        </w:rPr>
        <w:t>must</w:t>
      </w:r>
      <w:r w:rsidR="00821FC3">
        <w:t xml:space="preserve"> be either </w:t>
      </w:r>
      <w:r w:rsidRPr="00821FC3">
        <w:t>on</w:t>
      </w:r>
      <w:r>
        <w:t xml:space="preserve"> a line by itself or</w:t>
      </w:r>
      <w:r w:rsidR="00821FC3">
        <w:t xml:space="preserve"> placed last on</w:t>
      </w:r>
      <w:r>
        <w:t xml:space="preserve"> a multi-command l</w:t>
      </w:r>
      <w:r w:rsidR="00821FC3">
        <w:t>i</w:t>
      </w:r>
      <w:r>
        <w:t>ne.</w:t>
      </w:r>
    </w:p>
    <w:p w:rsidR="004951B6" w:rsidRDefault="003A4712" w:rsidP="005F4916">
      <w:pPr>
        <w:pStyle w:val="Heading3"/>
      </w:pPr>
      <w:bookmarkStart w:id="2012" w:name="_Toc477151148"/>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2012"/>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72" w:history="1">
        <w:r>
          <w:rPr>
            <w:rStyle w:val="Hyperlink"/>
          </w:rPr>
          <w:t>Android's Sensor Event</w:t>
        </w:r>
      </w:hyperlink>
      <w:r>
        <w:t xml:space="preserve"> web page for the meaning of these parameters.</w:t>
      </w:r>
    </w:p>
    <w:p w:rsidR="004951B6" w:rsidRDefault="003A4712" w:rsidP="005F4916">
      <w:pPr>
        <w:pStyle w:val="Heading3"/>
      </w:pPr>
      <w:bookmarkStart w:id="2013" w:name="_Toc477151149"/>
      <w:r>
        <w:t>Sensors.</w:t>
      </w:r>
      <w:r w:rsidR="004951B6">
        <w:t>close</w:t>
      </w:r>
      <w:bookmarkEnd w:id="2013"/>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2014" w:name="_Toc477151150"/>
      <w:r>
        <w:t>System</w:t>
      </w:r>
      <w:bookmarkEnd w:id="2014"/>
    </w:p>
    <w:p w:rsidR="005E6325" w:rsidRDefault="005E6325" w:rsidP="005E6325">
      <w:r>
        <w:t xml:space="preserve">The </w:t>
      </w:r>
      <w:r w:rsidR="0051756E" w:rsidRPr="0051756E">
        <w:rPr>
          <w:b/>
        </w:rPr>
        <w:t>System</w:t>
      </w:r>
      <w:r w:rsidR="0051756E">
        <w:t xml:space="preserve"> </w:t>
      </w:r>
      <w:r>
        <w:t>commands provide for the execution of System commands on non-rooted devices.</w:t>
      </w:r>
    </w:p>
    <w:p w:rsidR="0051756E" w:rsidRDefault="0051756E" w:rsidP="005E6325">
      <w:r>
        <w:t xml:space="preserve">The </w:t>
      </w:r>
      <w:r>
        <w:rPr>
          <w:b/>
        </w:rPr>
        <w:t>SU</w:t>
      </w:r>
      <w:r>
        <w:t xml:space="preserve"> commands provide for the execution of Superuser commands on rooted devices. See the Sample Program, f36_superuser.bas, for an example using these commands.</w:t>
      </w:r>
    </w:p>
    <w:p w:rsidR="0051756E" w:rsidRDefault="0051756E" w:rsidP="005E6325">
      <w:r>
        <w:t xml:space="preserve">The </w:t>
      </w:r>
      <w:r w:rsidR="00571BB8">
        <w:rPr>
          <w:b/>
        </w:rPr>
        <w:t>App</w:t>
      </w:r>
      <w:r>
        <w:t xml:space="preserve"> commands provide for sending </w:t>
      </w:r>
      <w:r w:rsidR="00571BB8">
        <w:t>messages through the Android system to other applications</w:t>
      </w:r>
      <w:r>
        <w:t xml:space="preserve"> </w:t>
      </w:r>
      <w:r w:rsidR="00571BB8">
        <w:t>on your Android device</w:t>
      </w:r>
      <w:r>
        <w:t>.</w:t>
      </w:r>
    </w:p>
    <w:p w:rsidR="0051756E" w:rsidRPr="008273D0" w:rsidRDefault="008273D0" w:rsidP="005E6325">
      <w:r>
        <w:lastRenderedPageBreak/>
        <w:t>The</w:t>
      </w:r>
      <w:r w:rsidR="0051756E">
        <w:t xml:space="preserve"> </w:t>
      </w:r>
      <w:r w:rsidR="00571BB8">
        <w:rPr>
          <w:b/>
        </w:rPr>
        <w:t>App</w:t>
      </w:r>
      <w:r w:rsidR="0051756E">
        <w:t xml:space="preserve"> commands are not related to </w:t>
      </w:r>
      <w:r w:rsidR="0051756E">
        <w:rPr>
          <w:b/>
        </w:rPr>
        <w:t>System</w:t>
      </w:r>
      <w:r w:rsidR="0051756E">
        <w:t xml:space="preserve"> or </w:t>
      </w:r>
      <w:r w:rsidR="0051756E">
        <w:rPr>
          <w:b/>
        </w:rPr>
        <w:t>SU</w:t>
      </w:r>
      <w:r>
        <w:t xml:space="preserve">, but they are typically used to replace commands of the form </w:t>
      </w:r>
      <w:r>
        <w:rPr>
          <w:b/>
        </w:rPr>
        <w:t>System.write "</w:t>
      </w:r>
      <w:r w:rsidR="003F2A88">
        <w:rPr>
          <w:b/>
        </w:rPr>
        <w:t xml:space="preserve">am </w:t>
      </w:r>
      <w:r>
        <w:rPr>
          <w:b/>
        </w:rPr>
        <w:t>start &lt;parameter-list&gt;"</w:t>
      </w:r>
      <w:r>
        <w:t xml:space="preserve"> or </w:t>
      </w:r>
      <w:r>
        <w:rPr>
          <w:b/>
        </w:rPr>
        <w:t>System.write "am</w:t>
      </w:r>
      <w:r w:rsidR="003F2A88">
        <w:rPr>
          <w:b/>
        </w:rPr>
        <w:t xml:space="preserve"> </w:t>
      </w:r>
      <w:r>
        <w:rPr>
          <w:b/>
        </w:rPr>
        <w:t>broadcast &lt;parameter-list&gt;"</w:t>
      </w:r>
      <w:r>
        <w:t>.</w:t>
      </w:r>
    </w:p>
    <w:p w:rsidR="005E6325" w:rsidRDefault="0051756E" w:rsidP="005E6325">
      <w:pPr>
        <w:pStyle w:val="Heading2"/>
      </w:pPr>
      <w:bookmarkStart w:id="2015" w:name="_Toc477151151"/>
      <w:r>
        <w:t xml:space="preserve">System </w:t>
      </w:r>
      <w:r w:rsidR="005E6325">
        <w:t>Commands</w:t>
      </w:r>
      <w:bookmarkEnd w:id="2015"/>
    </w:p>
    <w:p w:rsidR="005E6325" w:rsidRDefault="005E6325" w:rsidP="005F4916">
      <w:pPr>
        <w:pStyle w:val="Heading3"/>
      </w:pPr>
      <w:bookmarkStart w:id="2016" w:name="_Toc477151152"/>
      <w:r>
        <w:t>System.open</w:t>
      </w:r>
      <w:bookmarkEnd w:id="2016"/>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2017" w:name="_Toc477151153"/>
      <w:r>
        <w:t>System.write &lt;sexp&gt;</w:t>
      </w:r>
      <w:bookmarkEnd w:id="2017"/>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2018" w:name="_Toc477151154"/>
      <w:r>
        <w:t>System.read.ready &lt;nvar&gt;</w:t>
      </w:r>
      <w:bookmarkEnd w:id="2018"/>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2019" w:name="_Toc477151155"/>
      <w:r>
        <w:t>System.read.line &lt;svar&gt;</w:t>
      </w:r>
      <w:bookmarkEnd w:id="2019"/>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2020" w:name="_Toc477151156"/>
      <w:r>
        <w:t>System.close</w:t>
      </w:r>
      <w:bookmarkEnd w:id="2020"/>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1756E" w:rsidRPr="00626B56" w:rsidRDefault="005E6325" w:rsidP="0051756E">
      <w:r>
        <w:t>Exits the System Shell mode.</w:t>
      </w:r>
    </w:p>
    <w:p w:rsidR="00626B56" w:rsidRDefault="0051756E" w:rsidP="00EB1F62">
      <w:pPr>
        <w:pStyle w:val="Heading2"/>
      </w:pPr>
      <w:bookmarkStart w:id="2021" w:name="_Toc477151157"/>
      <w:r>
        <w:t xml:space="preserve">Superuser </w:t>
      </w:r>
      <w:r w:rsidR="00626B56">
        <w:t>Commands</w:t>
      </w:r>
      <w:bookmarkEnd w:id="2021"/>
    </w:p>
    <w:p w:rsidR="00D94677" w:rsidRDefault="00D94677" w:rsidP="005F4916">
      <w:pPr>
        <w:pStyle w:val="Heading3"/>
      </w:pPr>
      <w:bookmarkStart w:id="2022" w:name="_Toc477151158"/>
      <w:r>
        <w:t>Su.open</w:t>
      </w:r>
      <w:bookmarkEnd w:id="2022"/>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2023" w:name="_Toc477151159"/>
      <w:r>
        <w:t>Su.write &lt;sexp&gt;</w:t>
      </w:r>
      <w:bookmarkEnd w:id="2023"/>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2024" w:name="_Toc477151160"/>
      <w:r>
        <w:t>Su.read.ready &lt;nvar&gt;</w:t>
      </w:r>
      <w:bookmarkEnd w:id="2024"/>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2025" w:name="_Toc477151161"/>
      <w:r>
        <w:t>Su.read.line &lt;svar&gt;</w:t>
      </w:r>
      <w:bookmarkEnd w:id="2025"/>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2026" w:name="_Toc477151162"/>
      <w:r>
        <w:lastRenderedPageBreak/>
        <w:t>Su.close</w:t>
      </w:r>
      <w:bookmarkEnd w:id="2026"/>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51756E" w:rsidRDefault="00571BB8" w:rsidP="0051756E">
      <w:pPr>
        <w:pStyle w:val="Heading2"/>
      </w:pPr>
      <w:bookmarkStart w:id="2027" w:name="_Toc477151163"/>
      <w:r>
        <w:t>App</w:t>
      </w:r>
      <w:r w:rsidR="0051756E">
        <w:t xml:space="preserve"> Commands</w:t>
      </w:r>
      <w:bookmarkEnd w:id="2027"/>
    </w:p>
    <w:p w:rsidR="0051756E" w:rsidRDefault="00571BB8" w:rsidP="0051756E">
      <w:pPr>
        <w:pStyle w:val="Heading3"/>
      </w:pPr>
      <w:bookmarkStart w:id="2028" w:name="_Toc477151164"/>
      <w:r>
        <w:t>App</w:t>
      </w:r>
      <w:r w:rsidR="0051756E">
        <w:t>.</w:t>
      </w:r>
      <w:r w:rsidR="002108D3">
        <w:t xml:space="preserve">broadcast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2028"/>
      <w:r w:rsidR="002108D3" w:rsidRPr="002108D3">
        <w:t xml:space="preserve"> </w:t>
      </w:r>
      <w:r w:rsidR="0051756E">
        <w:fldChar w:fldCharType="begin"/>
      </w:r>
      <w:r w:rsidR="0051756E">
        <w:instrText xml:space="preserve"> XE "</w:instrText>
      </w:r>
      <w:r w:rsidR="002108D3" w:rsidRPr="002108D3">
        <w:instrText xml:space="preserve"> </w:instrText>
      </w:r>
      <w:r w:rsidR="003F2A88">
        <w:instrText>App</w:instrText>
      </w:r>
      <w:r w:rsidR="002108D3">
        <w:instrText xml:space="preserve">.broadcast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51756E">
        <w:instrText xml:space="preserve">" </w:instrText>
      </w:r>
      <w:r w:rsidR="0051756E">
        <w:fldChar w:fldCharType="end"/>
      </w:r>
    </w:p>
    <w:p w:rsidR="002108D3" w:rsidRDefault="00571BB8" w:rsidP="0051756E">
      <w:r>
        <w:t>Creates a</w:t>
      </w:r>
      <w:r w:rsidR="002108D3">
        <w:t xml:space="preserve"> </w:t>
      </w:r>
      <w:r>
        <w:t>system message</w:t>
      </w:r>
      <w:r w:rsidR="002108D3">
        <w:t xml:space="preserve"> and broadcasts it</w:t>
      </w:r>
      <w:r>
        <w:t xml:space="preserve"> to other applications on your device</w:t>
      </w:r>
      <w:r w:rsidR="002108D3">
        <w:t xml:space="preserve">. The </w:t>
      </w:r>
      <w:r>
        <w:t xml:space="preserve">message is called an Intent. The Intent </w:t>
      </w:r>
      <w:r w:rsidR="002108D3" w:rsidRPr="002108D3">
        <w:t>will be received by any app</w:t>
      </w:r>
      <w:r w:rsidR="002108D3">
        <w:t>lication</w:t>
      </w:r>
      <w:r w:rsidR="002108D3" w:rsidRPr="002108D3">
        <w:t xml:space="preserve"> that has the right </w:t>
      </w:r>
      <w:r w:rsidR="002108D3">
        <w:t>Intent F</w:t>
      </w:r>
      <w:r w:rsidR="002108D3" w:rsidRPr="002108D3">
        <w:t>ilter.</w:t>
      </w:r>
    </w:p>
    <w:p w:rsidR="002108D3" w:rsidRDefault="00FE73A4" w:rsidP="0051756E">
      <w:pPr>
        <w:rPr>
          <w:ins w:id="2029" w:author="Sammartano, Marc (BIC USA)" w:date="2017-03-05T03:51:00Z"/>
        </w:rPr>
      </w:pPr>
      <w:r>
        <w:t>All of the parameters are optional; u</w:t>
      </w:r>
      <w:r w:rsidR="00CD343B">
        <w:t>se commas to indicate omitted parameters (see Optional Parameters)</w:t>
      </w:r>
      <w:r w:rsidR="002108D3">
        <w:t xml:space="preserve">. See </w:t>
      </w:r>
      <w:r w:rsidR="00571BB8">
        <w:rPr>
          <w:b/>
        </w:rPr>
        <w:t>App</w:t>
      </w:r>
      <w:r w:rsidR="002108D3">
        <w:rPr>
          <w:b/>
        </w:rPr>
        <w:t>.start</w:t>
      </w:r>
      <w:r w:rsidR="002108D3">
        <w:t>, below, for parameter definitions.</w:t>
      </w:r>
    </w:p>
    <w:p w:rsidR="009A00A7" w:rsidRPr="002108D3" w:rsidRDefault="009A00A7" w:rsidP="0051756E">
      <w:ins w:id="2030" w:author="Sammartano, Marc (BIC USA)" w:date="2017-03-05T03:51:00Z">
        <w:r>
          <w:t xml:space="preserve">If there is no </w:t>
        </w:r>
      </w:ins>
      <w:ins w:id="2031" w:author="Sammartano, Marc (BIC USA)" w:date="2017-03-05T03:59:00Z">
        <w:r w:rsidR="008A66A9">
          <w:t>app</w:t>
        </w:r>
      </w:ins>
      <w:ins w:id="2032" w:author="Sammartano, Marc (BIC USA)" w:date="2017-03-05T03:51:00Z">
        <w:r>
          <w:t xml:space="preserve"> that can receive </w:t>
        </w:r>
      </w:ins>
      <w:ins w:id="2033" w:author="Sammartano, Marc (BIC USA)" w:date="2017-03-05T03:52:00Z">
        <w:r>
          <w:t xml:space="preserve">your broadcast, the broadcast is ignored. </w:t>
        </w:r>
      </w:ins>
      <w:ins w:id="2034" w:author="Sammartano, Marc (BIC USA)" w:date="2017-03-05T03:58:00Z">
        <w:r w:rsidR="008A66A9">
          <w:t>You</w:t>
        </w:r>
      </w:ins>
      <w:ins w:id="2035" w:author="Sammartano, Marc (BIC USA)" w:date="2017-03-05T03:52:00Z">
        <w:r>
          <w:t xml:space="preserve"> can detect this condition </w:t>
        </w:r>
      </w:ins>
      <w:ins w:id="2036" w:author="Sammartano, Marc (BIC USA)" w:date="2017-03-05T03:58:00Z">
        <w:r w:rsidR="008A66A9">
          <w:t xml:space="preserve">only by calling </w:t>
        </w:r>
      </w:ins>
      <w:ins w:id="2037" w:author="Sammartano, Marc (BIC USA)" w:date="2017-03-05T03:52:00Z">
        <w:r>
          <w:t xml:space="preserve">the </w:t>
        </w:r>
        <w:r w:rsidRPr="009A00A7">
          <w:rPr>
            <w:b/>
          </w:rPr>
          <w:t>G</w:t>
        </w:r>
      </w:ins>
      <w:ins w:id="2038" w:author="Sammartano, Marc (BIC USA)" w:date="2017-03-05T04:47:00Z">
        <w:r w:rsidR="003958AB">
          <w:rPr>
            <w:b/>
          </w:rPr>
          <w:t>ET</w:t>
        </w:r>
      </w:ins>
      <w:ins w:id="2039" w:author="Sammartano, Marc (BIC USA)" w:date="2017-03-05T03:52:00Z">
        <w:r w:rsidRPr="009A00A7">
          <w:rPr>
            <w:b/>
          </w:rPr>
          <w:t>E</w:t>
        </w:r>
      </w:ins>
      <w:ins w:id="2040" w:author="Sammartano, Marc (BIC USA)" w:date="2017-03-05T04:47:00Z">
        <w:r w:rsidR="003958AB">
          <w:rPr>
            <w:b/>
          </w:rPr>
          <w:t>RROR</w:t>
        </w:r>
      </w:ins>
      <w:ins w:id="2041" w:author="Sammartano, Marc (BIC USA)" w:date="2017-03-05T03:52:00Z">
        <w:r w:rsidRPr="009A00A7">
          <w:rPr>
            <w:b/>
          </w:rPr>
          <w:t>$()</w:t>
        </w:r>
        <w:r>
          <w:t xml:space="preserve"> function.</w:t>
        </w:r>
      </w:ins>
      <w:ins w:id="2042" w:author="Sammartano, Marc (BIC USA)" w:date="2017-03-05T03:57:00Z">
        <w:r w:rsidRPr="009A00A7">
          <w:t xml:space="preserve"> </w:t>
        </w:r>
        <w:r>
          <w:t xml:space="preserve">If </w:t>
        </w:r>
      </w:ins>
      <w:ins w:id="2043" w:author="Sammartano, Marc (BIC USA)" w:date="2017-03-05T03:58:00Z">
        <w:r w:rsidR="008A66A9">
          <w:t>an app is available to receive the</w:t>
        </w:r>
      </w:ins>
      <w:ins w:id="2044" w:author="Sammartano, Marc (BIC USA)" w:date="2017-03-05T03:57:00Z">
        <w:r>
          <w:t xml:space="preserve"> broadcast, </w:t>
        </w:r>
      </w:ins>
      <w:ins w:id="2045" w:author="Sammartano, Marc (BIC USA)" w:date="2017-03-05T04:47:00Z">
        <w:r w:rsidR="003958AB" w:rsidRPr="009A00A7">
          <w:rPr>
            <w:b/>
          </w:rPr>
          <w:t>G</w:t>
        </w:r>
        <w:r w:rsidR="003958AB">
          <w:rPr>
            <w:b/>
          </w:rPr>
          <w:t>ET</w:t>
        </w:r>
        <w:r w:rsidR="003958AB" w:rsidRPr="009A00A7">
          <w:rPr>
            <w:b/>
          </w:rPr>
          <w:t>E</w:t>
        </w:r>
        <w:r w:rsidR="003958AB">
          <w:rPr>
            <w:b/>
          </w:rPr>
          <w:t>RROR</w:t>
        </w:r>
      </w:ins>
      <w:ins w:id="2046" w:author="Sammartano, Marc (BIC USA)" w:date="2017-03-05T03:57:00Z">
        <w:r>
          <w:rPr>
            <w:b/>
          </w:rPr>
          <w:t>$()</w:t>
        </w:r>
        <w:r>
          <w:t xml:space="preserve"> returns "No error".</w:t>
        </w:r>
      </w:ins>
    </w:p>
    <w:p w:rsidR="002108D3" w:rsidRDefault="00571BB8" w:rsidP="002108D3">
      <w:pPr>
        <w:pStyle w:val="Heading3"/>
      </w:pPr>
      <w:bookmarkStart w:id="2047" w:name="_Toc477151165"/>
      <w:r>
        <w:t>App</w:t>
      </w:r>
      <w:r w:rsidR="002108D3">
        <w:t xml:space="preserve">.start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2047"/>
      <w:r w:rsidR="002108D3" w:rsidRPr="002108D3">
        <w:t xml:space="preserve"> </w:t>
      </w:r>
      <w:r w:rsidR="002108D3">
        <w:fldChar w:fldCharType="begin"/>
      </w:r>
      <w:r w:rsidR="002108D3">
        <w:instrText xml:space="preserve"> XE "</w:instrText>
      </w:r>
      <w:r w:rsidR="002108D3" w:rsidRPr="002108D3">
        <w:instrText xml:space="preserve"> </w:instrText>
      </w:r>
      <w:r w:rsidR="002108D3">
        <w:instrText>A</w:instrText>
      </w:r>
      <w:r w:rsidR="003F2A88">
        <w:instrText>pp</w:instrText>
      </w:r>
      <w:r w:rsidR="002108D3">
        <w:instrText xml:space="preserve">.start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2108D3">
        <w:instrText xml:space="preserve">" </w:instrText>
      </w:r>
      <w:r w:rsidR="002108D3">
        <w:fldChar w:fldCharType="end"/>
      </w:r>
    </w:p>
    <w:p w:rsidR="002108D3" w:rsidRDefault="00571BB8" w:rsidP="002108D3">
      <w:pPr>
        <w:rPr>
          <w:ins w:id="2048" w:author="Sammartano, Marc (BIC USA)" w:date="2017-03-05T03:55:00Z"/>
        </w:rPr>
      </w:pPr>
      <w:r>
        <w:t>Sends a message to the system</w:t>
      </w:r>
      <w:r w:rsidR="000925FB">
        <w:t>, called an Intent, requesting</w:t>
      </w:r>
      <w:r w:rsidR="002108D3" w:rsidRPr="002108D3">
        <w:t xml:space="preserve"> a specific app</w:t>
      </w:r>
      <w:r w:rsidR="002108D3">
        <w:t>lication</w:t>
      </w:r>
      <w:r w:rsidR="000925FB">
        <w:t xml:space="preserve"> or type of application to start</w:t>
      </w:r>
      <w:r w:rsidR="002108D3" w:rsidRPr="002108D3">
        <w:t>. I</w:t>
      </w:r>
      <w:r w:rsidR="002108D3">
        <w:t xml:space="preserve">f more than one app can handle the </w:t>
      </w:r>
      <w:r>
        <w:t>request</w:t>
      </w:r>
      <w:r w:rsidR="002108D3" w:rsidRPr="002108D3">
        <w:t xml:space="preserve">, </w:t>
      </w:r>
      <w:r>
        <w:t xml:space="preserve">the system </w:t>
      </w:r>
      <w:r w:rsidR="002108D3" w:rsidRPr="002108D3">
        <w:t>puts up a chooser for you.</w:t>
      </w:r>
    </w:p>
    <w:p w:rsidR="009A00A7" w:rsidRPr="009A00A7" w:rsidRDefault="009A00A7" w:rsidP="002108D3">
      <w:ins w:id="2049" w:author="Sammartano, Marc (BIC USA)" w:date="2017-03-05T03:55:00Z">
        <w:r>
          <w:t xml:space="preserve">If there is no </w:t>
        </w:r>
      </w:ins>
      <w:ins w:id="2050" w:author="Sammartano, Marc (BIC USA)" w:date="2017-03-05T03:59:00Z">
        <w:r w:rsidR="008A66A9">
          <w:t>app</w:t>
        </w:r>
      </w:ins>
      <w:ins w:id="2051" w:author="Sammartano, Marc (BIC USA)" w:date="2017-03-05T03:55:00Z">
        <w:r>
          <w:t xml:space="preserve"> that can handle the request, the </w:t>
        </w:r>
      </w:ins>
      <w:ins w:id="2052" w:author="Sammartano, Marc (BIC USA)" w:date="2017-03-05T03:59:00Z">
        <w:r w:rsidR="008A66A9">
          <w:t>Intent</w:t>
        </w:r>
      </w:ins>
      <w:ins w:id="2053" w:author="Sammartano, Marc (BIC USA)" w:date="2017-03-05T03:55:00Z">
        <w:r>
          <w:t xml:space="preserve"> is ignored. You can detect this condition </w:t>
        </w:r>
      </w:ins>
      <w:ins w:id="2054" w:author="Sammartano, Marc (BIC USA)" w:date="2017-03-05T03:59:00Z">
        <w:r w:rsidR="008A66A9">
          <w:t xml:space="preserve">only </w:t>
        </w:r>
      </w:ins>
      <w:ins w:id="2055" w:author="Sammartano, Marc (BIC USA)" w:date="2017-03-05T03:55:00Z">
        <w:r>
          <w:t xml:space="preserve">by calling the </w:t>
        </w:r>
      </w:ins>
      <w:ins w:id="2056" w:author="Sammartano, Marc (BIC USA)" w:date="2017-03-05T04:47:00Z">
        <w:r w:rsidR="003958AB" w:rsidRPr="009A00A7">
          <w:rPr>
            <w:b/>
          </w:rPr>
          <w:t>G</w:t>
        </w:r>
        <w:r w:rsidR="003958AB">
          <w:rPr>
            <w:b/>
          </w:rPr>
          <w:t>ET</w:t>
        </w:r>
        <w:r w:rsidR="003958AB" w:rsidRPr="009A00A7">
          <w:rPr>
            <w:b/>
          </w:rPr>
          <w:t>E</w:t>
        </w:r>
        <w:r w:rsidR="003958AB">
          <w:rPr>
            <w:b/>
          </w:rPr>
          <w:t>RROR</w:t>
        </w:r>
      </w:ins>
      <w:ins w:id="2057" w:author="Sammartano, Marc (BIC USA)" w:date="2017-03-05T03:56:00Z">
        <w:r>
          <w:rPr>
            <w:b/>
          </w:rPr>
          <w:t>$()</w:t>
        </w:r>
        <w:r>
          <w:t xml:space="preserve"> function. </w:t>
        </w:r>
      </w:ins>
      <w:ins w:id="2058" w:author="Sammartano, Marc (BIC USA)" w:date="2017-03-05T03:57:00Z">
        <w:r>
          <w:t>If</w:t>
        </w:r>
      </w:ins>
      <w:ins w:id="2059" w:author="Sammartano, Marc (BIC USA)" w:date="2017-03-05T03:56:00Z">
        <w:r>
          <w:t xml:space="preserve"> </w:t>
        </w:r>
      </w:ins>
      <w:ins w:id="2060" w:author="Sammartano, Marc (BIC USA)" w:date="2017-03-05T04:00:00Z">
        <w:r w:rsidR="008A66A9">
          <w:t xml:space="preserve">an app is </w:t>
        </w:r>
      </w:ins>
      <w:ins w:id="2061" w:author="Sammartano, Marc (BIC USA)" w:date="2017-03-05T04:01:00Z">
        <w:r w:rsidR="008A66A9">
          <w:t>available to launch</w:t>
        </w:r>
      </w:ins>
      <w:ins w:id="2062" w:author="Sammartano, Marc (BIC USA)" w:date="2017-03-05T03:56:00Z">
        <w:r>
          <w:t xml:space="preserve">, </w:t>
        </w:r>
      </w:ins>
      <w:ins w:id="2063" w:author="Sammartano, Marc (BIC USA)" w:date="2017-03-05T04:47:00Z">
        <w:r w:rsidR="003958AB" w:rsidRPr="009A00A7">
          <w:rPr>
            <w:b/>
          </w:rPr>
          <w:t>G</w:t>
        </w:r>
        <w:r w:rsidR="003958AB">
          <w:rPr>
            <w:b/>
          </w:rPr>
          <w:t>ET</w:t>
        </w:r>
        <w:r w:rsidR="003958AB" w:rsidRPr="009A00A7">
          <w:rPr>
            <w:b/>
          </w:rPr>
          <w:t>E</w:t>
        </w:r>
        <w:r w:rsidR="003958AB">
          <w:rPr>
            <w:b/>
          </w:rPr>
          <w:t>RROR</w:t>
        </w:r>
      </w:ins>
      <w:ins w:id="2064" w:author="Sammartano, Marc (BIC USA)" w:date="2017-03-05T03:56:00Z">
        <w:r>
          <w:rPr>
            <w:b/>
          </w:rPr>
          <w:t>$()</w:t>
        </w:r>
        <w:r>
          <w:t xml:space="preserve"> returns "No error".</w:t>
        </w:r>
      </w:ins>
    </w:p>
    <w:p w:rsidR="002108D3" w:rsidRPr="002108D3" w:rsidRDefault="002108D3" w:rsidP="002108D3">
      <w:r>
        <w:t>All</w:t>
      </w:r>
      <w:r w:rsidR="00FE73A4">
        <w:t xml:space="preserve"> of the</w:t>
      </w:r>
      <w:r>
        <w:t xml:space="preserve"> parameters are optional. </w:t>
      </w:r>
      <w:r w:rsidR="00CD343B">
        <w:t>Use commas to indicate omitted parameters (see Optional Parameters).</w:t>
      </w:r>
      <w:r w:rsidR="008273D0">
        <w:t xml:space="preserve"> You will almost never </w:t>
      </w:r>
      <w:r w:rsidR="000925FB">
        <w:t>need to use</w:t>
      </w:r>
      <w:r w:rsidR="008273D0">
        <w:t xml:space="preserve"> all of the parameters in one command.</w:t>
      </w:r>
    </w:p>
    <w:p w:rsidR="002108D3" w:rsidRDefault="002108D3" w:rsidP="002108D3">
      <w:r>
        <w:t>The first six parameters are string expressions: action, data URI, package name, component name, MIME type, and a list of categories separated by commas (</w:t>
      </w:r>
      <w:r w:rsidR="00E15996">
        <w:t>the commas are part of the string expression</w:t>
      </w:r>
      <w:r>
        <w:t>).</w:t>
      </w:r>
    </w:p>
    <w:p w:rsidR="008273D0" w:rsidRDefault="002108D3" w:rsidP="002108D3">
      <w:r>
        <w:t xml:space="preserve">The </w:t>
      </w:r>
      <w:r w:rsidR="008273D0">
        <w:t xml:space="preserve">last </w:t>
      </w:r>
      <w:r>
        <w:t>two parameters</w:t>
      </w:r>
      <w:r w:rsidR="008273D0">
        <w:t xml:space="preserve"> are numeric expressions. One is a pointer to a bundle that contains "extras" that are attached to the </w:t>
      </w:r>
      <w:r w:rsidR="00571BB8">
        <w:t>message</w:t>
      </w:r>
      <w:r w:rsidR="008273D0">
        <w:t>. The other is a single number representing one or more flag values.</w:t>
      </w:r>
    </w:p>
    <w:p w:rsidR="002108D3" w:rsidRDefault="008273D0" w:rsidP="002108D3">
      <w:r>
        <w:t>For parameter values, consult the documentation of the Android system and the app you want to start.</w:t>
      </w:r>
    </w:p>
    <w:tbl>
      <w:tblPr>
        <w:tblStyle w:val="GridTable1Light"/>
        <w:tblW w:w="0" w:type="auto"/>
        <w:tblLook w:val="04A0" w:firstRow="1" w:lastRow="0" w:firstColumn="1" w:lastColumn="0" w:noHBand="0" w:noVBand="1"/>
      </w:tblPr>
      <w:tblGrid>
        <w:gridCol w:w="1998"/>
        <w:gridCol w:w="6030"/>
        <w:gridCol w:w="1548"/>
      </w:tblGrid>
      <w:tr w:rsidR="008273D0" w:rsidTr="00201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Align w:val="bottom"/>
          </w:tcPr>
          <w:p w:rsidR="008273D0" w:rsidRDefault="008273D0" w:rsidP="008273D0">
            <w:pPr>
              <w:jc w:val="center"/>
            </w:pPr>
            <w:r>
              <w:t>Parameter</w:t>
            </w:r>
          </w:p>
        </w:tc>
        <w:tc>
          <w:tcPr>
            <w:tcW w:w="6030"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Meaning</w:t>
            </w:r>
          </w:p>
        </w:tc>
        <w:tc>
          <w:tcPr>
            <w:tcW w:w="1548"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am Command Equivalent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sidRPr="002013D7">
              <w:rPr>
                <w:b w:val="0"/>
              </w:rPr>
              <w:t>action</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An Action defined by Android or by the target application</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data URI</w:t>
            </w:r>
          </w:p>
        </w:tc>
        <w:tc>
          <w:tcPr>
            <w:tcW w:w="6030" w:type="dxa"/>
          </w:tcPr>
          <w:p w:rsidR="008273D0" w:rsidRPr="002013D7" w:rsidRDefault="00577365" w:rsidP="008273D0">
            <w:pPr>
              <w:cnfStyle w:val="000000000000" w:firstRow="0" w:lastRow="0" w:firstColumn="0" w:lastColumn="0" w:oddVBand="0" w:evenVBand="0" w:oddHBand="0" w:evenHBand="0" w:firstRowFirstColumn="0" w:firstRowLastColumn="0" w:lastRowFirstColumn="0" w:lastRowLastColumn="0"/>
            </w:pPr>
            <w:r>
              <w:t>Data or path to data; BASIC! URI</w:t>
            </w:r>
            <w:r w:rsidR="002013D7">
              <w:t>-encodes this string</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-d</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package name</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Name of the target application’s package (sometimes called ID)</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component name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Name of a component within the target application</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MIME type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MIME-type of the data, may be used without a data URI</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-t</w:t>
            </w:r>
          </w:p>
        </w:tc>
      </w:tr>
      <w:tr w:rsidR="002013D7" w:rsidTr="002013D7">
        <w:tc>
          <w:tcPr>
            <w:cnfStyle w:val="001000000000" w:firstRow="0" w:lastRow="0" w:firstColumn="1" w:lastColumn="0" w:oddVBand="0" w:evenVBand="0" w:oddHBand="0" w:evenHBand="0" w:firstRowFirstColumn="0" w:firstRowLastColumn="0" w:lastRowFirstColumn="0" w:lastRowLastColumn="0"/>
            <w:tcW w:w="1998" w:type="dxa"/>
          </w:tcPr>
          <w:p w:rsidR="002013D7" w:rsidRPr="002013D7" w:rsidRDefault="002013D7" w:rsidP="00845C7C">
            <w:pPr>
              <w:rPr>
                <w:b w:val="0"/>
              </w:rPr>
            </w:pPr>
            <w:r>
              <w:rPr>
                <w:b w:val="0"/>
              </w:rPr>
              <w:t>categories</w:t>
            </w:r>
          </w:p>
        </w:tc>
        <w:tc>
          <w:tcPr>
            <w:tcW w:w="6030" w:type="dxa"/>
          </w:tcPr>
          <w:p w:rsidR="002013D7" w:rsidRPr="002013D7" w:rsidRDefault="002013D7" w:rsidP="00845C7C">
            <w:pPr>
              <w:cnfStyle w:val="000000000000" w:firstRow="0" w:lastRow="0" w:firstColumn="0" w:lastColumn="0" w:oddVBand="0" w:evenVBand="0" w:oddHBand="0" w:evenHBand="0" w:firstRowFirstColumn="0" w:firstRowLastColumn="0" w:lastRowFirstColumn="0" w:lastRowLastColumn="0"/>
            </w:pPr>
            <w:r>
              <w:t>Comma-separated list of Intent categories</w:t>
            </w:r>
          </w:p>
        </w:tc>
        <w:tc>
          <w:tcPr>
            <w:tcW w:w="1548" w:type="dxa"/>
          </w:tcPr>
          <w:p w:rsidR="002013D7" w:rsidRPr="002013D7" w:rsidRDefault="002013D7" w:rsidP="00577365">
            <w:pPr>
              <w:cnfStyle w:val="000000000000" w:firstRow="0" w:lastRow="0" w:firstColumn="0" w:lastColumn="0" w:oddVBand="0" w:evenVBand="0" w:oddHBand="0" w:evenHBand="0" w:firstRowFirstColumn="0" w:firstRowLastColumn="0" w:lastRowFirstColumn="0" w:lastRowLastColumn="0"/>
            </w:pPr>
            <w:r>
              <w:t>-c [</w:t>
            </w:r>
            <w:r w:rsidR="00577365">
              <w:t>Note 3</w:t>
            </w:r>
            <w:r>
              <w:t xml:space="preserve">] </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577365" w:rsidP="00577365">
            <w:pPr>
              <w:rPr>
                <w:b w:val="0"/>
              </w:rPr>
            </w:pPr>
            <w:r>
              <w:rPr>
                <w:b w:val="0"/>
              </w:rPr>
              <w:t>"</w:t>
            </w:r>
            <w:r w:rsidR="002013D7">
              <w:rPr>
                <w:b w:val="0"/>
              </w:rPr>
              <w:t>extras</w:t>
            </w:r>
            <w:r>
              <w:rPr>
                <w:b w:val="0"/>
              </w:rPr>
              <w:t>"</w:t>
            </w:r>
            <w:r w:rsidR="002013D7">
              <w:rPr>
                <w:b w:val="0"/>
              </w:rPr>
              <w:t xml:space="preserve"> bundle ptr</w:t>
            </w:r>
          </w:p>
        </w:tc>
        <w:tc>
          <w:tcPr>
            <w:tcW w:w="6030"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 xml:space="preserve">Pointer to an existing bundle containing </w:t>
            </w:r>
            <w:r w:rsidR="00577365">
              <w:rPr>
                <w:b/>
              </w:rPr>
              <w:t>"</w:t>
            </w:r>
            <w:r>
              <w:t>extras</w:t>
            </w:r>
            <w:r w:rsidR="00577365">
              <w:rPr>
                <w:b/>
              </w:rPr>
              <w:t>"</w:t>
            </w:r>
            <w:r>
              <w:t xml:space="preserve"> values</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-e [</w:t>
            </w:r>
            <w:r w:rsidR="00577365">
              <w:t>Note 4</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flags</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Sum of numeric values of one or more flags</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-f</w:t>
            </w:r>
          </w:p>
        </w:tc>
      </w:tr>
    </w:tbl>
    <w:p w:rsidR="008273D0" w:rsidRDefault="002013D7" w:rsidP="002013D7">
      <w:pPr>
        <w:spacing w:before="120" w:after="0"/>
      </w:pPr>
      <w:r>
        <w:lastRenderedPageBreak/>
        <w:t>Notes:</w:t>
      </w:r>
    </w:p>
    <w:p w:rsidR="00E15996" w:rsidRDefault="00E15996" w:rsidP="00D97320">
      <w:pPr>
        <w:pStyle w:val="ListParagraph"/>
        <w:numPr>
          <w:ilvl w:val="0"/>
          <w:numId w:val="34"/>
        </w:numPr>
        <w:spacing w:after="0"/>
      </w:pPr>
      <w:r>
        <w:t xml:space="preserve">You must use string or numeric values, not Android-defined constants, for actions, types, categories, and flags. For example, you can use </w:t>
      </w:r>
      <w:r w:rsidR="00CD3675">
        <w:t xml:space="preserve">the string </w:t>
      </w:r>
      <w:r w:rsidRPr="00CD3675">
        <w:rPr>
          <w:b/>
        </w:rPr>
        <w:t>"android.intent.</w:t>
      </w:r>
      <w:r w:rsidR="00CD3675" w:rsidRPr="00CD3675">
        <w:rPr>
          <w:b/>
        </w:rPr>
        <w:t>action</w:t>
      </w:r>
      <w:r w:rsidRPr="00CD3675">
        <w:rPr>
          <w:b/>
        </w:rPr>
        <w:t>.</w:t>
      </w:r>
      <w:r w:rsidR="00CD3675" w:rsidRPr="00CD3675">
        <w:rPr>
          <w:b/>
        </w:rPr>
        <w:t>MAIN"</w:t>
      </w:r>
      <w:r>
        <w:t>, but you can not use the</w:t>
      </w:r>
      <w:r w:rsidR="00CD3675">
        <w:t xml:space="preserve"> Android symbol</w:t>
      </w:r>
      <w:r>
        <w:t xml:space="preserve"> </w:t>
      </w:r>
      <w:r w:rsidR="00CD3675">
        <w:rPr>
          <w:b/>
        </w:rPr>
        <w:t>ACTION_MAIN</w:t>
      </w:r>
      <w:r>
        <w:t>.</w:t>
      </w:r>
    </w:p>
    <w:p w:rsidR="00CD3675" w:rsidRDefault="00CD3675" w:rsidP="00D97320">
      <w:pPr>
        <w:pStyle w:val="ListParagraph"/>
        <w:numPr>
          <w:ilvl w:val="0"/>
          <w:numId w:val="34"/>
        </w:numPr>
        <w:spacing w:after="0"/>
      </w:pPr>
      <w:r>
        <w:t>If you specify a component name, you must also specify the package name</w:t>
      </w:r>
      <w:r w:rsidR="00577365">
        <w:t>, even though the package name is often part of the component name</w:t>
      </w:r>
      <w:r>
        <w:t>. For example</w:t>
      </w:r>
      <w:r w:rsidR="00845C7C">
        <w:t>, these are equivalent</w:t>
      </w:r>
      <w:r>
        <w:t>:</w:t>
      </w:r>
    </w:p>
    <w:p w:rsidR="00CD3675"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SYSTEM.WRITE "am -n </w:t>
      </w:r>
      <w:r w:rsidR="00CD3675" w:rsidRPr="00CD3675">
        <w:rPr>
          <w:rFonts w:ascii="Letter Gothic" w:hAnsi="Letter Gothic"/>
          <w:b w:val="0"/>
        </w:rPr>
        <w:t>com.android.calculator2.Calculator"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 xml:space="preserve">.START , , </w:t>
      </w:r>
      <w:r w:rsidRPr="00CD3675">
        <w:rPr>
          <w:rFonts w:ascii="Letter Gothic" w:hAnsi="Letter Gothic"/>
          <w:b w:val="0"/>
        </w:rPr>
        <w:t>"com.android.calculator2", "com.android.calculator2.Calculator"</w:t>
      </w:r>
    </w:p>
    <w:p w:rsidR="00845C7C" w:rsidRDefault="00845C7C" w:rsidP="00FC7B22">
      <w:pPr>
        <w:pStyle w:val="ListParagraph"/>
        <w:keepNext/>
        <w:spacing w:after="0"/>
        <w:ind w:left="360"/>
      </w:pPr>
      <w:r>
        <w:t>Usually you can use this pattern:</w:t>
      </w:r>
    </w:p>
    <w:p w:rsidR="00845C7C"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pkg$ = </w:t>
      </w:r>
      <w:r w:rsidRPr="00CD3675">
        <w:rPr>
          <w:rFonts w:ascii="Letter Gothic" w:hAnsi="Letter Gothic"/>
          <w:b w:val="0"/>
        </w:rPr>
        <w:t>"com.android.calculator2"</w:t>
      </w:r>
      <w:r>
        <w:rPr>
          <w:rFonts w:ascii="Letter Gothic" w:hAnsi="Letter Gothic"/>
          <w:b w:val="0"/>
        </w:rPr>
        <w:t xml:space="preserve"> :</w:t>
      </w:r>
      <w:r w:rsidRPr="00CD3675">
        <w:rPr>
          <w:rFonts w:ascii="Letter Gothic" w:hAnsi="Letter Gothic"/>
          <w:b w:val="0"/>
        </w:rPr>
        <w:t xml:space="preserve"> </w:t>
      </w:r>
      <w:r>
        <w:rPr>
          <w:rFonts w:ascii="Letter Gothic" w:hAnsi="Letter Gothic"/>
          <w:b w:val="0"/>
        </w:rPr>
        <w:t xml:space="preserve">comp$ = pkg$ + </w:t>
      </w:r>
      <w:r w:rsidRPr="00CD3675">
        <w:rPr>
          <w:rFonts w:ascii="Letter Gothic" w:hAnsi="Letter Gothic"/>
          <w:b w:val="0"/>
        </w:rPr>
        <w:t>".Calculator"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.START , , pkg$, comp$</w:t>
      </w:r>
    </w:p>
    <w:p w:rsidR="002013D7" w:rsidRDefault="00CD3675" w:rsidP="00FC7B22">
      <w:pPr>
        <w:pStyle w:val="ListParagraph"/>
        <w:keepNext/>
        <w:numPr>
          <w:ilvl w:val="0"/>
          <w:numId w:val="34"/>
        </w:numPr>
        <w:spacing w:after="0"/>
      </w:pPr>
      <w:r>
        <w:t>A categories</w:t>
      </w:r>
      <w:r w:rsidR="00E15996">
        <w:t xml:space="preserve"> parameter may contain several categories separated by commas, for example:</w:t>
      </w:r>
    </w:p>
    <w:p w:rsidR="00E15996" w:rsidRDefault="00845C7C" w:rsidP="00FC7B22">
      <w:pPr>
        <w:pStyle w:val="Codeexample"/>
        <w:keepNext/>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w:t>
      </w:r>
      <w:r w:rsidR="00CD3675">
        <w:rPr>
          <w:rFonts w:ascii="Letter Gothic" w:hAnsi="Letter Gothic"/>
          <w:b w:val="0"/>
        </w:rPr>
        <w:t>android.intent.category.BROWSABLE, android.intent.category.MONKEY</w:t>
      </w:r>
      <w:r w:rsidR="00E15996">
        <w:rPr>
          <w:rFonts w:ascii="Letter Gothic" w:hAnsi="Letter Gothic"/>
          <w:b w:val="0"/>
        </w:rPr>
        <w:t>"</w:t>
      </w:r>
    </w:p>
    <w:p w:rsidR="00E15996" w:rsidRPr="00E15996" w:rsidRDefault="00845C7C" w:rsidP="00577365">
      <w:pPr>
        <w:pStyle w:val="Codeexample"/>
        <w:spacing w:after="60"/>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cat1$ + "," + cat2$ + "," + cat3$</w:t>
      </w:r>
    </w:p>
    <w:p w:rsidR="00E15996" w:rsidRDefault="00845C7C" w:rsidP="00D97320">
      <w:pPr>
        <w:pStyle w:val="ListParagraph"/>
        <w:numPr>
          <w:ilvl w:val="0"/>
          <w:numId w:val="34"/>
        </w:numPr>
      </w:pPr>
      <w:r>
        <w:t xml:space="preserve">You must create and populate the "extras" bundle before passing its pointer to an </w:t>
      </w:r>
      <w:r w:rsidRPr="00E15996">
        <w:rPr>
          <w:b/>
        </w:rPr>
        <w:t>A</w:t>
      </w:r>
      <w:r w:rsidR="000925FB">
        <w:rPr>
          <w:b/>
        </w:rPr>
        <w:t>pp</w:t>
      </w:r>
      <w:r>
        <w:t xml:space="preserve"> </w:t>
      </w:r>
      <w:r w:rsidRPr="00E15996">
        <w:t>command</w:t>
      </w:r>
      <w:r>
        <w:t xml:space="preserve">. </w:t>
      </w:r>
      <w:r w:rsidR="00E15996">
        <w:t xml:space="preserve">Presently only string extras and </w:t>
      </w:r>
      <w:r>
        <w:t>float extras are supported (the BASIC! data types).</w:t>
      </w:r>
    </w:p>
    <w:p w:rsidR="00E21D2E" w:rsidRDefault="00240D8C" w:rsidP="00D97320">
      <w:pPr>
        <w:pStyle w:val="ListParagraph"/>
        <w:numPr>
          <w:ilvl w:val="0"/>
          <w:numId w:val="34"/>
        </w:numPr>
      </w:pPr>
      <w:r>
        <w:t xml:space="preserve">When </w:t>
      </w:r>
      <w:r w:rsidR="00FC7B22">
        <w:t xml:space="preserve">your program uses an Intent to </w:t>
      </w:r>
      <w:r>
        <w:t xml:space="preserve">start another </w:t>
      </w:r>
      <w:r w:rsidR="00FC7B22">
        <w:t>app</w:t>
      </w:r>
      <w:r>
        <w:t xml:space="preserve">, the second </w:t>
      </w:r>
      <w:r w:rsidR="00FC7B22">
        <w:t>app can</w:t>
      </w:r>
      <w:r w:rsidR="00E21D2E">
        <w:t xml:space="preserve"> </w:t>
      </w:r>
      <w:r w:rsidR="00FC7B22">
        <w:t xml:space="preserve">use another Intent to </w:t>
      </w:r>
      <w:r w:rsidR="00E21D2E">
        <w:t xml:space="preserve">return </w:t>
      </w:r>
      <w:r w:rsidR="00FC7B22">
        <w:t>results</w:t>
      </w:r>
      <w:r w:rsidR="00E21D2E">
        <w:t xml:space="preserve">. BASIC! does not yet support this return path. </w:t>
      </w:r>
      <w:r>
        <w:t>You</w:t>
      </w:r>
      <w:r w:rsidR="00FC7B22">
        <w:t>r</w:t>
      </w:r>
      <w:r>
        <w:t xml:space="preserve"> </w:t>
      </w:r>
      <w:r w:rsidR="00FC7B22">
        <w:t xml:space="preserve">program </w:t>
      </w:r>
      <w:r>
        <w:t>can retrieve data that an</w:t>
      </w:r>
      <w:r w:rsidR="00FC7B22">
        <w:t>other</w:t>
      </w:r>
      <w:r>
        <w:t xml:space="preserve"> app leaves in a file or in the clipboard, but </w:t>
      </w:r>
      <w:r w:rsidR="00FC7B22">
        <w:t>it</w:t>
      </w:r>
      <w:r>
        <w:t xml:space="preserve"> cannot yet retrieve data from a return Intent.</w:t>
      </w:r>
    </w:p>
    <w:p w:rsidR="00D57CCE" w:rsidRDefault="00D57CCE" w:rsidP="002108D3">
      <w:r>
        <w:br w:type="page"/>
      </w:r>
    </w:p>
    <w:p w:rsidR="0078797C" w:rsidRDefault="0078797C" w:rsidP="0078797C">
      <w:pPr>
        <w:pStyle w:val="Heading1"/>
      </w:pPr>
      <w:bookmarkStart w:id="2065" w:name="AppendixA"/>
      <w:bookmarkStart w:id="2066" w:name="_Toc477151166"/>
      <w:bookmarkEnd w:id="2065"/>
      <w:r>
        <w:lastRenderedPageBreak/>
        <w:t xml:space="preserve">Appendix A </w:t>
      </w:r>
      <w:r w:rsidR="00A416A5">
        <w:t>–</w:t>
      </w:r>
      <w:r>
        <w:t xml:space="preserve"> Command List</w:t>
      </w:r>
      <w:bookmarkEnd w:id="2066"/>
    </w:p>
    <w:p w:rsidR="00184230" w:rsidRDefault="00D646E7" w:rsidP="00DC4E76">
      <w:pPr>
        <w:rPr>
          <w:noProof/>
        </w:rPr>
        <w:sectPr w:rsidR="00184230" w:rsidSect="0059198B">
          <w:footerReference w:type="default" r:id="rId73"/>
          <w:footerReference w:type="first" r:id="rId74"/>
          <w:type w:val="continuous"/>
          <w:pgSz w:w="12240" w:h="15840"/>
          <w:pgMar w:top="1440" w:right="1440" w:bottom="1440" w:left="1440" w:header="720" w:footer="432" w:gutter="0"/>
          <w:cols w:space="720"/>
          <w:docGrid w:linePitch="360"/>
        </w:sectPr>
      </w:pPr>
      <w:r>
        <w:fldChar w:fldCharType="begin"/>
      </w:r>
      <w:r>
        <w:instrText xml:space="preserve"> INDEX \c "1" \z "1033" </w:instrText>
      </w:r>
      <w:r>
        <w:fldChar w:fldCharType="separate"/>
      </w:r>
    </w:p>
    <w:p w:rsidR="00184230" w:rsidRDefault="00184230">
      <w:pPr>
        <w:pStyle w:val="Index1"/>
        <w:tabs>
          <w:tab w:val="right" w:leader="dot" w:pos="9350"/>
        </w:tabs>
        <w:rPr>
          <w:noProof/>
        </w:rPr>
      </w:pPr>
      <w:r>
        <w:rPr>
          <w:noProof/>
        </w:rPr>
        <w:t>! - Single Line Comment, 52</w:t>
      </w:r>
    </w:p>
    <w:p w:rsidR="00184230" w:rsidRDefault="00184230">
      <w:pPr>
        <w:pStyle w:val="Index1"/>
        <w:tabs>
          <w:tab w:val="right" w:leader="dot" w:pos="9350"/>
        </w:tabs>
        <w:rPr>
          <w:noProof/>
        </w:rPr>
      </w:pPr>
      <w:r>
        <w:rPr>
          <w:noProof/>
        </w:rPr>
        <w:t>!! - Block Comment, 52</w:t>
      </w:r>
    </w:p>
    <w:p w:rsidR="00184230" w:rsidRDefault="00184230">
      <w:pPr>
        <w:pStyle w:val="Index1"/>
        <w:tabs>
          <w:tab w:val="right" w:leader="dot" w:pos="9350"/>
        </w:tabs>
        <w:rPr>
          <w:noProof/>
        </w:rPr>
      </w:pPr>
      <w:r>
        <w:rPr>
          <w:noProof/>
        </w:rPr>
        <w:t># - Format Line, 27</w:t>
      </w:r>
    </w:p>
    <w:p w:rsidR="00184230" w:rsidRDefault="00184230">
      <w:pPr>
        <w:pStyle w:val="Index1"/>
        <w:tabs>
          <w:tab w:val="right" w:leader="dot" w:pos="9350"/>
        </w:tabs>
        <w:rPr>
          <w:noProof/>
        </w:rPr>
      </w:pPr>
      <w:r>
        <w:rPr>
          <w:noProof/>
        </w:rPr>
        <w:t>% - Middle of Line Comment, 52</w:t>
      </w:r>
    </w:p>
    <w:p w:rsidR="00184230" w:rsidRDefault="00184230">
      <w:pPr>
        <w:pStyle w:val="Index1"/>
        <w:tabs>
          <w:tab w:val="right" w:leader="dot" w:pos="9350"/>
        </w:tabs>
        <w:rPr>
          <w:noProof/>
        </w:rPr>
      </w:pPr>
      <w:r>
        <w:rPr>
          <w:noProof/>
        </w:rPr>
        <w:t>? {&lt;exp&gt; {,|;}} ..., 96</w:t>
      </w:r>
    </w:p>
    <w:p w:rsidR="00184230" w:rsidRDefault="00184230">
      <w:pPr>
        <w:pStyle w:val="Index1"/>
        <w:tabs>
          <w:tab w:val="right" w:leader="dot" w:pos="9350"/>
        </w:tabs>
        <w:rPr>
          <w:noProof/>
        </w:rPr>
      </w:pPr>
      <w:r>
        <w:rPr>
          <w:noProof/>
        </w:rPr>
        <w:t>ABS(&lt;nexp&gt;), 56</w:t>
      </w:r>
    </w:p>
    <w:p w:rsidR="00184230" w:rsidRDefault="00184230">
      <w:pPr>
        <w:pStyle w:val="Index1"/>
        <w:tabs>
          <w:tab w:val="right" w:leader="dot" w:pos="9350"/>
        </w:tabs>
        <w:rPr>
          <w:noProof/>
        </w:rPr>
      </w:pPr>
      <w:r>
        <w:rPr>
          <w:noProof/>
        </w:rPr>
        <w:t>ACOS(&lt;nexp&gt;), 60</w:t>
      </w:r>
    </w:p>
    <w:p w:rsidR="00184230" w:rsidRDefault="00184230">
      <w:pPr>
        <w:pStyle w:val="Index1"/>
        <w:tabs>
          <w:tab w:val="right" w:leader="dot" w:pos="9350"/>
        </w:tabs>
        <w:rPr>
          <w:noProof/>
        </w:rPr>
      </w:pPr>
      <w:r>
        <w:rPr>
          <w:noProof/>
        </w:rPr>
        <w:t>App.broadcast &lt;action_sexp&gt;, &lt;data_uri_sexp&gt;, &lt;package_sexp&gt;, &lt;component_sexp&gt;, &lt;mime_type_sexp&gt;, &lt;categories_sexp&gt;, &lt;extras_bptr_nexp&gt;, &lt;flags_nexp&gt;, 199</w:t>
      </w:r>
    </w:p>
    <w:p w:rsidR="00184230" w:rsidRDefault="00184230">
      <w:pPr>
        <w:pStyle w:val="Index1"/>
        <w:tabs>
          <w:tab w:val="right" w:leader="dot" w:pos="9350"/>
        </w:tabs>
        <w:rPr>
          <w:noProof/>
        </w:rPr>
      </w:pPr>
      <w:r>
        <w:rPr>
          <w:noProof/>
        </w:rPr>
        <w:t>App.start &lt;action_sexp&gt;, &lt;data_uri_sexp&gt;, &lt;package_sexp&gt;, &lt;component_sexp&gt;, &lt;mime_type_sexp&gt;, &lt;categories_sexp&gt;, &lt;extras_bptr_nexp&gt;, &lt;flags_nexp&gt;, 199</w:t>
      </w:r>
    </w:p>
    <w:p w:rsidR="00184230" w:rsidRDefault="00184230">
      <w:pPr>
        <w:pStyle w:val="Index1"/>
        <w:tabs>
          <w:tab w:val="right" w:leader="dot" w:pos="9350"/>
        </w:tabs>
        <w:rPr>
          <w:noProof/>
        </w:rPr>
      </w:pPr>
      <w:r>
        <w:rPr>
          <w:noProof/>
        </w:rPr>
        <w:t>Array.average &lt;Average_nvar&gt;, Array[{&lt;start&gt;,&lt;length&gt;}], 41</w:t>
      </w:r>
    </w:p>
    <w:p w:rsidR="00184230" w:rsidRDefault="00184230">
      <w:pPr>
        <w:pStyle w:val="Index1"/>
        <w:tabs>
          <w:tab w:val="right" w:leader="dot" w:pos="9350"/>
        </w:tabs>
        <w:rPr>
          <w:noProof/>
        </w:rPr>
      </w:pPr>
      <w:r>
        <w:rPr>
          <w:noProof/>
        </w:rPr>
        <w:t>Array.copy SourceArray$[{&lt;start&gt;,&lt;length&gt;}], DestinationArray$[{{-}&lt;start_or_extras&gt;}], 41</w:t>
      </w:r>
    </w:p>
    <w:p w:rsidR="00184230" w:rsidRDefault="00184230">
      <w:pPr>
        <w:pStyle w:val="Index1"/>
        <w:tabs>
          <w:tab w:val="right" w:leader="dot" w:pos="9350"/>
        </w:tabs>
        <w:rPr>
          <w:noProof/>
        </w:rPr>
      </w:pPr>
      <w:r>
        <w:rPr>
          <w:noProof/>
        </w:rPr>
        <w:t>Array.copy SourceArray[{&lt;start&gt;,&lt;length&gt;}], DestinationArray[{{-}&lt;start_or_extras&gt;}], 41</w:t>
      </w:r>
    </w:p>
    <w:p w:rsidR="00184230" w:rsidRDefault="00184230">
      <w:pPr>
        <w:pStyle w:val="Index1"/>
        <w:tabs>
          <w:tab w:val="right" w:leader="dot" w:pos="9350"/>
        </w:tabs>
        <w:rPr>
          <w:noProof/>
        </w:rPr>
      </w:pPr>
      <w:r>
        <w:rPr>
          <w:noProof/>
        </w:rPr>
        <w:t>Array.delete Array[], Array$[] ..., 41</w:t>
      </w:r>
    </w:p>
    <w:p w:rsidR="00184230" w:rsidRDefault="00184230">
      <w:pPr>
        <w:pStyle w:val="Index1"/>
        <w:tabs>
          <w:tab w:val="right" w:leader="dot" w:pos="9350"/>
        </w:tabs>
        <w:rPr>
          <w:noProof/>
        </w:rPr>
      </w:pPr>
      <w:r>
        <w:rPr>
          <w:noProof/>
        </w:rPr>
        <w:t>Array.dims Source[]{, {Dims[]}{, NumDims}}, 41</w:t>
      </w:r>
    </w:p>
    <w:p w:rsidR="00184230" w:rsidRDefault="00184230">
      <w:pPr>
        <w:pStyle w:val="Index1"/>
        <w:tabs>
          <w:tab w:val="right" w:leader="dot" w:pos="9350"/>
        </w:tabs>
        <w:rPr>
          <w:noProof/>
        </w:rPr>
      </w:pPr>
      <w:r>
        <w:rPr>
          <w:noProof/>
        </w:rPr>
        <w:t>Array.fill Array$[{&lt;start&gt;,&lt;length&gt;}], &lt;sexp&gt;, 42</w:t>
      </w:r>
    </w:p>
    <w:p w:rsidR="00184230" w:rsidRDefault="00184230">
      <w:pPr>
        <w:pStyle w:val="Index1"/>
        <w:tabs>
          <w:tab w:val="right" w:leader="dot" w:pos="9350"/>
        </w:tabs>
        <w:rPr>
          <w:noProof/>
        </w:rPr>
      </w:pPr>
      <w:r>
        <w:rPr>
          <w:noProof/>
        </w:rPr>
        <w:t>Array.fill Array[{&lt;start&gt;,&lt;length&gt;}], &lt;nexp&gt;, 42</w:t>
      </w:r>
    </w:p>
    <w:p w:rsidR="00184230" w:rsidRDefault="00184230">
      <w:pPr>
        <w:pStyle w:val="Index1"/>
        <w:tabs>
          <w:tab w:val="right" w:leader="dot" w:pos="9350"/>
        </w:tabs>
        <w:rPr>
          <w:noProof/>
        </w:rPr>
      </w:pPr>
      <w:r>
        <w:rPr>
          <w:noProof/>
        </w:rPr>
        <w:t>Array.length n, Array$[{&lt;start&gt;,&lt;length&gt;}], 42</w:t>
      </w:r>
    </w:p>
    <w:p w:rsidR="00184230" w:rsidRDefault="00184230">
      <w:pPr>
        <w:pStyle w:val="Index1"/>
        <w:tabs>
          <w:tab w:val="right" w:leader="dot" w:pos="9350"/>
        </w:tabs>
        <w:rPr>
          <w:noProof/>
        </w:rPr>
      </w:pPr>
      <w:r>
        <w:rPr>
          <w:noProof/>
        </w:rPr>
        <w:t>Array.length n, Array[{&lt;start&gt;,&lt;length&gt;}], 42</w:t>
      </w:r>
    </w:p>
    <w:p w:rsidR="00184230" w:rsidRDefault="00184230">
      <w:pPr>
        <w:pStyle w:val="Index1"/>
        <w:tabs>
          <w:tab w:val="right" w:leader="dot" w:pos="9350"/>
        </w:tabs>
        <w:rPr>
          <w:noProof/>
        </w:rPr>
      </w:pPr>
      <w:r>
        <w:rPr>
          <w:noProof/>
        </w:rPr>
        <w:t>Array.load Array$[], &lt;sexp&gt;, ..., 42</w:t>
      </w:r>
    </w:p>
    <w:p w:rsidR="00184230" w:rsidRDefault="00184230">
      <w:pPr>
        <w:pStyle w:val="Index1"/>
        <w:tabs>
          <w:tab w:val="right" w:leader="dot" w:pos="9350"/>
        </w:tabs>
        <w:rPr>
          <w:noProof/>
        </w:rPr>
      </w:pPr>
      <w:r>
        <w:rPr>
          <w:noProof/>
        </w:rPr>
        <w:t>Array.load Array[], &lt;nexp&gt;, ..., 42</w:t>
      </w:r>
    </w:p>
    <w:p w:rsidR="00184230" w:rsidRDefault="00184230">
      <w:pPr>
        <w:pStyle w:val="Index1"/>
        <w:tabs>
          <w:tab w:val="right" w:leader="dot" w:pos="9350"/>
        </w:tabs>
        <w:rPr>
          <w:noProof/>
        </w:rPr>
      </w:pPr>
      <w:r>
        <w:rPr>
          <w:noProof/>
        </w:rPr>
        <w:t>Array.max &lt;max_nvar&gt; Array[{&lt;start&gt;,&lt;length&gt;}], 42</w:t>
      </w:r>
    </w:p>
    <w:p w:rsidR="00184230" w:rsidRDefault="00184230">
      <w:pPr>
        <w:pStyle w:val="Index1"/>
        <w:tabs>
          <w:tab w:val="right" w:leader="dot" w:pos="9350"/>
        </w:tabs>
        <w:rPr>
          <w:noProof/>
        </w:rPr>
      </w:pPr>
      <w:r>
        <w:rPr>
          <w:noProof/>
        </w:rPr>
        <w:t>Array.min &lt;min_nvar&gt;, Array[{&lt;start&gt;,&lt;length&gt;}], 42</w:t>
      </w:r>
    </w:p>
    <w:p w:rsidR="00184230" w:rsidRDefault="00184230">
      <w:pPr>
        <w:pStyle w:val="Index1"/>
        <w:tabs>
          <w:tab w:val="right" w:leader="dot" w:pos="9350"/>
        </w:tabs>
        <w:rPr>
          <w:noProof/>
        </w:rPr>
      </w:pPr>
      <w:r>
        <w:rPr>
          <w:noProof/>
        </w:rPr>
        <w:t>Array.reverse Array$[{&lt;start&gt;,&lt;length&gt;}], 43</w:t>
      </w:r>
    </w:p>
    <w:p w:rsidR="00184230" w:rsidRDefault="00184230">
      <w:pPr>
        <w:pStyle w:val="Index1"/>
        <w:tabs>
          <w:tab w:val="right" w:leader="dot" w:pos="9350"/>
        </w:tabs>
        <w:rPr>
          <w:noProof/>
        </w:rPr>
      </w:pPr>
      <w:r>
        <w:rPr>
          <w:noProof/>
        </w:rPr>
        <w:t>Array.reverse Array[{&lt;start&gt;,&lt;length&gt;}], 43</w:t>
      </w:r>
    </w:p>
    <w:p w:rsidR="00184230" w:rsidRDefault="00184230">
      <w:pPr>
        <w:pStyle w:val="Index1"/>
        <w:tabs>
          <w:tab w:val="right" w:leader="dot" w:pos="9350"/>
        </w:tabs>
        <w:rPr>
          <w:noProof/>
        </w:rPr>
      </w:pPr>
      <w:r>
        <w:rPr>
          <w:noProof/>
        </w:rPr>
        <w:t>Array.search Array$[{&lt;start&gt;,&lt;length&gt;}], &lt;value_sexp&gt;, &lt;result_nvar&gt;{,&lt;start_nexp&gt;}, 43</w:t>
      </w:r>
    </w:p>
    <w:p w:rsidR="00184230" w:rsidRDefault="00184230">
      <w:pPr>
        <w:pStyle w:val="Index1"/>
        <w:tabs>
          <w:tab w:val="right" w:leader="dot" w:pos="9350"/>
        </w:tabs>
        <w:rPr>
          <w:noProof/>
        </w:rPr>
      </w:pPr>
      <w:r>
        <w:rPr>
          <w:noProof/>
        </w:rPr>
        <w:t>Array.search Array[{&lt;start&gt;,&lt;length&gt;}], &lt;value_nexp&gt;, &lt;result_nvar&gt;{,&lt;start_nexp&gt;}, 43</w:t>
      </w:r>
    </w:p>
    <w:p w:rsidR="00184230" w:rsidRDefault="00184230">
      <w:pPr>
        <w:pStyle w:val="Index1"/>
        <w:tabs>
          <w:tab w:val="right" w:leader="dot" w:pos="9350"/>
        </w:tabs>
        <w:rPr>
          <w:noProof/>
        </w:rPr>
      </w:pPr>
      <w:r>
        <w:rPr>
          <w:noProof/>
        </w:rPr>
        <w:t>Array.shuffle Array[{&lt;start&gt;,&lt;length&gt;}], 43</w:t>
      </w:r>
    </w:p>
    <w:p w:rsidR="00184230" w:rsidRDefault="00184230">
      <w:pPr>
        <w:pStyle w:val="Index1"/>
        <w:tabs>
          <w:tab w:val="right" w:leader="dot" w:pos="9350"/>
        </w:tabs>
        <w:rPr>
          <w:noProof/>
        </w:rPr>
      </w:pPr>
      <w:r>
        <w:rPr>
          <w:noProof/>
        </w:rPr>
        <w:t>Array.sort Array[{&lt;start&gt;,&lt;length&gt;}], 43</w:t>
      </w:r>
    </w:p>
    <w:p w:rsidR="00184230" w:rsidRDefault="00184230">
      <w:pPr>
        <w:pStyle w:val="Index1"/>
        <w:tabs>
          <w:tab w:val="right" w:leader="dot" w:pos="9350"/>
        </w:tabs>
        <w:rPr>
          <w:noProof/>
        </w:rPr>
      </w:pPr>
      <w:r>
        <w:rPr>
          <w:noProof/>
        </w:rPr>
        <w:t>Array.std_dev &lt;sd_nvar&gt;, Array[{&lt;start&gt;,&lt;length&gt;}], 43</w:t>
      </w:r>
    </w:p>
    <w:p w:rsidR="00184230" w:rsidRDefault="00184230">
      <w:pPr>
        <w:pStyle w:val="Index1"/>
        <w:tabs>
          <w:tab w:val="right" w:leader="dot" w:pos="9350"/>
        </w:tabs>
        <w:rPr>
          <w:noProof/>
        </w:rPr>
      </w:pPr>
      <w:r>
        <w:rPr>
          <w:noProof/>
        </w:rPr>
        <w:t>Array.sum &lt;sum_nvar&gt;, Array[{&lt;start&gt;,&lt;length&gt;}], 43</w:t>
      </w:r>
    </w:p>
    <w:p w:rsidR="00184230" w:rsidRDefault="00184230">
      <w:pPr>
        <w:pStyle w:val="Index1"/>
        <w:tabs>
          <w:tab w:val="right" w:leader="dot" w:pos="9350"/>
        </w:tabs>
        <w:rPr>
          <w:noProof/>
        </w:rPr>
      </w:pPr>
      <w:r>
        <w:rPr>
          <w:noProof/>
        </w:rPr>
        <w:t>Array.variance &lt;v_nvar&gt;, Array[{&lt;start&gt;,&lt;length&gt;}], 43</w:t>
      </w:r>
    </w:p>
    <w:p w:rsidR="00184230" w:rsidRDefault="00184230">
      <w:pPr>
        <w:pStyle w:val="Index1"/>
        <w:tabs>
          <w:tab w:val="right" w:leader="dot" w:pos="9350"/>
        </w:tabs>
        <w:rPr>
          <w:noProof/>
        </w:rPr>
      </w:pPr>
      <w:r>
        <w:rPr>
          <w:noProof/>
        </w:rPr>
        <w:t>ASCII(&lt;sexp&gt;{, &lt;index_nexp&gt;}), 61</w:t>
      </w:r>
    </w:p>
    <w:p w:rsidR="00184230" w:rsidRDefault="00184230">
      <w:pPr>
        <w:pStyle w:val="Index1"/>
        <w:tabs>
          <w:tab w:val="right" w:leader="dot" w:pos="9350"/>
        </w:tabs>
        <w:rPr>
          <w:noProof/>
        </w:rPr>
      </w:pPr>
      <w:r>
        <w:rPr>
          <w:noProof/>
        </w:rPr>
        <w:t>ASIN(&lt;nexp&gt;), 60</w:t>
      </w:r>
    </w:p>
    <w:p w:rsidR="00184230" w:rsidRDefault="00184230">
      <w:pPr>
        <w:pStyle w:val="Index1"/>
        <w:tabs>
          <w:tab w:val="right" w:leader="dot" w:pos="9350"/>
        </w:tabs>
        <w:rPr>
          <w:noProof/>
        </w:rPr>
      </w:pPr>
      <w:r>
        <w:rPr>
          <w:noProof/>
        </w:rPr>
        <w:t>ATAN(&lt;nexp&gt;), 60</w:t>
      </w:r>
    </w:p>
    <w:p w:rsidR="00184230" w:rsidRDefault="00184230">
      <w:pPr>
        <w:pStyle w:val="Index1"/>
        <w:tabs>
          <w:tab w:val="right" w:leader="dot" w:pos="9350"/>
        </w:tabs>
        <w:rPr>
          <w:noProof/>
        </w:rPr>
      </w:pPr>
      <w:r>
        <w:rPr>
          <w:noProof/>
        </w:rPr>
        <w:t>ATAN2(&lt;nexp_y&gt;, &lt;nexp_x&gt;), 60</w:t>
      </w:r>
    </w:p>
    <w:p w:rsidR="00184230" w:rsidRDefault="00184230">
      <w:pPr>
        <w:pStyle w:val="Index1"/>
        <w:tabs>
          <w:tab w:val="right" w:leader="dot" w:pos="9350"/>
        </w:tabs>
        <w:rPr>
          <w:noProof/>
        </w:rPr>
      </w:pPr>
      <w:r>
        <w:rPr>
          <w:noProof/>
        </w:rPr>
        <w:t>Audio.isdone &lt;lvar&gt;, 188</w:t>
      </w:r>
    </w:p>
    <w:p w:rsidR="00184230" w:rsidRDefault="00184230">
      <w:pPr>
        <w:pStyle w:val="Index1"/>
        <w:tabs>
          <w:tab w:val="right" w:leader="dot" w:pos="9350"/>
        </w:tabs>
        <w:rPr>
          <w:noProof/>
        </w:rPr>
      </w:pPr>
      <w:r>
        <w:rPr>
          <w:noProof/>
        </w:rPr>
        <w:t>Audio.length &lt;length_nvar&gt;, &lt;aft_nexp&gt;, 188</w:t>
      </w:r>
    </w:p>
    <w:p w:rsidR="00184230" w:rsidRDefault="00184230">
      <w:pPr>
        <w:pStyle w:val="Index1"/>
        <w:tabs>
          <w:tab w:val="right" w:leader="dot" w:pos="9350"/>
        </w:tabs>
        <w:rPr>
          <w:noProof/>
        </w:rPr>
      </w:pPr>
      <w:r>
        <w:rPr>
          <w:noProof/>
        </w:rPr>
        <w:t>Audio.load &lt;aft_nvar&gt;, &lt;filename_sexp&gt;, 186</w:t>
      </w:r>
    </w:p>
    <w:p w:rsidR="00184230" w:rsidRDefault="00184230">
      <w:pPr>
        <w:pStyle w:val="Index1"/>
        <w:tabs>
          <w:tab w:val="right" w:leader="dot" w:pos="9350"/>
        </w:tabs>
        <w:rPr>
          <w:noProof/>
        </w:rPr>
      </w:pPr>
      <w:r>
        <w:rPr>
          <w:noProof/>
        </w:rPr>
        <w:t>Audio.loop, 187</w:t>
      </w:r>
    </w:p>
    <w:p w:rsidR="00184230" w:rsidRDefault="00184230">
      <w:pPr>
        <w:pStyle w:val="Index1"/>
        <w:tabs>
          <w:tab w:val="right" w:leader="dot" w:pos="9350"/>
        </w:tabs>
        <w:rPr>
          <w:noProof/>
        </w:rPr>
      </w:pPr>
      <w:r>
        <w:rPr>
          <w:noProof/>
        </w:rPr>
        <w:t>Audio.pause, 187</w:t>
      </w:r>
    </w:p>
    <w:p w:rsidR="00184230" w:rsidRDefault="00184230">
      <w:pPr>
        <w:pStyle w:val="Index1"/>
        <w:tabs>
          <w:tab w:val="right" w:leader="dot" w:pos="9350"/>
        </w:tabs>
        <w:rPr>
          <w:noProof/>
        </w:rPr>
      </w:pPr>
      <w:r>
        <w:rPr>
          <w:noProof/>
        </w:rPr>
        <w:t>Audio.play &lt;aft_nexp&gt;, 186</w:t>
      </w:r>
    </w:p>
    <w:p w:rsidR="00184230" w:rsidRDefault="00184230">
      <w:pPr>
        <w:pStyle w:val="Index1"/>
        <w:tabs>
          <w:tab w:val="right" w:leader="dot" w:pos="9350"/>
        </w:tabs>
        <w:rPr>
          <w:noProof/>
        </w:rPr>
      </w:pPr>
      <w:r>
        <w:rPr>
          <w:noProof/>
        </w:rPr>
        <w:t>Audio.position.current &lt;nvar&gt;, 187</w:t>
      </w:r>
    </w:p>
    <w:p w:rsidR="00184230" w:rsidRDefault="00184230">
      <w:pPr>
        <w:pStyle w:val="Index1"/>
        <w:tabs>
          <w:tab w:val="right" w:leader="dot" w:pos="9350"/>
        </w:tabs>
        <w:rPr>
          <w:noProof/>
        </w:rPr>
      </w:pPr>
      <w:r>
        <w:rPr>
          <w:noProof/>
        </w:rPr>
        <w:t>Audio.position.seek &lt;nexp&gt;, 188</w:t>
      </w:r>
    </w:p>
    <w:p w:rsidR="00184230" w:rsidRDefault="00184230">
      <w:pPr>
        <w:pStyle w:val="Index1"/>
        <w:tabs>
          <w:tab w:val="right" w:leader="dot" w:pos="9350"/>
        </w:tabs>
        <w:rPr>
          <w:noProof/>
        </w:rPr>
      </w:pPr>
      <w:r>
        <w:rPr>
          <w:noProof/>
        </w:rPr>
        <w:t>Audio.record.start &lt;fn_svar&gt;, 188</w:t>
      </w:r>
    </w:p>
    <w:p w:rsidR="00184230" w:rsidRDefault="00184230">
      <w:pPr>
        <w:pStyle w:val="Index1"/>
        <w:tabs>
          <w:tab w:val="right" w:leader="dot" w:pos="9350"/>
        </w:tabs>
        <w:rPr>
          <w:noProof/>
        </w:rPr>
      </w:pPr>
      <w:r>
        <w:rPr>
          <w:noProof/>
        </w:rPr>
        <w:lastRenderedPageBreak/>
        <w:t>Audio.record.stop, 188</w:t>
      </w:r>
    </w:p>
    <w:p w:rsidR="00184230" w:rsidRDefault="00184230">
      <w:pPr>
        <w:pStyle w:val="Index1"/>
        <w:tabs>
          <w:tab w:val="right" w:leader="dot" w:pos="9350"/>
        </w:tabs>
        <w:rPr>
          <w:noProof/>
        </w:rPr>
      </w:pPr>
      <w:r>
        <w:rPr>
          <w:noProof/>
        </w:rPr>
        <w:t>Audio.release &lt;aft_nexp&gt;, 188</w:t>
      </w:r>
    </w:p>
    <w:p w:rsidR="00184230" w:rsidRDefault="00184230">
      <w:pPr>
        <w:pStyle w:val="Index1"/>
        <w:tabs>
          <w:tab w:val="right" w:leader="dot" w:pos="9350"/>
        </w:tabs>
        <w:rPr>
          <w:noProof/>
        </w:rPr>
      </w:pPr>
      <w:r>
        <w:rPr>
          <w:noProof/>
        </w:rPr>
        <w:t>Audio.stop, 187</w:t>
      </w:r>
    </w:p>
    <w:p w:rsidR="00184230" w:rsidRDefault="00184230">
      <w:pPr>
        <w:pStyle w:val="Index1"/>
        <w:tabs>
          <w:tab w:val="right" w:leader="dot" w:pos="9350"/>
        </w:tabs>
        <w:rPr>
          <w:noProof/>
        </w:rPr>
      </w:pPr>
      <w:r>
        <w:rPr>
          <w:noProof/>
        </w:rPr>
        <w:t>Audio.volume &lt;left_nexp&gt;, &lt;right_nexp&gt;, 187</w:t>
      </w:r>
    </w:p>
    <w:p w:rsidR="00184230" w:rsidRDefault="00184230">
      <w:pPr>
        <w:pStyle w:val="Index1"/>
        <w:tabs>
          <w:tab w:val="right" w:leader="dot" w:pos="9350"/>
        </w:tabs>
        <w:rPr>
          <w:noProof/>
        </w:rPr>
      </w:pPr>
      <w:r>
        <w:rPr>
          <w:noProof/>
        </w:rPr>
        <w:t>Back.resume, 90</w:t>
      </w:r>
    </w:p>
    <w:p w:rsidR="00184230" w:rsidRDefault="00184230">
      <w:pPr>
        <w:pStyle w:val="Index1"/>
        <w:tabs>
          <w:tab w:val="right" w:leader="dot" w:pos="9350"/>
        </w:tabs>
        <w:rPr>
          <w:noProof/>
        </w:rPr>
      </w:pPr>
      <w:r>
        <w:rPr>
          <w:noProof/>
        </w:rPr>
        <w:t>BACKGROUND(), 62</w:t>
      </w:r>
    </w:p>
    <w:p w:rsidR="00184230" w:rsidRDefault="00184230">
      <w:pPr>
        <w:pStyle w:val="Index1"/>
        <w:tabs>
          <w:tab w:val="right" w:leader="dot" w:pos="9350"/>
        </w:tabs>
        <w:rPr>
          <w:noProof/>
        </w:rPr>
      </w:pPr>
      <w:r>
        <w:rPr>
          <w:noProof/>
        </w:rPr>
        <w:t>Background.resume, 145</w:t>
      </w:r>
    </w:p>
    <w:p w:rsidR="00184230" w:rsidRDefault="00184230">
      <w:pPr>
        <w:pStyle w:val="Index1"/>
        <w:tabs>
          <w:tab w:val="right" w:leader="dot" w:pos="9350"/>
        </w:tabs>
        <w:rPr>
          <w:noProof/>
        </w:rPr>
      </w:pPr>
      <w:r>
        <w:rPr>
          <w:noProof/>
        </w:rPr>
        <w:t>BAND(&lt;nexp1&gt;, &lt;nexp2&gt;), 56</w:t>
      </w:r>
    </w:p>
    <w:p w:rsidR="00184230" w:rsidRDefault="00184230">
      <w:pPr>
        <w:pStyle w:val="Index1"/>
        <w:tabs>
          <w:tab w:val="right" w:leader="dot" w:pos="9350"/>
        </w:tabs>
        <w:rPr>
          <w:noProof/>
        </w:rPr>
      </w:pPr>
      <w:r>
        <w:rPr>
          <w:noProof/>
        </w:rPr>
        <w:t>BIN$(&lt;nexp&gt;), 69</w:t>
      </w:r>
    </w:p>
    <w:p w:rsidR="00184230" w:rsidRDefault="00184230">
      <w:pPr>
        <w:pStyle w:val="Index1"/>
        <w:tabs>
          <w:tab w:val="right" w:leader="dot" w:pos="9350"/>
        </w:tabs>
        <w:rPr>
          <w:noProof/>
        </w:rPr>
      </w:pPr>
      <w:r>
        <w:rPr>
          <w:noProof/>
        </w:rPr>
        <w:t>BIN(&lt;sexp&gt;), 61</w:t>
      </w:r>
    </w:p>
    <w:p w:rsidR="00184230" w:rsidRDefault="00184230">
      <w:pPr>
        <w:pStyle w:val="Index1"/>
        <w:tabs>
          <w:tab w:val="right" w:leader="dot" w:pos="9350"/>
        </w:tabs>
        <w:rPr>
          <w:noProof/>
        </w:rPr>
      </w:pPr>
      <w:r>
        <w:rPr>
          <w:noProof/>
        </w:rPr>
        <w:t>BNOT(&lt;nexp&gt;, 56</w:t>
      </w:r>
    </w:p>
    <w:p w:rsidR="00184230" w:rsidRDefault="00184230">
      <w:pPr>
        <w:pStyle w:val="Index1"/>
        <w:tabs>
          <w:tab w:val="right" w:leader="dot" w:pos="9350"/>
        </w:tabs>
        <w:rPr>
          <w:noProof/>
        </w:rPr>
      </w:pPr>
      <w:r>
        <w:rPr>
          <w:noProof/>
        </w:rPr>
        <w:t>BOR(&lt;nexp1&gt;, &lt;nexp2&gt;), 56</w:t>
      </w:r>
    </w:p>
    <w:p w:rsidR="00184230" w:rsidRDefault="00184230">
      <w:pPr>
        <w:pStyle w:val="Index1"/>
        <w:tabs>
          <w:tab w:val="right" w:leader="dot" w:pos="9350"/>
        </w:tabs>
        <w:rPr>
          <w:noProof/>
        </w:rPr>
      </w:pPr>
      <w:r>
        <w:rPr>
          <w:noProof/>
        </w:rPr>
        <w:t>Browse &lt;url_sexp&gt;, 120</w:t>
      </w:r>
    </w:p>
    <w:p w:rsidR="00184230" w:rsidRDefault="00184230">
      <w:pPr>
        <w:pStyle w:val="Index1"/>
        <w:tabs>
          <w:tab w:val="right" w:leader="dot" w:pos="9350"/>
        </w:tabs>
        <w:rPr>
          <w:noProof/>
        </w:rPr>
      </w:pPr>
      <w:r>
        <w:rPr>
          <w:noProof/>
        </w:rPr>
        <w:t>Bt.close, 128</w:t>
      </w:r>
    </w:p>
    <w:p w:rsidR="00184230" w:rsidRDefault="00184230">
      <w:pPr>
        <w:pStyle w:val="Index1"/>
        <w:tabs>
          <w:tab w:val="right" w:leader="dot" w:pos="9350"/>
        </w:tabs>
        <w:rPr>
          <w:noProof/>
        </w:rPr>
      </w:pPr>
      <w:r>
        <w:rPr>
          <w:noProof/>
        </w:rPr>
        <w:t>Bt.connect {0|1}, 128</w:t>
      </w:r>
    </w:p>
    <w:p w:rsidR="00184230" w:rsidRDefault="00184230">
      <w:pPr>
        <w:pStyle w:val="Index1"/>
        <w:tabs>
          <w:tab w:val="right" w:leader="dot" w:pos="9350"/>
        </w:tabs>
        <w:rPr>
          <w:noProof/>
        </w:rPr>
      </w:pPr>
      <w:r>
        <w:rPr>
          <w:noProof/>
        </w:rPr>
        <w:t>Bt.device.name &lt;svar&gt;, 130</w:t>
      </w:r>
    </w:p>
    <w:p w:rsidR="00184230" w:rsidRDefault="00184230">
      <w:pPr>
        <w:pStyle w:val="Index1"/>
        <w:tabs>
          <w:tab w:val="right" w:leader="dot" w:pos="9350"/>
        </w:tabs>
        <w:rPr>
          <w:noProof/>
        </w:rPr>
      </w:pPr>
      <w:r>
        <w:rPr>
          <w:noProof/>
        </w:rPr>
        <w:t>Bt.disconnect, 128</w:t>
      </w:r>
    </w:p>
    <w:p w:rsidR="00184230" w:rsidRDefault="00184230">
      <w:pPr>
        <w:pStyle w:val="Index1"/>
        <w:tabs>
          <w:tab w:val="right" w:leader="dot" w:pos="9350"/>
        </w:tabs>
        <w:rPr>
          <w:noProof/>
        </w:rPr>
      </w:pPr>
      <w:r>
        <w:rPr>
          <w:noProof/>
        </w:rPr>
        <w:t>Bt.onReadReady.resume, 129</w:t>
      </w:r>
    </w:p>
    <w:p w:rsidR="00184230" w:rsidRDefault="00184230">
      <w:pPr>
        <w:pStyle w:val="Index1"/>
        <w:tabs>
          <w:tab w:val="right" w:leader="dot" w:pos="9350"/>
        </w:tabs>
        <w:rPr>
          <w:noProof/>
        </w:rPr>
      </w:pPr>
      <w:r>
        <w:rPr>
          <w:noProof/>
        </w:rPr>
        <w:t>Bt.open {0|1}, 127</w:t>
      </w:r>
    </w:p>
    <w:p w:rsidR="00184230" w:rsidRDefault="00184230">
      <w:pPr>
        <w:pStyle w:val="Index1"/>
        <w:tabs>
          <w:tab w:val="right" w:leader="dot" w:pos="9350"/>
        </w:tabs>
        <w:rPr>
          <w:noProof/>
        </w:rPr>
      </w:pPr>
      <w:r>
        <w:rPr>
          <w:noProof/>
        </w:rPr>
        <w:t>Bt.read.bytes &lt;svar&gt;, 130</w:t>
      </w:r>
    </w:p>
    <w:p w:rsidR="00184230" w:rsidRDefault="00184230">
      <w:pPr>
        <w:pStyle w:val="Index1"/>
        <w:tabs>
          <w:tab w:val="right" w:leader="dot" w:pos="9350"/>
        </w:tabs>
        <w:rPr>
          <w:noProof/>
        </w:rPr>
      </w:pPr>
      <w:r>
        <w:rPr>
          <w:noProof/>
        </w:rPr>
        <w:t>Bt.read.ready &lt;nvar&gt;, 129</w:t>
      </w:r>
    </w:p>
    <w:p w:rsidR="00184230" w:rsidRDefault="00184230">
      <w:pPr>
        <w:pStyle w:val="Index1"/>
        <w:tabs>
          <w:tab w:val="right" w:leader="dot" w:pos="9350"/>
        </w:tabs>
        <w:rPr>
          <w:noProof/>
        </w:rPr>
      </w:pPr>
      <w:r>
        <w:rPr>
          <w:noProof/>
        </w:rPr>
        <w:t>Bt.reconnect, 128</w:t>
      </w:r>
    </w:p>
    <w:p w:rsidR="00184230" w:rsidRDefault="00184230">
      <w:pPr>
        <w:pStyle w:val="Index1"/>
        <w:tabs>
          <w:tab w:val="right" w:leader="dot" w:pos="9350"/>
        </w:tabs>
        <w:rPr>
          <w:noProof/>
        </w:rPr>
      </w:pPr>
      <w:r>
        <w:rPr>
          <w:noProof/>
        </w:rPr>
        <w:t>Bt.set.UUID &lt;sexp&gt;, 130</w:t>
      </w:r>
    </w:p>
    <w:p w:rsidR="00184230" w:rsidRDefault="00184230">
      <w:pPr>
        <w:pStyle w:val="Index1"/>
        <w:tabs>
          <w:tab w:val="right" w:leader="dot" w:pos="9350"/>
        </w:tabs>
        <w:rPr>
          <w:noProof/>
        </w:rPr>
      </w:pPr>
      <w:r>
        <w:rPr>
          <w:noProof/>
        </w:rPr>
        <w:t>Bt.status {{&lt;connect_var&gt;}{, &lt;name_svar&gt;}{, &lt;address_svar&gt;}}, 128</w:t>
      </w:r>
    </w:p>
    <w:p w:rsidR="00184230" w:rsidRDefault="00184230">
      <w:pPr>
        <w:pStyle w:val="Index1"/>
        <w:tabs>
          <w:tab w:val="right" w:leader="dot" w:pos="9350"/>
        </w:tabs>
        <w:rPr>
          <w:noProof/>
        </w:rPr>
      </w:pPr>
      <w:r>
        <w:rPr>
          <w:noProof/>
        </w:rPr>
        <w:t>Bt.write {&lt;exp&gt; {,|;}} ..., 129</w:t>
      </w:r>
    </w:p>
    <w:p w:rsidR="00184230" w:rsidRDefault="00184230">
      <w:pPr>
        <w:pStyle w:val="Index1"/>
        <w:tabs>
          <w:tab w:val="right" w:leader="dot" w:pos="9350"/>
        </w:tabs>
        <w:rPr>
          <w:noProof/>
        </w:rPr>
      </w:pPr>
      <w:r>
        <w:rPr>
          <w:noProof/>
        </w:rPr>
        <w:t>Bundle.clear &lt;pointer_nexp&gt;, 50</w:t>
      </w:r>
    </w:p>
    <w:p w:rsidR="00184230" w:rsidRDefault="00184230">
      <w:pPr>
        <w:pStyle w:val="Index1"/>
        <w:tabs>
          <w:tab w:val="right" w:leader="dot" w:pos="9350"/>
        </w:tabs>
        <w:rPr>
          <w:noProof/>
        </w:rPr>
      </w:pPr>
      <w:r>
        <w:rPr>
          <w:noProof/>
        </w:rPr>
        <w:t>Bundle.contain &lt;pointer_nexp&gt;, &lt;key_sexp&gt; , &lt;contains_nvar&gt;, 50</w:t>
      </w:r>
    </w:p>
    <w:p w:rsidR="00184230" w:rsidRDefault="00184230">
      <w:pPr>
        <w:pStyle w:val="Index1"/>
        <w:tabs>
          <w:tab w:val="right" w:leader="dot" w:pos="9350"/>
        </w:tabs>
        <w:rPr>
          <w:noProof/>
        </w:rPr>
      </w:pPr>
      <w:r>
        <w:rPr>
          <w:noProof/>
        </w:rPr>
        <w:t>Bundle.create &lt;pointer_nvar&gt;, 48</w:t>
      </w:r>
    </w:p>
    <w:p w:rsidR="00184230" w:rsidRDefault="00184230">
      <w:pPr>
        <w:pStyle w:val="Index1"/>
        <w:tabs>
          <w:tab w:val="right" w:leader="dot" w:pos="9350"/>
        </w:tabs>
        <w:rPr>
          <w:noProof/>
        </w:rPr>
      </w:pPr>
      <w:r>
        <w:rPr>
          <w:noProof/>
        </w:rPr>
        <w:t>Bundle.get &lt;pointer_nexp&gt;, &lt;key_sexp&gt;, &lt;nvar&gt;|&lt;svar&gt;, 49</w:t>
      </w:r>
    </w:p>
    <w:p w:rsidR="00184230" w:rsidRDefault="00184230">
      <w:pPr>
        <w:pStyle w:val="Index1"/>
        <w:tabs>
          <w:tab w:val="right" w:leader="dot" w:pos="9350"/>
        </w:tabs>
        <w:rPr>
          <w:noProof/>
        </w:rPr>
      </w:pPr>
      <w:r>
        <w:rPr>
          <w:noProof/>
        </w:rPr>
        <w:t>Bundle.keys &lt;bundle_ptr_nexp&gt;, &lt;list_ptr_nexp&gt;, 49</w:t>
      </w:r>
    </w:p>
    <w:p w:rsidR="00184230" w:rsidRDefault="00184230">
      <w:pPr>
        <w:pStyle w:val="Index1"/>
        <w:tabs>
          <w:tab w:val="right" w:leader="dot" w:pos="9350"/>
        </w:tabs>
        <w:rPr>
          <w:noProof/>
        </w:rPr>
      </w:pPr>
      <w:r>
        <w:rPr>
          <w:noProof/>
        </w:rPr>
        <w:t>Bundle.put &lt;pointer_nexp&gt;, &lt;key_sexp&gt;, &lt;value_nexp&gt;|&lt;value_sexp&gt;, 49</w:t>
      </w:r>
    </w:p>
    <w:p w:rsidR="00184230" w:rsidRDefault="00184230">
      <w:pPr>
        <w:pStyle w:val="Index1"/>
        <w:tabs>
          <w:tab w:val="right" w:leader="dot" w:pos="9350"/>
        </w:tabs>
        <w:rPr>
          <w:noProof/>
        </w:rPr>
      </w:pPr>
      <w:r>
        <w:rPr>
          <w:noProof/>
        </w:rPr>
        <w:t>Bundle.remove &lt;pointer_nexp&gt;, &lt;key_sexp&gt;, 50</w:t>
      </w:r>
    </w:p>
    <w:p w:rsidR="00184230" w:rsidRDefault="00184230">
      <w:pPr>
        <w:pStyle w:val="Index1"/>
        <w:tabs>
          <w:tab w:val="right" w:leader="dot" w:pos="9350"/>
        </w:tabs>
        <w:rPr>
          <w:noProof/>
        </w:rPr>
      </w:pPr>
      <w:r>
        <w:rPr>
          <w:noProof/>
        </w:rPr>
        <w:t>Bundle.type &lt;pointer_nexp&gt;, &lt;key_sexp&gt;, &lt;type_svar&gt;, 50</w:t>
      </w:r>
    </w:p>
    <w:p w:rsidR="00184230" w:rsidRDefault="00184230">
      <w:pPr>
        <w:pStyle w:val="Index1"/>
        <w:tabs>
          <w:tab w:val="right" w:leader="dot" w:pos="9350"/>
        </w:tabs>
        <w:rPr>
          <w:noProof/>
        </w:rPr>
      </w:pPr>
      <w:r>
        <w:rPr>
          <w:noProof/>
        </w:rPr>
        <w:t>BXOR(&lt;nexp1&gt;, &lt;nexp2&gt;), 56</w:t>
      </w:r>
    </w:p>
    <w:p w:rsidR="00184230" w:rsidRDefault="00184230">
      <w:pPr>
        <w:pStyle w:val="Index1"/>
        <w:tabs>
          <w:tab w:val="right" w:leader="dot" w:pos="9350"/>
        </w:tabs>
        <w:rPr>
          <w:noProof/>
        </w:rPr>
      </w:pPr>
      <w:r>
        <w:rPr>
          <w:noProof/>
        </w:rPr>
        <w:t>Byte.close &lt;file_table_nexp&gt;, 112</w:t>
      </w:r>
    </w:p>
    <w:p w:rsidR="00184230" w:rsidRDefault="00184230">
      <w:pPr>
        <w:pStyle w:val="Index1"/>
        <w:tabs>
          <w:tab w:val="right" w:leader="dot" w:pos="9350"/>
        </w:tabs>
        <w:rPr>
          <w:noProof/>
        </w:rPr>
      </w:pPr>
      <w:r>
        <w:rPr>
          <w:noProof/>
        </w:rPr>
        <w:t>Byte.copy &lt;file_table_nexp&gt;,&lt;output_file_sexp&gt;, 115</w:t>
      </w:r>
    </w:p>
    <w:p w:rsidR="00184230" w:rsidRDefault="00184230">
      <w:pPr>
        <w:pStyle w:val="Index1"/>
        <w:tabs>
          <w:tab w:val="right" w:leader="dot" w:pos="9350"/>
        </w:tabs>
        <w:rPr>
          <w:noProof/>
        </w:rPr>
      </w:pPr>
      <w:r>
        <w:rPr>
          <w:noProof/>
        </w:rPr>
        <w:t>Byte.eof &lt;file_table_nexp&gt;, &lt;lvar&gt;, 114</w:t>
      </w:r>
    </w:p>
    <w:p w:rsidR="00184230" w:rsidRDefault="00184230">
      <w:pPr>
        <w:pStyle w:val="Index1"/>
        <w:tabs>
          <w:tab w:val="right" w:leader="dot" w:pos="9350"/>
        </w:tabs>
        <w:rPr>
          <w:noProof/>
        </w:rPr>
      </w:pPr>
      <w:r>
        <w:rPr>
          <w:noProof/>
        </w:rPr>
        <w:t>Byte.open {r|w|a}, &lt;file_table_nvar&gt;, &lt;path_sexp&gt;, 112</w:t>
      </w:r>
    </w:p>
    <w:p w:rsidR="00184230" w:rsidRDefault="00184230">
      <w:pPr>
        <w:pStyle w:val="Index1"/>
        <w:tabs>
          <w:tab w:val="right" w:leader="dot" w:pos="9350"/>
        </w:tabs>
        <w:rPr>
          <w:noProof/>
        </w:rPr>
      </w:pPr>
      <w:r>
        <w:rPr>
          <w:noProof/>
        </w:rPr>
        <w:t>Byte.position.get &lt;file_table_nexp&gt;, &lt;position_nexp&gt;, 114</w:t>
      </w:r>
    </w:p>
    <w:p w:rsidR="00184230" w:rsidRDefault="00184230">
      <w:pPr>
        <w:pStyle w:val="Index1"/>
        <w:tabs>
          <w:tab w:val="right" w:leader="dot" w:pos="9350"/>
        </w:tabs>
        <w:rPr>
          <w:noProof/>
        </w:rPr>
      </w:pPr>
      <w:r>
        <w:rPr>
          <w:noProof/>
        </w:rPr>
        <w:t>Byte.position.mark {{&lt;file_table_nexp&gt;}{, &lt;marklimit_nexp&gt;}}, 115</w:t>
      </w:r>
    </w:p>
    <w:p w:rsidR="00184230" w:rsidRDefault="00184230">
      <w:pPr>
        <w:pStyle w:val="Index1"/>
        <w:tabs>
          <w:tab w:val="right" w:leader="dot" w:pos="9350"/>
        </w:tabs>
        <w:rPr>
          <w:noProof/>
        </w:rPr>
      </w:pPr>
      <w:r>
        <w:rPr>
          <w:noProof/>
        </w:rPr>
        <w:t>Byte.position.set &lt;file_table_nexp&gt;, &lt;position_nexp&gt;, 114</w:t>
      </w:r>
    </w:p>
    <w:p w:rsidR="00184230" w:rsidRDefault="00184230">
      <w:pPr>
        <w:pStyle w:val="Index1"/>
        <w:tabs>
          <w:tab w:val="right" w:leader="dot" w:pos="9350"/>
        </w:tabs>
        <w:rPr>
          <w:noProof/>
        </w:rPr>
      </w:pPr>
      <w:r>
        <w:rPr>
          <w:noProof/>
        </w:rPr>
        <w:t>Byte.read.buffer &lt;file_table_nexp&gt;, &lt;count_nexp&gt;, &lt;buffer_svar&gt;, 114</w:t>
      </w:r>
    </w:p>
    <w:p w:rsidR="00184230" w:rsidRDefault="00184230">
      <w:pPr>
        <w:pStyle w:val="Index1"/>
        <w:tabs>
          <w:tab w:val="right" w:leader="dot" w:pos="9350"/>
        </w:tabs>
        <w:rPr>
          <w:noProof/>
        </w:rPr>
      </w:pPr>
      <w:r>
        <w:rPr>
          <w:noProof/>
        </w:rPr>
        <w:t>Byte.read.byte &lt;file_table_nexp&gt; {,&lt;nvar&gt;}..., 112</w:t>
      </w:r>
    </w:p>
    <w:p w:rsidR="00184230" w:rsidRDefault="00184230">
      <w:pPr>
        <w:pStyle w:val="Index1"/>
        <w:tabs>
          <w:tab w:val="right" w:leader="dot" w:pos="9350"/>
        </w:tabs>
        <w:rPr>
          <w:noProof/>
        </w:rPr>
      </w:pPr>
      <w:r>
        <w:rPr>
          <w:noProof/>
        </w:rPr>
        <w:t>Byte.read.number &lt;file_table_nexp&gt; {,&lt;nvar&gt;...}, 113</w:t>
      </w:r>
    </w:p>
    <w:p w:rsidR="00184230" w:rsidRDefault="00184230">
      <w:pPr>
        <w:pStyle w:val="Index1"/>
        <w:tabs>
          <w:tab w:val="right" w:leader="dot" w:pos="9350"/>
        </w:tabs>
        <w:rPr>
          <w:noProof/>
        </w:rPr>
      </w:pPr>
      <w:r>
        <w:rPr>
          <w:noProof/>
        </w:rPr>
        <w:t>Byte.truncate &lt;file_table_nexp&gt;,&lt;length_nexp&gt;, 115</w:t>
      </w:r>
    </w:p>
    <w:p w:rsidR="00184230" w:rsidRDefault="00184230">
      <w:pPr>
        <w:pStyle w:val="Index1"/>
        <w:tabs>
          <w:tab w:val="right" w:leader="dot" w:pos="9350"/>
        </w:tabs>
        <w:rPr>
          <w:noProof/>
        </w:rPr>
      </w:pPr>
      <w:r>
        <w:rPr>
          <w:noProof/>
        </w:rPr>
        <w:t>Byte.write.buffer &lt;file_table_nexp&gt;, &lt;sexp&gt;, 114</w:t>
      </w:r>
    </w:p>
    <w:p w:rsidR="00184230" w:rsidRDefault="00184230">
      <w:pPr>
        <w:pStyle w:val="Index1"/>
        <w:tabs>
          <w:tab w:val="right" w:leader="dot" w:pos="9350"/>
        </w:tabs>
        <w:rPr>
          <w:noProof/>
        </w:rPr>
      </w:pPr>
      <w:r>
        <w:rPr>
          <w:noProof/>
        </w:rPr>
        <w:t>Byte.write.byte &lt;file_table_nexp&gt; {{,&lt;nexp&gt;}...{,&lt;sexp&gt;}}, 113</w:t>
      </w:r>
    </w:p>
    <w:p w:rsidR="00184230" w:rsidRDefault="00184230">
      <w:pPr>
        <w:pStyle w:val="Index1"/>
        <w:tabs>
          <w:tab w:val="right" w:leader="dot" w:pos="9350"/>
        </w:tabs>
        <w:rPr>
          <w:noProof/>
        </w:rPr>
      </w:pPr>
      <w:r>
        <w:rPr>
          <w:noProof/>
        </w:rPr>
        <w:t>Byte.write.number &lt;file_table_nexp&gt; {,&lt;nexp&gt;}..., 113</w:t>
      </w:r>
    </w:p>
    <w:p w:rsidR="00184230" w:rsidRDefault="00184230">
      <w:pPr>
        <w:pStyle w:val="Index1"/>
        <w:tabs>
          <w:tab w:val="right" w:leader="dot" w:pos="9350"/>
        </w:tabs>
        <w:rPr>
          <w:noProof/>
        </w:rPr>
      </w:pPr>
      <w:r>
        <w:rPr>
          <w:noProof/>
        </w:rPr>
        <w:lastRenderedPageBreak/>
        <w:t>Call &lt;user_defined_function&gt;, 78</w:t>
      </w:r>
    </w:p>
    <w:p w:rsidR="00184230" w:rsidRDefault="00184230">
      <w:pPr>
        <w:pStyle w:val="Index1"/>
        <w:tabs>
          <w:tab w:val="right" w:leader="dot" w:pos="9350"/>
        </w:tabs>
        <w:rPr>
          <w:noProof/>
        </w:rPr>
      </w:pPr>
      <w:r>
        <w:rPr>
          <w:noProof/>
        </w:rPr>
        <w:t>CBRT(&lt;nexp&gt;), 59</w:t>
      </w:r>
    </w:p>
    <w:p w:rsidR="00184230" w:rsidRDefault="00184230">
      <w:pPr>
        <w:pStyle w:val="Index1"/>
        <w:tabs>
          <w:tab w:val="right" w:leader="dot" w:pos="9350"/>
        </w:tabs>
        <w:rPr>
          <w:noProof/>
        </w:rPr>
      </w:pPr>
      <w:r>
        <w:rPr>
          <w:noProof/>
        </w:rPr>
        <w:t>CEIL(&lt;nexp&gt;), 57</w:t>
      </w:r>
    </w:p>
    <w:p w:rsidR="00184230" w:rsidRDefault="00184230">
      <w:pPr>
        <w:pStyle w:val="Index1"/>
        <w:tabs>
          <w:tab w:val="right" w:leader="dot" w:pos="9350"/>
        </w:tabs>
        <w:rPr>
          <w:noProof/>
        </w:rPr>
      </w:pPr>
      <w:r>
        <w:rPr>
          <w:noProof/>
        </w:rPr>
        <w:t>CHR$(&lt;nexp&gt;, ...), 64</w:t>
      </w:r>
    </w:p>
    <w:p w:rsidR="00184230" w:rsidRDefault="00184230">
      <w:pPr>
        <w:pStyle w:val="Index1"/>
        <w:tabs>
          <w:tab w:val="right" w:leader="dot" w:pos="9350"/>
        </w:tabs>
        <w:rPr>
          <w:noProof/>
        </w:rPr>
      </w:pPr>
      <w:r>
        <w:rPr>
          <w:noProof/>
        </w:rPr>
        <w:t>Clipboard.get &lt;svar&gt;, 134</w:t>
      </w:r>
    </w:p>
    <w:p w:rsidR="00184230" w:rsidRDefault="00184230">
      <w:pPr>
        <w:pStyle w:val="Index1"/>
        <w:tabs>
          <w:tab w:val="right" w:leader="dot" w:pos="9350"/>
        </w:tabs>
        <w:rPr>
          <w:noProof/>
        </w:rPr>
      </w:pPr>
      <w:r>
        <w:rPr>
          <w:noProof/>
        </w:rPr>
        <w:t>Clipboard.put &lt;sexp&gt;, 134</w:t>
      </w:r>
    </w:p>
    <w:p w:rsidR="00184230" w:rsidRDefault="00184230">
      <w:pPr>
        <w:pStyle w:val="Index1"/>
        <w:tabs>
          <w:tab w:val="right" w:leader="dot" w:pos="9350"/>
        </w:tabs>
        <w:rPr>
          <w:noProof/>
        </w:rPr>
      </w:pPr>
      <w:r>
        <w:rPr>
          <w:noProof/>
        </w:rPr>
        <w:t>CLOCK(), 63</w:t>
      </w:r>
    </w:p>
    <w:p w:rsidR="00184230" w:rsidRDefault="00184230">
      <w:pPr>
        <w:pStyle w:val="Index1"/>
        <w:tabs>
          <w:tab w:val="right" w:leader="dot" w:pos="9350"/>
        </w:tabs>
        <w:rPr>
          <w:noProof/>
        </w:rPr>
      </w:pPr>
      <w:r>
        <w:rPr>
          <w:noProof/>
        </w:rPr>
        <w:t>Cls, 97</w:t>
      </w:r>
    </w:p>
    <w:p w:rsidR="00184230" w:rsidRDefault="00184230">
      <w:pPr>
        <w:pStyle w:val="Index1"/>
        <w:tabs>
          <w:tab w:val="right" w:leader="dot" w:pos="9350"/>
        </w:tabs>
        <w:rPr>
          <w:noProof/>
        </w:rPr>
      </w:pPr>
      <w:r>
        <w:rPr>
          <w:noProof/>
        </w:rPr>
        <w:t>Console.front, 97</w:t>
      </w:r>
    </w:p>
    <w:p w:rsidR="00184230" w:rsidRDefault="00184230">
      <w:pPr>
        <w:pStyle w:val="Index1"/>
        <w:tabs>
          <w:tab w:val="right" w:leader="dot" w:pos="9350"/>
        </w:tabs>
        <w:rPr>
          <w:noProof/>
        </w:rPr>
      </w:pPr>
      <w:r>
        <w:rPr>
          <w:noProof/>
        </w:rPr>
        <w:t>Console.line.count &lt;count_nvar &gt;, 97</w:t>
      </w:r>
    </w:p>
    <w:p w:rsidR="00184230" w:rsidRDefault="00184230">
      <w:pPr>
        <w:pStyle w:val="Index1"/>
        <w:tabs>
          <w:tab w:val="right" w:leader="dot" w:pos="9350"/>
        </w:tabs>
        <w:rPr>
          <w:noProof/>
        </w:rPr>
      </w:pPr>
      <w:r>
        <w:rPr>
          <w:noProof/>
        </w:rPr>
        <w:t>Console.line.text &lt;line_nexp&gt;, &lt;text_svar&gt;, 97</w:t>
      </w:r>
    </w:p>
    <w:p w:rsidR="00184230" w:rsidRDefault="00184230">
      <w:pPr>
        <w:pStyle w:val="Index1"/>
        <w:tabs>
          <w:tab w:val="right" w:leader="dot" w:pos="9350"/>
        </w:tabs>
        <w:rPr>
          <w:noProof/>
        </w:rPr>
      </w:pPr>
      <w:r>
        <w:rPr>
          <w:noProof/>
        </w:rPr>
        <w:t>Console.line.touched &lt;line_nvar&gt; {, &lt;press_lvar&gt;}, 98</w:t>
      </w:r>
    </w:p>
    <w:p w:rsidR="00184230" w:rsidRDefault="00184230">
      <w:pPr>
        <w:pStyle w:val="Index1"/>
        <w:tabs>
          <w:tab w:val="right" w:leader="dot" w:pos="9350"/>
        </w:tabs>
        <w:rPr>
          <w:noProof/>
        </w:rPr>
      </w:pPr>
      <w:r>
        <w:rPr>
          <w:noProof/>
        </w:rPr>
        <w:t>Console.save &lt;filename_sexp&gt;, 98</w:t>
      </w:r>
    </w:p>
    <w:p w:rsidR="00184230" w:rsidRDefault="00184230">
      <w:pPr>
        <w:pStyle w:val="Index1"/>
        <w:tabs>
          <w:tab w:val="right" w:leader="dot" w:pos="9350"/>
        </w:tabs>
        <w:rPr>
          <w:noProof/>
        </w:rPr>
      </w:pPr>
      <w:r>
        <w:rPr>
          <w:noProof/>
        </w:rPr>
        <w:t>Console.title { &lt;title_sexp&gt;}, 98</w:t>
      </w:r>
    </w:p>
    <w:p w:rsidR="00184230" w:rsidRDefault="00184230">
      <w:pPr>
        <w:pStyle w:val="Index1"/>
        <w:tabs>
          <w:tab w:val="right" w:leader="dot" w:pos="9350"/>
        </w:tabs>
        <w:rPr>
          <w:noProof/>
        </w:rPr>
      </w:pPr>
      <w:r>
        <w:rPr>
          <w:noProof/>
        </w:rPr>
        <w:t>ConsoleTouch.resume, 90</w:t>
      </w:r>
    </w:p>
    <w:p w:rsidR="00184230" w:rsidRDefault="00184230">
      <w:pPr>
        <w:pStyle w:val="Index1"/>
        <w:tabs>
          <w:tab w:val="right" w:leader="dot" w:pos="9350"/>
        </w:tabs>
        <w:rPr>
          <w:noProof/>
        </w:rPr>
      </w:pPr>
      <w:r>
        <w:rPr>
          <w:noProof/>
        </w:rPr>
        <w:t>COS(&lt;nexp&gt;), 59</w:t>
      </w:r>
    </w:p>
    <w:p w:rsidR="00184230" w:rsidRDefault="00184230">
      <w:pPr>
        <w:pStyle w:val="Index1"/>
        <w:tabs>
          <w:tab w:val="right" w:leader="dot" w:pos="9350"/>
        </w:tabs>
        <w:rPr>
          <w:noProof/>
        </w:rPr>
      </w:pPr>
      <w:r>
        <w:rPr>
          <w:noProof/>
        </w:rPr>
        <w:t>COSH(&lt;nexp&gt;), 60</w:t>
      </w:r>
    </w:p>
    <w:p w:rsidR="00184230" w:rsidRDefault="00184230">
      <w:pPr>
        <w:pStyle w:val="Index1"/>
        <w:tabs>
          <w:tab w:val="right" w:leader="dot" w:pos="9350"/>
        </w:tabs>
        <w:rPr>
          <w:noProof/>
        </w:rPr>
      </w:pPr>
      <w:r>
        <w:rPr>
          <w:noProof/>
        </w:rPr>
        <w:t>D_U.break, 82</w:t>
      </w:r>
    </w:p>
    <w:p w:rsidR="00184230" w:rsidRDefault="00184230">
      <w:pPr>
        <w:pStyle w:val="Index1"/>
        <w:tabs>
          <w:tab w:val="right" w:leader="dot" w:pos="9350"/>
        </w:tabs>
        <w:rPr>
          <w:noProof/>
        </w:rPr>
      </w:pPr>
      <w:r>
        <w:rPr>
          <w:noProof/>
        </w:rPr>
        <w:t>D_U.continue, 81</w:t>
      </w:r>
    </w:p>
    <w:p w:rsidR="00184230" w:rsidRDefault="00184230">
      <w:pPr>
        <w:pStyle w:val="Index1"/>
        <w:tabs>
          <w:tab w:val="right" w:leader="dot" w:pos="9350"/>
        </w:tabs>
        <w:rPr>
          <w:noProof/>
        </w:rPr>
      </w:pPr>
      <w:r>
        <w:rPr>
          <w:noProof/>
        </w:rPr>
        <w:t>Debug.dump.array Array[], 93</w:t>
      </w:r>
    </w:p>
    <w:p w:rsidR="00184230" w:rsidRDefault="00184230">
      <w:pPr>
        <w:pStyle w:val="Index1"/>
        <w:tabs>
          <w:tab w:val="right" w:leader="dot" w:pos="9350"/>
        </w:tabs>
        <w:rPr>
          <w:noProof/>
        </w:rPr>
      </w:pPr>
      <w:r>
        <w:rPr>
          <w:noProof/>
        </w:rPr>
        <w:t>Debug.dump.bundle &lt;bundlePtr_nexp&gt;, 93</w:t>
      </w:r>
    </w:p>
    <w:p w:rsidR="00184230" w:rsidRDefault="00184230">
      <w:pPr>
        <w:pStyle w:val="Index1"/>
        <w:tabs>
          <w:tab w:val="right" w:leader="dot" w:pos="9350"/>
        </w:tabs>
        <w:rPr>
          <w:noProof/>
        </w:rPr>
      </w:pPr>
      <w:r>
        <w:rPr>
          <w:noProof/>
        </w:rPr>
        <w:t>Debug.dump.list &lt;listPtr_nexp&gt;, 93</w:t>
      </w:r>
    </w:p>
    <w:p w:rsidR="00184230" w:rsidRDefault="00184230">
      <w:pPr>
        <w:pStyle w:val="Index1"/>
        <w:tabs>
          <w:tab w:val="right" w:leader="dot" w:pos="9350"/>
        </w:tabs>
        <w:rPr>
          <w:noProof/>
        </w:rPr>
      </w:pPr>
      <w:r>
        <w:rPr>
          <w:noProof/>
        </w:rPr>
        <w:t>Debug.dump.scalars, 93</w:t>
      </w:r>
    </w:p>
    <w:p w:rsidR="00184230" w:rsidRDefault="00184230">
      <w:pPr>
        <w:pStyle w:val="Index1"/>
        <w:tabs>
          <w:tab w:val="right" w:leader="dot" w:pos="9350"/>
        </w:tabs>
        <w:rPr>
          <w:noProof/>
        </w:rPr>
      </w:pPr>
      <w:r>
        <w:rPr>
          <w:noProof/>
        </w:rPr>
        <w:t>Debug.dump.stack &lt;stackPtr_nexp&gt;, 93</w:t>
      </w:r>
    </w:p>
    <w:p w:rsidR="00184230" w:rsidRDefault="00184230">
      <w:pPr>
        <w:pStyle w:val="Index1"/>
        <w:tabs>
          <w:tab w:val="right" w:leader="dot" w:pos="9350"/>
        </w:tabs>
        <w:rPr>
          <w:noProof/>
        </w:rPr>
      </w:pPr>
      <w:r>
        <w:rPr>
          <w:noProof/>
        </w:rPr>
        <w:t>Debug.echo.off, 93</w:t>
      </w:r>
    </w:p>
    <w:p w:rsidR="00184230" w:rsidRDefault="00184230">
      <w:pPr>
        <w:pStyle w:val="Index1"/>
        <w:tabs>
          <w:tab w:val="right" w:leader="dot" w:pos="9350"/>
        </w:tabs>
        <w:rPr>
          <w:noProof/>
        </w:rPr>
      </w:pPr>
      <w:r>
        <w:rPr>
          <w:noProof/>
        </w:rPr>
        <w:t>Debug.echo.on, 92</w:t>
      </w:r>
    </w:p>
    <w:p w:rsidR="00184230" w:rsidRDefault="00184230">
      <w:pPr>
        <w:pStyle w:val="Index1"/>
        <w:tabs>
          <w:tab w:val="right" w:leader="dot" w:pos="9350"/>
        </w:tabs>
        <w:rPr>
          <w:noProof/>
        </w:rPr>
      </w:pPr>
      <w:r>
        <w:rPr>
          <w:noProof/>
        </w:rPr>
        <w:t>Debug.off, 92</w:t>
      </w:r>
    </w:p>
    <w:p w:rsidR="00184230" w:rsidRDefault="00184230">
      <w:pPr>
        <w:pStyle w:val="Index1"/>
        <w:tabs>
          <w:tab w:val="right" w:leader="dot" w:pos="9350"/>
        </w:tabs>
        <w:rPr>
          <w:noProof/>
        </w:rPr>
      </w:pPr>
      <w:r>
        <w:rPr>
          <w:noProof/>
        </w:rPr>
        <w:t>Debug.on, 92</w:t>
      </w:r>
    </w:p>
    <w:p w:rsidR="00184230" w:rsidRDefault="00184230">
      <w:pPr>
        <w:pStyle w:val="Index1"/>
        <w:tabs>
          <w:tab w:val="right" w:leader="dot" w:pos="9350"/>
        </w:tabs>
        <w:rPr>
          <w:noProof/>
        </w:rPr>
      </w:pPr>
      <w:r>
        <w:rPr>
          <w:noProof/>
        </w:rPr>
        <w:t>Debug.print, 93</w:t>
      </w:r>
    </w:p>
    <w:p w:rsidR="00184230" w:rsidRDefault="00184230">
      <w:pPr>
        <w:pStyle w:val="Index1"/>
        <w:tabs>
          <w:tab w:val="right" w:leader="dot" w:pos="9350"/>
        </w:tabs>
        <w:rPr>
          <w:noProof/>
        </w:rPr>
      </w:pPr>
      <w:r>
        <w:rPr>
          <w:noProof/>
        </w:rPr>
        <w:t>Debug.show, 95</w:t>
      </w:r>
    </w:p>
    <w:p w:rsidR="00184230" w:rsidRDefault="00184230">
      <w:pPr>
        <w:pStyle w:val="Index1"/>
        <w:tabs>
          <w:tab w:val="right" w:leader="dot" w:pos="9350"/>
        </w:tabs>
        <w:rPr>
          <w:noProof/>
        </w:rPr>
      </w:pPr>
      <w:r>
        <w:rPr>
          <w:noProof/>
        </w:rPr>
        <w:t>Debug.show.array Array[], 94</w:t>
      </w:r>
    </w:p>
    <w:p w:rsidR="00184230" w:rsidRDefault="00184230">
      <w:pPr>
        <w:pStyle w:val="Index1"/>
        <w:tabs>
          <w:tab w:val="right" w:leader="dot" w:pos="9350"/>
        </w:tabs>
        <w:rPr>
          <w:noProof/>
        </w:rPr>
      </w:pPr>
      <w:r>
        <w:rPr>
          <w:noProof/>
        </w:rPr>
        <w:t>Debug.show.bundle &lt;bundlePtr_nexp&gt;, 94</w:t>
      </w:r>
    </w:p>
    <w:p w:rsidR="00184230" w:rsidRDefault="00184230">
      <w:pPr>
        <w:pStyle w:val="Index1"/>
        <w:tabs>
          <w:tab w:val="right" w:leader="dot" w:pos="9350"/>
        </w:tabs>
        <w:rPr>
          <w:noProof/>
        </w:rPr>
      </w:pPr>
      <w:r>
        <w:rPr>
          <w:noProof/>
        </w:rPr>
        <w:t>Debug.show.list &lt;listPtr_nexp&gt;, 94</w:t>
      </w:r>
    </w:p>
    <w:p w:rsidR="00184230" w:rsidRDefault="00184230">
      <w:pPr>
        <w:pStyle w:val="Index1"/>
        <w:tabs>
          <w:tab w:val="right" w:leader="dot" w:pos="9350"/>
        </w:tabs>
        <w:rPr>
          <w:noProof/>
        </w:rPr>
      </w:pPr>
      <w:r>
        <w:rPr>
          <w:noProof/>
        </w:rPr>
        <w:t>Debug.show.program, 94</w:t>
      </w:r>
    </w:p>
    <w:p w:rsidR="00184230" w:rsidRDefault="00184230">
      <w:pPr>
        <w:pStyle w:val="Index1"/>
        <w:tabs>
          <w:tab w:val="right" w:leader="dot" w:pos="9350"/>
        </w:tabs>
        <w:rPr>
          <w:noProof/>
        </w:rPr>
      </w:pPr>
      <w:r>
        <w:rPr>
          <w:noProof/>
        </w:rPr>
        <w:t>Debug.show.scalars, 93</w:t>
      </w:r>
    </w:p>
    <w:p w:rsidR="00184230" w:rsidRDefault="00184230">
      <w:pPr>
        <w:pStyle w:val="Index1"/>
        <w:tabs>
          <w:tab w:val="right" w:leader="dot" w:pos="9350"/>
        </w:tabs>
        <w:rPr>
          <w:noProof/>
        </w:rPr>
      </w:pPr>
      <w:r>
        <w:rPr>
          <w:noProof/>
        </w:rPr>
        <w:t>Debug.show.stack &lt;stackPtr_nexp&gt;, 94</w:t>
      </w:r>
    </w:p>
    <w:p w:rsidR="00184230" w:rsidRDefault="00184230">
      <w:pPr>
        <w:pStyle w:val="Index1"/>
        <w:tabs>
          <w:tab w:val="right" w:leader="dot" w:pos="9350"/>
        </w:tabs>
        <w:rPr>
          <w:noProof/>
        </w:rPr>
      </w:pPr>
      <w:r>
        <w:rPr>
          <w:noProof/>
        </w:rPr>
        <w:t>Debug.show.watch, 94</w:t>
      </w:r>
    </w:p>
    <w:p w:rsidR="00184230" w:rsidRDefault="00184230">
      <w:pPr>
        <w:pStyle w:val="Index1"/>
        <w:tabs>
          <w:tab w:val="right" w:leader="dot" w:pos="9350"/>
        </w:tabs>
        <w:rPr>
          <w:noProof/>
        </w:rPr>
      </w:pPr>
      <w:r>
        <w:rPr>
          <w:noProof/>
        </w:rPr>
        <w:t>Debug.watch var, ..., 94</w:t>
      </w:r>
    </w:p>
    <w:p w:rsidR="00184230" w:rsidRDefault="00184230">
      <w:pPr>
        <w:pStyle w:val="Index1"/>
        <w:tabs>
          <w:tab w:val="right" w:leader="dot" w:pos="9350"/>
        </w:tabs>
        <w:rPr>
          <w:noProof/>
        </w:rPr>
      </w:pPr>
      <w:r>
        <w:rPr>
          <w:noProof/>
        </w:rPr>
        <w:t>DECODE$(&lt;charset_sexp&gt;, &lt;buffer_sexp&gt;), 68</w:t>
      </w:r>
    </w:p>
    <w:p w:rsidR="00184230" w:rsidRDefault="00184230">
      <w:pPr>
        <w:pStyle w:val="Index1"/>
        <w:tabs>
          <w:tab w:val="right" w:leader="dot" w:pos="9350"/>
        </w:tabs>
        <w:rPr>
          <w:noProof/>
        </w:rPr>
      </w:pPr>
      <w:r>
        <w:rPr>
          <w:noProof/>
        </w:rPr>
        <w:t>DECODE$(&lt;type_sexp&gt;, {&lt;qualifier_sexp&gt;}, &lt;source_sexp&gt;), 67</w:t>
      </w:r>
    </w:p>
    <w:p w:rsidR="00184230" w:rsidRDefault="00184230">
      <w:pPr>
        <w:pStyle w:val="Index1"/>
        <w:tabs>
          <w:tab w:val="right" w:leader="dot" w:pos="9350"/>
        </w:tabs>
        <w:rPr>
          <w:noProof/>
        </w:rPr>
      </w:pPr>
      <w:r>
        <w:rPr>
          <w:noProof/>
        </w:rPr>
        <w:t>Decrypt &lt;pw_sexp&gt;, &lt;encrypted_svar&gt;, &lt;decrypted_svar&gt;, 135</w:t>
      </w:r>
    </w:p>
    <w:p w:rsidR="00184230" w:rsidRDefault="00184230">
      <w:pPr>
        <w:pStyle w:val="Index1"/>
        <w:tabs>
          <w:tab w:val="right" w:leader="dot" w:pos="9350"/>
        </w:tabs>
        <w:rPr>
          <w:noProof/>
        </w:rPr>
      </w:pPr>
      <w:r>
        <w:rPr>
          <w:noProof/>
        </w:rPr>
        <w:t>Device &lt;nexp&gt;|&lt;nvar&gt;, 141</w:t>
      </w:r>
    </w:p>
    <w:p w:rsidR="00184230" w:rsidRDefault="00184230">
      <w:pPr>
        <w:pStyle w:val="Index1"/>
        <w:tabs>
          <w:tab w:val="right" w:leader="dot" w:pos="9350"/>
        </w:tabs>
        <w:rPr>
          <w:noProof/>
        </w:rPr>
      </w:pPr>
      <w:r>
        <w:rPr>
          <w:noProof/>
        </w:rPr>
        <w:t>Device &lt;svar&gt;, 141</w:t>
      </w:r>
    </w:p>
    <w:p w:rsidR="00184230" w:rsidRDefault="00184230">
      <w:pPr>
        <w:pStyle w:val="Index1"/>
        <w:tabs>
          <w:tab w:val="right" w:leader="dot" w:pos="9350"/>
        </w:tabs>
        <w:rPr>
          <w:noProof/>
        </w:rPr>
      </w:pPr>
      <w:r>
        <w:rPr>
          <w:noProof/>
        </w:rPr>
        <w:t>Device.Language &lt;svar&gt;, 141</w:t>
      </w:r>
    </w:p>
    <w:p w:rsidR="00184230" w:rsidRDefault="00184230">
      <w:pPr>
        <w:pStyle w:val="Index1"/>
        <w:tabs>
          <w:tab w:val="right" w:leader="dot" w:pos="9350"/>
        </w:tabs>
        <w:rPr>
          <w:noProof/>
        </w:rPr>
      </w:pPr>
      <w:r>
        <w:rPr>
          <w:noProof/>
        </w:rPr>
        <w:t>Device.Locale &lt;svar&gt;, 142</w:t>
      </w:r>
    </w:p>
    <w:p w:rsidR="00184230" w:rsidRDefault="00184230">
      <w:pPr>
        <w:pStyle w:val="Index1"/>
        <w:tabs>
          <w:tab w:val="right" w:leader="dot" w:pos="9350"/>
        </w:tabs>
        <w:rPr>
          <w:noProof/>
        </w:rPr>
      </w:pPr>
      <w:r>
        <w:rPr>
          <w:noProof/>
        </w:rPr>
        <w:t>Dialog.message {&lt;title_sexp&gt;}, {&lt;message_sexp&gt;}, &lt;sel_nvar&gt; {, &lt;button1_sexp&gt;{, &lt;button2_sexp&gt;{, &lt;button3_sexp&gt;}}}, 98</w:t>
      </w:r>
    </w:p>
    <w:p w:rsidR="00184230" w:rsidRDefault="00184230">
      <w:pPr>
        <w:pStyle w:val="Index1"/>
        <w:tabs>
          <w:tab w:val="right" w:leader="dot" w:pos="9350"/>
        </w:tabs>
        <w:rPr>
          <w:noProof/>
        </w:rPr>
      </w:pPr>
      <w:r>
        <w:rPr>
          <w:noProof/>
        </w:rPr>
        <w:t>Dialog.select &lt;sel_nvar&gt;, &lt; Array$[]&gt;|&lt;list_nexp&gt;, {,&lt;title_sexp&gt;}, 99</w:t>
      </w:r>
    </w:p>
    <w:p w:rsidR="00184230" w:rsidRDefault="00184230">
      <w:pPr>
        <w:pStyle w:val="Index1"/>
        <w:tabs>
          <w:tab w:val="right" w:leader="dot" w:pos="9350"/>
        </w:tabs>
        <w:rPr>
          <w:noProof/>
        </w:rPr>
      </w:pPr>
      <w:r>
        <w:rPr>
          <w:noProof/>
        </w:rPr>
        <w:lastRenderedPageBreak/>
        <w:t>Dim Array [n, n, ...], Array$[n, n, ...] ..., 40</w:t>
      </w:r>
    </w:p>
    <w:p w:rsidR="00184230" w:rsidRDefault="00184230">
      <w:pPr>
        <w:pStyle w:val="Index1"/>
        <w:tabs>
          <w:tab w:val="right" w:leader="dot" w:pos="9350"/>
        </w:tabs>
        <w:rPr>
          <w:noProof/>
        </w:rPr>
      </w:pPr>
      <w:r>
        <w:rPr>
          <w:noProof/>
        </w:rPr>
        <w:t>Do / Until &lt;lexp&gt;, 81</w:t>
      </w:r>
    </w:p>
    <w:p w:rsidR="00184230" w:rsidRDefault="00184230">
      <w:pPr>
        <w:pStyle w:val="Index1"/>
        <w:tabs>
          <w:tab w:val="right" w:leader="dot" w:pos="9350"/>
        </w:tabs>
        <w:rPr>
          <w:noProof/>
        </w:rPr>
      </w:pPr>
      <w:r>
        <w:rPr>
          <w:noProof/>
        </w:rPr>
        <w:t>Echo.off, 93</w:t>
      </w:r>
    </w:p>
    <w:p w:rsidR="00184230" w:rsidRDefault="00184230">
      <w:pPr>
        <w:pStyle w:val="Index1"/>
        <w:tabs>
          <w:tab w:val="right" w:leader="dot" w:pos="9350"/>
        </w:tabs>
        <w:rPr>
          <w:noProof/>
        </w:rPr>
      </w:pPr>
      <w:r>
        <w:rPr>
          <w:noProof/>
        </w:rPr>
        <w:t>Echo.on, 93</w:t>
      </w:r>
    </w:p>
    <w:p w:rsidR="00184230" w:rsidRDefault="00184230">
      <w:pPr>
        <w:pStyle w:val="Index1"/>
        <w:tabs>
          <w:tab w:val="right" w:leader="dot" w:pos="9350"/>
        </w:tabs>
        <w:rPr>
          <w:noProof/>
        </w:rPr>
      </w:pPr>
      <w:r>
        <w:rPr>
          <w:noProof/>
        </w:rPr>
        <w:t>Email.send &lt;recipient_sexp&gt;, &lt;subject_sexp&gt;, &lt;body_sexp&gt;, 130</w:t>
      </w:r>
    </w:p>
    <w:p w:rsidR="00184230" w:rsidRDefault="00184230">
      <w:pPr>
        <w:pStyle w:val="Index1"/>
        <w:tabs>
          <w:tab w:val="right" w:leader="dot" w:pos="9350"/>
        </w:tabs>
        <w:rPr>
          <w:noProof/>
        </w:rPr>
      </w:pPr>
      <w:r>
        <w:rPr>
          <w:noProof/>
        </w:rPr>
        <w:t>ENCODE$(&lt;charset_sexp&gt;, &lt;source_sexp&gt;), 68</w:t>
      </w:r>
    </w:p>
    <w:p w:rsidR="00184230" w:rsidRDefault="00184230">
      <w:pPr>
        <w:pStyle w:val="Index1"/>
        <w:tabs>
          <w:tab w:val="right" w:leader="dot" w:pos="9350"/>
        </w:tabs>
        <w:rPr>
          <w:noProof/>
        </w:rPr>
      </w:pPr>
      <w:r>
        <w:rPr>
          <w:noProof/>
        </w:rPr>
        <w:t>ENCODE$(&lt;type_sexp&gt;, {&lt;qualifier_sexp&gt;}, &lt;source_sexp&gt;), 66</w:t>
      </w:r>
    </w:p>
    <w:p w:rsidR="00184230" w:rsidRDefault="00184230">
      <w:pPr>
        <w:pStyle w:val="Index1"/>
        <w:tabs>
          <w:tab w:val="right" w:leader="dot" w:pos="9350"/>
        </w:tabs>
        <w:rPr>
          <w:noProof/>
        </w:rPr>
      </w:pPr>
      <w:r>
        <w:rPr>
          <w:noProof/>
        </w:rPr>
        <w:t>Encrypt {&lt;pw_sexp&gt;}, &lt;source_sexp&gt;, &lt;encrypted_svar&gt;, 134</w:t>
      </w:r>
    </w:p>
    <w:p w:rsidR="00184230" w:rsidRDefault="00184230">
      <w:pPr>
        <w:pStyle w:val="Index1"/>
        <w:tabs>
          <w:tab w:val="right" w:leader="dot" w:pos="9350"/>
        </w:tabs>
        <w:rPr>
          <w:noProof/>
        </w:rPr>
      </w:pPr>
      <w:r>
        <w:rPr>
          <w:noProof/>
        </w:rPr>
        <w:t>End{ &lt;msg_sexp&gt;}, 91</w:t>
      </w:r>
    </w:p>
    <w:p w:rsidR="00184230" w:rsidRDefault="00184230">
      <w:pPr>
        <w:pStyle w:val="Index1"/>
        <w:tabs>
          <w:tab w:val="right" w:leader="dot" w:pos="9350"/>
        </w:tabs>
        <w:rPr>
          <w:noProof/>
        </w:rPr>
      </w:pPr>
      <w:r>
        <w:rPr>
          <w:noProof/>
        </w:rPr>
        <w:t>ENDS_WITH(&lt;sub_sexp&gt;, &lt;base_sexp&gt;), 62</w:t>
      </w:r>
    </w:p>
    <w:p w:rsidR="00184230" w:rsidRDefault="00184230">
      <w:pPr>
        <w:pStyle w:val="Index1"/>
        <w:tabs>
          <w:tab w:val="right" w:leader="dot" w:pos="9350"/>
        </w:tabs>
        <w:rPr>
          <w:noProof/>
        </w:rPr>
      </w:pPr>
      <w:r>
        <w:rPr>
          <w:noProof/>
        </w:rPr>
        <w:t>Exit, 91</w:t>
      </w:r>
    </w:p>
    <w:p w:rsidR="00184230" w:rsidRDefault="00184230">
      <w:pPr>
        <w:pStyle w:val="Index1"/>
        <w:tabs>
          <w:tab w:val="right" w:leader="dot" w:pos="9350"/>
        </w:tabs>
        <w:rPr>
          <w:noProof/>
        </w:rPr>
      </w:pPr>
      <w:r>
        <w:rPr>
          <w:noProof/>
        </w:rPr>
        <w:t>EXP(&lt;nexp&gt;), 59</w:t>
      </w:r>
    </w:p>
    <w:p w:rsidR="00184230" w:rsidRDefault="00184230">
      <w:pPr>
        <w:pStyle w:val="Index1"/>
        <w:tabs>
          <w:tab w:val="right" w:leader="dot" w:pos="9350"/>
        </w:tabs>
        <w:rPr>
          <w:noProof/>
        </w:rPr>
      </w:pPr>
      <w:r>
        <w:rPr>
          <w:noProof/>
        </w:rPr>
        <w:t>F_N.break, 80</w:t>
      </w:r>
    </w:p>
    <w:p w:rsidR="00184230" w:rsidRDefault="00184230">
      <w:pPr>
        <w:pStyle w:val="Index1"/>
        <w:tabs>
          <w:tab w:val="right" w:leader="dot" w:pos="9350"/>
        </w:tabs>
        <w:rPr>
          <w:noProof/>
        </w:rPr>
      </w:pPr>
      <w:r>
        <w:rPr>
          <w:noProof/>
        </w:rPr>
        <w:t>F_N.continue, 80</w:t>
      </w:r>
    </w:p>
    <w:p w:rsidR="00184230" w:rsidRDefault="00184230">
      <w:pPr>
        <w:pStyle w:val="Index1"/>
        <w:tabs>
          <w:tab w:val="right" w:leader="dot" w:pos="9350"/>
        </w:tabs>
        <w:rPr>
          <w:noProof/>
        </w:rPr>
      </w:pPr>
      <w:r>
        <w:rPr>
          <w:noProof/>
        </w:rPr>
        <w:t>File.delete &lt;lvar&gt;, &lt;path_sexp&gt;, 106</w:t>
      </w:r>
    </w:p>
    <w:p w:rsidR="00184230" w:rsidRDefault="00184230">
      <w:pPr>
        <w:pStyle w:val="Index1"/>
        <w:tabs>
          <w:tab w:val="right" w:leader="dot" w:pos="9350"/>
        </w:tabs>
        <w:rPr>
          <w:noProof/>
        </w:rPr>
      </w:pPr>
      <w:r>
        <w:rPr>
          <w:noProof/>
        </w:rPr>
        <w:t>File.dir &lt;path_sexp&gt;, Array$[] {, &lt;dirmark_sexp&gt;}, 107</w:t>
      </w:r>
    </w:p>
    <w:p w:rsidR="00184230" w:rsidRDefault="00184230">
      <w:pPr>
        <w:pStyle w:val="Index1"/>
        <w:tabs>
          <w:tab w:val="right" w:leader="dot" w:pos="9350"/>
        </w:tabs>
        <w:rPr>
          <w:noProof/>
        </w:rPr>
      </w:pPr>
      <w:r>
        <w:rPr>
          <w:noProof/>
        </w:rPr>
        <w:t>File.exists &lt;lvar&gt;, &lt;path_sexp&gt;, 107</w:t>
      </w:r>
    </w:p>
    <w:p w:rsidR="00184230" w:rsidRDefault="00184230">
      <w:pPr>
        <w:pStyle w:val="Index1"/>
        <w:tabs>
          <w:tab w:val="right" w:leader="dot" w:pos="9350"/>
        </w:tabs>
        <w:rPr>
          <w:noProof/>
        </w:rPr>
      </w:pPr>
      <w:r>
        <w:rPr>
          <w:noProof/>
        </w:rPr>
        <w:t>File.mkdir &lt;path_sexp&gt;, 107</w:t>
      </w:r>
    </w:p>
    <w:p w:rsidR="00184230" w:rsidRDefault="00184230">
      <w:pPr>
        <w:pStyle w:val="Index1"/>
        <w:tabs>
          <w:tab w:val="right" w:leader="dot" w:pos="9350"/>
        </w:tabs>
        <w:rPr>
          <w:noProof/>
        </w:rPr>
      </w:pPr>
      <w:r>
        <w:rPr>
          <w:noProof/>
        </w:rPr>
        <w:t>File.rename &lt;old_path_sexp&gt;, &lt;new_path_sexp&gt;, 107</w:t>
      </w:r>
    </w:p>
    <w:p w:rsidR="00184230" w:rsidRDefault="00184230">
      <w:pPr>
        <w:pStyle w:val="Index1"/>
        <w:tabs>
          <w:tab w:val="right" w:leader="dot" w:pos="9350"/>
        </w:tabs>
        <w:rPr>
          <w:noProof/>
        </w:rPr>
      </w:pPr>
      <w:r>
        <w:rPr>
          <w:noProof/>
        </w:rPr>
        <w:t>File.root &lt;svar&gt;, 108</w:t>
      </w:r>
    </w:p>
    <w:p w:rsidR="00184230" w:rsidRDefault="00184230">
      <w:pPr>
        <w:pStyle w:val="Index1"/>
        <w:tabs>
          <w:tab w:val="right" w:leader="dot" w:pos="9350"/>
        </w:tabs>
        <w:rPr>
          <w:noProof/>
        </w:rPr>
      </w:pPr>
      <w:r>
        <w:rPr>
          <w:noProof/>
        </w:rPr>
        <w:t>File.size &lt;size_nvar&gt;, &lt;path_sexp&gt;, 108</w:t>
      </w:r>
    </w:p>
    <w:p w:rsidR="00184230" w:rsidRDefault="00184230">
      <w:pPr>
        <w:pStyle w:val="Index1"/>
        <w:tabs>
          <w:tab w:val="right" w:leader="dot" w:pos="9350"/>
        </w:tabs>
        <w:rPr>
          <w:noProof/>
        </w:rPr>
      </w:pPr>
      <w:r>
        <w:rPr>
          <w:noProof/>
        </w:rPr>
        <w:t>File.type &lt;type_svar&gt;, &lt;path_sexp&gt;, 108</w:t>
      </w:r>
    </w:p>
    <w:p w:rsidR="00184230" w:rsidRDefault="00184230">
      <w:pPr>
        <w:pStyle w:val="Index1"/>
        <w:tabs>
          <w:tab w:val="right" w:leader="dot" w:pos="9350"/>
        </w:tabs>
        <w:rPr>
          <w:noProof/>
        </w:rPr>
      </w:pPr>
      <w:r>
        <w:rPr>
          <w:noProof/>
        </w:rPr>
        <w:t>FLOOR(&lt;nexp&gt;), 57</w:t>
      </w:r>
    </w:p>
    <w:p w:rsidR="00184230" w:rsidRDefault="00184230">
      <w:pPr>
        <w:pStyle w:val="Index1"/>
        <w:tabs>
          <w:tab w:val="right" w:leader="dot" w:pos="9350"/>
        </w:tabs>
        <w:rPr>
          <w:noProof/>
        </w:rPr>
      </w:pPr>
      <w:r>
        <w:rPr>
          <w:noProof/>
        </w:rPr>
        <w:t>Fn.def name|name$( {nvar}|{svar}|Array[]|Array$[], ... {nvar}|{svar}|Array[]|Array$[]), 76</w:t>
      </w:r>
    </w:p>
    <w:p w:rsidR="00184230" w:rsidRDefault="00184230">
      <w:pPr>
        <w:pStyle w:val="Index1"/>
        <w:tabs>
          <w:tab w:val="right" w:leader="dot" w:pos="9350"/>
        </w:tabs>
        <w:rPr>
          <w:noProof/>
        </w:rPr>
      </w:pPr>
      <w:r>
        <w:rPr>
          <w:noProof/>
        </w:rPr>
        <w:t>Fn.end, 78</w:t>
      </w:r>
    </w:p>
    <w:p w:rsidR="00184230" w:rsidRDefault="00184230">
      <w:pPr>
        <w:pStyle w:val="Index1"/>
        <w:tabs>
          <w:tab w:val="right" w:leader="dot" w:pos="9350"/>
        </w:tabs>
        <w:rPr>
          <w:noProof/>
        </w:rPr>
      </w:pPr>
      <w:r>
        <w:rPr>
          <w:noProof/>
        </w:rPr>
        <w:t>Fn.rtn &lt;sexp&gt;|&lt;nexp&gt;, 77</w:t>
      </w:r>
    </w:p>
    <w:p w:rsidR="00184230" w:rsidRDefault="00184230">
      <w:pPr>
        <w:pStyle w:val="Index1"/>
        <w:tabs>
          <w:tab w:val="right" w:leader="dot" w:pos="9350"/>
        </w:tabs>
        <w:rPr>
          <w:noProof/>
        </w:rPr>
      </w:pPr>
      <w:r>
        <w:rPr>
          <w:noProof/>
        </w:rPr>
        <w:t>Font.clear, 95</w:t>
      </w:r>
    </w:p>
    <w:p w:rsidR="00184230" w:rsidRDefault="00184230">
      <w:pPr>
        <w:pStyle w:val="Index1"/>
        <w:tabs>
          <w:tab w:val="right" w:leader="dot" w:pos="9350"/>
        </w:tabs>
        <w:rPr>
          <w:noProof/>
        </w:rPr>
      </w:pPr>
      <w:r>
        <w:rPr>
          <w:noProof/>
        </w:rPr>
        <w:t>Font.delete {&lt;font_ptr_nexp&gt;}, 95</w:t>
      </w:r>
    </w:p>
    <w:p w:rsidR="00184230" w:rsidRDefault="00184230">
      <w:pPr>
        <w:pStyle w:val="Index1"/>
        <w:tabs>
          <w:tab w:val="right" w:leader="dot" w:pos="9350"/>
        </w:tabs>
        <w:rPr>
          <w:noProof/>
        </w:rPr>
      </w:pPr>
      <w:r>
        <w:rPr>
          <w:noProof/>
        </w:rPr>
        <w:t>Font.load &lt;font_ptr_nvar&gt;, &lt;filename_sexp&gt;, 95</w:t>
      </w:r>
    </w:p>
    <w:p w:rsidR="00184230" w:rsidRDefault="00184230">
      <w:pPr>
        <w:pStyle w:val="Index1"/>
        <w:tabs>
          <w:tab w:val="right" w:leader="dot" w:pos="9350"/>
        </w:tabs>
        <w:rPr>
          <w:noProof/>
        </w:rPr>
      </w:pPr>
      <w:r>
        <w:rPr>
          <w:noProof/>
        </w:rPr>
        <w:t>For &lt;nvar&gt; = &lt;nexp&gt; To &lt;nexp&gt; {Step &lt;nexp&gt;} / Next, 79</w:t>
      </w:r>
    </w:p>
    <w:p w:rsidR="00184230" w:rsidRDefault="00184230">
      <w:pPr>
        <w:pStyle w:val="Index1"/>
        <w:tabs>
          <w:tab w:val="right" w:leader="dot" w:pos="9350"/>
        </w:tabs>
        <w:rPr>
          <w:noProof/>
        </w:rPr>
      </w:pPr>
      <w:r w:rsidRPr="004A4F25">
        <w:rPr>
          <w:rFonts w:eastAsia="Times New Roman"/>
          <w:noProof/>
        </w:rPr>
        <w:t>FORMAT$(</w:t>
      </w:r>
      <w:r>
        <w:rPr>
          <w:noProof/>
        </w:rPr>
        <w:t>&lt;pattern_sexp&gt;</w:t>
      </w:r>
      <w:r w:rsidRPr="004A4F25">
        <w:rPr>
          <w:rFonts w:eastAsia="Times New Roman"/>
          <w:noProof/>
        </w:rPr>
        <w:t xml:space="preserve">, </w:t>
      </w:r>
      <w:r>
        <w:rPr>
          <w:noProof/>
        </w:rPr>
        <w:t>&lt;nexp&gt;</w:t>
      </w:r>
      <w:r w:rsidRPr="004A4F25">
        <w:rPr>
          <w:rFonts w:eastAsia="Times New Roman"/>
          <w:noProof/>
        </w:rPr>
        <w:t>)</w:t>
      </w:r>
      <w:r>
        <w:rPr>
          <w:noProof/>
        </w:rPr>
        <w:t>, 74</w:t>
      </w:r>
    </w:p>
    <w:p w:rsidR="00184230" w:rsidRDefault="00184230">
      <w:pPr>
        <w:pStyle w:val="Index1"/>
        <w:tabs>
          <w:tab w:val="right" w:leader="dot" w:pos="9350"/>
        </w:tabs>
        <w:rPr>
          <w:noProof/>
        </w:rPr>
      </w:pPr>
      <w:r>
        <w:rPr>
          <w:noProof/>
        </w:rPr>
        <w:t>FORMAT_USING$(&lt;locale_sexp&gt;, &lt;format_sexp&gt; { , &lt;exp&gt;}...), 74</w:t>
      </w:r>
    </w:p>
    <w:p w:rsidR="00184230" w:rsidRDefault="00184230">
      <w:pPr>
        <w:pStyle w:val="Index1"/>
        <w:tabs>
          <w:tab w:val="right" w:leader="dot" w:pos="9350"/>
        </w:tabs>
        <w:rPr>
          <w:noProof/>
        </w:rPr>
      </w:pPr>
      <w:r>
        <w:rPr>
          <w:noProof/>
        </w:rPr>
        <w:t>FRAC(&lt;nexp&gt;), 57</w:t>
      </w:r>
    </w:p>
    <w:p w:rsidR="00184230" w:rsidRDefault="00184230">
      <w:pPr>
        <w:pStyle w:val="Index1"/>
        <w:tabs>
          <w:tab w:val="right" w:leader="dot" w:pos="9350"/>
        </w:tabs>
        <w:rPr>
          <w:noProof/>
        </w:rPr>
      </w:pPr>
      <w:r>
        <w:rPr>
          <w:noProof/>
        </w:rPr>
        <w:t>Ftp.cd &lt;new_directory_sexp&gt;, 126</w:t>
      </w:r>
    </w:p>
    <w:p w:rsidR="00184230" w:rsidRDefault="00184230">
      <w:pPr>
        <w:pStyle w:val="Index1"/>
        <w:tabs>
          <w:tab w:val="right" w:leader="dot" w:pos="9350"/>
        </w:tabs>
        <w:rPr>
          <w:noProof/>
        </w:rPr>
      </w:pPr>
      <w:r>
        <w:rPr>
          <w:noProof/>
        </w:rPr>
        <w:t>Ftp.close, 125</w:t>
      </w:r>
    </w:p>
    <w:p w:rsidR="00184230" w:rsidRDefault="00184230">
      <w:pPr>
        <w:pStyle w:val="Index1"/>
        <w:tabs>
          <w:tab w:val="right" w:leader="dot" w:pos="9350"/>
        </w:tabs>
        <w:rPr>
          <w:noProof/>
        </w:rPr>
      </w:pPr>
      <w:r>
        <w:rPr>
          <w:noProof/>
        </w:rPr>
        <w:t>Ftp.delete &lt;filename_sexp&gt;, 126</w:t>
      </w:r>
    </w:p>
    <w:p w:rsidR="00184230" w:rsidRDefault="00184230">
      <w:pPr>
        <w:pStyle w:val="Index1"/>
        <w:tabs>
          <w:tab w:val="right" w:leader="dot" w:pos="9350"/>
        </w:tabs>
        <w:rPr>
          <w:noProof/>
        </w:rPr>
      </w:pPr>
      <w:r>
        <w:rPr>
          <w:noProof/>
        </w:rPr>
        <w:t>Ftp.dir &lt;list_nvar&gt;, 126</w:t>
      </w:r>
    </w:p>
    <w:p w:rsidR="00184230" w:rsidRDefault="00184230">
      <w:pPr>
        <w:pStyle w:val="Index1"/>
        <w:tabs>
          <w:tab w:val="right" w:leader="dot" w:pos="9350"/>
        </w:tabs>
        <w:rPr>
          <w:noProof/>
        </w:rPr>
      </w:pPr>
      <w:r>
        <w:rPr>
          <w:noProof/>
        </w:rPr>
        <w:t>Ftp.get &lt;source_sexp&gt;, &lt;destination_sexp&gt;, 126</w:t>
      </w:r>
    </w:p>
    <w:p w:rsidR="00184230" w:rsidRDefault="00184230">
      <w:pPr>
        <w:pStyle w:val="Index1"/>
        <w:tabs>
          <w:tab w:val="right" w:leader="dot" w:pos="9350"/>
        </w:tabs>
        <w:rPr>
          <w:noProof/>
        </w:rPr>
      </w:pPr>
      <w:r>
        <w:rPr>
          <w:noProof/>
        </w:rPr>
        <w:t>Ftp.mkdir &lt;directory_sexp&gt;, 127</w:t>
      </w:r>
    </w:p>
    <w:p w:rsidR="00184230" w:rsidRDefault="00184230">
      <w:pPr>
        <w:pStyle w:val="Index1"/>
        <w:tabs>
          <w:tab w:val="right" w:leader="dot" w:pos="9350"/>
        </w:tabs>
        <w:rPr>
          <w:noProof/>
        </w:rPr>
      </w:pPr>
      <w:r>
        <w:rPr>
          <w:noProof/>
        </w:rPr>
        <w:t>Ftp.open &lt;url_sexp&gt;, &lt;port_nexp&gt;, &lt;user_sexp&gt;, &lt;pw_sexp&gt;, 125</w:t>
      </w:r>
    </w:p>
    <w:p w:rsidR="00184230" w:rsidRDefault="00184230">
      <w:pPr>
        <w:pStyle w:val="Index1"/>
        <w:tabs>
          <w:tab w:val="right" w:leader="dot" w:pos="9350"/>
        </w:tabs>
        <w:rPr>
          <w:noProof/>
        </w:rPr>
      </w:pPr>
      <w:r>
        <w:rPr>
          <w:noProof/>
        </w:rPr>
        <w:t>Ftp.put &lt;source_sexp&gt;, &lt;destination_sexp&gt;, 125</w:t>
      </w:r>
    </w:p>
    <w:p w:rsidR="00184230" w:rsidRDefault="00184230">
      <w:pPr>
        <w:pStyle w:val="Index1"/>
        <w:tabs>
          <w:tab w:val="right" w:leader="dot" w:pos="9350"/>
        </w:tabs>
        <w:rPr>
          <w:noProof/>
        </w:rPr>
      </w:pPr>
      <w:r>
        <w:rPr>
          <w:noProof/>
        </w:rPr>
        <w:t>Ftp.rename &lt;old_filename_sexp&gt;, &lt;new_filename_sexp&gt;, 126</w:t>
      </w:r>
    </w:p>
    <w:p w:rsidR="00184230" w:rsidRDefault="00184230">
      <w:pPr>
        <w:pStyle w:val="Index1"/>
        <w:tabs>
          <w:tab w:val="right" w:leader="dot" w:pos="9350"/>
        </w:tabs>
        <w:rPr>
          <w:noProof/>
        </w:rPr>
      </w:pPr>
      <w:r>
        <w:rPr>
          <w:noProof/>
        </w:rPr>
        <w:t>Ftp.rmdir &lt;directory_sexp&gt;, 126</w:t>
      </w:r>
    </w:p>
    <w:p w:rsidR="00184230" w:rsidRDefault="00184230">
      <w:pPr>
        <w:pStyle w:val="Index1"/>
        <w:tabs>
          <w:tab w:val="right" w:leader="dot" w:pos="9350"/>
        </w:tabs>
        <w:rPr>
          <w:noProof/>
        </w:rPr>
      </w:pPr>
      <w:r>
        <w:rPr>
          <w:noProof/>
        </w:rPr>
        <w:t>GETERROR$(), 63</w:t>
      </w:r>
    </w:p>
    <w:p w:rsidR="00184230" w:rsidRDefault="00184230">
      <w:pPr>
        <w:pStyle w:val="Index1"/>
        <w:tabs>
          <w:tab w:val="right" w:leader="dot" w:pos="9350"/>
        </w:tabs>
        <w:rPr>
          <w:noProof/>
        </w:rPr>
      </w:pPr>
      <w:r>
        <w:rPr>
          <w:noProof/>
        </w:rPr>
        <w:t>GoSub &lt;index_nexp&gt;, &lt;label&gt;... / Return, 83</w:t>
      </w:r>
    </w:p>
    <w:p w:rsidR="00184230" w:rsidRDefault="00184230">
      <w:pPr>
        <w:pStyle w:val="Index1"/>
        <w:tabs>
          <w:tab w:val="right" w:leader="dot" w:pos="9350"/>
        </w:tabs>
        <w:rPr>
          <w:noProof/>
        </w:rPr>
      </w:pPr>
      <w:r>
        <w:rPr>
          <w:noProof/>
        </w:rPr>
        <w:t>GoSub &lt;label&gt; / Return, 83</w:t>
      </w:r>
    </w:p>
    <w:p w:rsidR="00184230" w:rsidRDefault="00184230">
      <w:pPr>
        <w:pStyle w:val="Index1"/>
        <w:tabs>
          <w:tab w:val="right" w:leader="dot" w:pos="9350"/>
        </w:tabs>
        <w:rPr>
          <w:noProof/>
        </w:rPr>
      </w:pPr>
      <w:r>
        <w:rPr>
          <w:noProof/>
        </w:rPr>
        <w:t>GoTo &lt;index_nexp&gt;, &lt;label&gt;..., 83</w:t>
      </w:r>
    </w:p>
    <w:p w:rsidR="00184230" w:rsidRDefault="00184230">
      <w:pPr>
        <w:pStyle w:val="Index1"/>
        <w:tabs>
          <w:tab w:val="right" w:leader="dot" w:pos="9350"/>
        </w:tabs>
        <w:rPr>
          <w:noProof/>
        </w:rPr>
      </w:pPr>
      <w:r>
        <w:rPr>
          <w:noProof/>
        </w:rPr>
        <w:t>GoTo &lt;label&gt;, 83</w:t>
      </w:r>
    </w:p>
    <w:p w:rsidR="00184230" w:rsidRDefault="00184230">
      <w:pPr>
        <w:pStyle w:val="Index1"/>
        <w:tabs>
          <w:tab w:val="right" w:leader="dot" w:pos="9350"/>
        </w:tabs>
        <w:rPr>
          <w:noProof/>
        </w:rPr>
      </w:pPr>
      <w:r>
        <w:rPr>
          <w:noProof/>
        </w:rPr>
        <w:lastRenderedPageBreak/>
        <w:t>Gps.accuracy &lt;nvar&gt;, 195</w:t>
      </w:r>
    </w:p>
    <w:p w:rsidR="00184230" w:rsidRDefault="00184230">
      <w:pPr>
        <w:pStyle w:val="Index1"/>
        <w:tabs>
          <w:tab w:val="right" w:leader="dot" w:pos="9350"/>
        </w:tabs>
        <w:rPr>
          <w:noProof/>
        </w:rPr>
      </w:pPr>
      <w:r>
        <w:rPr>
          <w:noProof/>
        </w:rPr>
        <w:t>Gps.altitude &lt;nvar&gt;, 195</w:t>
      </w:r>
    </w:p>
    <w:p w:rsidR="00184230" w:rsidRDefault="00184230">
      <w:pPr>
        <w:pStyle w:val="Index1"/>
        <w:tabs>
          <w:tab w:val="right" w:leader="dot" w:pos="9350"/>
        </w:tabs>
        <w:rPr>
          <w:noProof/>
        </w:rPr>
      </w:pPr>
      <w:r>
        <w:rPr>
          <w:noProof/>
        </w:rPr>
        <w:t>Gps.bearing &lt;nvar&gt;, 195</w:t>
      </w:r>
    </w:p>
    <w:p w:rsidR="00184230" w:rsidRDefault="00184230">
      <w:pPr>
        <w:pStyle w:val="Index1"/>
        <w:tabs>
          <w:tab w:val="right" w:leader="dot" w:pos="9350"/>
        </w:tabs>
        <w:rPr>
          <w:noProof/>
        </w:rPr>
      </w:pPr>
      <w:r>
        <w:rPr>
          <w:noProof/>
        </w:rPr>
        <w:t>Gps.close, 191</w:t>
      </w:r>
    </w:p>
    <w:p w:rsidR="00184230" w:rsidRDefault="00184230">
      <w:pPr>
        <w:pStyle w:val="Index1"/>
        <w:tabs>
          <w:tab w:val="right" w:leader="dot" w:pos="9350"/>
        </w:tabs>
        <w:rPr>
          <w:noProof/>
        </w:rPr>
      </w:pPr>
      <w:r>
        <w:rPr>
          <w:noProof/>
        </w:rPr>
        <w:t>Gps.latitude &lt;nvar&gt;, 195</w:t>
      </w:r>
    </w:p>
    <w:p w:rsidR="00184230" w:rsidRDefault="00184230">
      <w:pPr>
        <w:pStyle w:val="Index1"/>
        <w:tabs>
          <w:tab w:val="right" w:leader="dot" w:pos="9350"/>
        </w:tabs>
        <w:rPr>
          <w:noProof/>
        </w:rPr>
      </w:pPr>
      <w:r>
        <w:rPr>
          <w:noProof/>
        </w:rPr>
        <w:t>Gps.location {{&lt;time_nvar&gt;}, {&lt;prov_svar&gt;}, {&lt;count_nvar}, {&lt;acc_nvar&gt;}, {&lt;lat_nvar&gt;}, {&lt;long_nvar&gt;}, {&lt;alt_nvar&gt;}, {&lt;bear_nvar&gt;}, {&lt;speed_nvar&gt;}}, 194</w:t>
      </w:r>
    </w:p>
    <w:p w:rsidR="00184230" w:rsidRDefault="00184230">
      <w:pPr>
        <w:pStyle w:val="Index1"/>
        <w:tabs>
          <w:tab w:val="right" w:leader="dot" w:pos="9350"/>
        </w:tabs>
        <w:rPr>
          <w:noProof/>
        </w:rPr>
      </w:pPr>
      <w:r>
        <w:rPr>
          <w:noProof/>
        </w:rPr>
        <w:t>Gps.longitude &lt;nvar&gt;, 195</w:t>
      </w:r>
    </w:p>
    <w:p w:rsidR="00184230" w:rsidRDefault="00184230">
      <w:pPr>
        <w:pStyle w:val="Index1"/>
        <w:tabs>
          <w:tab w:val="right" w:leader="dot" w:pos="9350"/>
        </w:tabs>
        <w:rPr>
          <w:noProof/>
        </w:rPr>
      </w:pPr>
      <w:r>
        <w:rPr>
          <w:noProof/>
        </w:rPr>
        <w:t>Gps.open {{&lt;status_nvar&gt;},{&lt;time_nexp&gt;},{&lt;distance_nexp&gt;}}, 191</w:t>
      </w:r>
    </w:p>
    <w:p w:rsidR="00184230" w:rsidRDefault="00184230">
      <w:pPr>
        <w:pStyle w:val="Index1"/>
        <w:tabs>
          <w:tab w:val="right" w:leader="dot" w:pos="9350"/>
        </w:tabs>
        <w:rPr>
          <w:noProof/>
        </w:rPr>
      </w:pPr>
      <w:r>
        <w:rPr>
          <w:noProof/>
        </w:rPr>
        <w:t>Gps.provider &lt;svar&gt;, 194</w:t>
      </w:r>
    </w:p>
    <w:p w:rsidR="00184230" w:rsidRDefault="00184230">
      <w:pPr>
        <w:pStyle w:val="Index1"/>
        <w:tabs>
          <w:tab w:val="right" w:leader="dot" w:pos="9350"/>
        </w:tabs>
        <w:rPr>
          <w:noProof/>
        </w:rPr>
      </w:pPr>
      <w:r>
        <w:rPr>
          <w:noProof/>
        </w:rPr>
        <w:t>Gps.satellites {{&lt;count_nvar&gt;}, {&lt;sat_list_nexp&gt;}}, 195</w:t>
      </w:r>
    </w:p>
    <w:p w:rsidR="00184230" w:rsidRDefault="00184230">
      <w:pPr>
        <w:pStyle w:val="Index1"/>
        <w:tabs>
          <w:tab w:val="right" w:leader="dot" w:pos="9350"/>
        </w:tabs>
        <w:rPr>
          <w:noProof/>
        </w:rPr>
      </w:pPr>
      <w:r>
        <w:rPr>
          <w:noProof/>
        </w:rPr>
        <w:t>Gps.speed &lt;nvar&gt;, 195</w:t>
      </w:r>
    </w:p>
    <w:p w:rsidR="00184230" w:rsidRDefault="00184230">
      <w:pPr>
        <w:pStyle w:val="Index1"/>
        <w:tabs>
          <w:tab w:val="right" w:leader="dot" w:pos="9350"/>
        </w:tabs>
        <w:rPr>
          <w:noProof/>
        </w:rPr>
      </w:pPr>
      <w:r>
        <w:rPr>
          <w:noProof/>
        </w:rPr>
        <w:t>Gps.status {{&lt;status_var&gt;}, {&lt;infix_nvar&gt;},{inview_nvar}, {&lt;sat_list_nexp&gt;}}, 191</w:t>
      </w:r>
    </w:p>
    <w:p w:rsidR="00184230" w:rsidRDefault="00184230">
      <w:pPr>
        <w:pStyle w:val="Index1"/>
        <w:tabs>
          <w:tab w:val="right" w:leader="dot" w:pos="9350"/>
        </w:tabs>
        <w:rPr>
          <w:noProof/>
        </w:rPr>
      </w:pPr>
      <w:r>
        <w:rPr>
          <w:noProof/>
        </w:rPr>
        <w:t>Gps.time &lt;nvar&gt;, 194</w:t>
      </w:r>
    </w:p>
    <w:p w:rsidR="00184230" w:rsidRDefault="00184230">
      <w:pPr>
        <w:pStyle w:val="Index1"/>
        <w:tabs>
          <w:tab w:val="right" w:leader="dot" w:pos="9350"/>
        </w:tabs>
        <w:rPr>
          <w:noProof/>
        </w:rPr>
      </w:pPr>
      <w:r>
        <w:rPr>
          <w:noProof/>
        </w:rPr>
        <w:t>Gr.arc &lt;obj_nvar&gt;, left, top, right, bottom, start_angle, sweep_angle, fill_mode, 163</w:t>
      </w:r>
    </w:p>
    <w:p w:rsidR="00184230" w:rsidRDefault="00184230">
      <w:pPr>
        <w:pStyle w:val="Index1"/>
        <w:tabs>
          <w:tab w:val="right" w:leader="dot" w:pos="9350"/>
        </w:tabs>
        <w:rPr>
          <w:noProof/>
        </w:rPr>
      </w:pPr>
      <w:r>
        <w:rPr>
          <w:noProof/>
        </w:rPr>
        <w:t>Gr.bitmap.create &lt;bitmap_ptr_nvar&gt;, width, height, 174</w:t>
      </w:r>
    </w:p>
    <w:p w:rsidR="00184230" w:rsidRDefault="00184230">
      <w:pPr>
        <w:pStyle w:val="Index1"/>
        <w:tabs>
          <w:tab w:val="right" w:leader="dot" w:pos="9350"/>
        </w:tabs>
        <w:rPr>
          <w:noProof/>
        </w:rPr>
      </w:pPr>
      <w:r>
        <w:rPr>
          <w:noProof/>
        </w:rPr>
        <w:t>Gr.bitmap.crop &lt;new_bitmap_ptr_nvar&gt;, &lt;source_bitmap_ptr_nexp&gt;, &lt;x_nexp&gt;, &lt;y_nexp&gt;, &lt;width_nexp&gt;, &lt;height_nexp&gt;, 175</w:t>
      </w:r>
    </w:p>
    <w:p w:rsidR="00184230" w:rsidRDefault="00184230">
      <w:pPr>
        <w:pStyle w:val="Index1"/>
        <w:tabs>
          <w:tab w:val="right" w:leader="dot" w:pos="9350"/>
        </w:tabs>
        <w:rPr>
          <w:noProof/>
        </w:rPr>
      </w:pPr>
      <w:r>
        <w:rPr>
          <w:noProof/>
        </w:rPr>
        <w:t>Gr.bitmap.delete &lt;bitmap_ptr_nexp&gt;, 175</w:t>
      </w:r>
    </w:p>
    <w:p w:rsidR="00184230" w:rsidRDefault="00184230">
      <w:pPr>
        <w:pStyle w:val="Index1"/>
        <w:tabs>
          <w:tab w:val="right" w:leader="dot" w:pos="9350"/>
        </w:tabs>
        <w:rPr>
          <w:noProof/>
        </w:rPr>
      </w:pPr>
      <w:r>
        <w:rPr>
          <w:noProof/>
        </w:rPr>
        <w:t>Gr.bitmap.draw &lt;object_ptr_nvar&gt;, &lt;bitmap_ptr_nexp&gt;, x , y, 176</w:t>
      </w:r>
    </w:p>
    <w:p w:rsidR="00184230" w:rsidRDefault="00184230">
      <w:pPr>
        <w:pStyle w:val="Index1"/>
        <w:tabs>
          <w:tab w:val="right" w:leader="dot" w:pos="9350"/>
        </w:tabs>
        <w:rPr>
          <w:noProof/>
        </w:rPr>
      </w:pPr>
      <w:r>
        <w:rPr>
          <w:noProof/>
        </w:rPr>
        <w:t>Gr.bitmap.drawinto.end, 177</w:t>
      </w:r>
    </w:p>
    <w:p w:rsidR="00184230" w:rsidRDefault="00184230">
      <w:pPr>
        <w:pStyle w:val="Index1"/>
        <w:tabs>
          <w:tab w:val="right" w:leader="dot" w:pos="9350"/>
        </w:tabs>
        <w:rPr>
          <w:noProof/>
        </w:rPr>
      </w:pPr>
      <w:r>
        <w:rPr>
          <w:noProof/>
        </w:rPr>
        <w:t>Gr.bitmap.drawinto.start &lt;bitmap_ptr_nexp&gt;, 176</w:t>
      </w:r>
    </w:p>
    <w:p w:rsidR="00184230" w:rsidRDefault="00184230">
      <w:pPr>
        <w:pStyle w:val="Index1"/>
        <w:tabs>
          <w:tab w:val="right" w:leader="dot" w:pos="9350"/>
        </w:tabs>
        <w:rPr>
          <w:noProof/>
        </w:rPr>
      </w:pPr>
      <w:r>
        <w:rPr>
          <w:noProof/>
        </w:rPr>
        <w:t>Gr.bitmap.fill &lt;bitmap_ptr_nexp&gt;, &lt;x_nexp&gt;, &lt;y_nexp&gt;, 176</w:t>
      </w:r>
    </w:p>
    <w:p w:rsidR="00184230" w:rsidRDefault="00184230">
      <w:pPr>
        <w:pStyle w:val="Index1"/>
        <w:tabs>
          <w:tab w:val="right" w:leader="dot" w:pos="9350"/>
        </w:tabs>
        <w:rPr>
          <w:noProof/>
        </w:rPr>
      </w:pPr>
      <w:r>
        <w:rPr>
          <w:noProof/>
        </w:rPr>
        <w:t>Gr.bitmap.load &lt;bitmap_ptr_nvar&gt;, &lt;file_name_sexp&gt;, 174</w:t>
      </w:r>
    </w:p>
    <w:p w:rsidR="00184230" w:rsidRDefault="00184230">
      <w:pPr>
        <w:pStyle w:val="Index1"/>
        <w:tabs>
          <w:tab w:val="right" w:leader="dot" w:pos="9350"/>
        </w:tabs>
        <w:rPr>
          <w:noProof/>
        </w:rPr>
      </w:pPr>
      <w:r>
        <w:rPr>
          <w:noProof/>
        </w:rPr>
        <w:t>Gr.bitmap.save &lt;bitmap_ptr_nvar&gt;, &lt;filename_sexp&gt;{, &lt;quality_nexp&gt;}, 176</w:t>
      </w:r>
    </w:p>
    <w:p w:rsidR="00184230" w:rsidRDefault="00184230">
      <w:pPr>
        <w:pStyle w:val="Index1"/>
        <w:tabs>
          <w:tab w:val="right" w:leader="dot" w:pos="9350"/>
        </w:tabs>
        <w:rPr>
          <w:noProof/>
        </w:rPr>
      </w:pPr>
      <w:r>
        <w:rPr>
          <w:noProof/>
        </w:rPr>
        <w:t>Gr.bitmap.scale &lt;new_bitmap_ptr_nvar&gt;, &lt;bitmap_ptr_nexp&gt;, width, height {, &lt;smoothing_lexp&gt; }, 175</w:t>
      </w:r>
    </w:p>
    <w:p w:rsidR="00184230" w:rsidRDefault="00184230">
      <w:pPr>
        <w:pStyle w:val="Index1"/>
        <w:tabs>
          <w:tab w:val="right" w:leader="dot" w:pos="9350"/>
        </w:tabs>
        <w:rPr>
          <w:noProof/>
        </w:rPr>
      </w:pPr>
      <w:r>
        <w:rPr>
          <w:noProof/>
        </w:rPr>
        <w:t>Gr.bitmap.size &lt;bitmap_ptr_nexp&gt;, width, height, 175</w:t>
      </w:r>
    </w:p>
    <w:p w:rsidR="00184230" w:rsidRDefault="00184230">
      <w:pPr>
        <w:pStyle w:val="Index1"/>
        <w:tabs>
          <w:tab w:val="right" w:leader="dot" w:pos="9350"/>
        </w:tabs>
        <w:rPr>
          <w:noProof/>
        </w:rPr>
      </w:pPr>
      <w:r>
        <w:rPr>
          <w:noProof/>
        </w:rPr>
        <w:t>Gr.bounded.touch touched, left, top, right, bottom, 168</w:t>
      </w:r>
    </w:p>
    <w:p w:rsidR="00184230" w:rsidRDefault="00184230">
      <w:pPr>
        <w:pStyle w:val="Index1"/>
        <w:tabs>
          <w:tab w:val="right" w:leader="dot" w:pos="9350"/>
        </w:tabs>
        <w:rPr>
          <w:noProof/>
        </w:rPr>
      </w:pPr>
      <w:r>
        <w:rPr>
          <w:noProof/>
        </w:rPr>
        <w:t>Gr.bounded.touch2 touched, left, top, right, bottom, 168</w:t>
      </w:r>
    </w:p>
    <w:p w:rsidR="00184230" w:rsidRDefault="00184230">
      <w:pPr>
        <w:pStyle w:val="Index1"/>
        <w:tabs>
          <w:tab w:val="right" w:leader="dot" w:pos="9350"/>
        </w:tabs>
        <w:rPr>
          <w:noProof/>
        </w:rPr>
      </w:pPr>
      <w:r>
        <w:rPr>
          <w:noProof/>
        </w:rPr>
        <w:t>Gr.brightness &lt;nexp&gt;, 162</w:t>
      </w:r>
    </w:p>
    <w:p w:rsidR="00184230" w:rsidRDefault="00184230">
      <w:pPr>
        <w:pStyle w:val="Index1"/>
        <w:tabs>
          <w:tab w:val="right" w:leader="dot" w:pos="9350"/>
        </w:tabs>
        <w:rPr>
          <w:noProof/>
        </w:rPr>
      </w:pPr>
      <w:r>
        <w:rPr>
          <w:noProof/>
        </w:rPr>
        <w:t>Gr.camera.autoshoot &lt;bm_ptr_nvar&gt;{, &lt;flash_ mode_nexp&gt; {, focus_mode_nexp} }, 180</w:t>
      </w:r>
    </w:p>
    <w:p w:rsidR="00184230" w:rsidRDefault="00184230">
      <w:pPr>
        <w:pStyle w:val="Index1"/>
        <w:tabs>
          <w:tab w:val="right" w:leader="dot" w:pos="9350"/>
        </w:tabs>
        <w:rPr>
          <w:noProof/>
        </w:rPr>
      </w:pPr>
      <w:r>
        <w:rPr>
          <w:noProof/>
        </w:rPr>
        <w:t>Gr.camera.manualShoot &lt;bm_ptr_nvar&gt;{, &lt;flash_ mode_nexp&gt; {, focus_mode_nexp} }, 180</w:t>
      </w:r>
    </w:p>
    <w:p w:rsidR="00184230" w:rsidRDefault="00184230">
      <w:pPr>
        <w:pStyle w:val="Index1"/>
        <w:tabs>
          <w:tab w:val="right" w:leader="dot" w:pos="9350"/>
        </w:tabs>
        <w:rPr>
          <w:noProof/>
        </w:rPr>
      </w:pPr>
      <w:r>
        <w:rPr>
          <w:noProof/>
        </w:rPr>
        <w:t>Gr.camera.select 1|2, 179</w:t>
      </w:r>
    </w:p>
    <w:p w:rsidR="00184230" w:rsidRDefault="00184230">
      <w:pPr>
        <w:pStyle w:val="Index1"/>
        <w:tabs>
          <w:tab w:val="right" w:leader="dot" w:pos="9350"/>
        </w:tabs>
        <w:rPr>
          <w:noProof/>
        </w:rPr>
      </w:pPr>
      <w:r>
        <w:rPr>
          <w:noProof/>
        </w:rPr>
        <w:t>Gr.camera.shoot &lt;bm_ptr_nvar&gt;, 179</w:t>
      </w:r>
    </w:p>
    <w:p w:rsidR="00184230" w:rsidRDefault="00184230">
      <w:pPr>
        <w:pStyle w:val="Index1"/>
        <w:tabs>
          <w:tab w:val="right" w:leader="dot" w:pos="9350"/>
        </w:tabs>
        <w:rPr>
          <w:noProof/>
        </w:rPr>
      </w:pPr>
      <w:r>
        <w:rPr>
          <w:noProof/>
        </w:rPr>
        <w:t>Gr.circle &lt;obj_nvar&gt;, x, y, radius, 164</w:t>
      </w:r>
    </w:p>
    <w:p w:rsidR="00184230" w:rsidRDefault="00184230">
      <w:pPr>
        <w:pStyle w:val="Index1"/>
        <w:tabs>
          <w:tab w:val="right" w:leader="dot" w:pos="9350"/>
        </w:tabs>
        <w:rPr>
          <w:noProof/>
        </w:rPr>
      </w:pPr>
      <w:r>
        <w:rPr>
          <w:noProof/>
        </w:rPr>
        <w:t>Gr.clip &lt;object__ptr_nexp&gt;, &lt;left_nexp&gt;,&lt;top_nexp&gt;, &lt;right_nexp&gt;, &lt;bottom_nexp&gt;{, &lt;RO_nexp&gt;}, 184</w:t>
      </w:r>
    </w:p>
    <w:p w:rsidR="00184230" w:rsidRDefault="00184230">
      <w:pPr>
        <w:pStyle w:val="Index1"/>
        <w:tabs>
          <w:tab w:val="right" w:leader="dot" w:pos="9350"/>
        </w:tabs>
        <w:rPr>
          <w:noProof/>
        </w:rPr>
      </w:pPr>
      <w:r>
        <w:rPr>
          <w:noProof/>
        </w:rPr>
        <w:t>Gr.close, 162</w:t>
      </w:r>
    </w:p>
    <w:p w:rsidR="00184230" w:rsidRDefault="00184230">
      <w:pPr>
        <w:pStyle w:val="Index1"/>
        <w:tabs>
          <w:tab w:val="right" w:leader="dot" w:pos="9350"/>
        </w:tabs>
        <w:rPr>
          <w:noProof/>
        </w:rPr>
      </w:pPr>
      <w:r>
        <w:rPr>
          <w:noProof/>
        </w:rPr>
        <w:t>Gr.cls, 161</w:t>
      </w:r>
    </w:p>
    <w:p w:rsidR="00184230" w:rsidRDefault="00184230">
      <w:pPr>
        <w:pStyle w:val="Index1"/>
        <w:tabs>
          <w:tab w:val="right" w:leader="dot" w:pos="9350"/>
        </w:tabs>
        <w:rPr>
          <w:noProof/>
        </w:rPr>
      </w:pPr>
      <w:r>
        <w:rPr>
          <w:noProof/>
        </w:rPr>
        <w:t>Gr.color {{alpha}{, red}{, green}{, blue}{, style}{, paint}}, 158</w:t>
      </w:r>
    </w:p>
    <w:p w:rsidR="00184230" w:rsidRDefault="00184230">
      <w:pPr>
        <w:pStyle w:val="Index1"/>
        <w:tabs>
          <w:tab w:val="right" w:leader="dot" w:pos="9350"/>
        </w:tabs>
        <w:rPr>
          <w:noProof/>
        </w:rPr>
      </w:pPr>
      <w:r>
        <w:rPr>
          <w:noProof/>
        </w:rPr>
        <w:t>Gr.front flag, 162</w:t>
      </w:r>
    </w:p>
    <w:p w:rsidR="00184230" w:rsidRDefault="00184230">
      <w:pPr>
        <w:pStyle w:val="Index1"/>
        <w:tabs>
          <w:tab w:val="right" w:leader="dot" w:pos="9350"/>
        </w:tabs>
        <w:rPr>
          <w:noProof/>
        </w:rPr>
      </w:pPr>
      <w:r>
        <w:rPr>
          <w:noProof/>
        </w:rPr>
        <w:t>Gr.get.bmpixel &lt;bitmap_ptr_nvar&gt;, x, y, alpha, red, green, blue, 176</w:t>
      </w:r>
    </w:p>
    <w:p w:rsidR="00184230" w:rsidRDefault="00184230">
      <w:pPr>
        <w:pStyle w:val="Index1"/>
        <w:tabs>
          <w:tab w:val="right" w:leader="dot" w:pos="9350"/>
        </w:tabs>
        <w:rPr>
          <w:noProof/>
        </w:rPr>
      </w:pPr>
      <w:r>
        <w:rPr>
          <w:noProof/>
        </w:rPr>
        <w:t>Gr.get.params &lt;object_ptr_nexp&gt;, &lt;param_array$[]&gt;, 181</w:t>
      </w:r>
    </w:p>
    <w:p w:rsidR="00184230" w:rsidRDefault="00184230">
      <w:pPr>
        <w:pStyle w:val="Index1"/>
        <w:tabs>
          <w:tab w:val="right" w:leader="dot" w:pos="9350"/>
        </w:tabs>
        <w:rPr>
          <w:noProof/>
        </w:rPr>
      </w:pPr>
      <w:r>
        <w:rPr>
          <w:noProof/>
        </w:rPr>
        <w:t>Gr.get.pixel x, y, alpha, red, green, blue, 181</w:t>
      </w:r>
    </w:p>
    <w:p w:rsidR="00184230" w:rsidRDefault="00184230">
      <w:pPr>
        <w:pStyle w:val="Index1"/>
        <w:tabs>
          <w:tab w:val="right" w:leader="dot" w:pos="9350"/>
        </w:tabs>
        <w:rPr>
          <w:noProof/>
        </w:rPr>
      </w:pPr>
      <w:r>
        <w:rPr>
          <w:noProof/>
        </w:rPr>
        <w:t>Gr.get.position &lt;object_ptr_nexp&gt;, x, y, 181</w:t>
      </w:r>
    </w:p>
    <w:p w:rsidR="00184230" w:rsidRDefault="00184230">
      <w:pPr>
        <w:pStyle w:val="Index1"/>
        <w:tabs>
          <w:tab w:val="right" w:leader="dot" w:pos="9350"/>
        </w:tabs>
        <w:rPr>
          <w:noProof/>
        </w:rPr>
      </w:pPr>
      <w:r>
        <w:rPr>
          <w:noProof/>
        </w:rPr>
        <w:t>Gr.get.textbounds &lt;exp&gt;, left, top, right, bottom, 172</w:t>
      </w:r>
    </w:p>
    <w:p w:rsidR="00184230" w:rsidRDefault="00184230">
      <w:pPr>
        <w:pStyle w:val="Index1"/>
        <w:tabs>
          <w:tab w:val="right" w:leader="dot" w:pos="9350"/>
        </w:tabs>
        <w:rPr>
          <w:noProof/>
        </w:rPr>
      </w:pPr>
      <w:r>
        <w:rPr>
          <w:noProof/>
        </w:rPr>
        <w:t>Gr.get.type &lt;object_ptr_nexp&gt;, &lt;type_svar&gt;, 181</w:t>
      </w:r>
    </w:p>
    <w:p w:rsidR="00184230" w:rsidRDefault="00184230">
      <w:pPr>
        <w:pStyle w:val="Index1"/>
        <w:tabs>
          <w:tab w:val="right" w:leader="dot" w:pos="9350"/>
        </w:tabs>
        <w:rPr>
          <w:noProof/>
        </w:rPr>
      </w:pPr>
      <w:r>
        <w:rPr>
          <w:noProof/>
        </w:rPr>
        <w:t>Gr.get.value &lt;object_ptr_nexp&gt; {, &lt;tag_sexp&gt;, &lt;value_nvar | value_svar&gt;}..., 182</w:t>
      </w:r>
    </w:p>
    <w:p w:rsidR="00184230" w:rsidRDefault="00184230">
      <w:pPr>
        <w:pStyle w:val="Index1"/>
        <w:tabs>
          <w:tab w:val="right" w:leader="dot" w:pos="9350"/>
        </w:tabs>
        <w:rPr>
          <w:noProof/>
        </w:rPr>
      </w:pPr>
      <w:r>
        <w:rPr>
          <w:noProof/>
        </w:rPr>
        <w:t>Gr.getDL &lt;dl_array[]&gt; {, &lt;keep_all_objects_lexp&gt; }, 185</w:t>
      </w:r>
    </w:p>
    <w:p w:rsidR="00184230" w:rsidRDefault="00184230">
      <w:pPr>
        <w:pStyle w:val="Index1"/>
        <w:tabs>
          <w:tab w:val="right" w:leader="dot" w:pos="9350"/>
        </w:tabs>
        <w:rPr>
          <w:noProof/>
        </w:rPr>
      </w:pPr>
      <w:r>
        <w:rPr>
          <w:noProof/>
        </w:rPr>
        <w:lastRenderedPageBreak/>
        <w:t>Gr.group &lt;object_number_nvar&gt;{, &lt;obj_nexp&gt;}..., 166</w:t>
      </w:r>
    </w:p>
    <w:p w:rsidR="00184230" w:rsidRDefault="00184230">
      <w:pPr>
        <w:pStyle w:val="Index1"/>
        <w:tabs>
          <w:tab w:val="right" w:leader="dot" w:pos="9350"/>
        </w:tabs>
        <w:rPr>
          <w:noProof/>
        </w:rPr>
      </w:pPr>
      <w:r>
        <w:rPr>
          <w:noProof/>
        </w:rPr>
        <w:t>Gr.group.getDL &lt;object_number_nvar&gt;, 166</w:t>
      </w:r>
    </w:p>
    <w:p w:rsidR="00184230" w:rsidRDefault="00184230">
      <w:pPr>
        <w:pStyle w:val="Index1"/>
        <w:tabs>
          <w:tab w:val="right" w:leader="dot" w:pos="9350"/>
        </w:tabs>
        <w:rPr>
          <w:noProof/>
        </w:rPr>
      </w:pPr>
      <w:r>
        <w:rPr>
          <w:noProof/>
        </w:rPr>
        <w:t>Gr.group.list &lt;object_number_nvar&gt;, &lt;list_ptr_nexp&gt;, 166</w:t>
      </w:r>
    </w:p>
    <w:p w:rsidR="00184230" w:rsidRDefault="00184230">
      <w:pPr>
        <w:pStyle w:val="Index1"/>
        <w:tabs>
          <w:tab w:val="right" w:leader="dot" w:pos="9350"/>
        </w:tabs>
        <w:rPr>
          <w:noProof/>
        </w:rPr>
      </w:pPr>
      <w:r>
        <w:rPr>
          <w:noProof/>
        </w:rPr>
        <w:t>Gr.group.newDL &lt;object_number_nvar&gt;, 166</w:t>
      </w:r>
    </w:p>
    <w:p w:rsidR="00184230" w:rsidRDefault="00184230">
      <w:pPr>
        <w:pStyle w:val="Index1"/>
        <w:tabs>
          <w:tab w:val="right" w:leader="dot" w:pos="9350"/>
        </w:tabs>
        <w:rPr>
          <w:noProof/>
        </w:rPr>
      </w:pPr>
      <w:r>
        <w:rPr>
          <w:noProof/>
        </w:rPr>
        <w:t>Gr.hide &lt;object_number_nexp&gt;, 167</w:t>
      </w:r>
    </w:p>
    <w:p w:rsidR="00184230" w:rsidRDefault="00184230">
      <w:pPr>
        <w:pStyle w:val="Index1"/>
        <w:tabs>
          <w:tab w:val="right" w:leader="dot" w:pos="9350"/>
        </w:tabs>
        <w:rPr>
          <w:noProof/>
        </w:rPr>
      </w:pPr>
      <w:r>
        <w:rPr>
          <w:noProof/>
        </w:rPr>
        <w:t>Gr.line &lt;obj_nvar&gt;, x1, y1, x2, y2, 163</w:t>
      </w:r>
    </w:p>
    <w:p w:rsidR="00184230" w:rsidRDefault="00184230">
      <w:pPr>
        <w:pStyle w:val="Index1"/>
        <w:tabs>
          <w:tab w:val="right" w:leader="dot" w:pos="9350"/>
        </w:tabs>
        <w:rPr>
          <w:noProof/>
        </w:rPr>
      </w:pPr>
      <w:r>
        <w:rPr>
          <w:noProof/>
        </w:rPr>
        <w:t>Gr.modify &lt;object_ptr_nexp&gt; {, &lt;tag_sexp&gt;, &lt;value_nexp | value_sexp&gt;}..., 182</w:t>
      </w:r>
    </w:p>
    <w:p w:rsidR="00184230" w:rsidRDefault="00184230">
      <w:pPr>
        <w:pStyle w:val="Index1"/>
        <w:tabs>
          <w:tab w:val="right" w:leader="dot" w:pos="9350"/>
        </w:tabs>
        <w:rPr>
          <w:noProof/>
        </w:rPr>
      </w:pPr>
      <w:r>
        <w:rPr>
          <w:noProof/>
        </w:rPr>
        <w:t>Gr.move &lt;object_ptr_nexp&gt;{{, dx}{, dy}}, 181</w:t>
      </w:r>
    </w:p>
    <w:p w:rsidR="00184230" w:rsidRDefault="00184230">
      <w:pPr>
        <w:pStyle w:val="Index1"/>
        <w:tabs>
          <w:tab w:val="right" w:leader="dot" w:pos="9350"/>
        </w:tabs>
        <w:rPr>
          <w:noProof/>
        </w:rPr>
      </w:pPr>
      <w:r>
        <w:rPr>
          <w:noProof/>
        </w:rPr>
        <w:t>Gr.newDL &lt;dl_array[{&lt;start&gt;,&lt;length&gt;}]&gt;, 185</w:t>
      </w:r>
    </w:p>
    <w:p w:rsidR="00184230" w:rsidRDefault="00184230">
      <w:pPr>
        <w:pStyle w:val="Index1"/>
        <w:tabs>
          <w:tab w:val="right" w:leader="dot" w:pos="9350"/>
        </w:tabs>
        <w:rPr>
          <w:noProof/>
        </w:rPr>
      </w:pPr>
      <w:r>
        <w:rPr>
          <w:noProof/>
        </w:rPr>
        <w:t>Gr.onGrTouch.resume, 168</w:t>
      </w:r>
    </w:p>
    <w:p w:rsidR="00184230" w:rsidRDefault="00184230">
      <w:pPr>
        <w:pStyle w:val="Index1"/>
        <w:tabs>
          <w:tab w:val="right" w:leader="dot" w:pos="9350"/>
        </w:tabs>
        <w:rPr>
          <w:noProof/>
        </w:rPr>
      </w:pPr>
      <w:r>
        <w:rPr>
          <w:noProof/>
        </w:rPr>
        <w:t>Gr.open {{alpha}{, red}{, green}{, blue}{, &lt;ShowStatusBar_lexp&gt;}{, &lt;Orientation_nexp&gt;}}, 158</w:t>
      </w:r>
    </w:p>
    <w:p w:rsidR="00184230" w:rsidRDefault="00184230">
      <w:pPr>
        <w:pStyle w:val="Index1"/>
        <w:tabs>
          <w:tab w:val="right" w:leader="dot" w:pos="9350"/>
        </w:tabs>
        <w:rPr>
          <w:noProof/>
        </w:rPr>
      </w:pPr>
      <w:r>
        <w:rPr>
          <w:noProof/>
        </w:rPr>
        <w:t>Gr.orientation &lt;nexp&gt;, 160</w:t>
      </w:r>
    </w:p>
    <w:p w:rsidR="00184230" w:rsidRDefault="00184230">
      <w:pPr>
        <w:pStyle w:val="Index1"/>
        <w:tabs>
          <w:tab w:val="right" w:leader="dot" w:pos="9350"/>
        </w:tabs>
        <w:rPr>
          <w:noProof/>
        </w:rPr>
      </w:pPr>
      <w:r>
        <w:rPr>
          <w:noProof/>
        </w:rPr>
        <w:t>Gr.oval &lt;obj_nvar&gt;, left, top, right, bottom, 163</w:t>
      </w:r>
    </w:p>
    <w:p w:rsidR="00184230" w:rsidRDefault="00184230">
      <w:pPr>
        <w:pStyle w:val="Index1"/>
        <w:tabs>
          <w:tab w:val="right" w:leader="dot" w:pos="9350"/>
        </w:tabs>
        <w:rPr>
          <w:noProof/>
        </w:rPr>
      </w:pPr>
      <w:r>
        <w:rPr>
          <w:noProof/>
        </w:rPr>
        <w:t>Gr.paint.copy {{&lt;src_nexp&gt;}{, &lt;dst_nexp&gt;}}, 177</w:t>
      </w:r>
    </w:p>
    <w:p w:rsidR="00184230" w:rsidRDefault="00184230">
      <w:pPr>
        <w:pStyle w:val="Index1"/>
        <w:tabs>
          <w:tab w:val="right" w:leader="dot" w:pos="9350"/>
        </w:tabs>
        <w:rPr>
          <w:noProof/>
        </w:rPr>
      </w:pPr>
      <w:r>
        <w:rPr>
          <w:noProof/>
        </w:rPr>
        <w:t>Gr.paint.get &lt;object_ptr_nvar&gt;, 177</w:t>
      </w:r>
    </w:p>
    <w:p w:rsidR="00184230" w:rsidRDefault="00184230">
      <w:pPr>
        <w:pStyle w:val="Index1"/>
        <w:tabs>
          <w:tab w:val="right" w:leader="dot" w:pos="9350"/>
        </w:tabs>
        <w:rPr>
          <w:noProof/>
        </w:rPr>
      </w:pPr>
      <w:r>
        <w:rPr>
          <w:noProof/>
        </w:rPr>
        <w:t>Gr.paint.reset {&lt;nexp&gt;}, 178</w:t>
      </w:r>
    </w:p>
    <w:p w:rsidR="00184230" w:rsidRDefault="00184230">
      <w:pPr>
        <w:pStyle w:val="Index1"/>
        <w:tabs>
          <w:tab w:val="right" w:leader="dot" w:pos="9350"/>
        </w:tabs>
        <w:rPr>
          <w:noProof/>
        </w:rPr>
      </w:pPr>
      <w:r>
        <w:rPr>
          <w:noProof/>
        </w:rPr>
        <w:t>Gr.point &lt;obj_nvar&gt;, x, y, 162</w:t>
      </w:r>
    </w:p>
    <w:p w:rsidR="00184230" w:rsidRDefault="00184230">
      <w:pPr>
        <w:pStyle w:val="Index1"/>
        <w:tabs>
          <w:tab w:val="right" w:leader="dot" w:pos="9350"/>
        </w:tabs>
        <w:rPr>
          <w:noProof/>
        </w:rPr>
      </w:pPr>
      <w:r>
        <w:rPr>
          <w:noProof/>
        </w:rPr>
        <w:t>Gr.poly &lt;obj_nvar&gt;, list_pointer {,x,y}, 164</w:t>
      </w:r>
    </w:p>
    <w:p w:rsidR="00184230" w:rsidRDefault="00184230">
      <w:pPr>
        <w:pStyle w:val="Index1"/>
        <w:tabs>
          <w:tab w:val="right" w:leader="dot" w:pos="9350"/>
        </w:tabs>
        <w:rPr>
          <w:noProof/>
        </w:rPr>
      </w:pPr>
      <w:r>
        <w:rPr>
          <w:noProof/>
        </w:rPr>
        <w:t>Gr.rect &lt;obj_nvar&gt;, left, top, right, bottom, 163</w:t>
      </w:r>
    </w:p>
    <w:p w:rsidR="00184230" w:rsidRDefault="00184230">
      <w:pPr>
        <w:pStyle w:val="Index1"/>
        <w:tabs>
          <w:tab w:val="right" w:leader="dot" w:pos="9350"/>
        </w:tabs>
        <w:rPr>
          <w:noProof/>
        </w:rPr>
      </w:pPr>
      <w:r>
        <w:rPr>
          <w:noProof/>
        </w:rPr>
        <w:t>Gr.render, 160</w:t>
      </w:r>
    </w:p>
    <w:p w:rsidR="00184230" w:rsidRDefault="00184230">
      <w:pPr>
        <w:pStyle w:val="Index1"/>
        <w:tabs>
          <w:tab w:val="right" w:leader="dot" w:pos="9350"/>
        </w:tabs>
        <w:rPr>
          <w:noProof/>
        </w:rPr>
      </w:pPr>
      <w:r>
        <w:rPr>
          <w:noProof/>
        </w:rPr>
        <w:t>Gr.rotate.end {&lt;obj_nvar&gt;}, 178</w:t>
      </w:r>
    </w:p>
    <w:p w:rsidR="00184230" w:rsidRDefault="00184230">
      <w:pPr>
        <w:pStyle w:val="Index1"/>
        <w:tabs>
          <w:tab w:val="right" w:leader="dot" w:pos="9350"/>
        </w:tabs>
        <w:rPr>
          <w:noProof/>
        </w:rPr>
      </w:pPr>
      <w:r>
        <w:rPr>
          <w:noProof/>
        </w:rPr>
        <w:t>Gr.rotate.start angle, x, y{,&lt;obj_nvar&gt;}, 178</w:t>
      </w:r>
    </w:p>
    <w:p w:rsidR="00184230" w:rsidRDefault="00184230">
      <w:pPr>
        <w:pStyle w:val="Index1"/>
        <w:tabs>
          <w:tab w:val="right" w:leader="dot" w:pos="9350"/>
        </w:tabs>
        <w:rPr>
          <w:noProof/>
        </w:rPr>
      </w:pPr>
      <w:r>
        <w:rPr>
          <w:noProof/>
        </w:rPr>
        <w:t>Gr.save &lt;filename_sexp&gt; {,&lt;quality_nexp&gt;}, 181</w:t>
      </w:r>
    </w:p>
    <w:p w:rsidR="00184230" w:rsidRDefault="00184230">
      <w:pPr>
        <w:pStyle w:val="Index1"/>
        <w:tabs>
          <w:tab w:val="right" w:leader="dot" w:pos="9350"/>
        </w:tabs>
        <w:rPr>
          <w:noProof/>
        </w:rPr>
      </w:pPr>
      <w:r>
        <w:rPr>
          <w:noProof/>
        </w:rPr>
        <w:t>Gr.scale x_factor, y_factor, 161</w:t>
      </w:r>
    </w:p>
    <w:p w:rsidR="00184230" w:rsidRDefault="00184230">
      <w:pPr>
        <w:pStyle w:val="Index1"/>
        <w:tabs>
          <w:tab w:val="right" w:leader="dot" w:pos="9350"/>
        </w:tabs>
        <w:rPr>
          <w:noProof/>
        </w:rPr>
      </w:pPr>
      <w:r>
        <w:rPr>
          <w:noProof/>
        </w:rPr>
        <w:t>Gr.screen width, height{, density }, 161</w:t>
      </w:r>
    </w:p>
    <w:p w:rsidR="00184230" w:rsidRDefault="00184230">
      <w:pPr>
        <w:pStyle w:val="Index1"/>
        <w:tabs>
          <w:tab w:val="right" w:leader="dot" w:pos="9350"/>
        </w:tabs>
        <w:rPr>
          <w:noProof/>
        </w:rPr>
      </w:pPr>
      <w:r>
        <w:rPr>
          <w:noProof/>
        </w:rPr>
        <w:t>Gr.screen.to_bitmap &lt;bm_ptr_nvar&gt;, 180</w:t>
      </w:r>
    </w:p>
    <w:p w:rsidR="00184230" w:rsidRDefault="00184230">
      <w:pPr>
        <w:pStyle w:val="Index1"/>
        <w:tabs>
          <w:tab w:val="right" w:leader="dot" w:pos="9350"/>
        </w:tabs>
        <w:rPr>
          <w:noProof/>
        </w:rPr>
      </w:pPr>
      <w:r>
        <w:rPr>
          <w:noProof/>
        </w:rPr>
        <w:t>Gr.set.antialias {{&lt;lexp&gt;}{,&lt;paint_nexp&gt;}}, 159</w:t>
      </w:r>
    </w:p>
    <w:p w:rsidR="00184230" w:rsidRDefault="00184230">
      <w:pPr>
        <w:pStyle w:val="Index1"/>
        <w:tabs>
          <w:tab w:val="right" w:leader="dot" w:pos="9350"/>
        </w:tabs>
        <w:rPr>
          <w:noProof/>
        </w:rPr>
      </w:pPr>
      <w:r>
        <w:rPr>
          <w:noProof/>
        </w:rPr>
        <w:t>Gr.set.pixels &lt;obj_nvar&gt;, pixels[{&lt;start&gt;,&lt;length&gt;}] {,x,y}, 164</w:t>
      </w:r>
    </w:p>
    <w:p w:rsidR="00184230" w:rsidRDefault="00184230">
      <w:pPr>
        <w:pStyle w:val="Index1"/>
        <w:tabs>
          <w:tab w:val="right" w:leader="dot" w:pos="9350"/>
        </w:tabs>
        <w:rPr>
          <w:noProof/>
        </w:rPr>
      </w:pPr>
      <w:r>
        <w:rPr>
          <w:noProof/>
        </w:rPr>
        <w:t>Gr.set.stroke {{&lt;nexp&gt;}{,&lt;paint_nexp&gt;}}, 159</w:t>
      </w:r>
    </w:p>
    <w:p w:rsidR="00184230" w:rsidRDefault="00184230">
      <w:pPr>
        <w:pStyle w:val="Index1"/>
        <w:tabs>
          <w:tab w:val="right" w:leader="dot" w:pos="9350"/>
        </w:tabs>
        <w:rPr>
          <w:noProof/>
        </w:rPr>
      </w:pPr>
      <w:r>
        <w:rPr>
          <w:noProof/>
        </w:rPr>
        <w:t>Gr.show &lt;object_number_nexp&gt;, 167</w:t>
      </w:r>
    </w:p>
    <w:p w:rsidR="00184230" w:rsidRDefault="00184230">
      <w:pPr>
        <w:pStyle w:val="Index1"/>
        <w:tabs>
          <w:tab w:val="right" w:leader="dot" w:pos="9350"/>
        </w:tabs>
        <w:rPr>
          <w:noProof/>
        </w:rPr>
      </w:pPr>
      <w:r>
        <w:rPr>
          <w:noProof/>
        </w:rPr>
        <w:t>Gr.show.toggle &lt;object_number_nexp&gt;, 167</w:t>
      </w:r>
    </w:p>
    <w:p w:rsidR="00184230" w:rsidRDefault="00184230">
      <w:pPr>
        <w:pStyle w:val="Index1"/>
        <w:tabs>
          <w:tab w:val="right" w:leader="dot" w:pos="9350"/>
        </w:tabs>
        <w:rPr>
          <w:noProof/>
        </w:rPr>
      </w:pPr>
      <w:r>
        <w:rPr>
          <w:noProof/>
        </w:rPr>
        <w:t>Gr.statusbar {&lt;height_nvar&gt;} {, showing_lvar}, 160</w:t>
      </w:r>
    </w:p>
    <w:p w:rsidR="00184230" w:rsidRDefault="00184230">
      <w:pPr>
        <w:pStyle w:val="Index1"/>
        <w:tabs>
          <w:tab w:val="right" w:leader="dot" w:pos="9350"/>
        </w:tabs>
        <w:rPr>
          <w:noProof/>
        </w:rPr>
      </w:pPr>
      <w:r>
        <w:rPr>
          <w:noProof/>
        </w:rPr>
        <w:t>Gr.statusbar.show &lt;nexp&gt;, 160</w:t>
      </w:r>
    </w:p>
    <w:p w:rsidR="00184230" w:rsidRDefault="00184230">
      <w:pPr>
        <w:pStyle w:val="Index1"/>
        <w:tabs>
          <w:tab w:val="right" w:leader="dot" w:pos="9350"/>
        </w:tabs>
        <w:rPr>
          <w:noProof/>
        </w:rPr>
      </w:pPr>
      <w:r>
        <w:rPr>
          <w:noProof/>
        </w:rPr>
        <w:t>Gr.text.align {{&lt;type_nexp&gt;}{,&lt;paint_nexp&gt;}}, 169</w:t>
      </w:r>
    </w:p>
    <w:p w:rsidR="00184230" w:rsidRDefault="00184230">
      <w:pPr>
        <w:pStyle w:val="Index1"/>
        <w:tabs>
          <w:tab w:val="right" w:leader="dot" w:pos="9350"/>
        </w:tabs>
        <w:rPr>
          <w:noProof/>
        </w:rPr>
      </w:pPr>
      <w:r>
        <w:rPr>
          <w:noProof/>
        </w:rPr>
        <w:t>Gr.text.bold {{&lt;lexp&gt;}{,&lt;paint_nexp&gt;}}, 169</w:t>
      </w:r>
    </w:p>
    <w:p w:rsidR="00184230" w:rsidRDefault="00184230">
      <w:pPr>
        <w:pStyle w:val="Index1"/>
        <w:tabs>
          <w:tab w:val="right" w:leader="dot" w:pos="9350"/>
        </w:tabs>
        <w:rPr>
          <w:noProof/>
        </w:rPr>
      </w:pPr>
      <w:r>
        <w:rPr>
          <w:noProof/>
        </w:rPr>
        <w:t>Gr.text.draw &lt;object_number_nvar&gt;, &lt;x_nexp&gt;, &lt;y_nexp&gt;, &lt;text_object_sexp&gt;, 173</w:t>
      </w:r>
    </w:p>
    <w:p w:rsidR="00184230" w:rsidRDefault="00184230">
      <w:pPr>
        <w:pStyle w:val="Index1"/>
        <w:tabs>
          <w:tab w:val="right" w:leader="dot" w:pos="9350"/>
        </w:tabs>
        <w:rPr>
          <w:noProof/>
        </w:rPr>
      </w:pPr>
      <w:r>
        <w:rPr>
          <w:noProof/>
        </w:rPr>
        <w:t>Gr.text.height {&lt;height_nvar&gt;} {, &lt;up_nvar&gt;} {, &lt;down_nvar&gt;}, 171</w:t>
      </w:r>
    </w:p>
    <w:p w:rsidR="00184230" w:rsidRDefault="00184230">
      <w:pPr>
        <w:pStyle w:val="Index1"/>
        <w:tabs>
          <w:tab w:val="right" w:leader="dot" w:pos="9350"/>
        </w:tabs>
        <w:rPr>
          <w:noProof/>
        </w:rPr>
      </w:pPr>
      <w:r>
        <w:rPr>
          <w:noProof/>
        </w:rPr>
        <w:t>Gr.text.setfont {{&lt;font_ptr_nexp&gt;|&lt;font_family_sexp&gt;} {, &lt;style_sexp&gt;} {,&lt;paint_nexp&gt;}}, 170</w:t>
      </w:r>
    </w:p>
    <w:p w:rsidR="00184230" w:rsidRDefault="00184230">
      <w:pPr>
        <w:pStyle w:val="Index1"/>
        <w:tabs>
          <w:tab w:val="right" w:leader="dot" w:pos="9350"/>
        </w:tabs>
        <w:rPr>
          <w:noProof/>
        </w:rPr>
      </w:pPr>
      <w:r>
        <w:rPr>
          <w:noProof/>
        </w:rPr>
        <w:t>Gr.text.size {{&lt;size_nexp&gt;}{,&lt;paint_nexp&gt;}}, 169</w:t>
      </w:r>
    </w:p>
    <w:p w:rsidR="00184230" w:rsidRDefault="00184230">
      <w:pPr>
        <w:pStyle w:val="Index1"/>
        <w:tabs>
          <w:tab w:val="right" w:leader="dot" w:pos="9350"/>
        </w:tabs>
        <w:rPr>
          <w:noProof/>
        </w:rPr>
      </w:pPr>
      <w:r>
        <w:rPr>
          <w:noProof/>
        </w:rPr>
        <w:t>Gr.text.skew {{&lt;skew_nexp&gt;}{,&lt;paint_nexp&gt;}}, 169</w:t>
      </w:r>
    </w:p>
    <w:p w:rsidR="00184230" w:rsidRDefault="00184230">
      <w:pPr>
        <w:pStyle w:val="Index1"/>
        <w:tabs>
          <w:tab w:val="right" w:leader="dot" w:pos="9350"/>
        </w:tabs>
        <w:rPr>
          <w:noProof/>
        </w:rPr>
      </w:pPr>
      <w:r>
        <w:rPr>
          <w:noProof/>
        </w:rPr>
        <w:t>Gr.text.strike {{&lt;lexp&gt;}{,&lt;paint_nexp&gt;}}, 170</w:t>
      </w:r>
    </w:p>
    <w:p w:rsidR="00184230" w:rsidRDefault="00184230">
      <w:pPr>
        <w:pStyle w:val="Index1"/>
        <w:tabs>
          <w:tab w:val="right" w:leader="dot" w:pos="9350"/>
        </w:tabs>
        <w:rPr>
          <w:noProof/>
        </w:rPr>
      </w:pPr>
      <w:r>
        <w:rPr>
          <w:noProof/>
        </w:rPr>
        <w:t>Gr.text.typeface {{&lt;nexp&gt;} {, &lt;style_nexp&gt;} {,&lt;paint_nexp&gt;}}, 171</w:t>
      </w:r>
    </w:p>
    <w:p w:rsidR="00184230" w:rsidRDefault="00184230">
      <w:pPr>
        <w:pStyle w:val="Index1"/>
        <w:tabs>
          <w:tab w:val="right" w:leader="dot" w:pos="9350"/>
        </w:tabs>
        <w:rPr>
          <w:noProof/>
        </w:rPr>
      </w:pPr>
      <w:r>
        <w:rPr>
          <w:noProof/>
        </w:rPr>
        <w:t>Gr.text.underline {{&lt;lexp&gt;}{,&lt;paint_nexp&gt;}}, 170</w:t>
      </w:r>
    </w:p>
    <w:p w:rsidR="00184230" w:rsidRDefault="00184230">
      <w:pPr>
        <w:pStyle w:val="Index1"/>
        <w:tabs>
          <w:tab w:val="right" w:leader="dot" w:pos="9350"/>
        </w:tabs>
        <w:rPr>
          <w:noProof/>
        </w:rPr>
      </w:pPr>
      <w:r>
        <w:rPr>
          <w:noProof/>
        </w:rPr>
        <w:t>Gr.text.width &lt;nvar&gt;, &lt;exp&gt;, 172</w:t>
      </w:r>
    </w:p>
    <w:p w:rsidR="00184230" w:rsidRDefault="00184230">
      <w:pPr>
        <w:pStyle w:val="Index1"/>
        <w:tabs>
          <w:tab w:val="right" w:leader="dot" w:pos="9350"/>
        </w:tabs>
        <w:rPr>
          <w:noProof/>
        </w:rPr>
      </w:pPr>
      <w:r>
        <w:rPr>
          <w:noProof/>
        </w:rPr>
        <w:t>Gr.touch touched, x, y, 167</w:t>
      </w:r>
    </w:p>
    <w:p w:rsidR="00184230" w:rsidRDefault="00184230">
      <w:pPr>
        <w:pStyle w:val="Index1"/>
        <w:tabs>
          <w:tab w:val="right" w:leader="dot" w:pos="9350"/>
        </w:tabs>
        <w:rPr>
          <w:noProof/>
        </w:rPr>
      </w:pPr>
      <w:r>
        <w:rPr>
          <w:noProof/>
        </w:rPr>
        <w:t>Gr.touch2 touched, x, y, 168</w:t>
      </w:r>
    </w:p>
    <w:p w:rsidR="00184230" w:rsidRDefault="00184230">
      <w:pPr>
        <w:pStyle w:val="Index1"/>
        <w:tabs>
          <w:tab w:val="right" w:leader="dot" w:pos="9350"/>
        </w:tabs>
        <w:rPr>
          <w:noProof/>
        </w:rPr>
      </w:pPr>
      <w:r>
        <w:rPr>
          <w:noProof/>
        </w:rPr>
        <w:t>GR_COLLISION( &lt;object_1_nvar&gt;, &lt;object_2_nvar&gt;), 62</w:t>
      </w:r>
    </w:p>
    <w:p w:rsidR="00184230" w:rsidRDefault="00184230">
      <w:pPr>
        <w:pStyle w:val="Index1"/>
        <w:tabs>
          <w:tab w:val="right" w:leader="dot" w:pos="9350"/>
        </w:tabs>
        <w:rPr>
          <w:noProof/>
        </w:rPr>
      </w:pPr>
      <w:r>
        <w:rPr>
          <w:noProof/>
        </w:rPr>
        <w:t>GrabFile &lt;result_svar&gt;, &lt;path_sexp&gt;{, &lt;unicode_flag_lexp&gt;}, 111</w:t>
      </w:r>
    </w:p>
    <w:p w:rsidR="00184230" w:rsidRDefault="00184230">
      <w:pPr>
        <w:pStyle w:val="Index1"/>
        <w:tabs>
          <w:tab w:val="right" w:leader="dot" w:pos="9350"/>
        </w:tabs>
        <w:rPr>
          <w:noProof/>
        </w:rPr>
      </w:pPr>
      <w:r>
        <w:rPr>
          <w:noProof/>
        </w:rPr>
        <w:lastRenderedPageBreak/>
        <w:t>GrabURL &lt;result_svar&gt;, &lt;url_sexp&gt;{, &lt;timeout_nexp&gt;}, 111</w:t>
      </w:r>
    </w:p>
    <w:p w:rsidR="00184230" w:rsidRDefault="00184230">
      <w:pPr>
        <w:pStyle w:val="Index1"/>
        <w:tabs>
          <w:tab w:val="right" w:leader="dot" w:pos="9350"/>
        </w:tabs>
        <w:rPr>
          <w:noProof/>
        </w:rPr>
      </w:pPr>
      <w:r>
        <w:rPr>
          <w:noProof/>
        </w:rPr>
        <w:t>Headset &lt;state_nvar&gt;, &lt;type_svar&gt;, &lt;mic_nvar&gt;, 147</w:t>
      </w:r>
    </w:p>
    <w:p w:rsidR="00184230" w:rsidRDefault="00184230">
      <w:pPr>
        <w:pStyle w:val="Index1"/>
        <w:tabs>
          <w:tab w:val="right" w:leader="dot" w:pos="9350"/>
        </w:tabs>
        <w:rPr>
          <w:noProof/>
        </w:rPr>
      </w:pPr>
      <w:r w:rsidRPr="004A4F25">
        <w:rPr>
          <w:rFonts w:eastAsia="Times New Roman"/>
          <w:noProof/>
        </w:rPr>
        <w:t>HEX$(&lt;nexp&gt;)</w:t>
      </w:r>
      <w:r>
        <w:rPr>
          <w:noProof/>
        </w:rPr>
        <w:t>, 69</w:t>
      </w:r>
    </w:p>
    <w:p w:rsidR="00184230" w:rsidRDefault="00184230">
      <w:pPr>
        <w:pStyle w:val="Index1"/>
        <w:tabs>
          <w:tab w:val="right" w:leader="dot" w:pos="9350"/>
        </w:tabs>
        <w:rPr>
          <w:noProof/>
        </w:rPr>
      </w:pPr>
      <w:r>
        <w:rPr>
          <w:noProof/>
        </w:rPr>
        <w:t>HEX(&lt;sexp&gt;), 61</w:t>
      </w:r>
    </w:p>
    <w:p w:rsidR="00184230" w:rsidRDefault="00184230">
      <w:pPr>
        <w:pStyle w:val="Index1"/>
        <w:tabs>
          <w:tab w:val="right" w:leader="dot" w:pos="9350"/>
        </w:tabs>
        <w:rPr>
          <w:noProof/>
        </w:rPr>
      </w:pPr>
      <w:r>
        <w:rPr>
          <w:noProof/>
        </w:rPr>
        <w:t>Home, 145</w:t>
      </w:r>
    </w:p>
    <w:p w:rsidR="00184230" w:rsidRDefault="00184230">
      <w:pPr>
        <w:pStyle w:val="Index1"/>
        <w:tabs>
          <w:tab w:val="right" w:leader="dot" w:pos="9350"/>
        </w:tabs>
        <w:rPr>
          <w:noProof/>
        </w:rPr>
      </w:pPr>
      <w:r>
        <w:rPr>
          <w:noProof/>
        </w:rPr>
        <w:t>Html.clear.cache, 120</w:t>
      </w:r>
    </w:p>
    <w:p w:rsidR="00184230" w:rsidRDefault="00184230">
      <w:pPr>
        <w:pStyle w:val="Index1"/>
        <w:tabs>
          <w:tab w:val="right" w:leader="dot" w:pos="9350"/>
        </w:tabs>
        <w:rPr>
          <w:noProof/>
        </w:rPr>
      </w:pPr>
      <w:r>
        <w:rPr>
          <w:noProof/>
        </w:rPr>
        <w:t>Html.clear.history, 120</w:t>
      </w:r>
    </w:p>
    <w:p w:rsidR="00184230" w:rsidRDefault="00184230">
      <w:pPr>
        <w:pStyle w:val="Index1"/>
        <w:tabs>
          <w:tab w:val="right" w:leader="dot" w:pos="9350"/>
        </w:tabs>
        <w:rPr>
          <w:noProof/>
        </w:rPr>
      </w:pPr>
      <w:r>
        <w:rPr>
          <w:noProof/>
        </w:rPr>
        <w:t>Html.close, 120</w:t>
      </w:r>
    </w:p>
    <w:p w:rsidR="00184230" w:rsidRDefault="00184230">
      <w:pPr>
        <w:pStyle w:val="Index1"/>
        <w:tabs>
          <w:tab w:val="right" w:leader="dot" w:pos="9350"/>
        </w:tabs>
        <w:rPr>
          <w:noProof/>
        </w:rPr>
      </w:pPr>
      <w:r>
        <w:rPr>
          <w:noProof/>
        </w:rPr>
        <w:t>Html.get.datalink &lt;data_svar&gt;, 119</w:t>
      </w:r>
    </w:p>
    <w:p w:rsidR="00184230" w:rsidRDefault="00184230">
      <w:pPr>
        <w:pStyle w:val="Index1"/>
        <w:tabs>
          <w:tab w:val="right" w:leader="dot" w:pos="9350"/>
        </w:tabs>
        <w:rPr>
          <w:noProof/>
        </w:rPr>
      </w:pPr>
      <w:r>
        <w:rPr>
          <w:noProof/>
        </w:rPr>
        <w:t>Html.go.back, 120</w:t>
      </w:r>
    </w:p>
    <w:p w:rsidR="00184230" w:rsidRDefault="00184230">
      <w:pPr>
        <w:pStyle w:val="Index1"/>
        <w:tabs>
          <w:tab w:val="right" w:leader="dot" w:pos="9350"/>
        </w:tabs>
        <w:rPr>
          <w:noProof/>
        </w:rPr>
      </w:pPr>
      <w:r>
        <w:rPr>
          <w:noProof/>
        </w:rPr>
        <w:t>Html.go.forward, 120</w:t>
      </w:r>
    </w:p>
    <w:p w:rsidR="00184230" w:rsidRDefault="00184230">
      <w:pPr>
        <w:pStyle w:val="Index1"/>
        <w:tabs>
          <w:tab w:val="right" w:leader="dot" w:pos="9350"/>
        </w:tabs>
        <w:rPr>
          <w:noProof/>
        </w:rPr>
      </w:pPr>
      <w:r>
        <w:rPr>
          <w:noProof/>
        </w:rPr>
        <w:t>Html.load.string &lt;html_sexp&gt;, 118</w:t>
      </w:r>
    </w:p>
    <w:p w:rsidR="00184230" w:rsidRDefault="00184230">
      <w:pPr>
        <w:pStyle w:val="Index1"/>
        <w:tabs>
          <w:tab w:val="right" w:leader="dot" w:pos="9350"/>
        </w:tabs>
        <w:rPr>
          <w:noProof/>
        </w:rPr>
      </w:pPr>
      <w:r>
        <w:rPr>
          <w:noProof/>
        </w:rPr>
        <w:t>Html.load.url &lt;file_sexp&gt;, 118</w:t>
      </w:r>
    </w:p>
    <w:p w:rsidR="00184230" w:rsidRDefault="00184230">
      <w:pPr>
        <w:pStyle w:val="Index1"/>
        <w:tabs>
          <w:tab w:val="right" w:leader="dot" w:pos="9350"/>
        </w:tabs>
        <w:rPr>
          <w:noProof/>
        </w:rPr>
      </w:pPr>
      <w:r>
        <w:rPr>
          <w:noProof/>
        </w:rPr>
        <w:t>Html.open {&lt;ShowStatusBar_lexp&gt; {, &lt;Orientation_nexp&gt;}}, 117</w:t>
      </w:r>
    </w:p>
    <w:p w:rsidR="00184230" w:rsidRDefault="00184230">
      <w:pPr>
        <w:pStyle w:val="Index1"/>
        <w:tabs>
          <w:tab w:val="right" w:leader="dot" w:pos="9350"/>
        </w:tabs>
        <w:rPr>
          <w:noProof/>
        </w:rPr>
      </w:pPr>
      <w:r>
        <w:rPr>
          <w:noProof/>
        </w:rPr>
        <w:t>Html.orientation &lt;nexp&gt;, 118</w:t>
      </w:r>
    </w:p>
    <w:p w:rsidR="00184230" w:rsidRDefault="00184230">
      <w:pPr>
        <w:pStyle w:val="Index1"/>
        <w:tabs>
          <w:tab w:val="right" w:leader="dot" w:pos="9350"/>
        </w:tabs>
        <w:rPr>
          <w:noProof/>
        </w:rPr>
      </w:pPr>
      <w:r>
        <w:rPr>
          <w:noProof/>
        </w:rPr>
        <w:t>Html.post &lt;url_sexp&gt;, &lt;list_nexp&gt;, 119</w:t>
      </w:r>
    </w:p>
    <w:p w:rsidR="00184230" w:rsidRDefault="00184230">
      <w:pPr>
        <w:pStyle w:val="Index1"/>
        <w:tabs>
          <w:tab w:val="right" w:leader="dot" w:pos="9350"/>
        </w:tabs>
        <w:rPr>
          <w:noProof/>
        </w:rPr>
      </w:pPr>
      <w:r>
        <w:rPr>
          <w:noProof/>
        </w:rPr>
        <w:t>Http.post &lt;url_sexp&gt;, &lt;list_nexp&gt;, &lt;result_svar&gt;, 120</w:t>
      </w:r>
    </w:p>
    <w:p w:rsidR="00184230" w:rsidRDefault="00184230">
      <w:pPr>
        <w:pStyle w:val="Index1"/>
        <w:tabs>
          <w:tab w:val="right" w:leader="dot" w:pos="9350"/>
        </w:tabs>
        <w:rPr>
          <w:noProof/>
        </w:rPr>
      </w:pPr>
      <w:r>
        <w:rPr>
          <w:noProof/>
        </w:rPr>
        <w:t>HYPOT(&lt;nexp_x&gt;, &lt;nexp_y), 59</w:t>
      </w:r>
    </w:p>
    <w:p w:rsidR="00184230" w:rsidRDefault="00184230">
      <w:pPr>
        <w:pStyle w:val="Index1"/>
        <w:tabs>
          <w:tab w:val="right" w:leader="dot" w:pos="9350"/>
        </w:tabs>
        <w:rPr>
          <w:noProof/>
        </w:rPr>
      </w:pPr>
      <w:r>
        <w:rPr>
          <w:noProof/>
        </w:rPr>
        <w:t>If / Then / Else, 79</w:t>
      </w:r>
    </w:p>
    <w:p w:rsidR="00184230" w:rsidRDefault="00184230">
      <w:pPr>
        <w:pStyle w:val="Index1"/>
        <w:tabs>
          <w:tab w:val="right" w:leader="dot" w:pos="9350"/>
        </w:tabs>
        <w:rPr>
          <w:noProof/>
        </w:rPr>
      </w:pPr>
      <w:r>
        <w:rPr>
          <w:noProof/>
        </w:rPr>
        <w:t>If / Then / Else / Elseif / Endif, 78</w:t>
      </w:r>
    </w:p>
    <w:p w:rsidR="00184230" w:rsidRDefault="00184230">
      <w:pPr>
        <w:pStyle w:val="Index1"/>
        <w:tabs>
          <w:tab w:val="right" w:leader="dot" w:pos="9350"/>
        </w:tabs>
        <w:rPr>
          <w:noProof/>
        </w:rPr>
      </w:pPr>
      <w:r>
        <w:rPr>
          <w:noProof/>
        </w:rPr>
        <w:t>Include FilePath, 84</w:t>
      </w:r>
    </w:p>
    <w:p w:rsidR="00184230" w:rsidRDefault="00184230">
      <w:pPr>
        <w:pStyle w:val="Index1"/>
        <w:tabs>
          <w:tab w:val="right" w:leader="dot" w:pos="9350"/>
        </w:tabs>
        <w:rPr>
          <w:noProof/>
        </w:rPr>
      </w:pPr>
      <w:r>
        <w:rPr>
          <w:noProof/>
        </w:rPr>
        <w:t>Inkey$ &lt;svar&gt;, 100</w:t>
      </w:r>
    </w:p>
    <w:p w:rsidR="00184230" w:rsidRDefault="00184230">
      <w:pPr>
        <w:pStyle w:val="Index1"/>
        <w:tabs>
          <w:tab w:val="right" w:leader="dot" w:pos="9350"/>
        </w:tabs>
        <w:rPr>
          <w:noProof/>
        </w:rPr>
      </w:pPr>
      <w:r>
        <w:rPr>
          <w:noProof/>
        </w:rPr>
        <w:t>Input {&lt;prompt_sexp&gt;}, &lt;result_var&gt;{, {&lt;default_exp&gt;}{,&lt;canceled_nvar&gt;}}, 100</w:t>
      </w:r>
    </w:p>
    <w:p w:rsidR="00184230" w:rsidRDefault="00184230">
      <w:pPr>
        <w:pStyle w:val="Index1"/>
        <w:tabs>
          <w:tab w:val="right" w:leader="dot" w:pos="9350"/>
        </w:tabs>
        <w:rPr>
          <w:noProof/>
        </w:rPr>
      </w:pPr>
      <w:r w:rsidRPr="004A4F25">
        <w:rPr>
          <w:rFonts w:eastAsia="Times New Roman"/>
          <w:noProof/>
        </w:rPr>
        <w:t>INT$(&lt;nexp&gt;)</w:t>
      </w:r>
      <w:r>
        <w:rPr>
          <w:noProof/>
        </w:rPr>
        <w:t>, 69</w:t>
      </w:r>
    </w:p>
    <w:p w:rsidR="00184230" w:rsidRDefault="00184230">
      <w:pPr>
        <w:pStyle w:val="Index1"/>
        <w:tabs>
          <w:tab w:val="right" w:leader="dot" w:pos="9350"/>
        </w:tabs>
        <w:rPr>
          <w:noProof/>
        </w:rPr>
      </w:pPr>
      <w:r>
        <w:rPr>
          <w:noProof/>
        </w:rPr>
        <w:t>INT(&lt;nexp&gt;), 57</w:t>
      </w:r>
    </w:p>
    <w:p w:rsidR="00184230" w:rsidRDefault="00184230">
      <w:pPr>
        <w:pStyle w:val="Index1"/>
        <w:tabs>
          <w:tab w:val="right" w:leader="dot" w:pos="9350"/>
        </w:tabs>
        <w:rPr>
          <w:noProof/>
        </w:rPr>
      </w:pPr>
      <w:r w:rsidRPr="004A4F25">
        <w:rPr>
          <w:rFonts w:eastAsia="Times New Roman"/>
          <w:noProof/>
        </w:rPr>
        <w:t>IS_IN(&lt;sub</w:t>
      </w:r>
      <w:r>
        <w:rPr>
          <w:noProof/>
        </w:rPr>
        <w:t>_sexp&gt;</w:t>
      </w:r>
      <w:r w:rsidRPr="004A4F25">
        <w:rPr>
          <w:rFonts w:eastAsia="Times New Roman"/>
          <w:noProof/>
        </w:rPr>
        <w:t>, &lt;base</w:t>
      </w:r>
      <w:r>
        <w:rPr>
          <w:noProof/>
        </w:rPr>
        <w:t>_sexp&gt;{, &lt;start_nexp&gt;}, 61</w:t>
      </w:r>
    </w:p>
    <w:p w:rsidR="00184230" w:rsidRDefault="00184230">
      <w:pPr>
        <w:pStyle w:val="Index1"/>
        <w:tabs>
          <w:tab w:val="right" w:leader="dot" w:pos="9350"/>
        </w:tabs>
        <w:rPr>
          <w:noProof/>
        </w:rPr>
      </w:pPr>
      <w:r>
        <w:rPr>
          <w:noProof/>
        </w:rPr>
        <w:t>IS_NUMBER(&lt;sexp&gt;), 60</w:t>
      </w:r>
    </w:p>
    <w:p w:rsidR="00184230" w:rsidRDefault="00184230">
      <w:pPr>
        <w:pStyle w:val="Index1"/>
        <w:tabs>
          <w:tab w:val="right" w:leader="dot" w:pos="9350"/>
        </w:tabs>
        <w:rPr>
          <w:noProof/>
        </w:rPr>
      </w:pPr>
      <w:r>
        <w:rPr>
          <w:noProof/>
        </w:rPr>
        <w:t>Join &lt;source_array$[]&gt;, &lt;result_svar&gt; {, &lt;separator_sexp&gt;{, &lt;wrapper_sexp}}, 136</w:t>
      </w:r>
    </w:p>
    <w:p w:rsidR="00184230" w:rsidRDefault="00184230">
      <w:pPr>
        <w:pStyle w:val="Index1"/>
        <w:tabs>
          <w:tab w:val="right" w:leader="dot" w:pos="9350"/>
        </w:tabs>
        <w:rPr>
          <w:noProof/>
        </w:rPr>
      </w:pPr>
      <w:r>
        <w:rPr>
          <w:noProof/>
        </w:rPr>
        <w:t>Join.all &lt;source_array$[]&gt;, &lt;result_svar&gt; {, &lt;separator_sexp&gt;{, &lt;wrapper_sexp}}, 136</w:t>
      </w:r>
    </w:p>
    <w:p w:rsidR="00184230" w:rsidRDefault="00184230">
      <w:pPr>
        <w:pStyle w:val="Index1"/>
        <w:tabs>
          <w:tab w:val="right" w:leader="dot" w:pos="9350"/>
        </w:tabs>
        <w:rPr>
          <w:noProof/>
        </w:rPr>
      </w:pPr>
      <w:r>
        <w:rPr>
          <w:noProof/>
        </w:rPr>
        <w:t>Kb.hide, 102</w:t>
      </w:r>
    </w:p>
    <w:p w:rsidR="00184230" w:rsidRDefault="00184230">
      <w:pPr>
        <w:pStyle w:val="Index1"/>
        <w:tabs>
          <w:tab w:val="right" w:leader="dot" w:pos="9350"/>
        </w:tabs>
        <w:rPr>
          <w:noProof/>
        </w:rPr>
      </w:pPr>
      <w:r>
        <w:rPr>
          <w:noProof/>
        </w:rPr>
        <w:t>Kb.resume, 103</w:t>
      </w:r>
    </w:p>
    <w:p w:rsidR="00184230" w:rsidRDefault="00184230">
      <w:pPr>
        <w:pStyle w:val="Index1"/>
        <w:tabs>
          <w:tab w:val="right" w:leader="dot" w:pos="9350"/>
        </w:tabs>
        <w:rPr>
          <w:noProof/>
        </w:rPr>
      </w:pPr>
      <w:r>
        <w:rPr>
          <w:noProof/>
        </w:rPr>
        <w:t>Kb.show, 102</w:t>
      </w:r>
    </w:p>
    <w:p w:rsidR="00184230" w:rsidRDefault="00184230">
      <w:pPr>
        <w:pStyle w:val="Index1"/>
        <w:tabs>
          <w:tab w:val="right" w:leader="dot" w:pos="9350"/>
        </w:tabs>
        <w:rPr>
          <w:noProof/>
        </w:rPr>
      </w:pPr>
      <w:r>
        <w:rPr>
          <w:noProof/>
        </w:rPr>
        <w:t>Kb.showing &lt;lvar&gt;, 103</w:t>
      </w:r>
    </w:p>
    <w:p w:rsidR="00184230" w:rsidRDefault="00184230">
      <w:pPr>
        <w:pStyle w:val="Index1"/>
        <w:tabs>
          <w:tab w:val="right" w:leader="dot" w:pos="9350"/>
        </w:tabs>
        <w:rPr>
          <w:noProof/>
        </w:rPr>
      </w:pPr>
      <w:r>
        <w:rPr>
          <w:noProof/>
        </w:rPr>
        <w:t>Kb.toggle, 103</w:t>
      </w:r>
    </w:p>
    <w:p w:rsidR="00184230" w:rsidRDefault="00184230">
      <w:pPr>
        <w:pStyle w:val="Index1"/>
        <w:tabs>
          <w:tab w:val="right" w:leader="dot" w:pos="9350"/>
        </w:tabs>
        <w:rPr>
          <w:noProof/>
        </w:rPr>
      </w:pPr>
      <w:r>
        <w:rPr>
          <w:noProof/>
        </w:rPr>
        <w:t>Key.resume, 91</w:t>
      </w:r>
    </w:p>
    <w:p w:rsidR="00184230" w:rsidRDefault="00184230">
      <w:pPr>
        <w:pStyle w:val="Index1"/>
        <w:tabs>
          <w:tab w:val="right" w:leader="dot" w:pos="9350"/>
        </w:tabs>
        <w:rPr>
          <w:noProof/>
        </w:rPr>
      </w:pPr>
      <w:r w:rsidRPr="004A4F25">
        <w:rPr>
          <w:rFonts w:eastAsia="Times New Roman"/>
          <w:noProof/>
        </w:rPr>
        <w:t xml:space="preserve">LEFT$(&lt;sexp&gt;, </w:t>
      </w:r>
      <w:r>
        <w:rPr>
          <w:noProof/>
        </w:rPr>
        <w:t>&lt;count_nexp&gt;</w:t>
      </w:r>
      <w:r w:rsidRPr="004A4F25">
        <w:rPr>
          <w:rFonts w:eastAsia="Times New Roman"/>
          <w:noProof/>
        </w:rPr>
        <w:t>)</w:t>
      </w:r>
      <w:r>
        <w:rPr>
          <w:noProof/>
        </w:rPr>
        <w:t>, 64</w:t>
      </w:r>
    </w:p>
    <w:p w:rsidR="00184230" w:rsidRDefault="00184230">
      <w:pPr>
        <w:pStyle w:val="Index1"/>
        <w:tabs>
          <w:tab w:val="right" w:leader="dot" w:pos="9350"/>
        </w:tabs>
        <w:rPr>
          <w:noProof/>
        </w:rPr>
      </w:pPr>
      <w:r>
        <w:rPr>
          <w:noProof/>
        </w:rPr>
        <w:t>LEN(&lt;sexp&gt;), 61</w:t>
      </w:r>
    </w:p>
    <w:p w:rsidR="00184230" w:rsidRDefault="00184230">
      <w:pPr>
        <w:pStyle w:val="Index1"/>
        <w:tabs>
          <w:tab w:val="right" w:leader="dot" w:pos="9350"/>
        </w:tabs>
        <w:rPr>
          <w:noProof/>
        </w:rPr>
      </w:pPr>
      <w:r>
        <w:rPr>
          <w:noProof/>
        </w:rPr>
        <w:t>Let, 55</w:t>
      </w:r>
    </w:p>
    <w:p w:rsidR="00184230" w:rsidRDefault="00184230">
      <w:pPr>
        <w:pStyle w:val="Index1"/>
        <w:tabs>
          <w:tab w:val="right" w:leader="dot" w:pos="9350"/>
        </w:tabs>
        <w:rPr>
          <w:noProof/>
        </w:rPr>
      </w:pPr>
      <w:r>
        <w:rPr>
          <w:noProof/>
        </w:rPr>
        <w:t>List.add &lt;pointer_nexp&gt;{, &lt;exp&gt;}..., 45</w:t>
      </w:r>
    </w:p>
    <w:p w:rsidR="00184230" w:rsidRDefault="00184230">
      <w:pPr>
        <w:pStyle w:val="Index1"/>
        <w:tabs>
          <w:tab w:val="right" w:leader="dot" w:pos="9350"/>
        </w:tabs>
        <w:rPr>
          <w:noProof/>
        </w:rPr>
      </w:pPr>
      <w:r>
        <w:rPr>
          <w:noProof/>
        </w:rPr>
        <w:t>List.add.array numeric_list_pointer, Array[{&lt;start&gt;,&lt;length&gt;}], 46</w:t>
      </w:r>
    </w:p>
    <w:p w:rsidR="00184230" w:rsidRDefault="00184230">
      <w:pPr>
        <w:pStyle w:val="Index1"/>
        <w:tabs>
          <w:tab w:val="right" w:leader="dot" w:pos="9350"/>
        </w:tabs>
        <w:rPr>
          <w:noProof/>
        </w:rPr>
      </w:pPr>
      <w:r>
        <w:rPr>
          <w:noProof/>
        </w:rPr>
        <w:t>List.add.array string_list_pointer, Array$[{&lt;start&gt;,&lt;length&gt;}], 46</w:t>
      </w:r>
    </w:p>
    <w:p w:rsidR="00184230" w:rsidRDefault="00184230">
      <w:pPr>
        <w:pStyle w:val="Index1"/>
        <w:tabs>
          <w:tab w:val="right" w:leader="dot" w:pos="9350"/>
        </w:tabs>
        <w:rPr>
          <w:noProof/>
        </w:rPr>
      </w:pPr>
      <w:r>
        <w:rPr>
          <w:noProof/>
        </w:rPr>
        <w:t>List.add.list &lt;destination_list_pointer_nexp&gt;, &lt;source_list_pointer_nexp&gt;, 46</w:t>
      </w:r>
    </w:p>
    <w:p w:rsidR="00184230" w:rsidRDefault="00184230">
      <w:pPr>
        <w:pStyle w:val="Index1"/>
        <w:tabs>
          <w:tab w:val="right" w:leader="dot" w:pos="9350"/>
        </w:tabs>
        <w:rPr>
          <w:noProof/>
        </w:rPr>
      </w:pPr>
      <w:r>
        <w:rPr>
          <w:noProof/>
        </w:rPr>
        <w:t>List.clear &lt;pointer_nexp&gt;, 47</w:t>
      </w:r>
    </w:p>
    <w:p w:rsidR="00184230" w:rsidRDefault="00184230">
      <w:pPr>
        <w:pStyle w:val="Index1"/>
        <w:tabs>
          <w:tab w:val="right" w:leader="dot" w:pos="9350"/>
        </w:tabs>
        <w:rPr>
          <w:noProof/>
        </w:rPr>
      </w:pPr>
      <w:r>
        <w:rPr>
          <w:noProof/>
        </w:rPr>
        <w:t>List.create N|S, &lt;pointer_nvar&gt;, 45</w:t>
      </w:r>
    </w:p>
    <w:p w:rsidR="00184230" w:rsidRDefault="00184230">
      <w:pPr>
        <w:pStyle w:val="Index1"/>
        <w:tabs>
          <w:tab w:val="right" w:leader="dot" w:pos="9350"/>
        </w:tabs>
        <w:rPr>
          <w:noProof/>
        </w:rPr>
      </w:pPr>
      <w:r>
        <w:rPr>
          <w:noProof/>
        </w:rPr>
        <w:t>List.get &lt;pointer_nexp&gt;, &lt;index_nexp&gt;, &lt;var&gt;, 47</w:t>
      </w:r>
    </w:p>
    <w:p w:rsidR="00184230" w:rsidRDefault="00184230">
      <w:pPr>
        <w:pStyle w:val="Index1"/>
        <w:tabs>
          <w:tab w:val="right" w:leader="dot" w:pos="9350"/>
        </w:tabs>
        <w:rPr>
          <w:noProof/>
        </w:rPr>
      </w:pPr>
      <w:r>
        <w:rPr>
          <w:noProof/>
        </w:rPr>
        <w:t>List.insert &lt;pointer_nexp&gt;, &lt;index_nexp&gt;, &lt;sexp&gt;|&lt;nexp&gt;, 46</w:t>
      </w:r>
    </w:p>
    <w:p w:rsidR="00184230" w:rsidRDefault="00184230">
      <w:pPr>
        <w:pStyle w:val="Index1"/>
        <w:tabs>
          <w:tab w:val="right" w:leader="dot" w:pos="9350"/>
        </w:tabs>
        <w:rPr>
          <w:noProof/>
        </w:rPr>
      </w:pPr>
      <w:r>
        <w:rPr>
          <w:noProof/>
        </w:rPr>
        <w:t>List.remove &lt;pointer_nexp&gt;,&lt;index_nexp&gt;, 46</w:t>
      </w:r>
    </w:p>
    <w:p w:rsidR="00184230" w:rsidRDefault="00184230">
      <w:pPr>
        <w:pStyle w:val="Index1"/>
        <w:tabs>
          <w:tab w:val="right" w:leader="dot" w:pos="9350"/>
        </w:tabs>
        <w:rPr>
          <w:noProof/>
        </w:rPr>
      </w:pPr>
      <w:r>
        <w:rPr>
          <w:noProof/>
        </w:rPr>
        <w:t>List.replace &lt;pointer_nexp&gt;, &lt;index_nexp&gt;, &lt;sexp&gt;|&lt;nexp&gt;, 46</w:t>
      </w:r>
    </w:p>
    <w:p w:rsidR="00184230" w:rsidRDefault="00184230">
      <w:pPr>
        <w:pStyle w:val="Index1"/>
        <w:tabs>
          <w:tab w:val="right" w:leader="dot" w:pos="9350"/>
        </w:tabs>
        <w:rPr>
          <w:noProof/>
        </w:rPr>
      </w:pPr>
      <w:r>
        <w:rPr>
          <w:noProof/>
        </w:rPr>
        <w:lastRenderedPageBreak/>
        <w:t>List.search &lt;pointer_nexp&gt;, value|value$, &lt;result_nvar&gt;{,&lt;start_nexp&gt;}, 47</w:t>
      </w:r>
    </w:p>
    <w:p w:rsidR="00184230" w:rsidRDefault="00184230">
      <w:pPr>
        <w:pStyle w:val="Index1"/>
        <w:tabs>
          <w:tab w:val="right" w:leader="dot" w:pos="9350"/>
        </w:tabs>
        <w:rPr>
          <w:noProof/>
        </w:rPr>
      </w:pPr>
      <w:r>
        <w:rPr>
          <w:noProof/>
        </w:rPr>
        <w:t>List.size &lt;pointer_nexp&gt;, &lt;nvar&gt;, 47</w:t>
      </w:r>
    </w:p>
    <w:p w:rsidR="00184230" w:rsidRDefault="00184230">
      <w:pPr>
        <w:pStyle w:val="Index1"/>
        <w:tabs>
          <w:tab w:val="right" w:leader="dot" w:pos="9350"/>
        </w:tabs>
        <w:rPr>
          <w:noProof/>
        </w:rPr>
      </w:pPr>
      <w:r>
        <w:rPr>
          <w:noProof/>
        </w:rPr>
        <w:t>List.toArray &lt;pointer_nexp&gt;, Array$[] | Array[], 47</w:t>
      </w:r>
    </w:p>
    <w:p w:rsidR="00184230" w:rsidRDefault="00184230">
      <w:pPr>
        <w:pStyle w:val="Index1"/>
        <w:tabs>
          <w:tab w:val="right" w:leader="dot" w:pos="9350"/>
        </w:tabs>
        <w:rPr>
          <w:noProof/>
        </w:rPr>
      </w:pPr>
      <w:r>
        <w:rPr>
          <w:noProof/>
        </w:rPr>
        <w:t>List.type &lt;pointer_nexp&gt;, &lt;svar&gt;, 47</w:t>
      </w:r>
    </w:p>
    <w:p w:rsidR="00184230" w:rsidRDefault="00184230">
      <w:pPr>
        <w:pStyle w:val="Index1"/>
        <w:tabs>
          <w:tab w:val="right" w:leader="dot" w:pos="9350"/>
        </w:tabs>
        <w:rPr>
          <w:noProof/>
        </w:rPr>
      </w:pPr>
      <w:r>
        <w:rPr>
          <w:noProof/>
        </w:rPr>
        <w:t>LOG(&lt;nexp&gt;), 59</w:t>
      </w:r>
    </w:p>
    <w:p w:rsidR="00184230" w:rsidRDefault="00184230">
      <w:pPr>
        <w:pStyle w:val="Index1"/>
        <w:tabs>
          <w:tab w:val="right" w:leader="dot" w:pos="9350"/>
        </w:tabs>
        <w:rPr>
          <w:noProof/>
        </w:rPr>
      </w:pPr>
      <w:r>
        <w:rPr>
          <w:noProof/>
        </w:rPr>
        <w:t>LOG10(&lt;nexp&gt;), 59</w:t>
      </w:r>
    </w:p>
    <w:p w:rsidR="00184230" w:rsidRDefault="00184230">
      <w:pPr>
        <w:pStyle w:val="Index1"/>
        <w:tabs>
          <w:tab w:val="right" w:leader="dot" w:pos="9350"/>
        </w:tabs>
        <w:rPr>
          <w:noProof/>
        </w:rPr>
      </w:pPr>
      <w:r w:rsidRPr="004A4F25">
        <w:rPr>
          <w:rFonts w:eastAsia="Times New Roman"/>
          <w:noProof/>
        </w:rPr>
        <w:t>LOWER$(</w:t>
      </w:r>
      <w:r>
        <w:rPr>
          <w:noProof/>
        </w:rPr>
        <w:t>&lt;sexp&gt;</w:t>
      </w:r>
      <w:r w:rsidRPr="004A4F25">
        <w:rPr>
          <w:rFonts w:eastAsia="Times New Roman"/>
          <w:noProof/>
        </w:rPr>
        <w:t>)</w:t>
      </w:r>
      <w:r>
        <w:rPr>
          <w:noProof/>
        </w:rPr>
        <w:t>, 69</w:t>
      </w:r>
    </w:p>
    <w:p w:rsidR="00184230" w:rsidRDefault="00184230">
      <w:pPr>
        <w:pStyle w:val="Index1"/>
        <w:tabs>
          <w:tab w:val="right" w:leader="dot" w:pos="9350"/>
        </w:tabs>
        <w:rPr>
          <w:noProof/>
        </w:rPr>
      </w:pPr>
      <w:r>
        <w:rPr>
          <w:noProof/>
        </w:rPr>
        <w:t>LowMemory.resume, 91</w:t>
      </w:r>
    </w:p>
    <w:p w:rsidR="00184230" w:rsidRDefault="00184230">
      <w:pPr>
        <w:pStyle w:val="Index1"/>
        <w:tabs>
          <w:tab w:val="right" w:leader="dot" w:pos="9350"/>
        </w:tabs>
        <w:rPr>
          <w:noProof/>
        </w:rPr>
      </w:pPr>
      <w:r>
        <w:rPr>
          <w:noProof/>
        </w:rPr>
        <w:t>MAX(&lt;nexp&gt;, &lt;nexp&gt;), 57</w:t>
      </w:r>
    </w:p>
    <w:p w:rsidR="00184230" w:rsidRDefault="00184230">
      <w:pPr>
        <w:pStyle w:val="Index1"/>
        <w:tabs>
          <w:tab w:val="right" w:leader="dot" w:pos="9350"/>
        </w:tabs>
        <w:rPr>
          <w:noProof/>
        </w:rPr>
      </w:pPr>
      <w:r>
        <w:rPr>
          <w:noProof/>
        </w:rPr>
        <w:t>MenuKey.resume, 91</w:t>
      </w:r>
    </w:p>
    <w:p w:rsidR="00184230" w:rsidRDefault="00184230">
      <w:pPr>
        <w:pStyle w:val="Index1"/>
        <w:tabs>
          <w:tab w:val="right" w:leader="dot" w:pos="9350"/>
        </w:tabs>
        <w:rPr>
          <w:noProof/>
        </w:rPr>
      </w:pPr>
      <w:r w:rsidRPr="004A4F25">
        <w:rPr>
          <w:rFonts w:eastAsia="Times New Roman"/>
          <w:noProof/>
        </w:rPr>
        <w:t xml:space="preserve">MID$(&lt;sexp&gt;, </w:t>
      </w:r>
      <w:r>
        <w:rPr>
          <w:noProof/>
        </w:rPr>
        <w:t>&lt;start_nexp&gt;{, &lt;count_nexp&gt;}</w:t>
      </w:r>
      <w:r w:rsidRPr="004A4F25">
        <w:rPr>
          <w:rFonts w:eastAsia="Times New Roman"/>
          <w:noProof/>
        </w:rPr>
        <w:t>)</w:t>
      </w:r>
      <w:r>
        <w:rPr>
          <w:noProof/>
        </w:rPr>
        <w:t>, 64</w:t>
      </w:r>
    </w:p>
    <w:p w:rsidR="00184230" w:rsidRDefault="00184230">
      <w:pPr>
        <w:pStyle w:val="Index1"/>
        <w:tabs>
          <w:tab w:val="right" w:leader="dot" w:pos="9350"/>
        </w:tabs>
        <w:rPr>
          <w:noProof/>
        </w:rPr>
      </w:pPr>
      <w:r>
        <w:rPr>
          <w:noProof/>
        </w:rPr>
        <w:t>MIN(&lt;nexp&gt;, &lt;nexp&gt;), 57</w:t>
      </w:r>
    </w:p>
    <w:p w:rsidR="00184230" w:rsidRDefault="00184230">
      <w:pPr>
        <w:pStyle w:val="Index1"/>
        <w:tabs>
          <w:tab w:val="right" w:leader="dot" w:pos="9350"/>
        </w:tabs>
        <w:rPr>
          <w:noProof/>
        </w:rPr>
      </w:pPr>
      <w:r>
        <w:rPr>
          <w:noProof/>
        </w:rPr>
        <w:t>mkdir &lt;path_sexp&gt;, 107</w:t>
      </w:r>
    </w:p>
    <w:p w:rsidR="00184230" w:rsidRDefault="00184230">
      <w:pPr>
        <w:pStyle w:val="Index1"/>
        <w:tabs>
          <w:tab w:val="right" w:leader="dot" w:pos="9350"/>
        </w:tabs>
        <w:rPr>
          <w:noProof/>
        </w:rPr>
      </w:pPr>
      <w:r>
        <w:rPr>
          <w:noProof/>
        </w:rPr>
        <w:t>MOD(&lt;nexp1&gt;, &lt;nexp2&gt;), 58</w:t>
      </w:r>
    </w:p>
    <w:p w:rsidR="00184230" w:rsidRDefault="00184230">
      <w:pPr>
        <w:pStyle w:val="Index1"/>
        <w:tabs>
          <w:tab w:val="right" w:leader="dot" w:pos="9350"/>
        </w:tabs>
        <w:rPr>
          <w:noProof/>
        </w:rPr>
      </w:pPr>
      <w:r>
        <w:rPr>
          <w:noProof/>
        </w:rPr>
        <w:t>MyPhoneNumber &lt;svar&gt;, 130</w:t>
      </w:r>
    </w:p>
    <w:p w:rsidR="00184230" w:rsidRDefault="00184230">
      <w:pPr>
        <w:pStyle w:val="Index1"/>
        <w:tabs>
          <w:tab w:val="right" w:leader="dot" w:pos="9350"/>
        </w:tabs>
        <w:rPr>
          <w:noProof/>
        </w:rPr>
      </w:pPr>
      <w:r>
        <w:rPr>
          <w:noProof/>
        </w:rPr>
        <w:t>Notify &lt;title_sexp&gt;, &lt;subtitle_sexp&gt;, &lt;alert_sexp&gt;, &lt;wait_lexp&gt;, 147</w:t>
      </w:r>
    </w:p>
    <w:p w:rsidR="00184230" w:rsidRDefault="00184230">
      <w:pPr>
        <w:pStyle w:val="Index1"/>
        <w:tabs>
          <w:tab w:val="right" w:leader="dot" w:pos="9350"/>
        </w:tabs>
        <w:rPr>
          <w:noProof/>
        </w:rPr>
      </w:pPr>
      <w:r>
        <w:rPr>
          <w:noProof/>
        </w:rPr>
        <w:t>OCT$(&lt;nexp&gt;), 69</w:t>
      </w:r>
    </w:p>
    <w:p w:rsidR="00184230" w:rsidRDefault="00184230">
      <w:pPr>
        <w:pStyle w:val="Index1"/>
        <w:tabs>
          <w:tab w:val="right" w:leader="dot" w:pos="9350"/>
        </w:tabs>
        <w:rPr>
          <w:noProof/>
        </w:rPr>
      </w:pPr>
      <w:r>
        <w:rPr>
          <w:noProof/>
        </w:rPr>
        <w:t>OCT(&lt;sexp&gt;), 61</w:t>
      </w:r>
    </w:p>
    <w:p w:rsidR="00184230" w:rsidRDefault="00184230">
      <w:pPr>
        <w:pStyle w:val="Index1"/>
        <w:tabs>
          <w:tab w:val="right" w:leader="dot" w:pos="9350"/>
        </w:tabs>
        <w:rPr>
          <w:noProof/>
        </w:rPr>
      </w:pPr>
      <w:r>
        <w:rPr>
          <w:noProof/>
        </w:rPr>
        <w:t>OnBackground:, 145</w:t>
      </w:r>
    </w:p>
    <w:p w:rsidR="00184230" w:rsidRDefault="00184230">
      <w:pPr>
        <w:pStyle w:val="Index1"/>
        <w:tabs>
          <w:tab w:val="right" w:leader="dot" w:pos="9350"/>
        </w:tabs>
        <w:rPr>
          <w:noProof/>
        </w:rPr>
      </w:pPr>
      <w:r>
        <w:rPr>
          <w:noProof/>
        </w:rPr>
        <w:t>OnBackKey:, 90</w:t>
      </w:r>
    </w:p>
    <w:p w:rsidR="00184230" w:rsidRDefault="00184230">
      <w:pPr>
        <w:pStyle w:val="Index1"/>
        <w:tabs>
          <w:tab w:val="right" w:leader="dot" w:pos="9350"/>
        </w:tabs>
        <w:rPr>
          <w:noProof/>
        </w:rPr>
      </w:pPr>
      <w:r>
        <w:rPr>
          <w:noProof/>
        </w:rPr>
        <w:t>OnBtReadReady:, 129</w:t>
      </w:r>
    </w:p>
    <w:p w:rsidR="00184230" w:rsidRDefault="00184230">
      <w:pPr>
        <w:pStyle w:val="Index1"/>
        <w:tabs>
          <w:tab w:val="right" w:leader="dot" w:pos="9350"/>
        </w:tabs>
        <w:rPr>
          <w:noProof/>
        </w:rPr>
      </w:pPr>
      <w:r>
        <w:rPr>
          <w:noProof/>
        </w:rPr>
        <w:t>OnConsoleTouch:, 90</w:t>
      </w:r>
    </w:p>
    <w:p w:rsidR="00184230" w:rsidRDefault="00184230">
      <w:pPr>
        <w:pStyle w:val="Index1"/>
        <w:tabs>
          <w:tab w:val="right" w:leader="dot" w:pos="9350"/>
        </w:tabs>
        <w:rPr>
          <w:noProof/>
        </w:rPr>
      </w:pPr>
      <w:r>
        <w:rPr>
          <w:noProof/>
        </w:rPr>
        <w:t>OnError:, 89</w:t>
      </w:r>
    </w:p>
    <w:p w:rsidR="00184230" w:rsidRDefault="00184230">
      <w:pPr>
        <w:pStyle w:val="Index1"/>
        <w:tabs>
          <w:tab w:val="right" w:leader="dot" w:pos="9350"/>
        </w:tabs>
        <w:rPr>
          <w:noProof/>
        </w:rPr>
      </w:pPr>
      <w:r>
        <w:rPr>
          <w:noProof/>
        </w:rPr>
        <w:t>OnGrTouch:, 168</w:t>
      </w:r>
    </w:p>
    <w:p w:rsidR="00184230" w:rsidRDefault="00184230">
      <w:pPr>
        <w:pStyle w:val="Index1"/>
        <w:tabs>
          <w:tab w:val="right" w:leader="dot" w:pos="9350"/>
        </w:tabs>
        <w:rPr>
          <w:noProof/>
        </w:rPr>
      </w:pPr>
      <w:r>
        <w:rPr>
          <w:noProof/>
        </w:rPr>
        <w:t>OnKbChange:, 103</w:t>
      </w:r>
    </w:p>
    <w:p w:rsidR="00184230" w:rsidRDefault="00184230">
      <w:pPr>
        <w:pStyle w:val="Index1"/>
        <w:tabs>
          <w:tab w:val="right" w:leader="dot" w:pos="9350"/>
        </w:tabs>
        <w:rPr>
          <w:noProof/>
        </w:rPr>
      </w:pPr>
      <w:r>
        <w:rPr>
          <w:noProof/>
        </w:rPr>
        <w:t>OnKeyPress:, 91</w:t>
      </w:r>
    </w:p>
    <w:p w:rsidR="00184230" w:rsidRDefault="00184230">
      <w:pPr>
        <w:pStyle w:val="Index1"/>
        <w:tabs>
          <w:tab w:val="right" w:leader="dot" w:pos="9350"/>
        </w:tabs>
        <w:rPr>
          <w:noProof/>
        </w:rPr>
      </w:pPr>
      <w:r>
        <w:rPr>
          <w:noProof/>
        </w:rPr>
        <w:t>OnLowMemory:, 91</w:t>
      </w:r>
    </w:p>
    <w:p w:rsidR="00184230" w:rsidRDefault="00184230">
      <w:pPr>
        <w:pStyle w:val="Index1"/>
        <w:tabs>
          <w:tab w:val="right" w:leader="dot" w:pos="9350"/>
        </w:tabs>
        <w:rPr>
          <w:noProof/>
        </w:rPr>
      </w:pPr>
      <w:r>
        <w:rPr>
          <w:noProof/>
        </w:rPr>
        <w:t>OnMenuKey:, 90</w:t>
      </w:r>
    </w:p>
    <w:p w:rsidR="00184230" w:rsidRDefault="00184230">
      <w:pPr>
        <w:pStyle w:val="Index1"/>
        <w:tabs>
          <w:tab w:val="right" w:leader="dot" w:pos="9350"/>
        </w:tabs>
        <w:rPr>
          <w:noProof/>
        </w:rPr>
      </w:pPr>
      <w:r>
        <w:rPr>
          <w:noProof/>
        </w:rPr>
        <w:t>OnTimer:, 133</w:t>
      </w:r>
    </w:p>
    <w:p w:rsidR="00184230" w:rsidRDefault="00184230">
      <w:pPr>
        <w:pStyle w:val="Index1"/>
        <w:tabs>
          <w:tab w:val="right" w:leader="dot" w:pos="9350"/>
        </w:tabs>
        <w:rPr>
          <w:noProof/>
        </w:rPr>
      </w:pPr>
      <w:r>
        <w:rPr>
          <w:noProof/>
        </w:rPr>
        <w:t>Pause &lt;ticks_nexp&gt;, 148</w:t>
      </w:r>
    </w:p>
    <w:p w:rsidR="00184230" w:rsidRDefault="00184230">
      <w:pPr>
        <w:pStyle w:val="Index1"/>
        <w:tabs>
          <w:tab w:val="right" w:leader="dot" w:pos="9350"/>
        </w:tabs>
        <w:rPr>
          <w:noProof/>
        </w:rPr>
      </w:pPr>
      <w:r>
        <w:rPr>
          <w:noProof/>
        </w:rPr>
        <w:t>Phone.call &lt;sexp&gt;, 130</w:t>
      </w:r>
    </w:p>
    <w:p w:rsidR="00184230" w:rsidRDefault="00184230">
      <w:pPr>
        <w:pStyle w:val="Index1"/>
        <w:tabs>
          <w:tab w:val="right" w:leader="dot" w:pos="9350"/>
        </w:tabs>
        <w:rPr>
          <w:noProof/>
        </w:rPr>
      </w:pPr>
      <w:r>
        <w:rPr>
          <w:noProof/>
        </w:rPr>
        <w:t>Phone.dial &lt;sexp&gt;, 131</w:t>
      </w:r>
    </w:p>
    <w:p w:rsidR="00184230" w:rsidRDefault="00184230">
      <w:pPr>
        <w:pStyle w:val="Index1"/>
        <w:tabs>
          <w:tab w:val="right" w:leader="dot" w:pos="9350"/>
        </w:tabs>
        <w:rPr>
          <w:noProof/>
        </w:rPr>
      </w:pPr>
      <w:r>
        <w:rPr>
          <w:noProof/>
        </w:rPr>
        <w:t>Phone.info &lt;nexp&gt;|&lt;nvar&gt;, 142</w:t>
      </w:r>
    </w:p>
    <w:p w:rsidR="00184230" w:rsidRDefault="00184230">
      <w:pPr>
        <w:pStyle w:val="Index1"/>
        <w:tabs>
          <w:tab w:val="right" w:leader="dot" w:pos="9350"/>
        </w:tabs>
        <w:rPr>
          <w:noProof/>
        </w:rPr>
      </w:pPr>
      <w:r>
        <w:rPr>
          <w:noProof/>
        </w:rPr>
        <w:t>Phone.rcv.init, 131</w:t>
      </w:r>
    </w:p>
    <w:p w:rsidR="00184230" w:rsidRDefault="00184230">
      <w:pPr>
        <w:pStyle w:val="Index1"/>
        <w:tabs>
          <w:tab w:val="right" w:leader="dot" w:pos="9350"/>
        </w:tabs>
        <w:rPr>
          <w:noProof/>
        </w:rPr>
      </w:pPr>
      <w:r>
        <w:rPr>
          <w:noProof/>
        </w:rPr>
        <w:t>Phone.rcv.next &lt;state_nvar&gt;, &lt;number_svar&gt;, 131</w:t>
      </w:r>
    </w:p>
    <w:p w:rsidR="00184230" w:rsidRDefault="00184230">
      <w:pPr>
        <w:pStyle w:val="Index1"/>
        <w:tabs>
          <w:tab w:val="right" w:leader="dot" w:pos="9350"/>
        </w:tabs>
        <w:rPr>
          <w:noProof/>
        </w:rPr>
      </w:pPr>
      <w:r>
        <w:rPr>
          <w:noProof/>
        </w:rPr>
        <w:t>PI(), 59</w:t>
      </w:r>
    </w:p>
    <w:p w:rsidR="00184230" w:rsidRDefault="00184230">
      <w:pPr>
        <w:pStyle w:val="Index1"/>
        <w:tabs>
          <w:tab w:val="right" w:leader="dot" w:pos="9350"/>
        </w:tabs>
        <w:rPr>
          <w:noProof/>
        </w:rPr>
      </w:pPr>
      <w:r>
        <w:rPr>
          <w:noProof/>
        </w:rPr>
        <w:t>Popup &lt;message_sexp&gt;{{, &lt;x_nexp&gt;}{, &lt;y_nexp&gt;}{, &lt;duration_lexp&gt;}}, 101</w:t>
      </w:r>
    </w:p>
    <w:p w:rsidR="00184230" w:rsidRDefault="00184230">
      <w:pPr>
        <w:pStyle w:val="Index1"/>
        <w:tabs>
          <w:tab w:val="right" w:leader="dot" w:pos="9350"/>
        </w:tabs>
        <w:rPr>
          <w:noProof/>
        </w:rPr>
      </w:pPr>
      <w:r>
        <w:rPr>
          <w:noProof/>
        </w:rPr>
        <w:t>POW(&lt;nexp1&gt;, &lt;nexp2&gt;), 59</w:t>
      </w:r>
    </w:p>
    <w:p w:rsidR="00184230" w:rsidRDefault="00184230">
      <w:pPr>
        <w:pStyle w:val="Index1"/>
        <w:tabs>
          <w:tab w:val="right" w:leader="dot" w:pos="9350"/>
        </w:tabs>
        <w:rPr>
          <w:noProof/>
        </w:rPr>
      </w:pPr>
      <w:r>
        <w:rPr>
          <w:noProof/>
        </w:rPr>
        <w:t>Print {&lt;exp&gt; {,|;}} ..., 96</w:t>
      </w:r>
    </w:p>
    <w:p w:rsidR="00184230" w:rsidRDefault="00184230">
      <w:pPr>
        <w:pStyle w:val="Index1"/>
        <w:tabs>
          <w:tab w:val="right" w:leader="dot" w:pos="9350"/>
        </w:tabs>
        <w:rPr>
          <w:noProof/>
        </w:rPr>
      </w:pPr>
      <w:r>
        <w:rPr>
          <w:noProof/>
        </w:rPr>
        <w:t>Program.info &lt;nexp&gt;|&lt;nvar&gt;, 85</w:t>
      </w:r>
    </w:p>
    <w:p w:rsidR="00184230" w:rsidRDefault="00184230">
      <w:pPr>
        <w:pStyle w:val="Index1"/>
        <w:tabs>
          <w:tab w:val="right" w:leader="dot" w:pos="9350"/>
        </w:tabs>
        <w:rPr>
          <w:noProof/>
        </w:rPr>
      </w:pPr>
      <w:r>
        <w:rPr>
          <w:noProof/>
        </w:rPr>
        <w:t>RANDOMIZE({&lt;nexp&gt;}), 57</w:t>
      </w:r>
    </w:p>
    <w:p w:rsidR="00184230" w:rsidRDefault="00184230">
      <w:pPr>
        <w:pStyle w:val="Index1"/>
        <w:tabs>
          <w:tab w:val="right" w:leader="dot" w:pos="9350"/>
        </w:tabs>
        <w:rPr>
          <w:noProof/>
        </w:rPr>
      </w:pPr>
      <w:r>
        <w:rPr>
          <w:noProof/>
        </w:rPr>
        <w:t>Read.data &lt;number&gt;|&lt;string&gt; {,&lt;number&gt;|&lt;string&gt;...,&lt;number&gt;|&lt;string&gt;}, 91</w:t>
      </w:r>
    </w:p>
    <w:p w:rsidR="00184230" w:rsidRDefault="00184230">
      <w:pPr>
        <w:pStyle w:val="Index1"/>
        <w:tabs>
          <w:tab w:val="right" w:leader="dot" w:pos="9350"/>
        </w:tabs>
        <w:rPr>
          <w:noProof/>
        </w:rPr>
      </w:pPr>
      <w:r>
        <w:rPr>
          <w:noProof/>
        </w:rPr>
        <w:t>Read.from &lt;nexp&gt;, 92</w:t>
      </w:r>
    </w:p>
    <w:p w:rsidR="00184230" w:rsidRDefault="00184230">
      <w:pPr>
        <w:pStyle w:val="Index1"/>
        <w:tabs>
          <w:tab w:val="right" w:leader="dot" w:pos="9350"/>
        </w:tabs>
        <w:rPr>
          <w:noProof/>
        </w:rPr>
      </w:pPr>
      <w:r>
        <w:rPr>
          <w:noProof/>
        </w:rPr>
        <w:t>Read.next &lt;var&gt;, ..., 92</w:t>
      </w:r>
    </w:p>
    <w:p w:rsidR="00184230" w:rsidRDefault="00184230">
      <w:pPr>
        <w:pStyle w:val="Index1"/>
        <w:tabs>
          <w:tab w:val="right" w:leader="dot" w:pos="9350"/>
        </w:tabs>
        <w:rPr>
          <w:noProof/>
        </w:rPr>
      </w:pPr>
      <w:r>
        <w:rPr>
          <w:noProof/>
        </w:rPr>
        <w:t>Rem, 52</w:t>
      </w:r>
    </w:p>
    <w:p w:rsidR="00184230" w:rsidRDefault="00184230">
      <w:pPr>
        <w:pStyle w:val="Index1"/>
        <w:tabs>
          <w:tab w:val="right" w:leader="dot" w:pos="9350"/>
        </w:tabs>
        <w:rPr>
          <w:noProof/>
        </w:rPr>
      </w:pPr>
      <w:r w:rsidRPr="004A4F25">
        <w:rPr>
          <w:rFonts w:eastAsia="Times New Roman"/>
          <w:noProof/>
        </w:rPr>
        <w:t>REPLACE$( &lt;sexp&gt;, &lt;argument_sexp&gt;, &lt;replace_sexp&gt;)</w:t>
      </w:r>
      <w:r>
        <w:rPr>
          <w:noProof/>
        </w:rPr>
        <w:t>, 65</w:t>
      </w:r>
    </w:p>
    <w:p w:rsidR="00184230" w:rsidRDefault="00184230">
      <w:pPr>
        <w:pStyle w:val="Index1"/>
        <w:tabs>
          <w:tab w:val="right" w:leader="dot" w:pos="9350"/>
        </w:tabs>
        <w:rPr>
          <w:noProof/>
        </w:rPr>
      </w:pPr>
      <w:r w:rsidRPr="004A4F25">
        <w:rPr>
          <w:rFonts w:eastAsia="Times New Roman"/>
          <w:noProof/>
        </w:rPr>
        <w:t>RIGHT$(</w:t>
      </w:r>
      <w:r>
        <w:rPr>
          <w:noProof/>
        </w:rPr>
        <w:t>&lt;sexp&gt;, &lt;count_nexp&gt;</w:t>
      </w:r>
      <w:r w:rsidRPr="004A4F25">
        <w:rPr>
          <w:rFonts w:eastAsia="Times New Roman"/>
          <w:noProof/>
        </w:rPr>
        <w:t>)</w:t>
      </w:r>
      <w:r>
        <w:rPr>
          <w:noProof/>
        </w:rPr>
        <w:t>, 65</w:t>
      </w:r>
    </w:p>
    <w:p w:rsidR="00184230" w:rsidRDefault="00184230">
      <w:pPr>
        <w:pStyle w:val="Index1"/>
        <w:tabs>
          <w:tab w:val="right" w:leader="dot" w:pos="9350"/>
        </w:tabs>
        <w:rPr>
          <w:noProof/>
        </w:rPr>
      </w:pPr>
      <w:r>
        <w:rPr>
          <w:noProof/>
        </w:rPr>
        <w:t>Ringer.get.mode &lt;nvar&gt;, 135</w:t>
      </w:r>
    </w:p>
    <w:p w:rsidR="00184230" w:rsidRDefault="00184230">
      <w:pPr>
        <w:pStyle w:val="Index1"/>
        <w:tabs>
          <w:tab w:val="right" w:leader="dot" w:pos="9350"/>
        </w:tabs>
        <w:rPr>
          <w:noProof/>
        </w:rPr>
      </w:pPr>
      <w:r>
        <w:rPr>
          <w:noProof/>
        </w:rPr>
        <w:lastRenderedPageBreak/>
        <w:t>Ringer.get.volume &lt;vol_nvar&gt; { , &lt;max_nvar&gt;, 135</w:t>
      </w:r>
    </w:p>
    <w:p w:rsidR="00184230" w:rsidRDefault="00184230">
      <w:pPr>
        <w:pStyle w:val="Index1"/>
        <w:tabs>
          <w:tab w:val="right" w:leader="dot" w:pos="9350"/>
        </w:tabs>
        <w:rPr>
          <w:noProof/>
        </w:rPr>
      </w:pPr>
      <w:r>
        <w:rPr>
          <w:noProof/>
        </w:rPr>
        <w:t>Ringer.set.mode &lt;nexp&gt;, 135</w:t>
      </w:r>
    </w:p>
    <w:p w:rsidR="00184230" w:rsidRDefault="00184230">
      <w:pPr>
        <w:pStyle w:val="Index1"/>
        <w:tabs>
          <w:tab w:val="right" w:leader="dot" w:pos="9350"/>
        </w:tabs>
        <w:rPr>
          <w:noProof/>
        </w:rPr>
      </w:pPr>
      <w:r>
        <w:rPr>
          <w:noProof/>
        </w:rPr>
        <w:t>Ringer.set.volume &lt;nexp&gt;, 135</w:t>
      </w:r>
    </w:p>
    <w:p w:rsidR="00184230" w:rsidRDefault="00184230">
      <w:pPr>
        <w:pStyle w:val="Index1"/>
        <w:tabs>
          <w:tab w:val="right" w:leader="dot" w:pos="9350"/>
        </w:tabs>
        <w:rPr>
          <w:noProof/>
        </w:rPr>
      </w:pPr>
      <w:r>
        <w:rPr>
          <w:noProof/>
        </w:rPr>
        <w:t>RND(), 57</w:t>
      </w:r>
    </w:p>
    <w:p w:rsidR="00184230" w:rsidRDefault="00184230">
      <w:pPr>
        <w:pStyle w:val="Index1"/>
        <w:tabs>
          <w:tab w:val="right" w:leader="dot" w:pos="9350"/>
        </w:tabs>
        <w:rPr>
          <w:noProof/>
        </w:rPr>
      </w:pPr>
      <w:r>
        <w:rPr>
          <w:noProof/>
        </w:rPr>
        <w:t>ROUND(&lt;value_nexp&gt;{, &lt;count_nexp&gt;{, &lt;mode_sexp&gt;}}), 58</w:t>
      </w:r>
    </w:p>
    <w:p w:rsidR="00184230" w:rsidRDefault="00184230">
      <w:pPr>
        <w:pStyle w:val="Index1"/>
        <w:tabs>
          <w:tab w:val="right" w:leader="dot" w:pos="9350"/>
        </w:tabs>
        <w:rPr>
          <w:noProof/>
        </w:rPr>
      </w:pPr>
      <w:r>
        <w:rPr>
          <w:noProof/>
        </w:rPr>
        <w:t>Run &lt;filename_sexp&gt;{, &lt;data_sexp&gt;}, 85</w:t>
      </w:r>
    </w:p>
    <w:p w:rsidR="00184230" w:rsidRDefault="00184230">
      <w:pPr>
        <w:pStyle w:val="Index1"/>
        <w:tabs>
          <w:tab w:val="right" w:leader="dot" w:pos="9350"/>
        </w:tabs>
        <w:rPr>
          <w:noProof/>
        </w:rPr>
      </w:pPr>
      <w:r>
        <w:rPr>
          <w:noProof/>
        </w:rPr>
        <w:t>Screen rotation, size[], realsize[], density, 143</w:t>
      </w:r>
    </w:p>
    <w:p w:rsidR="00184230" w:rsidRDefault="00184230">
      <w:pPr>
        <w:pStyle w:val="Index1"/>
        <w:tabs>
          <w:tab w:val="right" w:leader="dot" w:pos="9350"/>
        </w:tabs>
        <w:rPr>
          <w:noProof/>
        </w:rPr>
      </w:pPr>
      <w:r>
        <w:rPr>
          <w:noProof/>
        </w:rPr>
        <w:t>Screen.rotation &lt;nvar&gt;, 144</w:t>
      </w:r>
    </w:p>
    <w:p w:rsidR="00184230" w:rsidRDefault="00184230">
      <w:pPr>
        <w:pStyle w:val="Index1"/>
        <w:tabs>
          <w:tab w:val="right" w:leader="dot" w:pos="9350"/>
        </w:tabs>
        <w:rPr>
          <w:noProof/>
        </w:rPr>
      </w:pPr>
      <w:r>
        <w:rPr>
          <w:noProof/>
        </w:rPr>
        <w:t>Screen.size size[], realsize[], density, 144</w:t>
      </w:r>
    </w:p>
    <w:p w:rsidR="00184230" w:rsidRDefault="00184230">
      <w:pPr>
        <w:pStyle w:val="Index1"/>
        <w:tabs>
          <w:tab w:val="right" w:leader="dot" w:pos="9350"/>
        </w:tabs>
        <w:rPr>
          <w:noProof/>
        </w:rPr>
      </w:pPr>
      <w:r>
        <w:rPr>
          <w:noProof/>
        </w:rPr>
        <w:t>Select &lt;sel_nvar&gt;, &lt; Array$[]&gt;|&lt;list_nexp&gt;, {,&lt;title_sexp&gt; {, &lt;message_sexp&gt; } } {,&lt;press_lvar&gt; }, 101</w:t>
      </w:r>
    </w:p>
    <w:p w:rsidR="00184230" w:rsidRDefault="00184230">
      <w:pPr>
        <w:pStyle w:val="Index1"/>
        <w:tabs>
          <w:tab w:val="right" w:leader="dot" w:pos="9350"/>
        </w:tabs>
        <w:rPr>
          <w:noProof/>
        </w:rPr>
      </w:pPr>
      <w:r>
        <w:rPr>
          <w:noProof/>
        </w:rPr>
        <w:t>Sensors.close, 197</w:t>
      </w:r>
    </w:p>
    <w:p w:rsidR="00184230" w:rsidRDefault="00184230">
      <w:pPr>
        <w:pStyle w:val="Index1"/>
        <w:tabs>
          <w:tab w:val="right" w:leader="dot" w:pos="9350"/>
        </w:tabs>
        <w:rPr>
          <w:noProof/>
        </w:rPr>
      </w:pPr>
      <w:r>
        <w:rPr>
          <w:noProof/>
        </w:rPr>
        <w:t>Sensors.list &lt;sensor_array$[]&gt;, 196</w:t>
      </w:r>
    </w:p>
    <w:p w:rsidR="00184230" w:rsidRDefault="00184230">
      <w:pPr>
        <w:pStyle w:val="Index1"/>
        <w:tabs>
          <w:tab w:val="right" w:leader="dot" w:pos="9350"/>
        </w:tabs>
        <w:rPr>
          <w:noProof/>
        </w:rPr>
      </w:pPr>
      <w:r>
        <w:rPr>
          <w:noProof/>
        </w:rPr>
        <w:t>Sensors.open &lt;type_nexp&gt;{:&lt;delay_nexp&gt;}{, &lt;type_nexp&gt;{:&lt;delay_nexp&gt;}, ...}, 196</w:t>
      </w:r>
    </w:p>
    <w:p w:rsidR="00184230" w:rsidRDefault="00184230">
      <w:pPr>
        <w:pStyle w:val="Index1"/>
        <w:tabs>
          <w:tab w:val="right" w:leader="dot" w:pos="9350"/>
        </w:tabs>
        <w:rPr>
          <w:noProof/>
        </w:rPr>
      </w:pPr>
      <w:r>
        <w:rPr>
          <w:noProof/>
        </w:rPr>
        <w:t>Sensors.read sensor_type, p1, p2, p3, 197</w:t>
      </w:r>
    </w:p>
    <w:p w:rsidR="00184230" w:rsidRDefault="00184230">
      <w:pPr>
        <w:pStyle w:val="Index1"/>
        <w:tabs>
          <w:tab w:val="right" w:leader="dot" w:pos="9350"/>
        </w:tabs>
        <w:rPr>
          <w:noProof/>
        </w:rPr>
      </w:pPr>
      <w:r>
        <w:rPr>
          <w:noProof/>
        </w:rPr>
        <w:t>SGN(&lt;nexp&gt;), 56</w:t>
      </w:r>
    </w:p>
    <w:p w:rsidR="00184230" w:rsidRDefault="00184230">
      <w:pPr>
        <w:pStyle w:val="Index1"/>
        <w:tabs>
          <w:tab w:val="right" w:leader="dot" w:pos="9350"/>
        </w:tabs>
        <w:rPr>
          <w:noProof/>
        </w:rPr>
      </w:pPr>
      <w:r>
        <w:rPr>
          <w:noProof/>
        </w:rPr>
        <w:t>SHIFT(&lt;value_nexp&gt;, &lt;bits_nexp&gt;), 61</w:t>
      </w:r>
    </w:p>
    <w:p w:rsidR="00184230" w:rsidRDefault="00184230">
      <w:pPr>
        <w:pStyle w:val="Index1"/>
        <w:tabs>
          <w:tab w:val="right" w:leader="dot" w:pos="9350"/>
        </w:tabs>
        <w:rPr>
          <w:noProof/>
        </w:rPr>
      </w:pPr>
      <w:r>
        <w:rPr>
          <w:noProof/>
        </w:rPr>
        <w:t>SIN(&lt;nexp&gt;), 59</w:t>
      </w:r>
    </w:p>
    <w:p w:rsidR="00184230" w:rsidRDefault="00184230">
      <w:pPr>
        <w:pStyle w:val="Index1"/>
        <w:tabs>
          <w:tab w:val="right" w:leader="dot" w:pos="9350"/>
        </w:tabs>
        <w:rPr>
          <w:noProof/>
        </w:rPr>
      </w:pPr>
      <w:r>
        <w:rPr>
          <w:noProof/>
        </w:rPr>
        <w:t>SINH(&lt;nexp&gt;), 59</w:t>
      </w:r>
    </w:p>
    <w:p w:rsidR="00184230" w:rsidRDefault="00184230">
      <w:pPr>
        <w:pStyle w:val="Index1"/>
        <w:tabs>
          <w:tab w:val="right" w:leader="dot" w:pos="9350"/>
        </w:tabs>
        <w:rPr>
          <w:noProof/>
        </w:rPr>
      </w:pPr>
      <w:r>
        <w:rPr>
          <w:noProof/>
        </w:rPr>
        <w:t>Sms.rcv.init, 131</w:t>
      </w:r>
    </w:p>
    <w:p w:rsidR="00184230" w:rsidRDefault="00184230">
      <w:pPr>
        <w:pStyle w:val="Index1"/>
        <w:tabs>
          <w:tab w:val="right" w:leader="dot" w:pos="9350"/>
        </w:tabs>
        <w:rPr>
          <w:noProof/>
        </w:rPr>
      </w:pPr>
      <w:r>
        <w:rPr>
          <w:noProof/>
        </w:rPr>
        <w:t>Sms.rcv.next &lt;svar&gt;, 131</w:t>
      </w:r>
    </w:p>
    <w:p w:rsidR="00184230" w:rsidRDefault="00184230">
      <w:pPr>
        <w:pStyle w:val="Index1"/>
        <w:tabs>
          <w:tab w:val="right" w:leader="dot" w:pos="9350"/>
        </w:tabs>
        <w:rPr>
          <w:noProof/>
        </w:rPr>
      </w:pPr>
      <w:r>
        <w:rPr>
          <w:noProof/>
        </w:rPr>
        <w:t>Sms.send &lt;number_sexp&gt;, &lt;message_sexp&gt;, 131</w:t>
      </w:r>
    </w:p>
    <w:p w:rsidR="00184230" w:rsidRDefault="00184230">
      <w:pPr>
        <w:pStyle w:val="Index1"/>
        <w:tabs>
          <w:tab w:val="right" w:leader="dot" w:pos="9350"/>
        </w:tabs>
        <w:rPr>
          <w:noProof/>
        </w:rPr>
      </w:pPr>
      <w:r>
        <w:rPr>
          <w:noProof/>
        </w:rPr>
        <w:t>Socket.client.close, 123</w:t>
      </w:r>
    </w:p>
    <w:p w:rsidR="00184230" w:rsidRDefault="00184230">
      <w:pPr>
        <w:pStyle w:val="Index1"/>
        <w:tabs>
          <w:tab w:val="right" w:leader="dot" w:pos="9350"/>
        </w:tabs>
        <w:rPr>
          <w:noProof/>
        </w:rPr>
      </w:pPr>
      <w:r>
        <w:rPr>
          <w:noProof/>
        </w:rPr>
        <w:t>Socket.client.connect &lt;server_sexp&gt;, &lt;port_nexp&gt; { , &lt;wait_lexp&gt; }, 121</w:t>
      </w:r>
    </w:p>
    <w:p w:rsidR="00184230" w:rsidRDefault="00184230">
      <w:pPr>
        <w:pStyle w:val="Index1"/>
        <w:tabs>
          <w:tab w:val="right" w:leader="dot" w:pos="9350"/>
        </w:tabs>
        <w:rPr>
          <w:noProof/>
        </w:rPr>
      </w:pPr>
      <w:r>
        <w:rPr>
          <w:noProof/>
        </w:rPr>
        <w:t>Socket.client.read.file &lt;file_nexp&gt;, 122</w:t>
      </w:r>
    </w:p>
    <w:p w:rsidR="00184230" w:rsidRDefault="00184230">
      <w:pPr>
        <w:pStyle w:val="Index1"/>
        <w:tabs>
          <w:tab w:val="right" w:leader="dot" w:pos="9350"/>
        </w:tabs>
        <w:rPr>
          <w:noProof/>
        </w:rPr>
      </w:pPr>
      <w:r>
        <w:rPr>
          <w:noProof/>
        </w:rPr>
        <w:t>Socket.client.read.line &lt;line_svar&gt;, 122</w:t>
      </w:r>
    </w:p>
    <w:p w:rsidR="00184230" w:rsidRDefault="00184230">
      <w:pPr>
        <w:pStyle w:val="Index1"/>
        <w:tabs>
          <w:tab w:val="right" w:leader="dot" w:pos="9350"/>
        </w:tabs>
        <w:rPr>
          <w:noProof/>
        </w:rPr>
      </w:pPr>
      <w:r>
        <w:rPr>
          <w:noProof/>
        </w:rPr>
        <w:t>Socket.client.read.ready &lt;nvar&gt;, 122</w:t>
      </w:r>
    </w:p>
    <w:p w:rsidR="00184230" w:rsidRDefault="00184230">
      <w:pPr>
        <w:pStyle w:val="Index1"/>
        <w:tabs>
          <w:tab w:val="right" w:leader="dot" w:pos="9350"/>
        </w:tabs>
        <w:rPr>
          <w:noProof/>
        </w:rPr>
      </w:pPr>
      <w:r>
        <w:rPr>
          <w:noProof/>
        </w:rPr>
        <w:t>Socket.client.server.ip &lt;svar&gt;, 122</w:t>
      </w:r>
    </w:p>
    <w:p w:rsidR="00184230" w:rsidRDefault="00184230">
      <w:pPr>
        <w:pStyle w:val="Index1"/>
        <w:tabs>
          <w:tab w:val="right" w:leader="dot" w:pos="9350"/>
        </w:tabs>
        <w:rPr>
          <w:noProof/>
        </w:rPr>
      </w:pPr>
      <w:r>
        <w:rPr>
          <w:noProof/>
        </w:rPr>
        <w:t>Socket.client.status &lt;status_nvar&gt;, 122</w:t>
      </w:r>
    </w:p>
    <w:p w:rsidR="00184230" w:rsidRDefault="00184230">
      <w:pPr>
        <w:pStyle w:val="Index1"/>
        <w:tabs>
          <w:tab w:val="right" w:leader="dot" w:pos="9350"/>
        </w:tabs>
        <w:rPr>
          <w:noProof/>
        </w:rPr>
      </w:pPr>
      <w:r>
        <w:rPr>
          <w:noProof/>
        </w:rPr>
        <w:t>Socket.client.write.bytes &lt;sexp&gt;, 123</w:t>
      </w:r>
    </w:p>
    <w:p w:rsidR="00184230" w:rsidRDefault="00184230">
      <w:pPr>
        <w:pStyle w:val="Index1"/>
        <w:tabs>
          <w:tab w:val="right" w:leader="dot" w:pos="9350"/>
        </w:tabs>
        <w:rPr>
          <w:noProof/>
        </w:rPr>
      </w:pPr>
      <w:r>
        <w:rPr>
          <w:noProof/>
        </w:rPr>
        <w:t>Socket.client.write.file &lt;file_nexp&gt;, 123</w:t>
      </w:r>
    </w:p>
    <w:p w:rsidR="00184230" w:rsidRDefault="00184230">
      <w:pPr>
        <w:pStyle w:val="Index1"/>
        <w:tabs>
          <w:tab w:val="right" w:leader="dot" w:pos="9350"/>
        </w:tabs>
        <w:rPr>
          <w:noProof/>
        </w:rPr>
      </w:pPr>
      <w:r>
        <w:rPr>
          <w:noProof/>
        </w:rPr>
        <w:t>Socket.client.write.line &lt;line_sexp&gt;, 122</w:t>
      </w:r>
    </w:p>
    <w:p w:rsidR="00184230" w:rsidRDefault="00184230">
      <w:pPr>
        <w:pStyle w:val="Index1"/>
        <w:tabs>
          <w:tab w:val="right" w:leader="dot" w:pos="9350"/>
        </w:tabs>
        <w:rPr>
          <w:noProof/>
        </w:rPr>
      </w:pPr>
      <w:r>
        <w:rPr>
          <w:noProof/>
        </w:rPr>
        <w:t>Socket.myIP &lt;array$[]&gt;{, &lt;nvar&gt;}, 123</w:t>
      </w:r>
    </w:p>
    <w:p w:rsidR="00184230" w:rsidRDefault="00184230">
      <w:pPr>
        <w:pStyle w:val="Index1"/>
        <w:tabs>
          <w:tab w:val="right" w:leader="dot" w:pos="9350"/>
        </w:tabs>
        <w:rPr>
          <w:noProof/>
        </w:rPr>
      </w:pPr>
      <w:r>
        <w:rPr>
          <w:noProof/>
        </w:rPr>
        <w:t>Socket.myIP &lt;svar&gt;, 123</w:t>
      </w:r>
    </w:p>
    <w:p w:rsidR="00184230" w:rsidRDefault="00184230">
      <w:pPr>
        <w:pStyle w:val="Index1"/>
        <w:tabs>
          <w:tab w:val="right" w:leader="dot" w:pos="9350"/>
        </w:tabs>
        <w:rPr>
          <w:noProof/>
        </w:rPr>
      </w:pPr>
      <w:r>
        <w:rPr>
          <w:noProof/>
        </w:rPr>
        <w:t>Socket.server.client.ip &lt;nvar&gt;, 125</w:t>
      </w:r>
    </w:p>
    <w:p w:rsidR="00184230" w:rsidRDefault="00184230">
      <w:pPr>
        <w:pStyle w:val="Index1"/>
        <w:tabs>
          <w:tab w:val="right" w:leader="dot" w:pos="9350"/>
        </w:tabs>
        <w:rPr>
          <w:noProof/>
        </w:rPr>
      </w:pPr>
      <w:r>
        <w:rPr>
          <w:noProof/>
        </w:rPr>
        <w:t>Socket.server.close, 125</w:t>
      </w:r>
    </w:p>
    <w:p w:rsidR="00184230" w:rsidRDefault="00184230">
      <w:pPr>
        <w:pStyle w:val="Index1"/>
        <w:tabs>
          <w:tab w:val="right" w:leader="dot" w:pos="9350"/>
        </w:tabs>
        <w:rPr>
          <w:noProof/>
        </w:rPr>
      </w:pPr>
      <w:r>
        <w:rPr>
          <w:noProof/>
        </w:rPr>
        <w:t>Socket.server.connect {&lt;wait_lexp&gt;}, 123</w:t>
      </w:r>
    </w:p>
    <w:p w:rsidR="00184230" w:rsidRDefault="00184230">
      <w:pPr>
        <w:pStyle w:val="Index1"/>
        <w:tabs>
          <w:tab w:val="right" w:leader="dot" w:pos="9350"/>
        </w:tabs>
        <w:rPr>
          <w:noProof/>
        </w:rPr>
      </w:pPr>
      <w:r>
        <w:rPr>
          <w:noProof/>
        </w:rPr>
        <w:t>Socket.server.create &lt;port_nexp&gt;, 123</w:t>
      </w:r>
    </w:p>
    <w:p w:rsidR="00184230" w:rsidRDefault="00184230">
      <w:pPr>
        <w:pStyle w:val="Index1"/>
        <w:tabs>
          <w:tab w:val="right" w:leader="dot" w:pos="9350"/>
        </w:tabs>
        <w:rPr>
          <w:noProof/>
        </w:rPr>
      </w:pPr>
      <w:r>
        <w:rPr>
          <w:noProof/>
        </w:rPr>
        <w:t>Socket.server.disconnect, 125</w:t>
      </w:r>
    </w:p>
    <w:p w:rsidR="00184230" w:rsidRDefault="00184230">
      <w:pPr>
        <w:pStyle w:val="Index1"/>
        <w:tabs>
          <w:tab w:val="right" w:leader="dot" w:pos="9350"/>
        </w:tabs>
        <w:rPr>
          <w:noProof/>
        </w:rPr>
      </w:pPr>
      <w:r>
        <w:rPr>
          <w:noProof/>
        </w:rPr>
        <w:t>Socket.server.read.file &lt;file_nexp&gt;, 125</w:t>
      </w:r>
    </w:p>
    <w:p w:rsidR="00184230" w:rsidRDefault="00184230">
      <w:pPr>
        <w:pStyle w:val="Index1"/>
        <w:tabs>
          <w:tab w:val="right" w:leader="dot" w:pos="9350"/>
        </w:tabs>
        <w:rPr>
          <w:noProof/>
        </w:rPr>
      </w:pPr>
      <w:r>
        <w:rPr>
          <w:noProof/>
        </w:rPr>
        <w:t>Socket.server.read.line &lt;svar&gt;, 124</w:t>
      </w:r>
    </w:p>
    <w:p w:rsidR="00184230" w:rsidRDefault="00184230">
      <w:pPr>
        <w:pStyle w:val="Index1"/>
        <w:tabs>
          <w:tab w:val="right" w:leader="dot" w:pos="9350"/>
        </w:tabs>
        <w:rPr>
          <w:noProof/>
        </w:rPr>
      </w:pPr>
      <w:r>
        <w:rPr>
          <w:noProof/>
        </w:rPr>
        <w:t>Socket.server.read.ready &lt;nvar&gt;, 124</w:t>
      </w:r>
    </w:p>
    <w:p w:rsidR="00184230" w:rsidRDefault="00184230">
      <w:pPr>
        <w:pStyle w:val="Index1"/>
        <w:tabs>
          <w:tab w:val="right" w:leader="dot" w:pos="9350"/>
        </w:tabs>
        <w:rPr>
          <w:noProof/>
        </w:rPr>
      </w:pPr>
      <w:r>
        <w:rPr>
          <w:noProof/>
        </w:rPr>
        <w:t>Socket.server.status &lt;status_nvar&gt;, 124</w:t>
      </w:r>
    </w:p>
    <w:p w:rsidR="00184230" w:rsidRDefault="00184230">
      <w:pPr>
        <w:pStyle w:val="Index1"/>
        <w:tabs>
          <w:tab w:val="right" w:leader="dot" w:pos="9350"/>
        </w:tabs>
        <w:rPr>
          <w:noProof/>
        </w:rPr>
      </w:pPr>
      <w:r>
        <w:rPr>
          <w:noProof/>
        </w:rPr>
        <w:t>Socket.server.write.bytes &lt;sexp&gt;, 124</w:t>
      </w:r>
    </w:p>
    <w:p w:rsidR="00184230" w:rsidRDefault="00184230">
      <w:pPr>
        <w:pStyle w:val="Index1"/>
        <w:tabs>
          <w:tab w:val="right" w:leader="dot" w:pos="9350"/>
        </w:tabs>
        <w:rPr>
          <w:noProof/>
        </w:rPr>
      </w:pPr>
      <w:r>
        <w:rPr>
          <w:noProof/>
        </w:rPr>
        <w:t>Socket.server.write.file &lt;file_nexp&gt;, 125</w:t>
      </w:r>
    </w:p>
    <w:p w:rsidR="00184230" w:rsidRDefault="00184230">
      <w:pPr>
        <w:pStyle w:val="Index1"/>
        <w:tabs>
          <w:tab w:val="right" w:leader="dot" w:pos="9350"/>
        </w:tabs>
        <w:rPr>
          <w:noProof/>
        </w:rPr>
      </w:pPr>
      <w:r>
        <w:rPr>
          <w:noProof/>
        </w:rPr>
        <w:t>Socket.server.write.line &lt;line_sexp&gt;, 124</w:t>
      </w:r>
    </w:p>
    <w:p w:rsidR="00184230" w:rsidRDefault="00184230">
      <w:pPr>
        <w:pStyle w:val="Index1"/>
        <w:tabs>
          <w:tab w:val="right" w:leader="dot" w:pos="9350"/>
        </w:tabs>
        <w:rPr>
          <w:noProof/>
        </w:rPr>
      </w:pPr>
      <w:r>
        <w:rPr>
          <w:noProof/>
        </w:rPr>
        <w:t>Soundpool.load &lt;soundID_nvar&gt;, &lt;file_path_sexp&gt;, 189</w:t>
      </w:r>
    </w:p>
    <w:p w:rsidR="00184230" w:rsidRDefault="00184230">
      <w:pPr>
        <w:pStyle w:val="Index1"/>
        <w:tabs>
          <w:tab w:val="right" w:leader="dot" w:pos="9350"/>
        </w:tabs>
        <w:rPr>
          <w:noProof/>
        </w:rPr>
      </w:pPr>
      <w:r>
        <w:rPr>
          <w:noProof/>
        </w:rPr>
        <w:t>Soundpool.open &lt;MaxStreams_nexp&gt;, 189</w:t>
      </w:r>
    </w:p>
    <w:p w:rsidR="00184230" w:rsidRDefault="00184230">
      <w:pPr>
        <w:pStyle w:val="Index1"/>
        <w:tabs>
          <w:tab w:val="right" w:leader="dot" w:pos="9350"/>
        </w:tabs>
        <w:rPr>
          <w:noProof/>
        </w:rPr>
      </w:pPr>
      <w:r>
        <w:rPr>
          <w:noProof/>
        </w:rPr>
        <w:t>Soundpool.pause &lt;streamID_nexp&gt;, 190</w:t>
      </w:r>
    </w:p>
    <w:p w:rsidR="00184230" w:rsidRDefault="00184230">
      <w:pPr>
        <w:pStyle w:val="Index1"/>
        <w:tabs>
          <w:tab w:val="right" w:leader="dot" w:pos="9350"/>
        </w:tabs>
        <w:rPr>
          <w:noProof/>
        </w:rPr>
      </w:pPr>
      <w:r>
        <w:rPr>
          <w:noProof/>
        </w:rPr>
        <w:lastRenderedPageBreak/>
        <w:t>Soundpool.play &lt;streamID_nvar&gt;, &lt;soundID_nexp&gt;, &lt;rightVolume_nexp&gt;, &lt;leftVolume_nexp&gt;, &lt;priority_nexp&gt;, &lt;loop_nexp&gt;, &lt;rate_nexp&gt;, 189</w:t>
      </w:r>
    </w:p>
    <w:p w:rsidR="00184230" w:rsidRDefault="00184230">
      <w:pPr>
        <w:pStyle w:val="Index1"/>
        <w:tabs>
          <w:tab w:val="right" w:leader="dot" w:pos="9350"/>
        </w:tabs>
        <w:rPr>
          <w:noProof/>
        </w:rPr>
      </w:pPr>
      <w:r>
        <w:rPr>
          <w:noProof/>
        </w:rPr>
        <w:t>Soundpool.release, 190</w:t>
      </w:r>
    </w:p>
    <w:p w:rsidR="00184230" w:rsidRDefault="00184230">
      <w:pPr>
        <w:pStyle w:val="Index1"/>
        <w:tabs>
          <w:tab w:val="right" w:leader="dot" w:pos="9350"/>
        </w:tabs>
        <w:rPr>
          <w:noProof/>
        </w:rPr>
      </w:pPr>
      <w:r>
        <w:rPr>
          <w:noProof/>
        </w:rPr>
        <w:t>Soundpool.resume &lt;streamID_nexp&gt;, 190</w:t>
      </w:r>
    </w:p>
    <w:p w:rsidR="00184230" w:rsidRDefault="00184230">
      <w:pPr>
        <w:pStyle w:val="Index1"/>
        <w:tabs>
          <w:tab w:val="right" w:leader="dot" w:pos="9350"/>
        </w:tabs>
        <w:rPr>
          <w:noProof/>
        </w:rPr>
      </w:pPr>
      <w:r>
        <w:rPr>
          <w:noProof/>
        </w:rPr>
        <w:t>Soundpool.setpriority &lt;streamID_nexp&gt;, &lt;priority_nexp&gt;, 190</w:t>
      </w:r>
    </w:p>
    <w:p w:rsidR="00184230" w:rsidRDefault="00184230">
      <w:pPr>
        <w:pStyle w:val="Index1"/>
        <w:tabs>
          <w:tab w:val="right" w:leader="dot" w:pos="9350"/>
        </w:tabs>
        <w:rPr>
          <w:noProof/>
        </w:rPr>
      </w:pPr>
      <w:r>
        <w:rPr>
          <w:noProof/>
        </w:rPr>
        <w:t>Soundpool.setrate &lt;streamID_nexp&gt;, &lt;rate_nexp&gt;, 190</w:t>
      </w:r>
    </w:p>
    <w:p w:rsidR="00184230" w:rsidRDefault="00184230">
      <w:pPr>
        <w:pStyle w:val="Index1"/>
        <w:tabs>
          <w:tab w:val="right" w:leader="dot" w:pos="9350"/>
        </w:tabs>
        <w:rPr>
          <w:noProof/>
        </w:rPr>
      </w:pPr>
      <w:r>
        <w:rPr>
          <w:noProof/>
        </w:rPr>
        <w:t>Soundpool.setvolume &lt;streamID_nexp&gt;, &lt;leftVolume_nexp&gt;, &lt;rightVolume_nexp&gt;, 190</w:t>
      </w:r>
    </w:p>
    <w:p w:rsidR="00184230" w:rsidRDefault="00184230">
      <w:pPr>
        <w:pStyle w:val="Index1"/>
        <w:tabs>
          <w:tab w:val="right" w:leader="dot" w:pos="9350"/>
        </w:tabs>
        <w:rPr>
          <w:noProof/>
        </w:rPr>
      </w:pPr>
      <w:r>
        <w:rPr>
          <w:noProof/>
        </w:rPr>
        <w:t>Soundpool.stop &lt;streamID_nexp&gt;, 190</w:t>
      </w:r>
    </w:p>
    <w:p w:rsidR="00184230" w:rsidRDefault="00184230">
      <w:pPr>
        <w:pStyle w:val="Index1"/>
        <w:tabs>
          <w:tab w:val="right" w:leader="dot" w:pos="9350"/>
        </w:tabs>
        <w:rPr>
          <w:noProof/>
        </w:rPr>
      </w:pPr>
      <w:r>
        <w:rPr>
          <w:noProof/>
        </w:rPr>
        <w:t>Soundpool.unload &lt;soundID_nexp&gt;, 189</w:t>
      </w:r>
    </w:p>
    <w:p w:rsidR="00184230" w:rsidRDefault="00184230">
      <w:pPr>
        <w:pStyle w:val="Index1"/>
        <w:tabs>
          <w:tab w:val="right" w:leader="dot" w:pos="9350"/>
        </w:tabs>
        <w:rPr>
          <w:noProof/>
        </w:rPr>
      </w:pPr>
      <w:r>
        <w:rPr>
          <w:noProof/>
        </w:rPr>
        <w:t>Split &lt;result_array$[]&gt;, &lt;sexp&gt; {, &lt;test_sexp&gt;}, 136</w:t>
      </w:r>
    </w:p>
    <w:p w:rsidR="00184230" w:rsidRDefault="00184230">
      <w:pPr>
        <w:pStyle w:val="Index1"/>
        <w:tabs>
          <w:tab w:val="right" w:leader="dot" w:pos="9350"/>
        </w:tabs>
        <w:rPr>
          <w:noProof/>
        </w:rPr>
      </w:pPr>
      <w:r>
        <w:rPr>
          <w:noProof/>
        </w:rPr>
        <w:t>Split.all &lt;result_array$[]&gt;, &lt;sexp&gt; {, &lt;test_sexp&gt;}, 136</w:t>
      </w:r>
    </w:p>
    <w:p w:rsidR="00184230" w:rsidRDefault="00184230">
      <w:pPr>
        <w:pStyle w:val="Index1"/>
        <w:tabs>
          <w:tab w:val="right" w:leader="dot" w:pos="9350"/>
        </w:tabs>
        <w:rPr>
          <w:noProof/>
        </w:rPr>
      </w:pPr>
      <w:r>
        <w:rPr>
          <w:noProof/>
        </w:rPr>
        <w:t>Sql.close &lt;DB_pointer_nvar&gt;, 150</w:t>
      </w:r>
    </w:p>
    <w:p w:rsidR="00184230" w:rsidRDefault="00184230">
      <w:pPr>
        <w:pStyle w:val="Index1"/>
        <w:tabs>
          <w:tab w:val="right" w:leader="dot" w:pos="9350"/>
        </w:tabs>
        <w:rPr>
          <w:noProof/>
        </w:rPr>
      </w:pPr>
      <w:r>
        <w:rPr>
          <w:noProof/>
        </w:rPr>
        <w:t>Sql.delete &lt;DB_pointer_nvar&gt;, &lt;table_name_sexp&gt;{,&lt;where_sexp&gt;{,&lt;count_nvar&gt;} }, 152</w:t>
      </w:r>
    </w:p>
    <w:p w:rsidR="00184230" w:rsidRDefault="00184230">
      <w:pPr>
        <w:pStyle w:val="Index1"/>
        <w:tabs>
          <w:tab w:val="right" w:leader="dot" w:pos="9350"/>
        </w:tabs>
        <w:rPr>
          <w:noProof/>
        </w:rPr>
      </w:pPr>
      <w:r>
        <w:rPr>
          <w:noProof/>
        </w:rPr>
        <w:t>Sql.drop_table &lt;DB_pointer_nvar&gt;, &lt;table_name_sexp&gt;, 150</w:t>
      </w:r>
    </w:p>
    <w:p w:rsidR="00184230" w:rsidRDefault="00184230">
      <w:pPr>
        <w:pStyle w:val="Index1"/>
        <w:tabs>
          <w:tab w:val="right" w:leader="dot" w:pos="9350"/>
        </w:tabs>
        <w:rPr>
          <w:noProof/>
        </w:rPr>
      </w:pPr>
      <w:r>
        <w:rPr>
          <w:noProof/>
        </w:rPr>
        <w:t>Sql.exec &lt;DB_pointer_nvar&gt;, &lt;command_sexp&gt;, 153</w:t>
      </w:r>
    </w:p>
    <w:p w:rsidR="00184230" w:rsidRDefault="00184230">
      <w:pPr>
        <w:pStyle w:val="Index1"/>
        <w:tabs>
          <w:tab w:val="right" w:leader="dot" w:pos="9350"/>
        </w:tabs>
        <w:rPr>
          <w:noProof/>
        </w:rPr>
      </w:pPr>
      <w:r>
        <w:rPr>
          <w:noProof/>
        </w:rPr>
        <w:t>Sql.insert &lt;DB_pointer_nvar&gt;, &lt;table_name_sexp&gt;, C1$, V1$, C2$, V2$, ...,CN$, VN$, 150</w:t>
      </w:r>
    </w:p>
    <w:p w:rsidR="00184230" w:rsidRDefault="00184230">
      <w:pPr>
        <w:pStyle w:val="Index1"/>
        <w:tabs>
          <w:tab w:val="right" w:leader="dot" w:pos="9350"/>
        </w:tabs>
        <w:rPr>
          <w:noProof/>
        </w:rPr>
      </w:pPr>
      <w:r>
        <w:rPr>
          <w:noProof/>
        </w:rPr>
        <w:t>Sql.new_table &lt;DB_pointer_nvar&gt;, &lt;table_name_sexp&gt;, C1$, C2$, ...,CN$, 150</w:t>
      </w:r>
    </w:p>
    <w:p w:rsidR="00184230" w:rsidRDefault="00184230">
      <w:pPr>
        <w:pStyle w:val="Index1"/>
        <w:tabs>
          <w:tab w:val="right" w:leader="dot" w:pos="9350"/>
        </w:tabs>
        <w:rPr>
          <w:noProof/>
        </w:rPr>
      </w:pPr>
      <w:r>
        <w:rPr>
          <w:noProof/>
        </w:rPr>
        <w:t>Sql.next doneFlag, cursorVar {{, svar}...{, array$[]{, nColVar}}}, 152</w:t>
      </w:r>
    </w:p>
    <w:p w:rsidR="00184230" w:rsidRDefault="00184230">
      <w:pPr>
        <w:pStyle w:val="Index1"/>
        <w:tabs>
          <w:tab w:val="right" w:leader="dot" w:pos="9350"/>
        </w:tabs>
        <w:rPr>
          <w:noProof/>
        </w:rPr>
      </w:pPr>
      <w:r>
        <w:rPr>
          <w:noProof/>
        </w:rPr>
        <w:t>Sql.open &lt;DB_pointer_nvar&gt;, &lt;DB_name_sexp&gt;, 150</w:t>
      </w:r>
    </w:p>
    <w:p w:rsidR="00184230" w:rsidRDefault="00184230">
      <w:pPr>
        <w:pStyle w:val="Index1"/>
        <w:tabs>
          <w:tab w:val="right" w:leader="dot" w:pos="9350"/>
        </w:tabs>
        <w:rPr>
          <w:noProof/>
        </w:rPr>
      </w:pPr>
      <w:r>
        <w:rPr>
          <w:noProof/>
        </w:rPr>
        <w:t>Sql.query &lt;cursor_nvar&gt;, &lt;DB_pointer_nvar&gt;, &lt;table_name_sexp&gt;, &lt;columns_sexp&gt; {, &lt;where_sexp&gt; {, &lt;order_sexp&gt;} }, 151</w:t>
      </w:r>
    </w:p>
    <w:p w:rsidR="00184230" w:rsidRDefault="00184230">
      <w:pPr>
        <w:pStyle w:val="Index1"/>
        <w:tabs>
          <w:tab w:val="right" w:leader="dot" w:pos="9350"/>
        </w:tabs>
        <w:rPr>
          <w:noProof/>
        </w:rPr>
      </w:pPr>
      <w:r>
        <w:rPr>
          <w:noProof/>
        </w:rPr>
        <w:t>Sql.query.length &lt;length_nvar&gt;, &lt;cursor_nvar&gt;, 151</w:t>
      </w:r>
    </w:p>
    <w:p w:rsidR="00184230" w:rsidRDefault="00184230">
      <w:pPr>
        <w:pStyle w:val="Index1"/>
        <w:tabs>
          <w:tab w:val="right" w:leader="dot" w:pos="9350"/>
        </w:tabs>
        <w:rPr>
          <w:noProof/>
        </w:rPr>
      </w:pPr>
      <w:r>
        <w:rPr>
          <w:noProof/>
        </w:rPr>
        <w:t>Sql.query.position &lt;position_nvar&gt;, &lt;cursor_nvar&gt;, 151</w:t>
      </w:r>
    </w:p>
    <w:p w:rsidR="00184230" w:rsidRDefault="00184230">
      <w:pPr>
        <w:pStyle w:val="Index1"/>
        <w:tabs>
          <w:tab w:val="right" w:leader="dot" w:pos="9350"/>
        </w:tabs>
        <w:rPr>
          <w:noProof/>
        </w:rPr>
      </w:pPr>
      <w:r>
        <w:rPr>
          <w:noProof/>
        </w:rPr>
        <w:t>Sql.raw_query &lt;cursor_nvar&gt;, &lt;DB_pointer_nvar&gt;, &lt;query_sexp&gt;, 153</w:t>
      </w:r>
    </w:p>
    <w:p w:rsidR="00184230" w:rsidRDefault="00184230">
      <w:pPr>
        <w:pStyle w:val="Index1"/>
        <w:tabs>
          <w:tab w:val="right" w:leader="dot" w:pos="9350"/>
        </w:tabs>
        <w:rPr>
          <w:noProof/>
        </w:rPr>
      </w:pPr>
      <w:r>
        <w:rPr>
          <w:noProof/>
        </w:rPr>
        <w:t>Sql.update &lt;DB_ptr_nvar&gt;, &lt;table_name_sexp&gt;, C1$, V1$, C2$, V2$,...,CN$, VN${: &lt;where_sexp&gt;}, 153</w:t>
      </w:r>
    </w:p>
    <w:p w:rsidR="00184230" w:rsidRDefault="00184230">
      <w:pPr>
        <w:pStyle w:val="Index1"/>
        <w:tabs>
          <w:tab w:val="right" w:leader="dot" w:pos="9350"/>
        </w:tabs>
        <w:rPr>
          <w:noProof/>
        </w:rPr>
      </w:pPr>
      <w:r>
        <w:rPr>
          <w:noProof/>
        </w:rPr>
        <w:t>SQR(&lt;nexp&gt;), 59</w:t>
      </w:r>
    </w:p>
    <w:p w:rsidR="00184230" w:rsidRDefault="00184230">
      <w:pPr>
        <w:pStyle w:val="Index1"/>
        <w:tabs>
          <w:tab w:val="right" w:leader="dot" w:pos="9350"/>
        </w:tabs>
        <w:rPr>
          <w:noProof/>
        </w:rPr>
      </w:pPr>
      <w:r>
        <w:rPr>
          <w:noProof/>
        </w:rPr>
        <w:t>Stack.clear &lt;ptr_nexp&gt;, 51</w:t>
      </w:r>
    </w:p>
    <w:p w:rsidR="00184230" w:rsidRDefault="00184230">
      <w:pPr>
        <w:pStyle w:val="Index1"/>
        <w:tabs>
          <w:tab w:val="right" w:leader="dot" w:pos="9350"/>
        </w:tabs>
        <w:rPr>
          <w:noProof/>
        </w:rPr>
      </w:pPr>
      <w:r>
        <w:rPr>
          <w:noProof/>
        </w:rPr>
        <w:t>Stack.create N|S, &lt;ptr_nvar&gt;, 51</w:t>
      </w:r>
    </w:p>
    <w:p w:rsidR="00184230" w:rsidRDefault="00184230">
      <w:pPr>
        <w:pStyle w:val="Index1"/>
        <w:tabs>
          <w:tab w:val="right" w:leader="dot" w:pos="9350"/>
        </w:tabs>
        <w:rPr>
          <w:noProof/>
        </w:rPr>
      </w:pPr>
      <w:r>
        <w:rPr>
          <w:noProof/>
        </w:rPr>
        <w:t>Stack.isEmpty &lt;ptr_nexp&gt;, &lt;nvar&gt;, 51</w:t>
      </w:r>
    </w:p>
    <w:p w:rsidR="00184230" w:rsidRDefault="00184230">
      <w:pPr>
        <w:pStyle w:val="Index1"/>
        <w:tabs>
          <w:tab w:val="right" w:leader="dot" w:pos="9350"/>
        </w:tabs>
        <w:rPr>
          <w:noProof/>
        </w:rPr>
      </w:pPr>
      <w:r>
        <w:rPr>
          <w:noProof/>
        </w:rPr>
        <w:t>Stack.peek &lt;ptr_nexp&gt;, &lt;nvar&gt;|&lt;svar&gt;, 51</w:t>
      </w:r>
    </w:p>
    <w:p w:rsidR="00184230" w:rsidRDefault="00184230">
      <w:pPr>
        <w:pStyle w:val="Index1"/>
        <w:tabs>
          <w:tab w:val="right" w:leader="dot" w:pos="9350"/>
        </w:tabs>
        <w:rPr>
          <w:noProof/>
        </w:rPr>
      </w:pPr>
      <w:r>
        <w:rPr>
          <w:noProof/>
        </w:rPr>
        <w:t>Stack.pop &lt;ptr_nexp&gt;, &lt;nvar&gt;|&lt;svar&gt;, 51</w:t>
      </w:r>
    </w:p>
    <w:p w:rsidR="00184230" w:rsidRDefault="00184230">
      <w:pPr>
        <w:pStyle w:val="Index1"/>
        <w:tabs>
          <w:tab w:val="right" w:leader="dot" w:pos="9350"/>
        </w:tabs>
        <w:rPr>
          <w:noProof/>
        </w:rPr>
      </w:pPr>
      <w:r>
        <w:rPr>
          <w:noProof/>
        </w:rPr>
        <w:t>Stack.push &lt;ptr_nexp&gt;, &lt;nexp&gt;|&lt;sexp&gt;, 51</w:t>
      </w:r>
    </w:p>
    <w:p w:rsidR="00184230" w:rsidRDefault="00184230">
      <w:pPr>
        <w:pStyle w:val="Index1"/>
        <w:tabs>
          <w:tab w:val="right" w:leader="dot" w:pos="9350"/>
        </w:tabs>
        <w:rPr>
          <w:noProof/>
        </w:rPr>
      </w:pPr>
      <w:r>
        <w:rPr>
          <w:noProof/>
        </w:rPr>
        <w:t>Stack.type &lt;ptr_nexp&gt;, &lt;svar&gt;, 51</w:t>
      </w:r>
    </w:p>
    <w:p w:rsidR="00184230" w:rsidRDefault="00184230">
      <w:pPr>
        <w:pStyle w:val="Index1"/>
        <w:tabs>
          <w:tab w:val="right" w:leader="dot" w:pos="9350"/>
        </w:tabs>
        <w:rPr>
          <w:noProof/>
        </w:rPr>
      </w:pPr>
      <w:r>
        <w:rPr>
          <w:noProof/>
        </w:rPr>
        <w:t>STARTS_WITH(&lt;sub_sexp&gt;, &lt;base_sexp&gt;{, &lt;start_nexp&gt;}, 62</w:t>
      </w:r>
    </w:p>
    <w:p w:rsidR="00184230" w:rsidRDefault="00184230">
      <w:pPr>
        <w:pStyle w:val="Index1"/>
        <w:tabs>
          <w:tab w:val="right" w:leader="dot" w:pos="9350"/>
        </w:tabs>
        <w:rPr>
          <w:noProof/>
        </w:rPr>
      </w:pPr>
      <w:r w:rsidRPr="004A4F25">
        <w:rPr>
          <w:rFonts w:eastAsia="Times New Roman"/>
          <w:noProof/>
        </w:rPr>
        <w:t>STR$(</w:t>
      </w:r>
      <w:r>
        <w:rPr>
          <w:noProof/>
        </w:rPr>
        <w:t>&lt;nexp&gt;</w:t>
      </w:r>
      <w:r w:rsidRPr="004A4F25">
        <w:rPr>
          <w:rFonts w:eastAsia="Times New Roman"/>
          <w:noProof/>
        </w:rPr>
        <w:t>)</w:t>
      </w:r>
      <w:r>
        <w:rPr>
          <w:noProof/>
        </w:rPr>
        <w:t>, 69</w:t>
      </w:r>
    </w:p>
    <w:p w:rsidR="00184230" w:rsidRDefault="00184230">
      <w:pPr>
        <w:pStyle w:val="Index1"/>
        <w:tabs>
          <w:tab w:val="right" w:leader="dot" w:pos="9350"/>
        </w:tabs>
        <w:rPr>
          <w:noProof/>
        </w:rPr>
      </w:pPr>
      <w:r>
        <w:rPr>
          <w:noProof/>
        </w:rPr>
        <w:t>STT.listen, 138</w:t>
      </w:r>
    </w:p>
    <w:p w:rsidR="00184230" w:rsidRDefault="00184230">
      <w:pPr>
        <w:pStyle w:val="Index1"/>
        <w:tabs>
          <w:tab w:val="right" w:leader="dot" w:pos="9350"/>
        </w:tabs>
        <w:rPr>
          <w:noProof/>
        </w:rPr>
      </w:pPr>
      <w:r>
        <w:rPr>
          <w:noProof/>
        </w:rPr>
        <w:t>STT.results &lt;string_list_ptr_nexp&gt;, 139</w:t>
      </w:r>
    </w:p>
    <w:p w:rsidR="00184230" w:rsidRDefault="00184230">
      <w:pPr>
        <w:pStyle w:val="Index1"/>
        <w:tabs>
          <w:tab w:val="right" w:leader="dot" w:pos="9350"/>
        </w:tabs>
        <w:rPr>
          <w:noProof/>
        </w:rPr>
      </w:pPr>
      <w:r>
        <w:rPr>
          <w:noProof/>
        </w:rPr>
        <w:t>Su.close, 199</w:t>
      </w:r>
    </w:p>
    <w:p w:rsidR="00184230" w:rsidRDefault="00184230">
      <w:pPr>
        <w:pStyle w:val="Index1"/>
        <w:tabs>
          <w:tab w:val="right" w:leader="dot" w:pos="9350"/>
        </w:tabs>
        <w:rPr>
          <w:noProof/>
        </w:rPr>
      </w:pPr>
      <w:r>
        <w:rPr>
          <w:noProof/>
        </w:rPr>
        <w:t>Su.open, 198</w:t>
      </w:r>
    </w:p>
    <w:p w:rsidR="00184230" w:rsidRDefault="00184230">
      <w:pPr>
        <w:pStyle w:val="Index1"/>
        <w:tabs>
          <w:tab w:val="right" w:leader="dot" w:pos="9350"/>
        </w:tabs>
        <w:rPr>
          <w:noProof/>
        </w:rPr>
      </w:pPr>
      <w:r>
        <w:rPr>
          <w:noProof/>
        </w:rPr>
        <w:t>Su.read.line &lt;svar&gt;, 198</w:t>
      </w:r>
    </w:p>
    <w:p w:rsidR="00184230" w:rsidRDefault="00184230">
      <w:pPr>
        <w:pStyle w:val="Index1"/>
        <w:tabs>
          <w:tab w:val="right" w:leader="dot" w:pos="9350"/>
        </w:tabs>
        <w:rPr>
          <w:noProof/>
        </w:rPr>
      </w:pPr>
      <w:r>
        <w:rPr>
          <w:noProof/>
        </w:rPr>
        <w:t>Su.read.ready &lt;nvar&gt;, 198</w:t>
      </w:r>
    </w:p>
    <w:p w:rsidR="00184230" w:rsidRDefault="00184230">
      <w:pPr>
        <w:pStyle w:val="Index1"/>
        <w:tabs>
          <w:tab w:val="right" w:leader="dot" w:pos="9350"/>
        </w:tabs>
        <w:rPr>
          <w:noProof/>
        </w:rPr>
      </w:pPr>
      <w:r>
        <w:rPr>
          <w:noProof/>
        </w:rPr>
        <w:t>Su.write &lt;sexp&gt;, 198</w:t>
      </w:r>
    </w:p>
    <w:p w:rsidR="00184230" w:rsidRDefault="00184230">
      <w:pPr>
        <w:pStyle w:val="Index1"/>
        <w:tabs>
          <w:tab w:val="right" w:leader="dot" w:pos="9350"/>
        </w:tabs>
        <w:rPr>
          <w:noProof/>
        </w:rPr>
      </w:pPr>
      <w:r>
        <w:rPr>
          <w:noProof/>
        </w:rPr>
        <w:t>Sw.begin &lt;exp&gt;, 87</w:t>
      </w:r>
    </w:p>
    <w:p w:rsidR="00184230" w:rsidRDefault="00184230">
      <w:pPr>
        <w:pStyle w:val="Index1"/>
        <w:tabs>
          <w:tab w:val="right" w:leader="dot" w:pos="9350"/>
        </w:tabs>
        <w:rPr>
          <w:noProof/>
        </w:rPr>
      </w:pPr>
      <w:r>
        <w:rPr>
          <w:noProof/>
        </w:rPr>
        <w:t>Sw.break, 88</w:t>
      </w:r>
    </w:p>
    <w:p w:rsidR="00184230" w:rsidRDefault="00184230">
      <w:pPr>
        <w:pStyle w:val="Index1"/>
        <w:tabs>
          <w:tab w:val="right" w:leader="dot" w:pos="9350"/>
        </w:tabs>
        <w:rPr>
          <w:noProof/>
        </w:rPr>
      </w:pPr>
      <w:r>
        <w:rPr>
          <w:noProof/>
        </w:rPr>
        <w:t>Sw.case &lt;exp &gt;, ..., 88</w:t>
      </w:r>
    </w:p>
    <w:p w:rsidR="00184230" w:rsidRDefault="00184230">
      <w:pPr>
        <w:pStyle w:val="Index1"/>
        <w:tabs>
          <w:tab w:val="right" w:leader="dot" w:pos="9350"/>
        </w:tabs>
        <w:rPr>
          <w:noProof/>
        </w:rPr>
      </w:pPr>
      <w:r>
        <w:rPr>
          <w:noProof/>
        </w:rPr>
        <w:t>Sw.case &lt;op&gt;&lt;exp &gt;, 88</w:t>
      </w:r>
    </w:p>
    <w:p w:rsidR="00184230" w:rsidRDefault="00184230">
      <w:pPr>
        <w:pStyle w:val="Index1"/>
        <w:tabs>
          <w:tab w:val="right" w:leader="dot" w:pos="9350"/>
        </w:tabs>
        <w:rPr>
          <w:noProof/>
        </w:rPr>
      </w:pPr>
      <w:r>
        <w:rPr>
          <w:noProof/>
        </w:rPr>
        <w:t>Sw.default, 88</w:t>
      </w:r>
    </w:p>
    <w:p w:rsidR="00184230" w:rsidRDefault="00184230">
      <w:pPr>
        <w:pStyle w:val="Index1"/>
        <w:tabs>
          <w:tab w:val="right" w:leader="dot" w:pos="9350"/>
        </w:tabs>
        <w:rPr>
          <w:noProof/>
        </w:rPr>
      </w:pPr>
      <w:r>
        <w:rPr>
          <w:noProof/>
        </w:rPr>
        <w:t>Sw.end, 88</w:t>
      </w:r>
    </w:p>
    <w:p w:rsidR="00184230" w:rsidRDefault="00184230">
      <w:pPr>
        <w:pStyle w:val="Index1"/>
        <w:tabs>
          <w:tab w:val="right" w:leader="dot" w:pos="9350"/>
        </w:tabs>
        <w:rPr>
          <w:noProof/>
        </w:rPr>
      </w:pPr>
      <w:r>
        <w:rPr>
          <w:noProof/>
        </w:rPr>
        <w:lastRenderedPageBreak/>
        <w:t>Swap &lt;nvar_a&gt;|&lt;svar_a&gt;, &lt;nvar_b&gt;|&lt;svar_b&gt;, 148</w:t>
      </w:r>
    </w:p>
    <w:p w:rsidR="00184230" w:rsidRDefault="00184230">
      <w:pPr>
        <w:pStyle w:val="Index1"/>
        <w:tabs>
          <w:tab w:val="right" w:leader="dot" w:pos="9350"/>
        </w:tabs>
        <w:rPr>
          <w:noProof/>
        </w:rPr>
      </w:pPr>
      <w:r>
        <w:rPr>
          <w:noProof/>
        </w:rPr>
        <w:t>System.close, 198</w:t>
      </w:r>
    </w:p>
    <w:p w:rsidR="00184230" w:rsidRDefault="00184230">
      <w:pPr>
        <w:pStyle w:val="Index1"/>
        <w:tabs>
          <w:tab w:val="right" w:leader="dot" w:pos="9350"/>
        </w:tabs>
        <w:rPr>
          <w:noProof/>
        </w:rPr>
      </w:pPr>
      <w:r>
        <w:rPr>
          <w:noProof/>
        </w:rPr>
        <w:t>System.open, 198</w:t>
      </w:r>
    </w:p>
    <w:p w:rsidR="00184230" w:rsidRDefault="00184230">
      <w:pPr>
        <w:pStyle w:val="Index1"/>
        <w:tabs>
          <w:tab w:val="right" w:leader="dot" w:pos="9350"/>
        </w:tabs>
        <w:rPr>
          <w:noProof/>
        </w:rPr>
      </w:pPr>
      <w:r>
        <w:rPr>
          <w:noProof/>
        </w:rPr>
        <w:t>System.read.line &lt;svar&gt;, 198</w:t>
      </w:r>
    </w:p>
    <w:p w:rsidR="00184230" w:rsidRDefault="00184230">
      <w:pPr>
        <w:pStyle w:val="Index1"/>
        <w:tabs>
          <w:tab w:val="right" w:leader="dot" w:pos="9350"/>
        </w:tabs>
        <w:rPr>
          <w:noProof/>
        </w:rPr>
      </w:pPr>
      <w:r>
        <w:rPr>
          <w:noProof/>
        </w:rPr>
        <w:t>System.read.ready &lt;nvar&gt;, 198</w:t>
      </w:r>
    </w:p>
    <w:p w:rsidR="00184230" w:rsidRDefault="00184230">
      <w:pPr>
        <w:pStyle w:val="Index1"/>
        <w:tabs>
          <w:tab w:val="right" w:leader="dot" w:pos="9350"/>
        </w:tabs>
        <w:rPr>
          <w:noProof/>
        </w:rPr>
      </w:pPr>
      <w:r>
        <w:rPr>
          <w:noProof/>
        </w:rPr>
        <w:t>System.write &lt;sexp&gt;, 198</w:t>
      </w:r>
    </w:p>
    <w:p w:rsidR="00184230" w:rsidRDefault="00184230">
      <w:pPr>
        <w:pStyle w:val="Index1"/>
        <w:tabs>
          <w:tab w:val="right" w:leader="dot" w:pos="9350"/>
        </w:tabs>
        <w:rPr>
          <w:noProof/>
        </w:rPr>
      </w:pPr>
      <w:r>
        <w:rPr>
          <w:noProof/>
        </w:rPr>
        <w:t>TAN(&lt;nexp&gt;), 59</w:t>
      </w:r>
    </w:p>
    <w:p w:rsidR="00184230" w:rsidRDefault="00184230">
      <w:pPr>
        <w:pStyle w:val="Index1"/>
        <w:tabs>
          <w:tab w:val="right" w:leader="dot" w:pos="9350"/>
        </w:tabs>
        <w:rPr>
          <w:noProof/>
        </w:rPr>
      </w:pPr>
      <w:r>
        <w:rPr>
          <w:noProof/>
        </w:rPr>
        <w:t>Text.close &lt;file_table_nexp&gt;, 109</w:t>
      </w:r>
    </w:p>
    <w:p w:rsidR="00184230" w:rsidRDefault="00184230">
      <w:pPr>
        <w:pStyle w:val="Index1"/>
        <w:tabs>
          <w:tab w:val="right" w:leader="dot" w:pos="9350"/>
        </w:tabs>
        <w:rPr>
          <w:noProof/>
        </w:rPr>
      </w:pPr>
      <w:r>
        <w:rPr>
          <w:noProof/>
        </w:rPr>
        <w:t>Text.eof &lt;file_table_nexp&gt;, &lt;lvar&gt;, 110</w:t>
      </w:r>
    </w:p>
    <w:p w:rsidR="00184230" w:rsidRDefault="00184230">
      <w:pPr>
        <w:pStyle w:val="Index1"/>
        <w:tabs>
          <w:tab w:val="right" w:leader="dot" w:pos="9350"/>
        </w:tabs>
        <w:rPr>
          <w:noProof/>
        </w:rPr>
      </w:pPr>
      <w:r w:rsidRPr="004A4F25">
        <w:rPr>
          <w:rFonts w:eastAsia="Times New Roman"/>
          <w:noProof/>
        </w:rPr>
        <w:t>Text.input &lt;svar&gt;{, { &lt;text_sexp&gt;} , &lt;title_sexp&gt; }</w:t>
      </w:r>
      <w:r>
        <w:rPr>
          <w:noProof/>
        </w:rPr>
        <w:t>, 101</w:t>
      </w:r>
    </w:p>
    <w:p w:rsidR="00184230" w:rsidRDefault="00184230">
      <w:pPr>
        <w:pStyle w:val="Index1"/>
        <w:tabs>
          <w:tab w:val="right" w:leader="dot" w:pos="9350"/>
        </w:tabs>
        <w:rPr>
          <w:noProof/>
        </w:rPr>
      </w:pPr>
      <w:r>
        <w:rPr>
          <w:noProof/>
        </w:rPr>
        <w:t>Text.open {r|w|a}, &lt;file_table_nvar&gt;, &lt;path_sexp&gt;, 108</w:t>
      </w:r>
    </w:p>
    <w:p w:rsidR="00184230" w:rsidRDefault="00184230">
      <w:pPr>
        <w:pStyle w:val="Index1"/>
        <w:tabs>
          <w:tab w:val="right" w:leader="dot" w:pos="9350"/>
        </w:tabs>
        <w:rPr>
          <w:noProof/>
        </w:rPr>
      </w:pPr>
      <w:r>
        <w:rPr>
          <w:noProof/>
        </w:rPr>
        <w:t>Text.position.get &lt;file_table_nexp&gt;, &lt;position_nvar&gt;, 110</w:t>
      </w:r>
    </w:p>
    <w:p w:rsidR="00184230" w:rsidRDefault="00184230">
      <w:pPr>
        <w:pStyle w:val="Index1"/>
        <w:tabs>
          <w:tab w:val="right" w:leader="dot" w:pos="9350"/>
        </w:tabs>
        <w:rPr>
          <w:noProof/>
        </w:rPr>
      </w:pPr>
      <w:r>
        <w:rPr>
          <w:noProof/>
        </w:rPr>
        <w:t>Text.position.mark {{&lt;file_table_nexp&gt;}{, &lt;marklimit_nexp&gt;}}, 111</w:t>
      </w:r>
    </w:p>
    <w:p w:rsidR="00184230" w:rsidRDefault="00184230">
      <w:pPr>
        <w:pStyle w:val="Index1"/>
        <w:tabs>
          <w:tab w:val="right" w:leader="dot" w:pos="9350"/>
        </w:tabs>
        <w:rPr>
          <w:noProof/>
        </w:rPr>
      </w:pPr>
      <w:r>
        <w:rPr>
          <w:noProof/>
        </w:rPr>
        <w:t>Text.position.set &lt;file_table_nexp&gt;, &lt;position_nexp&gt;, 110</w:t>
      </w:r>
    </w:p>
    <w:p w:rsidR="00184230" w:rsidRDefault="00184230">
      <w:pPr>
        <w:pStyle w:val="Index1"/>
        <w:tabs>
          <w:tab w:val="right" w:leader="dot" w:pos="9350"/>
        </w:tabs>
        <w:rPr>
          <w:noProof/>
        </w:rPr>
      </w:pPr>
      <w:r>
        <w:rPr>
          <w:noProof/>
        </w:rPr>
        <w:t>Text.readln &lt;file_table_nexp&gt; {,&lt;svar&gt;}..., 109</w:t>
      </w:r>
    </w:p>
    <w:p w:rsidR="00184230" w:rsidRDefault="00184230">
      <w:pPr>
        <w:pStyle w:val="Index1"/>
        <w:tabs>
          <w:tab w:val="right" w:leader="dot" w:pos="9350"/>
        </w:tabs>
        <w:rPr>
          <w:noProof/>
        </w:rPr>
      </w:pPr>
      <w:r>
        <w:rPr>
          <w:noProof/>
        </w:rPr>
        <w:t>Text.writeln &lt;file_table_nexp&gt;, {&lt;exp&gt; {,|;}} ..., 110</w:t>
      </w:r>
    </w:p>
    <w:p w:rsidR="00184230" w:rsidRDefault="00184230">
      <w:pPr>
        <w:pStyle w:val="Index1"/>
        <w:tabs>
          <w:tab w:val="right" w:leader="dot" w:pos="9350"/>
        </w:tabs>
        <w:rPr>
          <w:noProof/>
        </w:rPr>
      </w:pPr>
      <w:r>
        <w:rPr>
          <w:noProof/>
        </w:rPr>
        <w:t>TGet &lt;result_svar&gt;, &lt;prompt_sexp&gt; {, &lt;title_sexp&gt;}, 102</w:t>
      </w:r>
    </w:p>
    <w:p w:rsidR="00184230" w:rsidRDefault="00184230">
      <w:pPr>
        <w:pStyle w:val="Index1"/>
        <w:tabs>
          <w:tab w:val="right" w:leader="dot" w:pos="9350"/>
        </w:tabs>
        <w:rPr>
          <w:noProof/>
        </w:rPr>
      </w:pPr>
      <w:r>
        <w:rPr>
          <w:noProof/>
        </w:rPr>
        <w:t>Time {&lt;time_nexp&gt;,} Year$, Month$, Day$, Hour$, Minute$, Second$, WeekDay, isDST, 132</w:t>
      </w:r>
    </w:p>
    <w:p w:rsidR="00184230" w:rsidRDefault="00184230">
      <w:pPr>
        <w:pStyle w:val="Index1"/>
        <w:tabs>
          <w:tab w:val="right" w:leader="dot" w:pos="9350"/>
        </w:tabs>
        <w:rPr>
          <w:noProof/>
        </w:rPr>
      </w:pPr>
      <w:r>
        <w:rPr>
          <w:noProof/>
        </w:rPr>
        <w:t>TIME(), 63</w:t>
      </w:r>
    </w:p>
    <w:p w:rsidR="00184230" w:rsidRDefault="00184230">
      <w:pPr>
        <w:pStyle w:val="Index1"/>
        <w:tabs>
          <w:tab w:val="right" w:leader="dot" w:pos="9350"/>
        </w:tabs>
        <w:rPr>
          <w:noProof/>
        </w:rPr>
      </w:pPr>
      <w:r>
        <w:rPr>
          <w:noProof/>
        </w:rPr>
        <w:t>TIME(&lt;year_exp&gt;, &lt;month_exp&gt;, &lt;day_exp&gt;, &lt;hour_exp&gt;, &lt;minute_exp&gt;, &lt;second_exp&gt;), 63</w:t>
      </w:r>
    </w:p>
    <w:p w:rsidR="00184230" w:rsidRDefault="00184230">
      <w:pPr>
        <w:pStyle w:val="Index1"/>
        <w:tabs>
          <w:tab w:val="right" w:leader="dot" w:pos="9350"/>
        </w:tabs>
        <w:rPr>
          <w:noProof/>
        </w:rPr>
      </w:pPr>
      <w:r>
        <w:rPr>
          <w:noProof/>
        </w:rPr>
        <w:t>Timer.clear, 134</w:t>
      </w:r>
    </w:p>
    <w:p w:rsidR="00184230" w:rsidRDefault="00184230">
      <w:pPr>
        <w:pStyle w:val="Index1"/>
        <w:tabs>
          <w:tab w:val="right" w:leader="dot" w:pos="9350"/>
        </w:tabs>
        <w:rPr>
          <w:noProof/>
        </w:rPr>
      </w:pPr>
      <w:r>
        <w:rPr>
          <w:noProof/>
        </w:rPr>
        <w:t>Timer.resume, 133</w:t>
      </w:r>
    </w:p>
    <w:p w:rsidR="00184230" w:rsidRDefault="00184230">
      <w:pPr>
        <w:pStyle w:val="Index1"/>
        <w:tabs>
          <w:tab w:val="right" w:leader="dot" w:pos="9350"/>
        </w:tabs>
        <w:rPr>
          <w:noProof/>
        </w:rPr>
      </w:pPr>
      <w:r>
        <w:rPr>
          <w:noProof/>
        </w:rPr>
        <w:t>Timer.set &lt;interval_nexp&gt;, 133</w:t>
      </w:r>
    </w:p>
    <w:p w:rsidR="00184230" w:rsidRDefault="00184230">
      <w:pPr>
        <w:pStyle w:val="Index1"/>
        <w:tabs>
          <w:tab w:val="right" w:leader="dot" w:pos="9350"/>
        </w:tabs>
        <w:rPr>
          <w:noProof/>
        </w:rPr>
      </w:pPr>
      <w:r>
        <w:rPr>
          <w:noProof/>
        </w:rPr>
        <w:t>TimeZone.get &lt;tz_svar&gt;, 133</w:t>
      </w:r>
    </w:p>
    <w:p w:rsidR="00184230" w:rsidRDefault="00184230">
      <w:pPr>
        <w:pStyle w:val="Index1"/>
        <w:tabs>
          <w:tab w:val="right" w:leader="dot" w:pos="9350"/>
        </w:tabs>
        <w:rPr>
          <w:noProof/>
        </w:rPr>
      </w:pPr>
      <w:r>
        <w:rPr>
          <w:noProof/>
        </w:rPr>
        <w:t>TimeZone.list &lt;tz_list_pointer_nexp&gt;, 133</w:t>
      </w:r>
    </w:p>
    <w:p w:rsidR="00184230" w:rsidRDefault="00184230">
      <w:pPr>
        <w:pStyle w:val="Index1"/>
        <w:tabs>
          <w:tab w:val="right" w:leader="dot" w:pos="9350"/>
        </w:tabs>
        <w:rPr>
          <w:noProof/>
        </w:rPr>
      </w:pPr>
      <w:r>
        <w:rPr>
          <w:noProof/>
        </w:rPr>
        <w:t>TimeZone.set { &lt;tz_sexp&gt; }, 133</w:t>
      </w:r>
    </w:p>
    <w:p w:rsidR="00184230" w:rsidRDefault="00184230">
      <w:pPr>
        <w:pStyle w:val="Index1"/>
        <w:tabs>
          <w:tab w:val="right" w:leader="dot" w:pos="9350"/>
        </w:tabs>
        <w:rPr>
          <w:noProof/>
        </w:rPr>
      </w:pPr>
      <w:r>
        <w:rPr>
          <w:noProof/>
        </w:rPr>
        <w:t>TODEGREES(&lt;nexp&gt;), 60</w:t>
      </w:r>
    </w:p>
    <w:p w:rsidR="00184230" w:rsidRDefault="00184230">
      <w:pPr>
        <w:pStyle w:val="Index1"/>
        <w:tabs>
          <w:tab w:val="right" w:leader="dot" w:pos="9350"/>
        </w:tabs>
        <w:rPr>
          <w:noProof/>
        </w:rPr>
      </w:pPr>
      <w:r>
        <w:rPr>
          <w:noProof/>
        </w:rPr>
        <w:t>Tone &lt;frequency_nexp&gt;, &lt;duration_nexp&gt;{, &lt;duration_chk_lexp}, 148</w:t>
      </w:r>
    </w:p>
    <w:p w:rsidR="00184230" w:rsidRDefault="00184230">
      <w:pPr>
        <w:pStyle w:val="Index1"/>
        <w:tabs>
          <w:tab w:val="right" w:leader="dot" w:pos="9350"/>
        </w:tabs>
        <w:rPr>
          <w:noProof/>
        </w:rPr>
      </w:pPr>
      <w:r>
        <w:rPr>
          <w:noProof/>
        </w:rPr>
        <w:t>TORADIANS(&lt;nexp&gt;), 60</w:t>
      </w:r>
    </w:p>
    <w:p w:rsidR="00184230" w:rsidRDefault="00184230">
      <w:pPr>
        <w:pStyle w:val="Index1"/>
        <w:tabs>
          <w:tab w:val="right" w:leader="dot" w:pos="9350"/>
        </w:tabs>
        <w:rPr>
          <w:noProof/>
        </w:rPr>
      </w:pPr>
      <w:r>
        <w:rPr>
          <w:noProof/>
        </w:rPr>
        <w:t>TRIM$(&lt;sexp&gt;{, &lt;test_sexp&gt;}), 65</w:t>
      </w:r>
    </w:p>
    <w:p w:rsidR="00184230" w:rsidRDefault="00184230">
      <w:pPr>
        <w:pStyle w:val="Index1"/>
        <w:tabs>
          <w:tab w:val="right" w:leader="dot" w:pos="9350"/>
        </w:tabs>
        <w:rPr>
          <w:noProof/>
        </w:rPr>
      </w:pPr>
      <w:r>
        <w:rPr>
          <w:noProof/>
        </w:rPr>
        <w:t>TTS.init, 138</w:t>
      </w:r>
    </w:p>
    <w:p w:rsidR="00184230" w:rsidRDefault="00184230">
      <w:pPr>
        <w:pStyle w:val="Index1"/>
        <w:tabs>
          <w:tab w:val="right" w:leader="dot" w:pos="9350"/>
        </w:tabs>
        <w:rPr>
          <w:noProof/>
        </w:rPr>
      </w:pPr>
      <w:r>
        <w:rPr>
          <w:noProof/>
        </w:rPr>
        <w:t>TTS.speak &lt;sexp&gt; {, &lt;wait_lexp&gt;}, 138</w:t>
      </w:r>
    </w:p>
    <w:p w:rsidR="00184230" w:rsidRDefault="00184230">
      <w:pPr>
        <w:pStyle w:val="Index1"/>
        <w:tabs>
          <w:tab w:val="right" w:leader="dot" w:pos="9350"/>
        </w:tabs>
        <w:rPr>
          <w:noProof/>
        </w:rPr>
      </w:pPr>
      <w:r>
        <w:rPr>
          <w:noProof/>
        </w:rPr>
        <w:t>TTS.speak.toFile &lt;sexp&gt; {, &lt;path_sexp&gt;}, 138</w:t>
      </w:r>
    </w:p>
    <w:p w:rsidR="00184230" w:rsidRDefault="00184230">
      <w:pPr>
        <w:pStyle w:val="Index1"/>
        <w:tabs>
          <w:tab w:val="right" w:leader="dot" w:pos="9350"/>
        </w:tabs>
        <w:rPr>
          <w:noProof/>
        </w:rPr>
      </w:pPr>
      <w:r>
        <w:rPr>
          <w:noProof/>
        </w:rPr>
        <w:t>TTS.stop, 138</w:t>
      </w:r>
    </w:p>
    <w:p w:rsidR="00184230" w:rsidRDefault="00184230">
      <w:pPr>
        <w:pStyle w:val="Index1"/>
        <w:tabs>
          <w:tab w:val="right" w:leader="dot" w:pos="9350"/>
        </w:tabs>
        <w:rPr>
          <w:noProof/>
        </w:rPr>
      </w:pPr>
      <w:r>
        <w:rPr>
          <w:noProof/>
        </w:rPr>
        <w:t>UCODE(&lt;sexp&gt;{, &lt;index_nexp&gt;}), 61</w:t>
      </w:r>
    </w:p>
    <w:p w:rsidR="00184230" w:rsidRDefault="00184230">
      <w:pPr>
        <w:pStyle w:val="Index1"/>
        <w:tabs>
          <w:tab w:val="right" w:leader="dot" w:pos="9350"/>
        </w:tabs>
        <w:rPr>
          <w:noProof/>
        </w:rPr>
      </w:pPr>
      <w:r>
        <w:rPr>
          <w:noProof/>
        </w:rPr>
        <w:t>UnDim Array[], Array$[], ..., 41</w:t>
      </w:r>
    </w:p>
    <w:p w:rsidR="00184230" w:rsidRDefault="00184230">
      <w:pPr>
        <w:pStyle w:val="Index1"/>
        <w:tabs>
          <w:tab w:val="right" w:leader="dot" w:pos="9350"/>
        </w:tabs>
        <w:rPr>
          <w:noProof/>
        </w:rPr>
      </w:pPr>
      <w:r w:rsidRPr="004A4F25">
        <w:rPr>
          <w:rFonts w:eastAsia="Times New Roman"/>
          <w:noProof/>
        </w:rPr>
        <w:t>UPPER$(</w:t>
      </w:r>
      <w:r>
        <w:rPr>
          <w:noProof/>
        </w:rPr>
        <w:t>&lt;sexp&gt;</w:t>
      </w:r>
      <w:r w:rsidRPr="004A4F25">
        <w:rPr>
          <w:rFonts w:eastAsia="Times New Roman"/>
          <w:noProof/>
        </w:rPr>
        <w:t>)</w:t>
      </w:r>
      <w:r>
        <w:rPr>
          <w:noProof/>
        </w:rPr>
        <w:t>, 69</w:t>
      </w:r>
    </w:p>
    <w:p w:rsidR="00184230" w:rsidRDefault="00184230">
      <w:pPr>
        <w:pStyle w:val="Index1"/>
        <w:tabs>
          <w:tab w:val="right" w:leader="dot" w:pos="9350"/>
        </w:tabs>
        <w:rPr>
          <w:noProof/>
        </w:rPr>
      </w:pPr>
      <w:r>
        <w:rPr>
          <w:noProof/>
        </w:rPr>
        <w:t>USING$({&lt;locale_sexp&gt;} , &lt;format_sexp&gt; { , &lt;exp&gt;}...), 70</w:t>
      </w:r>
    </w:p>
    <w:p w:rsidR="00184230" w:rsidRDefault="00184230">
      <w:pPr>
        <w:pStyle w:val="Index1"/>
        <w:tabs>
          <w:tab w:val="right" w:leader="dot" w:pos="9350"/>
        </w:tabs>
        <w:rPr>
          <w:noProof/>
        </w:rPr>
      </w:pPr>
      <w:r>
        <w:rPr>
          <w:noProof/>
        </w:rPr>
        <w:t>VAL(&lt;sexp&gt;), 60</w:t>
      </w:r>
    </w:p>
    <w:p w:rsidR="00184230" w:rsidRDefault="00184230">
      <w:pPr>
        <w:pStyle w:val="Index1"/>
        <w:tabs>
          <w:tab w:val="right" w:leader="dot" w:pos="9350"/>
        </w:tabs>
        <w:rPr>
          <w:noProof/>
        </w:rPr>
      </w:pPr>
      <w:r w:rsidRPr="004A4F25">
        <w:rPr>
          <w:rFonts w:eastAsia="Times New Roman"/>
          <w:noProof/>
        </w:rPr>
        <w:t>VERSION$()</w:t>
      </w:r>
      <w:r>
        <w:rPr>
          <w:noProof/>
        </w:rPr>
        <w:t>, 69</w:t>
      </w:r>
    </w:p>
    <w:p w:rsidR="00184230" w:rsidRDefault="00184230">
      <w:pPr>
        <w:pStyle w:val="Index1"/>
        <w:tabs>
          <w:tab w:val="right" w:leader="dot" w:pos="9350"/>
        </w:tabs>
        <w:rPr>
          <w:noProof/>
        </w:rPr>
      </w:pPr>
      <w:r>
        <w:rPr>
          <w:noProof/>
        </w:rPr>
        <w:t>Vibrate &lt;pattern_array[{&lt;start&gt;,&lt;length&gt;}]&gt;,&lt;nexp&gt;, 148</w:t>
      </w:r>
    </w:p>
    <w:p w:rsidR="00184230" w:rsidRDefault="00184230">
      <w:pPr>
        <w:pStyle w:val="Index1"/>
        <w:tabs>
          <w:tab w:val="right" w:leader="dot" w:pos="9350"/>
        </w:tabs>
        <w:rPr>
          <w:noProof/>
        </w:rPr>
      </w:pPr>
      <w:r>
        <w:rPr>
          <w:noProof/>
        </w:rPr>
        <w:t>VolKeys.off, 149</w:t>
      </w:r>
    </w:p>
    <w:p w:rsidR="00184230" w:rsidRDefault="00184230">
      <w:pPr>
        <w:pStyle w:val="Index1"/>
        <w:tabs>
          <w:tab w:val="right" w:leader="dot" w:pos="9350"/>
        </w:tabs>
        <w:rPr>
          <w:noProof/>
        </w:rPr>
      </w:pPr>
      <w:r>
        <w:rPr>
          <w:noProof/>
        </w:rPr>
        <w:t>VolKeys.on, 149</w:t>
      </w:r>
    </w:p>
    <w:p w:rsidR="00184230" w:rsidRDefault="00184230">
      <w:pPr>
        <w:pStyle w:val="Index1"/>
        <w:tabs>
          <w:tab w:val="right" w:leader="dot" w:pos="9350"/>
        </w:tabs>
        <w:rPr>
          <w:noProof/>
        </w:rPr>
      </w:pPr>
      <w:r>
        <w:rPr>
          <w:noProof/>
        </w:rPr>
        <w:t>W_R.break, 81</w:t>
      </w:r>
    </w:p>
    <w:p w:rsidR="00184230" w:rsidRDefault="00184230">
      <w:pPr>
        <w:pStyle w:val="Index1"/>
        <w:tabs>
          <w:tab w:val="right" w:leader="dot" w:pos="9350"/>
        </w:tabs>
        <w:rPr>
          <w:noProof/>
        </w:rPr>
      </w:pPr>
      <w:r>
        <w:rPr>
          <w:noProof/>
        </w:rPr>
        <w:t>W_R.continue, 81</w:t>
      </w:r>
    </w:p>
    <w:p w:rsidR="00184230" w:rsidRDefault="00184230">
      <w:pPr>
        <w:pStyle w:val="Index1"/>
        <w:tabs>
          <w:tab w:val="right" w:leader="dot" w:pos="9350"/>
        </w:tabs>
        <w:rPr>
          <w:noProof/>
        </w:rPr>
      </w:pPr>
      <w:r>
        <w:rPr>
          <w:noProof/>
        </w:rPr>
        <w:t>WakeLock &lt;code_nexp&gt;{, &lt;flags_nexp&gt;, 145</w:t>
      </w:r>
    </w:p>
    <w:p w:rsidR="00184230" w:rsidRDefault="00184230">
      <w:pPr>
        <w:pStyle w:val="Index1"/>
        <w:tabs>
          <w:tab w:val="right" w:leader="dot" w:pos="9350"/>
        </w:tabs>
        <w:rPr>
          <w:noProof/>
        </w:rPr>
      </w:pPr>
      <w:r>
        <w:rPr>
          <w:noProof/>
        </w:rPr>
        <w:t>While &lt;lexp&gt; / Repeat, 80</w:t>
      </w:r>
    </w:p>
    <w:p w:rsidR="00184230" w:rsidRDefault="00184230">
      <w:pPr>
        <w:pStyle w:val="Index1"/>
        <w:tabs>
          <w:tab w:val="right" w:leader="dot" w:pos="9350"/>
        </w:tabs>
        <w:rPr>
          <w:noProof/>
        </w:rPr>
      </w:pPr>
      <w:r>
        <w:rPr>
          <w:noProof/>
        </w:rPr>
        <w:t>WiFi.info {{&lt;SSID_svar&gt;}{, &lt;BSSID_svar&gt;}{, &lt;MAC_svar&gt;}{, &lt;IP_var&gt;}{, &lt;speed_nvar&gt;}}, 144</w:t>
      </w:r>
    </w:p>
    <w:p w:rsidR="00184230" w:rsidRDefault="00184230">
      <w:pPr>
        <w:pStyle w:val="Index1"/>
        <w:tabs>
          <w:tab w:val="right" w:leader="dot" w:pos="9350"/>
        </w:tabs>
        <w:rPr>
          <w:noProof/>
        </w:rPr>
      </w:pPr>
      <w:r>
        <w:rPr>
          <w:noProof/>
        </w:rPr>
        <w:lastRenderedPageBreak/>
        <w:t>WifiLock &lt;code_nexp&gt;, 146</w:t>
      </w:r>
    </w:p>
    <w:p w:rsidR="00184230" w:rsidRDefault="00184230">
      <w:pPr>
        <w:pStyle w:val="Index1"/>
        <w:tabs>
          <w:tab w:val="right" w:leader="dot" w:pos="9350"/>
        </w:tabs>
        <w:rPr>
          <w:noProof/>
        </w:rPr>
      </w:pPr>
      <w:r w:rsidRPr="004A4F25">
        <w:rPr>
          <w:rFonts w:eastAsia="Times New Roman"/>
          <w:noProof/>
        </w:rPr>
        <w:t>WORD$(&lt;source_sexp&gt;, &lt;n_nexp&gt; {, &lt;test_sexp&gt;})</w:t>
      </w:r>
      <w:r>
        <w:rPr>
          <w:noProof/>
        </w:rPr>
        <w:t>, 66</w:t>
      </w:r>
    </w:p>
    <w:p w:rsidR="00184230" w:rsidRDefault="00184230">
      <w:pPr>
        <w:pStyle w:val="Index1"/>
        <w:tabs>
          <w:tab w:val="right" w:leader="dot" w:pos="9350"/>
        </w:tabs>
        <w:rPr>
          <w:noProof/>
        </w:rPr>
      </w:pPr>
      <w:r>
        <w:rPr>
          <w:noProof/>
        </w:rPr>
        <w:t>Zip.close, &lt;file_table_nexp&gt;, 116</w:t>
      </w:r>
    </w:p>
    <w:p w:rsidR="00184230" w:rsidRDefault="00184230">
      <w:pPr>
        <w:pStyle w:val="Index1"/>
        <w:tabs>
          <w:tab w:val="right" w:leader="dot" w:pos="9350"/>
        </w:tabs>
        <w:rPr>
          <w:noProof/>
        </w:rPr>
      </w:pPr>
      <w:r>
        <w:rPr>
          <w:noProof/>
        </w:rPr>
        <w:t>Zip.count &lt;path_sexp&gt;, &lt;nvar}, 116</w:t>
      </w:r>
    </w:p>
    <w:p w:rsidR="00184230" w:rsidRDefault="00184230">
      <w:pPr>
        <w:pStyle w:val="Index1"/>
        <w:tabs>
          <w:tab w:val="right" w:leader="dot" w:pos="9350"/>
        </w:tabs>
        <w:rPr>
          <w:noProof/>
        </w:rPr>
      </w:pPr>
      <w:r>
        <w:rPr>
          <w:noProof/>
        </w:rPr>
        <w:t>Zip.dir &lt;path_sexp&gt;, Array$[] {,&lt;dirmark_sexp&gt;}, 116</w:t>
      </w:r>
    </w:p>
    <w:p w:rsidR="00184230" w:rsidRDefault="00184230">
      <w:pPr>
        <w:pStyle w:val="Index1"/>
        <w:tabs>
          <w:tab w:val="right" w:leader="dot" w:pos="9350"/>
        </w:tabs>
        <w:rPr>
          <w:noProof/>
        </w:rPr>
      </w:pPr>
      <w:r>
        <w:rPr>
          <w:noProof/>
        </w:rPr>
        <w:t>Zip.open {r|w|a}, &lt;file_table_nvar&gt;, &lt;path_sexp&gt;, 116</w:t>
      </w:r>
    </w:p>
    <w:p w:rsidR="00184230" w:rsidRDefault="00184230">
      <w:pPr>
        <w:pStyle w:val="Index1"/>
        <w:tabs>
          <w:tab w:val="right" w:leader="dot" w:pos="9350"/>
        </w:tabs>
        <w:rPr>
          <w:noProof/>
        </w:rPr>
      </w:pPr>
      <w:r>
        <w:rPr>
          <w:noProof/>
        </w:rPr>
        <w:t>Zip.read &lt;file_table_nexp&gt; ,&lt;buffer_svar&gt;, &lt;file_name_sexp&gt;, 116, 117</w:t>
      </w:r>
    </w:p>
    <w:p w:rsidR="00184230" w:rsidRDefault="00184230" w:rsidP="00DC4E76">
      <w:pPr>
        <w:rPr>
          <w:noProof/>
        </w:rPr>
        <w:sectPr w:rsidR="00184230" w:rsidSect="00184230">
          <w:type w:val="continuous"/>
          <w:pgSz w:w="12240" w:h="15840"/>
          <w:pgMar w:top="1440" w:right="1440" w:bottom="1440" w:left="1440" w:header="720" w:footer="432" w:gutter="0"/>
          <w:cols w:space="720"/>
          <w:docGrid w:linePitch="360"/>
        </w:sectPr>
      </w:pPr>
    </w:p>
    <w:p w:rsidR="00DC4E76" w:rsidRDefault="00D646E7" w:rsidP="00DC4E76">
      <w:r>
        <w:fldChar w:fldCharType="end"/>
      </w:r>
      <w:r w:rsidR="00DC4E76">
        <w:br w:type="page"/>
      </w:r>
    </w:p>
    <w:p w:rsidR="00D57CCE" w:rsidRDefault="00A55135" w:rsidP="00DC4E76">
      <w:pPr>
        <w:pStyle w:val="Heading1"/>
      </w:pPr>
      <w:bookmarkStart w:id="2070" w:name="_Toc477151167"/>
      <w:r>
        <w:lastRenderedPageBreak/>
        <w:t xml:space="preserve">Appendix B – </w:t>
      </w:r>
      <w:r w:rsidR="004A1077">
        <w:t>Sample</w:t>
      </w:r>
      <w:r>
        <w:t xml:space="preserve"> Programs</w:t>
      </w:r>
      <w:bookmarkEnd w:id="2070"/>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56EC7">
      <w:pPr>
        <w:pStyle w:val="ListParagraph"/>
        <w:numPr>
          <w:ilvl w:val="0"/>
          <w:numId w:val="5"/>
        </w:numPr>
        <w:spacing w:after="0"/>
      </w:pPr>
      <w:r>
        <w:t>Select</w:t>
      </w:r>
      <w:r w:rsidR="008F1749">
        <w:t xml:space="preserve"> </w:t>
      </w:r>
      <w:r>
        <w:t>Menu-&gt;</w:t>
      </w:r>
      <w:r w:rsidR="008F1749">
        <w:t>Delete</w:t>
      </w:r>
    </w:p>
    <w:p w:rsidR="008F1749" w:rsidRDefault="002933B9" w:rsidP="00156EC7">
      <w:pPr>
        <w:pStyle w:val="ListParagraph"/>
        <w:numPr>
          <w:ilvl w:val="0"/>
          <w:numId w:val="5"/>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56EC7">
      <w:pPr>
        <w:pStyle w:val="ListParagraph"/>
        <w:numPr>
          <w:ilvl w:val="0"/>
          <w:numId w:val="5"/>
        </w:numPr>
        <w:spacing w:after="0"/>
      </w:pPr>
      <w:r>
        <w:t xml:space="preserve">Delete the </w:t>
      </w:r>
      <w:r w:rsidR="00F5651B">
        <w:t>"</w:t>
      </w:r>
      <w:r>
        <w:t>f01_vxx.xx_read_me file</w:t>
      </w:r>
      <w:r w:rsidR="00F5651B">
        <w:t>"</w:t>
      </w:r>
    </w:p>
    <w:p w:rsidR="008F1749" w:rsidRDefault="008F1749" w:rsidP="00156EC7">
      <w:pPr>
        <w:pStyle w:val="ListParagraph"/>
        <w:numPr>
          <w:ilvl w:val="0"/>
          <w:numId w:val="5"/>
        </w:numPr>
        <w:spacing w:after="0"/>
      </w:pPr>
      <w:r>
        <w:t xml:space="preserve">Exit BASIC! using </w:t>
      </w:r>
      <w:r w:rsidR="002933B9">
        <w:t xml:space="preserve">Menu-&gt;Exit or </w:t>
      </w:r>
      <w:r>
        <w:t>Menu-&gt;More-&gt;</w:t>
      </w:r>
      <w:r w:rsidR="002933B9">
        <w:t>Exit</w:t>
      </w:r>
    </w:p>
    <w:p w:rsidR="008F1749" w:rsidRDefault="008F1749" w:rsidP="00156EC7">
      <w:pPr>
        <w:pStyle w:val="ListParagraph"/>
        <w:numPr>
          <w:ilvl w:val="0"/>
          <w:numId w:val="5"/>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2071" w:name="_Toc477151168"/>
      <w:r>
        <w:lastRenderedPageBreak/>
        <w:t>Appendix C – Launcher Short</w:t>
      </w:r>
      <w:r w:rsidR="00F4023C">
        <w:t>c</w:t>
      </w:r>
      <w:r>
        <w:t>ut Tutorial</w:t>
      </w:r>
      <w:bookmarkEnd w:id="2071"/>
    </w:p>
    <w:p w:rsidR="003A734C" w:rsidRDefault="003A734C" w:rsidP="00EB1F62">
      <w:pPr>
        <w:pStyle w:val="Heading2"/>
      </w:pPr>
      <w:bookmarkStart w:id="2072" w:name="_Toc477151169"/>
      <w:r>
        <w:t>Introduction</w:t>
      </w:r>
      <w:bookmarkEnd w:id="2072"/>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ins w:id="2073" w:author="Sammartano, Marc (BIC USA)" w:date="2017-03-05T00:28:00Z">
        <w:r w:rsidR="00696B9A">
          <w:t xml:space="preserve"> </w:t>
        </w:r>
      </w:ins>
      <w:r w:rsidR="00EF3D97">
        <w:t>Google Play Store</w:t>
      </w:r>
      <w:r>
        <w:t xml:space="preserve">. </w:t>
      </w:r>
      <w:r w:rsidR="003F0EED">
        <w:t>See Appendix D.</w:t>
      </w:r>
    </w:p>
    <w:p w:rsidR="003A734C" w:rsidRDefault="00093D70" w:rsidP="00EB1F62">
      <w:pPr>
        <w:pStyle w:val="Heading2"/>
      </w:pPr>
      <w:bookmarkStart w:id="2074" w:name="_Toc47715117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2074"/>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4B551EFA" wp14:editId="1B922774">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51003D52" wp14:editId="113D44C4">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7683BBBD" wp14:editId="36C625C4">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77"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56EC7">
      <w:pPr>
        <w:pStyle w:val="ListParagraph"/>
        <w:numPr>
          <w:ilvl w:val="0"/>
          <w:numId w:val="15"/>
        </w:numPr>
        <w:spacing w:after="0"/>
      </w:pPr>
      <w:r>
        <w:t>The Program File Name is Sample_Programs/f13_animations.bas</w:t>
      </w:r>
    </w:p>
    <w:p w:rsidR="00602EDE" w:rsidRDefault="00602EDE" w:rsidP="00156EC7">
      <w:pPr>
        <w:pStyle w:val="ListParagraph"/>
        <w:numPr>
          <w:ilvl w:val="0"/>
          <w:numId w:val="15"/>
        </w:numPr>
        <w:spacing w:after="0"/>
      </w:pPr>
      <w:r>
        <w:t>The Icon File Name is cartman.png</w:t>
      </w:r>
    </w:p>
    <w:p w:rsidR="00602EDE" w:rsidRDefault="00602EDE" w:rsidP="00156EC7">
      <w:pPr>
        <w:pStyle w:val="ListParagraph"/>
        <w:numPr>
          <w:ilvl w:val="0"/>
          <w:numId w:val="15"/>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AA39D74" wp14:editId="21DC4F66">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2075" w:name="_Toc477151171"/>
      <w:r>
        <w:t>How to Make</w:t>
      </w:r>
      <w:r w:rsidR="00850B97" w:rsidRPr="00850B97">
        <w:t xml:space="preserve"> a Shortcut Application (newer versions of Android—Android 4.0 and later)</w:t>
      </w:r>
      <w:bookmarkEnd w:id="2075"/>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2076" w:name="_Toc477151172"/>
      <w:r>
        <w:t>What you need to know</w:t>
      </w:r>
      <w:bookmarkEnd w:id="2076"/>
    </w:p>
    <w:p w:rsidR="006A646F" w:rsidRDefault="003A734C" w:rsidP="00156EC7">
      <w:pPr>
        <w:pStyle w:val="ListParagraph"/>
        <w:numPr>
          <w:ilvl w:val="0"/>
          <w:numId w:val="7"/>
        </w:numPr>
      </w:pPr>
      <w:r>
        <w:t>The icon image file must be located in the "</w:t>
      </w:r>
      <w:r w:rsidR="005F4916">
        <w:t>&lt;pref base drive&gt;/</w:t>
      </w:r>
      <w:r>
        <w:t>rfo-basic/data/" directory.</w:t>
      </w:r>
    </w:p>
    <w:p w:rsidR="006A646F" w:rsidRDefault="003A734C" w:rsidP="00156EC7">
      <w:pPr>
        <w:pStyle w:val="ListParagraph"/>
        <w:numPr>
          <w:ilvl w:val="0"/>
          <w:numId w:val="7"/>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56EC7">
      <w:pPr>
        <w:pStyle w:val="ListParagraph"/>
        <w:numPr>
          <w:ilvl w:val="0"/>
          <w:numId w:val="7"/>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56EC7">
      <w:pPr>
        <w:pStyle w:val="ListParagraph"/>
        <w:numPr>
          <w:ilvl w:val="0"/>
          <w:numId w:val="7"/>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56EC7">
      <w:pPr>
        <w:pStyle w:val="ListParagraph"/>
        <w:numPr>
          <w:ilvl w:val="0"/>
          <w:numId w:val="7"/>
        </w:numPr>
      </w:pPr>
      <w:r>
        <w:t>The Shortcut name should be nine (9) characters or less. Android will not show more than nine characters.</w:t>
      </w:r>
    </w:p>
    <w:p w:rsidR="006A646F" w:rsidRDefault="003A734C" w:rsidP="00156EC7">
      <w:pPr>
        <w:pStyle w:val="ListParagraph"/>
        <w:numPr>
          <w:ilvl w:val="0"/>
          <w:numId w:val="7"/>
        </w:numPr>
      </w:pPr>
      <w:r>
        <w:t>You can create as many shortcuts as you home screen(s) can handle.</w:t>
      </w:r>
    </w:p>
    <w:p w:rsidR="006A646F" w:rsidRDefault="00C16B63" w:rsidP="00156EC7">
      <w:pPr>
        <w:pStyle w:val="ListParagraph"/>
        <w:numPr>
          <w:ilvl w:val="0"/>
          <w:numId w:val="7"/>
        </w:numPr>
      </w:pPr>
      <w:r>
        <w:t>Tapp</w:t>
      </w:r>
      <w:r w:rsidR="003A734C">
        <w:t>ing "Cancel" in the Launcher Shortcuts dialog will simply cancel the operation and return to the home screen.</w:t>
      </w:r>
    </w:p>
    <w:p w:rsidR="003A734C" w:rsidRPr="003A734C" w:rsidRDefault="003A734C" w:rsidP="00156EC7">
      <w:pPr>
        <w:pStyle w:val="ListParagraph"/>
        <w:numPr>
          <w:ilvl w:val="0"/>
          <w:numId w:val="7"/>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2077" w:name="_Toc477151173"/>
      <w:r>
        <w:lastRenderedPageBreak/>
        <w:t>Appendix D – Building a Standalone Application</w:t>
      </w:r>
      <w:bookmarkEnd w:id="2077"/>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6736FB" w:rsidP="00646A5F">
            <w:pPr>
              <w:ind w:left="720"/>
            </w:pPr>
            <w:hyperlink r:id="rId7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2078" w:name="_Toc477151174"/>
      <w:r>
        <w:t>Introduction</w:t>
      </w:r>
      <w:bookmarkEnd w:id="2078"/>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2079" w:name="_Toc477151175"/>
      <w:r>
        <w:t>License Information</w:t>
      </w:r>
      <w:bookmarkEnd w:id="2079"/>
    </w:p>
    <w:p w:rsidR="008B0429" w:rsidRDefault="008B0429" w:rsidP="00646A5F">
      <w:r>
        <w:t xml:space="preserve">BASIC! is distributed under the terms of the </w:t>
      </w:r>
      <w:hyperlink r:id="rId80"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2080" w:name="_Toc477151176"/>
      <w:r>
        <w:t>Before You Start</w:t>
      </w:r>
      <w:bookmarkEnd w:id="2080"/>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2081" w:name="_Toc477151177"/>
      <w:r>
        <w:t>Setting Up the Development Environment</w:t>
      </w:r>
      <w:bookmarkEnd w:id="2081"/>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81"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156EC7">
      <w:pPr>
        <w:pStyle w:val="ListParagraph"/>
        <w:numPr>
          <w:ilvl w:val="0"/>
          <w:numId w:val="8"/>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156EC7">
      <w:pPr>
        <w:pStyle w:val="ListParagraph"/>
        <w:numPr>
          <w:ilvl w:val="0"/>
          <w:numId w:val="8"/>
        </w:numPr>
      </w:pPr>
      <w:r>
        <w:t xml:space="preserve">Download and install the "Eclipse IDE for Java Developers" from </w:t>
      </w:r>
      <w:hyperlink r:id="rId82"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83" w:history="1">
        <w:r w:rsidRPr="0092306A">
          <w:rPr>
            <w:rStyle w:val="Hyperlink"/>
          </w:rPr>
          <w:t>https://eclipse.org/kepler</w:t>
        </w:r>
      </w:hyperlink>
      <w:r>
        <w:t xml:space="preserve">/ or </w:t>
      </w:r>
      <w:hyperlink r:id="rId84" w:history="1">
        <w:r w:rsidRPr="0092306A">
          <w:rPr>
            <w:rStyle w:val="Hyperlink"/>
          </w:rPr>
          <w:t>https://eclipse.org/juno</w:t>
        </w:r>
      </w:hyperlink>
      <w:r>
        <w:t>/, because these instructions were written from "Juno".</w:t>
      </w:r>
    </w:p>
    <w:p w:rsidR="008B0429" w:rsidRDefault="00DF1FB1" w:rsidP="00156EC7">
      <w:pPr>
        <w:pStyle w:val="ListParagraph"/>
        <w:numPr>
          <w:ilvl w:val="0"/>
          <w:numId w:val="8"/>
        </w:numPr>
      </w:pPr>
      <w:r>
        <w:t>Visit Android’s "</w:t>
      </w:r>
      <w:r w:rsidR="00285B6F">
        <w:t>Installing the Eclipse Plugin</w:t>
      </w:r>
      <w:r>
        <w:t>"</w:t>
      </w:r>
      <w:r w:rsidR="008C2622">
        <w:t xml:space="preserve"> page at </w:t>
      </w:r>
      <w:hyperlink r:id="rId85"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86" w:history="1">
        <w:r w:rsidR="00323642" w:rsidRPr="00ED41A1">
          <w:rPr>
            <w:rStyle w:val="Hyperlink"/>
          </w:rPr>
          <w:t>http://rfobasic.freeforums.org</w:t>
        </w:r>
      </w:hyperlink>
      <w:r w:rsidR="00323642">
        <w:t xml:space="preserve"> to report any problems you find.</w:t>
      </w:r>
    </w:p>
    <w:p w:rsidR="008B0429" w:rsidRDefault="00052E88" w:rsidP="00156EC7">
      <w:pPr>
        <w:pStyle w:val="ListParagraph"/>
        <w:numPr>
          <w:ilvl w:val="0"/>
          <w:numId w:val="8"/>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56EC7">
      <w:pPr>
        <w:pStyle w:val="ListParagraph"/>
        <w:numPr>
          <w:ilvl w:val="1"/>
          <w:numId w:val="8"/>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56EC7">
      <w:pPr>
        <w:pStyle w:val="ListParagraph"/>
        <w:numPr>
          <w:ilvl w:val="1"/>
          <w:numId w:val="8"/>
        </w:numPr>
        <w:spacing w:after="0"/>
      </w:pPr>
      <w:r>
        <w:t xml:space="preserve">Find </w:t>
      </w:r>
      <w:r w:rsidRPr="00704176">
        <w:rPr>
          <w:b/>
        </w:rPr>
        <w:t>NewAp</w:t>
      </w:r>
      <w:r w:rsidR="00692E70" w:rsidRPr="00704176">
        <w:rPr>
          <w:b/>
        </w:rPr>
        <w:t>i</w:t>
      </w:r>
      <w:r>
        <w:t xml:space="preserve"> and click on it.</w:t>
      </w:r>
    </w:p>
    <w:p w:rsidR="008B0429" w:rsidRDefault="008B0429" w:rsidP="00156EC7">
      <w:pPr>
        <w:pStyle w:val="ListParagraph"/>
        <w:numPr>
          <w:ilvl w:val="1"/>
          <w:numId w:val="8"/>
        </w:numPr>
        <w:spacing w:after="0"/>
      </w:pPr>
      <w:r>
        <w:t xml:space="preserve">In the dropdown list, change the Severity from Error to </w:t>
      </w:r>
      <w:r w:rsidR="00692E70">
        <w:t>W</w:t>
      </w:r>
      <w:r>
        <w:t>arning.</w:t>
      </w:r>
    </w:p>
    <w:p w:rsidR="008B0429" w:rsidRDefault="00692E70" w:rsidP="00156EC7">
      <w:pPr>
        <w:pStyle w:val="ListParagraph"/>
        <w:numPr>
          <w:ilvl w:val="1"/>
          <w:numId w:val="8"/>
        </w:numPr>
        <w:spacing w:after="0"/>
      </w:pPr>
      <w:r>
        <w:t>Click</w:t>
      </w:r>
      <w:r w:rsidR="008B0429">
        <w:t xml:space="preserve"> </w:t>
      </w:r>
      <w:r w:rsidR="008B0429" w:rsidRPr="00704176">
        <w:rPr>
          <w:b/>
        </w:rPr>
        <w:t>Apply</w:t>
      </w:r>
    </w:p>
    <w:p w:rsidR="00692E70" w:rsidRDefault="00692E70" w:rsidP="00692E70">
      <w:pPr>
        <w:pStyle w:val="Heading2"/>
      </w:pPr>
      <w:bookmarkStart w:id="2082" w:name="_Toc477151178"/>
      <w:r>
        <w:t>Download the BASIC! Source Code from the GitHub Repository</w:t>
      </w:r>
      <w:bookmarkEnd w:id="2082"/>
    </w:p>
    <w:p w:rsidR="00692E70" w:rsidRDefault="00692E70" w:rsidP="00156EC7">
      <w:pPr>
        <w:pStyle w:val="ListParagraph"/>
        <w:numPr>
          <w:ilvl w:val="0"/>
          <w:numId w:val="16"/>
        </w:numPr>
      </w:pPr>
      <w:r>
        <w:t xml:space="preserve">Go to: </w:t>
      </w:r>
      <w:hyperlink r:id="rId87" w:history="1">
        <w:r w:rsidRPr="005A2BCC">
          <w:rPr>
            <w:rStyle w:val="Hyperlink"/>
          </w:rPr>
          <w:t>https://github.com/RFO-BASIC/Basic</w:t>
        </w:r>
      </w:hyperlink>
      <w:r>
        <w:t>.</w:t>
      </w:r>
    </w:p>
    <w:p w:rsidR="00692E70" w:rsidRDefault="00692E70" w:rsidP="00156EC7">
      <w:pPr>
        <w:pStyle w:val="ListParagraph"/>
        <w:numPr>
          <w:ilvl w:val="0"/>
          <w:numId w:val="16"/>
        </w:numPr>
      </w:pPr>
      <w:r>
        <w:t>Find the branch/tag selection button:</w:t>
      </w:r>
      <w:r w:rsidR="00087B69">
        <w:rPr>
          <w:noProof/>
        </w:rPr>
        <w:drawing>
          <wp:inline distT="0" distB="0" distL="0" distR="0" wp14:anchorId="1BDEB0E2" wp14:editId="493483C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56EC7">
      <w:pPr>
        <w:pStyle w:val="ListParagraph"/>
        <w:numPr>
          <w:ilvl w:val="0"/>
          <w:numId w:val="16"/>
        </w:numPr>
      </w:pPr>
      <w:r>
        <w:t xml:space="preserve">Click the </w:t>
      </w:r>
      <w:r w:rsidR="007E28D7">
        <w:t>"</w:t>
      </w:r>
      <w:r>
        <w:t>Download ZIP</w:t>
      </w:r>
      <w:r w:rsidR="007E28D7">
        <w:t>"</w:t>
      </w:r>
      <w:r>
        <w:t xml:space="preserve"> button:</w:t>
      </w:r>
      <w:r w:rsidR="00087B69">
        <w:rPr>
          <w:noProof/>
        </w:rPr>
        <w:drawing>
          <wp:inline distT="0" distB="0" distL="0" distR="0" wp14:anchorId="7EAF38AF" wp14:editId="231E8CE9">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56EC7">
      <w:pPr>
        <w:pStyle w:val="ListParagraph"/>
        <w:numPr>
          <w:ilvl w:val="0"/>
          <w:numId w:val="16"/>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2083" w:name="_Toc477151179"/>
      <w:r>
        <w:t>Download the BASIC! Source Code from the Legacy Archive</w:t>
      </w:r>
      <w:bookmarkEnd w:id="2083"/>
    </w:p>
    <w:p w:rsidR="008B0429" w:rsidRDefault="008B0429" w:rsidP="00156EC7">
      <w:pPr>
        <w:pStyle w:val="ListParagraph"/>
        <w:numPr>
          <w:ilvl w:val="0"/>
          <w:numId w:val="9"/>
        </w:numPr>
      </w:pPr>
      <w:r>
        <w:t xml:space="preserve">Go to: </w:t>
      </w:r>
      <w:hyperlink r:id="rId90"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56EC7">
      <w:pPr>
        <w:pStyle w:val="ListParagraph"/>
        <w:numPr>
          <w:ilvl w:val="0"/>
          <w:numId w:val="9"/>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56EC7">
      <w:pPr>
        <w:pStyle w:val="ListParagraph"/>
        <w:numPr>
          <w:ilvl w:val="0"/>
          <w:numId w:val="9"/>
        </w:numPr>
      </w:pPr>
      <w:r>
        <w:lastRenderedPageBreak/>
        <w:t>Older versions of this file contain only the BASIC! source code. More recent versions also contain a copy of the Android-loadable Basic.apk file and a copy of this manual.</w:t>
      </w:r>
    </w:p>
    <w:p w:rsidR="00692E70" w:rsidRDefault="00692E70" w:rsidP="00156EC7">
      <w:pPr>
        <w:pStyle w:val="ListParagraph"/>
        <w:numPr>
          <w:ilvl w:val="0"/>
          <w:numId w:val="9"/>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2084" w:name="_Toc477151180"/>
      <w:r>
        <w:t>Create a New Project in Eclipse</w:t>
      </w:r>
      <w:bookmarkEnd w:id="2084"/>
    </w:p>
    <w:p w:rsidR="00BD5611" w:rsidRPr="00BD5611" w:rsidRDefault="00BD5611" w:rsidP="00BD5611">
      <w:r>
        <w:t>Note: to simplify later steps, turn off the automatic build feature of Eclipse before creating the new project:</w:t>
      </w:r>
    </w:p>
    <w:p w:rsidR="001F5237" w:rsidRDefault="001F5237" w:rsidP="00156EC7">
      <w:pPr>
        <w:pStyle w:val="ListParagraph"/>
        <w:numPr>
          <w:ilvl w:val="0"/>
          <w:numId w:val="10"/>
        </w:numPr>
      </w:pPr>
      <w:r>
        <w:t xml:space="preserve">On the menu, click </w:t>
      </w:r>
      <w:r>
        <w:rPr>
          <w:b/>
        </w:rPr>
        <w:t>Project</w:t>
      </w:r>
      <w:r>
        <w:t>.</w:t>
      </w:r>
    </w:p>
    <w:p w:rsidR="001F5237" w:rsidRDefault="001F5237" w:rsidP="00156EC7">
      <w:pPr>
        <w:pStyle w:val="ListParagraph"/>
        <w:numPr>
          <w:ilvl w:val="0"/>
          <w:numId w:val="10"/>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56EC7">
      <w:pPr>
        <w:pStyle w:val="ListParagraph"/>
        <w:numPr>
          <w:ilvl w:val="0"/>
          <w:numId w:val="10"/>
        </w:numPr>
      </w:pPr>
      <w:r>
        <w:t xml:space="preserve">Select: </w:t>
      </w:r>
      <w:r w:rsidRPr="00754F08">
        <w:rPr>
          <w:b/>
        </w:rPr>
        <w:t>File -&gt; New -&gt; Project…-&gt;Android-&gt;Android Project from Existing Code</w:t>
      </w:r>
      <w:r>
        <w:t>.</w:t>
      </w:r>
    </w:p>
    <w:p w:rsidR="00704176" w:rsidRDefault="00704176" w:rsidP="00156EC7">
      <w:pPr>
        <w:pStyle w:val="ListParagraph"/>
        <w:numPr>
          <w:ilvl w:val="0"/>
          <w:numId w:val="10"/>
        </w:numPr>
      </w:pPr>
      <w:r>
        <w:t xml:space="preserve">In the </w:t>
      </w:r>
      <w:r w:rsidRPr="00754F08">
        <w:rPr>
          <w:b/>
        </w:rPr>
        <w:t>Import Projects</w:t>
      </w:r>
      <w:r>
        <w:t xml:space="preserve"> dialog box, browse to the folder where you put the BASIC! source files.</w:t>
      </w:r>
    </w:p>
    <w:p w:rsidR="00704176" w:rsidRDefault="00704176" w:rsidP="00156EC7">
      <w:pPr>
        <w:pStyle w:val="ListParagraph"/>
        <w:numPr>
          <w:ilvl w:val="0"/>
          <w:numId w:val="10"/>
        </w:numPr>
      </w:pPr>
      <w:r>
        <w:t xml:space="preserve">Under </w:t>
      </w:r>
      <w:r w:rsidRPr="00754F08">
        <w:rPr>
          <w:b/>
        </w:rPr>
        <w:t>Projects to Import</w:t>
      </w:r>
      <w:r>
        <w:t>, click the project you are importing. Make sure it is checked.</w:t>
      </w:r>
    </w:p>
    <w:p w:rsidR="00704176" w:rsidRDefault="00704176" w:rsidP="00156EC7">
      <w:pPr>
        <w:pStyle w:val="ListParagraph"/>
        <w:numPr>
          <w:ilvl w:val="0"/>
          <w:numId w:val="10"/>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56EC7">
      <w:pPr>
        <w:pStyle w:val="ListParagraph"/>
        <w:numPr>
          <w:ilvl w:val="0"/>
          <w:numId w:val="10"/>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56EC7">
      <w:pPr>
        <w:pStyle w:val="ListParagraph"/>
        <w:numPr>
          <w:ilvl w:val="0"/>
          <w:numId w:val="10"/>
        </w:numPr>
      </w:pPr>
      <w:r>
        <w:t xml:space="preserve">In the Properties dialog box, select </w:t>
      </w:r>
      <w:r w:rsidRPr="00754F08">
        <w:rPr>
          <w:b/>
        </w:rPr>
        <w:t>Android</w:t>
      </w:r>
      <w:r>
        <w:t>:</w:t>
      </w:r>
      <w:r w:rsidRPr="007E338C">
        <w:t xml:space="preserve"> </w:t>
      </w:r>
      <w:r w:rsidR="00087B69">
        <w:rPr>
          <w:noProof/>
        </w:rPr>
        <w:drawing>
          <wp:inline distT="0" distB="0" distL="0" distR="0" wp14:anchorId="66107985" wp14:editId="2112C9F8">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56EC7">
      <w:pPr>
        <w:pStyle w:val="ListParagraph"/>
        <w:numPr>
          <w:ilvl w:val="0"/>
          <w:numId w:val="10"/>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56EC7">
      <w:pPr>
        <w:pStyle w:val="ListParagraph"/>
        <w:numPr>
          <w:ilvl w:val="0"/>
          <w:numId w:val="10"/>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2085" w:name="_Toc477151181"/>
      <w:r>
        <w:lastRenderedPageBreak/>
        <w:t>Rename the P</w:t>
      </w:r>
      <w:r w:rsidR="008B0429">
        <w:t>ackage</w:t>
      </w:r>
      <w:bookmarkEnd w:id="2085"/>
    </w:p>
    <w:p w:rsidR="008B0429"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D20B37" w:rsidRPr="00BE2E8D" w:rsidRDefault="00D20B37" w:rsidP="00D20B37">
      <w:pPr>
        <w:pStyle w:val="Heading3"/>
      </w:pPr>
      <w:bookmarkStart w:id="2086" w:name="_Toc477151182"/>
      <w:r>
        <w:t>In Eclipse</w:t>
      </w:r>
      <w:bookmarkEnd w:id="2086"/>
    </w:p>
    <w:p w:rsidR="00882237" w:rsidRDefault="00882237" w:rsidP="00882237">
      <w:pPr>
        <w:spacing w:after="240"/>
      </w:pPr>
      <w:r>
        <w:t>First, use the search-and-replace dialog to update references to the package name.</w:t>
      </w:r>
    </w:p>
    <w:p w:rsidR="00882237" w:rsidRDefault="00882237" w:rsidP="00156EC7">
      <w:pPr>
        <w:pStyle w:val="ListParagraph"/>
        <w:numPr>
          <w:ilvl w:val="0"/>
          <w:numId w:val="17"/>
        </w:numPr>
      </w:pPr>
      <w:r>
        <w:t xml:space="preserve">From the Menu Bar, select: </w:t>
      </w:r>
      <w:r w:rsidRPr="008732E5">
        <w:rPr>
          <w:b/>
        </w:rPr>
        <w:t>Search-&gt;File</w:t>
      </w:r>
      <w:r>
        <w:t>.</w:t>
      </w:r>
    </w:p>
    <w:p w:rsidR="00882237" w:rsidRDefault="00882237" w:rsidP="00156EC7">
      <w:pPr>
        <w:pStyle w:val="ListParagraph"/>
        <w:numPr>
          <w:ilvl w:val="0"/>
          <w:numId w:val="17"/>
        </w:numPr>
      </w:pPr>
      <w:r>
        <w:t>Fill in the dialog like this:</w:t>
      </w:r>
      <w:r>
        <w:br/>
      </w:r>
      <w:r>
        <w:rPr>
          <w:noProof/>
        </w:rPr>
        <w:drawing>
          <wp:inline distT="0" distB="0" distL="0" distR="0" wp14:anchorId="68DB0316" wp14:editId="35125496">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156EC7">
      <w:pPr>
        <w:pStyle w:val="ListParagraph"/>
        <w:numPr>
          <w:ilvl w:val="0"/>
          <w:numId w:val="17"/>
        </w:numPr>
      </w:pPr>
      <w:r>
        <w:t xml:space="preserve">Click </w:t>
      </w:r>
      <w:r w:rsidRPr="00160DB7">
        <w:rPr>
          <w:b/>
        </w:rPr>
        <w:t>Replace</w:t>
      </w:r>
      <w:r>
        <w:t>. The Replace Text Matches Dialog Box opens.</w:t>
      </w:r>
    </w:p>
    <w:p w:rsidR="00882237" w:rsidRDefault="00882237" w:rsidP="00156EC7">
      <w:pPr>
        <w:pStyle w:val="ListParagraph"/>
        <w:numPr>
          <w:ilvl w:val="0"/>
          <w:numId w:val="17"/>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56EC7">
      <w:pPr>
        <w:pStyle w:val="ListParagraph"/>
        <w:numPr>
          <w:ilvl w:val="0"/>
          <w:numId w:val="17"/>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56EC7">
      <w:pPr>
        <w:pStyle w:val="ListParagraph"/>
        <w:numPr>
          <w:ilvl w:val="0"/>
          <w:numId w:val="17"/>
        </w:numPr>
      </w:pPr>
      <w:r>
        <w:t xml:space="preserve">Select the </w:t>
      </w:r>
      <w:r w:rsidRPr="00754F08">
        <w:rPr>
          <w:b/>
        </w:rPr>
        <w:t>com.rfo.basic</w:t>
      </w:r>
      <w:r>
        <w:t xml:space="preserve"> package.</w:t>
      </w:r>
    </w:p>
    <w:p w:rsidR="00704176" w:rsidRDefault="00704176" w:rsidP="00156EC7">
      <w:pPr>
        <w:pStyle w:val="ListParagraph"/>
        <w:numPr>
          <w:ilvl w:val="0"/>
          <w:numId w:val="17"/>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156EC7">
      <w:pPr>
        <w:pStyle w:val="ListParagraph"/>
        <w:numPr>
          <w:ilvl w:val="0"/>
          <w:numId w:val="17"/>
        </w:numPr>
      </w:pPr>
      <w:r>
        <w:t xml:space="preserve">In the </w:t>
      </w:r>
      <w:r>
        <w:rPr>
          <w:b/>
        </w:rPr>
        <w:t>New name:</w:t>
      </w:r>
      <w:r>
        <w:t xml:space="preserve"> field, enter </w:t>
      </w:r>
      <w:r w:rsidR="007E28D7">
        <w:t>"</w:t>
      </w:r>
      <w:r>
        <w:t>com.rfo.cats</w:t>
      </w:r>
      <w:r w:rsidR="007E28D7">
        <w:t>"</w:t>
      </w:r>
      <w:r>
        <w:t>.</w:t>
      </w:r>
    </w:p>
    <w:p w:rsidR="00704176" w:rsidRDefault="00704176" w:rsidP="00156EC7">
      <w:pPr>
        <w:pStyle w:val="ListParagraph"/>
        <w:numPr>
          <w:ilvl w:val="0"/>
          <w:numId w:val="17"/>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1B43C00F" wp14:editId="112BB075">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56EC7">
      <w:pPr>
        <w:pStyle w:val="ListParagraph"/>
        <w:numPr>
          <w:ilvl w:val="0"/>
          <w:numId w:val="17"/>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D20B37" w:rsidRDefault="00D20B37" w:rsidP="00D20B37">
      <w:pPr>
        <w:pStyle w:val="Heading3"/>
      </w:pPr>
      <w:bookmarkStart w:id="2087" w:name="_Toc477151183"/>
      <w:r>
        <w:t>Other IDEs</w:t>
      </w:r>
      <w:bookmarkEnd w:id="2087"/>
    </w:p>
    <w:p w:rsidR="00D20B37" w:rsidRDefault="00D20B37" w:rsidP="00D20B37">
      <w:r>
        <w:t>Most changes in this Appendix are simply changes in source files, and so they apply to any IDE. Editing the package name</w:t>
      </w:r>
      <w:r w:rsidR="003508F4">
        <w:t xml:space="preserve"> is a more complex. </w:t>
      </w:r>
      <w:r>
        <w:t>Eclipse</w:t>
      </w:r>
      <w:r w:rsidR="003508F4">
        <w:t xml:space="preserve"> hides some of the complexity, but it also</w:t>
      </w:r>
      <w:r>
        <w:t xml:space="preserve"> requires special actions when renaming the package so the IDE knows about the change. </w:t>
      </w:r>
      <w:r w:rsidR="003508F4">
        <w:t>A</w:t>
      </w:r>
      <w:r>
        <w:t xml:space="preserve"> different IDE, it may have its own requirement</w:t>
      </w:r>
      <w:r w:rsidR="003508F4">
        <w:t>s.</w:t>
      </w:r>
    </w:p>
    <w:p w:rsidR="003508F4" w:rsidRDefault="003508F4" w:rsidP="00D20B37">
      <w:r>
        <w:t>This section will describe all of the changes necessary</w:t>
      </w:r>
      <w:r w:rsidR="00E35AE1">
        <w:t xml:space="preserve"> to rename the package</w:t>
      </w:r>
      <w:r>
        <w:t>. Your IDE may do them, or you may have to do them yourself</w:t>
      </w:r>
      <w:r w:rsidR="00E35AE1">
        <w:t xml:space="preserve"> with a text editor</w:t>
      </w:r>
      <w:r>
        <w:t>. Some editors can do global search-and-replace across an entire file tree, which can save you a lot of work.</w:t>
      </w:r>
    </w:p>
    <w:p w:rsidR="003508F4" w:rsidRDefault="003508F4" w:rsidP="00156EC7">
      <w:pPr>
        <w:pStyle w:val="ListParagraph"/>
        <w:numPr>
          <w:ilvl w:val="0"/>
          <w:numId w:val="33"/>
        </w:numPr>
      </w:pPr>
      <w:r>
        <w:t>The package name is also a path name. If all of your source files are in a directory called "</w:t>
      </w:r>
      <w:r w:rsidRPr="003508F4">
        <w:rPr>
          <w:b/>
        </w:rPr>
        <w:t>src</w:t>
      </w:r>
      <w:r>
        <w:t>", and your package name is "</w:t>
      </w:r>
      <w:r w:rsidRPr="007948B4">
        <w:rPr>
          <w:rFonts w:ascii="Consolas" w:hAnsi="Consolas" w:cs="Consolas"/>
          <w:sz w:val="20"/>
          <w:szCs w:val="20"/>
        </w:rPr>
        <w:t>com.rfo.basic</w:t>
      </w:r>
      <w:r>
        <w:t xml:space="preserve">", then your source files are really in a directory called </w:t>
      </w:r>
      <w:r w:rsidRPr="007948B4">
        <w:rPr>
          <w:rFonts w:ascii="Consolas" w:hAnsi="Consolas" w:cs="Consolas"/>
          <w:sz w:val="20"/>
          <w:szCs w:val="20"/>
        </w:rPr>
        <w:t>src/com/rfo/basic</w:t>
      </w:r>
      <w:r>
        <w:t xml:space="preserve">. If you change the package, for example, to </w:t>
      </w:r>
      <w:r w:rsidR="007948B4">
        <w:t>"</w:t>
      </w:r>
      <w:r w:rsidR="007948B4" w:rsidRPr="007948B4">
        <w:rPr>
          <w:rFonts w:ascii="Consolas" w:hAnsi="Consolas" w:cs="Consolas"/>
          <w:sz w:val="20"/>
          <w:szCs w:val="20"/>
        </w:rPr>
        <w:t>com.r</w:t>
      </w:r>
      <w:r w:rsidR="007948B4">
        <w:rPr>
          <w:rFonts w:ascii="Consolas" w:hAnsi="Consolas" w:cs="Consolas"/>
          <w:sz w:val="20"/>
          <w:szCs w:val="20"/>
        </w:rPr>
        <w:t>fo.cats</w:t>
      </w:r>
      <w:r w:rsidR="007948B4">
        <w:t>"</w:t>
      </w:r>
      <w:r>
        <w:t xml:space="preserve">, then you must also move all of the source files to the new directory, in this case </w:t>
      </w:r>
      <w:r w:rsidR="008C3FCC">
        <w:rPr>
          <w:rFonts w:ascii="Consolas" w:hAnsi="Consolas" w:cs="Consolas"/>
          <w:sz w:val="20"/>
          <w:szCs w:val="20"/>
        </w:rPr>
        <w:t>src/com/rfo/cats</w:t>
      </w:r>
      <w:r>
        <w:t>.</w:t>
      </w:r>
    </w:p>
    <w:p w:rsidR="00E35AE1" w:rsidRDefault="00E35AE1" w:rsidP="00156EC7">
      <w:pPr>
        <w:pStyle w:val="ListParagraph"/>
        <w:numPr>
          <w:ilvl w:val="0"/>
          <w:numId w:val="33"/>
        </w:numPr>
      </w:pPr>
      <w:r>
        <w:t>Everywhere it occurs, the string "</w:t>
      </w:r>
      <w:r>
        <w:rPr>
          <w:rFonts w:ascii="Consolas" w:hAnsi="Consolas" w:cs="Consolas"/>
          <w:color w:val="000000"/>
          <w:sz w:val="20"/>
          <w:szCs w:val="20"/>
        </w:rPr>
        <w:t>com.rfo.basic</w:t>
      </w:r>
      <w:r>
        <w:t>" must be changed to your new package name.</w:t>
      </w:r>
    </w:p>
    <w:p w:rsidR="00E35AE1" w:rsidRDefault="00E35AE1" w:rsidP="00156EC7">
      <w:pPr>
        <w:pStyle w:val="ListParagraph"/>
        <w:numPr>
          <w:ilvl w:val="1"/>
          <w:numId w:val="33"/>
        </w:numPr>
      </w:pPr>
      <w:r>
        <w:t>The Android manifest file (</w:t>
      </w:r>
      <w:r w:rsidRPr="00E35AE1">
        <w:rPr>
          <w:rFonts w:ascii="Consolas" w:hAnsi="Consolas" w:cs="Consolas"/>
          <w:b/>
          <w:color w:val="000000"/>
          <w:sz w:val="20"/>
          <w:szCs w:val="20"/>
        </w:rPr>
        <w:t>AndroidManifest.xml</w:t>
      </w:r>
      <w:r>
        <w:t>) contains the line</w:t>
      </w:r>
      <w:r>
        <w:br/>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"com.rfo.basic"</w:t>
      </w:r>
      <w:r>
        <w:rPr>
          <w:rFonts w:ascii="Consolas" w:hAnsi="Consolas" w:cs="Consolas"/>
          <w:i/>
          <w:iCs/>
          <w:color w:val="2A00FF"/>
          <w:sz w:val="20"/>
          <w:szCs w:val="20"/>
        </w:rPr>
        <w:br/>
      </w:r>
      <w:r>
        <w:t xml:space="preserve">If you have a </w:t>
      </w:r>
      <w:r>
        <w:rPr>
          <w:rFonts w:ascii="Consolas" w:hAnsi="Consolas" w:cs="Consolas"/>
          <w:sz w:val="20"/>
          <w:szCs w:val="20"/>
        </w:rPr>
        <w:t>bin</w:t>
      </w:r>
      <w:r>
        <w:t xml:space="preserve"> directory in your project, it may contain a copy of the manifest file. It was generated by the Eclipse build process. You may ignore it or delete it.</w:t>
      </w:r>
    </w:p>
    <w:p w:rsidR="00E35AE1" w:rsidRPr="007948B4" w:rsidRDefault="00E35AE1" w:rsidP="00156EC7">
      <w:pPr>
        <w:pStyle w:val="ListParagraph"/>
        <w:numPr>
          <w:ilvl w:val="1"/>
          <w:numId w:val="33"/>
        </w:numPr>
      </w:pPr>
      <w:r>
        <w:t xml:space="preserve">Two layout files, </w:t>
      </w:r>
      <w:r w:rsidRPr="00E35AE1">
        <w:rPr>
          <w:rFonts w:ascii="Consolas" w:hAnsi="Consolas" w:cs="Consolas"/>
          <w:b/>
          <w:color w:val="000000"/>
          <w:sz w:val="20"/>
          <w:szCs w:val="20"/>
        </w:rPr>
        <w:t>res/layout/editor.xml</w:t>
      </w:r>
      <w:r>
        <w:t xml:space="preserve"> and </w:t>
      </w:r>
      <w:r w:rsidRPr="00E35AE1">
        <w:rPr>
          <w:rFonts w:ascii="Consolas" w:hAnsi="Consolas" w:cs="Consolas"/>
          <w:b/>
          <w:color w:val="000000"/>
          <w:sz w:val="20"/>
          <w:szCs w:val="20"/>
        </w:rPr>
        <w:t>res/layout/console.xml</w:t>
      </w:r>
      <w:r>
        <w:t xml:space="preserve">, contain </w:t>
      </w:r>
      <w:r w:rsidRPr="007948B4">
        <w:rPr>
          <w:rFonts w:ascii="Consolas" w:hAnsi="Consolas" w:cs="Consolas"/>
          <w:color w:val="7F007F"/>
          <w:sz w:val="20"/>
          <w:szCs w:val="20"/>
        </w:rPr>
        <w:t>class</w:t>
      </w:r>
      <w:r>
        <w:t xml:space="preserve"> attributes:</w:t>
      </w:r>
      <w: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"com.rfo.basic.Editor$LinedEditText"</w:t>
      </w:r>
      <w:r w:rsidRPr="007948B4">
        <w:rPr>
          <w:rFonts w:ascii="Consolas" w:hAnsi="Consolas" w:cs="Consolas"/>
          <w:i/>
          <w:iCs/>
          <w:color w:val="2A00FF"/>
          <w:sz w:val="20"/>
          <w:szCs w:val="20"/>
        </w:rP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"com.rfo.basic.Run$ConsoleListView"</w:t>
      </w:r>
    </w:p>
    <w:p w:rsidR="00B622C7" w:rsidRDefault="00B622C7" w:rsidP="00156EC7">
      <w:pPr>
        <w:pStyle w:val="ListParagraph"/>
        <w:numPr>
          <w:ilvl w:val="1"/>
          <w:numId w:val="33"/>
        </w:numPr>
      </w:pPr>
      <w:r>
        <w:t xml:space="preserve">Every </w:t>
      </w:r>
      <w:r w:rsidR="008C3FCC" w:rsidRPr="008C3FCC">
        <w:rPr>
          <w:rFonts w:ascii="Consolas" w:hAnsi="Consolas" w:cs="Consolas"/>
          <w:sz w:val="20"/>
          <w:szCs w:val="20"/>
        </w:rPr>
        <w:t>.java</w:t>
      </w:r>
      <w:r>
        <w:t xml:space="preserve"> file in the source directory</w:t>
      </w:r>
      <w:r w:rsidR="00AE3955">
        <w:t xml:space="preserve"> (</w:t>
      </w:r>
      <w:r w:rsidR="00AE3955" w:rsidRPr="00E35AE1">
        <w:rPr>
          <w:rFonts w:ascii="Consolas" w:hAnsi="Consolas" w:cs="Consolas"/>
          <w:b/>
          <w:color w:val="000000"/>
          <w:sz w:val="20"/>
          <w:szCs w:val="20"/>
        </w:rPr>
        <w:t>*.java</w:t>
      </w:r>
      <w:r w:rsidR="00AE3955">
        <w:t xml:space="preserve">) </w:t>
      </w:r>
      <w:r>
        <w:t>contains the line</w:t>
      </w:r>
      <w:r>
        <w:br/>
      </w:r>
      <w:r>
        <w:rPr>
          <w:rFonts w:ascii="Consolas" w:hAnsi="Consolas" w:cs="Consolas"/>
          <w:b/>
          <w:bCs/>
          <w:color w:val="7F0055"/>
          <w:sz w:val="20"/>
          <w:szCs w:val="20"/>
        </w:rPr>
        <w:t>package</w:t>
      </w:r>
      <w:r>
        <w:rPr>
          <w:rFonts w:ascii="Consolas" w:hAnsi="Consolas" w:cs="Consolas"/>
          <w:color w:val="000000"/>
          <w:sz w:val="20"/>
          <w:szCs w:val="20"/>
        </w:rPr>
        <w:t xml:space="preserve"> com.rfo.basic;</w:t>
      </w:r>
    </w:p>
    <w:p w:rsidR="003508F4" w:rsidRDefault="00AE3955" w:rsidP="00156EC7">
      <w:pPr>
        <w:pStyle w:val="ListParagraph"/>
        <w:numPr>
          <w:ilvl w:val="1"/>
          <w:numId w:val="33"/>
        </w:numPr>
      </w:pPr>
      <w:r>
        <w:lastRenderedPageBreak/>
        <w:t xml:space="preserve">Several </w:t>
      </w:r>
      <w:r w:rsidR="008C3FCC" w:rsidRPr="008C3FCC">
        <w:rPr>
          <w:rFonts w:ascii="Consolas" w:hAnsi="Consolas" w:cs="Consolas"/>
          <w:sz w:val="20"/>
          <w:szCs w:val="20"/>
        </w:rPr>
        <w:t>.java</w:t>
      </w:r>
      <w:r>
        <w:t xml:space="preserve"> files (currently 7) files contain a line that starts like one of these:</w:t>
      </w:r>
      <w:r>
        <w:br/>
      </w:r>
      <w:r>
        <w:rPr>
          <w:rFonts w:ascii="Consolas" w:hAnsi="Consolas" w:cs="Consolas"/>
          <w:b/>
          <w:bCs/>
          <w:color w:val="7F0055"/>
          <w:sz w:val="20"/>
          <w:szCs w:val="20"/>
        </w:rPr>
        <w:t xml:space="preserve">import </w:t>
      </w:r>
      <w:r>
        <w:rPr>
          <w:rFonts w:ascii="Consolas" w:hAnsi="Consolas" w:cs="Consolas"/>
          <w:color w:val="000000"/>
          <w:sz w:val="20"/>
          <w:szCs w:val="20"/>
        </w:rPr>
        <w:t>com.rfo.basic.</w:t>
      </w:r>
      <w:r>
        <w:rPr>
          <w:rFonts w:ascii="Consolas" w:hAnsi="Consolas" w:cs="Consolas"/>
          <w:color w:val="000000"/>
          <w:sz w:val="20"/>
          <w:szCs w:val="20"/>
        </w:rPr>
        <w:br/>
      </w:r>
      <w:r>
        <w:rPr>
          <w:rFonts w:ascii="Consolas" w:hAnsi="Consolas" w:cs="Consolas"/>
          <w:b/>
          <w:bCs/>
          <w:color w:val="7F0055"/>
          <w:sz w:val="20"/>
          <w:szCs w:val="20"/>
        </w:rPr>
        <w:t>import static</w:t>
      </w:r>
      <w:r>
        <w:rPr>
          <w:rFonts w:ascii="Consolas" w:hAnsi="Consolas" w:cs="Consolas"/>
          <w:color w:val="000000"/>
          <w:sz w:val="20"/>
          <w:szCs w:val="20"/>
        </w:rPr>
        <w:t xml:space="preserve"> com.rfo.basic.</w:t>
      </w:r>
      <w:r>
        <w:rPr>
          <w:rFonts w:ascii="Consolas" w:hAnsi="Consolas" w:cs="Consolas"/>
          <w:color w:val="000000"/>
          <w:sz w:val="20"/>
          <w:szCs w:val="20"/>
        </w:rPr>
        <w:br/>
      </w:r>
      <w:r>
        <w:t>Some files have more than one such line.</w:t>
      </w:r>
    </w:p>
    <w:p w:rsidR="008C3FCC" w:rsidRDefault="00E35AE1" w:rsidP="00156EC7">
      <w:pPr>
        <w:pStyle w:val="ListParagraph"/>
        <w:numPr>
          <w:ilvl w:val="1"/>
          <w:numId w:val="33"/>
        </w:numPr>
      </w:pPr>
      <w:r>
        <w:t>Two</w:t>
      </w:r>
      <w:r w:rsidR="008C3FCC">
        <w:t xml:space="preserve"> files, </w:t>
      </w:r>
      <w:r w:rsidR="008C3FCC" w:rsidRPr="00E35AE1">
        <w:rPr>
          <w:rFonts w:ascii="Consolas" w:hAnsi="Consolas" w:cs="Consolas"/>
          <w:b/>
          <w:color w:val="000000"/>
          <w:sz w:val="20"/>
          <w:szCs w:val="20"/>
        </w:rPr>
        <w:t>Editor.java</w:t>
      </w:r>
      <w:r w:rsidR="008C3FCC">
        <w:t xml:space="preserve"> and </w:t>
      </w:r>
      <w:r w:rsidR="008C3FCC" w:rsidRPr="00E35AE1">
        <w:rPr>
          <w:rFonts w:ascii="Consolas" w:hAnsi="Consolas" w:cs="Consolas"/>
          <w:b/>
          <w:color w:val="000000"/>
          <w:sz w:val="20"/>
          <w:szCs w:val="20"/>
        </w:rPr>
        <w:t>LauncherShortcuts.java</w:t>
      </w:r>
      <w:r w:rsidR="008C3FCC">
        <w:t>, contain</w:t>
      </w:r>
      <w:r>
        <w:t xml:space="preserve"> one of</w:t>
      </w:r>
      <w:r w:rsidR="008C3FCC">
        <w:t xml:space="preserve"> these string</w:t>
      </w:r>
      <w:r>
        <w:t>s:</w:t>
      </w:r>
      <w:r w:rsidR="008C3FCC">
        <w:br/>
      </w:r>
      <w:r w:rsidR="008C3FCC" w:rsidRPr="00E35AE1">
        <w:rPr>
          <w:rFonts w:ascii="Consolas" w:hAnsi="Consolas" w:cs="Consolas"/>
          <w:b/>
          <w:bCs/>
          <w:color w:val="7F0055"/>
          <w:sz w:val="18"/>
          <w:szCs w:val="18"/>
        </w:rPr>
        <w:t>public static final String</w:t>
      </w:r>
      <w:r w:rsidR="008C3FCC" w:rsidRPr="00E35AE1">
        <w:rPr>
          <w:rFonts w:ascii="Consolas" w:hAnsi="Consolas" w:cs="Consolas"/>
          <w:color w:val="000000"/>
          <w:sz w:val="18"/>
          <w:szCs w:val="18"/>
        </w:rPr>
        <w:t xml:space="preserve"> </w:t>
      </w:r>
      <w:r w:rsidRPr="00E35AE1">
        <w:rPr>
          <w:rFonts w:ascii="Consolas" w:hAnsi="Consolas" w:cs="Consolas"/>
          <w:color w:val="000000"/>
          <w:sz w:val="18"/>
          <w:szCs w:val="18"/>
        </w:rPr>
        <w:t>EXTRA_LS_FILENAME = "</w:t>
      </w:r>
      <w:r w:rsidR="008C3FCC" w:rsidRPr="00E35AE1">
        <w:rPr>
          <w:rFonts w:ascii="Consolas" w:hAnsi="Consolas" w:cs="Consolas"/>
          <w:color w:val="000000"/>
          <w:sz w:val="18"/>
          <w:szCs w:val="18"/>
        </w:rPr>
        <w:t>com.rfo.basic.</w:t>
      </w:r>
      <w:r w:rsidRPr="00E35AE1">
        <w:rPr>
          <w:rFonts w:ascii="Consolas" w:hAnsi="Consolas" w:cs="Consolas"/>
          <w:color w:val="000000"/>
          <w:sz w:val="18"/>
          <w:szCs w:val="18"/>
        </w:rPr>
        <w:t>fn";</w:t>
      </w:r>
      <w:r w:rsidR="008C3FCC" w:rsidRPr="00E35AE1">
        <w:rPr>
          <w:rFonts w:ascii="Consolas" w:hAnsi="Consolas" w:cs="Consolas"/>
          <w:i/>
          <w:iCs/>
          <w:color w:val="2A00FF"/>
          <w:sz w:val="18"/>
          <w:szCs w:val="18"/>
        </w:rPr>
        <w:br/>
      </w:r>
      <w:r w:rsidRPr="00E35AE1">
        <w:rPr>
          <w:rFonts w:ascii="Consolas" w:hAnsi="Consolas" w:cs="Consolas"/>
          <w:b/>
          <w:bCs/>
          <w:color w:val="7F0055"/>
          <w:sz w:val="18"/>
          <w:szCs w:val="18"/>
        </w:rPr>
        <w:t>public static final String</w:t>
      </w:r>
      <w:r w:rsidRPr="00E35AE1">
        <w:rPr>
          <w:rFonts w:ascii="Consolas" w:hAnsi="Consolas" w:cs="Consolas"/>
          <w:color w:val="000000"/>
          <w:sz w:val="18"/>
          <w:szCs w:val="18"/>
        </w:rPr>
        <w:t xml:space="preserve"> EXTRA_LS_FILENAME = "com.rfo.basic.doRestart";</w:t>
      </w:r>
      <w:r>
        <w:rPr>
          <w:rFonts w:ascii="Consolas" w:hAnsi="Consolas" w:cs="Consolas"/>
          <w:color w:val="000000"/>
          <w:sz w:val="18"/>
          <w:szCs w:val="18"/>
        </w:rPr>
        <w:br/>
      </w:r>
      <w:r>
        <w:t xml:space="preserve">You may safely ignore these, since they are not used in a standalone APK. However, it does not hurt to change these instances of </w:t>
      </w:r>
      <w:r w:rsidRPr="00E35AE1">
        <w:rPr>
          <w:rFonts w:ascii="Consolas" w:hAnsi="Consolas" w:cs="Consolas"/>
          <w:color w:val="000000"/>
          <w:sz w:val="20"/>
          <w:szCs w:val="20"/>
        </w:rPr>
        <w:t>com.rfo.basic</w:t>
      </w:r>
      <w:r>
        <w:t xml:space="preserve"> along with all the others.</w:t>
      </w:r>
    </w:p>
    <w:p w:rsidR="00D20B37" w:rsidRDefault="00D20B37" w:rsidP="00D20B37">
      <w:pPr>
        <w:pStyle w:val="Heading3"/>
      </w:pPr>
      <w:bookmarkStart w:id="2088" w:name="_Toc477151184"/>
      <w:r>
        <w:t>Renaming complete</w:t>
      </w:r>
      <w:bookmarkEnd w:id="2088"/>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2089" w:name="_Toc477151185"/>
      <w:r>
        <w:t>Modifications to setup.xml</w:t>
      </w:r>
      <w:bookmarkEnd w:id="2089"/>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lastRenderedPageBreak/>
        <w:drawing>
          <wp:inline distT="0" distB="0" distL="0" distR="0" wp14:anchorId="541D2409" wp14:editId="7CFC5B9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78518B89" wp14:editId="6B62FA15">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r w:rsidR="00B622C7">
        <w:t>s</w:t>
      </w:r>
      <w:r>
        <w:t>.</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2090" w:name="_Toc477151186"/>
      <w:r>
        <w:t>Advanced Customization with setup.xml</w:t>
      </w:r>
      <w:bookmarkEnd w:id="2090"/>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lastRenderedPageBreak/>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BASIC! 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w:t>
      </w:r>
      <w:ins w:id="2091" w:author="Sammartano, Marc (BIC USA)" w:date="2017-03-05T00:31:00Z">
        <w:r w:rsidR="00696B9A">
          <w:t xml:space="preserve"> </w:t>
        </w:r>
      </w:ins>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1F42C9" w:rsidRDefault="001F42C9" w:rsidP="00EF3D97">
      <w:r>
        <w:t xml:space="preserve">The </w:t>
      </w:r>
      <w:r w:rsidRPr="001F42C9">
        <w:rPr>
          <w:b/>
        </w:rPr>
        <w:t>setup.xml</w:t>
      </w:r>
      <w:r>
        <w:t xml:space="preserve"> file is intended to collect the fields you are most likely to want to change all in one place. There are many other strings and values that can be set to customize your app. Another file with fields you may find interesting is </w:t>
      </w:r>
      <w:r w:rsidR="00CB18C6">
        <w:rPr>
          <w:b/>
        </w:rPr>
        <w:t>strings</w:t>
      </w:r>
      <w:r w:rsidRPr="001F42C9">
        <w:rPr>
          <w:b/>
        </w:rPr>
        <w:t>.xml</w:t>
      </w:r>
      <w:r w:rsidR="00CB18C6">
        <w:t>, where default values of many strings are set.</w:t>
      </w:r>
      <w:r>
        <w:t xml:space="preserve"> For example, you can change the default title string for the Speech-to-Text dialog by editing </w:t>
      </w:r>
      <w:r w:rsidR="00CB18C6">
        <w:t xml:space="preserve">the string named </w:t>
      </w:r>
      <w:r w:rsidR="00CB18C6" w:rsidRPr="00CB18C6">
        <w:rPr>
          <w:b/>
        </w:rPr>
        <w:t>sst_prompt</w:t>
      </w:r>
      <w:r w:rsidR="00CB18C6">
        <w:t>.</w:t>
      </w:r>
    </w:p>
    <w:p w:rsidR="00CB18C6" w:rsidRDefault="00CB18C6" w:rsidP="00EF3D97">
      <w:r>
        <w:t xml:space="preserve">Later, we will describe how to change the default values of Preference options in the file </w:t>
      </w:r>
      <w:r w:rsidRPr="00CB18C6">
        <w:rPr>
          <w:b/>
        </w:rPr>
        <w:t>settings.xml</w:t>
      </w:r>
      <w:r>
        <w:t>.</w:t>
      </w:r>
    </w:p>
    <w:p w:rsidR="00EF3D97" w:rsidRDefault="00EF3D97" w:rsidP="00EF3D97">
      <w:pPr>
        <w:pStyle w:val="Heading2"/>
      </w:pPr>
      <w:bookmarkStart w:id="2092" w:name="_Toc477151187"/>
      <w:r>
        <w:lastRenderedPageBreak/>
        <w:t>Files and Resources</w:t>
      </w:r>
      <w:bookmarkEnd w:id="2092"/>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DC1FC0" w:rsidRPr="00053646" w:rsidRDefault="00EF3D97" w:rsidP="00EF3D97">
      <w:pPr>
        <w:rPr>
          <w:ins w:id="2093" w:author="Sammartano, Marc (BIC USA)" w:date="2016-07-05T15:35:00Z"/>
        </w:rPr>
      </w:pPr>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w:t>
      </w:r>
      <w:del w:id="2094" w:author="Sammartano, Marc (BIC USA)" w:date="2016-07-05T15:30:00Z">
        <w:r w:rsidR="00C56B92" w:rsidDel="00DC1FC0">
          <w:delText xml:space="preserve">can </w:delText>
        </w:r>
      </w:del>
      <w:r w:rsidR="00C56B92">
        <w:t>look</w:t>
      </w:r>
      <w:ins w:id="2095" w:author="Sammartano, Marc (BIC USA)" w:date="2016-07-05T15:30:00Z">
        <w:r w:rsidR="00DC1FC0">
          <w:t>s</w:t>
        </w:r>
      </w:ins>
      <w:r w:rsidR="00C56B92">
        <w:t xml:space="preserve"> </w:t>
      </w:r>
      <w:del w:id="2096" w:author="Sammartano, Marc (BIC USA)" w:date="2016-07-05T15:35:00Z">
        <w:r w:rsidR="00C56B92" w:rsidDel="00DC1FC0">
          <w:delText xml:space="preserve">for the file </w:delText>
        </w:r>
      </w:del>
      <w:r w:rsidR="00C56B92">
        <w:t xml:space="preserve">in </w:t>
      </w:r>
      <w:ins w:id="2097" w:author="Sammartano, Marc (BIC USA)" w:date="2016-07-05T15:31:00Z">
        <w:r w:rsidR="00DC1FC0">
          <w:t xml:space="preserve">your projects’s </w:t>
        </w:r>
        <w:r w:rsidR="00DC1FC0" w:rsidRPr="00DC1FC0">
          <w:rPr>
            <w:b/>
          </w:rPr>
          <w:t>res</w:t>
        </w:r>
        <w:r w:rsidR="00DC1FC0">
          <w:t xml:space="preserve"> folder, and finally in </w:t>
        </w:r>
      </w:ins>
      <w:r w:rsidR="00C56B92" w:rsidRPr="00DC1FC0">
        <w:rPr>
          <w:b/>
        </w:rPr>
        <w:t>assets</w:t>
      </w:r>
      <w:r w:rsidR="00C56B92">
        <w:t>.</w:t>
      </w:r>
      <w:r w:rsidR="00C10F65">
        <w:t xml:space="preserve"> </w:t>
      </w:r>
      <w:ins w:id="2098" w:author="Sammartano, Marc (BIC USA)" w:date="2016-07-05T15:33:00Z">
        <w:r w:rsidR="00DC1FC0">
          <w:t xml:space="preserve">Resources may be built into the APK in either the </w:t>
        </w:r>
        <w:r w:rsidR="00DC1FC0">
          <w:rPr>
            <w:b/>
          </w:rPr>
          <w:t>res</w:t>
        </w:r>
        <w:r w:rsidR="00DC1FC0">
          <w:t xml:space="preserve"> or </w:t>
        </w:r>
        <w:r w:rsidR="00DC1FC0">
          <w:rPr>
            <w:b/>
          </w:rPr>
          <w:t>assets</w:t>
        </w:r>
        <w:r w:rsidR="00DC1FC0">
          <w:t xml:space="preserve"> folder, but </w:t>
        </w:r>
        <w:r w:rsidR="00DC1FC0">
          <w:rPr>
            <w:b/>
          </w:rPr>
          <w:t>res</w:t>
        </w:r>
      </w:ins>
      <w:ins w:id="2099" w:author="Sammartano, Marc (BIC USA)" w:date="2016-07-05T15:34:00Z">
        <w:r w:rsidR="00DC1FC0">
          <w:t xml:space="preserve"> is not treated as a file system and has more restrictive naming rules.</w:t>
        </w:r>
      </w:ins>
      <w:ins w:id="2100" w:author="Sammartano, Marc (BIC USA)" w:date="2016-07-05T15:43:00Z">
        <w:r w:rsidR="00053646">
          <w:t xml:space="preserve"> For example, the name of a resource in </w:t>
        </w:r>
        <w:r w:rsidR="00053646">
          <w:rPr>
            <w:b/>
          </w:rPr>
          <w:t>res</w:t>
        </w:r>
        <w:r w:rsidR="00053646">
          <w:t xml:space="preserve"> must not contain spaces or hyphens.</w:t>
        </w:r>
      </w:ins>
    </w:p>
    <w:p w:rsidR="00DC1FC0" w:rsidRPr="00210F51" w:rsidRDefault="00DC1FC0" w:rsidP="00DC1FC0">
      <w:pPr>
        <w:rPr>
          <w:ins w:id="2101" w:author="Sammartano, Marc (BIC USA)" w:date="2016-07-05T15:35:00Z"/>
        </w:rPr>
      </w:pPr>
      <w:ins w:id="2102" w:author="Sammartano, Marc (BIC USA)" w:date="2016-07-05T15:35:00Z">
        <w:r>
          <w:t xml:space="preserve">Both </w:t>
        </w:r>
        <w:r>
          <w:rPr>
            <w:b/>
          </w:rPr>
          <w:t>Byte.open</w:t>
        </w:r>
        <w:r>
          <w:t xml:space="preserve"> and </w:t>
        </w:r>
        <w:r>
          <w:rPr>
            <w:b/>
          </w:rPr>
          <w:t>Text.open</w:t>
        </w:r>
        <w:r>
          <w:t xml:space="preserve"> are able to open resources in your </w:t>
        </w:r>
      </w:ins>
      <w:ins w:id="2103" w:author="Sammartano, Marc (BIC USA)" w:date="2016-07-05T15:37:00Z">
        <w:r w:rsidR="00053646">
          <w:t>APK</w:t>
        </w:r>
      </w:ins>
      <w:ins w:id="2104" w:author="Sammartano, Marc (BIC USA)" w:date="2016-07-05T15:35:00Z">
        <w:r>
          <w:t xml:space="preserve">. However, </w:t>
        </w:r>
        <w:r>
          <w:rPr>
            <w:b/>
          </w:rPr>
          <w:t>Zip.open</w:t>
        </w:r>
        <w:r>
          <w:t xml:space="preserve"> cannot open resources; it looks only in the SD card file system. If you want to read a ZIP that is in </w:t>
        </w:r>
        <w:r>
          <w:rPr>
            <w:b/>
          </w:rPr>
          <w:t>assets</w:t>
        </w:r>
        <w:r>
          <w:t xml:space="preserve">, you must first copy it from </w:t>
        </w:r>
        <w:r>
          <w:rPr>
            <w:b/>
          </w:rPr>
          <w:t>assets</w:t>
        </w:r>
        <w:r>
          <w:t xml:space="preserve"> to the SD card. Then you can open the SD card file with </w:t>
        </w:r>
        <w:r>
          <w:rPr>
            <w:b/>
          </w:rPr>
          <w:t>Zip.Open</w:t>
        </w:r>
        <w:r>
          <w:t>.</w:t>
        </w:r>
      </w:ins>
    </w:p>
    <w:p w:rsidR="00210F51" w:rsidRPr="00053646" w:rsidRDefault="00DE532B" w:rsidP="00EF3D97">
      <w:r w:rsidRPr="00DE532B">
        <w:rPr>
          <w:b/>
        </w:rPr>
        <w:t>F</w:t>
      </w:r>
      <w:ins w:id="2105" w:author="Sammartano, Marc (BIC USA)" w:date="2016-07-05T15:07:00Z">
        <w:r w:rsidR="00210F51">
          <w:rPr>
            <w:b/>
          </w:rPr>
          <w:t>ile</w:t>
        </w:r>
      </w:ins>
      <w:del w:id="2106" w:author="Sammartano, Marc (BIC USA)" w:date="2016-07-05T15:07:00Z">
        <w:r w:rsidRPr="00DE532B" w:rsidDel="00210F51">
          <w:rPr>
            <w:b/>
          </w:rPr>
          <w:delText>ILE</w:delText>
        </w:r>
      </w:del>
      <w:r w:rsidRPr="00DE532B">
        <w:rPr>
          <w:b/>
        </w:rPr>
        <w:t>.E</w:t>
      </w:r>
      <w:ins w:id="2107" w:author="Sammartano, Marc (BIC USA)" w:date="2016-07-05T15:07:00Z">
        <w:r w:rsidR="00210F51">
          <w:rPr>
            <w:b/>
          </w:rPr>
          <w:t>xists</w:t>
        </w:r>
      </w:ins>
      <w:del w:id="2108" w:author="Sammartano, Marc (BIC USA)" w:date="2016-07-05T15:07:00Z">
        <w:r w:rsidRPr="00DE532B" w:rsidDel="00210F51">
          <w:rPr>
            <w:b/>
          </w:rPr>
          <w:delText>XISTS</w:delText>
        </w:r>
      </w:del>
      <w:r>
        <w:t xml:space="preserve"> </w:t>
      </w:r>
      <w:r w:rsidR="008E798F">
        <w:t xml:space="preserve">looks only for files on the SD card, </w:t>
      </w:r>
      <w:r>
        <w:t xml:space="preserve">but </w:t>
      </w:r>
      <w:r>
        <w:rPr>
          <w:b/>
        </w:rPr>
        <w:t>F</w:t>
      </w:r>
      <w:ins w:id="2109" w:author="Sammartano, Marc (BIC USA)" w:date="2016-07-05T15:07:00Z">
        <w:r w:rsidR="00210F51">
          <w:rPr>
            <w:b/>
          </w:rPr>
          <w:t>ile</w:t>
        </w:r>
      </w:ins>
      <w:del w:id="2110" w:author="Sammartano, Marc (BIC USA)" w:date="2016-07-05T15:07:00Z">
        <w:r w:rsidDel="00210F51">
          <w:rPr>
            <w:b/>
          </w:rPr>
          <w:delText>ILE</w:delText>
        </w:r>
      </w:del>
      <w:r>
        <w:rPr>
          <w:b/>
        </w:rPr>
        <w:t>.T</w:t>
      </w:r>
      <w:ins w:id="2111" w:author="Sammartano, Marc (BIC USA)" w:date="2016-07-05T15:07:00Z">
        <w:r w:rsidR="00210F51">
          <w:rPr>
            <w:b/>
          </w:rPr>
          <w:t>ype</w:t>
        </w:r>
      </w:ins>
      <w:del w:id="2112" w:author="Sammartano, Marc (BIC USA)" w:date="2016-07-05T15:07:00Z">
        <w:r w:rsidDel="00210F51">
          <w:rPr>
            <w:b/>
          </w:rPr>
          <w:delText>YPE</w:delText>
        </w:r>
      </w:del>
      <w:r>
        <w:t xml:space="preserve"> </w:t>
      </w:r>
      <w:r w:rsidR="008E798F">
        <w:t xml:space="preserve">works with items in </w:t>
      </w:r>
      <w:r w:rsidR="008E798F">
        <w:rPr>
          <w:b/>
        </w:rPr>
        <w:t>assets</w:t>
      </w:r>
      <w:r w:rsidR="008E798F">
        <w:t xml:space="preserve"> as well</w:t>
      </w:r>
      <w:r>
        <w:t>. You can use them together to determine where an item is.</w:t>
      </w:r>
      <w:ins w:id="2113" w:author="Sammartano, Marc (BIC USA)" w:date="2016-07-05T15:37:00Z">
        <w:r w:rsidR="00053646">
          <w:t xml:space="preserve"> The other </w:t>
        </w:r>
        <w:r w:rsidR="00053646">
          <w:rPr>
            <w:b/>
          </w:rPr>
          <w:t>File.*</w:t>
        </w:r>
      </w:ins>
      <w:ins w:id="2114" w:author="Sammartano, Marc (BIC USA)" w:date="2016-07-05T15:38:00Z">
        <w:r w:rsidR="00053646">
          <w:t xml:space="preserve"> commands work with either files or resources. </w:t>
        </w:r>
      </w:ins>
      <w:ins w:id="2115" w:author="Sammartano, Marc (BIC USA)" w:date="2016-07-05T15:39:00Z">
        <w:r w:rsidR="00053646">
          <w:rPr>
            <w:b/>
          </w:rPr>
          <w:t>Font.Load</w:t>
        </w:r>
        <w:r w:rsidR="00053646">
          <w:t xml:space="preserve"> can load a resource if it does not find the font file on the SD card.</w:t>
        </w:r>
      </w:ins>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w:t>
      </w:r>
      <w:ins w:id="2116" w:author="Sammartano, Marc (BIC USA)" w:date="2016-07-05T15:07:00Z">
        <w:r w:rsidR="00210F51">
          <w:rPr>
            <w:b/>
          </w:rPr>
          <w:t>udio</w:t>
        </w:r>
      </w:ins>
      <w:del w:id="2117" w:author="Sammartano, Marc (BIC USA)" w:date="2016-07-05T15:08:00Z">
        <w:r w:rsidDel="00210F51">
          <w:rPr>
            <w:b/>
          </w:rPr>
          <w:delText>UDIO</w:delText>
        </w:r>
      </w:del>
      <w:r>
        <w:rPr>
          <w:b/>
        </w:rPr>
        <w:t>.L</w:t>
      </w:r>
      <w:ins w:id="2118" w:author="Sammartano, Marc (BIC USA)" w:date="2016-07-05T15:08:00Z">
        <w:r w:rsidR="00210F51">
          <w:rPr>
            <w:b/>
          </w:rPr>
          <w:t>oad</w:t>
        </w:r>
      </w:ins>
      <w:del w:id="2119" w:author="Sammartano, Marc (BIC USA)" w:date="2016-07-05T15:08:00Z">
        <w:r w:rsidDel="00210F51">
          <w:rPr>
            <w:b/>
          </w:rPr>
          <w:delText>OAD</w:delText>
        </w:r>
      </w:del>
      <w:r>
        <w:rPr>
          <w:b/>
        </w:rPr>
        <w:t xml:space="preserve">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56EC7">
      <w:pPr>
        <w:pStyle w:val="ListParagraph"/>
        <w:numPr>
          <w:ilvl w:val="0"/>
          <w:numId w:val="18"/>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56EC7">
      <w:pPr>
        <w:pStyle w:val="ListParagraph"/>
        <w:numPr>
          <w:ilvl w:val="0"/>
          <w:numId w:val="18"/>
        </w:numPr>
      </w:pPr>
      <w:r>
        <w:t xml:space="preserve">Right-click </w:t>
      </w:r>
      <w:r>
        <w:rPr>
          <w:b/>
        </w:rPr>
        <w:t>assets</w:t>
      </w:r>
      <w:r>
        <w:t xml:space="preserve"> and select </w:t>
      </w:r>
      <w:r>
        <w:rPr>
          <w:b/>
        </w:rPr>
        <w:t>New -&gt; Folder</w:t>
      </w:r>
      <w:r>
        <w:t>.</w:t>
      </w:r>
    </w:p>
    <w:p w:rsidR="00EF3D97" w:rsidRDefault="00EF3D97" w:rsidP="00156EC7">
      <w:pPr>
        <w:pStyle w:val="ListParagraph"/>
        <w:numPr>
          <w:ilvl w:val="0"/>
          <w:numId w:val="18"/>
        </w:numPr>
      </w:pPr>
      <w:r>
        <w:t xml:space="preserve">In the </w:t>
      </w:r>
      <w:r>
        <w:rPr>
          <w:b/>
        </w:rPr>
        <w:t>Folder name:</w:t>
      </w:r>
      <w:r>
        <w:t xml:space="preserve"> field, enter </w:t>
      </w:r>
      <w:r w:rsidR="007E28D7">
        <w:t>"</w:t>
      </w:r>
      <w:r>
        <w:t>rfo-cats/data</w:t>
      </w:r>
      <w:r w:rsidR="007E28D7">
        <w:t>"</w:t>
      </w:r>
      <w:r>
        <w:t>.</w:t>
      </w:r>
    </w:p>
    <w:p w:rsidR="00EF3D97" w:rsidRDefault="00EF3D97" w:rsidP="00156EC7">
      <w:pPr>
        <w:pStyle w:val="ListParagraph"/>
        <w:numPr>
          <w:ilvl w:val="0"/>
          <w:numId w:val="18"/>
        </w:numPr>
      </w:pPr>
      <w:r>
        <w:t xml:space="preserve">Click </w:t>
      </w:r>
      <w:r w:rsidRPr="00A01DE9">
        <w:rPr>
          <w:b/>
        </w:rPr>
        <w:t>Finish</w:t>
      </w:r>
      <w:r>
        <w:t>.</w:t>
      </w:r>
    </w:p>
    <w:p w:rsidR="00EF3D97" w:rsidRDefault="00EF3D97" w:rsidP="00156EC7">
      <w:pPr>
        <w:pStyle w:val="ListParagraph"/>
        <w:numPr>
          <w:ilvl w:val="0"/>
          <w:numId w:val="18"/>
        </w:numPr>
      </w:pPr>
      <w:r>
        <w:t xml:space="preserve">In the same way, create </w:t>
      </w:r>
      <w:r w:rsidR="007E28D7">
        <w:t>"</w:t>
      </w:r>
      <w:r>
        <w:t>rfo-cats/source</w:t>
      </w:r>
      <w:r w:rsidR="007E28D7">
        <w:t>"</w:t>
      </w:r>
      <w:r>
        <w:t>.</w:t>
      </w:r>
    </w:p>
    <w:p w:rsidR="00EF3D97" w:rsidRDefault="00EF3D97" w:rsidP="00156EC7">
      <w:pPr>
        <w:pStyle w:val="ListParagraph"/>
        <w:numPr>
          <w:ilvl w:val="0"/>
          <w:numId w:val="18"/>
        </w:numPr>
      </w:pPr>
      <w:r>
        <w:t xml:space="preserve">Drag </w:t>
      </w:r>
      <w:r>
        <w:rPr>
          <w:b/>
        </w:rPr>
        <w:t>assets/rfo-basic/data/meow.wav</w:t>
      </w:r>
      <w:r>
        <w:t xml:space="preserve"> to </w:t>
      </w:r>
      <w:r>
        <w:rPr>
          <w:b/>
        </w:rPr>
        <w:t>assets/rfo-cats/data/</w:t>
      </w:r>
      <w:r>
        <w:t>.</w:t>
      </w:r>
    </w:p>
    <w:p w:rsidR="00EF3D97" w:rsidRDefault="00EF3D97" w:rsidP="00156EC7">
      <w:pPr>
        <w:pStyle w:val="ListParagraph"/>
        <w:numPr>
          <w:ilvl w:val="0"/>
          <w:numId w:val="18"/>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4F20E672" wp14:editId="3C359621">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56EC7">
      <w:pPr>
        <w:pStyle w:val="ListParagraph"/>
        <w:numPr>
          <w:ilvl w:val="0"/>
          <w:numId w:val="18"/>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56EC7">
      <w:pPr>
        <w:pStyle w:val="ListParagraph"/>
        <w:numPr>
          <w:ilvl w:val="0"/>
          <w:numId w:val="18"/>
        </w:numPr>
      </w:pPr>
      <w:r>
        <w:t xml:space="preserve">In the confirmation window that appears, click </w:t>
      </w:r>
      <w:r>
        <w:rPr>
          <w:b/>
        </w:rPr>
        <w:t>OK</w:t>
      </w:r>
      <w:r>
        <w:t>.</w:t>
      </w:r>
    </w:p>
    <w:p w:rsidR="00EF3D97" w:rsidRPr="007563A1" w:rsidRDefault="00EF3D97" w:rsidP="00156EC7">
      <w:pPr>
        <w:pStyle w:val="ListParagraph"/>
        <w:numPr>
          <w:ilvl w:val="0"/>
          <w:numId w:val="18"/>
        </w:numPr>
      </w:pPr>
      <w:r>
        <w:t xml:space="preserve">You are done making changes! It wouldn’t hurt to do a </w:t>
      </w:r>
      <w:r>
        <w:rPr>
          <w:b/>
        </w:rPr>
        <w:t>Project-&gt;Clean</w:t>
      </w:r>
      <w:r>
        <w:t xml:space="preserve"> here.</w:t>
      </w:r>
    </w:p>
    <w:p w:rsidR="008B0429" w:rsidRDefault="008B0429" w:rsidP="00EB1F62">
      <w:pPr>
        <w:pStyle w:val="Heading2"/>
      </w:pPr>
      <w:bookmarkStart w:id="2120" w:name="_Toc477151188"/>
      <w:r>
        <w:t>Testing the APK</w:t>
      </w:r>
      <w:bookmarkEnd w:id="2120"/>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6736FB" w:rsidP="000C7BD1">
      <w:pPr>
        <w:ind w:left="720"/>
      </w:pPr>
      <w:hyperlink r:id="rId97" w:history="1">
        <w:r w:rsidR="008B0429" w:rsidRPr="000C7BD1">
          <w:rPr>
            <w:rStyle w:val="Hyperlink"/>
          </w:rPr>
          <w:t>http://developer.android.com/tools/publishing/app-signing.html</w:t>
        </w:r>
      </w:hyperlink>
    </w:p>
    <w:p w:rsidR="00EF3D97" w:rsidRDefault="00EF3D97" w:rsidP="00156EC7">
      <w:pPr>
        <w:pStyle w:val="ListParagraph"/>
        <w:numPr>
          <w:ilvl w:val="0"/>
          <w:numId w:val="11"/>
        </w:numPr>
      </w:pPr>
      <w:r>
        <w:t xml:space="preserve">In the </w:t>
      </w:r>
      <w:r w:rsidRPr="00160DB7">
        <w:rPr>
          <w:b/>
        </w:rPr>
        <w:t>Package Explorer</w:t>
      </w:r>
      <w:r>
        <w:t xml:space="preserve">, right-click </w:t>
      </w:r>
      <w:r w:rsidRPr="00160DB7">
        <w:rPr>
          <w:b/>
        </w:rPr>
        <w:t>Cats</w:t>
      </w:r>
      <w:r>
        <w:t>.</w:t>
      </w:r>
    </w:p>
    <w:p w:rsidR="00EF3D97" w:rsidRDefault="00EF3D97" w:rsidP="00156EC7">
      <w:pPr>
        <w:pStyle w:val="ListParagraph"/>
        <w:numPr>
          <w:ilvl w:val="0"/>
          <w:numId w:val="11"/>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56EC7">
      <w:pPr>
        <w:pStyle w:val="ListParagraph"/>
        <w:numPr>
          <w:ilvl w:val="0"/>
          <w:numId w:val="11"/>
        </w:numPr>
      </w:pPr>
      <w:r>
        <w:t xml:space="preserve">In the </w:t>
      </w:r>
      <w:r w:rsidRPr="00695D58">
        <w:rPr>
          <w:b/>
        </w:rPr>
        <w:t>Project Checks</w:t>
      </w:r>
      <w:r>
        <w:t xml:space="preserve"> dialog box click </w:t>
      </w:r>
      <w:r>
        <w:rPr>
          <w:b/>
        </w:rPr>
        <w:t>Next</w:t>
      </w:r>
      <w:r>
        <w:t>.</w:t>
      </w:r>
    </w:p>
    <w:p w:rsidR="00EF3D97" w:rsidRDefault="00EF3D97" w:rsidP="00156EC7">
      <w:pPr>
        <w:pStyle w:val="ListParagraph"/>
        <w:numPr>
          <w:ilvl w:val="0"/>
          <w:numId w:val="11"/>
        </w:numPr>
      </w:pPr>
      <w:r>
        <w:t xml:space="preserve">Select </w:t>
      </w:r>
      <w:r w:rsidRPr="00695D58">
        <w:rPr>
          <w:b/>
        </w:rPr>
        <w:t>Create New Keystore</w:t>
      </w:r>
      <w:r>
        <w:t xml:space="preserve">. </w:t>
      </w:r>
    </w:p>
    <w:p w:rsidR="00EF3D97" w:rsidRDefault="00EF3D97" w:rsidP="00156EC7">
      <w:pPr>
        <w:pStyle w:val="ListParagraph"/>
        <w:numPr>
          <w:ilvl w:val="1"/>
          <w:numId w:val="11"/>
        </w:numPr>
      </w:pPr>
      <w:r>
        <w:t>Provide a name and location for the Keystore.</w:t>
      </w:r>
    </w:p>
    <w:p w:rsidR="00EF3D97" w:rsidRDefault="00EF3D97" w:rsidP="00156EC7">
      <w:pPr>
        <w:pStyle w:val="ListParagraph"/>
        <w:numPr>
          <w:ilvl w:val="1"/>
          <w:numId w:val="11"/>
        </w:numPr>
      </w:pPr>
      <w:r>
        <w:t>Provide a password and confirm it.</w:t>
      </w:r>
    </w:p>
    <w:p w:rsidR="00EF3D97" w:rsidRDefault="00EF3D97" w:rsidP="00156EC7">
      <w:pPr>
        <w:pStyle w:val="ListParagraph"/>
        <w:numPr>
          <w:ilvl w:val="1"/>
          <w:numId w:val="11"/>
        </w:numPr>
      </w:pPr>
      <w:r>
        <w:t xml:space="preserve">Click </w:t>
      </w:r>
      <w:r>
        <w:rPr>
          <w:b/>
        </w:rPr>
        <w:t>Ne</w:t>
      </w:r>
      <w:r w:rsidRPr="00695D58">
        <w:rPr>
          <w:b/>
        </w:rPr>
        <w:t>xt</w:t>
      </w:r>
      <w:r>
        <w:t>.</w:t>
      </w:r>
    </w:p>
    <w:p w:rsidR="00EF3D97" w:rsidRDefault="00EF3D97" w:rsidP="00156EC7">
      <w:pPr>
        <w:pStyle w:val="ListParagraph"/>
        <w:numPr>
          <w:ilvl w:val="0"/>
          <w:numId w:val="11"/>
        </w:numPr>
      </w:pPr>
      <w:r>
        <w:t xml:space="preserve">Fill out the </w:t>
      </w:r>
      <w:r w:rsidRPr="00695D58">
        <w:rPr>
          <w:b/>
        </w:rPr>
        <w:t>Key Creation</w:t>
      </w:r>
      <w:r>
        <w:t xml:space="preserve"> dialog.</w:t>
      </w:r>
    </w:p>
    <w:p w:rsidR="00EF3D97" w:rsidRDefault="00EF3D97" w:rsidP="00156EC7">
      <w:pPr>
        <w:pStyle w:val="ListParagraph"/>
        <w:numPr>
          <w:ilvl w:val="1"/>
          <w:numId w:val="11"/>
        </w:numPr>
      </w:pPr>
      <w:r>
        <w:t>Pick any name for an Alias.</w:t>
      </w:r>
    </w:p>
    <w:p w:rsidR="00EF3D97" w:rsidRDefault="00EF3D97" w:rsidP="00156EC7">
      <w:pPr>
        <w:pStyle w:val="ListParagraph"/>
        <w:numPr>
          <w:ilvl w:val="1"/>
          <w:numId w:val="11"/>
        </w:numPr>
      </w:pPr>
      <w:r>
        <w:lastRenderedPageBreak/>
        <w:t>Enter 25 for Validity (Years)</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 xml:space="preserve">In the </w:t>
      </w:r>
      <w:r w:rsidRPr="00695D58">
        <w:rPr>
          <w:b/>
        </w:rPr>
        <w:t>Destination and Key/Certificate Checks</w:t>
      </w:r>
      <w:r>
        <w:t xml:space="preserve"> dialog,</w:t>
      </w:r>
    </w:p>
    <w:p w:rsidR="00EF3D97" w:rsidRDefault="00EF3D97" w:rsidP="00156EC7">
      <w:pPr>
        <w:pStyle w:val="ListParagraph"/>
        <w:numPr>
          <w:ilvl w:val="1"/>
          <w:numId w:val="11"/>
        </w:numPr>
      </w:pPr>
      <w:r>
        <w:t>Browse to the folder where you want to put the APK.</w:t>
      </w:r>
    </w:p>
    <w:p w:rsidR="00EF3D97" w:rsidRDefault="00EF3D97" w:rsidP="00156EC7">
      <w:pPr>
        <w:pStyle w:val="ListParagraph"/>
        <w:numPr>
          <w:ilvl w:val="1"/>
          <w:numId w:val="11"/>
        </w:numPr>
      </w:pPr>
      <w:r>
        <w:t>Name the APK "Cats.apk"</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2121" w:name="_Toc477151189"/>
      <w:r>
        <w:t xml:space="preserve">Installing </w:t>
      </w:r>
      <w:r w:rsidR="00EF3D97">
        <w:t>a</w:t>
      </w:r>
      <w:r>
        <w:t xml:space="preserve"> BASIC! Program </w:t>
      </w:r>
      <w:r w:rsidR="00EF3D97">
        <w:t>i</w:t>
      </w:r>
      <w:r>
        <w:t>nto the Application</w:t>
      </w:r>
      <w:bookmarkEnd w:id="2121"/>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56EC7">
      <w:pPr>
        <w:pStyle w:val="ListParagraph"/>
        <w:numPr>
          <w:ilvl w:val="0"/>
          <w:numId w:val="12"/>
        </w:numPr>
      </w:pPr>
      <w:r>
        <w:t xml:space="preserve">In the Eclipse </w:t>
      </w:r>
      <w:r>
        <w:rPr>
          <w:b/>
        </w:rPr>
        <w:t>Package Explorer</w:t>
      </w:r>
      <w:r>
        <w:t xml:space="preserve">, expand the </w:t>
      </w:r>
      <w:r>
        <w:rPr>
          <w:b/>
        </w:rPr>
        <w:t>assets</w:t>
      </w:r>
      <w:r>
        <w:t xml:space="preserve"> folder.</w:t>
      </w:r>
    </w:p>
    <w:p w:rsidR="00EF3D97" w:rsidRDefault="00EF3D97" w:rsidP="00156EC7">
      <w:pPr>
        <w:pStyle w:val="ListParagraph"/>
        <w:numPr>
          <w:ilvl w:val="0"/>
          <w:numId w:val="12"/>
        </w:numPr>
      </w:pPr>
      <w:r>
        <w:t xml:space="preserve">Double-click </w:t>
      </w:r>
      <w:r>
        <w:rPr>
          <w:b/>
        </w:rPr>
        <w:t>assets/&lt;your-app&gt;/source/my_program.bas</w:t>
      </w:r>
      <w:r>
        <w:t>.</w:t>
      </w:r>
    </w:p>
    <w:p w:rsidR="00EF3D97" w:rsidRDefault="00EF3D97" w:rsidP="00156EC7">
      <w:pPr>
        <w:pStyle w:val="ListParagraph"/>
        <w:numPr>
          <w:ilvl w:val="0"/>
          <w:numId w:val="12"/>
        </w:numPr>
      </w:pPr>
      <w:r>
        <w:t>The file will open in the edit window to the right:</w:t>
      </w:r>
      <w:r w:rsidRPr="000A7F33">
        <w:t xml:space="preserve"> </w:t>
      </w:r>
      <w:r w:rsidR="00087B69">
        <w:rPr>
          <w:noProof/>
        </w:rPr>
        <w:drawing>
          <wp:inline distT="0" distB="0" distL="0" distR="0" wp14:anchorId="6ECD4D59" wp14:editId="551D359C">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8"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14:anchorId="5C9E7943" wp14:editId="469EE624">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9"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56EC7">
      <w:pPr>
        <w:pStyle w:val="ListParagraph"/>
        <w:numPr>
          <w:ilvl w:val="0"/>
          <w:numId w:val="19"/>
        </w:numPr>
      </w:pPr>
      <w:r>
        <w:t xml:space="preserve">In the Eclipse </w:t>
      </w:r>
      <w:r>
        <w:rPr>
          <w:b/>
        </w:rPr>
        <w:t>Package Explorer</w:t>
      </w:r>
      <w:r>
        <w:t xml:space="preserve">, expand your program’s </w:t>
      </w:r>
      <w:r>
        <w:rPr>
          <w:b/>
        </w:rPr>
        <w:t>assets</w:t>
      </w:r>
      <w:r>
        <w:t xml:space="preserve"> folder.</w:t>
      </w:r>
    </w:p>
    <w:p w:rsidR="00EF3D97" w:rsidRDefault="00EF3D97" w:rsidP="00156EC7">
      <w:pPr>
        <w:pStyle w:val="ListParagraph"/>
        <w:numPr>
          <w:ilvl w:val="0"/>
          <w:numId w:val="19"/>
        </w:numPr>
      </w:pPr>
      <w:r>
        <w:t xml:space="preserve">If you have a </w:t>
      </w:r>
      <w:r>
        <w:rPr>
          <w:b/>
        </w:rPr>
        <w:t>my_program.bas</w:t>
      </w:r>
      <w:r>
        <w:t xml:space="preserve"> in your </w:t>
      </w:r>
      <w:r>
        <w:rPr>
          <w:b/>
        </w:rPr>
        <w:t>assets</w:t>
      </w:r>
      <w:r>
        <w:t xml:space="preserve"> folder, delete it.</w:t>
      </w:r>
    </w:p>
    <w:p w:rsidR="00EF3D97" w:rsidRDefault="00EF3D97" w:rsidP="00156EC7">
      <w:pPr>
        <w:pStyle w:val="ListParagraph"/>
        <w:numPr>
          <w:ilvl w:val="0"/>
          <w:numId w:val="19"/>
        </w:numPr>
      </w:pPr>
      <w:r>
        <w:t>In a file browser, browse to the file containing your program.</w:t>
      </w:r>
    </w:p>
    <w:p w:rsidR="00EF3D97" w:rsidRDefault="00EF3D97" w:rsidP="00156EC7">
      <w:pPr>
        <w:pStyle w:val="ListParagraph"/>
        <w:numPr>
          <w:ilvl w:val="0"/>
          <w:numId w:val="19"/>
        </w:numPr>
      </w:pPr>
      <w:r>
        <w:t xml:space="preserve">Drag your program from your file browser to your </w:t>
      </w:r>
      <w:r>
        <w:rPr>
          <w:b/>
        </w:rPr>
        <w:t>assets/&lt;your-app&gt;/source</w:t>
      </w:r>
      <w:r>
        <w:t xml:space="preserve"> folder in Eclipse.</w:t>
      </w:r>
    </w:p>
    <w:p w:rsidR="00EF3D97" w:rsidRDefault="00EF3D97" w:rsidP="00156EC7">
      <w:pPr>
        <w:pStyle w:val="ListParagraph"/>
        <w:numPr>
          <w:ilvl w:val="0"/>
          <w:numId w:val="19"/>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14:anchorId="58EFD502" wp14:editId="03CB9714">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0"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2122" w:name="_Toc477151190"/>
      <w:r>
        <w:t>Application I</w:t>
      </w:r>
      <w:r w:rsidR="00EF3D97">
        <w:t>con</w:t>
      </w:r>
      <w:r>
        <w:t>s</w:t>
      </w:r>
      <w:bookmarkEnd w:id="2122"/>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14:anchorId="346F9C94" wp14:editId="38D6AA17">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56EC7">
      <w:pPr>
        <w:pStyle w:val="ListParagraph"/>
        <w:numPr>
          <w:ilvl w:val="0"/>
          <w:numId w:val="13"/>
        </w:numPr>
        <w:spacing w:after="240"/>
      </w:pPr>
      <w:r>
        <w:t>Outside of Eclipse, copy the icon file</w:t>
      </w:r>
    </w:p>
    <w:p w:rsidR="00AF673E" w:rsidRDefault="008B0429" w:rsidP="00156EC7">
      <w:pPr>
        <w:pStyle w:val="ListParagraph"/>
        <w:numPr>
          <w:ilvl w:val="0"/>
          <w:numId w:val="13"/>
        </w:numPr>
        <w:spacing w:after="240"/>
      </w:pPr>
      <w:r>
        <w:t xml:space="preserve">In Eclipse, right click on the appropriate </w:t>
      </w:r>
      <w:r w:rsidRPr="00EF3D97">
        <w:rPr>
          <w:b/>
        </w:rPr>
        <w:t>drawable-</w:t>
      </w:r>
      <w:r>
        <w:t xml:space="preserve"> for the copied icon's size</w:t>
      </w:r>
    </w:p>
    <w:p w:rsidR="00AF673E" w:rsidRDefault="008B0429" w:rsidP="00156EC7">
      <w:pPr>
        <w:pStyle w:val="ListParagraph"/>
        <w:numPr>
          <w:ilvl w:val="0"/>
          <w:numId w:val="13"/>
        </w:numPr>
        <w:spacing w:after="240"/>
      </w:pPr>
      <w:r>
        <w:t xml:space="preserve">Select </w:t>
      </w:r>
      <w:r w:rsidRPr="00EF3D97">
        <w:rPr>
          <w:b/>
        </w:rPr>
        <w:t>Paste</w:t>
      </w:r>
    </w:p>
    <w:p w:rsidR="00AF673E" w:rsidRDefault="008B0429" w:rsidP="00156EC7">
      <w:pPr>
        <w:pStyle w:val="ListParagraph"/>
        <w:numPr>
          <w:ilvl w:val="0"/>
          <w:numId w:val="13"/>
        </w:numPr>
        <w:spacing w:after="240"/>
      </w:pPr>
      <w:r>
        <w:t xml:space="preserve">Right click on </w:t>
      </w:r>
      <w:r w:rsidR="00AF673E">
        <w:t>the icon.png file and delete it</w:t>
      </w:r>
    </w:p>
    <w:p w:rsidR="00393119" w:rsidRDefault="008B0429" w:rsidP="00156EC7">
      <w:pPr>
        <w:pStyle w:val="ListParagraph"/>
        <w:numPr>
          <w:ilvl w:val="0"/>
          <w:numId w:val="1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2123" w:name="_Toc477151191"/>
      <w:r>
        <w:t>Modifications to the AndroidManifest.xml File</w:t>
      </w:r>
      <w:bookmarkEnd w:id="2123"/>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1E480368" wp14:editId="4BB7787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2124" w:name="_Toc477151192"/>
      <w:r>
        <w:t xml:space="preserve">Setting </w:t>
      </w:r>
      <w:r w:rsidR="00EF3D97">
        <w:t>t</w:t>
      </w:r>
      <w:r>
        <w:t>he Version Number and Version Name</w:t>
      </w:r>
      <w:bookmarkEnd w:id="2124"/>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2125" w:name="_Toc477151193"/>
      <w:r>
        <w:t>Permissions</w:t>
      </w:r>
      <w:bookmarkEnd w:id="2125"/>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D135AB" w:rsidP="00D20B37">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w:t>
      </w:r>
      <w:r w:rsidRPr="00D135AB">
        <w:rPr>
          <w:rFonts w:ascii="Consolas" w:hAnsi="Consolas" w:cs="Consolas"/>
          <w:i/>
          <w:iCs/>
          <w:color w:val="2A00FF"/>
          <w:sz w:val="20"/>
          <w:szCs w:val="20"/>
        </w:rPr>
        <w:t xml:space="preserve"> </w:t>
      </w:r>
      <w:r>
        <w:rPr>
          <w:rFonts w:ascii="Consolas" w:hAnsi="Consolas" w:cs="Consolas"/>
          <w:i/>
          <w:iCs/>
          <w:color w:val="2A00FF"/>
          <w:sz w:val="20"/>
          <w:szCs w:val="20"/>
        </w:rPr>
        <w:t xml:space="preserve">android.permission. </w:t>
      </w:r>
      <w:r w:rsidR="008B0429">
        <w:t>…</w:t>
      </w:r>
      <w:r>
        <w:t xml:space="preserve"> </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52DC4" w:rsidRPr="00C52DC4" w:rsidRDefault="00C52DC4" w:rsidP="00C46CB9">
      <w:pPr>
        <w:rPr>
          <w:ins w:id="2126" w:author="Sammartano, Marc (BIC USA)" w:date="2017-03-05T02:51:00Z"/>
        </w:rPr>
      </w:pPr>
      <w:ins w:id="2127" w:author="Sammartano, Marc (BIC USA)" w:date="2017-03-05T02:51:00Z">
        <w:r>
          <w:t xml:space="preserve">Note: your application does </w:t>
        </w:r>
        <w:r w:rsidRPr="00C52DC4">
          <w:rPr>
            <w:b/>
          </w:rPr>
          <w:t>not</w:t>
        </w:r>
        <w:r>
          <w:t xml:space="preserve"> need WRITE_EXTERNAL_STORAGE permission if you use only the private storage </w:t>
        </w:r>
      </w:ins>
      <w:ins w:id="2128" w:author="Sammartano, Marc (BIC USA)" w:date="2017-03-05T02:52:00Z">
        <w:r>
          <w:t xml:space="preserve">named in the SysPath key of the </w:t>
        </w:r>
        <w:r>
          <w:rPr>
            <w:b/>
          </w:rPr>
          <w:t>Program.info</w:t>
        </w:r>
        <w:r>
          <w:t xml:space="preserve"> command.</w:t>
        </w:r>
      </w:ins>
    </w:p>
    <w:p w:rsidR="00C46CB9" w:rsidRDefault="00C46CB9" w:rsidP="00C46CB9">
      <w:r>
        <w:t xml:space="preserve">If you want your application to run when the device boots (see </w:t>
      </w:r>
      <w:r w:rsidR="00927C39">
        <w:t>"</w:t>
      </w:r>
      <w:r>
        <w:t>Launch at device boot</w:t>
      </w:r>
      <w:r w:rsidR="00927C39">
        <w:t>"</w:t>
      </w:r>
      <w:r>
        <w: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2129" w:name="_Toc477151194"/>
      <w:r>
        <w:t>Disable</w:t>
      </w:r>
      <w:r w:rsidR="00CD7F4F">
        <w:t xml:space="preserve"> the Shortcut Launcher</w:t>
      </w:r>
      <w:bookmarkEnd w:id="2129"/>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56EC7">
      <w:pPr>
        <w:pStyle w:val="ListParagraph"/>
        <w:numPr>
          <w:ilvl w:val="0"/>
          <w:numId w:val="21"/>
        </w:numPr>
      </w:pPr>
      <w:r>
        <w:t xml:space="preserve">A user can launch BASIC! by tapping a file with a </w:t>
      </w:r>
      <w:r w:rsidRPr="007E04B8">
        <w:t>"</w:t>
      </w:r>
      <w:r>
        <w:t>.bas</w:t>
      </w:r>
      <w:r w:rsidRPr="007E04B8">
        <w:t>"</w:t>
      </w:r>
      <w:r>
        <w:t xml:space="preserve"> extension</w:t>
      </w:r>
    </w:p>
    <w:p w:rsidR="00353B2C" w:rsidRDefault="00353B2C" w:rsidP="00156EC7">
      <w:pPr>
        <w:pStyle w:val="ListParagraph"/>
        <w:numPr>
          <w:ilvl w:val="0"/>
          <w:numId w:val="21"/>
        </w:numPr>
      </w:pPr>
      <w:r>
        <w:t xml:space="preserve">A user can use the Shortcut Launcher to </w:t>
      </w:r>
      <w:r w:rsidR="00C4698B">
        <w:t xml:space="preserve">create a shortcut for a </w:t>
      </w:r>
      <w:r>
        <w:t>BASIC! program</w:t>
      </w:r>
    </w:p>
    <w:p w:rsidR="00353B2C" w:rsidRDefault="00353B2C" w:rsidP="00353B2C">
      <w:r>
        <w:lastRenderedPageBreak/>
        <w:t>You remove these by deleting their tags from the Manifest:</w:t>
      </w:r>
    </w:p>
    <w:p w:rsidR="00C4698B" w:rsidRDefault="00030C72" w:rsidP="00156EC7">
      <w:pPr>
        <w:pStyle w:val="ListParagraph"/>
        <w:numPr>
          <w:ilvl w:val="0"/>
          <w:numId w:val="20"/>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56EC7">
      <w:pPr>
        <w:pStyle w:val="ListParagraph"/>
        <w:numPr>
          <w:ilvl w:val="1"/>
          <w:numId w:val="20"/>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56EC7">
      <w:pPr>
        <w:pStyle w:val="ListParagraph"/>
        <w:numPr>
          <w:ilvl w:val="1"/>
          <w:numId w:val="20"/>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14:anchorId="58950BE0" wp14:editId="68F5756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56EC7">
      <w:pPr>
        <w:pStyle w:val="ListParagraph"/>
        <w:numPr>
          <w:ilvl w:val="0"/>
          <w:numId w:val="20"/>
        </w:numPr>
      </w:pPr>
      <w:r>
        <w:t>There are two shortcut tags:</w:t>
      </w:r>
    </w:p>
    <w:p w:rsidR="00FA1A03" w:rsidRDefault="00030C72" w:rsidP="00156EC7">
      <w:pPr>
        <w:pStyle w:val="ListParagraph"/>
        <w:numPr>
          <w:ilvl w:val="1"/>
          <w:numId w:val="20"/>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56EC7">
      <w:pPr>
        <w:pStyle w:val="ListParagraph"/>
        <w:numPr>
          <w:ilvl w:val="1"/>
          <w:numId w:val="20"/>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14:anchorId="2BA4DE62" wp14:editId="6EF42EC4">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2130" w:name="_Toc477151195"/>
      <w:r>
        <w:t>Launch at device boot</w:t>
      </w:r>
      <w:bookmarkEnd w:id="2130"/>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lastRenderedPageBreak/>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t>You must also make sure your app has "RECEIVE_BOOT_COMPLETED" permission. See the "Permissions" section, above.</w:t>
      </w:r>
    </w:p>
    <w:p w:rsidR="00E6715F" w:rsidRDefault="00E6715F" w:rsidP="00E6715F">
      <w:pPr>
        <w:pStyle w:val="Heading2"/>
      </w:pPr>
      <w:bookmarkStart w:id="2131" w:name="_Toc477151196"/>
      <w:r>
        <w:t>Preferences</w:t>
      </w:r>
      <w:bookmarkEnd w:id="2131"/>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14:anchorId="28B2F4E3" wp14:editId="746980A7">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1F42C9" w:rsidRPr="001F42C9" w:rsidRDefault="001F42C9" w:rsidP="00362F15">
      <w:r>
        <w:t>If your app uses graphics</w:t>
      </w:r>
      <w:r w:rsidR="00C232E6">
        <w:t xml:space="preserve"> mode</w:t>
      </w:r>
      <w:r>
        <w:t xml:space="preserve">, </w:t>
      </w:r>
      <w:r w:rsidR="00C232E6">
        <w:t>and you have determined it works correctly with hardware-accelerated graphics, you may want to change the default setting of the CheckBoxPreference named "gr_accel".</w:t>
      </w:r>
      <w:r w:rsidR="00BE6E61">
        <w:t xml:space="preserve"> The default is normally "false", but to enable graphics acceleration in an APK you must change it to "true".</w:t>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14:anchorId="0E797EDB" wp14:editId="66045885">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14:anchorId="4FC4D2A9" wp14:editId="4CD29042">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2132" w:name="_Toc477151197"/>
      <w:r>
        <w:t>Finished</w:t>
      </w:r>
      <w:bookmarkEnd w:id="2132"/>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2133" w:name="_Toc477151198"/>
      <w:r>
        <w:lastRenderedPageBreak/>
        <w:t xml:space="preserve">Appendix E – </w:t>
      </w:r>
      <w:r w:rsidR="003B2F76">
        <w:t>BASIC! Distribution License</w:t>
      </w:r>
      <w:bookmarkEnd w:id="2133"/>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2134" w:name="_Toc477151199"/>
      <w:r>
        <w:rPr>
          <w:rFonts w:eastAsia="Times New Roman"/>
        </w:rPr>
        <w:lastRenderedPageBreak/>
        <w:t>Apache Commons</w:t>
      </w:r>
      <w:bookmarkEnd w:id="2134"/>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59198B">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6FB" w:rsidRDefault="006736FB" w:rsidP="000A0539">
      <w:pPr>
        <w:spacing w:after="0" w:line="240" w:lineRule="auto"/>
      </w:pPr>
      <w:r>
        <w:separator/>
      </w:r>
    </w:p>
  </w:endnote>
  <w:endnote w:type="continuationSeparator" w:id="0">
    <w:p w:rsidR="006736FB" w:rsidRDefault="006736FB"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altName w:val="Courier New"/>
    <w:panose1 w:val="020B0409020202030204"/>
    <w:charset w:val="00"/>
    <w:family w:val="modern"/>
    <w:pitch w:val="variable"/>
    <w:sig w:usb0="00000007" w:usb1="00000000" w:usb2="00000000" w:usb3="00000000" w:csb0="00000013"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ED7" w:rsidRPr="00D14B43" w:rsidRDefault="00D14ED7">
    <w:pPr>
      <w:pStyle w:val="Footer"/>
      <w:rPr>
        <w:sz w:val="16"/>
        <w:szCs w:val="16"/>
      </w:rPr>
    </w:pPr>
    <w:r>
      <w:rPr>
        <w:rFonts w:cstheme="minorHAnsi"/>
        <w:sz w:val="16"/>
        <w:szCs w:val="16"/>
      </w:rPr>
      <w:t>Original Author Paul Laughton, 2011</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184230">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4ED7" w:rsidRDefault="00D14ED7" w:rsidP="008F7ABF">
    <w:pPr>
      <w:pStyle w:val="Footer"/>
      <w:jc w:val="center"/>
    </w:pPr>
    <w:r>
      <w:t xml:space="preserve">This document </w:t>
    </w:r>
    <w:ins w:id="2067" w:author="Sammartano, Marc (BIC USA)" w:date="2017-03-03T10:11:00Z">
      <w:r>
        <w:t>has been placed</w:t>
      </w:r>
    </w:ins>
    <w:del w:id="2068" w:author="Sammartano, Marc (BIC USA)" w:date="2017-02-21T08:06:00Z">
      <w:r w:rsidDel="00E53351">
        <w:delText>is</w:delText>
      </w:r>
    </w:del>
    <w:r>
      <w:t xml:space="preserve"> in the Public Domain</w:t>
    </w:r>
    <w:ins w:id="2069" w:author="Sammartano, Marc (BIC USA)" w:date="2017-02-21T08:05:00Z">
      <w:r>
        <w:t xml:space="preserve"> by its original author, Paul Laughton</w:t>
      </w:r>
    </w:ins>
    <w:r>
      <w:t>.</w:t>
    </w:r>
  </w:p>
  <w:p w:rsidR="00D14ED7" w:rsidRDefault="00D14ED7" w:rsidP="008F7ABF">
    <w:pPr>
      <w:pStyle w:val="Footer"/>
      <w:jc w:val="center"/>
    </w:pPr>
    <w:r w:rsidRPr="006025D4">
      <w:t>It may be revised, reproduced</w:t>
    </w:r>
    <w:r>
      <w:t>, and distributed</w:t>
    </w:r>
    <w:r w:rsidRPr="006025D4">
      <w:t xml:space="preserve"> by anyone for any purpose without restriction.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6FB" w:rsidRDefault="006736FB" w:rsidP="000A0539">
      <w:pPr>
        <w:spacing w:after="0" w:line="240" w:lineRule="auto"/>
      </w:pPr>
      <w:r>
        <w:separator/>
      </w:r>
    </w:p>
  </w:footnote>
  <w:footnote w:type="continuationSeparator" w:id="0">
    <w:p w:rsidR="006736FB" w:rsidRDefault="006736FB" w:rsidP="000A0539">
      <w:pPr>
        <w:spacing w:after="0" w:line="240" w:lineRule="auto"/>
      </w:pPr>
      <w:r>
        <w:continuationSeparator/>
      </w:r>
    </w:p>
  </w:footnote>
  <w:footnote w:id="1">
    <w:p w:rsidR="00D14ED7" w:rsidRDefault="00D14ED7">
      <w:pPr>
        <w:pStyle w:val="FootnoteText"/>
      </w:pPr>
      <w:ins w:id="1021" w:author="Sammartano, Marc (BIC USA)" w:date="2017-03-03T11:55:00Z">
        <w:r>
          <w:rPr>
            <w:rStyle w:val="FootnoteReference"/>
          </w:rPr>
          <w:footnoteRef/>
        </w:r>
        <w:r>
          <w:t xml:space="preserve"> This container is called a "directory" because it is a listing of the items</w:t>
        </w:r>
      </w:ins>
      <w:ins w:id="1022" w:author="Sammartano, Marc (BIC USA)" w:date="2017-03-03T11:57:00Z">
        <w:r>
          <w:t xml:space="preserve"> it contains</w:t>
        </w:r>
      </w:ins>
      <w:ins w:id="1023" w:author="Sammartano, Marc (BIC USA)" w:date="2017-03-03T11:55:00Z">
        <w:r>
          <w:t>. You can also call it a "folder", and you can say "a folder is a container for files and other folders." Both expressions mean the same thing.</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54B3"/>
    <w:multiLevelType w:val="hybridMultilevel"/>
    <w:tmpl w:val="4EBCDDC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8A4DEE"/>
    <w:multiLevelType w:val="hybridMultilevel"/>
    <w:tmpl w:val="7D3E4F5A"/>
    <w:lvl w:ilvl="0" w:tplc="C338E0C6">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507D3C"/>
    <w:multiLevelType w:val="hybridMultilevel"/>
    <w:tmpl w:val="5B1E1DB4"/>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24379"/>
    <w:multiLevelType w:val="hybridMultilevel"/>
    <w:tmpl w:val="8B663CBA"/>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87CC9"/>
    <w:multiLevelType w:val="hybridMultilevel"/>
    <w:tmpl w:val="FD72AFF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6914E8"/>
    <w:multiLevelType w:val="hybridMultilevel"/>
    <w:tmpl w:val="EFF41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2470B"/>
    <w:multiLevelType w:val="hybridMultilevel"/>
    <w:tmpl w:val="4F527B4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A41D0E"/>
    <w:multiLevelType w:val="hybridMultilevel"/>
    <w:tmpl w:val="E0C8F244"/>
    <w:lvl w:ilvl="0" w:tplc="DB7EF2E4">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E33F8E"/>
    <w:multiLevelType w:val="hybridMultilevel"/>
    <w:tmpl w:val="DF2C1746"/>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C7B38FD"/>
    <w:multiLevelType w:val="hybridMultilevel"/>
    <w:tmpl w:val="F2565E3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AF1E47"/>
    <w:multiLevelType w:val="hybridMultilevel"/>
    <w:tmpl w:val="8E6C4456"/>
    <w:lvl w:ilvl="0" w:tplc="DB7EF2E4">
      <w:start w:val="1"/>
      <w:numFmt w:val="bullet"/>
      <w:lvlText w:val=""/>
      <w:lvlJc w:val="left"/>
      <w:pPr>
        <w:ind w:left="1440" w:hanging="360"/>
      </w:pPr>
      <w:rPr>
        <w:rFonts w:ascii="Symbol" w:hAnsi="Symbol" w:hint="default"/>
        <w:sz w:val="16"/>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B13020"/>
    <w:multiLevelType w:val="hybridMultilevel"/>
    <w:tmpl w:val="EEB075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F23DAA"/>
    <w:multiLevelType w:val="hybridMultilevel"/>
    <w:tmpl w:val="D0A00890"/>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D0728"/>
    <w:multiLevelType w:val="hybridMultilevel"/>
    <w:tmpl w:val="8B7ED0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E4314C"/>
    <w:multiLevelType w:val="hybridMultilevel"/>
    <w:tmpl w:val="FE1049F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4F77BFE"/>
    <w:multiLevelType w:val="hybridMultilevel"/>
    <w:tmpl w:val="C9486CD4"/>
    <w:lvl w:ilvl="0" w:tplc="5DD8B1B4">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2" w15:restartNumberingAfterBreak="0">
    <w:nsid w:val="4E3101FE"/>
    <w:multiLevelType w:val="hybridMultilevel"/>
    <w:tmpl w:val="F5EE5D60"/>
    <w:lvl w:ilvl="0" w:tplc="86B8ADA0">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9B5B7A"/>
    <w:multiLevelType w:val="hybridMultilevel"/>
    <w:tmpl w:val="41FE0FDC"/>
    <w:lvl w:ilvl="0" w:tplc="DB7EF2E4">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073474"/>
    <w:multiLevelType w:val="hybridMultilevel"/>
    <w:tmpl w:val="FF2AB652"/>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CA6B45"/>
    <w:multiLevelType w:val="hybridMultilevel"/>
    <w:tmpl w:val="16787A2C"/>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26E1A87"/>
    <w:multiLevelType w:val="hybridMultilevel"/>
    <w:tmpl w:val="C69851A6"/>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38C5DB0"/>
    <w:multiLevelType w:val="hybridMultilevel"/>
    <w:tmpl w:val="E5A81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AC4477"/>
    <w:multiLevelType w:val="hybridMultilevel"/>
    <w:tmpl w:val="9A8C7CF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5747E3B"/>
    <w:multiLevelType w:val="hybridMultilevel"/>
    <w:tmpl w:val="7FE4CE52"/>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15:restartNumberingAfterBreak="0">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B3243E4"/>
    <w:multiLevelType w:val="hybridMultilevel"/>
    <w:tmpl w:val="A6B8569C"/>
    <w:lvl w:ilvl="0" w:tplc="F47CBE9E">
      <w:start w:val="1"/>
      <w:numFmt w:val="bullet"/>
      <w:lvlText w:val=""/>
      <w:lvlJc w:val="left"/>
      <w:pPr>
        <w:ind w:left="360" w:hanging="360"/>
      </w:pPr>
      <w:rPr>
        <w:rFonts w:ascii="Symbol" w:hAnsi="Symbol" w:hint="default"/>
        <w:sz w:val="16"/>
      </w:rPr>
    </w:lvl>
    <w:lvl w:ilvl="1" w:tplc="1AEACE22">
      <w:start w:val="1"/>
      <w:numFmt w:val="bullet"/>
      <w:lvlText w:val="o"/>
      <w:lvlJc w:val="left"/>
      <w:pPr>
        <w:ind w:left="1080" w:hanging="360"/>
      </w:pPr>
      <w:rPr>
        <w:rFonts w:ascii="Courier New" w:hAnsi="Courier New" w:cs="Courier New" w:hint="default"/>
        <w:sz w:val="16"/>
        <w:szCs w:val="1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B872342"/>
    <w:multiLevelType w:val="hybridMultilevel"/>
    <w:tmpl w:val="F87E92A0"/>
    <w:lvl w:ilvl="0" w:tplc="82BE1180">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8420A87"/>
    <w:multiLevelType w:val="hybridMultilevel"/>
    <w:tmpl w:val="2C74A24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763396"/>
    <w:multiLevelType w:val="hybridMultilevel"/>
    <w:tmpl w:val="21CE61E0"/>
    <w:lvl w:ilvl="0" w:tplc="47086C20">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A86DA9"/>
    <w:multiLevelType w:val="hybridMultilevel"/>
    <w:tmpl w:val="6E74C268"/>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9A507BA"/>
    <w:multiLevelType w:val="hybridMultilevel"/>
    <w:tmpl w:val="4F46B93A"/>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E195805"/>
    <w:multiLevelType w:val="hybridMultilevel"/>
    <w:tmpl w:val="C7FCC07E"/>
    <w:lvl w:ilvl="0" w:tplc="5C30F2E2">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44"/>
  </w:num>
  <w:num w:numId="3">
    <w:abstractNumId w:val="9"/>
  </w:num>
  <w:num w:numId="4">
    <w:abstractNumId w:val="42"/>
  </w:num>
  <w:num w:numId="5">
    <w:abstractNumId w:val="30"/>
  </w:num>
  <w:num w:numId="6">
    <w:abstractNumId w:val="55"/>
  </w:num>
  <w:num w:numId="7">
    <w:abstractNumId w:val="8"/>
  </w:num>
  <w:num w:numId="8">
    <w:abstractNumId w:val="51"/>
  </w:num>
  <w:num w:numId="9">
    <w:abstractNumId w:val="14"/>
  </w:num>
  <w:num w:numId="10">
    <w:abstractNumId w:val="5"/>
  </w:num>
  <w:num w:numId="11">
    <w:abstractNumId w:val="19"/>
  </w:num>
  <w:num w:numId="12">
    <w:abstractNumId w:val="38"/>
  </w:num>
  <w:num w:numId="13">
    <w:abstractNumId w:val="41"/>
  </w:num>
  <w:num w:numId="14">
    <w:abstractNumId w:val="32"/>
  </w:num>
  <w:num w:numId="15">
    <w:abstractNumId w:val="52"/>
  </w:num>
  <w:num w:numId="16">
    <w:abstractNumId w:val="46"/>
  </w:num>
  <w:num w:numId="17">
    <w:abstractNumId w:val="20"/>
  </w:num>
  <w:num w:numId="18">
    <w:abstractNumId w:val="23"/>
  </w:num>
  <w:num w:numId="19">
    <w:abstractNumId w:val="45"/>
  </w:num>
  <w:num w:numId="20">
    <w:abstractNumId w:val="16"/>
  </w:num>
  <w:num w:numId="21">
    <w:abstractNumId w:val="31"/>
  </w:num>
  <w:num w:numId="22">
    <w:abstractNumId w:val="29"/>
  </w:num>
  <w:num w:numId="23">
    <w:abstractNumId w:val="17"/>
  </w:num>
  <w:num w:numId="24">
    <w:abstractNumId w:val="54"/>
  </w:num>
  <w:num w:numId="25">
    <w:abstractNumId w:val="11"/>
  </w:num>
  <w:num w:numId="26">
    <w:abstractNumId w:val="6"/>
  </w:num>
  <w:num w:numId="27">
    <w:abstractNumId w:val="12"/>
  </w:num>
  <w:num w:numId="28">
    <w:abstractNumId w:val="49"/>
  </w:num>
  <w:num w:numId="29">
    <w:abstractNumId w:val="25"/>
  </w:num>
  <w:num w:numId="30">
    <w:abstractNumId w:val="53"/>
  </w:num>
  <w:num w:numId="31">
    <w:abstractNumId w:val="39"/>
  </w:num>
  <w:num w:numId="32">
    <w:abstractNumId w:val="40"/>
  </w:num>
  <w:num w:numId="33">
    <w:abstractNumId w:val="37"/>
  </w:num>
  <w:num w:numId="34">
    <w:abstractNumId w:val="26"/>
  </w:num>
  <w:num w:numId="35">
    <w:abstractNumId w:val="1"/>
  </w:num>
  <w:num w:numId="36">
    <w:abstractNumId w:val="36"/>
  </w:num>
  <w:num w:numId="37">
    <w:abstractNumId w:val="3"/>
  </w:num>
  <w:num w:numId="38">
    <w:abstractNumId w:val="28"/>
  </w:num>
  <w:num w:numId="39">
    <w:abstractNumId w:val="34"/>
  </w:num>
  <w:num w:numId="40">
    <w:abstractNumId w:val="4"/>
  </w:num>
  <w:num w:numId="41">
    <w:abstractNumId w:val="43"/>
  </w:num>
  <w:num w:numId="42">
    <w:abstractNumId w:val="2"/>
  </w:num>
  <w:num w:numId="43">
    <w:abstractNumId w:val="24"/>
  </w:num>
  <w:num w:numId="44">
    <w:abstractNumId w:val="18"/>
  </w:num>
  <w:num w:numId="45">
    <w:abstractNumId w:val="47"/>
  </w:num>
  <w:num w:numId="46">
    <w:abstractNumId w:val="50"/>
  </w:num>
  <w:num w:numId="47">
    <w:abstractNumId w:val="35"/>
  </w:num>
  <w:num w:numId="48">
    <w:abstractNumId w:val="0"/>
  </w:num>
  <w:num w:numId="49">
    <w:abstractNumId w:val="10"/>
  </w:num>
  <w:num w:numId="50">
    <w:abstractNumId w:val="7"/>
  </w:num>
  <w:num w:numId="51">
    <w:abstractNumId w:val="22"/>
  </w:num>
  <w:num w:numId="52">
    <w:abstractNumId w:val="15"/>
  </w:num>
  <w:num w:numId="53">
    <w:abstractNumId w:val="48"/>
  </w:num>
  <w:num w:numId="54">
    <w:abstractNumId w:val="13"/>
  </w:num>
  <w:num w:numId="55">
    <w:abstractNumId w:val="33"/>
  </w:num>
  <w:num w:numId="56">
    <w:abstractNumId w:val="2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mmartano, Marc (BIC USA)">
    <w15:presenceInfo w15:providerId="AD" w15:userId="S-1-5-21-583907252-115176313-725345543-5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27EE"/>
    <w:rsid w:val="00003437"/>
    <w:rsid w:val="0000392C"/>
    <w:rsid w:val="000039BC"/>
    <w:rsid w:val="00003B09"/>
    <w:rsid w:val="00004BAF"/>
    <w:rsid w:val="0000636C"/>
    <w:rsid w:val="000064D4"/>
    <w:rsid w:val="00006569"/>
    <w:rsid w:val="000069D5"/>
    <w:rsid w:val="0000782C"/>
    <w:rsid w:val="00007984"/>
    <w:rsid w:val="00007CAA"/>
    <w:rsid w:val="0001043A"/>
    <w:rsid w:val="00010A3E"/>
    <w:rsid w:val="00010AF7"/>
    <w:rsid w:val="00010E38"/>
    <w:rsid w:val="0001154B"/>
    <w:rsid w:val="00011639"/>
    <w:rsid w:val="00012250"/>
    <w:rsid w:val="00013064"/>
    <w:rsid w:val="00013165"/>
    <w:rsid w:val="00014423"/>
    <w:rsid w:val="0001464B"/>
    <w:rsid w:val="00014843"/>
    <w:rsid w:val="0001590A"/>
    <w:rsid w:val="00016896"/>
    <w:rsid w:val="00017731"/>
    <w:rsid w:val="00017862"/>
    <w:rsid w:val="00017915"/>
    <w:rsid w:val="00017F3C"/>
    <w:rsid w:val="0002087A"/>
    <w:rsid w:val="00020A6F"/>
    <w:rsid w:val="000212DC"/>
    <w:rsid w:val="0002277E"/>
    <w:rsid w:val="00022B4D"/>
    <w:rsid w:val="00022CF1"/>
    <w:rsid w:val="00023A2C"/>
    <w:rsid w:val="00023ACA"/>
    <w:rsid w:val="00025C66"/>
    <w:rsid w:val="00025E0F"/>
    <w:rsid w:val="000261B7"/>
    <w:rsid w:val="000262A7"/>
    <w:rsid w:val="0002640D"/>
    <w:rsid w:val="0002696A"/>
    <w:rsid w:val="00030C72"/>
    <w:rsid w:val="00032550"/>
    <w:rsid w:val="00032DC5"/>
    <w:rsid w:val="0003311D"/>
    <w:rsid w:val="000333FE"/>
    <w:rsid w:val="000333FF"/>
    <w:rsid w:val="000334F2"/>
    <w:rsid w:val="00034E0E"/>
    <w:rsid w:val="00035A87"/>
    <w:rsid w:val="00035B0E"/>
    <w:rsid w:val="00035C08"/>
    <w:rsid w:val="00035D7F"/>
    <w:rsid w:val="00036176"/>
    <w:rsid w:val="000365A8"/>
    <w:rsid w:val="00036B42"/>
    <w:rsid w:val="000370F3"/>
    <w:rsid w:val="00037A09"/>
    <w:rsid w:val="00040998"/>
    <w:rsid w:val="0004115E"/>
    <w:rsid w:val="00041574"/>
    <w:rsid w:val="0004165F"/>
    <w:rsid w:val="000417A3"/>
    <w:rsid w:val="00041888"/>
    <w:rsid w:val="00042F1B"/>
    <w:rsid w:val="00042F29"/>
    <w:rsid w:val="00042FF1"/>
    <w:rsid w:val="00043279"/>
    <w:rsid w:val="000440CF"/>
    <w:rsid w:val="000443B2"/>
    <w:rsid w:val="00044824"/>
    <w:rsid w:val="00045CE3"/>
    <w:rsid w:val="00045D1C"/>
    <w:rsid w:val="0004686C"/>
    <w:rsid w:val="00046AB1"/>
    <w:rsid w:val="0004730F"/>
    <w:rsid w:val="000477D1"/>
    <w:rsid w:val="0005099A"/>
    <w:rsid w:val="00050E75"/>
    <w:rsid w:val="00051329"/>
    <w:rsid w:val="000517B0"/>
    <w:rsid w:val="00051B98"/>
    <w:rsid w:val="00052E88"/>
    <w:rsid w:val="00053646"/>
    <w:rsid w:val="00053755"/>
    <w:rsid w:val="00054246"/>
    <w:rsid w:val="000548D0"/>
    <w:rsid w:val="0005515F"/>
    <w:rsid w:val="00055174"/>
    <w:rsid w:val="00055418"/>
    <w:rsid w:val="00055A1F"/>
    <w:rsid w:val="00056418"/>
    <w:rsid w:val="00056996"/>
    <w:rsid w:val="00060496"/>
    <w:rsid w:val="00060733"/>
    <w:rsid w:val="00061E3E"/>
    <w:rsid w:val="000631F6"/>
    <w:rsid w:val="00063781"/>
    <w:rsid w:val="00063AA3"/>
    <w:rsid w:val="00063CD4"/>
    <w:rsid w:val="0006445F"/>
    <w:rsid w:val="00064566"/>
    <w:rsid w:val="00064982"/>
    <w:rsid w:val="00064FB3"/>
    <w:rsid w:val="0006591D"/>
    <w:rsid w:val="000667C2"/>
    <w:rsid w:val="000669F8"/>
    <w:rsid w:val="00067234"/>
    <w:rsid w:val="000672EC"/>
    <w:rsid w:val="00067418"/>
    <w:rsid w:val="00067527"/>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C80"/>
    <w:rsid w:val="00083DF0"/>
    <w:rsid w:val="000841A9"/>
    <w:rsid w:val="00084584"/>
    <w:rsid w:val="00084947"/>
    <w:rsid w:val="00085503"/>
    <w:rsid w:val="00085B6B"/>
    <w:rsid w:val="00086680"/>
    <w:rsid w:val="00087038"/>
    <w:rsid w:val="00087425"/>
    <w:rsid w:val="00087B69"/>
    <w:rsid w:val="00087C85"/>
    <w:rsid w:val="000901B0"/>
    <w:rsid w:val="00090EA8"/>
    <w:rsid w:val="000911C1"/>
    <w:rsid w:val="00091EB0"/>
    <w:rsid w:val="000925FB"/>
    <w:rsid w:val="00092689"/>
    <w:rsid w:val="00093C3B"/>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3E10"/>
    <w:rsid w:val="000B4495"/>
    <w:rsid w:val="000B4792"/>
    <w:rsid w:val="000B5DD2"/>
    <w:rsid w:val="000B5F88"/>
    <w:rsid w:val="000B604B"/>
    <w:rsid w:val="000B6521"/>
    <w:rsid w:val="000B6531"/>
    <w:rsid w:val="000B6F40"/>
    <w:rsid w:val="000B7AE2"/>
    <w:rsid w:val="000B7F2A"/>
    <w:rsid w:val="000C021A"/>
    <w:rsid w:val="000C029E"/>
    <w:rsid w:val="000C03E4"/>
    <w:rsid w:val="000C06AF"/>
    <w:rsid w:val="000C0A8B"/>
    <w:rsid w:val="000C1636"/>
    <w:rsid w:val="000C1967"/>
    <w:rsid w:val="000C3162"/>
    <w:rsid w:val="000C367E"/>
    <w:rsid w:val="000C424A"/>
    <w:rsid w:val="000C42CC"/>
    <w:rsid w:val="000C4899"/>
    <w:rsid w:val="000C48E3"/>
    <w:rsid w:val="000C4C59"/>
    <w:rsid w:val="000C4D5E"/>
    <w:rsid w:val="000C53F3"/>
    <w:rsid w:val="000C55A4"/>
    <w:rsid w:val="000C6A13"/>
    <w:rsid w:val="000C6FBF"/>
    <w:rsid w:val="000C6FC0"/>
    <w:rsid w:val="000C7647"/>
    <w:rsid w:val="000C7BD1"/>
    <w:rsid w:val="000D0CD6"/>
    <w:rsid w:val="000D0D71"/>
    <w:rsid w:val="000D1531"/>
    <w:rsid w:val="000D27B4"/>
    <w:rsid w:val="000D4094"/>
    <w:rsid w:val="000D4623"/>
    <w:rsid w:val="000D48E6"/>
    <w:rsid w:val="000D4EE9"/>
    <w:rsid w:val="000D53B8"/>
    <w:rsid w:val="000D57F3"/>
    <w:rsid w:val="000D5BD6"/>
    <w:rsid w:val="000D68D3"/>
    <w:rsid w:val="000D697F"/>
    <w:rsid w:val="000D799C"/>
    <w:rsid w:val="000E1BC3"/>
    <w:rsid w:val="000E1C78"/>
    <w:rsid w:val="000E2720"/>
    <w:rsid w:val="000E2A8F"/>
    <w:rsid w:val="000E2C30"/>
    <w:rsid w:val="000E355C"/>
    <w:rsid w:val="000E3581"/>
    <w:rsid w:val="000E4097"/>
    <w:rsid w:val="000E496C"/>
    <w:rsid w:val="000E580C"/>
    <w:rsid w:val="000E5D86"/>
    <w:rsid w:val="000E6060"/>
    <w:rsid w:val="000E6862"/>
    <w:rsid w:val="000E6C16"/>
    <w:rsid w:val="000E6F20"/>
    <w:rsid w:val="000E708B"/>
    <w:rsid w:val="000F0DAF"/>
    <w:rsid w:val="000F0E61"/>
    <w:rsid w:val="000F2191"/>
    <w:rsid w:val="000F2E48"/>
    <w:rsid w:val="000F306B"/>
    <w:rsid w:val="000F4E5E"/>
    <w:rsid w:val="000F6104"/>
    <w:rsid w:val="000F61B1"/>
    <w:rsid w:val="000F725A"/>
    <w:rsid w:val="000F7C40"/>
    <w:rsid w:val="001011C7"/>
    <w:rsid w:val="00101502"/>
    <w:rsid w:val="0010169A"/>
    <w:rsid w:val="00101960"/>
    <w:rsid w:val="00102B95"/>
    <w:rsid w:val="00102DE2"/>
    <w:rsid w:val="00103253"/>
    <w:rsid w:val="00103604"/>
    <w:rsid w:val="0010447D"/>
    <w:rsid w:val="00104664"/>
    <w:rsid w:val="00104BEA"/>
    <w:rsid w:val="0010507D"/>
    <w:rsid w:val="00105A86"/>
    <w:rsid w:val="00105AD9"/>
    <w:rsid w:val="00106183"/>
    <w:rsid w:val="001061C7"/>
    <w:rsid w:val="00106CC9"/>
    <w:rsid w:val="00107663"/>
    <w:rsid w:val="00107C64"/>
    <w:rsid w:val="001104F5"/>
    <w:rsid w:val="001132A5"/>
    <w:rsid w:val="001138DC"/>
    <w:rsid w:val="0011525C"/>
    <w:rsid w:val="00115372"/>
    <w:rsid w:val="00115E84"/>
    <w:rsid w:val="0011754F"/>
    <w:rsid w:val="00117747"/>
    <w:rsid w:val="00120FF8"/>
    <w:rsid w:val="00121950"/>
    <w:rsid w:val="0012196B"/>
    <w:rsid w:val="0012217D"/>
    <w:rsid w:val="00122555"/>
    <w:rsid w:val="00122F28"/>
    <w:rsid w:val="00123863"/>
    <w:rsid w:val="00123990"/>
    <w:rsid w:val="0012690E"/>
    <w:rsid w:val="001269CA"/>
    <w:rsid w:val="00126A55"/>
    <w:rsid w:val="001302D2"/>
    <w:rsid w:val="0013068D"/>
    <w:rsid w:val="00131D8C"/>
    <w:rsid w:val="00131E37"/>
    <w:rsid w:val="00132086"/>
    <w:rsid w:val="0013254E"/>
    <w:rsid w:val="001326D6"/>
    <w:rsid w:val="0013618F"/>
    <w:rsid w:val="001370F6"/>
    <w:rsid w:val="001377F9"/>
    <w:rsid w:val="00137E1C"/>
    <w:rsid w:val="00140B75"/>
    <w:rsid w:val="001415E3"/>
    <w:rsid w:val="00142BB0"/>
    <w:rsid w:val="001433BC"/>
    <w:rsid w:val="00143BA3"/>
    <w:rsid w:val="00144076"/>
    <w:rsid w:val="001449A8"/>
    <w:rsid w:val="00145104"/>
    <w:rsid w:val="0014550A"/>
    <w:rsid w:val="0014663D"/>
    <w:rsid w:val="001500C8"/>
    <w:rsid w:val="001505BE"/>
    <w:rsid w:val="00151127"/>
    <w:rsid w:val="001511EC"/>
    <w:rsid w:val="001512CC"/>
    <w:rsid w:val="0015172A"/>
    <w:rsid w:val="001521CE"/>
    <w:rsid w:val="00152B7B"/>
    <w:rsid w:val="00153209"/>
    <w:rsid w:val="00153530"/>
    <w:rsid w:val="00153A52"/>
    <w:rsid w:val="00153A77"/>
    <w:rsid w:val="00153F02"/>
    <w:rsid w:val="00154AF8"/>
    <w:rsid w:val="00154CAB"/>
    <w:rsid w:val="00154EEE"/>
    <w:rsid w:val="0015554F"/>
    <w:rsid w:val="0015576A"/>
    <w:rsid w:val="001559CB"/>
    <w:rsid w:val="00155E97"/>
    <w:rsid w:val="00156B67"/>
    <w:rsid w:val="00156EC7"/>
    <w:rsid w:val="00157128"/>
    <w:rsid w:val="00157204"/>
    <w:rsid w:val="001578AC"/>
    <w:rsid w:val="00160660"/>
    <w:rsid w:val="00160DB5"/>
    <w:rsid w:val="00162599"/>
    <w:rsid w:val="001627F5"/>
    <w:rsid w:val="001628B5"/>
    <w:rsid w:val="001631F1"/>
    <w:rsid w:val="00163607"/>
    <w:rsid w:val="001656B8"/>
    <w:rsid w:val="001657AE"/>
    <w:rsid w:val="00165AE3"/>
    <w:rsid w:val="00165DF8"/>
    <w:rsid w:val="0016650A"/>
    <w:rsid w:val="0016677E"/>
    <w:rsid w:val="001668E5"/>
    <w:rsid w:val="00166B90"/>
    <w:rsid w:val="00166DEE"/>
    <w:rsid w:val="0016732C"/>
    <w:rsid w:val="00167D81"/>
    <w:rsid w:val="00167FDE"/>
    <w:rsid w:val="00170659"/>
    <w:rsid w:val="00170927"/>
    <w:rsid w:val="001732BB"/>
    <w:rsid w:val="00173713"/>
    <w:rsid w:val="00174459"/>
    <w:rsid w:val="00174D3E"/>
    <w:rsid w:val="00175199"/>
    <w:rsid w:val="0017564D"/>
    <w:rsid w:val="00175885"/>
    <w:rsid w:val="00175A45"/>
    <w:rsid w:val="00175F3D"/>
    <w:rsid w:val="0017688C"/>
    <w:rsid w:val="00176F87"/>
    <w:rsid w:val="00176F9A"/>
    <w:rsid w:val="001773F3"/>
    <w:rsid w:val="00180804"/>
    <w:rsid w:val="00182441"/>
    <w:rsid w:val="00182ADD"/>
    <w:rsid w:val="00182D0A"/>
    <w:rsid w:val="00182E34"/>
    <w:rsid w:val="0018311F"/>
    <w:rsid w:val="001839EC"/>
    <w:rsid w:val="00184230"/>
    <w:rsid w:val="00184A86"/>
    <w:rsid w:val="00184D19"/>
    <w:rsid w:val="00184DA5"/>
    <w:rsid w:val="00185064"/>
    <w:rsid w:val="0018635D"/>
    <w:rsid w:val="0018644F"/>
    <w:rsid w:val="0018696B"/>
    <w:rsid w:val="00187C33"/>
    <w:rsid w:val="00187DA7"/>
    <w:rsid w:val="0019073E"/>
    <w:rsid w:val="0019086E"/>
    <w:rsid w:val="0019140D"/>
    <w:rsid w:val="0019151A"/>
    <w:rsid w:val="00192A15"/>
    <w:rsid w:val="00192BEB"/>
    <w:rsid w:val="0019349B"/>
    <w:rsid w:val="00193842"/>
    <w:rsid w:val="00193D9E"/>
    <w:rsid w:val="00194199"/>
    <w:rsid w:val="0019437A"/>
    <w:rsid w:val="00194BF8"/>
    <w:rsid w:val="00196683"/>
    <w:rsid w:val="001968D3"/>
    <w:rsid w:val="00196AF1"/>
    <w:rsid w:val="00196DD8"/>
    <w:rsid w:val="001A042E"/>
    <w:rsid w:val="001A0796"/>
    <w:rsid w:val="001A2A2D"/>
    <w:rsid w:val="001A3D44"/>
    <w:rsid w:val="001A3F83"/>
    <w:rsid w:val="001A520F"/>
    <w:rsid w:val="001A5A66"/>
    <w:rsid w:val="001A6D6A"/>
    <w:rsid w:val="001A7162"/>
    <w:rsid w:val="001A7444"/>
    <w:rsid w:val="001A7E17"/>
    <w:rsid w:val="001B0869"/>
    <w:rsid w:val="001B0CAD"/>
    <w:rsid w:val="001B19AA"/>
    <w:rsid w:val="001B1B38"/>
    <w:rsid w:val="001B1CBE"/>
    <w:rsid w:val="001B27DC"/>
    <w:rsid w:val="001B2A8C"/>
    <w:rsid w:val="001B2BA9"/>
    <w:rsid w:val="001B3211"/>
    <w:rsid w:val="001B3321"/>
    <w:rsid w:val="001B3A85"/>
    <w:rsid w:val="001B42EC"/>
    <w:rsid w:val="001B4911"/>
    <w:rsid w:val="001B5284"/>
    <w:rsid w:val="001B559E"/>
    <w:rsid w:val="001B56B9"/>
    <w:rsid w:val="001B594E"/>
    <w:rsid w:val="001B619F"/>
    <w:rsid w:val="001B6537"/>
    <w:rsid w:val="001B6780"/>
    <w:rsid w:val="001B7871"/>
    <w:rsid w:val="001B78DE"/>
    <w:rsid w:val="001B7A48"/>
    <w:rsid w:val="001B7DB6"/>
    <w:rsid w:val="001C0D9F"/>
    <w:rsid w:val="001C1124"/>
    <w:rsid w:val="001C1278"/>
    <w:rsid w:val="001C1A05"/>
    <w:rsid w:val="001C30D7"/>
    <w:rsid w:val="001C40A5"/>
    <w:rsid w:val="001C5330"/>
    <w:rsid w:val="001C58D9"/>
    <w:rsid w:val="001C5C57"/>
    <w:rsid w:val="001C72B7"/>
    <w:rsid w:val="001D0F0F"/>
    <w:rsid w:val="001D0F29"/>
    <w:rsid w:val="001D1DC2"/>
    <w:rsid w:val="001D2780"/>
    <w:rsid w:val="001D287F"/>
    <w:rsid w:val="001D2B12"/>
    <w:rsid w:val="001D3001"/>
    <w:rsid w:val="001D3C2F"/>
    <w:rsid w:val="001D3E5F"/>
    <w:rsid w:val="001D473C"/>
    <w:rsid w:val="001D4752"/>
    <w:rsid w:val="001D4DB4"/>
    <w:rsid w:val="001D5142"/>
    <w:rsid w:val="001D5333"/>
    <w:rsid w:val="001D5B38"/>
    <w:rsid w:val="001D5C06"/>
    <w:rsid w:val="001D6E52"/>
    <w:rsid w:val="001D70BF"/>
    <w:rsid w:val="001D724B"/>
    <w:rsid w:val="001D7638"/>
    <w:rsid w:val="001D7C02"/>
    <w:rsid w:val="001D7F4D"/>
    <w:rsid w:val="001D7F77"/>
    <w:rsid w:val="001D7F89"/>
    <w:rsid w:val="001E075B"/>
    <w:rsid w:val="001E2549"/>
    <w:rsid w:val="001E2A81"/>
    <w:rsid w:val="001E31F1"/>
    <w:rsid w:val="001E34A3"/>
    <w:rsid w:val="001E3A07"/>
    <w:rsid w:val="001E42B4"/>
    <w:rsid w:val="001E4747"/>
    <w:rsid w:val="001E4B55"/>
    <w:rsid w:val="001E518D"/>
    <w:rsid w:val="001E5272"/>
    <w:rsid w:val="001E5BA5"/>
    <w:rsid w:val="001E6B4D"/>
    <w:rsid w:val="001E723D"/>
    <w:rsid w:val="001E7317"/>
    <w:rsid w:val="001E734D"/>
    <w:rsid w:val="001E7DA4"/>
    <w:rsid w:val="001E7F77"/>
    <w:rsid w:val="001F060B"/>
    <w:rsid w:val="001F0753"/>
    <w:rsid w:val="001F0D63"/>
    <w:rsid w:val="001F1EBC"/>
    <w:rsid w:val="001F367C"/>
    <w:rsid w:val="001F36BF"/>
    <w:rsid w:val="001F3979"/>
    <w:rsid w:val="001F4026"/>
    <w:rsid w:val="001F42C9"/>
    <w:rsid w:val="001F4742"/>
    <w:rsid w:val="001F4B8C"/>
    <w:rsid w:val="001F51F1"/>
    <w:rsid w:val="001F5237"/>
    <w:rsid w:val="001F59AD"/>
    <w:rsid w:val="001F65EF"/>
    <w:rsid w:val="00200536"/>
    <w:rsid w:val="002013D7"/>
    <w:rsid w:val="0020159D"/>
    <w:rsid w:val="00201910"/>
    <w:rsid w:val="002019FC"/>
    <w:rsid w:val="00201E5E"/>
    <w:rsid w:val="0020579D"/>
    <w:rsid w:val="00205BD9"/>
    <w:rsid w:val="002078E2"/>
    <w:rsid w:val="002108D3"/>
    <w:rsid w:val="00210F51"/>
    <w:rsid w:val="00211229"/>
    <w:rsid w:val="00211511"/>
    <w:rsid w:val="002118F5"/>
    <w:rsid w:val="00212B6B"/>
    <w:rsid w:val="00213985"/>
    <w:rsid w:val="00213CC2"/>
    <w:rsid w:val="00213D28"/>
    <w:rsid w:val="002154F5"/>
    <w:rsid w:val="00216A49"/>
    <w:rsid w:val="0021757C"/>
    <w:rsid w:val="00217871"/>
    <w:rsid w:val="00220EF4"/>
    <w:rsid w:val="00223822"/>
    <w:rsid w:val="00223BFA"/>
    <w:rsid w:val="0022424F"/>
    <w:rsid w:val="002252D3"/>
    <w:rsid w:val="00225517"/>
    <w:rsid w:val="00225AD2"/>
    <w:rsid w:val="00225B5F"/>
    <w:rsid w:val="00225C1D"/>
    <w:rsid w:val="00226893"/>
    <w:rsid w:val="0022797C"/>
    <w:rsid w:val="00227F70"/>
    <w:rsid w:val="0023102F"/>
    <w:rsid w:val="00231401"/>
    <w:rsid w:val="00231ED2"/>
    <w:rsid w:val="002332E7"/>
    <w:rsid w:val="002341F5"/>
    <w:rsid w:val="0023486A"/>
    <w:rsid w:val="00234D48"/>
    <w:rsid w:val="00235DEE"/>
    <w:rsid w:val="00235EE9"/>
    <w:rsid w:val="00236146"/>
    <w:rsid w:val="00236552"/>
    <w:rsid w:val="00236F3A"/>
    <w:rsid w:val="00237A2A"/>
    <w:rsid w:val="00240D8C"/>
    <w:rsid w:val="00240FCE"/>
    <w:rsid w:val="00241023"/>
    <w:rsid w:val="002416A7"/>
    <w:rsid w:val="002418A0"/>
    <w:rsid w:val="002422C1"/>
    <w:rsid w:val="002427E2"/>
    <w:rsid w:val="00242CDC"/>
    <w:rsid w:val="00242CE3"/>
    <w:rsid w:val="00243DA8"/>
    <w:rsid w:val="00243FBA"/>
    <w:rsid w:val="002444B5"/>
    <w:rsid w:val="002455AF"/>
    <w:rsid w:val="00245EFD"/>
    <w:rsid w:val="0024663D"/>
    <w:rsid w:val="0024700D"/>
    <w:rsid w:val="002473BF"/>
    <w:rsid w:val="00247480"/>
    <w:rsid w:val="002479AD"/>
    <w:rsid w:val="00247CD7"/>
    <w:rsid w:val="002504B4"/>
    <w:rsid w:val="002509B1"/>
    <w:rsid w:val="00252493"/>
    <w:rsid w:val="002533F6"/>
    <w:rsid w:val="0025344E"/>
    <w:rsid w:val="00253740"/>
    <w:rsid w:val="00253BBC"/>
    <w:rsid w:val="00254109"/>
    <w:rsid w:val="00254A25"/>
    <w:rsid w:val="00256339"/>
    <w:rsid w:val="00256F8F"/>
    <w:rsid w:val="0025780A"/>
    <w:rsid w:val="0026077D"/>
    <w:rsid w:val="002608A2"/>
    <w:rsid w:val="00260AC2"/>
    <w:rsid w:val="002611C5"/>
    <w:rsid w:val="002635C3"/>
    <w:rsid w:val="00263D54"/>
    <w:rsid w:val="002645F5"/>
    <w:rsid w:val="0026515D"/>
    <w:rsid w:val="00265345"/>
    <w:rsid w:val="002657C3"/>
    <w:rsid w:val="002659E0"/>
    <w:rsid w:val="00265B33"/>
    <w:rsid w:val="00266E99"/>
    <w:rsid w:val="0026788B"/>
    <w:rsid w:val="002705B5"/>
    <w:rsid w:val="002711A1"/>
    <w:rsid w:val="0027155F"/>
    <w:rsid w:val="00271853"/>
    <w:rsid w:val="00271BCC"/>
    <w:rsid w:val="002725B8"/>
    <w:rsid w:val="0027373A"/>
    <w:rsid w:val="002752B8"/>
    <w:rsid w:val="002763B0"/>
    <w:rsid w:val="00276D7E"/>
    <w:rsid w:val="00277FF8"/>
    <w:rsid w:val="00280036"/>
    <w:rsid w:val="0028068E"/>
    <w:rsid w:val="00280ADA"/>
    <w:rsid w:val="0028119C"/>
    <w:rsid w:val="00281F35"/>
    <w:rsid w:val="00282CCE"/>
    <w:rsid w:val="002842B9"/>
    <w:rsid w:val="002844EA"/>
    <w:rsid w:val="002849C5"/>
    <w:rsid w:val="00284DDB"/>
    <w:rsid w:val="00285A23"/>
    <w:rsid w:val="00285B6F"/>
    <w:rsid w:val="00286C66"/>
    <w:rsid w:val="00287148"/>
    <w:rsid w:val="002871F3"/>
    <w:rsid w:val="0028723B"/>
    <w:rsid w:val="002873CC"/>
    <w:rsid w:val="0028740F"/>
    <w:rsid w:val="00287A2E"/>
    <w:rsid w:val="002915E0"/>
    <w:rsid w:val="0029223A"/>
    <w:rsid w:val="00292821"/>
    <w:rsid w:val="0029288A"/>
    <w:rsid w:val="0029334D"/>
    <w:rsid w:val="002933B9"/>
    <w:rsid w:val="0029359E"/>
    <w:rsid w:val="00294DAF"/>
    <w:rsid w:val="00294EE4"/>
    <w:rsid w:val="0029549D"/>
    <w:rsid w:val="00296151"/>
    <w:rsid w:val="00296C24"/>
    <w:rsid w:val="00297C1F"/>
    <w:rsid w:val="002A0D9E"/>
    <w:rsid w:val="002A0E37"/>
    <w:rsid w:val="002A130A"/>
    <w:rsid w:val="002A2FA7"/>
    <w:rsid w:val="002A32C3"/>
    <w:rsid w:val="002A33F3"/>
    <w:rsid w:val="002A3721"/>
    <w:rsid w:val="002A3975"/>
    <w:rsid w:val="002A4EE0"/>
    <w:rsid w:val="002A5173"/>
    <w:rsid w:val="002A54DC"/>
    <w:rsid w:val="002A558D"/>
    <w:rsid w:val="002A55BC"/>
    <w:rsid w:val="002A5A6E"/>
    <w:rsid w:val="002A5E04"/>
    <w:rsid w:val="002A6170"/>
    <w:rsid w:val="002A63FB"/>
    <w:rsid w:val="002A6636"/>
    <w:rsid w:val="002A6C21"/>
    <w:rsid w:val="002A7225"/>
    <w:rsid w:val="002A7E27"/>
    <w:rsid w:val="002B23B4"/>
    <w:rsid w:val="002B267C"/>
    <w:rsid w:val="002B3D9F"/>
    <w:rsid w:val="002B4842"/>
    <w:rsid w:val="002B53F1"/>
    <w:rsid w:val="002B54A8"/>
    <w:rsid w:val="002B560F"/>
    <w:rsid w:val="002B5743"/>
    <w:rsid w:val="002B5B39"/>
    <w:rsid w:val="002B61C4"/>
    <w:rsid w:val="002B79CE"/>
    <w:rsid w:val="002C0704"/>
    <w:rsid w:val="002C2065"/>
    <w:rsid w:val="002C20C1"/>
    <w:rsid w:val="002C23DC"/>
    <w:rsid w:val="002C25C2"/>
    <w:rsid w:val="002C2F4B"/>
    <w:rsid w:val="002C2F6D"/>
    <w:rsid w:val="002C2FB8"/>
    <w:rsid w:val="002C415E"/>
    <w:rsid w:val="002C4758"/>
    <w:rsid w:val="002C4C87"/>
    <w:rsid w:val="002C76E2"/>
    <w:rsid w:val="002D072D"/>
    <w:rsid w:val="002D0D5E"/>
    <w:rsid w:val="002D13C1"/>
    <w:rsid w:val="002D1505"/>
    <w:rsid w:val="002D1687"/>
    <w:rsid w:val="002D1C48"/>
    <w:rsid w:val="002D2DBD"/>
    <w:rsid w:val="002D3844"/>
    <w:rsid w:val="002D399E"/>
    <w:rsid w:val="002D4A72"/>
    <w:rsid w:val="002D53A8"/>
    <w:rsid w:val="002D5652"/>
    <w:rsid w:val="002D5ACC"/>
    <w:rsid w:val="002D5E8D"/>
    <w:rsid w:val="002D664A"/>
    <w:rsid w:val="002E0AAF"/>
    <w:rsid w:val="002E10EB"/>
    <w:rsid w:val="002E1630"/>
    <w:rsid w:val="002E1B0B"/>
    <w:rsid w:val="002E256E"/>
    <w:rsid w:val="002E363B"/>
    <w:rsid w:val="002E3829"/>
    <w:rsid w:val="002E411C"/>
    <w:rsid w:val="002E4DA7"/>
    <w:rsid w:val="002E4FBC"/>
    <w:rsid w:val="002E5EFF"/>
    <w:rsid w:val="002E6013"/>
    <w:rsid w:val="002E66B0"/>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4EB8"/>
    <w:rsid w:val="00305532"/>
    <w:rsid w:val="0030553D"/>
    <w:rsid w:val="003068A3"/>
    <w:rsid w:val="003068B0"/>
    <w:rsid w:val="00307026"/>
    <w:rsid w:val="0030791D"/>
    <w:rsid w:val="00310D9A"/>
    <w:rsid w:val="00310E49"/>
    <w:rsid w:val="00310E71"/>
    <w:rsid w:val="003129B0"/>
    <w:rsid w:val="00312D7E"/>
    <w:rsid w:val="00313091"/>
    <w:rsid w:val="00313354"/>
    <w:rsid w:val="00313FAE"/>
    <w:rsid w:val="00314580"/>
    <w:rsid w:val="00314861"/>
    <w:rsid w:val="0031554D"/>
    <w:rsid w:val="003158FC"/>
    <w:rsid w:val="00315AD3"/>
    <w:rsid w:val="00315E02"/>
    <w:rsid w:val="00316323"/>
    <w:rsid w:val="00316700"/>
    <w:rsid w:val="0031706C"/>
    <w:rsid w:val="003170DA"/>
    <w:rsid w:val="00317954"/>
    <w:rsid w:val="00317ABB"/>
    <w:rsid w:val="00317F66"/>
    <w:rsid w:val="00320517"/>
    <w:rsid w:val="0032060A"/>
    <w:rsid w:val="00320F4A"/>
    <w:rsid w:val="00321661"/>
    <w:rsid w:val="003219BC"/>
    <w:rsid w:val="0032265A"/>
    <w:rsid w:val="00322938"/>
    <w:rsid w:val="00322AA4"/>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8AE"/>
    <w:rsid w:val="003309FD"/>
    <w:rsid w:val="00331052"/>
    <w:rsid w:val="00331386"/>
    <w:rsid w:val="0033264B"/>
    <w:rsid w:val="00332B07"/>
    <w:rsid w:val="00332E16"/>
    <w:rsid w:val="0033383C"/>
    <w:rsid w:val="00334F80"/>
    <w:rsid w:val="00335552"/>
    <w:rsid w:val="003359C3"/>
    <w:rsid w:val="003364E7"/>
    <w:rsid w:val="00336A33"/>
    <w:rsid w:val="003372D1"/>
    <w:rsid w:val="00337950"/>
    <w:rsid w:val="00337EB5"/>
    <w:rsid w:val="0034018C"/>
    <w:rsid w:val="003401E0"/>
    <w:rsid w:val="00340EF7"/>
    <w:rsid w:val="00341624"/>
    <w:rsid w:val="00342809"/>
    <w:rsid w:val="00343D5E"/>
    <w:rsid w:val="00344264"/>
    <w:rsid w:val="003445ED"/>
    <w:rsid w:val="0034592D"/>
    <w:rsid w:val="00345956"/>
    <w:rsid w:val="00345C7F"/>
    <w:rsid w:val="00345E49"/>
    <w:rsid w:val="00346806"/>
    <w:rsid w:val="003508F4"/>
    <w:rsid w:val="00350CA9"/>
    <w:rsid w:val="00351816"/>
    <w:rsid w:val="00352427"/>
    <w:rsid w:val="003537D8"/>
    <w:rsid w:val="00353B2C"/>
    <w:rsid w:val="0035771B"/>
    <w:rsid w:val="0036006F"/>
    <w:rsid w:val="00360847"/>
    <w:rsid w:val="00360E82"/>
    <w:rsid w:val="00361355"/>
    <w:rsid w:val="00361A24"/>
    <w:rsid w:val="00362F15"/>
    <w:rsid w:val="00363649"/>
    <w:rsid w:val="0036421F"/>
    <w:rsid w:val="003642DF"/>
    <w:rsid w:val="00364E69"/>
    <w:rsid w:val="003650AF"/>
    <w:rsid w:val="0036620A"/>
    <w:rsid w:val="003669CA"/>
    <w:rsid w:val="00367424"/>
    <w:rsid w:val="00367535"/>
    <w:rsid w:val="00367BCE"/>
    <w:rsid w:val="00370817"/>
    <w:rsid w:val="00372C9D"/>
    <w:rsid w:val="00372F11"/>
    <w:rsid w:val="00374B67"/>
    <w:rsid w:val="00375401"/>
    <w:rsid w:val="0037623F"/>
    <w:rsid w:val="003777B0"/>
    <w:rsid w:val="00377E3C"/>
    <w:rsid w:val="00377FF2"/>
    <w:rsid w:val="003806A7"/>
    <w:rsid w:val="00381716"/>
    <w:rsid w:val="0038180C"/>
    <w:rsid w:val="00381E69"/>
    <w:rsid w:val="0038242A"/>
    <w:rsid w:val="003824F5"/>
    <w:rsid w:val="003828A8"/>
    <w:rsid w:val="00383441"/>
    <w:rsid w:val="00383965"/>
    <w:rsid w:val="00383CD2"/>
    <w:rsid w:val="00384743"/>
    <w:rsid w:val="00385DE4"/>
    <w:rsid w:val="00385F1A"/>
    <w:rsid w:val="00386968"/>
    <w:rsid w:val="00386A2B"/>
    <w:rsid w:val="0038732A"/>
    <w:rsid w:val="0038747C"/>
    <w:rsid w:val="003874BD"/>
    <w:rsid w:val="00387C63"/>
    <w:rsid w:val="003914A2"/>
    <w:rsid w:val="00391A64"/>
    <w:rsid w:val="00392316"/>
    <w:rsid w:val="003928AD"/>
    <w:rsid w:val="003928CC"/>
    <w:rsid w:val="00393119"/>
    <w:rsid w:val="00393629"/>
    <w:rsid w:val="00394453"/>
    <w:rsid w:val="00394858"/>
    <w:rsid w:val="003949AB"/>
    <w:rsid w:val="003958AB"/>
    <w:rsid w:val="0039686D"/>
    <w:rsid w:val="003A0902"/>
    <w:rsid w:val="003A11BB"/>
    <w:rsid w:val="003A1A0A"/>
    <w:rsid w:val="003A1A3E"/>
    <w:rsid w:val="003A1B42"/>
    <w:rsid w:val="003A2EB4"/>
    <w:rsid w:val="003A372A"/>
    <w:rsid w:val="003A37FE"/>
    <w:rsid w:val="003A398F"/>
    <w:rsid w:val="003A3BD3"/>
    <w:rsid w:val="003A3F59"/>
    <w:rsid w:val="003A458F"/>
    <w:rsid w:val="003A4600"/>
    <w:rsid w:val="003A4712"/>
    <w:rsid w:val="003A49EF"/>
    <w:rsid w:val="003A5755"/>
    <w:rsid w:val="003A5F8C"/>
    <w:rsid w:val="003A6090"/>
    <w:rsid w:val="003A709E"/>
    <w:rsid w:val="003A734C"/>
    <w:rsid w:val="003A75E2"/>
    <w:rsid w:val="003A7D1A"/>
    <w:rsid w:val="003B04C2"/>
    <w:rsid w:val="003B163E"/>
    <w:rsid w:val="003B169C"/>
    <w:rsid w:val="003B2B87"/>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B1C"/>
    <w:rsid w:val="003C1F00"/>
    <w:rsid w:val="003C1FB8"/>
    <w:rsid w:val="003C28A6"/>
    <w:rsid w:val="003C4107"/>
    <w:rsid w:val="003C6050"/>
    <w:rsid w:val="003C6DB0"/>
    <w:rsid w:val="003C7D79"/>
    <w:rsid w:val="003C7DA0"/>
    <w:rsid w:val="003D146F"/>
    <w:rsid w:val="003D23A1"/>
    <w:rsid w:val="003D3066"/>
    <w:rsid w:val="003D3569"/>
    <w:rsid w:val="003D401E"/>
    <w:rsid w:val="003D497F"/>
    <w:rsid w:val="003D4A92"/>
    <w:rsid w:val="003D4F8C"/>
    <w:rsid w:val="003D50AF"/>
    <w:rsid w:val="003D50EC"/>
    <w:rsid w:val="003D5A2A"/>
    <w:rsid w:val="003D5AC8"/>
    <w:rsid w:val="003D72CE"/>
    <w:rsid w:val="003D7489"/>
    <w:rsid w:val="003D7A1B"/>
    <w:rsid w:val="003E0916"/>
    <w:rsid w:val="003E1415"/>
    <w:rsid w:val="003E1A8B"/>
    <w:rsid w:val="003E2113"/>
    <w:rsid w:val="003E3561"/>
    <w:rsid w:val="003E3D4D"/>
    <w:rsid w:val="003E3DA5"/>
    <w:rsid w:val="003E4886"/>
    <w:rsid w:val="003E49F4"/>
    <w:rsid w:val="003E605E"/>
    <w:rsid w:val="003E68CE"/>
    <w:rsid w:val="003F09AE"/>
    <w:rsid w:val="003F0B40"/>
    <w:rsid w:val="003F0EED"/>
    <w:rsid w:val="003F1245"/>
    <w:rsid w:val="003F1311"/>
    <w:rsid w:val="003F13E3"/>
    <w:rsid w:val="003F1F08"/>
    <w:rsid w:val="003F2980"/>
    <w:rsid w:val="003F2A88"/>
    <w:rsid w:val="003F2D94"/>
    <w:rsid w:val="003F31E1"/>
    <w:rsid w:val="003F3A9D"/>
    <w:rsid w:val="003F4036"/>
    <w:rsid w:val="003F5799"/>
    <w:rsid w:val="003F5BEC"/>
    <w:rsid w:val="003F5D44"/>
    <w:rsid w:val="003F5F52"/>
    <w:rsid w:val="003F6561"/>
    <w:rsid w:val="003F6866"/>
    <w:rsid w:val="003F7111"/>
    <w:rsid w:val="003F7509"/>
    <w:rsid w:val="003F797C"/>
    <w:rsid w:val="003F798B"/>
    <w:rsid w:val="003F7BE2"/>
    <w:rsid w:val="00400B53"/>
    <w:rsid w:val="004010AA"/>
    <w:rsid w:val="0040111E"/>
    <w:rsid w:val="00401743"/>
    <w:rsid w:val="004041BA"/>
    <w:rsid w:val="004043B4"/>
    <w:rsid w:val="0040493F"/>
    <w:rsid w:val="00404CE3"/>
    <w:rsid w:val="004053B7"/>
    <w:rsid w:val="00405457"/>
    <w:rsid w:val="00405AEE"/>
    <w:rsid w:val="004069B2"/>
    <w:rsid w:val="00407A83"/>
    <w:rsid w:val="00407D58"/>
    <w:rsid w:val="0041035A"/>
    <w:rsid w:val="00410438"/>
    <w:rsid w:val="004118E1"/>
    <w:rsid w:val="00411B9F"/>
    <w:rsid w:val="00411F7D"/>
    <w:rsid w:val="004129DE"/>
    <w:rsid w:val="0041463F"/>
    <w:rsid w:val="004164E9"/>
    <w:rsid w:val="004166CD"/>
    <w:rsid w:val="00416B52"/>
    <w:rsid w:val="004177D8"/>
    <w:rsid w:val="00421B37"/>
    <w:rsid w:val="00421C4F"/>
    <w:rsid w:val="0042369D"/>
    <w:rsid w:val="00423A37"/>
    <w:rsid w:val="0042524E"/>
    <w:rsid w:val="004254C7"/>
    <w:rsid w:val="004255FA"/>
    <w:rsid w:val="0042589B"/>
    <w:rsid w:val="00425A6E"/>
    <w:rsid w:val="00425A74"/>
    <w:rsid w:val="00425F87"/>
    <w:rsid w:val="004264A8"/>
    <w:rsid w:val="00426CB2"/>
    <w:rsid w:val="00427485"/>
    <w:rsid w:val="0043020E"/>
    <w:rsid w:val="0043083C"/>
    <w:rsid w:val="00430C37"/>
    <w:rsid w:val="00430D63"/>
    <w:rsid w:val="00431792"/>
    <w:rsid w:val="00432427"/>
    <w:rsid w:val="00432CBA"/>
    <w:rsid w:val="00432EE3"/>
    <w:rsid w:val="00433659"/>
    <w:rsid w:val="0043400F"/>
    <w:rsid w:val="004343AE"/>
    <w:rsid w:val="00434527"/>
    <w:rsid w:val="004349F7"/>
    <w:rsid w:val="00434DB6"/>
    <w:rsid w:val="00434FE2"/>
    <w:rsid w:val="0043556E"/>
    <w:rsid w:val="00436666"/>
    <w:rsid w:val="004373C7"/>
    <w:rsid w:val="00437A97"/>
    <w:rsid w:val="00437CCD"/>
    <w:rsid w:val="004404C6"/>
    <w:rsid w:val="004411C1"/>
    <w:rsid w:val="0044123B"/>
    <w:rsid w:val="004414D8"/>
    <w:rsid w:val="00441A02"/>
    <w:rsid w:val="00443188"/>
    <w:rsid w:val="00443B90"/>
    <w:rsid w:val="0044453F"/>
    <w:rsid w:val="0044500C"/>
    <w:rsid w:val="004452B4"/>
    <w:rsid w:val="004455F2"/>
    <w:rsid w:val="00446014"/>
    <w:rsid w:val="00447554"/>
    <w:rsid w:val="00447A93"/>
    <w:rsid w:val="0045172F"/>
    <w:rsid w:val="00451B48"/>
    <w:rsid w:val="004521AA"/>
    <w:rsid w:val="00453E1C"/>
    <w:rsid w:val="004544DB"/>
    <w:rsid w:val="0045486D"/>
    <w:rsid w:val="0045553A"/>
    <w:rsid w:val="00455A6C"/>
    <w:rsid w:val="004570FA"/>
    <w:rsid w:val="00457C59"/>
    <w:rsid w:val="00460314"/>
    <w:rsid w:val="00460DEF"/>
    <w:rsid w:val="00461922"/>
    <w:rsid w:val="00461D73"/>
    <w:rsid w:val="004623ED"/>
    <w:rsid w:val="00462562"/>
    <w:rsid w:val="00462F30"/>
    <w:rsid w:val="0046334F"/>
    <w:rsid w:val="004644A4"/>
    <w:rsid w:val="00465072"/>
    <w:rsid w:val="004654DD"/>
    <w:rsid w:val="00465F02"/>
    <w:rsid w:val="004673EE"/>
    <w:rsid w:val="0046771B"/>
    <w:rsid w:val="00467E50"/>
    <w:rsid w:val="00470A5E"/>
    <w:rsid w:val="00471475"/>
    <w:rsid w:val="00471604"/>
    <w:rsid w:val="00472478"/>
    <w:rsid w:val="00473FA4"/>
    <w:rsid w:val="00474491"/>
    <w:rsid w:val="00474D32"/>
    <w:rsid w:val="00474F5E"/>
    <w:rsid w:val="00475C02"/>
    <w:rsid w:val="004764A7"/>
    <w:rsid w:val="004776BD"/>
    <w:rsid w:val="0047791C"/>
    <w:rsid w:val="00481359"/>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3CE5"/>
    <w:rsid w:val="00494193"/>
    <w:rsid w:val="00494B7B"/>
    <w:rsid w:val="004951B6"/>
    <w:rsid w:val="004957D3"/>
    <w:rsid w:val="00495BBA"/>
    <w:rsid w:val="00495F1F"/>
    <w:rsid w:val="00497658"/>
    <w:rsid w:val="004A0845"/>
    <w:rsid w:val="004A0B52"/>
    <w:rsid w:val="004A0E75"/>
    <w:rsid w:val="004A0FB5"/>
    <w:rsid w:val="004A1077"/>
    <w:rsid w:val="004A1624"/>
    <w:rsid w:val="004A2113"/>
    <w:rsid w:val="004A22D7"/>
    <w:rsid w:val="004A2569"/>
    <w:rsid w:val="004A284A"/>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23CF"/>
    <w:rsid w:val="004C2414"/>
    <w:rsid w:val="004C326E"/>
    <w:rsid w:val="004C3561"/>
    <w:rsid w:val="004C3736"/>
    <w:rsid w:val="004C3CBC"/>
    <w:rsid w:val="004C4803"/>
    <w:rsid w:val="004C5347"/>
    <w:rsid w:val="004C5557"/>
    <w:rsid w:val="004C7106"/>
    <w:rsid w:val="004C766F"/>
    <w:rsid w:val="004C7B2E"/>
    <w:rsid w:val="004D060D"/>
    <w:rsid w:val="004D1264"/>
    <w:rsid w:val="004D1C63"/>
    <w:rsid w:val="004D20A6"/>
    <w:rsid w:val="004D26A3"/>
    <w:rsid w:val="004D3745"/>
    <w:rsid w:val="004D3DDB"/>
    <w:rsid w:val="004D4233"/>
    <w:rsid w:val="004D446C"/>
    <w:rsid w:val="004D47E0"/>
    <w:rsid w:val="004D5263"/>
    <w:rsid w:val="004D67FF"/>
    <w:rsid w:val="004D6CCA"/>
    <w:rsid w:val="004D7501"/>
    <w:rsid w:val="004D75EC"/>
    <w:rsid w:val="004E1435"/>
    <w:rsid w:val="004E15B1"/>
    <w:rsid w:val="004E1D15"/>
    <w:rsid w:val="004E2CF5"/>
    <w:rsid w:val="004E4390"/>
    <w:rsid w:val="004E48AB"/>
    <w:rsid w:val="004E6090"/>
    <w:rsid w:val="004E64AD"/>
    <w:rsid w:val="004E705F"/>
    <w:rsid w:val="004E726B"/>
    <w:rsid w:val="004F03AF"/>
    <w:rsid w:val="004F0685"/>
    <w:rsid w:val="004F0E07"/>
    <w:rsid w:val="004F1BD8"/>
    <w:rsid w:val="004F2359"/>
    <w:rsid w:val="004F3582"/>
    <w:rsid w:val="004F37C4"/>
    <w:rsid w:val="004F3D99"/>
    <w:rsid w:val="004F4051"/>
    <w:rsid w:val="004F4E60"/>
    <w:rsid w:val="004F6B64"/>
    <w:rsid w:val="004F6D61"/>
    <w:rsid w:val="004F72AB"/>
    <w:rsid w:val="004F733A"/>
    <w:rsid w:val="004F7FBD"/>
    <w:rsid w:val="00502D48"/>
    <w:rsid w:val="00503A74"/>
    <w:rsid w:val="00505ADB"/>
    <w:rsid w:val="005065CC"/>
    <w:rsid w:val="00507CF2"/>
    <w:rsid w:val="005102B9"/>
    <w:rsid w:val="005110A0"/>
    <w:rsid w:val="005113B0"/>
    <w:rsid w:val="00511AFF"/>
    <w:rsid w:val="005125B6"/>
    <w:rsid w:val="0051285E"/>
    <w:rsid w:val="00512AFA"/>
    <w:rsid w:val="00513840"/>
    <w:rsid w:val="005144F9"/>
    <w:rsid w:val="00514645"/>
    <w:rsid w:val="005147AE"/>
    <w:rsid w:val="00514A7D"/>
    <w:rsid w:val="00514CEB"/>
    <w:rsid w:val="00514F21"/>
    <w:rsid w:val="00515BE0"/>
    <w:rsid w:val="00516400"/>
    <w:rsid w:val="00517080"/>
    <w:rsid w:val="00517158"/>
    <w:rsid w:val="0051756E"/>
    <w:rsid w:val="00517C0D"/>
    <w:rsid w:val="00517CAF"/>
    <w:rsid w:val="00517CEF"/>
    <w:rsid w:val="00520052"/>
    <w:rsid w:val="0052009A"/>
    <w:rsid w:val="0052011E"/>
    <w:rsid w:val="00520195"/>
    <w:rsid w:val="00520661"/>
    <w:rsid w:val="0052181A"/>
    <w:rsid w:val="00522218"/>
    <w:rsid w:val="00522617"/>
    <w:rsid w:val="00523EB5"/>
    <w:rsid w:val="005242FC"/>
    <w:rsid w:val="005245D1"/>
    <w:rsid w:val="00526656"/>
    <w:rsid w:val="00526823"/>
    <w:rsid w:val="00526911"/>
    <w:rsid w:val="00526973"/>
    <w:rsid w:val="00526E57"/>
    <w:rsid w:val="005271D1"/>
    <w:rsid w:val="005310E4"/>
    <w:rsid w:val="005313DA"/>
    <w:rsid w:val="0053216F"/>
    <w:rsid w:val="005326D0"/>
    <w:rsid w:val="00533264"/>
    <w:rsid w:val="00534614"/>
    <w:rsid w:val="00534ABE"/>
    <w:rsid w:val="00534CA1"/>
    <w:rsid w:val="00535125"/>
    <w:rsid w:val="00535476"/>
    <w:rsid w:val="005373A6"/>
    <w:rsid w:val="005375B8"/>
    <w:rsid w:val="005376CD"/>
    <w:rsid w:val="005376F8"/>
    <w:rsid w:val="00537734"/>
    <w:rsid w:val="005377E3"/>
    <w:rsid w:val="0054060E"/>
    <w:rsid w:val="00540A73"/>
    <w:rsid w:val="00540D17"/>
    <w:rsid w:val="00540E0A"/>
    <w:rsid w:val="00541ED6"/>
    <w:rsid w:val="005420DA"/>
    <w:rsid w:val="00543061"/>
    <w:rsid w:val="00543CB2"/>
    <w:rsid w:val="0054401D"/>
    <w:rsid w:val="0054489F"/>
    <w:rsid w:val="00545323"/>
    <w:rsid w:val="00545781"/>
    <w:rsid w:val="00545F43"/>
    <w:rsid w:val="005462CA"/>
    <w:rsid w:val="00546410"/>
    <w:rsid w:val="0054670D"/>
    <w:rsid w:val="00550ED6"/>
    <w:rsid w:val="00551ACC"/>
    <w:rsid w:val="00551B4F"/>
    <w:rsid w:val="00551C65"/>
    <w:rsid w:val="00552141"/>
    <w:rsid w:val="00552349"/>
    <w:rsid w:val="005524BB"/>
    <w:rsid w:val="005540FC"/>
    <w:rsid w:val="00554794"/>
    <w:rsid w:val="00554C84"/>
    <w:rsid w:val="00554E83"/>
    <w:rsid w:val="0055520D"/>
    <w:rsid w:val="005557BB"/>
    <w:rsid w:val="00556426"/>
    <w:rsid w:val="00557A53"/>
    <w:rsid w:val="00560A05"/>
    <w:rsid w:val="00562314"/>
    <w:rsid w:val="005628BB"/>
    <w:rsid w:val="00563D38"/>
    <w:rsid w:val="005642B9"/>
    <w:rsid w:val="00564C5B"/>
    <w:rsid w:val="00564D19"/>
    <w:rsid w:val="00564F21"/>
    <w:rsid w:val="005656C1"/>
    <w:rsid w:val="00565DD3"/>
    <w:rsid w:val="00565F62"/>
    <w:rsid w:val="005666A2"/>
    <w:rsid w:val="005674B3"/>
    <w:rsid w:val="005705AD"/>
    <w:rsid w:val="00570EBB"/>
    <w:rsid w:val="00571BB8"/>
    <w:rsid w:val="00572DB7"/>
    <w:rsid w:val="00572E80"/>
    <w:rsid w:val="005732B4"/>
    <w:rsid w:val="005735D2"/>
    <w:rsid w:val="005739A2"/>
    <w:rsid w:val="00574AD1"/>
    <w:rsid w:val="0057515A"/>
    <w:rsid w:val="005757F3"/>
    <w:rsid w:val="00577365"/>
    <w:rsid w:val="0058054A"/>
    <w:rsid w:val="0058084A"/>
    <w:rsid w:val="00580C51"/>
    <w:rsid w:val="00581E88"/>
    <w:rsid w:val="0058205D"/>
    <w:rsid w:val="00582728"/>
    <w:rsid w:val="0058393A"/>
    <w:rsid w:val="00583B62"/>
    <w:rsid w:val="005857C7"/>
    <w:rsid w:val="005859E5"/>
    <w:rsid w:val="0058619E"/>
    <w:rsid w:val="005862A4"/>
    <w:rsid w:val="00586607"/>
    <w:rsid w:val="005866FB"/>
    <w:rsid w:val="005869ED"/>
    <w:rsid w:val="00587132"/>
    <w:rsid w:val="00587237"/>
    <w:rsid w:val="005902CE"/>
    <w:rsid w:val="0059129B"/>
    <w:rsid w:val="0059135D"/>
    <w:rsid w:val="0059198B"/>
    <w:rsid w:val="00592018"/>
    <w:rsid w:val="00592915"/>
    <w:rsid w:val="00592A71"/>
    <w:rsid w:val="00592CD8"/>
    <w:rsid w:val="00593A5D"/>
    <w:rsid w:val="0059526D"/>
    <w:rsid w:val="00596D62"/>
    <w:rsid w:val="005970BB"/>
    <w:rsid w:val="00597D5F"/>
    <w:rsid w:val="005A0575"/>
    <w:rsid w:val="005A0B7B"/>
    <w:rsid w:val="005A15D5"/>
    <w:rsid w:val="005A1E89"/>
    <w:rsid w:val="005A349C"/>
    <w:rsid w:val="005A51FD"/>
    <w:rsid w:val="005A5756"/>
    <w:rsid w:val="005A58F2"/>
    <w:rsid w:val="005A62BE"/>
    <w:rsid w:val="005A67BD"/>
    <w:rsid w:val="005A6DD7"/>
    <w:rsid w:val="005A7D8C"/>
    <w:rsid w:val="005A7FDE"/>
    <w:rsid w:val="005B004F"/>
    <w:rsid w:val="005B05E7"/>
    <w:rsid w:val="005B0AD6"/>
    <w:rsid w:val="005B1502"/>
    <w:rsid w:val="005B1807"/>
    <w:rsid w:val="005B2415"/>
    <w:rsid w:val="005B247F"/>
    <w:rsid w:val="005B2E59"/>
    <w:rsid w:val="005B35C6"/>
    <w:rsid w:val="005B374F"/>
    <w:rsid w:val="005B37AB"/>
    <w:rsid w:val="005B3879"/>
    <w:rsid w:val="005B476C"/>
    <w:rsid w:val="005B4B35"/>
    <w:rsid w:val="005B4C2C"/>
    <w:rsid w:val="005B4EF3"/>
    <w:rsid w:val="005B5D56"/>
    <w:rsid w:val="005B73CF"/>
    <w:rsid w:val="005C0368"/>
    <w:rsid w:val="005C05CA"/>
    <w:rsid w:val="005C0F82"/>
    <w:rsid w:val="005C1E53"/>
    <w:rsid w:val="005C2450"/>
    <w:rsid w:val="005C2BFD"/>
    <w:rsid w:val="005C5D73"/>
    <w:rsid w:val="005C6615"/>
    <w:rsid w:val="005C6D0E"/>
    <w:rsid w:val="005C7965"/>
    <w:rsid w:val="005C7BCF"/>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8AC"/>
    <w:rsid w:val="005E290C"/>
    <w:rsid w:val="005E3099"/>
    <w:rsid w:val="005E30CF"/>
    <w:rsid w:val="005E44EA"/>
    <w:rsid w:val="005E5E50"/>
    <w:rsid w:val="005E6325"/>
    <w:rsid w:val="005E6CBA"/>
    <w:rsid w:val="005F02D1"/>
    <w:rsid w:val="005F04CF"/>
    <w:rsid w:val="005F0ACB"/>
    <w:rsid w:val="005F0C14"/>
    <w:rsid w:val="005F1356"/>
    <w:rsid w:val="005F1E34"/>
    <w:rsid w:val="005F1E43"/>
    <w:rsid w:val="005F25C5"/>
    <w:rsid w:val="005F2846"/>
    <w:rsid w:val="005F379C"/>
    <w:rsid w:val="005F42A8"/>
    <w:rsid w:val="005F45D0"/>
    <w:rsid w:val="005F4916"/>
    <w:rsid w:val="005F59F6"/>
    <w:rsid w:val="005F6213"/>
    <w:rsid w:val="005F642A"/>
    <w:rsid w:val="005F6753"/>
    <w:rsid w:val="005F7072"/>
    <w:rsid w:val="00600084"/>
    <w:rsid w:val="00600B90"/>
    <w:rsid w:val="00600C80"/>
    <w:rsid w:val="00601001"/>
    <w:rsid w:val="006019DD"/>
    <w:rsid w:val="006025D4"/>
    <w:rsid w:val="00602E79"/>
    <w:rsid w:val="00602EDE"/>
    <w:rsid w:val="00603024"/>
    <w:rsid w:val="00603393"/>
    <w:rsid w:val="00604FBA"/>
    <w:rsid w:val="00605650"/>
    <w:rsid w:val="006059E4"/>
    <w:rsid w:val="00606152"/>
    <w:rsid w:val="0060647C"/>
    <w:rsid w:val="00607AC4"/>
    <w:rsid w:val="00607E56"/>
    <w:rsid w:val="006112ED"/>
    <w:rsid w:val="00611329"/>
    <w:rsid w:val="0061234B"/>
    <w:rsid w:val="006125CA"/>
    <w:rsid w:val="00612C48"/>
    <w:rsid w:val="00613176"/>
    <w:rsid w:val="00613646"/>
    <w:rsid w:val="00613A2E"/>
    <w:rsid w:val="00613B38"/>
    <w:rsid w:val="00613C37"/>
    <w:rsid w:val="00614B25"/>
    <w:rsid w:val="006150A2"/>
    <w:rsid w:val="00615228"/>
    <w:rsid w:val="00615599"/>
    <w:rsid w:val="00615BC9"/>
    <w:rsid w:val="00616401"/>
    <w:rsid w:val="00616564"/>
    <w:rsid w:val="00616C41"/>
    <w:rsid w:val="00616E2B"/>
    <w:rsid w:val="00617069"/>
    <w:rsid w:val="00617077"/>
    <w:rsid w:val="0062030B"/>
    <w:rsid w:val="006208DB"/>
    <w:rsid w:val="00620A76"/>
    <w:rsid w:val="00621494"/>
    <w:rsid w:val="0062151B"/>
    <w:rsid w:val="006217C1"/>
    <w:rsid w:val="00622524"/>
    <w:rsid w:val="00622721"/>
    <w:rsid w:val="00622933"/>
    <w:rsid w:val="00622B2E"/>
    <w:rsid w:val="00622D55"/>
    <w:rsid w:val="006235FE"/>
    <w:rsid w:val="00625E46"/>
    <w:rsid w:val="00626A98"/>
    <w:rsid w:val="00626ADF"/>
    <w:rsid w:val="00626B56"/>
    <w:rsid w:val="00626E89"/>
    <w:rsid w:val="00627339"/>
    <w:rsid w:val="00627B5E"/>
    <w:rsid w:val="00630D3C"/>
    <w:rsid w:val="00630E6F"/>
    <w:rsid w:val="00630F77"/>
    <w:rsid w:val="00632194"/>
    <w:rsid w:val="00633430"/>
    <w:rsid w:val="00633A72"/>
    <w:rsid w:val="00634438"/>
    <w:rsid w:val="00634DDF"/>
    <w:rsid w:val="00635507"/>
    <w:rsid w:val="00636A49"/>
    <w:rsid w:val="00636BB9"/>
    <w:rsid w:val="00636F65"/>
    <w:rsid w:val="00637BB7"/>
    <w:rsid w:val="006409A3"/>
    <w:rsid w:val="0064101C"/>
    <w:rsid w:val="006416FB"/>
    <w:rsid w:val="00641F8E"/>
    <w:rsid w:val="00642518"/>
    <w:rsid w:val="0064414A"/>
    <w:rsid w:val="0064415E"/>
    <w:rsid w:val="00645A3A"/>
    <w:rsid w:val="00645E12"/>
    <w:rsid w:val="00646A5F"/>
    <w:rsid w:val="00647E7B"/>
    <w:rsid w:val="00651695"/>
    <w:rsid w:val="00651C86"/>
    <w:rsid w:val="00653909"/>
    <w:rsid w:val="00656BF7"/>
    <w:rsid w:val="0065722A"/>
    <w:rsid w:val="00657C51"/>
    <w:rsid w:val="00661385"/>
    <w:rsid w:val="006622D5"/>
    <w:rsid w:val="00662FB4"/>
    <w:rsid w:val="006630C6"/>
    <w:rsid w:val="00663590"/>
    <w:rsid w:val="00664160"/>
    <w:rsid w:val="00665646"/>
    <w:rsid w:val="00665E54"/>
    <w:rsid w:val="0066668B"/>
    <w:rsid w:val="00666D50"/>
    <w:rsid w:val="006679B1"/>
    <w:rsid w:val="00670A6F"/>
    <w:rsid w:val="00670B1F"/>
    <w:rsid w:val="006719A2"/>
    <w:rsid w:val="00671B31"/>
    <w:rsid w:val="0067252E"/>
    <w:rsid w:val="00672E59"/>
    <w:rsid w:val="00672E64"/>
    <w:rsid w:val="006736FB"/>
    <w:rsid w:val="006738CE"/>
    <w:rsid w:val="00674334"/>
    <w:rsid w:val="006746E9"/>
    <w:rsid w:val="006747E6"/>
    <w:rsid w:val="00674A65"/>
    <w:rsid w:val="00675BC6"/>
    <w:rsid w:val="006768ED"/>
    <w:rsid w:val="006776DB"/>
    <w:rsid w:val="006807B6"/>
    <w:rsid w:val="0068082F"/>
    <w:rsid w:val="00681F3F"/>
    <w:rsid w:val="00682711"/>
    <w:rsid w:val="0068299B"/>
    <w:rsid w:val="00682BA7"/>
    <w:rsid w:val="00682E19"/>
    <w:rsid w:val="00684A31"/>
    <w:rsid w:val="00684C04"/>
    <w:rsid w:val="006873CE"/>
    <w:rsid w:val="00692AD9"/>
    <w:rsid w:val="00692E70"/>
    <w:rsid w:val="00693609"/>
    <w:rsid w:val="00693DDE"/>
    <w:rsid w:val="006949E9"/>
    <w:rsid w:val="0069532C"/>
    <w:rsid w:val="006961C0"/>
    <w:rsid w:val="00696B9A"/>
    <w:rsid w:val="006970A5"/>
    <w:rsid w:val="006977E6"/>
    <w:rsid w:val="006A05A4"/>
    <w:rsid w:val="006A1666"/>
    <w:rsid w:val="006A2EAD"/>
    <w:rsid w:val="006A36D4"/>
    <w:rsid w:val="006A4160"/>
    <w:rsid w:val="006A4DF6"/>
    <w:rsid w:val="006A59CE"/>
    <w:rsid w:val="006A6394"/>
    <w:rsid w:val="006A6433"/>
    <w:rsid w:val="006A646F"/>
    <w:rsid w:val="006A7086"/>
    <w:rsid w:val="006A7398"/>
    <w:rsid w:val="006B0416"/>
    <w:rsid w:val="006B0595"/>
    <w:rsid w:val="006B145D"/>
    <w:rsid w:val="006B2707"/>
    <w:rsid w:val="006B371C"/>
    <w:rsid w:val="006B38A5"/>
    <w:rsid w:val="006B5451"/>
    <w:rsid w:val="006B63C3"/>
    <w:rsid w:val="006B69F2"/>
    <w:rsid w:val="006B6AFC"/>
    <w:rsid w:val="006B75E6"/>
    <w:rsid w:val="006B78A0"/>
    <w:rsid w:val="006B7DC7"/>
    <w:rsid w:val="006C0D68"/>
    <w:rsid w:val="006C13D6"/>
    <w:rsid w:val="006C13F1"/>
    <w:rsid w:val="006C195E"/>
    <w:rsid w:val="006C1FD9"/>
    <w:rsid w:val="006C339A"/>
    <w:rsid w:val="006C3E9E"/>
    <w:rsid w:val="006C4174"/>
    <w:rsid w:val="006C41B2"/>
    <w:rsid w:val="006C4403"/>
    <w:rsid w:val="006C53E4"/>
    <w:rsid w:val="006C56BC"/>
    <w:rsid w:val="006C5B85"/>
    <w:rsid w:val="006C69AF"/>
    <w:rsid w:val="006C6C99"/>
    <w:rsid w:val="006C745C"/>
    <w:rsid w:val="006C74BA"/>
    <w:rsid w:val="006C7638"/>
    <w:rsid w:val="006C7CAE"/>
    <w:rsid w:val="006D0694"/>
    <w:rsid w:val="006D1B99"/>
    <w:rsid w:val="006D1DC1"/>
    <w:rsid w:val="006D2052"/>
    <w:rsid w:val="006D27CC"/>
    <w:rsid w:val="006D2F28"/>
    <w:rsid w:val="006D3F4F"/>
    <w:rsid w:val="006D4C73"/>
    <w:rsid w:val="006D5A04"/>
    <w:rsid w:val="006D5A5D"/>
    <w:rsid w:val="006D5FF3"/>
    <w:rsid w:val="006D6164"/>
    <w:rsid w:val="006D66DE"/>
    <w:rsid w:val="006D66E2"/>
    <w:rsid w:val="006D7008"/>
    <w:rsid w:val="006D722E"/>
    <w:rsid w:val="006E03F0"/>
    <w:rsid w:val="006E0666"/>
    <w:rsid w:val="006E12C4"/>
    <w:rsid w:val="006E1933"/>
    <w:rsid w:val="006E2250"/>
    <w:rsid w:val="006E2392"/>
    <w:rsid w:val="006E3275"/>
    <w:rsid w:val="006E3C6F"/>
    <w:rsid w:val="006E3FBA"/>
    <w:rsid w:val="006E47CD"/>
    <w:rsid w:val="006E4807"/>
    <w:rsid w:val="006E4A87"/>
    <w:rsid w:val="006E5563"/>
    <w:rsid w:val="006E564F"/>
    <w:rsid w:val="006E6122"/>
    <w:rsid w:val="006E7104"/>
    <w:rsid w:val="006F00E9"/>
    <w:rsid w:val="006F01A4"/>
    <w:rsid w:val="006F02E5"/>
    <w:rsid w:val="006F03C4"/>
    <w:rsid w:val="006F2370"/>
    <w:rsid w:val="006F2915"/>
    <w:rsid w:val="006F3224"/>
    <w:rsid w:val="006F41F2"/>
    <w:rsid w:val="006F4CD7"/>
    <w:rsid w:val="006F50DE"/>
    <w:rsid w:val="006F54DA"/>
    <w:rsid w:val="006F5C14"/>
    <w:rsid w:val="006F5DEC"/>
    <w:rsid w:val="006F6857"/>
    <w:rsid w:val="006F6FF7"/>
    <w:rsid w:val="006F7BCF"/>
    <w:rsid w:val="007000E8"/>
    <w:rsid w:val="007004EF"/>
    <w:rsid w:val="0070063E"/>
    <w:rsid w:val="007006CD"/>
    <w:rsid w:val="007026BC"/>
    <w:rsid w:val="00702962"/>
    <w:rsid w:val="007032CD"/>
    <w:rsid w:val="00703537"/>
    <w:rsid w:val="007037E7"/>
    <w:rsid w:val="00704176"/>
    <w:rsid w:val="007046EB"/>
    <w:rsid w:val="00704EC1"/>
    <w:rsid w:val="00705290"/>
    <w:rsid w:val="00705F7B"/>
    <w:rsid w:val="00706934"/>
    <w:rsid w:val="007070D1"/>
    <w:rsid w:val="0070726D"/>
    <w:rsid w:val="0070786A"/>
    <w:rsid w:val="00707F46"/>
    <w:rsid w:val="00710730"/>
    <w:rsid w:val="007115A5"/>
    <w:rsid w:val="00712751"/>
    <w:rsid w:val="00713640"/>
    <w:rsid w:val="00713887"/>
    <w:rsid w:val="00713CE6"/>
    <w:rsid w:val="00713DAC"/>
    <w:rsid w:val="00713DF7"/>
    <w:rsid w:val="00714346"/>
    <w:rsid w:val="007145BC"/>
    <w:rsid w:val="00714C04"/>
    <w:rsid w:val="00714DB8"/>
    <w:rsid w:val="00715687"/>
    <w:rsid w:val="007158B3"/>
    <w:rsid w:val="00715E24"/>
    <w:rsid w:val="00715E35"/>
    <w:rsid w:val="007168AF"/>
    <w:rsid w:val="00716913"/>
    <w:rsid w:val="00716A29"/>
    <w:rsid w:val="00716E6B"/>
    <w:rsid w:val="00717610"/>
    <w:rsid w:val="00717C32"/>
    <w:rsid w:val="007202D6"/>
    <w:rsid w:val="00720621"/>
    <w:rsid w:val="00720670"/>
    <w:rsid w:val="00720B6C"/>
    <w:rsid w:val="007213D6"/>
    <w:rsid w:val="00721C1D"/>
    <w:rsid w:val="00721F90"/>
    <w:rsid w:val="007221F0"/>
    <w:rsid w:val="00722644"/>
    <w:rsid w:val="00722D86"/>
    <w:rsid w:val="00722F4F"/>
    <w:rsid w:val="007233F8"/>
    <w:rsid w:val="00723626"/>
    <w:rsid w:val="00724143"/>
    <w:rsid w:val="0072425E"/>
    <w:rsid w:val="0072429C"/>
    <w:rsid w:val="00724907"/>
    <w:rsid w:val="00724E68"/>
    <w:rsid w:val="00725463"/>
    <w:rsid w:val="0072559B"/>
    <w:rsid w:val="00725691"/>
    <w:rsid w:val="007268CF"/>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2D"/>
    <w:rsid w:val="00737C32"/>
    <w:rsid w:val="00737EB3"/>
    <w:rsid w:val="00740160"/>
    <w:rsid w:val="00740701"/>
    <w:rsid w:val="00740ACD"/>
    <w:rsid w:val="00740B74"/>
    <w:rsid w:val="00740C03"/>
    <w:rsid w:val="00740FA6"/>
    <w:rsid w:val="00741611"/>
    <w:rsid w:val="007417B9"/>
    <w:rsid w:val="00742714"/>
    <w:rsid w:val="0074275D"/>
    <w:rsid w:val="007428CB"/>
    <w:rsid w:val="00743124"/>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2C87"/>
    <w:rsid w:val="00763617"/>
    <w:rsid w:val="00763D2C"/>
    <w:rsid w:val="00763F33"/>
    <w:rsid w:val="00765434"/>
    <w:rsid w:val="007660EA"/>
    <w:rsid w:val="007664E4"/>
    <w:rsid w:val="0076653F"/>
    <w:rsid w:val="00766744"/>
    <w:rsid w:val="00766AEB"/>
    <w:rsid w:val="00766F4F"/>
    <w:rsid w:val="00767A3E"/>
    <w:rsid w:val="00771386"/>
    <w:rsid w:val="00771D2B"/>
    <w:rsid w:val="00772617"/>
    <w:rsid w:val="007728F0"/>
    <w:rsid w:val="0077315A"/>
    <w:rsid w:val="007735AD"/>
    <w:rsid w:val="0077370A"/>
    <w:rsid w:val="00773E98"/>
    <w:rsid w:val="007746A2"/>
    <w:rsid w:val="007749D1"/>
    <w:rsid w:val="00774F0E"/>
    <w:rsid w:val="007754F4"/>
    <w:rsid w:val="0077554E"/>
    <w:rsid w:val="00776698"/>
    <w:rsid w:val="00776AF2"/>
    <w:rsid w:val="00777172"/>
    <w:rsid w:val="0077731B"/>
    <w:rsid w:val="0077755E"/>
    <w:rsid w:val="00777B9E"/>
    <w:rsid w:val="0078043A"/>
    <w:rsid w:val="0078122F"/>
    <w:rsid w:val="00782D28"/>
    <w:rsid w:val="00783B59"/>
    <w:rsid w:val="00783C27"/>
    <w:rsid w:val="00784127"/>
    <w:rsid w:val="007850E9"/>
    <w:rsid w:val="0078615E"/>
    <w:rsid w:val="007863E0"/>
    <w:rsid w:val="00786799"/>
    <w:rsid w:val="0078797C"/>
    <w:rsid w:val="007908A5"/>
    <w:rsid w:val="007909BF"/>
    <w:rsid w:val="00791335"/>
    <w:rsid w:val="007914A4"/>
    <w:rsid w:val="0079151D"/>
    <w:rsid w:val="007918BA"/>
    <w:rsid w:val="00791AD7"/>
    <w:rsid w:val="00791C19"/>
    <w:rsid w:val="00792AD4"/>
    <w:rsid w:val="00792F8C"/>
    <w:rsid w:val="00793E53"/>
    <w:rsid w:val="007948B4"/>
    <w:rsid w:val="00794F1D"/>
    <w:rsid w:val="00794F45"/>
    <w:rsid w:val="00795B6C"/>
    <w:rsid w:val="00795D51"/>
    <w:rsid w:val="00796245"/>
    <w:rsid w:val="00796737"/>
    <w:rsid w:val="0079726E"/>
    <w:rsid w:val="00797509"/>
    <w:rsid w:val="00797AFC"/>
    <w:rsid w:val="007A0D2C"/>
    <w:rsid w:val="007A0E32"/>
    <w:rsid w:val="007A0F29"/>
    <w:rsid w:val="007A1FF1"/>
    <w:rsid w:val="007A3059"/>
    <w:rsid w:val="007A3E9D"/>
    <w:rsid w:val="007A43CB"/>
    <w:rsid w:val="007A606B"/>
    <w:rsid w:val="007A6889"/>
    <w:rsid w:val="007A69F4"/>
    <w:rsid w:val="007A6E09"/>
    <w:rsid w:val="007A7258"/>
    <w:rsid w:val="007A77C0"/>
    <w:rsid w:val="007A7950"/>
    <w:rsid w:val="007A7A93"/>
    <w:rsid w:val="007B0C51"/>
    <w:rsid w:val="007B152B"/>
    <w:rsid w:val="007B2223"/>
    <w:rsid w:val="007B33F2"/>
    <w:rsid w:val="007B3937"/>
    <w:rsid w:val="007B41AD"/>
    <w:rsid w:val="007B42D4"/>
    <w:rsid w:val="007B4313"/>
    <w:rsid w:val="007B4804"/>
    <w:rsid w:val="007B5830"/>
    <w:rsid w:val="007B591C"/>
    <w:rsid w:val="007B5B5A"/>
    <w:rsid w:val="007B5DAD"/>
    <w:rsid w:val="007B6272"/>
    <w:rsid w:val="007B6E79"/>
    <w:rsid w:val="007B736D"/>
    <w:rsid w:val="007B78EF"/>
    <w:rsid w:val="007C0B75"/>
    <w:rsid w:val="007C10FA"/>
    <w:rsid w:val="007C18B5"/>
    <w:rsid w:val="007C1B22"/>
    <w:rsid w:val="007C48A1"/>
    <w:rsid w:val="007C4918"/>
    <w:rsid w:val="007C636D"/>
    <w:rsid w:val="007C647B"/>
    <w:rsid w:val="007D01CF"/>
    <w:rsid w:val="007D0BE8"/>
    <w:rsid w:val="007D14F2"/>
    <w:rsid w:val="007D25DE"/>
    <w:rsid w:val="007D29E2"/>
    <w:rsid w:val="007D32DA"/>
    <w:rsid w:val="007D32ED"/>
    <w:rsid w:val="007D352D"/>
    <w:rsid w:val="007D3A22"/>
    <w:rsid w:val="007D3AF2"/>
    <w:rsid w:val="007D3B86"/>
    <w:rsid w:val="007D4362"/>
    <w:rsid w:val="007D5512"/>
    <w:rsid w:val="007E04B8"/>
    <w:rsid w:val="007E0E65"/>
    <w:rsid w:val="007E0EFB"/>
    <w:rsid w:val="007E0F47"/>
    <w:rsid w:val="007E28D7"/>
    <w:rsid w:val="007E3DCB"/>
    <w:rsid w:val="007E50DC"/>
    <w:rsid w:val="007E5991"/>
    <w:rsid w:val="007E5C08"/>
    <w:rsid w:val="007E5C97"/>
    <w:rsid w:val="007E5CF6"/>
    <w:rsid w:val="007E6C1B"/>
    <w:rsid w:val="007E7471"/>
    <w:rsid w:val="007F022F"/>
    <w:rsid w:val="007F037E"/>
    <w:rsid w:val="007F0903"/>
    <w:rsid w:val="007F0DB6"/>
    <w:rsid w:val="007F1F85"/>
    <w:rsid w:val="007F2353"/>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376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9C9"/>
    <w:rsid w:val="00817BDB"/>
    <w:rsid w:val="008209F2"/>
    <w:rsid w:val="00821F8C"/>
    <w:rsid w:val="00821FC3"/>
    <w:rsid w:val="0082291F"/>
    <w:rsid w:val="00823ED4"/>
    <w:rsid w:val="00823FF5"/>
    <w:rsid w:val="008248EE"/>
    <w:rsid w:val="008259D5"/>
    <w:rsid w:val="00826573"/>
    <w:rsid w:val="00827015"/>
    <w:rsid w:val="008273D0"/>
    <w:rsid w:val="00827C50"/>
    <w:rsid w:val="008300F7"/>
    <w:rsid w:val="00830CD3"/>
    <w:rsid w:val="00830E82"/>
    <w:rsid w:val="008327AC"/>
    <w:rsid w:val="00832ADA"/>
    <w:rsid w:val="00833013"/>
    <w:rsid w:val="008333B7"/>
    <w:rsid w:val="00833AAE"/>
    <w:rsid w:val="00833AC2"/>
    <w:rsid w:val="00833CF8"/>
    <w:rsid w:val="00833D3B"/>
    <w:rsid w:val="008349FC"/>
    <w:rsid w:val="00835055"/>
    <w:rsid w:val="00836B38"/>
    <w:rsid w:val="00836C5B"/>
    <w:rsid w:val="00837744"/>
    <w:rsid w:val="00837763"/>
    <w:rsid w:val="008377C5"/>
    <w:rsid w:val="00837F2D"/>
    <w:rsid w:val="0084064B"/>
    <w:rsid w:val="0084078B"/>
    <w:rsid w:val="00840D23"/>
    <w:rsid w:val="0084160B"/>
    <w:rsid w:val="00841D19"/>
    <w:rsid w:val="0084348F"/>
    <w:rsid w:val="008434AF"/>
    <w:rsid w:val="00843992"/>
    <w:rsid w:val="00843FAA"/>
    <w:rsid w:val="00844811"/>
    <w:rsid w:val="00844D75"/>
    <w:rsid w:val="008451C1"/>
    <w:rsid w:val="00845C7C"/>
    <w:rsid w:val="00847010"/>
    <w:rsid w:val="008474A0"/>
    <w:rsid w:val="0084785D"/>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571E2"/>
    <w:rsid w:val="00860687"/>
    <w:rsid w:val="008617C3"/>
    <w:rsid w:val="00862FDB"/>
    <w:rsid w:val="00863164"/>
    <w:rsid w:val="00864788"/>
    <w:rsid w:val="00864A03"/>
    <w:rsid w:val="00864F38"/>
    <w:rsid w:val="008651CB"/>
    <w:rsid w:val="0086640E"/>
    <w:rsid w:val="008664DE"/>
    <w:rsid w:val="008669AA"/>
    <w:rsid w:val="008670CB"/>
    <w:rsid w:val="008673E0"/>
    <w:rsid w:val="008705F6"/>
    <w:rsid w:val="008718BD"/>
    <w:rsid w:val="00872619"/>
    <w:rsid w:val="008727F1"/>
    <w:rsid w:val="008731B4"/>
    <w:rsid w:val="008739D7"/>
    <w:rsid w:val="00873A89"/>
    <w:rsid w:val="00873EFB"/>
    <w:rsid w:val="00874D5A"/>
    <w:rsid w:val="00874F49"/>
    <w:rsid w:val="0087549C"/>
    <w:rsid w:val="0087624E"/>
    <w:rsid w:val="00876EDA"/>
    <w:rsid w:val="008777BB"/>
    <w:rsid w:val="00877B00"/>
    <w:rsid w:val="00877CBF"/>
    <w:rsid w:val="00880906"/>
    <w:rsid w:val="00880FA9"/>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65A"/>
    <w:rsid w:val="008907B4"/>
    <w:rsid w:val="00890D2D"/>
    <w:rsid w:val="00891798"/>
    <w:rsid w:val="00892177"/>
    <w:rsid w:val="008924C9"/>
    <w:rsid w:val="00892776"/>
    <w:rsid w:val="00892BDE"/>
    <w:rsid w:val="00894113"/>
    <w:rsid w:val="0089479F"/>
    <w:rsid w:val="00894D85"/>
    <w:rsid w:val="00895126"/>
    <w:rsid w:val="008952BE"/>
    <w:rsid w:val="00896CFC"/>
    <w:rsid w:val="00897C7C"/>
    <w:rsid w:val="008A0088"/>
    <w:rsid w:val="008A09FA"/>
    <w:rsid w:val="008A121B"/>
    <w:rsid w:val="008A195F"/>
    <w:rsid w:val="008A230C"/>
    <w:rsid w:val="008A4D31"/>
    <w:rsid w:val="008A53F5"/>
    <w:rsid w:val="008A55E9"/>
    <w:rsid w:val="008A5D10"/>
    <w:rsid w:val="008A629C"/>
    <w:rsid w:val="008A63CB"/>
    <w:rsid w:val="008A66A9"/>
    <w:rsid w:val="008A6BAC"/>
    <w:rsid w:val="008A78C3"/>
    <w:rsid w:val="008A7D21"/>
    <w:rsid w:val="008B03EC"/>
    <w:rsid w:val="008B0429"/>
    <w:rsid w:val="008B180B"/>
    <w:rsid w:val="008B181B"/>
    <w:rsid w:val="008B1E15"/>
    <w:rsid w:val="008B264C"/>
    <w:rsid w:val="008B2E11"/>
    <w:rsid w:val="008B31F7"/>
    <w:rsid w:val="008B35C5"/>
    <w:rsid w:val="008B5F5D"/>
    <w:rsid w:val="008B601C"/>
    <w:rsid w:val="008B6624"/>
    <w:rsid w:val="008B7267"/>
    <w:rsid w:val="008B74A6"/>
    <w:rsid w:val="008B74F1"/>
    <w:rsid w:val="008C07DA"/>
    <w:rsid w:val="008C0D8A"/>
    <w:rsid w:val="008C1657"/>
    <w:rsid w:val="008C2622"/>
    <w:rsid w:val="008C272E"/>
    <w:rsid w:val="008C376A"/>
    <w:rsid w:val="008C3FCC"/>
    <w:rsid w:val="008C4DBB"/>
    <w:rsid w:val="008C634D"/>
    <w:rsid w:val="008C6887"/>
    <w:rsid w:val="008C68E7"/>
    <w:rsid w:val="008C6CA5"/>
    <w:rsid w:val="008C6E0B"/>
    <w:rsid w:val="008C6F8F"/>
    <w:rsid w:val="008C7749"/>
    <w:rsid w:val="008C7D93"/>
    <w:rsid w:val="008D0061"/>
    <w:rsid w:val="008D0A7D"/>
    <w:rsid w:val="008D0D96"/>
    <w:rsid w:val="008D299D"/>
    <w:rsid w:val="008D328D"/>
    <w:rsid w:val="008D34BA"/>
    <w:rsid w:val="008D41DE"/>
    <w:rsid w:val="008D4C3A"/>
    <w:rsid w:val="008D532B"/>
    <w:rsid w:val="008D568E"/>
    <w:rsid w:val="008D5718"/>
    <w:rsid w:val="008D59B9"/>
    <w:rsid w:val="008D6085"/>
    <w:rsid w:val="008D645D"/>
    <w:rsid w:val="008D6F5E"/>
    <w:rsid w:val="008E00AF"/>
    <w:rsid w:val="008E01D4"/>
    <w:rsid w:val="008E1EA3"/>
    <w:rsid w:val="008E1EC5"/>
    <w:rsid w:val="008E2066"/>
    <w:rsid w:val="008E2479"/>
    <w:rsid w:val="008E2D6F"/>
    <w:rsid w:val="008E337D"/>
    <w:rsid w:val="008E348B"/>
    <w:rsid w:val="008E3EF5"/>
    <w:rsid w:val="008E4198"/>
    <w:rsid w:val="008E4E52"/>
    <w:rsid w:val="008E55FA"/>
    <w:rsid w:val="008E58CD"/>
    <w:rsid w:val="008E5AA0"/>
    <w:rsid w:val="008E60CA"/>
    <w:rsid w:val="008E71BF"/>
    <w:rsid w:val="008E798F"/>
    <w:rsid w:val="008F0552"/>
    <w:rsid w:val="008F058C"/>
    <w:rsid w:val="008F0675"/>
    <w:rsid w:val="008F0FD6"/>
    <w:rsid w:val="008F112A"/>
    <w:rsid w:val="008F14CE"/>
    <w:rsid w:val="008F1749"/>
    <w:rsid w:val="008F221B"/>
    <w:rsid w:val="008F2936"/>
    <w:rsid w:val="008F2FEA"/>
    <w:rsid w:val="008F3F56"/>
    <w:rsid w:val="008F3F91"/>
    <w:rsid w:val="008F4C98"/>
    <w:rsid w:val="008F6B1A"/>
    <w:rsid w:val="008F7ABF"/>
    <w:rsid w:val="008F7B56"/>
    <w:rsid w:val="009001CF"/>
    <w:rsid w:val="009001DD"/>
    <w:rsid w:val="00900A81"/>
    <w:rsid w:val="009019AA"/>
    <w:rsid w:val="00902373"/>
    <w:rsid w:val="00902946"/>
    <w:rsid w:val="00902DCC"/>
    <w:rsid w:val="00903378"/>
    <w:rsid w:val="009037F9"/>
    <w:rsid w:val="0090388E"/>
    <w:rsid w:val="009043D0"/>
    <w:rsid w:val="00905A54"/>
    <w:rsid w:val="00907C99"/>
    <w:rsid w:val="00907E80"/>
    <w:rsid w:val="00910535"/>
    <w:rsid w:val="009107FC"/>
    <w:rsid w:val="009117D1"/>
    <w:rsid w:val="00912161"/>
    <w:rsid w:val="009124D3"/>
    <w:rsid w:val="0091283F"/>
    <w:rsid w:val="00912D50"/>
    <w:rsid w:val="009139B2"/>
    <w:rsid w:val="0091491D"/>
    <w:rsid w:val="00914B76"/>
    <w:rsid w:val="00914C24"/>
    <w:rsid w:val="00915034"/>
    <w:rsid w:val="0091526B"/>
    <w:rsid w:val="009159B8"/>
    <w:rsid w:val="00915AC3"/>
    <w:rsid w:val="009163A2"/>
    <w:rsid w:val="00916928"/>
    <w:rsid w:val="00917027"/>
    <w:rsid w:val="00917238"/>
    <w:rsid w:val="009172ED"/>
    <w:rsid w:val="00917664"/>
    <w:rsid w:val="00917BFD"/>
    <w:rsid w:val="00920D0A"/>
    <w:rsid w:val="00921208"/>
    <w:rsid w:val="0092138E"/>
    <w:rsid w:val="009220E5"/>
    <w:rsid w:val="00922D99"/>
    <w:rsid w:val="0092353F"/>
    <w:rsid w:val="0092615D"/>
    <w:rsid w:val="00926304"/>
    <w:rsid w:val="0092680C"/>
    <w:rsid w:val="00927051"/>
    <w:rsid w:val="00927C39"/>
    <w:rsid w:val="00930514"/>
    <w:rsid w:val="00930520"/>
    <w:rsid w:val="00930BC7"/>
    <w:rsid w:val="0093189B"/>
    <w:rsid w:val="00931A6D"/>
    <w:rsid w:val="00932369"/>
    <w:rsid w:val="00932469"/>
    <w:rsid w:val="0093341B"/>
    <w:rsid w:val="00933845"/>
    <w:rsid w:val="00934C10"/>
    <w:rsid w:val="00934ECC"/>
    <w:rsid w:val="00935006"/>
    <w:rsid w:val="009368A8"/>
    <w:rsid w:val="00936A7A"/>
    <w:rsid w:val="009375E9"/>
    <w:rsid w:val="0093766E"/>
    <w:rsid w:val="00940A92"/>
    <w:rsid w:val="00943C29"/>
    <w:rsid w:val="00943FCD"/>
    <w:rsid w:val="00945012"/>
    <w:rsid w:val="00945394"/>
    <w:rsid w:val="00945569"/>
    <w:rsid w:val="00947140"/>
    <w:rsid w:val="0094730D"/>
    <w:rsid w:val="00947670"/>
    <w:rsid w:val="00947918"/>
    <w:rsid w:val="00947C2D"/>
    <w:rsid w:val="00947E4B"/>
    <w:rsid w:val="009503FB"/>
    <w:rsid w:val="009510E5"/>
    <w:rsid w:val="009513BE"/>
    <w:rsid w:val="00951627"/>
    <w:rsid w:val="00951CEA"/>
    <w:rsid w:val="0095228F"/>
    <w:rsid w:val="00952744"/>
    <w:rsid w:val="00952C53"/>
    <w:rsid w:val="00953BB6"/>
    <w:rsid w:val="00953C37"/>
    <w:rsid w:val="00953C64"/>
    <w:rsid w:val="00954422"/>
    <w:rsid w:val="00955453"/>
    <w:rsid w:val="0095581B"/>
    <w:rsid w:val="009558AD"/>
    <w:rsid w:val="00955B63"/>
    <w:rsid w:val="00955E8B"/>
    <w:rsid w:val="00960675"/>
    <w:rsid w:val="009608B4"/>
    <w:rsid w:val="00960A1D"/>
    <w:rsid w:val="00960E67"/>
    <w:rsid w:val="009611B1"/>
    <w:rsid w:val="00961D93"/>
    <w:rsid w:val="0096220C"/>
    <w:rsid w:val="009622C0"/>
    <w:rsid w:val="00962375"/>
    <w:rsid w:val="00963048"/>
    <w:rsid w:val="00963FDA"/>
    <w:rsid w:val="00965677"/>
    <w:rsid w:val="00965800"/>
    <w:rsid w:val="00965B3F"/>
    <w:rsid w:val="00965C8E"/>
    <w:rsid w:val="00966102"/>
    <w:rsid w:val="00966788"/>
    <w:rsid w:val="00967730"/>
    <w:rsid w:val="0097081B"/>
    <w:rsid w:val="00970C8A"/>
    <w:rsid w:val="00970FB7"/>
    <w:rsid w:val="0097195E"/>
    <w:rsid w:val="0097206A"/>
    <w:rsid w:val="009725B4"/>
    <w:rsid w:val="009727FD"/>
    <w:rsid w:val="00972D1A"/>
    <w:rsid w:val="009732B3"/>
    <w:rsid w:val="00974A39"/>
    <w:rsid w:val="009764B4"/>
    <w:rsid w:val="00976B2F"/>
    <w:rsid w:val="00976B70"/>
    <w:rsid w:val="009773ED"/>
    <w:rsid w:val="00977684"/>
    <w:rsid w:val="009779F1"/>
    <w:rsid w:val="00977D9A"/>
    <w:rsid w:val="00980870"/>
    <w:rsid w:val="0098259F"/>
    <w:rsid w:val="009829B5"/>
    <w:rsid w:val="0098334A"/>
    <w:rsid w:val="00983426"/>
    <w:rsid w:val="009843B2"/>
    <w:rsid w:val="00984779"/>
    <w:rsid w:val="00984C3C"/>
    <w:rsid w:val="00984EBB"/>
    <w:rsid w:val="009854F0"/>
    <w:rsid w:val="00985520"/>
    <w:rsid w:val="00985B40"/>
    <w:rsid w:val="00986713"/>
    <w:rsid w:val="00987773"/>
    <w:rsid w:val="00987DFF"/>
    <w:rsid w:val="00987E29"/>
    <w:rsid w:val="00990210"/>
    <w:rsid w:val="00990DBE"/>
    <w:rsid w:val="009924FE"/>
    <w:rsid w:val="0099257D"/>
    <w:rsid w:val="00993343"/>
    <w:rsid w:val="0099364B"/>
    <w:rsid w:val="009938A5"/>
    <w:rsid w:val="00994A9D"/>
    <w:rsid w:val="00994B07"/>
    <w:rsid w:val="00994F8A"/>
    <w:rsid w:val="009959F5"/>
    <w:rsid w:val="00996077"/>
    <w:rsid w:val="0099671A"/>
    <w:rsid w:val="00997295"/>
    <w:rsid w:val="009A00A7"/>
    <w:rsid w:val="009A086F"/>
    <w:rsid w:val="009A087C"/>
    <w:rsid w:val="009A1037"/>
    <w:rsid w:val="009A10E6"/>
    <w:rsid w:val="009A115B"/>
    <w:rsid w:val="009A1252"/>
    <w:rsid w:val="009A164C"/>
    <w:rsid w:val="009A20FD"/>
    <w:rsid w:val="009A2D50"/>
    <w:rsid w:val="009A331F"/>
    <w:rsid w:val="009A441D"/>
    <w:rsid w:val="009A4736"/>
    <w:rsid w:val="009A5949"/>
    <w:rsid w:val="009A5DD9"/>
    <w:rsid w:val="009A6267"/>
    <w:rsid w:val="009A6798"/>
    <w:rsid w:val="009A715E"/>
    <w:rsid w:val="009A783B"/>
    <w:rsid w:val="009A792E"/>
    <w:rsid w:val="009B0614"/>
    <w:rsid w:val="009B062F"/>
    <w:rsid w:val="009B20C3"/>
    <w:rsid w:val="009B2826"/>
    <w:rsid w:val="009B3E32"/>
    <w:rsid w:val="009B4675"/>
    <w:rsid w:val="009B47A8"/>
    <w:rsid w:val="009B530A"/>
    <w:rsid w:val="009B541F"/>
    <w:rsid w:val="009B6751"/>
    <w:rsid w:val="009B6ACD"/>
    <w:rsid w:val="009B6F28"/>
    <w:rsid w:val="009B6F2E"/>
    <w:rsid w:val="009B7763"/>
    <w:rsid w:val="009B7A25"/>
    <w:rsid w:val="009C069D"/>
    <w:rsid w:val="009C0749"/>
    <w:rsid w:val="009C07F7"/>
    <w:rsid w:val="009C120E"/>
    <w:rsid w:val="009C1F27"/>
    <w:rsid w:val="009C2277"/>
    <w:rsid w:val="009C2367"/>
    <w:rsid w:val="009C356D"/>
    <w:rsid w:val="009C3D76"/>
    <w:rsid w:val="009C4100"/>
    <w:rsid w:val="009C557D"/>
    <w:rsid w:val="009C66FC"/>
    <w:rsid w:val="009C6A43"/>
    <w:rsid w:val="009C74EC"/>
    <w:rsid w:val="009C7AC4"/>
    <w:rsid w:val="009D000D"/>
    <w:rsid w:val="009D0A38"/>
    <w:rsid w:val="009D0AB2"/>
    <w:rsid w:val="009D0F79"/>
    <w:rsid w:val="009D1191"/>
    <w:rsid w:val="009D222C"/>
    <w:rsid w:val="009D2A19"/>
    <w:rsid w:val="009D47B9"/>
    <w:rsid w:val="009D5160"/>
    <w:rsid w:val="009D5B44"/>
    <w:rsid w:val="009D5C0C"/>
    <w:rsid w:val="009D6C4F"/>
    <w:rsid w:val="009D713D"/>
    <w:rsid w:val="009D74D2"/>
    <w:rsid w:val="009E0C24"/>
    <w:rsid w:val="009E11C2"/>
    <w:rsid w:val="009E12C2"/>
    <w:rsid w:val="009E3AED"/>
    <w:rsid w:val="009E469D"/>
    <w:rsid w:val="009E51FC"/>
    <w:rsid w:val="009E5397"/>
    <w:rsid w:val="009E5A54"/>
    <w:rsid w:val="009E6E85"/>
    <w:rsid w:val="009F216C"/>
    <w:rsid w:val="009F2833"/>
    <w:rsid w:val="009F4516"/>
    <w:rsid w:val="009F4C39"/>
    <w:rsid w:val="009F4DB6"/>
    <w:rsid w:val="009F4E8D"/>
    <w:rsid w:val="009F502C"/>
    <w:rsid w:val="009F51A5"/>
    <w:rsid w:val="009F52BA"/>
    <w:rsid w:val="009F57B4"/>
    <w:rsid w:val="009F592B"/>
    <w:rsid w:val="009F63B6"/>
    <w:rsid w:val="009F6789"/>
    <w:rsid w:val="009F67DA"/>
    <w:rsid w:val="009F6EC7"/>
    <w:rsid w:val="009F7856"/>
    <w:rsid w:val="009F78B3"/>
    <w:rsid w:val="00A00D1B"/>
    <w:rsid w:val="00A02833"/>
    <w:rsid w:val="00A02B75"/>
    <w:rsid w:val="00A02EF2"/>
    <w:rsid w:val="00A0337C"/>
    <w:rsid w:val="00A03919"/>
    <w:rsid w:val="00A039B7"/>
    <w:rsid w:val="00A0434D"/>
    <w:rsid w:val="00A049E1"/>
    <w:rsid w:val="00A052E9"/>
    <w:rsid w:val="00A05E01"/>
    <w:rsid w:val="00A06668"/>
    <w:rsid w:val="00A06E47"/>
    <w:rsid w:val="00A079D6"/>
    <w:rsid w:val="00A10646"/>
    <w:rsid w:val="00A10C51"/>
    <w:rsid w:val="00A1178A"/>
    <w:rsid w:val="00A11E66"/>
    <w:rsid w:val="00A12496"/>
    <w:rsid w:val="00A12C80"/>
    <w:rsid w:val="00A138D2"/>
    <w:rsid w:val="00A13EAF"/>
    <w:rsid w:val="00A1543D"/>
    <w:rsid w:val="00A15E55"/>
    <w:rsid w:val="00A164CE"/>
    <w:rsid w:val="00A17391"/>
    <w:rsid w:val="00A17437"/>
    <w:rsid w:val="00A2005A"/>
    <w:rsid w:val="00A2081E"/>
    <w:rsid w:val="00A20903"/>
    <w:rsid w:val="00A21392"/>
    <w:rsid w:val="00A21871"/>
    <w:rsid w:val="00A220DD"/>
    <w:rsid w:val="00A22136"/>
    <w:rsid w:val="00A227E1"/>
    <w:rsid w:val="00A23BCC"/>
    <w:rsid w:val="00A247F1"/>
    <w:rsid w:val="00A24E02"/>
    <w:rsid w:val="00A25227"/>
    <w:rsid w:val="00A25B50"/>
    <w:rsid w:val="00A266AE"/>
    <w:rsid w:val="00A2694C"/>
    <w:rsid w:val="00A26C48"/>
    <w:rsid w:val="00A273EC"/>
    <w:rsid w:val="00A27CAD"/>
    <w:rsid w:val="00A27F24"/>
    <w:rsid w:val="00A300EC"/>
    <w:rsid w:val="00A31371"/>
    <w:rsid w:val="00A32397"/>
    <w:rsid w:val="00A32B6D"/>
    <w:rsid w:val="00A32FD3"/>
    <w:rsid w:val="00A33ED2"/>
    <w:rsid w:val="00A33F39"/>
    <w:rsid w:val="00A34206"/>
    <w:rsid w:val="00A34D63"/>
    <w:rsid w:val="00A35795"/>
    <w:rsid w:val="00A36839"/>
    <w:rsid w:val="00A37013"/>
    <w:rsid w:val="00A371E8"/>
    <w:rsid w:val="00A3759F"/>
    <w:rsid w:val="00A3777D"/>
    <w:rsid w:val="00A3789A"/>
    <w:rsid w:val="00A379E3"/>
    <w:rsid w:val="00A37BE6"/>
    <w:rsid w:val="00A403A2"/>
    <w:rsid w:val="00A40522"/>
    <w:rsid w:val="00A40F53"/>
    <w:rsid w:val="00A41267"/>
    <w:rsid w:val="00A41334"/>
    <w:rsid w:val="00A416A5"/>
    <w:rsid w:val="00A416A8"/>
    <w:rsid w:val="00A41A8C"/>
    <w:rsid w:val="00A41B64"/>
    <w:rsid w:val="00A4241A"/>
    <w:rsid w:val="00A4252B"/>
    <w:rsid w:val="00A429E4"/>
    <w:rsid w:val="00A42D88"/>
    <w:rsid w:val="00A4418F"/>
    <w:rsid w:val="00A44659"/>
    <w:rsid w:val="00A44728"/>
    <w:rsid w:val="00A4493A"/>
    <w:rsid w:val="00A458DC"/>
    <w:rsid w:val="00A45912"/>
    <w:rsid w:val="00A45D68"/>
    <w:rsid w:val="00A46A1D"/>
    <w:rsid w:val="00A46A88"/>
    <w:rsid w:val="00A46E57"/>
    <w:rsid w:val="00A4702C"/>
    <w:rsid w:val="00A479F7"/>
    <w:rsid w:val="00A47ADB"/>
    <w:rsid w:val="00A50C6A"/>
    <w:rsid w:val="00A51E9C"/>
    <w:rsid w:val="00A525EE"/>
    <w:rsid w:val="00A530A7"/>
    <w:rsid w:val="00A53E10"/>
    <w:rsid w:val="00A542CB"/>
    <w:rsid w:val="00A54D46"/>
    <w:rsid w:val="00A5506D"/>
    <w:rsid w:val="00A550EE"/>
    <w:rsid w:val="00A55135"/>
    <w:rsid w:val="00A5659D"/>
    <w:rsid w:val="00A60390"/>
    <w:rsid w:val="00A60904"/>
    <w:rsid w:val="00A60E92"/>
    <w:rsid w:val="00A61043"/>
    <w:rsid w:val="00A612E9"/>
    <w:rsid w:val="00A61B9A"/>
    <w:rsid w:val="00A6204F"/>
    <w:rsid w:val="00A62136"/>
    <w:rsid w:val="00A62E73"/>
    <w:rsid w:val="00A63278"/>
    <w:rsid w:val="00A637F5"/>
    <w:rsid w:val="00A6388F"/>
    <w:rsid w:val="00A6457D"/>
    <w:rsid w:val="00A64D40"/>
    <w:rsid w:val="00A64EFA"/>
    <w:rsid w:val="00A6505E"/>
    <w:rsid w:val="00A65DA7"/>
    <w:rsid w:val="00A6681C"/>
    <w:rsid w:val="00A67786"/>
    <w:rsid w:val="00A67BBE"/>
    <w:rsid w:val="00A67CEF"/>
    <w:rsid w:val="00A71B0C"/>
    <w:rsid w:val="00A71BF3"/>
    <w:rsid w:val="00A72D98"/>
    <w:rsid w:val="00A73C5C"/>
    <w:rsid w:val="00A744E5"/>
    <w:rsid w:val="00A751AF"/>
    <w:rsid w:val="00A77216"/>
    <w:rsid w:val="00A77D41"/>
    <w:rsid w:val="00A8039E"/>
    <w:rsid w:val="00A80749"/>
    <w:rsid w:val="00A811EB"/>
    <w:rsid w:val="00A81E2C"/>
    <w:rsid w:val="00A8233B"/>
    <w:rsid w:val="00A8376F"/>
    <w:rsid w:val="00A85C77"/>
    <w:rsid w:val="00A86763"/>
    <w:rsid w:val="00A87E4D"/>
    <w:rsid w:val="00A90E2A"/>
    <w:rsid w:val="00A913E1"/>
    <w:rsid w:val="00A91EFA"/>
    <w:rsid w:val="00A93210"/>
    <w:rsid w:val="00A938AE"/>
    <w:rsid w:val="00A93A92"/>
    <w:rsid w:val="00A93D94"/>
    <w:rsid w:val="00A93F05"/>
    <w:rsid w:val="00A94111"/>
    <w:rsid w:val="00A949F6"/>
    <w:rsid w:val="00A955BB"/>
    <w:rsid w:val="00A95D01"/>
    <w:rsid w:val="00A96481"/>
    <w:rsid w:val="00A96562"/>
    <w:rsid w:val="00A9709F"/>
    <w:rsid w:val="00A97E15"/>
    <w:rsid w:val="00A97E8E"/>
    <w:rsid w:val="00AA02A7"/>
    <w:rsid w:val="00AA0684"/>
    <w:rsid w:val="00AA340D"/>
    <w:rsid w:val="00AA3A3D"/>
    <w:rsid w:val="00AA3F34"/>
    <w:rsid w:val="00AA48C9"/>
    <w:rsid w:val="00AA4B93"/>
    <w:rsid w:val="00AA4C05"/>
    <w:rsid w:val="00AA512B"/>
    <w:rsid w:val="00AA613B"/>
    <w:rsid w:val="00AA63C0"/>
    <w:rsid w:val="00AA6933"/>
    <w:rsid w:val="00AA7E21"/>
    <w:rsid w:val="00AB02C0"/>
    <w:rsid w:val="00AB2AE7"/>
    <w:rsid w:val="00AB2F8A"/>
    <w:rsid w:val="00AB342F"/>
    <w:rsid w:val="00AB3E12"/>
    <w:rsid w:val="00AB45B0"/>
    <w:rsid w:val="00AB4B07"/>
    <w:rsid w:val="00AB4D97"/>
    <w:rsid w:val="00AB4F3E"/>
    <w:rsid w:val="00AB5A1E"/>
    <w:rsid w:val="00AB6136"/>
    <w:rsid w:val="00AB6229"/>
    <w:rsid w:val="00AB64CC"/>
    <w:rsid w:val="00AB6B8B"/>
    <w:rsid w:val="00AB6BA6"/>
    <w:rsid w:val="00AC0CD1"/>
    <w:rsid w:val="00AC3395"/>
    <w:rsid w:val="00AC3796"/>
    <w:rsid w:val="00AC3D4F"/>
    <w:rsid w:val="00AC4920"/>
    <w:rsid w:val="00AC4943"/>
    <w:rsid w:val="00AC4E4B"/>
    <w:rsid w:val="00AC545C"/>
    <w:rsid w:val="00AC5659"/>
    <w:rsid w:val="00AC56F2"/>
    <w:rsid w:val="00AC643D"/>
    <w:rsid w:val="00AC64BE"/>
    <w:rsid w:val="00AD011C"/>
    <w:rsid w:val="00AD03AA"/>
    <w:rsid w:val="00AD0580"/>
    <w:rsid w:val="00AD0BD1"/>
    <w:rsid w:val="00AD0C75"/>
    <w:rsid w:val="00AD13B3"/>
    <w:rsid w:val="00AD14BF"/>
    <w:rsid w:val="00AD1652"/>
    <w:rsid w:val="00AD1943"/>
    <w:rsid w:val="00AD2AA1"/>
    <w:rsid w:val="00AD2B7B"/>
    <w:rsid w:val="00AD2D2D"/>
    <w:rsid w:val="00AD46A1"/>
    <w:rsid w:val="00AD4884"/>
    <w:rsid w:val="00AD4C0E"/>
    <w:rsid w:val="00AD5FC3"/>
    <w:rsid w:val="00AD6270"/>
    <w:rsid w:val="00AD679B"/>
    <w:rsid w:val="00AD737A"/>
    <w:rsid w:val="00AD7A8B"/>
    <w:rsid w:val="00AE0120"/>
    <w:rsid w:val="00AE0AAF"/>
    <w:rsid w:val="00AE1A19"/>
    <w:rsid w:val="00AE1B7B"/>
    <w:rsid w:val="00AE200E"/>
    <w:rsid w:val="00AE277D"/>
    <w:rsid w:val="00AE299A"/>
    <w:rsid w:val="00AE3299"/>
    <w:rsid w:val="00AE3955"/>
    <w:rsid w:val="00AE3BB6"/>
    <w:rsid w:val="00AE44F3"/>
    <w:rsid w:val="00AE483F"/>
    <w:rsid w:val="00AE5A77"/>
    <w:rsid w:val="00AE656C"/>
    <w:rsid w:val="00AE6B72"/>
    <w:rsid w:val="00AE7621"/>
    <w:rsid w:val="00AE7906"/>
    <w:rsid w:val="00AE7B60"/>
    <w:rsid w:val="00AF0369"/>
    <w:rsid w:val="00AF14EF"/>
    <w:rsid w:val="00AF17F5"/>
    <w:rsid w:val="00AF263F"/>
    <w:rsid w:val="00AF288A"/>
    <w:rsid w:val="00AF3F34"/>
    <w:rsid w:val="00AF449B"/>
    <w:rsid w:val="00AF53C6"/>
    <w:rsid w:val="00AF5CAF"/>
    <w:rsid w:val="00AF673E"/>
    <w:rsid w:val="00AF6D98"/>
    <w:rsid w:val="00AF729A"/>
    <w:rsid w:val="00AF7325"/>
    <w:rsid w:val="00AF7A12"/>
    <w:rsid w:val="00B01397"/>
    <w:rsid w:val="00B013E4"/>
    <w:rsid w:val="00B015BC"/>
    <w:rsid w:val="00B01D08"/>
    <w:rsid w:val="00B02F88"/>
    <w:rsid w:val="00B03C6B"/>
    <w:rsid w:val="00B03F3D"/>
    <w:rsid w:val="00B04A96"/>
    <w:rsid w:val="00B05665"/>
    <w:rsid w:val="00B05D5F"/>
    <w:rsid w:val="00B06B69"/>
    <w:rsid w:val="00B06D2F"/>
    <w:rsid w:val="00B07586"/>
    <w:rsid w:val="00B0758D"/>
    <w:rsid w:val="00B07ADC"/>
    <w:rsid w:val="00B07E13"/>
    <w:rsid w:val="00B11692"/>
    <w:rsid w:val="00B11CF4"/>
    <w:rsid w:val="00B1329E"/>
    <w:rsid w:val="00B13E03"/>
    <w:rsid w:val="00B1453F"/>
    <w:rsid w:val="00B148D6"/>
    <w:rsid w:val="00B15304"/>
    <w:rsid w:val="00B15941"/>
    <w:rsid w:val="00B15EE4"/>
    <w:rsid w:val="00B15EF3"/>
    <w:rsid w:val="00B16337"/>
    <w:rsid w:val="00B166AB"/>
    <w:rsid w:val="00B168FE"/>
    <w:rsid w:val="00B20590"/>
    <w:rsid w:val="00B2094E"/>
    <w:rsid w:val="00B22730"/>
    <w:rsid w:val="00B2283F"/>
    <w:rsid w:val="00B23400"/>
    <w:rsid w:val="00B23E47"/>
    <w:rsid w:val="00B24187"/>
    <w:rsid w:val="00B24C2C"/>
    <w:rsid w:val="00B25DB7"/>
    <w:rsid w:val="00B26169"/>
    <w:rsid w:val="00B26880"/>
    <w:rsid w:val="00B2766F"/>
    <w:rsid w:val="00B27B4F"/>
    <w:rsid w:val="00B30AA7"/>
    <w:rsid w:val="00B31E47"/>
    <w:rsid w:val="00B329FC"/>
    <w:rsid w:val="00B33A30"/>
    <w:rsid w:val="00B3444E"/>
    <w:rsid w:val="00B3585A"/>
    <w:rsid w:val="00B35D12"/>
    <w:rsid w:val="00B36A26"/>
    <w:rsid w:val="00B36D66"/>
    <w:rsid w:val="00B37AD8"/>
    <w:rsid w:val="00B37C37"/>
    <w:rsid w:val="00B40367"/>
    <w:rsid w:val="00B41427"/>
    <w:rsid w:val="00B415D2"/>
    <w:rsid w:val="00B41CE2"/>
    <w:rsid w:val="00B42204"/>
    <w:rsid w:val="00B43840"/>
    <w:rsid w:val="00B43991"/>
    <w:rsid w:val="00B4434A"/>
    <w:rsid w:val="00B45092"/>
    <w:rsid w:val="00B45901"/>
    <w:rsid w:val="00B45975"/>
    <w:rsid w:val="00B45C5F"/>
    <w:rsid w:val="00B4603E"/>
    <w:rsid w:val="00B46402"/>
    <w:rsid w:val="00B50555"/>
    <w:rsid w:val="00B51014"/>
    <w:rsid w:val="00B51839"/>
    <w:rsid w:val="00B51D51"/>
    <w:rsid w:val="00B52A44"/>
    <w:rsid w:val="00B52FB4"/>
    <w:rsid w:val="00B5336A"/>
    <w:rsid w:val="00B533C1"/>
    <w:rsid w:val="00B534D0"/>
    <w:rsid w:val="00B53ACE"/>
    <w:rsid w:val="00B54F18"/>
    <w:rsid w:val="00B55199"/>
    <w:rsid w:val="00B562D5"/>
    <w:rsid w:val="00B56620"/>
    <w:rsid w:val="00B5684C"/>
    <w:rsid w:val="00B577F8"/>
    <w:rsid w:val="00B61BCB"/>
    <w:rsid w:val="00B61ECA"/>
    <w:rsid w:val="00B622C7"/>
    <w:rsid w:val="00B624ED"/>
    <w:rsid w:val="00B6277C"/>
    <w:rsid w:val="00B644BA"/>
    <w:rsid w:val="00B64A75"/>
    <w:rsid w:val="00B67011"/>
    <w:rsid w:val="00B67D77"/>
    <w:rsid w:val="00B67F46"/>
    <w:rsid w:val="00B703BC"/>
    <w:rsid w:val="00B714BF"/>
    <w:rsid w:val="00B714CE"/>
    <w:rsid w:val="00B72C96"/>
    <w:rsid w:val="00B740D7"/>
    <w:rsid w:val="00B7498E"/>
    <w:rsid w:val="00B74A5D"/>
    <w:rsid w:val="00B74D81"/>
    <w:rsid w:val="00B75306"/>
    <w:rsid w:val="00B76B8F"/>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8A0"/>
    <w:rsid w:val="00B8497B"/>
    <w:rsid w:val="00B85D54"/>
    <w:rsid w:val="00B85F06"/>
    <w:rsid w:val="00B91EF8"/>
    <w:rsid w:val="00B93E8D"/>
    <w:rsid w:val="00B94824"/>
    <w:rsid w:val="00B95708"/>
    <w:rsid w:val="00B95D1C"/>
    <w:rsid w:val="00B96081"/>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438"/>
    <w:rsid w:val="00BB0A3C"/>
    <w:rsid w:val="00BB0CD5"/>
    <w:rsid w:val="00BB2216"/>
    <w:rsid w:val="00BB2247"/>
    <w:rsid w:val="00BB2B1E"/>
    <w:rsid w:val="00BB34FB"/>
    <w:rsid w:val="00BB3A46"/>
    <w:rsid w:val="00BB3C12"/>
    <w:rsid w:val="00BB3D0C"/>
    <w:rsid w:val="00BB3D54"/>
    <w:rsid w:val="00BB432D"/>
    <w:rsid w:val="00BB481A"/>
    <w:rsid w:val="00BB55C1"/>
    <w:rsid w:val="00BB58B0"/>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6D1"/>
    <w:rsid w:val="00BC4783"/>
    <w:rsid w:val="00BC48B2"/>
    <w:rsid w:val="00BC53EF"/>
    <w:rsid w:val="00BC5B1F"/>
    <w:rsid w:val="00BC63A6"/>
    <w:rsid w:val="00BC658A"/>
    <w:rsid w:val="00BD0007"/>
    <w:rsid w:val="00BD0BBD"/>
    <w:rsid w:val="00BD2420"/>
    <w:rsid w:val="00BD24F7"/>
    <w:rsid w:val="00BD2B9F"/>
    <w:rsid w:val="00BD2E33"/>
    <w:rsid w:val="00BD2F56"/>
    <w:rsid w:val="00BD347E"/>
    <w:rsid w:val="00BD3D66"/>
    <w:rsid w:val="00BD3E12"/>
    <w:rsid w:val="00BD462A"/>
    <w:rsid w:val="00BD5611"/>
    <w:rsid w:val="00BD6D8B"/>
    <w:rsid w:val="00BD7694"/>
    <w:rsid w:val="00BD79EA"/>
    <w:rsid w:val="00BE08C2"/>
    <w:rsid w:val="00BE125B"/>
    <w:rsid w:val="00BE1479"/>
    <w:rsid w:val="00BE1E5B"/>
    <w:rsid w:val="00BE1EAC"/>
    <w:rsid w:val="00BE2B2B"/>
    <w:rsid w:val="00BE2E8D"/>
    <w:rsid w:val="00BE3C3D"/>
    <w:rsid w:val="00BE4A2A"/>
    <w:rsid w:val="00BE4AB1"/>
    <w:rsid w:val="00BE6142"/>
    <w:rsid w:val="00BE6C99"/>
    <w:rsid w:val="00BE6D9B"/>
    <w:rsid w:val="00BE6E61"/>
    <w:rsid w:val="00BE7189"/>
    <w:rsid w:val="00BE7211"/>
    <w:rsid w:val="00BF038F"/>
    <w:rsid w:val="00BF09ED"/>
    <w:rsid w:val="00BF1116"/>
    <w:rsid w:val="00BF15ED"/>
    <w:rsid w:val="00BF27D7"/>
    <w:rsid w:val="00BF2F24"/>
    <w:rsid w:val="00BF3B4F"/>
    <w:rsid w:val="00BF4B5C"/>
    <w:rsid w:val="00BF62D0"/>
    <w:rsid w:val="00BF6569"/>
    <w:rsid w:val="00BF7863"/>
    <w:rsid w:val="00BF7E00"/>
    <w:rsid w:val="00C00E46"/>
    <w:rsid w:val="00C01265"/>
    <w:rsid w:val="00C01BB8"/>
    <w:rsid w:val="00C02A78"/>
    <w:rsid w:val="00C0427A"/>
    <w:rsid w:val="00C0513E"/>
    <w:rsid w:val="00C067A8"/>
    <w:rsid w:val="00C0707E"/>
    <w:rsid w:val="00C079D7"/>
    <w:rsid w:val="00C103C1"/>
    <w:rsid w:val="00C107C7"/>
    <w:rsid w:val="00C10F65"/>
    <w:rsid w:val="00C11549"/>
    <w:rsid w:val="00C11FD1"/>
    <w:rsid w:val="00C121F3"/>
    <w:rsid w:val="00C128F2"/>
    <w:rsid w:val="00C130D2"/>
    <w:rsid w:val="00C134F3"/>
    <w:rsid w:val="00C13FC5"/>
    <w:rsid w:val="00C14682"/>
    <w:rsid w:val="00C15DED"/>
    <w:rsid w:val="00C15E9D"/>
    <w:rsid w:val="00C16347"/>
    <w:rsid w:val="00C16B63"/>
    <w:rsid w:val="00C16EEC"/>
    <w:rsid w:val="00C20502"/>
    <w:rsid w:val="00C2065D"/>
    <w:rsid w:val="00C21006"/>
    <w:rsid w:val="00C21152"/>
    <w:rsid w:val="00C2216F"/>
    <w:rsid w:val="00C224A7"/>
    <w:rsid w:val="00C22987"/>
    <w:rsid w:val="00C230AC"/>
    <w:rsid w:val="00C232E6"/>
    <w:rsid w:val="00C23917"/>
    <w:rsid w:val="00C2529C"/>
    <w:rsid w:val="00C25AD3"/>
    <w:rsid w:val="00C25EF8"/>
    <w:rsid w:val="00C260E1"/>
    <w:rsid w:val="00C26502"/>
    <w:rsid w:val="00C265D0"/>
    <w:rsid w:val="00C26A3D"/>
    <w:rsid w:val="00C26CF4"/>
    <w:rsid w:val="00C274EB"/>
    <w:rsid w:val="00C27DD5"/>
    <w:rsid w:val="00C302E7"/>
    <w:rsid w:val="00C30A0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876"/>
    <w:rsid w:val="00C42C9A"/>
    <w:rsid w:val="00C42D82"/>
    <w:rsid w:val="00C43B29"/>
    <w:rsid w:val="00C43EF8"/>
    <w:rsid w:val="00C4477E"/>
    <w:rsid w:val="00C44A92"/>
    <w:rsid w:val="00C45E35"/>
    <w:rsid w:val="00C46424"/>
    <w:rsid w:val="00C4698B"/>
    <w:rsid w:val="00C46CB9"/>
    <w:rsid w:val="00C46D40"/>
    <w:rsid w:val="00C4704D"/>
    <w:rsid w:val="00C47076"/>
    <w:rsid w:val="00C47498"/>
    <w:rsid w:val="00C50032"/>
    <w:rsid w:val="00C50FA4"/>
    <w:rsid w:val="00C52DC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0B27"/>
    <w:rsid w:val="00C71019"/>
    <w:rsid w:val="00C724A6"/>
    <w:rsid w:val="00C72B28"/>
    <w:rsid w:val="00C73885"/>
    <w:rsid w:val="00C738B7"/>
    <w:rsid w:val="00C73D6C"/>
    <w:rsid w:val="00C744B1"/>
    <w:rsid w:val="00C74632"/>
    <w:rsid w:val="00C75AE9"/>
    <w:rsid w:val="00C760EB"/>
    <w:rsid w:val="00C7701B"/>
    <w:rsid w:val="00C8038A"/>
    <w:rsid w:val="00C806B4"/>
    <w:rsid w:val="00C809B3"/>
    <w:rsid w:val="00C84D65"/>
    <w:rsid w:val="00C85481"/>
    <w:rsid w:val="00C857C0"/>
    <w:rsid w:val="00C869B3"/>
    <w:rsid w:val="00C87FFA"/>
    <w:rsid w:val="00C90773"/>
    <w:rsid w:val="00C90B2A"/>
    <w:rsid w:val="00C9112E"/>
    <w:rsid w:val="00C91657"/>
    <w:rsid w:val="00C923CB"/>
    <w:rsid w:val="00C93037"/>
    <w:rsid w:val="00C93202"/>
    <w:rsid w:val="00C948A7"/>
    <w:rsid w:val="00C94FA6"/>
    <w:rsid w:val="00C956D0"/>
    <w:rsid w:val="00C964AD"/>
    <w:rsid w:val="00C96B2B"/>
    <w:rsid w:val="00CA03DE"/>
    <w:rsid w:val="00CA0730"/>
    <w:rsid w:val="00CA0B83"/>
    <w:rsid w:val="00CA1113"/>
    <w:rsid w:val="00CA12D0"/>
    <w:rsid w:val="00CA2891"/>
    <w:rsid w:val="00CA3838"/>
    <w:rsid w:val="00CA3DE8"/>
    <w:rsid w:val="00CA49F0"/>
    <w:rsid w:val="00CA4A29"/>
    <w:rsid w:val="00CA52C6"/>
    <w:rsid w:val="00CA5393"/>
    <w:rsid w:val="00CA5B12"/>
    <w:rsid w:val="00CA5F41"/>
    <w:rsid w:val="00CA609E"/>
    <w:rsid w:val="00CA668E"/>
    <w:rsid w:val="00CA6B41"/>
    <w:rsid w:val="00CA704B"/>
    <w:rsid w:val="00CA772D"/>
    <w:rsid w:val="00CB01B3"/>
    <w:rsid w:val="00CB062B"/>
    <w:rsid w:val="00CB0B57"/>
    <w:rsid w:val="00CB18C6"/>
    <w:rsid w:val="00CB2049"/>
    <w:rsid w:val="00CB2F9B"/>
    <w:rsid w:val="00CB30A7"/>
    <w:rsid w:val="00CB335A"/>
    <w:rsid w:val="00CB38D0"/>
    <w:rsid w:val="00CB3C97"/>
    <w:rsid w:val="00CB4A75"/>
    <w:rsid w:val="00CB528F"/>
    <w:rsid w:val="00CB6254"/>
    <w:rsid w:val="00CB6A1E"/>
    <w:rsid w:val="00CB6C9C"/>
    <w:rsid w:val="00CC0439"/>
    <w:rsid w:val="00CC0C98"/>
    <w:rsid w:val="00CC0FAA"/>
    <w:rsid w:val="00CC214D"/>
    <w:rsid w:val="00CC3163"/>
    <w:rsid w:val="00CC374E"/>
    <w:rsid w:val="00CC38B6"/>
    <w:rsid w:val="00CC430B"/>
    <w:rsid w:val="00CC59C3"/>
    <w:rsid w:val="00CC5DB0"/>
    <w:rsid w:val="00CC6246"/>
    <w:rsid w:val="00CC6805"/>
    <w:rsid w:val="00CC6B5B"/>
    <w:rsid w:val="00CC7296"/>
    <w:rsid w:val="00CC7B72"/>
    <w:rsid w:val="00CD00F7"/>
    <w:rsid w:val="00CD065B"/>
    <w:rsid w:val="00CD091A"/>
    <w:rsid w:val="00CD101B"/>
    <w:rsid w:val="00CD109B"/>
    <w:rsid w:val="00CD1BF3"/>
    <w:rsid w:val="00CD2EA5"/>
    <w:rsid w:val="00CD343B"/>
    <w:rsid w:val="00CD3675"/>
    <w:rsid w:val="00CD3967"/>
    <w:rsid w:val="00CD4112"/>
    <w:rsid w:val="00CD4149"/>
    <w:rsid w:val="00CD4428"/>
    <w:rsid w:val="00CD4C66"/>
    <w:rsid w:val="00CD4CCB"/>
    <w:rsid w:val="00CD538C"/>
    <w:rsid w:val="00CD5746"/>
    <w:rsid w:val="00CD71E8"/>
    <w:rsid w:val="00CD78F9"/>
    <w:rsid w:val="00CD79D5"/>
    <w:rsid w:val="00CD7EDC"/>
    <w:rsid w:val="00CD7F4F"/>
    <w:rsid w:val="00CE1878"/>
    <w:rsid w:val="00CE1A16"/>
    <w:rsid w:val="00CE1B26"/>
    <w:rsid w:val="00CE36CF"/>
    <w:rsid w:val="00CE3BEE"/>
    <w:rsid w:val="00CE4035"/>
    <w:rsid w:val="00CE4175"/>
    <w:rsid w:val="00CE41D9"/>
    <w:rsid w:val="00CE45D3"/>
    <w:rsid w:val="00CE468C"/>
    <w:rsid w:val="00CE4949"/>
    <w:rsid w:val="00CE4EFE"/>
    <w:rsid w:val="00CE663E"/>
    <w:rsid w:val="00CE7D00"/>
    <w:rsid w:val="00CF189D"/>
    <w:rsid w:val="00CF2328"/>
    <w:rsid w:val="00CF26F4"/>
    <w:rsid w:val="00CF31FA"/>
    <w:rsid w:val="00CF3627"/>
    <w:rsid w:val="00CF3DD2"/>
    <w:rsid w:val="00CF450B"/>
    <w:rsid w:val="00CF51F7"/>
    <w:rsid w:val="00CF525A"/>
    <w:rsid w:val="00D0097F"/>
    <w:rsid w:val="00D011F5"/>
    <w:rsid w:val="00D02DF1"/>
    <w:rsid w:val="00D03896"/>
    <w:rsid w:val="00D04698"/>
    <w:rsid w:val="00D04A62"/>
    <w:rsid w:val="00D04CF3"/>
    <w:rsid w:val="00D05C80"/>
    <w:rsid w:val="00D05EDD"/>
    <w:rsid w:val="00D06DA9"/>
    <w:rsid w:val="00D0744E"/>
    <w:rsid w:val="00D108B6"/>
    <w:rsid w:val="00D109B7"/>
    <w:rsid w:val="00D11269"/>
    <w:rsid w:val="00D11363"/>
    <w:rsid w:val="00D11C9E"/>
    <w:rsid w:val="00D12DC2"/>
    <w:rsid w:val="00D1333D"/>
    <w:rsid w:val="00D135AB"/>
    <w:rsid w:val="00D13DDE"/>
    <w:rsid w:val="00D140CE"/>
    <w:rsid w:val="00D14519"/>
    <w:rsid w:val="00D1460F"/>
    <w:rsid w:val="00D14B43"/>
    <w:rsid w:val="00D14ED7"/>
    <w:rsid w:val="00D15AA2"/>
    <w:rsid w:val="00D160AA"/>
    <w:rsid w:val="00D161E9"/>
    <w:rsid w:val="00D16803"/>
    <w:rsid w:val="00D17230"/>
    <w:rsid w:val="00D173FA"/>
    <w:rsid w:val="00D20B37"/>
    <w:rsid w:val="00D21360"/>
    <w:rsid w:val="00D217D6"/>
    <w:rsid w:val="00D22809"/>
    <w:rsid w:val="00D22812"/>
    <w:rsid w:val="00D22D9C"/>
    <w:rsid w:val="00D231E2"/>
    <w:rsid w:val="00D23CFF"/>
    <w:rsid w:val="00D25295"/>
    <w:rsid w:val="00D25348"/>
    <w:rsid w:val="00D2574E"/>
    <w:rsid w:val="00D2587D"/>
    <w:rsid w:val="00D262B9"/>
    <w:rsid w:val="00D26379"/>
    <w:rsid w:val="00D274D5"/>
    <w:rsid w:val="00D27856"/>
    <w:rsid w:val="00D27CD3"/>
    <w:rsid w:val="00D301C5"/>
    <w:rsid w:val="00D30887"/>
    <w:rsid w:val="00D30C59"/>
    <w:rsid w:val="00D30F46"/>
    <w:rsid w:val="00D3147A"/>
    <w:rsid w:val="00D322A9"/>
    <w:rsid w:val="00D32353"/>
    <w:rsid w:val="00D329AA"/>
    <w:rsid w:val="00D331E7"/>
    <w:rsid w:val="00D33386"/>
    <w:rsid w:val="00D335ED"/>
    <w:rsid w:val="00D34538"/>
    <w:rsid w:val="00D346D6"/>
    <w:rsid w:val="00D34E47"/>
    <w:rsid w:val="00D34F26"/>
    <w:rsid w:val="00D35156"/>
    <w:rsid w:val="00D3543D"/>
    <w:rsid w:val="00D3579A"/>
    <w:rsid w:val="00D3745D"/>
    <w:rsid w:val="00D4046C"/>
    <w:rsid w:val="00D41A03"/>
    <w:rsid w:val="00D42EDC"/>
    <w:rsid w:val="00D430CB"/>
    <w:rsid w:val="00D43A31"/>
    <w:rsid w:val="00D43DA8"/>
    <w:rsid w:val="00D44382"/>
    <w:rsid w:val="00D4463D"/>
    <w:rsid w:val="00D44663"/>
    <w:rsid w:val="00D44917"/>
    <w:rsid w:val="00D44CB5"/>
    <w:rsid w:val="00D4588D"/>
    <w:rsid w:val="00D46678"/>
    <w:rsid w:val="00D467E1"/>
    <w:rsid w:val="00D50C63"/>
    <w:rsid w:val="00D50FDC"/>
    <w:rsid w:val="00D51188"/>
    <w:rsid w:val="00D51BD5"/>
    <w:rsid w:val="00D5379A"/>
    <w:rsid w:val="00D53FEF"/>
    <w:rsid w:val="00D54187"/>
    <w:rsid w:val="00D542AF"/>
    <w:rsid w:val="00D54361"/>
    <w:rsid w:val="00D54509"/>
    <w:rsid w:val="00D54750"/>
    <w:rsid w:val="00D54788"/>
    <w:rsid w:val="00D55E54"/>
    <w:rsid w:val="00D571D4"/>
    <w:rsid w:val="00D5729C"/>
    <w:rsid w:val="00D572D0"/>
    <w:rsid w:val="00D573D4"/>
    <w:rsid w:val="00D575F9"/>
    <w:rsid w:val="00D576E4"/>
    <w:rsid w:val="00D57CCE"/>
    <w:rsid w:val="00D60851"/>
    <w:rsid w:val="00D60878"/>
    <w:rsid w:val="00D612BA"/>
    <w:rsid w:val="00D61EFC"/>
    <w:rsid w:val="00D625C9"/>
    <w:rsid w:val="00D62ADE"/>
    <w:rsid w:val="00D6410D"/>
    <w:rsid w:val="00D64583"/>
    <w:rsid w:val="00D646E7"/>
    <w:rsid w:val="00D64840"/>
    <w:rsid w:val="00D64874"/>
    <w:rsid w:val="00D6500D"/>
    <w:rsid w:val="00D653A8"/>
    <w:rsid w:val="00D65CFB"/>
    <w:rsid w:val="00D65DA8"/>
    <w:rsid w:val="00D663E0"/>
    <w:rsid w:val="00D669A4"/>
    <w:rsid w:val="00D67B9F"/>
    <w:rsid w:val="00D70E1E"/>
    <w:rsid w:val="00D71E06"/>
    <w:rsid w:val="00D720A5"/>
    <w:rsid w:val="00D727F0"/>
    <w:rsid w:val="00D72C2F"/>
    <w:rsid w:val="00D73535"/>
    <w:rsid w:val="00D749F4"/>
    <w:rsid w:val="00D753C1"/>
    <w:rsid w:val="00D75C2C"/>
    <w:rsid w:val="00D76563"/>
    <w:rsid w:val="00D768E3"/>
    <w:rsid w:val="00D769F8"/>
    <w:rsid w:val="00D777EF"/>
    <w:rsid w:val="00D81391"/>
    <w:rsid w:val="00D81E53"/>
    <w:rsid w:val="00D82586"/>
    <w:rsid w:val="00D83C30"/>
    <w:rsid w:val="00D8463E"/>
    <w:rsid w:val="00D85978"/>
    <w:rsid w:val="00D8661F"/>
    <w:rsid w:val="00D86E19"/>
    <w:rsid w:val="00D878AD"/>
    <w:rsid w:val="00D87AB5"/>
    <w:rsid w:val="00D87F3E"/>
    <w:rsid w:val="00D87F5A"/>
    <w:rsid w:val="00D91857"/>
    <w:rsid w:val="00D91984"/>
    <w:rsid w:val="00D91C25"/>
    <w:rsid w:val="00D924F1"/>
    <w:rsid w:val="00D93423"/>
    <w:rsid w:val="00D9387A"/>
    <w:rsid w:val="00D94528"/>
    <w:rsid w:val="00D94677"/>
    <w:rsid w:val="00D947F2"/>
    <w:rsid w:val="00D949C2"/>
    <w:rsid w:val="00D966DA"/>
    <w:rsid w:val="00D96D26"/>
    <w:rsid w:val="00D96F1A"/>
    <w:rsid w:val="00D972D6"/>
    <w:rsid w:val="00D97320"/>
    <w:rsid w:val="00D97A25"/>
    <w:rsid w:val="00DA02A4"/>
    <w:rsid w:val="00DA0940"/>
    <w:rsid w:val="00DA102F"/>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0C94"/>
    <w:rsid w:val="00DB1EB6"/>
    <w:rsid w:val="00DB33ED"/>
    <w:rsid w:val="00DB389E"/>
    <w:rsid w:val="00DB3B95"/>
    <w:rsid w:val="00DB4176"/>
    <w:rsid w:val="00DB420C"/>
    <w:rsid w:val="00DB5B96"/>
    <w:rsid w:val="00DB7617"/>
    <w:rsid w:val="00DB7920"/>
    <w:rsid w:val="00DC0A63"/>
    <w:rsid w:val="00DC1175"/>
    <w:rsid w:val="00DC177A"/>
    <w:rsid w:val="00DC1B10"/>
    <w:rsid w:val="00DC1FC0"/>
    <w:rsid w:val="00DC269C"/>
    <w:rsid w:val="00DC2930"/>
    <w:rsid w:val="00DC2C79"/>
    <w:rsid w:val="00DC2F2C"/>
    <w:rsid w:val="00DC3FCA"/>
    <w:rsid w:val="00DC471A"/>
    <w:rsid w:val="00DC4E76"/>
    <w:rsid w:val="00DC525C"/>
    <w:rsid w:val="00DC6037"/>
    <w:rsid w:val="00DC61E0"/>
    <w:rsid w:val="00DC67C4"/>
    <w:rsid w:val="00DC6D33"/>
    <w:rsid w:val="00DC7089"/>
    <w:rsid w:val="00DC73D0"/>
    <w:rsid w:val="00DD006A"/>
    <w:rsid w:val="00DD1527"/>
    <w:rsid w:val="00DD2E3B"/>
    <w:rsid w:val="00DD5DB6"/>
    <w:rsid w:val="00DD7597"/>
    <w:rsid w:val="00DD7650"/>
    <w:rsid w:val="00DE188B"/>
    <w:rsid w:val="00DE30A2"/>
    <w:rsid w:val="00DE3901"/>
    <w:rsid w:val="00DE3E15"/>
    <w:rsid w:val="00DE52AA"/>
    <w:rsid w:val="00DE532B"/>
    <w:rsid w:val="00DE5CEF"/>
    <w:rsid w:val="00DE5F2B"/>
    <w:rsid w:val="00DE634D"/>
    <w:rsid w:val="00DE6D26"/>
    <w:rsid w:val="00DE6E03"/>
    <w:rsid w:val="00DE7C16"/>
    <w:rsid w:val="00DF01F4"/>
    <w:rsid w:val="00DF0A3B"/>
    <w:rsid w:val="00DF18B2"/>
    <w:rsid w:val="00DF1DC6"/>
    <w:rsid w:val="00DF1FB1"/>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6C2"/>
    <w:rsid w:val="00DF7A4D"/>
    <w:rsid w:val="00DF7C34"/>
    <w:rsid w:val="00DF7D65"/>
    <w:rsid w:val="00DF7F86"/>
    <w:rsid w:val="00E0064E"/>
    <w:rsid w:val="00E013A4"/>
    <w:rsid w:val="00E01C6F"/>
    <w:rsid w:val="00E022B9"/>
    <w:rsid w:val="00E02B0C"/>
    <w:rsid w:val="00E02D12"/>
    <w:rsid w:val="00E0333F"/>
    <w:rsid w:val="00E055C9"/>
    <w:rsid w:val="00E06B23"/>
    <w:rsid w:val="00E06B6B"/>
    <w:rsid w:val="00E06BAD"/>
    <w:rsid w:val="00E07039"/>
    <w:rsid w:val="00E10811"/>
    <w:rsid w:val="00E11190"/>
    <w:rsid w:val="00E11812"/>
    <w:rsid w:val="00E120FD"/>
    <w:rsid w:val="00E12798"/>
    <w:rsid w:val="00E1326B"/>
    <w:rsid w:val="00E145A8"/>
    <w:rsid w:val="00E15996"/>
    <w:rsid w:val="00E15C3C"/>
    <w:rsid w:val="00E16070"/>
    <w:rsid w:val="00E16833"/>
    <w:rsid w:val="00E17345"/>
    <w:rsid w:val="00E17B2D"/>
    <w:rsid w:val="00E21AE0"/>
    <w:rsid w:val="00E21D2E"/>
    <w:rsid w:val="00E2240E"/>
    <w:rsid w:val="00E22768"/>
    <w:rsid w:val="00E22843"/>
    <w:rsid w:val="00E22A9C"/>
    <w:rsid w:val="00E22E92"/>
    <w:rsid w:val="00E22F77"/>
    <w:rsid w:val="00E23749"/>
    <w:rsid w:val="00E24FFC"/>
    <w:rsid w:val="00E268A7"/>
    <w:rsid w:val="00E26F8B"/>
    <w:rsid w:val="00E27F5E"/>
    <w:rsid w:val="00E303B0"/>
    <w:rsid w:val="00E3207A"/>
    <w:rsid w:val="00E32A11"/>
    <w:rsid w:val="00E32DC5"/>
    <w:rsid w:val="00E33967"/>
    <w:rsid w:val="00E343D8"/>
    <w:rsid w:val="00E348D5"/>
    <w:rsid w:val="00E34BE5"/>
    <w:rsid w:val="00E3572C"/>
    <w:rsid w:val="00E35822"/>
    <w:rsid w:val="00E35AE1"/>
    <w:rsid w:val="00E3611B"/>
    <w:rsid w:val="00E36E51"/>
    <w:rsid w:val="00E37DB2"/>
    <w:rsid w:val="00E40235"/>
    <w:rsid w:val="00E40F4A"/>
    <w:rsid w:val="00E425DD"/>
    <w:rsid w:val="00E43232"/>
    <w:rsid w:val="00E4362C"/>
    <w:rsid w:val="00E43F96"/>
    <w:rsid w:val="00E445E7"/>
    <w:rsid w:val="00E44D57"/>
    <w:rsid w:val="00E44E0B"/>
    <w:rsid w:val="00E458F6"/>
    <w:rsid w:val="00E462EF"/>
    <w:rsid w:val="00E46563"/>
    <w:rsid w:val="00E470C4"/>
    <w:rsid w:val="00E47D4B"/>
    <w:rsid w:val="00E501B3"/>
    <w:rsid w:val="00E502B3"/>
    <w:rsid w:val="00E50ADB"/>
    <w:rsid w:val="00E515E2"/>
    <w:rsid w:val="00E53351"/>
    <w:rsid w:val="00E5448D"/>
    <w:rsid w:val="00E55026"/>
    <w:rsid w:val="00E55361"/>
    <w:rsid w:val="00E563FF"/>
    <w:rsid w:val="00E56905"/>
    <w:rsid w:val="00E56D3A"/>
    <w:rsid w:val="00E5705E"/>
    <w:rsid w:val="00E5774B"/>
    <w:rsid w:val="00E57979"/>
    <w:rsid w:val="00E60108"/>
    <w:rsid w:val="00E602CB"/>
    <w:rsid w:val="00E60B42"/>
    <w:rsid w:val="00E61167"/>
    <w:rsid w:val="00E6138B"/>
    <w:rsid w:val="00E6193B"/>
    <w:rsid w:val="00E61B17"/>
    <w:rsid w:val="00E61DD6"/>
    <w:rsid w:val="00E623E8"/>
    <w:rsid w:val="00E62B8E"/>
    <w:rsid w:val="00E637C4"/>
    <w:rsid w:val="00E638BE"/>
    <w:rsid w:val="00E65154"/>
    <w:rsid w:val="00E6519E"/>
    <w:rsid w:val="00E6715F"/>
    <w:rsid w:val="00E67851"/>
    <w:rsid w:val="00E71007"/>
    <w:rsid w:val="00E7166F"/>
    <w:rsid w:val="00E71A1D"/>
    <w:rsid w:val="00E71DB6"/>
    <w:rsid w:val="00E720A8"/>
    <w:rsid w:val="00E721FC"/>
    <w:rsid w:val="00E72B35"/>
    <w:rsid w:val="00E7385F"/>
    <w:rsid w:val="00E759B2"/>
    <w:rsid w:val="00E75BBF"/>
    <w:rsid w:val="00E75EEE"/>
    <w:rsid w:val="00E76F75"/>
    <w:rsid w:val="00E80BE0"/>
    <w:rsid w:val="00E83610"/>
    <w:rsid w:val="00E8419A"/>
    <w:rsid w:val="00E844BA"/>
    <w:rsid w:val="00E85DC3"/>
    <w:rsid w:val="00E86944"/>
    <w:rsid w:val="00E86F9B"/>
    <w:rsid w:val="00E87F5A"/>
    <w:rsid w:val="00E9000C"/>
    <w:rsid w:val="00E91442"/>
    <w:rsid w:val="00E91DD5"/>
    <w:rsid w:val="00E92114"/>
    <w:rsid w:val="00E9265E"/>
    <w:rsid w:val="00E92F3D"/>
    <w:rsid w:val="00E93A29"/>
    <w:rsid w:val="00E93BA0"/>
    <w:rsid w:val="00E940EC"/>
    <w:rsid w:val="00E94276"/>
    <w:rsid w:val="00E94815"/>
    <w:rsid w:val="00E95069"/>
    <w:rsid w:val="00E95A29"/>
    <w:rsid w:val="00E95C98"/>
    <w:rsid w:val="00E97C16"/>
    <w:rsid w:val="00EA04F5"/>
    <w:rsid w:val="00EA09A4"/>
    <w:rsid w:val="00EA123B"/>
    <w:rsid w:val="00EA12D7"/>
    <w:rsid w:val="00EA1508"/>
    <w:rsid w:val="00EA16FA"/>
    <w:rsid w:val="00EA1DDF"/>
    <w:rsid w:val="00EA3B5D"/>
    <w:rsid w:val="00EA3EAF"/>
    <w:rsid w:val="00EA4758"/>
    <w:rsid w:val="00EA4A3E"/>
    <w:rsid w:val="00EA5F34"/>
    <w:rsid w:val="00EA6104"/>
    <w:rsid w:val="00EA61DF"/>
    <w:rsid w:val="00EA6E3B"/>
    <w:rsid w:val="00EA734E"/>
    <w:rsid w:val="00EA7A8B"/>
    <w:rsid w:val="00EA7DB8"/>
    <w:rsid w:val="00EA7FE9"/>
    <w:rsid w:val="00EB125A"/>
    <w:rsid w:val="00EB1F62"/>
    <w:rsid w:val="00EB41DF"/>
    <w:rsid w:val="00EB4429"/>
    <w:rsid w:val="00EB4434"/>
    <w:rsid w:val="00EB4FD9"/>
    <w:rsid w:val="00EB567C"/>
    <w:rsid w:val="00EB5FC6"/>
    <w:rsid w:val="00EB638C"/>
    <w:rsid w:val="00EB64E5"/>
    <w:rsid w:val="00EB697C"/>
    <w:rsid w:val="00EB7A4A"/>
    <w:rsid w:val="00EC1594"/>
    <w:rsid w:val="00EC1A9A"/>
    <w:rsid w:val="00EC20AD"/>
    <w:rsid w:val="00EC2ED6"/>
    <w:rsid w:val="00EC353D"/>
    <w:rsid w:val="00EC5456"/>
    <w:rsid w:val="00EC5719"/>
    <w:rsid w:val="00EC6312"/>
    <w:rsid w:val="00EC6DC2"/>
    <w:rsid w:val="00EC7063"/>
    <w:rsid w:val="00ED0992"/>
    <w:rsid w:val="00ED0B7C"/>
    <w:rsid w:val="00ED0E8A"/>
    <w:rsid w:val="00ED22D4"/>
    <w:rsid w:val="00ED4488"/>
    <w:rsid w:val="00ED51AB"/>
    <w:rsid w:val="00ED539B"/>
    <w:rsid w:val="00ED57E6"/>
    <w:rsid w:val="00ED67F0"/>
    <w:rsid w:val="00ED7504"/>
    <w:rsid w:val="00EE0E17"/>
    <w:rsid w:val="00EE0F26"/>
    <w:rsid w:val="00EE1372"/>
    <w:rsid w:val="00EE3149"/>
    <w:rsid w:val="00EE3ECC"/>
    <w:rsid w:val="00EE4100"/>
    <w:rsid w:val="00EE4F69"/>
    <w:rsid w:val="00EE4FEE"/>
    <w:rsid w:val="00EE538D"/>
    <w:rsid w:val="00EE57ED"/>
    <w:rsid w:val="00EE58F8"/>
    <w:rsid w:val="00EE6D36"/>
    <w:rsid w:val="00EE7008"/>
    <w:rsid w:val="00EE7945"/>
    <w:rsid w:val="00EE7C94"/>
    <w:rsid w:val="00EF05E9"/>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0528"/>
    <w:rsid w:val="00F0174A"/>
    <w:rsid w:val="00F0216B"/>
    <w:rsid w:val="00F025ED"/>
    <w:rsid w:val="00F02B36"/>
    <w:rsid w:val="00F02CB0"/>
    <w:rsid w:val="00F045C3"/>
    <w:rsid w:val="00F04BA9"/>
    <w:rsid w:val="00F05454"/>
    <w:rsid w:val="00F055F9"/>
    <w:rsid w:val="00F06471"/>
    <w:rsid w:val="00F07320"/>
    <w:rsid w:val="00F1028B"/>
    <w:rsid w:val="00F11606"/>
    <w:rsid w:val="00F11A10"/>
    <w:rsid w:val="00F1260F"/>
    <w:rsid w:val="00F12943"/>
    <w:rsid w:val="00F12D1C"/>
    <w:rsid w:val="00F14212"/>
    <w:rsid w:val="00F150B3"/>
    <w:rsid w:val="00F157B6"/>
    <w:rsid w:val="00F158F0"/>
    <w:rsid w:val="00F159AE"/>
    <w:rsid w:val="00F16506"/>
    <w:rsid w:val="00F169C2"/>
    <w:rsid w:val="00F16EA5"/>
    <w:rsid w:val="00F20D81"/>
    <w:rsid w:val="00F20E57"/>
    <w:rsid w:val="00F21034"/>
    <w:rsid w:val="00F2166C"/>
    <w:rsid w:val="00F216DD"/>
    <w:rsid w:val="00F21AE8"/>
    <w:rsid w:val="00F22191"/>
    <w:rsid w:val="00F23665"/>
    <w:rsid w:val="00F24019"/>
    <w:rsid w:val="00F24C0B"/>
    <w:rsid w:val="00F25071"/>
    <w:rsid w:val="00F250C4"/>
    <w:rsid w:val="00F258B9"/>
    <w:rsid w:val="00F25D9A"/>
    <w:rsid w:val="00F25E63"/>
    <w:rsid w:val="00F27554"/>
    <w:rsid w:val="00F27766"/>
    <w:rsid w:val="00F31776"/>
    <w:rsid w:val="00F32355"/>
    <w:rsid w:val="00F32843"/>
    <w:rsid w:val="00F32DA3"/>
    <w:rsid w:val="00F33C59"/>
    <w:rsid w:val="00F34946"/>
    <w:rsid w:val="00F3525E"/>
    <w:rsid w:val="00F355D5"/>
    <w:rsid w:val="00F364AC"/>
    <w:rsid w:val="00F37427"/>
    <w:rsid w:val="00F374C1"/>
    <w:rsid w:val="00F376F6"/>
    <w:rsid w:val="00F378FD"/>
    <w:rsid w:val="00F37E92"/>
    <w:rsid w:val="00F4023C"/>
    <w:rsid w:val="00F4028D"/>
    <w:rsid w:val="00F40500"/>
    <w:rsid w:val="00F41579"/>
    <w:rsid w:val="00F419CE"/>
    <w:rsid w:val="00F42665"/>
    <w:rsid w:val="00F4272F"/>
    <w:rsid w:val="00F42897"/>
    <w:rsid w:val="00F4477F"/>
    <w:rsid w:val="00F454BB"/>
    <w:rsid w:val="00F45ACE"/>
    <w:rsid w:val="00F4613C"/>
    <w:rsid w:val="00F463EF"/>
    <w:rsid w:val="00F465F4"/>
    <w:rsid w:val="00F472CD"/>
    <w:rsid w:val="00F4789F"/>
    <w:rsid w:val="00F501FE"/>
    <w:rsid w:val="00F50479"/>
    <w:rsid w:val="00F5077A"/>
    <w:rsid w:val="00F5155B"/>
    <w:rsid w:val="00F52744"/>
    <w:rsid w:val="00F553DD"/>
    <w:rsid w:val="00F5620B"/>
    <w:rsid w:val="00F5651B"/>
    <w:rsid w:val="00F57F15"/>
    <w:rsid w:val="00F611FF"/>
    <w:rsid w:val="00F618F8"/>
    <w:rsid w:val="00F62C1F"/>
    <w:rsid w:val="00F63DA6"/>
    <w:rsid w:val="00F64368"/>
    <w:rsid w:val="00F6493E"/>
    <w:rsid w:val="00F64A4E"/>
    <w:rsid w:val="00F65717"/>
    <w:rsid w:val="00F65DE6"/>
    <w:rsid w:val="00F65FC1"/>
    <w:rsid w:val="00F6691F"/>
    <w:rsid w:val="00F70D72"/>
    <w:rsid w:val="00F70FB7"/>
    <w:rsid w:val="00F72202"/>
    <w:rsid w:val="00F7259B"/>
    <w:rsid w:val="00F726F7"/>
    <w:rsid w:val="00F72A94"/>
    <w:rsid w:val="00F7315E"/>
    <w:rsid w:val="00F733A7"/>
    <w:rsid w:val="00F735D9"/>
    <w:rsid w:val="00F73F34"/>
    <w:rsid w:val="00F74684"/>
    <w:rsid w:val="00F74966"/>
    <w:rsid w:val="00F74A02"/>
    <w:rsid w:val="00F7693C"/>
    <w:rsid w:val="00F76ABF"/>
    <w:rsid w:val="00F777AF"/>
    <w:rsid w:val="00F77E02"/>
    <w:rsid w:val="00F80C8B"/>
    <w:rsid w:val="00F81910"/>
    <w:rsid w:val="00F81DEC"/>
    <w:rsid w:val="00F8229D"/>
    <w:rsid w:val="00F8251A"/>
    <w:rsid w:val="00F825C7"/>
    <w:rsid w:val="00F82A38"/>
    <w:rsid w:val="00F82F76"/>
    <w:rsid w:val="00F83E00"/>
    <w:rsid w:val="00F84952"/>
    <w:rsid w:val="00F85C12"/>
    <w:rsid w:val="00F862C7"/>
    <w:rsid w:val="00F8649B"/>
    <w:rsid w:val="00F87047"/>
    <w:rsid w:val="00F87A75"/>
    <w:rsid w:val="00F900F8"/>
    <w:rsid w:val="00F91921"/>
    <w:rsid w:val="00F93C5F"/>
    <w:rsid w:val="00F94791"/>
    <w:rsid w:val="00F94B03"/>
    <w:rsid w:val="00F94E33"/>
    <w:rsid w:val="00F95814"/>
    <w:rsid w:val="00F95C23"/>
    <w:rsid w:val="00F968E8"/>
    <w:rsid w:val="00F9795F"/>
    <w:rsid w:val="00F97DED"/>
    <w:rsid w:val="00FA0AFC"/>
    <w:rsid w:val="00FA1A03"/>
    <w:rsid w:val="00FA1F69"/>
    <w:rsid w:val="00FA2CDF"/>
    <w:rsid w:val="00FA2E99"/>
    <w:rsid w:val="00FA3111"/>
    <w:rsid w:val="00FA3CE9"/>
    <w:rsid w:val="00FA5027"/>
    <w:rsid w:val="00FA6327"/>
    <w:rsid w:val="00FA6393"/>
    <w:rsid w:val="00FA6D79"/>
    <w:rsid w:val="00FA7A2F"/>
    <w:rsid w:val="00FB0FD3"/>
    <w:rsid w:val="00FB2160"/>
    <w:rsid w:val="00FB227D"/>
    <w:rsid w:val="00FB273A"/>
    <w:rsid w:val="00FB2BCD"/>
    <w:rsid w:val="00FB33D4"/>
    <w:rsid w:val="00FB430A"/>
    <w:rsid w:val="00FB4786"/>
    <w:rsid w:val="00FB578F"/>
    <w:rsid w:val="00FB5B71"/>
    <w:rsid w:val="00FB64D6"/>
    <w:rsid w:val="00FB6567"/>
    <w:rsid w:val="00FB729C"/>
    <w:rsid w:val="00FB73A0"/>
    <w:rsid w:val="00FB766E"/>
    <w:rsid w:val="00FB7A91"/>
    <w:rsid w:val="00FB7C92"/>
    <w:rsid w:val="00FC07C4"/>
    <w:rsid w:val="00FC097F"/>
    <w:rsid w:val="00FC22BC"/>
    <w:rsid w:val="00FC2B94"/>
    <w:rsid w:val="00FC37E4"/>
    <w:rsid w:val="00FC3C1F"/>
    <w:rsid w:val="00FC3DB0"/>
    <w:rsid w:val="00FC4BA3"/>
    <w:rsid w:val="00FC4E52"/>
    <w:rsid w:val="00FC4F3C"/>
    <w:rsid w:val="00FC55CD"/>
    <w:rsid w:val="00FC5885"/>
    <w:rsid w:val="00FC5D64"/>
    <w:rsid w:val="00FC622D"/>
    <w:rsid w:val="00FC7B22"/>
    <w:rsid w:val="00FD054B"/>
    <w:rsid w:val="00FD05E6"/>
    <w:rsid w:val="00FD196B"/>
    <w:rsid w:val="00FD34B3"/>
    <w:rsid w:val="00FD44C0"/>
    <w:rsid w:val="00FD4E93"/>
    <w:rsid w:val="00FD5E7C"/>
    <w:rsid w:val="00FD6B3C"/>
    <w:rsid w:val="00FD71A8"/>
    <w:rsid w:val="00FD7A61"/>
    <w:rsid w:val="00FD7CB8"/>
    <w:rsid w:val="00FE1E1B"/>
    <w:rsid w:val="00FE31BE"/>
    <w:rsid w:val="00FE31D0"/>
    <w:rsid w:val="00FE3C2C"/>
    <w:rsid w:val="00FE4B33"/>
    <w:rsid w:val="00FE4E1B"/>
    <w:rsid w:val="00FE50F1"/>
    <w:rsid w:val="00FE5BD2"/>
    <w:rsid w:val="00FE5D80"/>
    <w:rsid w:val="00FE636E"/>
    <w:rsid w:val="00FE702D"/>
    <w:rsid w:val="00FE73A4"/>
    <w:rsid w:val="00FF0AED"/>
    <w:rsid w:val="00FF0EC0"/>
    <w:rsid w:val="00FF15E0"/>
    <w:rsid w:val="00FF2079"/>
    <w:rsid w:val="00FF3AA9"/>
    <w:rsid w:val="00FF3F90"/>
    <w:rsid w:val="00FF40D3"/>
    <w:rsid w:val="00FF4184"/>
    <w:rsid w:val="00FF4B5A"/>
    <w:rsid w:val="00FF5588"/>
    <w:rsid w:val="00FF5E9D"/>
    <w:rsid w:val="00FF69ED"/>
    <w:rsid w:val="00FF6B0F"/>
    <w:rsid w:val="00FF6CB8"/>
    <w:rsid w:val="00FF7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3E150"/>
  <w15:docId w15:val="{241D25BC-40ED-4CBE-8CA7-AD37BEA9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43188"/>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 w:type="table" w:styleId="GridTable1Light">
    <w:name w:val="Grid Table 1 Light"/>
    <w:basedOn w:val="TableNormal"/>
    <w:uiPriority w:val="46"/>
    <w:rsid w:val="008273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C239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3917"/>
    <w:rPr>
      <w:sz w:val="20"/>
      <w:szCs w:val="20"/>
    </w:rPr>
  </w:style>
  <w:style w:type="character" w:styleId="FootnoteReference">
    <w:name w:val="footnote reference"/>
    <w:basedOn w:val="DefaultParagraphFont"/>
    <w:uiPriority w:val="99"/>
    <w:semiHidden/>
    <w:unhideWhenUsed/>
    <w:rsid w:val="00C23917"/>
    <w:rPr>
      <w:vertAlign w:val="superscript"/>
    </w:rPr>
  </w:style>
  <w:style w:type="table" w:styleId="GridTable1Light-Accent1">
    <w:name w:val="Grid Table 1 Light Accent 1"/>
    <w:basedOn w:val="TableNormal"/>
    <w:uiPriority w:val="46"/>
    <w:rsid w:val="007233F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7665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4319751">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82798466">
          <w:marLeft w:val="0"/>
          <w:marRight w:val="0"/>
          <w:marTop w:val="0"/>
          <w:marBottom w:val="0"/>
          <w:divBdr>
            <w:top w:val="none" w:sz="0" w:space="0" w:color="auto"/>
            <w:left w:val="none" w:sz="0" w:space="0" w:color="auto"/>
            <w:bottom w:val="none" w:sz="0" w:space="0" w:color="auto"/>
            <w:right w:val="none" w:sz="0" w:space="0" w:color="auto"/>
          </w:divBdr>
          <w:divsChild>
            <w:div w:id="65802939">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 w:id="578490437">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741755219">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243433">
          <w:marLeft w:val="0"/>
          <w:marRight w:val="0"/>
          <w:marTop w:val="0"/>
          <w:marBottom w:val="0"/>
          <w:divBdr>
            <w:top w:val="none" w:sz="0" w:space="0" w:color="auto"/>
            <w:left w:val="none" w:sz="0" w:space="0" w:color="auto"/>
            <w:bottom w:val="none" w:sz="0" w:space="0" w:color="auto"/>
            <w:right w:val="none" w:sz="0" w:space="0" w:color="auto"/>
          </w:divBdr>
        </w:div>
        <w:div w:id="2035424009">
          <w:marLeft w:val="0"/>
          <w:marRight w:val="0"/>
          <w:marTop w:val="0"/>
          <w:marBottom w:val="0"/>
          <w:divBdr>
            <w:top w:val="none" w:sz="0" w:space="0" w:color="auto"/>
            <w:left w:val="none" w:sz="0" w:space="0" w:color="auto"/>
            <w:bottom w:val="none" w:sz="0" w:space="0" w:color="auto"/>
            <w:right w:val="none" w:sz="0" w:space="0" w:color="auto"/>
          </w:divBdr>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etf.org/rfc/rfc3548.txt" TargetMode="External"/><Relationship Id="rId21" Type="http://schemas.openxmlformats.org/officeDocument/2006/relationships/hyperlink" Target="http://www.w3.org/TR/html4/interact/forms.html" TargetMode="External"/><Relationship Id="rId42" Type="http://schemas.openxmlformats.org/officeDocument/2006/relationships/hyperlink" Target="http://developer.android.com/reference/java/util/regex/Pattern.html" TargetMode="External"/><Relationship Id="rId47" Type="http://schemas.openxmlformats.org/officeDocument/2006/relationships/hyperlink" Target="http://developer.android.com/reference/android/net/wifi/WifiManager.html"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hyperlink" Target="https://eclipse.org/juno/" TargetMode="External"/><Relationship Id="rId89" Type="http://schemas.openxmlformats.org/officeDocument/2006/relationships/image" Target="media/image19.png"/><Relationship Id="rId16" Type="http://schemas.openxmlformats.org/officeDocument/2006/relationships/hyperlink" Target="http://rfobasic.freeforums.org" TargetMode="External"/><Relationship Id="rId107" Type="http://schemas.openxmlformats.org/officeDocument/2006/relationships/image" Target="media/image35.png"/><Relationship Id="rId11" Type="http://schemas.openxmlformats.org/officeDocument/2006/relationships/hyperlink" Target="https://github.com/RFO-BASIC/De-Re-Basic/issues" TargetMode="External"/><Relationship Id="rId32" Type="http://schemas.openxmlformats.org/officeDocument/2006/relationships/hyperlink" Target="ftp://ftp.laughton.com" TargetMode="External"/><Relationship Id="rId37" Type="http://schemas.openxmlformats.org/officeDocument/2006/relationships/hyperlink" Target="ftp://ftp.rename" TargetMode="External"/><Relationship Id="rId53" Type="http://schemas.openxmlformats.org/officeDocument/2006/relationships/hyperlink" Target="http://www.sqlite.org/serverless.html" TargetMode="External"/><Relationship Id="rId58" Type="http://schemas.openxmlformats.org/officeDocument/2006/relationships/hyperlink" Target="http://www.sqlite.org/" TargetMode="External"/><Relationship Id="rId74" Type="http://schemas.openxmlformats.org/officeDocument/2006/relationships/footer" Target="footer2.xml"/><Relationship Id="rId79" Type="http://schemas.openxmlformats.org/officeDocument/2006/relationships/hyperlink" Target="http://rfobasic.freeforums.org/rfo-basic-app-builder-f20.html" TargetMode="External"/><Relationship Id="rId102" Type="http://schemas.openxmlformats.org/officeDocument/2006/relationships/image" Target="media/image30.jpeg"/><Relationship Id="rId5" Type="http://schemas.openxmlformats.org/officeDocument/2006/relationships/webSettings" Target="webSettings.xml"/><Relationship Id="rId90" Type="http://schemas.openxmlformats.org/officeDocument/2006/relationships/hyperlink" Target="http://laughton.com/basic/versions/index.html" TargetMode="External"/><Relationship Id="rId95" Type="http://schemas.openxmlformats.org/officeDocument/2006/relationships/image" Target="media/image24.png"/><Relationship Id="rId22" Type="http://schemas.openxmlformats.org/officeDocument/2006/relationships/hyperlink" Target="http://www.ietf.org/rfc/rfc2045.txt" TargetMode="External"/><Relationship Id="rId27" Type="http://schemas.openxmlformats.org/officeDocument/2006/relationships/hyperlink" Target="http://developer.android.com/reference/java/util/Formatter.html" TargetMode="External"/><Relationship Id="rId43" Type="http://schemas.openxmlformats.org/officeDocument/2006/relationships/hyperlink" Target="http://developer.android.com/reference/android/os/PowerManager.html" TargetMode="External"/><Relationship Id="rId48" Type="http://schemas.openxmlformats.org/officeDocument/2006/relationships/hyperlink" Target="http://developer.android.com/reference/android/net/wifi/WifiManager.html" TargetMode="External"/><Relationship Id="rId64" Type="http://schemas.openxmlformats.org/officeDocument/2006/relationships/image" Target="media/image8.png"/><Relationship Id="rId69" Type="http://schemas.openxmlformats.org/officeDocument/2006/relationships/image" Target="media/image13.png"/><Relationship Id="rId80" Type="http://schemas.openxmlformats.org/officeDocument/2006/relationships/hyperlink" Target="http://laughton.com/basic/license.html" TargetMode="External"/><Relationship Id="rId85" Type="http://schemas.openxmlformats.org/officeDocument/2006/relationships/hyperlink" Target="http://developer.android.com/sdk/installing/installing-adt.html" TargetMode="Externa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rfobasic.com" TargetMode="External"/><Relationship Id="rId33" Type="http://schemas.openxmlformats.org/officeDocument/2006/relationships/hyperlink" Target="ftp://ftp.put" TargetMode="External"/><Relationship Id="rId38" Type="http://schemas.openxmlformats.org/officeDocument/2006/relationships/hyperlink" Target="ftp://ftp.delete" TargetMode="External"/><Relationship Id="rId59" Type="http://schemas.openxmlformats.org/officeDocument/2006/relationships/hyperlink" Target="http://www.w3schools.com/sql/default.asp" TargetMode="External"/><Relationship Id="rId103" Type="http://schemas.openxmlformats.org/officeDocument/2006/relationships/image" Target="media/image31.png"/><Relationship Id="rId108" Type="http://schemas.openxmlformats.org/officeDocument/2006/relationships/fontTable" Target="fontTable.xml"/><Relationship Id="rId54" Type="http://schemas.openxmlformats.org/officeDocument/2006/relationships/hyperlink" Target="http://www.sqlite.org/zeroconf.html" TargetMode="External"/><Relationship Id="rId70" Type="http://schemas.openxmlformats.org/officeDocument/2006/relationships/hyperlink" Target="http://developer.android.com/reference/android/hardware/SensorEvent.html" TargetMode="External"/><Relationship Id="rId75" Type="http://schemas.openxmlformats.org/officeDocument/2006/relationships/image" Target="media/image14.png"/><Relationship Id="rId91" Type="http://schemas.openxmlformats.org/officeDocument/2006/relationships/image" Target="media/image20.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RFO-BASIC/De-Re-Basic" TargetMode="External"/><Relationship Id="rId23" Type="http://schemas.openxmlformats.org/officeDocument/2006/relationships/hyperlink" Target="http://www.ietf.org/rfc/rfc3548.txt" TargetMode="External"/><Relationship Id="rId28" Type="http://schemas.openxmlformats.org/officeDocument/2006/relationships/hyperlink" Target="file:///C:\sdcard\" TargetMode="External"/><Relationship Id="rId36" Type="http://schemas.openxmlformats.org/officeDocument/2006/relationships/hyperlink" Target="ftp://ftp.cd" TargetMode="External"/><Relationship Id="rId49" Type="http://schemas.openxmlformats.org/officeDocument/2006/relationships/hyperlink" Target="http://developer.android.com/reference/android/net/wifi/WifiManager.html" TargetMode="External"/><Relationship Id="rId57" Type="http://schemas.openxmlformats.org/officeDocument/2006/relationships/hyperlink" Target="http://www.sqlite.org/" TargetMode="External"/><Relationship Id="rId106" Type="http://schemas.openxmlformats.org/officeDocument/2006/relationships/image" Target="media/image34.png"/><Relationship Id="rId10" Type="http://schemas.openxmlformats.org/officeDocument/2006/relationships/hyperlink" Target="http://rfobasic.freeforums.org/shared-basic-programs-f6.html" TargetMode="External"/><Relationship Id="rId31" Type="http://schemas.openxmlformats.org/officeDocument/2006/relationships/hyperlink" Target="ftp://ftp.open" TargetMode="External"/><Relationship Id="rId44" Type="http://schemas.openxmlformats.org/officeDocument/2006/relationships/hyperlink" Target="http://developer.android.com/reference/android/os/PowerManager.html" TargetMode="External"/><Relationship Id="rId52" Type="http://schemas.openxmlformats.org/officeDocument/2006/relationships/hyperlink" Target="http://www.sqlite.org/selfcontained.html" TargetMode="External"/><Relationship Id="rId60" Type="http://schemas.openxmlformats.org/officeDocument/2006/relationships/hyperlink" Target="http://www.sqlite.org/lang_expr.html" TargetMode="External"/><Relationship Id="rId65" Type="http://schemas.openxmlformats.org/officeDocument/2006/relationships/image" Target="media/image9.png"/><Relationship Id="rId73" Type="http://schemas.openxmlformats.org/officeDocument/2006/relationships/footer" Target="footer1.xml"/><Relationship Id="rId78" Type="http://schemas.openxmlformats.org/officeDocument/2006/relationships/image" Target="media/image17.png"/><Relationship Id="rId81" Type="http://schemas.openxmlformats.org/officeDocument/2006/relationships/hyperlink" Target="http://developer.android.com/sdk/index.html" TargetMode="External"/><Relationship Id="rId86" Type="http://schemas.openxmlformats.org/officeDocument/2006/relationships/hyperlink" Target="http://rfobasic.freeforums.org" TargetMode="External"/><Relationship Id="rId94" Type="http://schemas.openxmlformats.org/officeDocument/2006/relationships/image" Target="media/image23.png"/><Relationship Id="rId99" Type="http://schemas.openxmlformats.org/officeDocument/2006/relationships/image" Target="media/image27.png"/><Relationship Id="rId101"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hyperlink" Target="http://laughton.com/basic/" TargetMode="External"/><Relationship Id="rId39" Type="http://schemas.openxmlformats.org/officeDocument/2006/relationships/hyperlink" Target="ftp://ftp.rmdir" TargetMode="External"/><Relationship Id="rId109" Type="http://schemas.microsoft.com/office/2011/relationships/people" Target="people.xml"/><Relationship Id="rId34" Type="http://schemas.openxmlformats.org/officeDocument/2006/relationships/hyperlink" Target="ftp://ftp.get" TargetMode="External"/><Relationship Id="rId50" Type="http://schemas.openxmlformats.org/officeDocument/2006/relationships/image" Target="media/image3.png"/><Relationship Id="rId55" Type="http://schemas.openxmlformats.org/officeDocument/2006/relationships/hyperlink" Target="http://www.sqlite.org/transactional.html" TargetMode="External"/><Relationship Id="rId76" Type="http://schemas.openxmlformats.org/officeDocument/2006/relationships/image" Target="media/image15.png"/><Relationship Id="rId97" Type="http://schemas.openxmlformats.org/officeDocument/2006/relationships/hyperlink" Target="http://developer.android.com/tools/publishing/app-signing.html" TargetMode="External"/><Relationship Id="rId104"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developer.android.com/reference/android/hardware/SensorEvent.html"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icanhazip.com" TargetMode="External"/><Relationship Id="rId24" Type="http://schemas.openxmlformats.org/officeDocument/2006/relationships/hyperlink" Target="http://www.w3.org/TR/html4/interact/forms.html" TargetMode="External"/><Relationship Id="rId40" Type="http://schemas.openxmlformats.org/officeDocument/2006/relationships/hyperlink" Target="ftp://ftp.mkdir" TargetMode="External"/><Relationship Id="rId45" Type="http://schemas.openxmlformats.org/officeDocument/2006/relationships/hyperlink" Target="http://developer.android.com/reference/android/os/PowerManager.html" TargetMode="External"/><Relationship Id="rId66" Type="http://schemas.openxmlformats.org/officeDocument/2006/relationships/image" Target="media/image10.png"/><Relationship Id="rId87" Type="http://schemas.openxmlformats.org/officeDocument/2006/relationships/hyperlink" Target="https://github.com/RFO-BASIC/Basic" TargetMode="External"/><Relationship Id="rId110" Type="http://schemas.openxmlformats.org/officeDocument/2006/relationships/theme" Target="theme/theme1.xml"/><Relationship Id="rId61" Type="http://schemas.openxmlformats.org/officeDocument/2006/relationships/image" Target="media/image5.jpeg"/><Relationship Id="rId82" Type="http://schemas.openxmlformats.org/officeDocument/2006/relationships/hyperlink" Target="https://eclipse.org/downloads/" TargetMode="External"/><Relationship Id="rId19" Type="http://schemas.openxmlformats.org/officeDocument/2006/relationships/hyperlink" Target="https://github.com/RFO-BASIC/Basic" TargetMode="External"/><Relationship Id="rId14" Type="http://schemas.openxmlformats.org/officeDocument/2006/relationships/hyperlink" Target="http://rfo-basic.com/manual" TargetMode="External"/><Relationship Id="rId30" Type="http://schemas.openxmlformats.org/officeDocument/2006/relationships/hyperlink" Target="http://icanhazip.com" TargetMode="External"/><Relationship Id="rId35" Type="http://schemas.openxmlformats.org/officeDocument/2006/relationships/hyperlink" Target="ftp://ftp.dir" TargetMode="External"/><Relationship Id="rId56" Type="http://schemas.openxmlformats.org/officeDocument/2006/relationships/hyperlink" Target="http://www.sqlite.org/mostdeployed.html" TargetMode="External"/><Relationship Id="rId77" Type="http://schemas.openxmlformats.org/officeDocument/2006/relationships/image" Target="media/image16.png"/><Relationship Id="rId100" Type="http://schemas.openxmlformats.org/officeDocument/2006/relationships/image" Target="media/image28.png"/><Relationship Id="rId105"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4.jpeg"/><Relationship Id="rId72" Type="http://schemas.openxmlformats.org/officeDocument/2006/relationships/hyperlink" Target="http://developer.android.com/reference/android/hardware/SensorEvent.html" TargetMode="External"/><Relationship Id="rId93" Type="http://schemas.openxmlformats.org/officeDocument/2006/relationships/image" Target="media/image22.png"/><Relationship Id="rId98" Type="http://schemas.openxmlformats.org/officeDocument/2006/relationships/image" Target="media/image26.png"/><Relationship Id="rId3" Type="http://schemas.openxmlformats.org/officeDocument/2006/relationships/styles" Target="styles.xml"/><Relationship Id="rId25" Type="http://schemas.openxmlformats.org/officeDocument/2006/relationships/hyperlink" Target="http://www.ietf.org/rfc/rfc2045.txt" TargetMode="External"/><Relationship Id="rId46" Type="http://schemas.openxmlformats.org/officeDocument/2006/relationships/hyperlink" Target="http://developer.android.com/reference/android/os/PowerManager.html" TargetMode="External"/><Relationship Id="rId67" Type="http://schemas.openxmlformats.org/officeDocument/2006/relationships/image" Target="media/image11.png"/><Relationship Id="rId20" Type="http://schemas.openxmlformats.org/officeDocument/2006/relationships/image" Target="media/image2.jpeg"/><Relationship Id="rId41" Type="http://schemas.openxmlformats.org/officeDocument/2006/relationships/hyperlink" Target="http://farwestab.wordpress.com/2011/02/05/some-tips-on-android-and-bluetooth/" TargetMode="External"/><Relationship Id="rId62" Type="http://schemas.openxmlformats.org/officeDocument/2006/relationships/image" Target="media/image6.png"/><Relationship Id="rId83" Type="http://schemas.openxmlformats.org/officeDocument/2006/relationships/hyperlink" Target="https://eclipse.org/kepler/" TargetMode="External"/><Relationship Id="rId8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F9555-0772-4A94-BCCD-960425E2C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88667</TotalTime>
  <Pages>1</Pages>
  <Words>85391</Words>
  <Characters>486733</Characters>
  <Application>Microsoft Office Word</Application>
  <DocSecurity>0</DocSecurity>
  <Lines>4056</Lines>
  <Paragraphs>1141</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570983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subject/>
  <dc:creator>Paul Laughton</dc:creator>
  <cp:keywords/>
  <dc:description/>
  <cp:lastModifiedBy>Sammartano, Marc (BIC USA)</cp:lastModifiedBy>
  <cp:revision>253</cp:revision>
  <cp:lastPrinted>2016-03-31T20:08:00Z</cp:lastPrinted>
  <dcterms:created xsi:type="dcterms:W3CDTF">2012-08-24T05:42:00Z</dcterms:created>
  <dcterms:modified xsi:type="dcterms:W3CDTF">2017-03-13T12:45:00Z</dcterms:modified>
</cp:coreProperties>
</file>